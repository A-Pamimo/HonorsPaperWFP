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879F87" w14:textId="77777777" w:rsidR="007158A6" w:rsidRDefault="007158A6">
      <w:pPr>
        <w:pStyle w:val="BodyText"/>
        <w:rPr>
          <w:rFonts w:ascii="Times New Roman"/>
          <w:sz w:val="20"/>
        </w:rPr>
      </w:pPr>
    </w:p>
    <w:p w14:paraId="2FFFD51D" w14:textId="77777777" w:rsidR="007158A6" w:rsidRDefault="007158A6">
      <w:pPr>
        <w:pStyle w:val="BodyText"/>
        <w:spacing w:before="6"/>
        <w:rPr>
          <w:rFonts w:ascii="Times New Roman"/>
          <w:sz w:val="27"/>
        </w:rPr>
      </w:pPr>
    </w:p>
    <w:p w14:paraId="049F7B10" w14:textId="77777777" w:rsidR="007158A6" w:rsidRDefault="004F2724">
      <w:pPr>
        <w:pStyle w:val="Title"/>
        <w:spacing w:line="268" w:lineRule="auto"/>
      </w:pPr>
      <w:r>
        <w:t>Validation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Calibration</w:t>
      </w:r>
      <w:r>
        <w:rPr>
          <w:spacing w:val="16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Remote</w:t>
      </w:r>
      <w:r>
        <w:rPr>
          <w:spacing w:val="17"/>
        </w:rPr>
        <w:t xml:space="preserve"> </w:t>
      </w:r>
      <w:r>
        <w:t>Consolidated</w:t>
      </w:r>
      <w:r>
        <w:rPr>
          <w:spacing w:val="15"/>
        </w:rPr>
        <w:t xml:space="preserve"> </w:t>
      </w:r>
      <w:r>
        <w:t>Approach</w:t>
      </w:r>
      <w:r>
        <w:rPr>
          <w:spacing w:val="-82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Reporting</w:t>
      </w:r>
      <w:r>
        <w:rPr>
          <w:spacing w:val="15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Food</w:t>
      </w:r>
      <w:r>
        <w:rPr>
          <w:spacing w:val="16"/>
        </w:rPr>
        <w:t xml:space="preserve"> </w:t>
      </w:r>
      <w:r>
        <w:t>Security</w:t>
      </w:r>
      <w:r>
        <w:rPr>
          <w:spacing w:val="15"/>
        </w:rPr>
        <w:t xml:space="preserve"> </w:t>
      </w:r>
      <w:r>
        <w:t>(rCARI)</w:t>
      </w:r>
      <w:r>
        <w:rPr>
          <w:spacing w:val="16"/>
        </w:rPr>
        <w:t xml:space="preserve"> </w:t>
      </w:r>
      <w:r>
        <w:t>Methodology</w:t>
      </w:r>
    </w:p>
    <w:p w14:paraId="7540D583" w14:textId="77777777" w:rsidR="007158A6" w:rsidRDefault="004F2724">
      <w:pPr>
        <w:pStyle w:val="BodyText"/>
        <w:spacing w:before="116" w:line="420" w:lineRule="auto"/>
        <w:ind w:left="872" w:right="1331"/>
        <w:jc w:val="center"/>
      </w:pPr>
      <w:r>
        <w:rPr>
          <w:spacing w:val="-1"/>
        </w:rPr>
        <w:t>Preliminary</w:t>
      </w:r>
      <w:r>
        <w:rPr>
          <w:spacing w:val="-6"/>
        </w:rPr>
        <w:t xml:space="preserve"> </w:t>
      </w:r>
      <w:r>
        <w:rPr>
          <w:spacing w:val="-1"/>
        </w:rPr>
        <w:t>results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Myanmar,</w:t>
      </w:r>
      <w:r>
        <w:rPr>
          <w:spacing w:val="-6"/>
        </w:rPr>
        <w:t xml:space="preserve"> </w:t>
      </w:r>
      <w:r>
        <w:t>Ecuador,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Central</w:t>
      </w:r>
      <w:r>
        <w:rPr>
          <w:spacing w:val="-6"/>
        </w:rPr>
        <w:t xml:space="preserve"> </w:t>
      </w:r>
      <w:r>
        <w:t>African</w:t>
      </w:r>
      <w:r>
        <w:rPr>
          <w:spacing w:val="-6"/>
        </w:rPr>
        <w:t xml:space="preserve"> </w:t>
      </w:r>
      <w:r>
        <w:t>Republic</w:t>
      </w:r>
      <w:r>
        <w:rPr>
          <w:spacing w:val="-50"/>
        </w:rPr>
        <w:t xml:space="preserve"> </w:t>
      </w:r>
      <w:r>
        <w:t>Version</w:t>
      </w:r>
      <w:r>
        <w:rPr>
          <w:spacing w:val="18"/>
        </w:rPr>
        <w:t xml:space="preserve"> </w:t>
      </w:r>
      <w:r>
        <w:t>2.2</w:t>
      </w:r>
    </w:p>
    <w:p w14:paraId="534BE9BA" w14:textId="77777777" w:rsidR="007158A6" w:rsidRDefault="007158A6">
      <w:pPr>
        <w:pStyle w:val="BodyText"/>
        <w:spacing w:before="10"/>
        <w:rPr>
          <w:sz w:val="24"/>
        </w:rPr>
      </w:pPr>
    </w:p>
    <w:p w14:paraId="225272CB" w14:textId="77777777" w:rsidR="007158A6" w:rsidRDefault="004F2724">
      <w:pPr>
        <w:pStyle w:val="Heading3"/>
        <w:tabs>
          <w:tab w:val="left" w:pos="3010"/>
          <w:tab w:val="left" w:pos="4651"/>
          <w:tab w:val="left" w:pos="7028"/>
        </w:tabs>
        <w:spacing w:line="542" w:lineRule="auto"/>
      </w:pPr>
      <w:r>
        <w:rPr>
          <w:w w:val="105"/>
        </w:rPr>
        <w:t>Alirah</w:t>
      </w:r>
      <w:r>
        <w:rPr>
          <w:spacing w:val="-5"/>
          <w:w w:val="105"/>
        </w:rPr>
        <w:t xml:space="preserve"> </w:t>
      </w:r>
      <w:r>
        <w:rPr>
          <w:w w:val="105"/>
        </w:rPr>
        <w:t>Weyori*</w:t>
      </w:r>
      <w:r>
        <w:rPr>
          <w:w w:val="105"/>
        </w:rPr>
        <w:tab/>
        <w:t>Nicole</w:t>
      </w:r>
      <w:r>
        <w:rPr>
          <w:spacing w:val="-5"/>
          <w:w w:val="105"/>
        </w:rPr>
        <w:t xml:space="preserve"> </w:t>
      </w:r>
      <w:r>
        <w:rPr>
          <w:w w:val="105"/>
        </w:rPr>
        <w:t>Wu</w:t>
      </w:r>
      <w:r>
        <w:rPr>
          <w:w w:val="105"/>
        </w:rPr>
        <w:tab/>
        <w:t>Matthieu</w:t>
      </w:r>
      <w:r>
        <w:rPr>
          <w:spacing w:val="23"/>
          <w:w w:val="105"/>
        </w:rPr>
        <w:t xml:space="preserve"> </w:t>
      </w:r>
      <w:r>
        <w:rPr>
          <w:w w:val="105"/>
        </w:rPr>
        <w:t>Tockert</w:t>
      </w:r>
      <w:r>
        <w:rPr>
          <w:w w:val="105"/>
        </w:rPr>
        <w:tab/>
      </w:r>
      <w:r>
        <w:rPr>
          <w:spacing w:val="-2"/>
          <w:w w:val="105"/>
        </w:rPr>
        <w:t xml:space="preserve">Mohamed </w:t>
      </w:r>
      <w:r>
        <w:rPr>
          <w:spacing w:val="-1"/>
          <w:w w:val="105"/>
        </w:rPr>
        <w:t>Salem</w:t>
      </w:r>
      <w:r>
        <w:rPr>
          <w:spacing w:val="-60"/>
          <w:w w:val="105"/>
        </w:rPr>
        <w:t xml:space="preserve"> </w:t>
      </w:r>
      <w:r>
        <w:rPr>
          <w:w w:val="105"/>
        </w:rPr>
        <w:t>January</w:t>
      </w:r>
      <w:r>
        <w:rPr>
          <w:spacing w:val="13"/>
          <w:w w:val="105"/>
        </w:rPr>
        <w:t xml:space="preserve"> </w:t>
      </w:r>
      <w:r>
        <w:rPr>
          <w:w w:val="105"/>
        </w:rPr>
        <w:t>8,</w:t>
      </w:r>
      <w:r>
        <w:rPr>
          <w:spacing w:val="15"/>
          <w:w w:val="105"/>
        </w:rPr>
        <w:t xml:space="preserve"> </w:t>
      </w:r>
      <w:r>
        <w:rPr>
          <w:w w:val="105"/>
        </w:rPr>
        <w:t>2024</w:t>
      </w:r>
    </w:p>
    <w:p w14:paraId="500A90A4" w14:textId="77777777" w:rsidR="007158A6" w:rsidRDefault="007158A6">
      <w:pPr>
        <w:spacing w:line="542" w:lineRule="auto"/>
        <w:sectPr w:rsidR="007158A6">
          <w:footerReference w:type="default" r:id="rId10"/>
          <w:type w:val="continuous"/>
          <w:pgSz w:w="12240" w:h="15840"/>
          <w:pgMar w:top="1500" w:right="860" w:bottom="1080" w:left="1320" w:header="720" w:footer="888" w:gutter="0"/>
          <w:pgNumType w:start="1"/>
          <w:cols w:space="720"/>
        </w:sectPr>
      </w:pPr>
    </w:p>
    <w:p w14:paraId="405BB493" w14:textId="77777777" w:rsidR="007158A6" w:rsidRDefault="004F2724">
      <w:pPr>
        <w:spacing w:before="142"/>
        <w:ind w:left="120"/>
        <w:rPr>
          <w:b/>
          <w:sz w:val="28"/>
        </w:rPr>
      </w:pPr>
      <w:r>
        <w:rPr>
          <w:b/>
          <w:sz w:val="28"/>
        </w:rPr>
        <w:t>Contents</w:t>
      </w:r>
    </w:p>
    <w:p w14:paraId="192B52CE" w14:textId="77777777" w:rsidR="007158A6" w:rsidRDefault="007158A6">
      <w:pPr>
        <w:rPr>
          <w:sz w:val="28"/>
        </w:rPr>
        <w:sectPr w:rsidR="007158A6">
          <w:pgSz w:w="12240" w:h="15840"/>
          <w:pgMar w:top="1260" w:right="860" w:bottom="1522" w:left="1320" w:header="0" w:footer="888" w:gutter="0"/>
          <w:cols w:space="720"/>
        </w:sectPr>
      </w:pPr>
    </w:p>
    <w:sdt>
      <w:sdtPr>
        <w:rPr>
          <w:b w:val="0"/>
          <w:bCs w:val="0"/>
        </w:rPr>
        <w:id w:val="-460424284"/>
        <w:docPartObj>
          <w:docPartGallery w:val="Table of Contents"/>
          <w:docPartUnique/>
        </w:docPartObj>
      </w:sdtPr>
      <w:sdtContent>
        <w:p w14:paraId="2E1475CA" w14:textId="77777777" w:rsidR="007158A6" w:rsidRDefault="00956A75">
          <w:pPr>
            <w:pStyle w:val="TOC1"/>
            <w:numPr>
              <w:ilvl w:val="0"/>
              <w:numId w:val="13"/>
            </w:numPr>
            <w:tabs>
              <w:tab w:val="left" w:pos="447"/>
              <w:tab w:val="left" w:pos="448"/>
              <w:tab w:val="right" w:pos="9478"/>
            </w:tabs>
            <w:spacing w:before="284"/>
          </w:pPr>
          <w:hyperlink w:anchor="_bookmark0" w:history="1">
            <w:r w:rsidR="004F2724">
              <w:t>Executive</w:t>
            </w:r>
            <w:r w:rsidR="004F2724">
              <w:rPr>
                <w:spacing w:val="25"/>
              </w:rPr>
              <w:t xml:space="preserve"> </w:t>
            </w:r>
            <w:r w:rsidR="004F2724">
              <w:t>Summary</w:t>
            </w:r>
          </w:hyperlink>
          <w:r w:rsidR="004F2724">
            <w:rPr>
              <w:rFonts w:ascii="Times New Roman"/>
            </w:rPr>
            <w:tab/>
          </w:r>
          <w:r w:rsidR="004F2724">
            <w:t>4</w:t>
          </w:r>
        </w:p>
        <w:p w14:paraId="61F78EC3" w14:textId="77777777" w:rsidR="007158A6" w:rsidRDefault="00956A75">
          <w:pPr>
            <w:pStyle w:val="TOC1"/>
            <w:numPr>
              <w:ilvl w:val="0"/>
              <w:numId w:val="13"/>
            </w:numPr>
            <w:tabs>
              <w:tab w:val="left" w:pos="447"/>
              <w:tab w:val="left" w:pos="448"/>
              <w:tab w:val="right" w:pos="9479"/>
            </w:tabs>
          </w:pPr>
          <w:hyperlink w:anchor="_bookmark1" w:history="1">
            <w:r w:rsidR="004F2724">
              <w:t>Introduction</w:t>
            </w:r>
          </w:hyperlink>
          <w:r w:rsidR="004F2724">
            <w:rPr>
              <w:rFonts w:ascii="Times New Roman"/>
            </w:rPr>
            <w:tab/>
          </w:r>
          <w:r w:rsidR="004F2724">
            <w:t>6</w:t>
          </w:r>
        </w:p>
        <w:p w14:paraId="712CBA82" w14:textId="77777777" w:rsidR="007158A6" w:rsidRDefault="00956A75">
          <w:pPr>
            <w:pStyle w:val="TOC1"/>
            <w:numPr>
              <w:ilvl w:val="0"/>
              <w:numId w:val="13"/>
            </w:numPr>
            <w:tabs>
              <w:tab w:val="left" w:pos="447"/>
              <w:tab w:val="left" w:pos="448"/>
              <w:tab w:val="right" w:pos="9479"/>
            </w:tabs>
          </w:pPr>
          <w:hyperlink w:anchor="_bookmark2" w:history="1">
            <w:r w:rsidR="004F2724">
              <w:t>Study</w:t>
            </w:r>
            <w:r w:rsidR="004F2724">
              <w:rPr>
                <w:spacing w:val="26"/>
              </w:rPr>
              <w:t xml:space="preserve"> </w:t>
            </w:r>
            <w:r w:rsidR="004F2724">
              <w:t>design</w:t>
            </w:r>
          </w:hyperlink>
          <w:r w:rsidR="004F2724">
            <w:rPr>
              <w:rFonts w:ascii="Times New Roman"/>
            </w:rPr>
            <w:tab/>
          </w:r>
          <w:r w:rsidR="004F2724">
            <w:t>8</w:t>
          </w:r>
        </w:p>
        <w:p w14:paraId="5BFC0E1A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79"/>
            </w:tabs>
            <w:spacing w:before="78"/>
            <w:ind w:hanging="503"/>
          </w:pPr>
          <w:hyperlink w:anchor="_bookmark3" w:history="1">
            <w:r w:rsidR="004F2724">
              <w:t>Selection</w:t>
            </w:r>
            <w:r w:rsidR="004F2724">
              <w:rPr>
                <w:spacing w:val="16"/>
              </w:rPr>
              <w:t xml:space="preserve"> </w:t>
            </w:r>
            <w:r w:rsidR="004F2724">
              <w:t>of</w:t>
            </w:r>
            <w:r w:rsidR="004F2724">
              <w:rPr>
                <w:spacing w:val="17"/>
              </w:rPr>
              <w:t xml:space="preserve"> </w:t>
            </w:r>
            <w:r w:rsidR="004F2724">
              <w:t>study</w:t>
            </w:r>
            <w:r w:rsidR="004F2724">
              <w:rPr>
                <w:spacing w:val="16"/>
              </w:rPr>
              <w:t xml:space="preserve"> </w:t>
            </w:r>
            <w:r w:rsidR="004F2724">
              <w:t>areas</w:t>
            </w:r>
            <w:r w:rsidR="004F2724">
              <w:rPr>
                <w:spacing w:val="17"/>
              </w:rPr>
              <w:t xml:space="preserve"> </w:t>
            </w:r>
            <w:r w:rsidR="004F2724">
              <w:t>and</w:t>
            </w:r>
            <w:r w:rsidR="004F2724">
              <w:rPr>
                <w:spacing w:val="16"/>
              </w:rPr>
              <w:t xml:space="preserve"> </w:t>
            </w:r>
            <w:r w:rsidR="004F2724">
              <w:t>participants</w:t>
            </w:r>
          </w:hyperlink>
          <w:r w:rsidR="004F2724">
            <w:rPr>
              <w:rFonts w:ascii="Times New Roman"/>
            </w:rPr>
            <w:tab/>
          </w:r>
          <w:r w:rsidR="004F2724">
            <w:t>9</w:t>
          </w:r>
        </w:p>
        <w:p w14:paraId="6FB5E577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4" w:history="1">
            <w:r w:rsidR="004F2724">
              <w:t>Myanmar</w:t>
            </w:r>
          </w:hyperlink>
          <w:r w:rsidR="004F2724">
            <w:rPr>
              <w:rFonts w:ascii="Times New Roman"/>
            </w:rPr>
            <w:tab/>
          </w:r>
          <w:r w:rsidR="004F2724">
            <w:t>9</w:t>
          </w:r>
        </w:p>
        <w:p w14:paraId="30310742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79"/>
            </w:tabs>
            <w:ind w:hanging="503"/>
          </w:pPr>
          <w:hyperlink w:anchor="_bookmark5" w:history="1">
            <w:r w:rsidR="004F2724">
              <w:t>Ecuador</w:t>
            </w:r>
          </w:hyperlink>
          <w:r w:rsidR="004F2724">
            <w:rPr>
              <w:rFonts w:ascii="Times New Roman"/>
            </w:rPr>
            <w:tab/>
          </w:r>
          <w:r w:rsidR="004F2724">
            <w:t>10</w:t>
          </w:r>
        </w:p>
        <w:p w14:paraId="63F040B9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6" w:history="1">
            <w:r w:rsidR="004F2724">
              <w:t>Central</w:t>
            </w:r>
            <w:r w:rsidR="004F2724">
              <w:rPr>
                <w:spacing w:val="18"/>
              </w:rPr>
              <w:t xml:space="preserve"> </w:t>
            </w:r>
            <w:r w:rsidR="004F2724">
              <w:t>African</w:t>
            </w:r>
            <w:r w:rsidR="004F2724">
              <w:rPr>
                <w:spacing w:val="19"/>
              </w:rPr>
              <w:t xml:space="preserve"> </w:t>
            </w:r>
            <w:r w:rsidR="004F2724">
              <w:t>Republic</w:t>
            </w:r>
          </w:hyperlink>
          <w:r w:rsidR="004F2724">
            <w:rPr>
              <w:rFonts w:ascii="Times New Roman"/>
            </w:rPr>
            <w:tab/>
          </w:r>
          <w:r w:rsidR="004F2724">
            <w:t>11</w:t>
          </w:r>
        </w:p>
        <w:p w14:paraId="12EFD991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80"/>
            </w:tabs>
            <w:spacing w:before="78"/>
            <w:ind w:hanging="503"/>
          </w:pPr>
          <w:hyperlink w:anchor="_bookmark7" w:history="1">
            <w:r w:rsidR="004F2724">
              <w:t>Overall</w:t>
            </w:r>
            <w:r w:rsidR="004F2724">
              <w:rPr>
                <w:spacing w:val="17"/>
              </w:rPr>
              <w:t xml:space="preserve"> </w:t>
            </w:r>
            <w:r w:rsidR="004F2724">
              <w:t>study</w:t>
            </w:r>
            <w:r w:rsidR="004F2724">
              <w:rPr>
                <w:spacing w:val="18"/>
              </w:rPr>
              <w:t xml:space="preserve"> </w:t>
            </w:r>
            <w:r w:rsidR="004F2724">
              <w:t>implementation</w:t>
            </w:r>
          </w:hyperlink>
          <w:r w:rsidR="004F2724">
            <w:rPr>
              <w:rFonts w:ascii="Times New Roman"/>
            </w:rPr>
            <w:tab/>
          </w:r>
          <w:r w:rsidR="004F2724">
            <w:t>13</w:t>
          </w:r>
        </w:p>
        <w:p w14:paraId="167A59C8" w14:textId="77777777" w:rsidR="007158A6" w:rsidRDefault="00956A75">
          <w:pPr>
            <w:pStyle w:val="TOC1"/>
            <w:numPr>
              <w:ilvl w:val="0"/>
              <w:numId w:val="13"/>
            </w:numPr>
            <w:tabs>
              <w:tab w:val="left" w:pos="447"/>
              <w:tab w:val="left" w:pos="448"/>
              <w:tab w:val="right" w:pos="9478"/>
            </w:tabs>
            <w:ind w:hanging="329"/>
          </w:pPr>
          <w:hyperlink w:anchor="_bookmark8" w:history="1">
            <w:r w:rsidR="004F2724">
              <w:t>Sample</w:t>
            </w:r>
            <w:r w:rsidR="004F2724">
              <w:rPr>
                <w:spacing w:val="25"/>
              </w:rPr>
              <w:t xml:space="preserve"> </w:t>
            </w:r>
            <w:r w:rsidR="004F2724">
              <w:t>Completion</w:t>
            </w:r>
          </w:hyperlink>
          <w:r w:rsidR="004F2724">
            <w:rPr>
              <w:rFonts w:ascii="Times New Roman"/>
            </w:rPr>
            <w:tab/>
          </w:r>
          <w:r w:rsidR="004F2724">
            <w:t>15</w:t>
          </w:r>
        </w:p>
        <w:p w14:paraId="6ED319C8" w14:textId="77777777" w:rsidR="007158A6" w:rsidRDefault="00956A75">
          <w:pPr>
            <w:pStyle w:val="TOC1"/>
            <w:numPr>
              <w:ilvl w:val="0"/>
              <w:numId w:val="13"/>
            </w:numPr>
            <w:tabs>
              <w:tab w:val="left" w:pos="447"/>
              <w:tab w:val="left" w:pos="448"/>
              <w:tab w:val="right" w:pos="9479"/>
            </w:tabs>
            <w:ind w:hanging="329"/>
          </w:pPr>
          <w:hyperlink w:anchor="_bookmark9" w:history="1">
            <w:r w:rsidR="004F2724">
              <w:t>Results</w:t>
            </w:r>
            <w:r w:rsidR="004F2724">
              <w:rPr>
                <w:spacing w:val="24"/>
              </w:rPr>
              <w:t xml:space="preserve"> </w:t>
            </w:r>
            <w:r w:rsidR="004F2724">
              <w:t>and</w:t>
            </w:r>
            <w:r w:rsidR="004F2724">
              <w:rPr>
                <w:spacing w:val="25"/>
              </w:rPr>
              <w:t xml:space="preserve"> </w:t>
            </w:r>
            <w:r w:rsidR="004F2724">
              <w:t>Discussions</w:t>
            </w:r>
          </w:hyperlink>
          <w:r w:rsidR="004F2724">
            <w:rPr>
              <w:rFonts w:ascii="Times New Roman"/>
            </w:rPr>
            <w:tab/>
          </w:r>
          <w:r w:rsidR="004F2724">
            <w:t>16</w:t>
          </w:r>
        </w:p>
        <w:p w14:paraId="3390FC7A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79"/>
            </w:tabs>
            <w:ind w:hanging="503"/>
          </w:pPr>
          <w:hyperlink w:anchor="_bookmark10" w:history="1">
            <w:r w:rsidR="004F2724">
              <w:t>CARI</w:t>
            </w:r>
            <w:r w:rsidR="004F2724">
              <w:rPr>
                <w:spacing w:val="19"/>
              </w:rPr>
              <w:t xml:space="preserve"> </w:t>
            </w:r>
            <w:r w:rsidR="004F2724">
              <w:t>vs.</w:t>
            </w:r>
            <w:r w:rsidR="004F2724">
              <w:rPr>
                <w:spacing w:val="44"/>
              </w:rPr>
              <w:t xml:space="preserve"> </w:t>
            </w:r>
            <w:r w:rsidR="004F2724">
              <w:t>rCARI</w:t>
            </w:r>
          </w:hyperlink>
          <w:r w:rsidR="004F2724">
            <w:rPr>
              <w:rFonts w:ascii="Times New Roman"/>
            </w:rPr>
            <w:tab/>
          </w:r>
          <w:r w:rsidR="004F2724">
            <w:t>16</w:t>
          </w:r>
        </w:p>
        <w:p w14:paraId="5C32A0AC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11" w:history="1">
            <w:r w:rsidR="004F2724">
              <w:t>Food</w:t>
            </w:r>
            <w:r w:rsidR="004F2724">
              <w:rPr>
                <w:spacing w:val="17"/>
              </w:rPr>
              <w:t xml:space="preserve"> </w:t>
            </w:r>
            <w:r w:rsidR="004F2724">
              <w:t>Consumption</w:t>
            </w:r>
            <w:r w:rsidR="004F2724">
              <w:rPr>
                <w:spacing w:val="17"/>
              </w:rPr>
              <w:t xml:space="preserve"> </w:t>
            </w:r>
            <w:r w:rsidR="004F2724">
              <w:t>Score</w:t>
            </w:r>
            <w:r w:rsidR="004F2724">
              <w:rPr>
                <w:spacing w:val="18"/>
              </w:rPr>
              <w:t xml:space="preserve"> </w:t>
            </w:r>
            <w:r w:rsidR="004F2724">
              <w:t>(FCS)</w:t>
            </w:r>
          </w:hyperlink>
          <w:r w:rsidR="004F2724">
            <w:rPr>
              <w:rFonts w:ascii="Times New Roman"/>
            </w:rPr>
            <w:tab/>
          </w:r>
          <w:r w:rsidR="004F2724">
            <w:t>20</w:t>
          </w:r>
        </w:p>
        <w:p w14:paraId="1D4AC3D9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79"/>
            </w:tabs>
            <w:spacing w:before="78"/>
            <w:ind w:hanging="503"/>
          </w:pPr>
          <w:hyperlink w:anchor="_bookmark12" w:history="1">
            <w:r w:rsidR="004F2724">
              <w:t>Reduced</w:t>
            </w:r>
            <w:r w:rsidR="004F2724">
              <w:rPr>
                <w:spacing w:val="17"/>
              </w:rPr>
              <w:t xml:space="preserve"> </w:t>
            </w:r>
            <w:r w:rsidR="004F2724">
              <w:t>Coping</w:t>
            </w:r>
            <w:r w:rsidR="004F2724">
              <w:rPr>
                <w:spacing w:val="18"/>
              </w:rPr>
              <w:t xml:space="preserve"> </w:t>
            </w:r>
            <w:r w:rsidR="004F2724">
              <w:t>Strategy</w:t>
            </w:r>
            <w:r w:rsidR="004F2724">
              <w:rPr>
                <w:spacing w:val="18"/>
              </w:rPr>
              <w:t xml:space="preserve"> </w:t>
            </w:r>
            <w:r w:rsidR="004F2724">
              <w:t>Index</w:t>
            </w:r>
            <w:r w:rsidR="004F2724">
              <w:rPr>
                <w:spacing w:val="18"/>
              </w:rPr>
              <w:t xml:space="preserve"> </w:t>
            </w:r>
            <w:r w:rsidR="004F2724">
              <w:t>(rCSI)</w:t>
            </w:r>
          </w:hyperlink>
          <w:r w:rsidR="004F2724">
            <w:rPr>
              <w:rFonts w:ascii="Times New Roman"/>
            </w:rPr>
            <w:tab/>
          </w:r>
          <w:r w:rsidR="004F2724">
            <w:t>21</w:t>
          </w:r>
        </w:p>
        <w:p w14:paraId="58481BBF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13" w:history="1">
            <w:r w:rsidR="004F2724">
              <w:t>Livelihood</w:t>
            </w:r>
            <w:r w:rsidR="004F2724">
              <w:rPr>
                <w:spacing w:val="18"/>
              </w:rPr>
              <w:t xml:space="preserve"> </w:t>
            </w:r>
            <w:r w:rsidR="004F2724">
              <w:t>Coping</w:t>
            </w:r>
            <w:r w:rsidR="004F2724">
              <w:rPr>
                <w:spacing w:val="18"/>
              </w:rPr>
              <w:t xml:space="preserve"> </w:t>
            </w:r>
            <w:r w:rsidR="004F2724">
              <w:t>Strategy</w:t>
            </w:r>
            <w:r w:rsidR="004F2724">
              <w:rPr>
                <w:spacing w:val="18"/>
              </w:rPr>
              <w:t xml:space="preserve"> </w:t>
            </w:r>
            <w:r w:rsidR="004F2724">
              <w:t>(LCS)</w:t>
            </w:r>
          </w:hyperlink>
          <w:r w:rsidR="004F2724">
            <w:rPr>
              <w:rFonts w:ascii="Times New Roman"/>
            </w:rPr>
            <w:tab/>
          </w:r>
          <w:r w:rsidR="004F2724">
            <w:t>22</w:t>
          </w:r>
        </w:p>
        <w:p w14:paraId="615D45E7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14" w:history="1">
            <w:r w:rsidR="004F2724">
              <w:t>Food</w:t>
            </w:r>
            <w:r w:rsidR="004F2724">
              <w:rPr>
                <w:spacing w:val="17"/>
              </w:rPr>
              <w:t xml:space="preserve"> </w:t>
            </w:r>
            <w:r w:rsidR="004F2724">
              <w:t>Expenditure</w:t>
            </w:r>
            <w:r w:rsidR="004F2724">
              <w:rPr>
                <w:spacing w:val="18"/>
              </w:rPr>
              <w:t xml:space="preserve"> </w:t>
            </w:r>
            <w:r w:rsidR="004F2724">
              <w:t>Share</w:t>
            </w:r>
            <w:r w:rsidR="004F2724">
              <w:rPr>
                <w:spacing w:val="18"/>
              </w:rPr>
              <w:t xml:space="preserve"> </w:t>
            </w:r>
            <w:r w:rsidR="004F2724">
              <w:t>(FES)</w:t>
            </w:r>
          </w:hyperlink>
          <w:r w:rsidR="004F2724">
            <w:rPr>
              <w:rFonts w:ascii="Times New Roman"/>
            </w:rPr>
            <w:tab/>
          </w:r>
          <w:r w:rsidR="004F2724">
            <w:t>25</w:t>
          </w:r>
        </w:p>
        <w:p w14:paraId="524F8EC0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15" w:history="1">
            <w:r w:rsidR="004F2724">
              <w:t>Income</w:t>
            </w:r>
            <w:r w:rsidR="004F2724">
              <w:rPr>
                <w:spacing w:val="16"/>
              </w:rPr>
              <w:t xml:space="preserve"> </w:t>
            </w:r>
            <w:r w:rsidR="004F2724">
              <w:t>Source</w:t>
            </w:r>
            <w:r w:rsidR="004F2724">
              <w:rPr>
                <w:spacing w:val="16"/>
              </w:rPr>
              <w:t xml:space="preserve"> </w:t>
            </w:r>
            <w:r w:rsidR="004F2724">
              <w:t>and</w:t>
            </w:r>
            <w:r w:rsidR="004F2724">
              <w:rPr>
                <w:spacing w:val="16"/>
              </w:rPr>
              <w:t xml:space="preserve"> </w:t>
            </w:r>
            <w:r w:rsidR="004F2724">
              <w:t>Income</w:t>
            </w:r>
            <w:r w:rsidR="004F2724">
              <w:rPr>
                <w:spacing w:val="17"/>
              </w:rPr>
              <w:t xml:space="preserve"> </w:t>
            </w:r>
            <w:r w:rsidR="004F2724">
              <w:t>Change</w:t>
            </w:r>
          </w:hyperlink>
          <w:r w:rsidR="004F2724">
            <w:rPr>
              <w:rFonts w:ascii="Times New Roman"/>
            </w:rPr>
            <w:tab/>
          </w:r>
          <w:r w:rsidR="004F2724">
            <w:t>26</w:t>
          </w:r>
        </w:p>
        <w:p w14:paraId="512441CD" w14:textId="77777777" w:rsidR="007158A6" w:rsidRDefault="00956A75">
          <w:pPr>
            <w:pStyle w:val="TOC1"/>
            <w:numPr>
              <w:ilvl w:val="0"/>
              <w:numId w:val="13"/>
            </w:numPr>
            <w:tabs>
              <w:tab w:val="left" w:pos="447"/>
              <w:tab w:val="left" w:pos="448"/>
              <w:tab w:val="right" w:pos="9479"/>
            </w:tabs>
            <w:ind w:hanging="329"/>
          </w:pPr>
          <w:hyperlink w:anchor="_bookmark16" w:history="1">
            <w:r w:rsidR="004F2724">
              <w:t>Module</w:t>
            </w:r>
            <w:r w:rsidR="004F2724">
              <w:rPr>
                <w:spacing w:val="20"/>
              </w:rPr>
              <w:t xml:space="preserve"> </w:t>
            </w:r>
            <w:r w:rsidR="004F2724">
              <w:t>Length</w:t>
            </w:r>
            <w:r w:rsidR="004F2724">
              <w:rPr>
                <w:spacing w:val="20"/>
              </w:rPr>
              <w:t xml:space="preserve"> </w:t>
            </w:r>
            <w:r w:rsidR="004F2724">
              <w:t>and</w:t>
            </w:r>
            <w:r w:rsidR="004F2724">
              <w:rPr>
                <w:spacing w:val="20"/>
              </w:rPr>
              <w:t xml:space="preserve"> </w:t>
            </w:r>
            <w:r w:rsidR="004F2724">
              <w:t>Food</w:t>
            </w:r>
            <w:r w:rsidR="004F2724">
              <w:rPr>
                <w:spacing w:val="20"/>
              </w:rPr>
              <w:t xml:space="preserve"> </w:t>
            </w:r>
            <w:r w:rsidR="004F2724">
              <w:t>Security</w:t>
            </w:r>
            <w:r w:rsidR="004F2724">
              <w:rPr>
                <w:spacing w:val="20"/>
              </w:rPr>
              <w:t xml:space="preserve"> </w:t>
            </w:r>
            <w:r w:rsidR="004F2724">
              <w:t>Indicator</w:t>
            </w:r>
            <w:r w:rsidR="004F2724">
              <w:rPr>
                <w:spacing w:val="20"/>
              </w:rPr>
              <w:t xml:space="preserve"> </w:t>
            </w:r>
            <w:r w:rsidR="004F2724">
              <w:t>Reporting</w:t>
            </w:r>
          </w:hyperlink>
          <w:r w:rsidR="004F2724">
            <w:rPr>
              <w:rFonts w:ascii="Times New Roman"/>
            </w:rPr>
            <w:tab/>
          </w:r>
          <w:r w:rsidR="004F2724">
            <w:t>27</w:t>
          </w:r>
        </w:p>
        <w:p w14:paraId="76FD3E72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79"/>
            </w:tabs>
            <w:spacing w:before="78"/>
            <w:ind w:hanging="503"/>
          </w:pPr>
          <w:hyperlink w:anchor="_bookmark17" w:history="1">
            <w:r w:rsidR="004F2724">
              <w:t>Standard</w:t>
            </w:r>
            <w:r w:rsidR="004F2724">
              <w:rPr>
                <w:spacing w:val="17"/>
              </w:rPr>
              <w:t xml:space="preserve"> </w:t>
            </w:r>
            <w:r w:rsidR="004F2724">
              <w:t>FCS</w:t>
            </w:r>
            <w:r w:rsidR="004F2724">
              <w:rPr>
                <w:spacing w:val="17"/>
              </w:rPr>
              <w:t xml:space="preserve"> </w:t>
            </w:r>
            <w:r w:rsidR="004F2724">
              <w:t>module</w:t>
            </w:r>
            <w:r w:rsidR="004F2724">
              <w:rPr>
                <w:spacing w:val="17"/>
              </w:rPr>
              <w:t xml:space="preserve"> </w:t>
            </w:r>
            <w:r w:rsidR="004F2724">
              <w:t>vs.</w:t>
            </w:r>
            <w:r w:rsidR="004F2724">
              <w:rPr>
                <w:spacing w:val="41"/>
              </w:rPr>
              <w:t xml:space="preserve"> </w:t>
            </w:r>
            <w:r w:rsidR="004F2724">
              <w:t>Short</w:t>
            </w:r>
            <w:r w:rsidR="004F2724">
              <w:rPr>
                <w:spacing w:val="17"/>
              </w:rPr>
              <w:t xml:space="preserve"> </w:t>
            </w:r>
            <w:r w:rsidR="004F2724">
              <w:t>FCS</w:t>
            </w:r>
            <w:r w:rsidR="004F2724">
              <w:rPr>
                <w:spacing w:val="17"/>
              </w:rPr>
              <w:t xml:space="preserve"> </w:t>
            </w:r>
            <w:r w:rsidR="004F2724">
              <w:t>module</w:t>
            </w:r>
          </w:hyperlink>
          <w:r w:rsidR="004F2724">
            <w:rPr>
              <w:rFonts w:ascii="Times New Roman"/>
            </w:rPr>
            <w:tab/>
          </w:r>
          <w:r w:rsidR="004F2724">
            <w:t>27</w:t>
          </w:r>
        </w:p>
        <w:p w14:paraId="6C51879C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79"/>
            </w:tabs>
            <w:ind w:hanging="503"/>
          </w:pPr>
          <w:hyperlink w:anchor="_bookmark18" w:history="1">
            <w:r w:rsidR="004F2724">
              <w:t>Standard</w:t>
            </w:r>
            <w:r w:rsidR="004F2724">
              <w:rPr>
                <w:spacing w:val="13"/>
              </w:rPr>
              <w:t xml:space="preserve"> </w:t>
            </w:r>
            <w:r w:rsidR="004F2724">
              <w:t>Expenditure</w:t>
            </w:r>
            <w:r w:rsidR="004F2724">
              <w:rPr>
                <w:spacing w:val="14"/>
              </w:rPr>
              <w:t xml:space="preserve"> </w:t>
            </w:r>
            <w:r w:rsidR="004F2724">
              <w:t>module</w:t>
            </w:r>
            <w:r w:rsidR="004F2724">
              <w:rPr>
                <w:spacing w:val="14"/>
              </w:rPr>
              <w:t xml:space="preserve"> </w:t>
            </w:r>
            <w:r w:rsidR="004F2724">
              <w:t>vs.</w:t>
            </w:r>
            <w:r w:rsidR="004F2724">
              <w:rPr>
                <w:spacing w:val="36"/>
              </w:rPr>
              <w:t xml:space="preserve"> </w:t>
            </w:r>
            <w:r w:rsidR="004F2724">
              <w:t>Short</w:t>
            </w:r>
            <w:r w:rsidR="004F2724">
              <w:rPr>
                <w:spacing w:val="14"/>
              </w:rPr>
              <w:t xml:space="preserve"> </w:t>
            </w:r>
            <w:r w:rsidR="004F2724">
              <w:t>Expenditure</w:t>
            </w:r>
            <w:r w:rsidR="004F2724">
              <w:rPr>
                <w:spacing w:val="14"/>
              </w:rPr>
              <w:t xml:space="preserve"> </w:t>
            </w:r>
            <w:r w:rsidR="004F2724">
              <w:t>module</w:t>
            </w:r>
          </w:hyperlink>
          <w:r w:rsidR="004F2724">
            <w:rPr>
              <w:rFonts w:ascii="Times New Roman"/>
            </w:rPr>
            <w:tab/>
          </w:r>
          <w:r w:rsidR="004F2724">
            <w:t>27</w:t>
          </w:r>
        </w:p>
        <w:p w14:paraId="0ECC509B" w14:textId="77777777" w:rsidR="007158A6" w:rsidRDefault="00956A75">
          <w:pPr>
            <w:pStyle w:val="TOC1"/>
            <w:numPr>
              <w:ilvl w:val="0"/>
              <w:numId w:val="13"/>
            </w:numPr>
            <w:tabs>
              <w:tab w:val="left" w:pos="447"/>
              <w:tab w:val="left" w:pos="448"/>
              <w:tab w:val="right" w:pos="9479"/>
            </w:tabs>
            <w:ind w:hanging="329"/>
          </w:pPr>
          <w:hyperlink w:anchor="_bookmark19" w:history="1">
            <w:r w:rsidR="004F2724">
              <w:t>LCS</w:t>
            </w:r>
            <w:r w:rsidR="004F2724">
              <w:rPr>
                <w:spacing w:val="22"/>
              </w:rPr>
              <w:t xml:space="preserve"> </w:t>
            </w:r>
            <w:r w:rsidR="004F2724">
              <w:t>for</w:t>
            </w:r>
            <w:r w:rsidR="004F2724">
              <w:rPr>
                <w:spacing w:val="23"/>
              </w:rPr>
              <w:t xml:space="preserve"> </w:t>
            </w:r>
            <w:r w:rsidR="004F2724">
              <w:t>Food</w:t>
            </w:r>
            <w:r w:rsidR="004F2724">
              <w:rPr>
                <w:spacing w:val="23"/>
              </w:rPr>
              <w:t xml:space="preserve"> </w:t>
            </w:r>
            <w:r w:rsidR="004F2724">
              <w:t>Security</w:t>
            </w:r>
            <w:r w:rsidR="004F2724">
              <w:rPr>
                <w:spacing w:val="23"/>
              </w:rPr>
              <w:t xml:space="preserve"> </w:t>
            </w:r>
            <w:r w:rsidR="004F2724">
              <w:t>vs</w:t>
            </w:r>
            <w:r w:rsidR="004F2724">
              <w:rPr>
                <w:spacing w:val="22"/>
              </w:rPr>
              <w:t xml:space="preserve"> </w:t>
            </w:r>
            <w:r w:rsidR="004F2724">
              <w:t>LCS</w:t>
            </w:r>
            <w:r w:rsidR="004F2724">
              <w:rPr>
                <w:spacing w:val="23"/>
              </w:rPr>
              <w:t xml:space="preserve"> </w:t>
            </w:r>
            <w:r w:rsidR="004F2724">
              <w:t>for</w:t>
            </w:r>
            <w:r w:rsidR="004F2724">
              <w:rPr>
                <w:spacing w:val="22"/>
              </w:rPr>
              <w:t xml:space="preserve"> </w:t>
            </w:r>
            <w:r w:rsidR="004F2724">
              <w:t>Essential</w:t>
            </w:r>
            <w:r w:rsidR="004F2724">
              <w:rPr>
                <w:spacing w:val="23"/>
              </w:rPr>
              <w:t xml:space="preserve"> </w:t>
            </w:r>
            <w:r w:rsidR="004F2724">
              <w:t>Needs</w:t>
            </w:r>
          </w:hyperlink>
          <w:r w:rsidR="004F2724">
            <w:rPr>
              <w:rFonts w:ascii="Times New Roman"/>
            </w:rPr>
            <w:tab/>
          </w:r>
          <w:r w:rsidR="004F2724">
            <w:t>31</w:t>
          </w:r>
        </w:p>
        <w:p w14:paraId="4F3CF132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81"/>
            </w:tabs>
            <w:ind w:hanging="503"/>
          </w:pPr>
          <w:hyperlink w:anchor="_bookmark20" w:history="1">
            <w:r w:rsidR="004F2724">
              <w:t>Aggregate</w:t>
            </w:r>
            <w:r w:rsidR="004F2724">
              <w:rPr>
                <w:spacing w:val="15"/>
              </w:rPr>
              <w:t xml:space="preserve"> </w:t>
            </w:r>
            <w:r w:rsidR="004F2724">
              <w:t>LCS-FS/EN</w:t>
            </w:r>
            <w:r w:rsidR="004F2724">
              <w:rPr>
                <w:spacing w:val="15"/>
              </w:rPr>
              <w:t xml:space="preserve"> </w:t>
            </w:r>
            <w:r w:rsidR="004F2724">
              <w:t>(Maximum</w:t>
            </w:r>
            <w:r w:rsidR="004F2724">
              <w:rPr>
                <w:spacing w:val="15"/>
              </w:rPr>
              <w:t xml:space="preserve"> </w:t>
            </w:r>
            <w:r w:rsidR="004F2724">
              <w:t>livelihood</w:t>
            </w:r>
            <w:r w:rsidR="004F2724">
              <w:rPr>
                <w:spacing w:val="15"/>
              </w:rPr>
              <w:t xml:space="preserve"> </w:t>
            </w:r>
            <w:r w:rsidR="004F2724">
              <w:t>coping</w:t>
            </w:r>
            <w:r w:rsidR="004F2724">
              <w:rPr>
                <w:spacing w:val="16"/>
              </w:rPr>
              <w:t xml:space="preserve"> </w:t>
            </w:r>
            <w:r w:rsidR="004F2724">
              <w:t>strategies)</w:t>
            </w:r>
          </w:hyperlink>
          <w:r w:rsidR="004F2724">
            <w:rPr>
              <w:rFonts w:ascii="Times New Roman"/>
            </w:rPr>
            <w:tab/>
          </w:r>
          <w:r w:rsidR="004F2724">
            <w:t>31</w:t>
          </w:r>
        </w:p>
        <w:p w14:paraId="6FFDEF6A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79"/>
            </w:tabs>
            <w:spacing w:before="78"/>
            <w:ind w:hanging="503"/>
          </w:pPr>
          <w:hyperlink w:anchor="_bookmark21" w:history="1">
            <w:r w:rsidR="004F2724">
              <w:t>Specific</w:t>
            </w:r>
            <w:r w:rsidR="004F2724">
              <w:rPr>
                <w:spacing w:val="16"/>
              </w:rPr>
              <w:t xml:space="preserve"> </w:t>
            </w:r>
            <w:r w:rsidR="004F2724">
              <w:t>Coping</w:t>
            </w:r>
            <w:r w:rsidR="004F2724">
              <w:rPr>
                <w:spacing w:val="16"/>
              </w:rPr>
              <w:t xml:space="preserve"> </w:t>
            </w:r>
            <w:r w:rsidR="004F2724">
              <w:t>Strategies</w:t>
            </w:r>
            <w:r w:rsidR="004F2724">
              <w:rPr>
                <w:spacing w:val="17"/>
              </w:rPr>
              <w:t xml:space="preserve"> </w:t>
            </w:r>
            <w:r w:rsidR="004F2724">
              <w:t>Adoption</w:t>
            </w:r>
            <w:r w:rsidR="004F2724">
              <w:rPr>
                <w:spacing w:val="16"/>
              </w:rPr>
              <w:t xml:space="preserve"> </w:t>
            </w:r>
            <w:r w:rsidR="004F2724">
              <w:t>by</w:t>
            </w:r>
            <w:r w:rsidR="004F2724">
              <w:rPr>
                <w:spacing w:val="17"/>
              </w:rPr>
              <w:t xml:space="preserve"> </w:t>
            </w:r>
            <w:r w:rsidR="004F2724">
              <w:t>Country</w:t>
            </w:r>
          </w:hyperlink>
          <w:r w:rsidR="004F2724">
            <w:rPr>
              <w:rFonts w:ascii="Times New Roman"/>
            </w:rPr>
            <w:tab/>
          </w:r>
          <w:r w:rsidR="004F2724">
            <w:t>32</w:t>
          </w:r>
        </w:p>
        <w:p w14:paraId="7BD6B70E" w14:textId="77777777" w:rsidR="007158A6" w:rsidRDefault="00956A75">
          <w:pPr>
            <w:pStyle w:val="TOC1"/>
            <w:numPr>
              <w:ilvl w:val="0"/>
              <w:numId w:val="13"/>
            </w:numPr>
            <w:tabs>
              <w:tab w:val="left" w:pos="447"/>
              <w:tab w:val="left" w:pos="448"/>
              <w:tab w:val="right" w:pos="9480"/>
            </w:tabs>
            <w:ind w:hanging="329"/>
          </w:pPr>
          <w:hyperlink w:anchor="_bookmark22" w:history="1">
            <w:r w:rsidR="004F2724">
              <w:t>Summary</w:t>
            </w:r>
            <w:r w:rsidR="004F2724">
              <w:rPr>
                <w:spacing w:val="23"/>
              </w:rPr>
              <w:t xml:space="preserve"> </w:t>
            </w:r>
            <w:r w:rsidR="004F2724">
              <w:t>and</w:t>
            </w:r>
            <w:r w:rsidR="004F2724">
              <w:rPr>
                <w:spacing w:val="24"/>
              </w:rPr>
              <w:t xml:space="preserve"> </w:t>
            </w:r>
            <w:r w:rsidR="004F2724">
              <w:t>conclusions</w:t>
            </w:r>
          </w:hyperlink>
          <w:r w:rsidR="004F2724">
            <w:rPr>
              <w:rFonts w:ascii="Times New Roman"/>
            </w:rPr>
            <w:tab/>
          </w:r>
          <w:r w:rsidR="004F2724">
            <w:t>34</w:t>
          </w:r>
        </w:p>
        <w:p w14:paraId="77399688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79"/>
            </w:tabs>
            <w:ind w:hanging="503"/>
          </w:pPr>
          <w:hyperlink w:anchor="_bookmark23" w:history="1">
            <w:r w:rsidR="004F2724">
              <w:t>Next</w:t>
            </w:r>
            <w:r w:rsidR="004F2724">
              <w:rPr>
                <w:spacing w:val="18"/>
              </w:rPr>
              <w:t xml:space="preserve"> </w:t>
            </w:r>
            <w:r w:rsidR="004F2724">
              <w:t>Steps</w:t>
            </w:r>
          </w:hyperlink>
          <w:r w:rsidR="004F2724">
            <w:rPr>
              <w:rFonts w:ascii="Times New Roman"/>
            </w:rPr>
            <w:tab/>
          </w:r>
          <w:r w:rsidR="004F2724">
            <w:t>35</w:t>
          </w:r>
        </w:p>
        <w:p w14:paraId="7750E8BF" w14:textId="77777777" w:rsidR="007158A6" w:rsidRDefault="00956A75">
          <w:pPr>
            <w:pStyle w:val="TOC1"/>
            <w:numPr>
              <w:ilvl w:val="0"/>
              <w:numId w:val="13"/>
            </w:numPr>
            <w:tabs>
              <w:tab w:val="left" w:pos="447"/>
              <w:tab w:val="left" w:pos="448"/>
              <w:tab w:val="right" w:pos="9478"/>
            </w:tabs>
            <w:ind w:hanging="329"/>
          </w:pPr>
          <w:hyperlink w:anchor="_bookmark24" w:history="1">
            <w:r w:rsidR="004F2724">
              <w:t>Challenges</w:t>
            </w:r>
            <w:r w:rsidR="004F2724">
              <w:rPr>
                <w:spacing w:val="24"/>
              </w:rPr>
              <w:t xml:space="preserve"> </w:t>
            </w:r>
            <w:r w:rsidR="004F2724">
              <w:t>of</w:t>
            </w:r>
            <w:r w:rsidR="004F2724">
              <w:rPr>
                <w:spacing w:val="24"/>
              </w:rPr>
              <w:t xml:space="preserve"> </w:t>
            </w:r>
            <w:r w:rsidR="004F2724">
              <w:t>the</w:t>
            </w:r>
            <w:r w:rsidR="004F2724">
              <w:rPr>
                <w:spacing w:val="24"/>
              </w:rPr>
              <w:t xml:space="preserve"> </w:t>
            </w:r>
            <w:r w:rsidR="004F2724">
              <w:t>study</w:t>
            </w:r>
            <w:r w:rsidR="004F2724">
              <w:rPr>
                <w:spacing w:val="24"/>
              </w:rPr>
              <w:t xml:space="preserve"> </w:t>
            </w:r>
            <w:r w:rsidR="004F2724">
              <w:t>by</w:t>
            </w:r>
            <w:r w:rsidR="004F2724">
              <w:rPr>
                <w:spacing w:val="24"/>
              </w:rPr>
              <w:t xml:space="preserve"> </w:t>
            </w:r>
            <w:r w:rsidR="004F2724">
              <w:t>country</w:t>
            </w:r>
          </w:hyperlink>
          <w:r w:rsidR="004F2724">
            <w:rPr>
              <w:rFonts w:ascii="Times New Roman"/>
            </w:rPr>
            <w:tab/>
          </w:r>
          <w:r w:rsidR="004F2724">
            <w:t>36</w:t>
          </w:r>
        </w:p>
        <w:p w14:paraId="75FDE5A3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25" w:history="1">
            <w:r w:rsidR="004F2724">
              <w:t>Myanmar</w:t>
            </w:r>
          </w:hyperlink>
          <w:r w:rsidR="004F2724">
            <w:rPr>
              <w:rFonts w:ascii="Times New Roman"/>
            </w:rPr>
            <w:tab/>
          </w:r>
          <w:r w:rsidR="004F2724">
            <w:t>36</w:t>
          </w:r>
        </w:p>
        <w:p w14:paraId="285FA0F7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79"/>
            </w:tabs>
            <w:spacing w:before="78"/>
            <w:ind w:hanging="503"/>
          </w:pPr>
          <w:hyperlink w:anchor="_bookmark26" w:history="1">
            <w:r w:rsidR="004F2724">
              <w:t>Ecuador</w:t>
            </w:r>
          </w:hyperlink>
          <w:r w:rsidR="004F2724">
            <w:rPr>
              <w:rFonts w:ascii="Times New Roman"/>
            </w:rPr>
            <w:tab/>
          </w:r>
          <w:r w:rsidR="004F2724">
            <w:t>36</w:t>
          </w:r>
        </w:p>
        <w:p w14:paraId="77AEFC38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49"/>
              <w:tab w:val="left" w:pos="950"/>
              <w:tab w:val="right" w:leader="dot" w:pos="9480"/>
            </w:tabs>
            <w:ind w:hanging="503"/>
          </w:pPr>
          <w:hyperlink w:anchor="_bookmark27" w:history="1">
            <w:r w:rsidR="004F2724">
              <w:t>CAR</w:t>
            </w:r>
          </w:hyperlink>
          <w:r w:rsidR="004F2724">
            <w:rPr>
              <w:rFonts w:ascii="Times New Roman"/>
            </w:rPr>
            <w:tab/>
          </w:r>
          <w:r w:rsidR="004F2724">
            <w:t>36</w:t>
          </w:r>
        </w:p>
        <w:p w14:paraId="0F0EDE0B" w14:textId="77777777" w:rsidR="007158A6" w:rsidRDefault="00956A75">
          <w:pPr>
            <w:pStyle w:val="TOC1"/>
            <w:numPr>
              <w:ilvl w:val="0"/>
              <w:numId w:val="13"/>
            </w:numPr>
            <w:tabs>
              <w:tab w:val="left" w:pos="448"/>
              <w:tab w:val="right" w:pos="9479"/>
            </w:tabs>
            <w:ind w:hanging="329"/>
          </w:pPr>
          <w:hyperlink w:anchor="_bookmark28" w:history="1">
            <w:r w:rsidR="004F2724">
              <w:t>References</w:t>
            </w:r>
          </w:hyperlink>
          <w:r w:rsidR="004F2724">
            <w:rPr>
              <w:rFonts w:ascii="Times New Roman"/>
            </w:rPr>
            <w:tab/>
          </w:r>
          <w:r w:rsidR="004F2724">
            <w:t>38</w:t>
          </w:r>
        </w:p>
        <w:p w14:paraId="4868FC79" w14:textId="77777777" w:rsidR="007158A6" w:rsidRDefault="00956A75">
          <w:pPr>
            <w:pStyle w:val="TOC1"/>
            <w:numPr>
              <w:ilvl w:val="0"/>
              <w:numId w:val="13"/>
            </w:numPr>
            <w:tabs>
              <w:tab w:val="left" w:pos="448"/>
              <w:tab w:val="right" w:pos="9479"/>
            </w:tabs>
            <w:ind w:hanging="329"/>
          </w:pPr>
          <w:hyperlink w:anchor="_bookmark29" w:history="1">
            <w:r w:rsidR="004F2724">
              <w:t>Annexes</w:t>
            </w:r>
          </w:hyperlink>
          <w:r w:rsidR="004F2724">
            <w:rPr>
              <w:rFonts w:ascii="Times New Roman"/>
            </w:rPr>
            <w:tab/>
          </w:r>
          <w:r w:rsidR="004F2724">
            <w:t>39</w:t>
          </w:r>
        </w:p>
        <w:p w14:paraId="7EAA9BCC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50"/>
              <w:tab w:val="right" w:leader="dot" w:pos="9480"/>
            </w:tabs>
            <w:spacing w:after="20"/>
            <w:ind w:hanging="503"/>
          </w:pPr>
          <w:hyperlink w:anchor="_bookmark30" w:history="1">
            <w:r w:rsidR="004F2724">
              <w:t>Attrition</w:t>
            </w:r>
            <w:r w:rsidR="004F2724">
              <w:rPr>
                <w:spacing w:val="18"/>
              </w:rPr>
              <w:t xml:space="preserve"> </w:t>
            </w:r>
            <w:r w:rsidR="004F2724">
              <w:t>Tables</w:t>
            </w:r>
          </w:hyperlink>
          <w:r w:rsidR="004F2724">
            <w:rPr>
              <w:rFonts w:ascii="Times New Roman"/>
            </w:rPr>
            <w:tab/>
          </w:r>
          <w:r w:rsidR="004F2724">
            <w:t>39</w:t>
          </w:r>
        </w:p>
        <w:p w14:paraId="7227EC40" w14:textId="77777777" w:rsidR="007158A6" w:rsidRDefault="00956A75">
          <w:pPr>
            <w:pStyle w:val="TOC2"/>
            <w:numPr>
              <w:ilvl w:val="1"/>
              <w:numId w:val="13"/>
            </w:numPr>
            <w:tabs>
              <w:tab w:val="left" w:pos="950"/>
              <w:tab w:val="right" w:leader="dot" w:pos="9480"/>
            </w:tabs>
            <w:spacing w:before="117"/>
            <w:ind w:hanging="503"/>
          </w:pPr>
          <w:hyperlink w:anchor="_bookmark31" w:history="1">
            <w:r w:rsidR="004F2724">
              <w:t>Supporting</w:t>
            </w:r>
            <w:r w:rsidR="004F2724">
              <w:rPr>
                <w:spacing w:val="17"/>
              </w:rPr>
              <w:t xml:space="preserve"> </w:t>
            </w:r>
            <w:r w:rsidR="004F2724">
              <w:t>documents</w:t>
            </w:r>
          </w:hyperlink>
          <w:r w:rsidR="004F2724">
            <w:rPr>
              <w:rFonts w:ascii="Times New Roman"/>
            </w:rPr>
            <w:tab/>
          </w:r>
          <w:r w:rsidR="004F2724">
            <w:t>39</w:t>
          </w:r>
        </w:p>
      </w:sdtContent>
    </w:sdt>
    <w:p w14:paraId="009F38EF" w14:textId="77777777" w:rsidR="007158A6" w:rsidRDefault="007158A6">
      <w:pPr>
        <w:sectPr w:rsidR="007158A6">
          <w:type w:val="continuous"/>
          <w:pgSz w:w="12240" w:h="15840"/>
          <w:pgMar w:top="1340" w:right="860" w:bottom="1522" w:left="1320" w:header="720" w:footer="720" w:gutter="0"/>
          <w:cols w:space="720"/>
        </w:sectPr>
      </w:pPr>
    </w:p>
    <w:p w14:paraId="7757C8AA" w14:textId="77777777" w:rsidR="007158A6" w:rsidRDefault="004F2724">
      <w:pPr>
        <w:pStyle w:val="Heading1"/>
        <w:numPr>
          <w:ilvl w:val="0"/>
          <w:numId w:val="12"/>
        </w:numPr>
        <w:tabs>
          <w:tab w:val="left" w:pos="604"/>
          <w:tab w:val="left" w:pos="605"/>
        </w:tabs>
      </w:pPr>
      <w:bookmarkStart w:id="0" w:name="Executive_Summary"/>
      <w:bookmarkStart w:id="1" w:name="_bookmark0"/>
      <w:bookmarkEnd w:id="0"/>
      <w:bookmarkEnd w:id="1"/>
      <w:r>
        <w:rPr>
          <w:w w:val="95"/>
        </w:rPr>
        <w:t>Executive</w:t>
      </w:r>
      <w:r>
        <w:rPr>
          <w:spacing w:val="105"/>
        </w:rPr>
        <w:t xml:space="preserve"> </w:t>
      </w:r>
      <w:r>
        <w:rPr>
          <w:w w:val="95"/>
        </w:rPr>
        <w:t>Summary</w:t>
      </w:r>
    </w:p>
    <w:p w14:paraId="7DBA2987" w14:textId="6CF99364" w:rsidR="007158A6" w:rsidRDefault="004F2724">
      <w:pPr>
        <w:pStyle w:val="BodyText"/>
        <w:spacing w:before="282" w:line="314" w:lineRule="auto"/>
        <w:ind w:left="120" w:right="575"/>
        <w:jc w:val="both"/>
      </w:pPr>
      <w:r>
        <w:rPr>
          <w:w w:val="95"/>
        </w:rPr>
        <w:t>Du</w:t>
      </w:r>
      <w:r w:rsidR="1E14A1A1">
        <w:rPr>
          <w:w w:val="95"/>
        </w:rPr>
        <w:t>e</w:t>
      </w:r>
      <w:r>
        <w:rPr>
          <w:w w:val="95"/>
        </w:rPr>
        <w:t>ing the COVID-19 pandemic, there was an urgent need to develop a methodology to assess food</w:t>
      </w:r>
      <w:r>
        <w:rPr>
          <w:spacing w:val="1"/>
          <w:w w:val="95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timely</w:t>
      </w:r>
      <w:r>
        <w:rPr>
          <w:spacing w:val="-7"/>
        </w:rPr>
        <w:t xml:space="preserve"> </w:t>
      </w:r>
      <w:r>
        <w:t>manner,</w:t>
      </w:r>
      <w:r>
        <w:rPr>
          <w:spacing w:val="-6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exposing</w:t>
      </w:r>
      <w:r>
        <w:rPr>
          <w:spacing w:val="-8"/>
        </w:rPr>
        <w:t xml:space="preserve"> </w:t>
      </w:r>
      <w:r>
        <w:t>enumerators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risk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infection.</w:t>
      </w:r>
      <w:r>
        <w:rPr>
          <w:spacing w:val="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WFP</w:t>
      </w:r>
      <w:r>
        <w:rPr>
          <w:spacing w:val="-7"/>
        </w:rPr>
        <w:t xml:space="preserve"> </w:t>
      </w:r>
      <w:r>
        <w:t>thus</w:t>
      </w:r>
      <w:r>
        <w:rPr>
          <w:spacing w:val="-51"/>
        </w:rPr>
        <w:t xml:space="preserve"> </w:t>
      </w:r>
      <w:r>
        <w:rPr>
          <w:w w:val="95"/>
        </w:rPr>
        <w:t>developed and used quick and easy-to-administer questionnaires to assess the food security situation</w:t>
      </w:r>
      <w:r>
        <w:rPr>
          <w:spacing w:val="1"/>
          <w:w w:val="95"/>
        </w:rPr>
        <w:t xml:space="preserve"> </w:t>
      </w:r>
      <w:r>
        <w:t>of the population over the phone. A remote version of the Consolidated Approach for Reporting</w:t>
      </w:r>
      <w:r>
        <w:rPr>
          <w:spacing w:val="1"/>
        </w:rPr>
        <w:t xml:space="preserve"> </w:t>
      </w:r>
      <w:r>
        <w:t>Food</w:t>
      </w:r>
      <w:r>
        <w:rPr>
          <w:spacing w:val="34"/>
        </w:rPr>
        <w:t xml:space="preserve"> </w:t>
      </w:r>
      <w:r>
        <w:t>Insecurity</w:t>
      </w:r>
      <w:r>
        <w:rPr>
          <w:spacing w:val="35"/>
        </w:rPr>
        <w:t xml:space="preserve"> </w:t>
      </w:r>
      <w:r>
        <w:t>(rCARI)</w:t>
      </w:r>
      <w:r>
        <w:rPr>
          <w:spacing w:val="35"/>
        </w:rPr>
        <w:t xml:space="preserve"> </w:t>
      </w:r>
      <w:r>
        <w:t>was</w:t>
      </w:r>
      <w:r>
        <w:rPr>
          <w:spacing w:val="36"/>
        </w:rPr>
        <w:t xml:space="preserve"> </w:t>
      </w:r>
      <w:r>
        <w:t>developed</w:t>
      </w:r>
      <w:r>
        <w:rPr>
          <w:spacing w:val="35"/>
        </w:rPr>
        <w:t xml:space="preserve"> </w:t>
      </w:r>
      <w:r>
        <w:t>as</w:t>
      </w:r>
      <w:r>
        <w:rPr>
          <w:spacing w:val="34"/>
        </w:rPr>
        <w:t xml:space="preserve"> </w:t>
      </w:r>
      <w:r>
        <w:t>an</w:t>
      </w:r>
      <w:r>
        <w:rPr>
          <w:spacing w:val="36"/>
        </w:rPr>
        <w:t xml:space="preserve"> </w:t>
      </w:r>
      <w:r>
        <w:t>adaptation</w:t>
      </w:r>
      <w:r>
        <w:rPr>
          <w:spacing w:val="35"/>
        </w:rPr>
        <w:t xml:space="preserve"> </w:t>
      </w:r>
      <w:r>
        <w:t>of</w:t>
      </w:r>
      <w:r>
        <w:rPr>
          <w:spacing w:val="36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standard</w:t>
      </w:r>
      <w:r>
        <w:rPr>
          <w:spacing w:val="35"/>
        </w:rPr>
        <w:t xml:space="preserve"> </w:t>
      </w:r>
      <w:r>
        <w:t>CARI</w:t>
      </w:r>
      <w:r>
        <w:rPr>
          <w:spacing w:val="36"/>
        </w:rPr>
        <w:t xml:space="preserve"> </w:t>
      </w:r>
      <w:r>
        <w:t>methodology</w:t>
      </w:r>
      <w:r>
        <w:rPr>
          <w:spacing w:val="-51"/>
        </w:rPr>
        <w:t xml:space="preserve"> </w:t>
      </w:r>
      <w:r>
        <w:t>to report on food insecurity.</w:t>
      </w:r>
      <w:r>
        <w:rPr>
          <w:spacing w:val="1"/>
        </w:rPr>
        <w:t xml:space="preserve"> </w:t>
      </w:r>
      <w:r>
        <w:t>The rCARI method differed from the standard CARI only in the</w:t>
      </w:r>
      <w:r>
        <w:rPr>
          <w:spacing w:val="1"/>
        </w:rPr>
        <w:t xml:space="preserve"> </w:t>
      </w:r>
      <w:r>
        <w:t>economic vulnerability dimension.</w:t>
      </w:r>
      <w:r>
        <w:rPr>
          <w:spacing w:val="1"/>
        </w:rPr>
        <w:t xml:space="preserve"> </w:t>
      </w:r>
      <w:r>
        <w:t>While the standard CARI used food expenditure (FES) or</w:t>
      </w:r>
      <w:r>
        <w:rPr>
          <w:spacing w:val="1"/>
        </w:rPr>
        <w:t xml:space="preserve"> </w:t>
      </w:r>
      <w:r>
        <w:rPr>
          <w:w w:val="95"/>
        </w:rPr>
        <w:t>economic capacity to meet essential needs (ECMEN) as an economic vulnerability indicator, rCARI</w:t>
      </w:r>
      <w:r>
        <w:rPr>
          <w:spacing w:val="1"/>
          <w:w w:val="95"/>
        </w:rPr>
        <w:t xml:space="preserve"> </w:t>
      </w:r>
      <w:r>
        <w:rPr>
          <w:spacing w:val="-1"/>
        </w:rPr>
        <w:t>used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household’s</w:t>
      </w:r>
      <w:r>
        <w:rPr>
          <w:spacing w:val="-8"/>
        </w:rPr>
        <w:t xml:space="preserve"> </w:t>
      </w:r>
      <w:r>
        <w:rPr>
          <w:spacing w:val="-1"/>
        </w:rPr>
        <w:t>income</w:t>
      </w:r>
      <w:r>
        <w:rPr>
          <w:spacing w:val="-7"/>
        </w:rPr>
        <w:t xml:space="preserve"> </w:t>
      </w:r>
      <w:r>
        <w:rPr>
          <w:spacing w:val="-1"/>
        </w:rPr>
        <w:t>source</w:t>
      </w:r>
      <w:r>
        <w:rPr>
          <w:spacing w:val="-7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income</w:t>
      </w:r>
      <w:r>
        <w:rPr>
          <w:spacing w:val="-7"/>
        </w:rPr>
        <w:t xml:space="preserve"> </w:t>
      </w:r>
      <w:r>
        <w:rPr>
          <w:spacing w:val="-1"/>
        </w:rPr>
        <w:t>change</w:t>
      </w:r>
      <w:r>
        <w:rPr>
          <w:spacing w:val="-8"/>
        </w:rPr>
        <w:t xml:space="preserve"> </w:t>
      </w:r>
      <w:r>
        <w:rPr>
          <w:spacing w:val="-1"/>
        </w:rPr>
        <w:t>in</w:t>
      </w:r>
      <w:r>
        <w:rPr>
          <w:spacing w:val="-7"/>
        </w:rPr>
        <w:t xml:space="preserve"> </w:t>
      </w:r>
      <w:r>
        <w:rPr>
          <w:spacing w:val="-1"/>
        </w:rPr>
        <w:t>place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FES</w:t>
      </w:r>
      <w:r>
        <w:rPr>
          <w:spacing w:val="-7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difficulty</w:t>
      </w:r>
      <w:r>
        <w:rPr>
          <w:spacing w:val="-8"/>
        </w:rPr>
        <w:t xml:space="preserve"> </w:t>
      </w:r>
      <w:r>
        <w:t>of</w:t>
      </w:r>
      <w:r>
        <w:rPr>
          <w:spacing w:val="-51"/>
        </w:rPr>
        <w:t xml:space="preserve"> </w:t>
      </w:r>
      <w:r>
        <w:t>collecting</w:t>
      </w:r>
      <w:r>
        <w:rPr>
          <w:spacing w:val="-12"/>
        </w:rPr>
        <w:t xml:space="preserve"> </w:t>
      </w:r>
      <w:r>
        <w:t>expenditure</w:t>
      </w:r>
      <w:r>
        <w:rPr>
          <w:spacing w:val="-1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phone.</w:t>
      </w:r>
      <w:r>
        <w:rPr>
          <w:spacing w:val="9"/>
        </w:rPr>
        <w:t xml:space="preserve"> </w:t>
      </w:r>
      <w:r>
        <w:t>Although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rCARI</w:t>
      </w:r>
      <w:r>
        <w:rPr>
          <w:spacing w:val="-12"/>
        </w:rPr>
        <w:t xml:space="preserve"> </w:t>
      </w:r>
      <w:r>
        <w:t>methodology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gradually</w:t>
      </w:r>
      <w:r>
        <w:rPr>
          <w:spacing w:val="-13"/>
        </w:rPr>
        <w:t xml:space="preserve"> </w:t>
      </w:r>
      <w:r>
        <w:t>gaining</w:t>
      </w:r>
      <w:r>
        <w:rPr>
          <w:spacing w:val="-50"/>
        </w:rPr>
        <w:t xml:space="preserve"> </w:t>
      </w:r>
      <w:r>
        <w:t>acceptance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WFP</w:t>
      </w:r>
      <w:r>
        <w:rPr>
          <w:spacing w:val="-3"/>
        </w:rPr>
        <w:t xml:space="preserve"> </w:t>
      </w:r>
      <w:r>
        <w:t>country</w:t>
      </w:r>
      <w:r>
        <w:rPr>
          <w:spacing w:val="-3"/>
        </w:rPr>
        <w:t xml:space="preserve"> </w:t>
      </w:r>
      <w:r>
        <w:t>offices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ease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use,</w:t>
      </w:r>
      <w:r>
        <w:rPr>
          <w:spacing w:val="-3"/>
        </w:rPr>
        <w:t xml:space="preserve"> </w:t>
      </w:r>
      <w:r>
        <w:t>empirically,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yet</w:t>
      </w:r>
      <w:r>
        <w:rPr>
          <w:spacing w:val="-3"/>
        </w:rPr>
        <w:t xml:space="preserve"> </w:t>
      </w:r>
      <w:r>
        <w:t>been</w:t>
      </w:r>
      <w:r>
        <w:rPr>
          <w:spacing w:val="-51"/>
        </w:rPr>
        <w:t xml:space="preserve"> </w:t>
      </w:r>
      <w:r>
        <w:t>validated</w:t>
      </w:r>
      <w:r>
        <w:rPr>
          <w:spacing w:val="18"/>
        </w:rPr>
        <w:t xml:space="preserve"> </w:t>
      </w:r>
      <w:r>
        <w:t>against</w:t>
      </w:r>
      <w:r>
        <w:rPr>
          <w:spacing w:val="18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standard</w:t>
      </w:r>
      <w:r>
        <w:rPr>
          <w:spacing w:val="18"/>
        </w:rPr>
        <w:t xml:space="preserve"> </w:t>
      </w:r>
      <w:r>
        <w:t>CARI.</w:t>
      </w:r>
    </w:p>
    <w:p w14:paraId="69D80A84" w14:textId="1882F9D1" w:rsidR="007158A6" w:rsidRDefault="004F2724">
      <w:pPr>
        <w:pStyle w:val="BodyText"/>
        <w:spacing w:before="174" w:line="314" w:lineRule="auto"/>
        <w:ind w:left="120" w:right="575"/>
        <w:jc w:val="both"/>
      </w:pPr>
      <w:r>
        <w:rPr>
          <w:w w:val="95"/>
        </w:rPr>
        <w:t>Using a survey experiment methodology, this study validates the rCARI methodology of computing</w:t>
      </w:r>
      <w:r>
        <w:rPr>
          <w:spacing w:val="1"/>
          <w:w w:val="95"/>
        </w:rPr>
        <w:t xml:space="preserve"> </w:t>
      </w:r>
      <w:r>
        <w:t>and reporting on food security with the standard CARI methodology. The study is being piloted</w:t>
      </w:r>
      <w:r>
        <w:rPr>
          <w:spacing w:val="1"/>
        </w:rPr>
        <w:t xml:space="preserve"> </w:t>
      </w:r>
      <w:r>
        <w:t>across six countries in Africa, Latin America, the Middle-East, and Asia. The study sample frame</w:t>
      </w:r>
      <w:r>
        <w:rPr>
          <w:spacing w:val="-51"/>
        </w:rPr>
        <w:t xml:space="preserve"> </w:t>
      </w:r>
      <w:r>
        <w:t>is the national population from which a random sample of households were selected (except in</w:t>
      </w:r>
      <w:r>
        <w:rPr>
          <w:spacing w:val="1"/>
        </w:rPr>
        <w:t xml:space="preserve"> </w:t>
      </w:r>
      <w:r>
        <w:rPr>
          <w:w w:val="95"/>
        </w:rPr>
        <w:t>Myanmar where because of accessibility issues the study was conducted among internally displaced</w:t>
      </w:r>
      <w:r>
        <w:rPr>
          <w:spacing w:val="1"/>
          <w:w w:val="95"/>
        </w:rPr>
        <w:t xml:space="preserve"> </w:t>
      </w:r>
      <w:r>
        <w:rPr>
          <w:w w:val="95"/>
        </w:rPr>
        <w:t>persons (IDPs)) in at least 2 ADMIN1 areas involving between 20-25 ADMIN5 areas.</w:t>
      </w:r>
      <w:r>
        <w:rPr>
          <w:spacing w:val="1"/>
          <w:w w:val="95"/>
        </w:rPr>
        <w:t xml:space="preserve"> </w:t>
      </w:r>
      <w:r>
        <w:rPr>
          <w:w w:val="95"/>
        </w:rPr>
        <w:t>Respondents</w:t>
      </w:r>
      <w:r>
        <w:rPr>
          <w:spacing w:val="1"/>
          <w:w w:val="95"/>
        </w:rPr>
        <w:t xml:space="preserve"> </w:t>
      </w:r>
      <w:r>
        <w:rPr>
          <w:w w:val="95"/>
        </w:rPr>
        <w:t>were randomly enlisted into the study through a random walk in the village. Listed households were</w:t>
      </w:r>
      <w:r>
        <w:rPr>
          <w:spacing w:val="1"/>
          <w:w w:val="95"/>
        </w:rPr>
        <w:t xml:space="preserve"> </w:t>
      </w:r>
      <w:r>
        <w:rPr>
          <w:spacing w:val="-1"/>
        </w:rPr>
        <w:t>then</w:t>
      </w:r>
      <w:r>
        <w:rPr>
          <w:spacing w:val="-10"/>
        </w:rPr>
        <w:t xml:space="preserve"> </w:t>
      </w:r>
      <w:r>
        <w:rPr>
          <w:spacing w:val="-1"/>
        </w:rPr>
        <w:t>randomly</w:t>
      </w:r>
      <w:r>
        <w:rPr>
          <w:spacing w:val="-10"/>
        </w:rPr>
        <w:t xml:space="preserve"> </w:t>
      </w:r>
      <w:r>
        <w:rPr>
          <w:spacing w:val="-1"/>
        </w:rPr>
        <w:t>assigned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one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two</w:t>
      </w:r>
      <w:r>
        <w:rPr>
          <w:spacing w:val="-10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groups,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Face-to-Face</w:t>
      </w:r>
      <w:r>
        <w:rPr>
          <w:spacing w:val="-10"/>
        </w:rPr>
        <w:t xml:space="preserve"> </w:t>
      </w:r>
      <w:r>
        <w:t>(F2</w:t>
      </w:r>
      <w:del w:id="2" w:author="Matthieu TOCKERT" w:date="2024-01-10T13:13:00Z">
        <w:r w:rsidDel="004F2724">
          <w:delText>F )</w:delText>
        </w:r>
      </w:del>
      <w:ins w:id="3" w:author="Matthieu TOCKERT" w:date="2024-01-10T13:13:00Z">
        <w:r w:rsidR="6D704D5C">
          <w:t>F)</w:t>
        </w:r>
      </w:ins>
      <w:r>
        <w:rPr>
          <w:spacing w:val="-10"/>
        </w:rPr>
        <w:t xml:space="preserve"> </w:t>
      </w:r>
      <w:r>
        <w:t>group,</w:t>
      </w:r>
      <w:r>
        <w:rPr>
          <w:spacing w:val="-10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received</w:t>
      </w:r>
      <w:r>
        <w:rPr>
          <w:spacing w:val="-50"/>
        </w:rPr>
        <w:t xml:space="preserve"> </w:t>
      </w:r>
      <w:r>
        <w:t>the standard CARI modules in a F2F interview or the Remote group, which received the rCARI</w:t>
      </w:r>
      <w:r>
        <w:rPr>
          <w:spacing w:val="1"/>
        </w:rPr>
        <w:t xml:space="preserve"> </w:t>
      </w:r>
      <w:r>
        <w:t>interview by phone. The study has been implemented in three pilot countries so far – Myanmar</w:t>
      </w:r>
      <w:r>
        <w:rPr>
          <w:spacing w:val="1"/>
        </w:rPr>
        <w:t xml:space="preserve"> </w:t>
      </w:r>
      <w:r>
        <w:t>(1,093 interviews in total), Ecuador (1,416 completed interviews), and Central African Republic</w:t>
      </w:r>
      <w:r>
        <w:rPr>
          <w:spacing w:val="1"/>
        </w:rPr>
        <w:t xml:space="preserve"> </w:t>
      </w:r>
      <w:r>
        <w:rPr>
          <w:spacing w:val="-1"/>
        </w:rPr>
        <w:t>(1,245</w:t>
      </w:r>
      <w:r>
        <w:rPr>
          <w:spacing w:val="-8"/>
        </w:rPr>
        <w:t xml:space="preserve"> </w:t>
      </w:r>
      <w:r>
        <w:rPr>
          <w:spacing w:val="-1"/>
        </w:rPr>
        <w:t>completed</w:t>
      </w:r>
      <w:r>
        <w:rPr>
          <w:spacing w:val="-7"/>
        </w:rPr>
        <w:t xml:space="preserve"> </w:t>
      </w:r>
      <w:r>
        <w:rPr>
          <w:spacing w:val="-1"/>
        </w:rPr>
        <w:t>interviews),</w:t>
      </w:r>
      <w:r>
        <w:rPr>
          <w:spacing w:val="-7"/>
        </w:rPr>
        <w:t xml:space="preserve"> </w:t>
      </w:r>
      <w:r>
        <w:rPr>
          <w:spacing w:val="-1"/>
        </w:rPr>
        <w:t>where</w:t>
      </w:r>
      <w:r>
        <w:rPr>
          <w:spacing w:val="-7"/>
        </w:rPr>
        <w:t xml:space="preserve"> </w:t>
      </w:r>
      <w:r>
        <w:rPr>
          <w:spacing w:val="-1"/>
        </w:rPr>
        <w:t>data</w:t>
      </w:r>
      <w:r>
        <w:rPr>
          <w:spacing w:val="-7"/>
        </w:rPr>
        <w:t xml:space="preserve"> </w:t>
      </w:r>
      <w:r>
        <w:rPr>
          <w:spacing w:val="-1"/>
        </w:rPr>
        <w:t>collection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completed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end</w:t>
      </w:r>
      <w:r>
        <w:rPr>
          <w:spacing w:val="-50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August</w:t>
      </w:r>
      <w:r>
        <w:rPr>
          <w:spacing w:val="5"/>
        </w:rPr>
        <w:t xml:space="preserve"> </w:t>
      </w:r>
      <w:r>
        <w:t>2023.</w:t>
      </w:r>
      <w:r>
        <w:rPr>
          <w:spacing w:val="23"/>
        </w:rPr>
        <w:t xml:space="preserve"> </w:t>
      </w:r>
      <w:r>
        <w:t>Data</w:t>
      </w:r>
      <w:r>
        <w:rPr>
          <w:spacing w:val="5"/>
        </w:rPr>
        <w:t xml:space="preserve"> </w:t>
      </w:r>
      <w:r>
        <w:t>collection</w:t>
      </w:r>
      <w:r>
        <w:rPr>
          <w:spacing w:val="4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remaining</w:t>
      </w:r>
      <w:r>
        <w:rPr>
          <w:spacing w:val="5"/>
        </w:rPr>
        <w:t xml:space="preserve"> </w:t>
      </w:r>
      <w:r>
        <w:t>three</w:t>
      </w:r>
      <w:r>
        <w:rPr>
          <w:spacing w:val="4"/>
        </w:rPr>
        <w:t xml:space="preserve"> </w:t>
      </w:r>
      <w:r>
        <w:t>countries</w:t>
      </w:r>
      <w:r>
        <w:rPr>
          <w:spacing w:val="5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expected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start</w:t>
      </w:r>
      <w:r>
        <w:rPr>
          <w:spacing w:val="4"/>
        </w:rPr>
        <w:t xml:space="preserve"> </w:t>
      </w:r>
      <w:r>
        <w:t>soon.</w:t>
      </w:r>
    </w:p>
    <w:p w14:paraId="20184824" w14:textId="77777777" w:rsidR="007158A6" w:rsidRDefault="004F2724">
      <w:pPr>
        <w:pStyle w:val="BodyText"/>
        <w:spacing w:before="176" w:line="314" w:lineRule="auto"/>
        <w:ind w:left="120" w:right="573"/>
        <w:jc w:val="both"/>
      </w:pPr>
      <w:r>
        <w:t>Analysis of the data is premised on comparing different versions of CARI using remote or F2F</w:t>
      </w:r>
      <w:r>
        <w:rPr>
          <w:spacing w:val="1"/>
        </w:rPr>
        <w:t xml:space="preserve"> </w:t>
      </w:r>
      <w:r>
        <w:t>modules.</w:t>
      </w:r>
      <w:r>
        <w:rPr>
          <w:spacing w:val="1"/>
        </w:rPr>
        <w:t xml:space="preserve"> </w:t>
      </w:r>
      <w:r>
        <w:t>Three versions of CARI were then calculated and compared with the standard CARI.</w:t>
      </w:r>
      <w:r>
        <w:rPr>
          <w:spacing w:val="1"/>
        </w:rPr>
        <w:t xml:space="preserve"> </w:t>
      </w:r>
      <w:r>
        <w:t>These include:</w:t>
      </w:r>
      <w:r>
        <w:rPr>
          <w:spacing w:val="53"/>
        </w:rPr>
        <w:t xml:space="preserve"> </w:t>
      </w:r>
      <w:r>
        <w:t>1) CARI using FES from remote surveys, 2.)</w:t>
      </w:r>
      <w:r>
        <w:rPr>
          <w:spacing w:val="53"/>
        </w:rPr>
        <w:t xml:space="preserve"> </w:t>
      </w:r>
      <w:r>
        <w:t>CARI using the income variable</w:t>
      </w:r>
      <w:r>
        <w:rPr>
          <w:spacing w:val="1"/>
        </w:rPr>
        <w:t xml:space="preserve"> </w:t>
      </w:r>
      <w:r>
        <w:t>from F2F surveys, and 3) CARI using income sources and income change variable from remote</w:t>
      </w:r>
      <w:r>
        <w:rPr>
          <w:spacing w:val="1"/>
        </w:rPr>
        <w:t xml:space="preserve"> </w:t>
      </w:r>
      <w:r>
        <w:t>surveys (this is the version of CARI that was implemented at the height of the Covid pandemic).</w:t>
      </w:r>
      <w:r>
        <w:rPr>
          <w:spacing w:val="1"/>
        </w:rPr>
        <w:t xml:space="preserve"> </w:t>
      </w:r>
      <w:r>
        <w:t>Aside</w:t>
      </w:r>
      <w:r>
        <w:rPr>
          <w:spacing w:val="-11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>comparison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CARI</w:t>
      </w:r>
      <w:r>
        <w:rPr>
          <w:spacing w:val="-10"/>
        </w:rPr>
        <w:t xml:space="preserve"> </w:t>
      </w:r>
      <w:r>
        <w:t>vs.</w:t>
      </w:r>
      <w:r>
        <w:rPr>
          <w:spacing w:val="10"/>
        </w:rPr>
        <w:t xml:space="preserve"> </w:t>
      </w:r>
      <w:r>
        <w:t>rCARI,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study</w:t>
      </w:r>
      <w:r>
        <w:rPr>
          <w:spacing w:val="-10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compared</w:t>
      </w:r>
      <w:r>
        <w:rPr>
          <w:spacing w:val="-9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versions</w:t>
      </w:r>
      <w:r>
        <w:rPr>
          <w:spacing w:val="-9"/>
        </w:rPr>
        <w:t xml:space="preserve"> </w:t>
      </w:r>
      <w:r>
        <w:t>of</w:t>
      </w:r>
      <w:r>
        <w:rPr>
          <w:spacing w:val="-51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standard</w:t>
      </w:r>
      <w:r>
        <w:rPr>
          <w:spacing w:val="-6"/>
        </w:rPr>
        <w:t xml:space="preserve"> </w:t>
      </w:r>
      <w:r>
        <w:rPr>
          <w:spacing w:val="-1"/>
        </w:rPr>
        <w:t>FES</w:t>
      </w:r>
      <w:r>
        <w:rPr>
          <w:spacing w:val="-5"/>
        </w:rPr>
        <w:t xml:space="preserve"> </w:t>
      </w:r>
      <w:r>
        <w:rPr>
          <w:spacing w:val="-1"/>
        </w:rPr>
        <w:t>module</w:t>
      </w:r>
      <w:r>
        <w:rPr>
          <w:spacing w:val="-6"/>
        </w:rPr>
        <w:t xml:space="preserve"> </w:t>
      </w:r>
      <w:r>
        <w:rPr>
          <w:spacing w:val="-1"/>
        </w:rPr>
        <w:t>(long</w:t>
      </w:r>
      <w:r>
        <w:rPr>
          <w:spacing w:val="-5"/>
        </w:rPr>
        <w:t xml:space="preserve"> </w:t>
      </w:r>
      <w:r>
        <w:rPr>
          <w:spacing w:val="-1"/>
        </w:rPr>
        <w:t>vs.</w:t>
      </w:r>
      <w:r>
        <w:rPr>
          <w:spacing w:val="11"/>
        </w:rPr>
        <w:t xml:space="preserve"> </w:t>
      </w:r>
      <w:r>
        <w:rPr>
          <w:spacing w:val="-1"/>
        </w:rPr>
        <w:t>short</w:t>
      </w:r>
      <w:r>
        <w:rPr>
          <w:spacing w:val="-6"/>
        </w:rPr>
        <w:t xml:space="preserve"> </w:t>
      </w:r>
      <w:r>
        <w:rPr>
          <w:spacing w:val="-1"/>
        </w:rPr>
        <w:t>versions)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consider</w:t>
      </w:r>
      <w:r>
        <w:rPr>
          <w:spacing w:val="-5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remote</w:t>
      </w:r>
      <w:r>
        <w:rPr>
          <w:spacing w:val="-6"/>
        </w:rPr>
        <w:t xml:space="preserve"> </w:t>
      </w:r>
      <w:r>
        <w:t>surveys.</w:t>
      </w:r>
      <w:r>
        <w:rPr>
          <w:spacing w:val="-51"/>
        </w:rPr>
        <w:t xml:space="preserve"> </w:t>
      </w:r>
      <w:r>
        <w:t>There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also</w:t>
      </w:r>
      <w:r>
        <w:rPr>
          <w:spacing w:val="17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comparison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LCS-FS</w:t>
      </w:r>
      <w:r>
        <w:rPr>
          <w:spacing w:val="16"/>
        </w:rPr>
        <w:t xml:space="preserve"> </w:t>
      </w:r>
      <w:r>
        <w:t>vs</w:t>
      </w:r>
      <w:r>
        <w:rPr>
          <w:spacing w:val="16"/>
        </w:rPr>
        <w:t xml:space="preserve"> </w:t>
      </w:r>
      <w:r>
        <w:t>LCS-EN</w:t>
      </w:r>
      <w:r>
        <w:rPr>
          <w:spacing w:val="17"/>
        </w:rPr>
        <w:t xml:space="preserve"> </w:t>
      </w:r>
      <w:r>
        <w:t>modules.</w:t>
      </w:r>
    </w:p>
    <w:p w14:paraId="5E944CEA" w14:textId="77777777" w:rsidR="007158A6" w:rsidRDefault="004F2724">
      <w:pPr>
        <w:pStyle w:val="BodyText"/>
        <w:spacing w:before="169" w:line="314" w:lineRule="auto"/>
        <w:ind w:left="120" w:right="575"/>
        <w:jc w:val="both"/>
      </w:pP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results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study,</w:t>
      </w:r>
      <w:r>
        <w:rPr>
          <w:spacing w:val="-8"/>
        </w:rPr>
        <w:t xml:space="preserve"> </w:t>
      </w:r>
      <w:r>
        <w:rPr>
          <w:spacing w:val="-1"/>
        </w:rPr>
        <w:t>though</w:t>
      </w:r>
      <w:r>
        <w:rPr>
          <w:spacing w:val="-8"/>
        </w:rPr>
        <w:t xml:space="preserve"> </w:t>
      </w:r>
      <w:r>
        <w:rPr>
          <w:spacing w:val="-1"/>
        </w:rPr>
        <w:t>preliminary,</w:t>
      </w:r>
      <w:r>
        <w:rPr>
          <w:spacing w:val="-8"/>
        </w:rPr>
        <w:t xml:space="preserve"> </w:t>
      </w:r>
      <w:r>
        <w:rPr>
          <w:spacing w:val="-1"/>
        </w:rPr>
        <w:t>show</w:t>
      </w:r>
      <w:r>
        <w:rPr>
          <w:spacing w:val="-9"/>
        </w:rPr>
        <w:t xml:space="preserve"> </w:t>
      </w:r>
      <w:r>
        <w:rPr>
          <w:spacing w:val="-1"/>
        </w:rPr>
        <w:t>a</w:t>
      </w:r>
      <w:r>
        <w:rPr>
          <w:spacing w:val="-8"/>
        </w:rPr>
        <w:t xml:space="preserve"> </w:t>
      </w:r>
      <w:r>
        <w:rPr>
          <w:spacing w:val="-1"/>
        </w:rPr>
        <w:t>number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interesting</w:t>
      </w:r>
      <w:r>
        <w:rPr>
          <w:spacing w:val="-8"/>
        </w:rPr>
        <w:t xml:space="preserve"> </w:t>
      </w:r>
      <w:r>
        <w:t>findings.</w:t>
      </w:r>
      <w:r>
        <w:rPr>
          <w:spacing w:val="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results</w:t>
      </w:r>
      <w:r>
        <w:rPr>
          <w:spacing w:val="-8"/>
        </w:rPr>
        <w:t xml:space="preserve"> </w:t>
      </w:r>
      <w:r>
        <w:t>of</w:t>
      </w:r>
      <w:r>
        <w:rPr>
          <w:spacing w:val="-51"/>
        </w:rPr>
        <w:t xml:space="preserve"> </w:t>
      </w:r>
      <w:r>
        <w:rPr>
          <w:spacing w:val="-1"/>
        </w:rPr>
        <w:t>rCARI</w:t>
      </w:r>
      <w:r>
        <w:rPr>
          <w:spacing w:val="-13"/>
        </w:rPr>
        <w:t xml:space="preserve"> </w:t>
      </w:r>
      <w:r>
        <w:rPr>
          <w:spacing w:val="-1"/>
        </w:rPr>
        <w:t>using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income</w:t>
      </w:r>
      <w:r>
        <w:rPr>
          <w:spacing w:val="-12"/>
        </w:rPr>
        <w:t xml:space="preserve"> </w:t>
      </w:r>
      <w:r>
        <w:rPr>
          <w:spacing w:val="-1"/>
        </w:rPr>
        <w:t>&amp;</w:t>
      </w:r>
      <w:r>
        <w:rPr>
          <w:spacing w:val="-12"/>
        </w:rPr>
        <w:t xml:space="preserve"> </w:t>
      </w:r>
      <w:r>
        <w:rPr>
          <w:spacing w:val="-1"/>
        </w:rPr>
        <w:t>income</w:t>
      </w:r>
      <w:r>
        <w:rPr>
          <w:spacing w:val="-13"/>
        </w:rPr>
        <w:t xml:space="preserve"> </w:t>
      </w:r>
      <w:r>
        <w:rPr>
          <w:spacing w:val="-1"/>
        </w:rPr>
        <w:t>change</w:t>
      </w:r>
      <w:r>
        <w:rPr>
          <w:spacing w:val="-12"/>
        </w:rPr>
        <w:t xml:space="preserve"> </w:t>
      </w:r>
      <w:r>
        <w:rPr>
          <w:spacing w:val="-1"/>
        </w:rPr>
        <w:t>indicator</w:t>
      </w:r>
      <w:r>
        <w:rPr>
          <w:spacing w:val="-12"/>
        </w:rPr>
        <w:t xml:space="preserve"> </w:t>
      </w:r>
      <w:r>
        <w:rPr>
          <w:spacing w:val="-1"/>
        </w:rPr>
        <w:t>(rCARI-Inc)</w:t>
      </w:r>
      <w:r>
        <w:rPr>
          <w:spacing w:val="-12"/>
        </w:rPr>
        <w:t xml:space="preserve"> </w:t>
      </w:r>
      <w:r>
        <w:rPr>
          <w:spacing w:val="-1"/>
        </w:rPr>
        <w:t>are</w:t>
      </w:r>
      <w:r>
        <w:rPr>
          <w:spacing w:val="-12"/>
        </w:rPr>
        <w:t xml:space="preserve"> </w:t>
      </w:r>
      <w:r>
        <w:rPr>
          <w:spacing w:val="-1"/>
        </w:rPr>
        <w:t>not</w:t>
      </w:r>
      <w:r>
        <w:rPr>
          <w:spacing w:val="-13"/>
        </w:rPr>
        <w:t xml:space="preserve"> </w:t>
      </w:r>
      <w:r>
        <w:t>statistically</w:t>
      </w:r>
      <w:r>
        <w:rPr>
          <w:spacing w:val="-12"/>
        </w:rPr>
        <w:t xml:space="preserve"> </w:t>
      </w:r>
      <w:r>
        <w:t>different</w:t>
      </w:r>
      <w:r>
        <w:rPr>
          <w:spacing w:val="-12"/>
        </w:rPr>
        <w:t xml:space="preserve"> </w:t>
      </w:r>
      <w:r>
        <w:t>from</w:t>
      </w:r>
      <w:r>
        <w:rPr>
          <w:spacing w:val="-51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standard/conventional</w:t>
      </w:r>
      <w:r>
        <w:rPr>
          <w:spacing w:val="15"/>
        </w:rPr>
        <w:t xml:space="preserve"> </w:t>
      </w:r>
      <w:r>
        <w:t>CARI</w:t>
      </w:r>
      <w:r>
        <w:rPr>
          <w:spacing w:val="16"/>
        </w:rPr>
        <w:t xml:space="preserve"> </w:t>
      </w:r>
      <w:r>
        <w:t>(CARI-FES)</w:t>
      </w:r>
      <w:r>
        <w:rPr>
          <w:spacing w:val="16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Myanmar</w:t>
      </w:r>
      <w:r>
        <w:rPr>
          <w:spacing w:val="15"/>
        </w:rPr>
        <w:t xml:space="preserve"> </w:t>
      </w:r>
      <w:r>
        <w:t>&amp;</w:t>
      </w:r>
      <w:r>
        <w:rPr>
          <w:spacing w:val="16"/>
        </w:rPr>
        <w:t xml:space="preserve"> </w:t>
      </w:r>
      <w:r>
        <w:t>Ecuador;</w:t>
      </w:r>
      <w:r>
        <w:rPr>
          <w:spacing w:val="23"/>
        </w:rPr>
        <w:t xml:space="preserve"> </w:t>
      </w:r>
      <w:r>
        <w:t>however,</w:t>
      </w:r>
      <w:r>
        <w:rPr>
          <w:spacing w:val="19"/>
        </w:rPr>
        <w:t xml:space="preserve"> </w:t>
      </w:r>
      <w:r>
        <w:t>it</w:t>
      </w:r>
      <w:r>
        <w:rPr>
          <w:spacing w:val="16"/>
        </w:rPr>
        <w:t xml:space="preserve"> </w:t>
      </w:r>
      <w:r>
        <w:t>significantly</w:t>
      </w:r>
    </w:p>
    <w:p w14:paraId="7A57A3EA" w14:textId="77777777" w:rsidR="007158A6" w:rsidRDefault="007158A6">
      <w:pPr>
        <w:spacing w:line="314" w:lineRule="auto"/>
        <w:jc w:val="both"/>
        <w:sectPr w:rsidR="007158A6">
          <w:pgSz w:w="12240" w:h="15840"/>
          <w:pgMar w:top="1260" w:right="860" w:bottom="1080" w:left="1320" w:header="0" w:footer="888" w:gutter="0"/>
          <w:cols w:space="720"/>
        </w:sectPr>
      </w:pPr>
    </w:p>
    <w:p w14:paraId="0F385254" w14:textId="7812744B" w:rsidR="007158A6" w:rsidRDefault="004F2724">
      <w:pPr>
        <w:pStyle w:val="BodyText"/>
        <w:spacing w:before="117" w:line="314" w:lineRule="auto"/>
        <w:ind w:left="120" w:right="575"/>
        <w:jc w:val="both"/>
      </w:pPr>
      <w:r>
        <w:rPr>
          <w:w w:val="95"/>
        </w:rPr>
        <w:t>underestimates food insecurity by 21 percentage points.</w:t>
      </w:r>
      <w:r>
        <w:rPr>
          <w:spacing w:val="1"/>
          <w:w w:val="95"/>
        </w:rPr>
        <w:t xml:space="preserve"> </w:t>
      </w:r>
      <w:r>
        <w:rPr>
          <w:w w:val="95"/>
        </w:rPr>
        <w:t>Additionally, using the income source and</w:t>
      </w:r>
      <w:r>
        <w:rPr>
          <w:spacing w:val="1"/>
          <w:w w:val="95"/>
        </w:rPr>
        <w:t xml:space="preserve"> </w:t>
      </w:r>
      <w:r>
        <w:rPr>
          <w:w w:val="95"/>
        </w:rPr>
        <w:t>income change indicator in place of the FES in F2F surveys would significantly underestimate food</w:t>
      </w:r>
      <w:r>
        <w:rPr>
          <w:spacing w:val="1"/>
          <w:w w:val="95"/>
        </w:rPr>
        <w:t xml:space="preserve"> </w:t>
      </w:r>
      <w:r>
        <w:t>insecurity between 6% to 22% points.</w:t>
      </w:r>
      <w:r>
        <w:rPr>
          <w:spacing w:val="1"/>
        </w:rPr>
        <w:t xml:space="preserve"> </w:t>
      </w:r>
      <w:r>
        <w:t>Thirdly, FCS, rCSI, FES and income sources indicators</w:t>
      </w:r>
      <w:r>
        <w:rPr>
          <w:spacing w:val="1"/>
        </w:rPr>
        <w:t xml:space="preserve"> </w:t>
      </w:r>
      <w:r>
        <w:t>collected over phone tend to give similar or slightly different results than in F2F data collection,</w:t>
      </w:r>
      <w:r>
        <w:rPr>
          <w:spacing w:val="1"/>
        </w:rPr>
        <w:t xml:space="preserve"> </w:t>
      </w:r>
      <w:r>
        <w:t>with differences in FCS (0 to 8 points), rCSI (-1 to 4 points) FES (5% - 8% points), and income</w:t>
      </w:r>
      <w:r>
        <w:rPr>
          <w:spacing w:val="1"/>
        </w:rPr>
        <w:t xml:space="preserve"> </w:t>
      </w:r>
      <w:r>
        <w:t xml:space="preserve">sources (0 to 8% points in category </w:t>
      </w:r>
      <w:del w:id="4" w:author="Matthieu TOCKERT" w:date="2024-01-10T13:13:00Z">
        <w:r w:rsidDel="004F2724">
          <w:delText>4 )</w:delText>
        </w:r>
      </w:del>
      <w:ins w:id="5" w:author="Matthieu TOCKERT" w:date="2024-01-10T13:13:00Z">
        <w:r w:rsidR="36E1E071">
          <w:t>4)</w:t>
        </w:r>
      </w:ins>
      <w:r>
        <w:t xml:space="preserve"> (1% to 11% points in category 3). Fourth, administering</w:t>
      </w:r>
      <w:r>
        <w:rPr>
          <w:spacing w:val="1"/>
        </w:rPr>
        <w:t xml:space="preserve"> </w:t>
      </w:r>
      <w:r>
        <w:rPr>
          <w:w w:val="95"/>
        </w:rPr>
        <w:t>the LCS module in its current form over the phone is problematic and may need further refinement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and enumerator training. However, in terms of testing the different </w:t>
      </w:r>
      <w:r>
        <w:t>versions of modules (LCS-FS</w:t>
      </w:r>
      <w:r>
        <w:rPr>
          <w:spacing w:val="1"/>
        </w:rPr>
        <w:t xml:space="preserve"> </w:t>
      </w:r>
      <w:r>
        <w:t>vs.</w:t>
      </w:r>
      <w:r>
        <w:rPr>
          <w:spacing w:val="31"/>
        </w:rPr>
        <w:t xml:space="preserve"> </w:t>
      </w:r>
      <w:r>
        <w:t>LCS-EN),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results</w:t>
      </w:r>
      <w:r>
        <w:rPr>
          <w:spacing w:val="11"/>
        </w:rPr>
        <w:t xml:space="preserve"> </w:t>
      </w:r>
      <w:r>
        <w:t>show</w:t>
      </w:r>
      <w:r>
        <w:rPr>
          <w:spacing w:val="10"/>
        </w:rPr>
        <w:t xml:space="preserve"> </w:t>
      </w:r>
      <w:r>
        <w:t>that</w:t>
      </w:r>
      <w:r>
        <w:rPr>
          <w:spacing w:val="11"/>
        </w:rPr>
        <w:t xml:space="preserve"> </w:t>
      </w:r>
      <w:r>
        <w:t>there</w:t>
      </w:r>
      <w:r>
        <w:rPr>
          <w:spacing w:val="10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no</w:t>
      </w:r>
      <w:r>
        <w:rPr>
          <w:spacing w:val="10"/>
        </w:rPr>
        <w:t xml:space="preserve"> </w:t>
      </w:r>
      <w:r>
        <w:t>statistically</w:t>
      </w:r>
      <w:r>
        <w:rPr>
          <w:spacing w:val="11"/>
        </w:rPr>
        <w:t xml:space="preserve"> </w:t>
      </w:r>
      <w:r>
        <w:t>significant</w:t>
      </w:r>
      <w:r>
        <w:rPr>
          <w:spacing w:val="10"/>
        </w:rPr>
        <w:t xml:space="preserve"> </w:t>
      </w:r>
      <w:r>
        <w:t>differences.</w:t>
      </w:r>
    </w:p>
    <w:p w14:paraId="065AAB41" w14:textId="10FF4D3C" w:rsidR="007158A6" w:rsidRDefault="004F2724">
      <w:pPr>
        <w:pStyle w:val="BodyText"/>
        <w:spacing w:before="171" w:line="314" w:lineRule="auto"/>
        <w:ind w:left="120" w:right="576"/>
        <w:jc w:val="both"/>
        <w:rPr>
          <w:ins w:id="6" w:author="Matthieu TOCKERT" w:date="2024-01-10T13:14:00Z"/>
        </w:rPr>
      </w:pPr>
      <w:r>
        <w:t>Though in the early stages as yet in terms of the validity or otherwise of rCARI, a number of</w:t>
      </w:r>
      <w:r>
        <w:rPr>
          <w:spacing w:val="1"/>
        </w:rPr>
        <w:t xml:space="preserve"> </w:t>
      </w:r>
      <w:r>
        <w:t>conclusions have been made based on the results thus far</w:t>
      </w:r>
      <w:ins w:id="7" w:author="Matthieu TOCKERT" w:date="2024-01-10T13:15:00Z">
        <w:r w:rsidR="474C7A59">
          <w:t>:</w:t>
        </w:r>
      </w:ins>
      <w:del w:id="8" w:author="Matthieu TOCKERT" w:date="2024-01-10T13:15:00Z">
        <w:r w:rsidDel="004F2724">
          <w:delText xml:space="preserve">. </w:delText>
        </w:r>
      </w:del>
    </w:p>
    <w:p w14:paraId="574E104C" w14:textId="66A4F611" w:rsidR="007158A6" w:rsidRDefault="004F2724">
      <w:pPr>
        <w:pStyle w:val="BodyText"/>
        <w:numPr>
          <w:ilvl w:val="0"/>
          <w:numId w:val="1"/>
        </w:numPr>
        <w:spacing w:before="171" w:line="314" w:lineRule="auto"/>
        <w:ind w:right="576"/>
        <w:jc w:val="both"/>
        <w:rPr>
          <w:ins w:id="9" w:author="Matthieu TOCKERT" w:date="2024-01-10T13:15:00Z"/>
        </w:rPr>
        <w:pPrChange w:id="10" w:author="Matthieu TOCKERT" w:date="2024-01-10T13:15:00Z">
          <w:pPr>
            <w:pStyle w:val="BodyText"/>
            <w:spacing w:before="171" w:line="314" w:lineRule="auto"/>
            <w:ind w:left="120" w:right="576"/>
            <w:jc w:val="both"/>
          </w:pPr>
        </w:pPrChange>
      </w:pPr>
      <w:r>
        <w:t>First, conventional rCARI (income)</w:t>
      </w:r>
      <w:r>
        <w:rPr>
          <w:spacing w:val="1"/>
        </w:rPr>
        <w:t xml:space="preserve"> </w:t>
      </w:r>
      <w:r>
        <w:t xml:space="preserve">largely under reports FI (food insecurity). </w:t>
      </w:r>
    </w:p>
    <w:p w14:paraId="715AB73D" w14:textId="31DEFB00" w:rsidR="007158A6" w:rsidRDefault="004F2724">
      <w:pPr>
        <w:pStyle w:val="BodyText"/>
        <w:numPr>
          <w:ilvl w:val="0"/>
          <w:numId w:val="1"/>
        </w:numPr>
        <w:spacing w:before="171" w:line="314" w:lineRule="auto"/>
        <w:ind w:right="576"/>
        <w:jc w:val="both"/>
        <w:rPr>
          <w:ins w:id="11" w:author="Matthieu TOCKERT" w:date="2024-01-10T13:15:00Z"/>
        </w:rPr>
        <w:pPrChange w:id="12" w:author="Matthieu TOCKERT" w:date="2024-01-10T13:15:00Z">
          <w:pPr>
            <w:pStyle w:val="BodyText"/>
            <w:spacing w:before="171" w:line="314" w:lineRule="auto"/>
            <w:ind w:left="120" w:right="576"/>
            <w:jc w:val="both"/>
          </w:pPr>
        </w:pPrChange>
      </w:pPr>
      <w:r>
        <w:t>Second, almost all food security indicators are largely</w:t>
      </w:r>
      <w:r>
        <w:rPr>
          <w:spacing w:val="1"/>
        </w:rPr>
        <w:t xml:space="preserve"> </w:t>
      </w:r>
      <w:r>
        <w:t>comparable between F2F and Remote modalities (where different, it is minimal).</w:t>
      </w:r>
      <w:r>
        <w:rPr>
          <w:spacing w:val="1"/>
        </w:rPr>
        <w:t xml:space="preserve"> </w:t>
      </w:r>
    </w:p>
    <w:p w14:paraId="7EBB1FFA" w14:textId="4E990DBE" w:rsidR="007158A6" w:rsidRDefault="004F2724">
      <w:pPr>
        <w:pStyle w:val="BodyText"/>
        <w:numPr>
          <w:ilvl w:val="0"/>
          <w:numId w:val="1"/>
        </w:numPr>
        <w:spacing w:before="171" w:line="314" w:lineRule="auto"/>
        <w:ind w:right="576"/>
        <w:jc w:val="both"/>
        <w:pPrChange w:id="13" w:author="Matthieu TOCKERT" w:date="2024-01-10T13:15:00Z">
          <w:pPr>
            <w:pStyle w:val="BodyText"/>
            <w:spacing w:before="171" w:line="314" w:lineRule="auto"/>
            <w:ind w:left="120" w:right="576"/>
            <w:jc w:val="both"/>
          </w:pPr>
        </w:pPrChange>
      </w:pPr>
      <w:r>
        <w:t>Third, food</w:t>
      </w:r>
      <w:r>
        <w:rPr>
          <w:spacing w:val="1"/>
        </w:rPr>
        <w:t xml:space="preserve"> </w:t>
      </w:r>
      <w:r>
        <w:rPr>
          <w:spacing w:val="-1"/>
        </w:rPr>
        <w:t>insecurity</w:t>
      </w:r>
      <w:r>
        <w:rPr>
          <w:spacing w:val="-12"/>
        </w:rPr>
        <w:t xml:space="preserve"> </w:t>
      </w:r>
      <w:r>
        <w:rPr>
          <w:spacing w:val="-1"/>
        </w:rPr>
        <w:t>estimated</w:t>
      </w:r>
      <w:r>
        <w:rPr>
          <w:spacing w:val="-11"/>
        </w:rPr>
        <w:t xml:space="preserve"> </w:t>
      </w:r>
      <w:r>
        <w:rPr>
          <w:spacing w:val="-1"/>
        </w:rPr>
        <w:t>using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FES</w:t>
      </w:r>
      <w:r>
        <w:rPr>
          <w:spacing w:val="-11"/>
        </w:rPr>
        <w:t xml:space="preserve"> </w:t>
      </w:r>
      <w:r>
        <w:t>indicator</w:t>
      </w:r>
      <w:r>
        <w:rPr>
          <w:spacing w:val="-11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absolute</w:t>
      </w:r>
      <w:r>
        <w:rPr>
          <w:spacing w:val="-11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always</w:t>
      </w:r>
      <w:r>
        <w:rPr>
          <w:spacing w:val="-11"/>
        </w:rPr>
        <w:t xml:space="preserve"> </w:t>
      </w:r>
      <w:r>
        <w:t>higher</w:t>
      </w:r>
      <w:r>
        <w:rPr>
          <w:spacing w:val="-12"/>
        </w:rPr>
        <w:t xml:space="preserve"> </w:t>
      </w:r>
      <w:r>
        <w:t>compared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rPr>
          <w:spacing w:val="-1"/>
        </w:rPr>
        <w:t>income</w:t>
      </w:r>
      <w:r>
        <w:rPr>
          <w:spacing w:val="-9"/>
        </w:rPr>
        <w:t xml:space="preserve"> </w:t>
      </w:r>
      <w:r>
        <w:rPr>
          <w:spacing w:val="-1"/>
        </w:rPr>
        <w:t>indicator</w:t>
      </w:r>
      <w:r>
        <w:rPr>
          <w:spacing w:val="-9"/>
        </w:rPr>
        <w:t xml:space="preserve"> </w:t>
      </w:r>
      <w:r>
        <w:rPr>
          <w:spacing w:val="-1"/>
        </w:rPr>
        <w:t>regardless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modality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data</w:t>
      </w:r>
      <w:r>
        <w:rPr>
          <w:spacing w:val="-9"/>
        </w:rPr>
        <w:t xml:space="preserve"> </w:t>
      </w:r>
      <w:r>
        <w:t>collection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thus</w:t>
      </w:r>
      <w:r>
        <w:rPr>
          <w:spacing w:val="-9"/>
        </w:rPr>
        <w:t xml:space="preserve"> </w:t>
      </w:r>
      <w:r>
        <w:t>replacing</w:t>
      </w:r>
      <w:r>
        <w:rPr>
          <w:spacing w:val="-9"/>
        </w:rPr>
        <w:t xml:space="preserve"> </w:t>
      </w:r>
      <w:r>
        <w:t>FES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income</w:t>
      </w:r>
      <w:r>
        <w:rPr>
          <w:spacing w:val="-51"/>
        </w:rPr>
        <w:t xml:space="preserve"> </w:t>
      </w:r>
      <w:r>
        <w:t>indicator</w:t>
      </w:r>
      <w:r>
        <w:rPr>
          <w:spacing w:val="12"/>
        </w:rPr>
        <w:t xml:space="preserve"> </w:t>
      </w:r>
      <w:r>
        <w:t>will</w:t>
      </w:r>
      <w:r>
        <w:rPr>
          <w:spacing w:val="12"/>
        </w:rPr>
        <w:t xml:space="preserve"> </w:t>
      </w:r>
      <w:r>
        <w:t>lead</w:t>
      </w:r>
      <w:r>
        <w:rPr>
          <w:spacing w:val="12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significantly</w:t>
      </w:r>
      <w:r>
        <w:rPr>
          <w:spacing w:val="12"/>
        </w:rPr>
        <w:t xml:space="preserve"> </w:t>
      </w:r>
      <w:r>
        <w:t>lower</w:t>
      </w:r>
      <w:r>
        <w:rPr>
          <w:spacing w:val="12"/>
        </w:rPr>
        <w:t xml:space="preserve"> </w:t>
      </w:r>
      <w:r>
        <w:t>acute</w:t>
      </w:r>
      <w:r>
        <w:rPr>
          <w:spacing w:val="12"/>
        </w:rPr>
        <w:t xml:space="preserve"> </w:t>
      </w:r>
      <w:r>
        <w:t>food</w:t>
      </w:r>
      <w:r>
        <w:rPr>
          <w:spacing w:val="13"/>
        </w:rPr>
        <w:t xml:space="preserve"> </w:t>
      </w:r>
      <w:r>
        <w:t>insecurity</w:t>
      </w:r>
      <w:r>
        <w:rPr>
          <w:spacing w:val="12"/>
        </w:rPr>
        <w:t xml:space="preserve"> </w:t>
      </w:r>
      <w:r>
        <w:t>numbers.</w:t>
      </w:r>
    </w:p>
    <w:p w14:paraId="6BC6B440" w14:textId="36C2247C" w:rsidR="007158A6" w:rsidRDefault="004F2724">
      <w:pPr>
        <w:pStyle w:val="BodyText"/>
        <w:spacing w:before="168" w:line="314" w:lineRule="auto"/>
        <w:ind w:left="120" w:right="576"/>
        <w:jc w:val="both"/>
      </w:pP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next</w:t>
      </w:r>
      <w:r>
        <w:rPr>
          <w:spacing w:val="-8"/>
        </w:rPr>
        <w:t xml:space="preserve"> </w:t>
      </w:r>
      <w:r>
        <w:t>steps,</w:t>
      </w:r>
      <w:r>
        <w:rPr>
          <w:spacing w:val="-8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in-depth</w:t>
      </w:r>
      <w:r>
        <w:rPr>
          <w:spacing w:val="-9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collected</w:t>
      </w:r>
      <w:r>
        <w:rPr>
          <w:spacing w:val="-9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conducted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better</w:t>
      </w:r>
      <w:r>
        <w:rPr>
          <w:spacing w:val="-8"/>
        </w:rPr>
        <w:t xml:space="preserve"> </w:t>
      </w:r>
      <w:del w:id="14" w:author="Matthieu TOCKERT" w:date="2024-01-10T13:13:00Z">
        <w:r w:rsidDel="004F2724">
          <w:delText>under- stand</w:delText>
        </w:r>
      </w:del>
      <w:ins w:id="15" w:author="Matthieu TOCKERT" w:date="2024-01-10T13:13:00Z">
        <w:r w:rsidR="44FD7D16">
          <w:t>understand</w:t>
        </w:r>
      </w:ins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5"/>
        </w:rPr>
        <w:t xml:space="preserve"> </w:t>
      </w:r>
      <w:r>
        <w:rPr>
          <w:spacing w:val="-1"/>
        </w:rPr>
        <w:t>standardize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income</w:t>
      </w:r>
      <w:r>
        <w:rPr>
          <w:spacing w:val="-5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income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indicator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security</w:t>
      </w:r>
      <w:r>
        <w:rPr>
          <w:spacing w:val="-50"/>
        </w:rPr>
        <w:t xml:space="preserve"> </w:t>
      </w:r>
      <w:r>
        <w:t>assessments and reporting.</w:t>
      </w:r>
      <w:r>
        <w:rPr>
          <w:spacing w:val="1"/>
        </w:rPr>
        <w:t xml:space="preserve"> </w:t>
      </w:r>
      <w:r>
        <w:t>While digging deeper into the analysis, plans are far advanced to</w:t>
      </w:r>
      <w:r>
        <w:rPr>
          <w:spacing w:val="1"/>
        </w:rPr>
        <w:t xml:space="preserve"> </w:t>
      </w:r>
      <w:r>
        <w:t>resume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collection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remaining</w:t>
      </w:r>
      <w:r>
        <w:rPr>
          <w:spacing w:val="-3"/>
        </w:rPr>
        <w:t xml:space="preserve"> </w:t>
      </w:r>
      <w:r>
        <w:t>pilot</w:t>
      </w:r>
      <w:r>
        <w:rPr>
          <w:spacing w:val="-3"/>
        </w:rPr>
        <w:t xml:space="preserve"> </w:t>
      </w:r>
      <w:r>
        <w:t>countries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Burkina</w:t>
      </w:r>
      <w:r>
        <w:rPr>
          <w:spacing w:val="-3"/>
        </w:rPr>
        <w:t xml:space="preserve"> </w:t>
      </w:r>
      <w:r>
        <w:t>Faso,</w:t>
      </w:r>
      <w:r>
        <w:rPr>
          <w:spacing w:val="-3"/>
        </w:rPr>
        <w:t xml:space="preserve"> </w:t>
      </w:r>
      <w:r>
        <w:t>Lebanon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Guatemala.</w:t>
      </w:r>
    </w:p>
    <w:p w14:paraId="40FDF3F6" w14:textId="77777777" w:rsidR="007158A6" w:rsidRDefault="007158A6">
      <w:pPr>
        <w:spacing w:line="314" w:lineRule="auto"/>
        <w:jc w:val="both"/>
        <w:sectPr w:rsidR="007158A6">
          <w:pgSz w:w="12240" w:h="15840"/>
          <w:pgMar w:top="1340" w:right="860" w:bottom="1080" w:left="1320" w:header="0" w:footer="888" w:gutter="0"/>
          <w:cols w:space="720"/>
        </w:sectPr>
      </w:pPr>
    </w:p>
    <w:p w14:paraId="6984EFD1" w14:textId="77777777" w:rsidR="007158A6" w:rsidRDefault="004F2724">
      <w:pPr>
        <w:pStyle w:val="Heading1"/>
        <w:numPr>
          <w:ilvl w:val="0"/>
          <w:numId w:val="12"/>
        </w:numPr>
        <w:tabs>
          <w:tab w:val="left" w:pos="604"/>
          <w:tab w:val="left" w:pos="605"/>
        </w:tabs>
      </w:pPr>
      <w:bookmarkStart w:id="16" w:name="Introduction"/>
      <w:bookmarkStart w:id="17" w:name="_bookmark1"/>
      <w:bookmarkEnd w:id="16"/>
      <w:bookmarkEnd w:id="17"/>
      <w:r>
        <w:t>Introduction</w:t>
      </w:r>
    </w:p>
    <w:p w14:paraId="2BF121C2" w14:textId="1B8B941F" w:rsidR="007158A6" w:rsidRDefault="004F2724">
      <w:pPr>
        <w:pStyle w:val="BodyText"/>
        <w:spacing w:before="282" w:line="314" w:lineRule="auto"/>
        <w:ind w:left="120" w:right="576"/>
        <w:jc w:val="both"/>
      </w:pPr>
      <w:r>
        <w:rPr>
          <w:w w:val="95"/>
        </w:rPr>
        <w:t>Food security assessment and reporting are at the core of WFP’s mandate of addressing hunger and</w:t>
      </w:r>
      <w:r>
        <w:rPr>
          <w:spacing w:val="1"/>
          <w:w w:val="95"/>
        </w:rPr>
        <w:t xml:space="preserve"> </w:t>
      </w:r>
      <w:r>
        <w:t>food</w:t>
      </w:r>
      <w:r>
        <w:rPr>
          <w:spacing w:val="-11"/>
        </w:rPr>
        <w:t xml:space="preserve"> </w:t>
      </w:r>
      <w:r>
        <w:t>insecurity.</w:t>
      </w:r>
      <w:r>
        <w:rPr>
          <w:spacing w:val="8"/>
        </w:rPr>
        <w:t xml:space="preserve"> </w:t>
      </w:r>
      <w:r>
        <w:t>Over</w:t>
      </w:r>
      <w:r>
        <w:rPr>
          <w:spacing w:val="-11"/>
        </w:rPr>
        <w:t xml:space="preserve"> </w:t>
      </w:r>
      <w:r>
        <w:t>time,</w:t>
      </w:r>
      <w:r>
        <w:rPr>
          <w:spacing w:val="-9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methodologies</w:t>
      </w:r>
      <w:r>
        <w:rPr>
          <w:spacing w:val="-11"/>
        </w:rPr>
        <w:t xml:space="preserve"> </w:t>
      </w:r>
      <w:r>
        <w:t>(e.g.,</w:t>
      </w:r>
      <w:r>
        <w:rPr>
          <w:spacing w:val="-10"/>
        </w:rPr>
        <w:t xml:space="preserve"> </w:t>
      </w:r>
      <w:r>
        <w:t>IPC,</w:t>
      </w:r>
      <w:r>
        <w:rPr>
          <w:spacing w:val="-11"/>
        </w:rPr>
        <w:t xml:space="preserve"> </w:t>
      </w:r>
      <w:r>
        <w:t>CARI,</w:t>
      </w:r>
      <w:r>
        <w:rPr>
          <w:spacing w:val="-11"/>
        </w:rPr>
        <w:t xml:space="preserve"> </w:t>
      </w:r>
      <w:r>
        <w:t>Cadre</w:t>
      </w:r>
      <w:r>
        <w:rPr>
          <w:spacing w:val="-10"/>
        </w:rPr>
        <w:t xml:space="preserve"> </w:t>
      </w:r>
      <w:r>
        <w:t>Harmonise,</w:t>
      </w:r>
      <w:r>
        <w:rPr>
          <w:spacing w:val="-10"/>
        </w:rPr>
        <w:t xml:space="preserve"> </w:t>
      </w:r>
      <w:r>
        <w:t>etc.)</w:t>
      </w:r>
      <w:r>
        <w:rPr>
          <w:spacing w:val="8"/>
        </w:rPr>
        <w:t xml:space="preserve"> </w:t>
      </w:r>
      <w:r>
        <w:t>have</w:t>
      </w:r>
      <w:r>
        <w:rPr>
          <w:spacing w:val="-50"/>
        </w:rPr>
        <w:t xml:space="preserve"> </w:t>
      </w:r>
      <w:r>
        <w:t>been developed and used to assess and report global food insecurity each differing in scope, and</w:t>
      </w:r>
      <w:r>
        <w:rPr>
          <w:spacing w:val="1"/>
        </w:rPr>
        <w:t xml:space="preserve"> </w:t>
      </w:r>
      <w:r>
        <w:rPr>
          <w:w w:val="95"/>
        </w:rPr>
        <w:t>purpose.</w:t>
      </w:r>
      <w:r>
        <w:rPr>
          <w:spacing w:val="1"/>
          <w:w w:val="95"/>
        </w:rPr>
        <w:t xml:space="preserve"> </w:t>
      </w:r>
      <w:r>
        <w:rPr>
          <w:w w:val="95"/>
        </w:rPr>
        <w:t>A commonality that cuts across all methods is the use of primary household data collected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through face-to-face interviews/surveys. However, in recent times particularly with </w:t>
      </w:r>
      <w:r>
        <w:t>the outbreak</w:t>
      </w:r>
      <w:r>
        <w:rPr>
          <w:spacing w:val="1"/>
        </w:rPr>
        <w:t xml:space="preserve"> </w:t>
      </w:r>
      <w:r>
        <w:t>of the Covid-19 pandemic and attendant restrictions on movement and physical contact, data</w:t>
      </w:r>
      <w:r>
        <w:rPr>
          <w:spacing w:val="1"/>
        </w:rPr>
        <w:t xml:space="preserve"> </w:t>
      </w:r>
      <w:r>
        <w:rPr>
          <w:spacing w:val="-1"/>
        </w:rPr>
        <w:t xml:space="preserve">collection through conventional face-to-face </w:t>
      </w:r>
      <w:r>
        <w:t xml:space="preserve">method has been adversely affected. This </w:t>
      </w:r>
      <w:r w:rsidR="008400A3">
        <w:t>negatively impacted</w:t>
      </w:r>
      <w:r>
        <w:t xml:space="preserve"> the ability to assess food security needs because of the data gap created.</w:t>
      </w:r>
      <w:r>
        <w:rPr>
          <w:spacing w:val="1"/>
        </w:rPr>
        <w:t xml:space="preserve"> </w:t>
      </w:r>
      <w:r>
        <w:t>Developing</w:t>
      </w:r>
      <w:r>
        <w:rPr>
          <w:spacing w:val="1"/>
        </w:rPr>
        <w:t xml:space="preserve"> </w:t>
      </w:r>
      <w:r>
        <w:rPr>
          <w:w w:val="95"/>
        </w:rPr>
        <w:t>methodologies to accurately measure and interpret food insecurity especially in emergencies where</w:t>
      </w:r>
      <w:r>
        <w:rPr>
          <w:spacing w:val="1"/>
          <w:w w:val="95"/>
        </w:rPr>
        <w:t xml:space="preserve"> </w:t>
      </w:r>
      <w:r>
        <w:t>physical access is restricted thus, is of great importance for WFP and many stakeholders. This is</w:t>
      </w:r>
      <w:r>
        <w:rPr>
          <w:spacing w:val="1"/>
        </w:rPr>
        <w:t xml:space="preserve"> </w:t>
      </w:r>
      <w:r>
        <w:rPr>
          <w:w w:val="95"/>
        </w:rPr>
        <w:t>particularly important during emergencies when rapid assessment is required for advocacy to save</w:t>
      </w:r>
      <w:r>
        <w:rPr>
          <w:spacing w:val="1"/>
          <w:w w:val="95"/>
        </w:rPr>
        <w:t xml:space="preserve"> </w:t>
      </w:r>
      <w:r>
        <w:rPr>
          <w:spacing w:val="-1"/>
        </w:rPr>
        <w:t>lives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10"/>
        </w:rPr>
        <w:t xml:space="preserve"> </w:t>
      </w:r>
      <w:r>
        <w:rPr>
          <w:spacing w:val="-1"/>
        </w:rPr>
        <w:t>livelihoods</w:t>
      </w:r>
      <w:r>
        <w:rPr>
          <w:spacing w:val="-9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physical</w:t>
      </w:r>
      <w:r>
        <w:rPr>
          <w:spacing w:val="-10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field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restricted</w:t>
      </w:r>
      <w:r>
        <w:rPr>
          <w:spacing w:val="-10"/>
        </w:rPr>
        <w:t xml:space="preserve"> </w:t>
      </w:r>
      <w:r>
        <w:t>either</w:t>
      </w:r>
      <w:r>
        <w:rPr>
          <w:spacing w:val="-9"/>
        </w:rPr>
        <w:t xml:space="preserve"> </w:t>
      </w:r>
      <w:r>
        <w:t>because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health</w:t>
      </w:r>
      <w:r>
        <w:rPr>
          <w:spacing w:val="-9"/>
        </w:rPr>
        <w:t xml:space="preserve"> </w:t>
      </w:r>
      <w:r>
        <w:t>threats</w:t>
      </w:r>
      <w:r>
        <w:rPr>
          <w:spacing w:val="-10"/>
        </w:rPr>
        <w:t xml:space="preserve"> </w:t>
      </w:r>
      <w:r>
        <w:t>or</w:t>
      </w:r>
      <w:r>
        <w:rPr>
          <w:spacing w:val="-51"/>
        </w:rPr>
        <w:t xml:space="preserve"> </w:t>
      </w:r>
      <w:r>
        <w:t>security</w:t>
      </w:r>
      <w:r>
        <w:rPr>
          <w:spacing w:val="16"/>
        </w:rPr>
        <w:t xml:space="preserve"> </w:t>
      </w:r>
      <w:r>
        <w:t>considerations</w:t>
      </w:r>
      <w:r>
        <w:rPr>
          <w:spacing w:val="16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enumerators.</w:t>
      </w:r>
    </w:p>
    <w:p w14:paraId="5CA8DA7A" w14:textId="7821CFE2" w:rsidR="007158A6" w:rsidRDefault="004F2724">
      <w:pPr>
        <w:pStyle w:val="BodyText"/>
        <w:spacing w:before="175" w:line="314" w:lineRule="auto"/>
        <w:ind w:left="120" w:right="575"/>
        <w:jc w:val="both"/>
      </w:pPr>
      <w:r>
        <w:t>To</w:t>
      </w:r>
      <w:r>
        <w:rPr>
          <w:spacing w:val="-9"/>
        </w:rPr>
        <w:t xml:space="preserve"> </w:t>
      </w:r>
      <w:r>
        <w:t>leverage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increased</w:t>
      </w:r>
      <w:r>
        <w:rPr>
          <w:spacing w:val="-7"/>
        </w:rPr>
        <w:t xml:space="preserve"> </w:t>
      </w:r>
      <w:r>
        <w:t>penetration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technology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operational</w:t>
      </w:r>
      <w:r>
        <w:rPr>
          <w:spacing w:val="-8"/>
        </w:rPr>
        <w:t xml:space="preserve"> </w:t>
      </w:r>
      <w:r>
        <w:t>areas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WFP</w:t>
      </w:r>
      <w:r>
        <w:rPr>
          <w:spacing w:val="-7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Covid</w:t>
      </w:r>
      <w:r>
        <w:rPr>
          <w:spacing w:val="-51"/>
        </w:rPr>
        <w:t xml:space="preserve"> </w:t>
      </w:r>
      <w:r>
        <w:rPr>
          <w:spacing w:val="-1"/>
        </w:rPr>
        <w:t>lockdowns,</w:t>
      </w:r>
      <w:r>
        <w:rPr>
          <w:spacing w:val="-8"/>
        </w:rPr>
        <w:t xml:space="preserve"> </w:t>
      </w:r>
      <w:r>
        <w:rPr>
          <w:spacing w:val="-1"/>
        </w:rPr>
        <w:t>a</w:t>
      </w:r>
      <w:r>
        <w:rPr>
          <w:spacing w:val="-8"/>
        </w:rPr>
        <w:t xml:space="preserve"> </w:t>
      </w:r>
      <w:r>
        <w:rPr>
          <w:spacing w:val="-1"/>
        </w:rPr>
        <w:t>remote</w:t>
      </w:r>
      <w:r>
        <w:rPr>
          <w:spacing w:val="-8"/>
        </w:rPr>
        <w:t xml:space="preserve"> </w:t>
      </w:r>
      <w:r>
        <w:rPr>
          <w:spacing w:val="-1"/>
        </w:rPr>
        <w:t>version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Consolidated</w:t>
      </w:r>
      <w:r>
        <w:rPr>
          <w:spacing w:val="-8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Reporting</w:t>
      </w:r>
      <w:r>
        <w:rPr>
          <w:spacing w:val="-8"/>
        </w:rPr>
        <w:t xml:space="preserve"> </w:t>
      </w:r>
      <w:r>
        <w:t>Food</w:t>
      </w:r>
      <w:r>
        <w:rPr>
          <w:spacing w:val="-8"/>
        </w:rPr>
        <w:t xml:space="preserve"> </w:t>
      </w:r>
      <w:r>
        <w:t>Insecurity</w:t>
      </w:r>
      <w:r>
        <w:rPr>
          <w:spacing w:val="-9"/>
        </w:rPr>
        <w:t xml:space="preserve"> </w:t>
      </w:r>
      <w:r>
        <w:t>(CARI)-</w:t>
      </w:r>
      <w:r>
        <w:rPr>
          <w:spacing w:val="-50"/>
        </w:rPr>
        <w:t xml:space="preserve"> </w:t>
      </w:r>
      <w:r>
        <w:t>the so-called rCARI- was developed as an adaptation of the standard CARI methodology and ad-</w:t>
      </w:r>
      <w:r>
        <w:rPr>
          <w:spacing w:val="-51"/>
        </w:rPr>
        <w:t xml:space="preserve"> </w:t>
      </w:r>
      <w:r>
        <w:rPr>
          <w:w w:val="95"/>
        </w:rPr>
        <w:t>ministered remotely (over the phone).</w:t>
      </w:r>
      <w:r>
        <w:rPr>
          <w:spacing w:val="1"/>
          <w:w w:val="95"/>
        </w:rPr>
        <w:t xml:space="preserve"> </w:t>
      </w:r>
      <w:r>
        <w:rPr>
          <w:w w:val="95"/>
        </w:rPr>
        <w:t xml:space="preserve">The </w:t>
      </w:r>
      <w:del w:id="18" w:author="Matthieu TOCKERT" w:date="2024-01-10T13:16:00Z">
        <w:r w:rsidDel="004F2724">
          <w:delText>methodology</w:delText>
        </w:r>
      </w:del>
      <w:ins w:id="19" w:author="Matthieu TOCKERT" w:date="2024-01-10T13:16:00Z">
        <w:r w:rsidR="19C81ADB">
          <w:rPr>
            <w:w w:val="95"/>
          </w:rPr>
          <w:t>methodology,</w:t>
        </w:r>
      </w:ins>
      <w:r>
        <w:rPr>
          <w:w w:val="95"/>
        </w:rPr>
        <w:t xml:space="preserve"> though viewed </w:t>
      </w:r>
      <w:del w:id="20" w:author="Matthieu TOCKERT" w:date="2024-01-10T13:16:00Z">
        <w:r w:rsidDel="004F2724">
          <w:delText>favourably</w:delText>
        </w:r>
      </w:del>
      <w:ins w:id="21" w:author="Matthieu TOCKERT" w:date="2024-01-10T13:16:00Z">
        <w:r w:rsidR="448F145E">
          <w:rPr>
            <w:w w:val="95"/>
          </w:rPr>
          <w:t>favorably</w:t>
        </w:r>
      </w:ins>
      <w:r>
        <w:rPr>
          <w:w w:val="95"/>
        </w:rPr>
        <w:t xml:space="preserve"> by researchers,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and the larger </w:t>
      </w:r>
      <w:r>
        <w:t>humanitarian community, because of the stop-gap solution it provided during the</w:t>
      </w:r>
      <w:r>
        <w:rPr>
          <w:spacing w:val="1"/>
        </w:rPr>
        <w:t xml:space="preserve"> </w:t>
      </w:r>
      <w:r>
        <w:rPr>
          <w:spacing w:val="-1"/>
        </w:rPr>
        <w:t xml:space="preserve">covid-19 lockdown, questions about the validity </w:t>
      </w:r>
      <w:r>
        <w:t>of food security numbers it produces remain. For</w:t>
      </w:r>
      <w:r>
        <w:rPr>
          <w:spacing w:val="-51"/>
        </w:rPr>
        <w:t xml:space="preserve"> </w:t>
      </w:r>
      <w:r>
        <w:rPr>
          <w:w w:val="95"/>
        </w:rPr>
        <w:t>example,</w:t>
      </w:r>
      <w:r>
        <w:rPr>
          <w:spacing w:val="47"/>
        </w:rPr>
        <w:t xml:space="preserve"> </w:t>
      </w:r>
      <w:r>
        <w:rPr>
          <w:w w:val="95"/>
        </w:rPr>
        <w:t>how are the remote modules comparable</w:t>
      </w:r>
      <w:r>
        <w:rPr>
          <w:spacing w:val="48"/>
        </w:rPr>
        <w:t xml:space="preserve"> </w:t>
      </w:r>
      <w:r>
        <w:rPr>
          <w:w w:val="95"/>
        </w:rPr>
        <w:t>with already standardized</w:t>
      </w:r>
      <w:r>
        <w:rPr>
          <w:spacing w:val="48"/>
        </w:rPr>
        <w:t xml:space="preserve"> </w:t>
      </w:r>
      <w:r>
        <w:rPr>
          <w:w w:val="95"/>
        </w:rPr>
        <w:t>face-to-face modules</w:t>
      </w:r>
      <w:r>
        <w:rPr>
          <w:spacing w:val="1"/>
          <w:w w:val="95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capturing</w:t>
      </w:r>
      <w:r>
        <w:rPr>
          <w:spacing w:val="-10"/>
        </w:rPr>
        <w:t xml:space="preserve"> </w:t>
      </w:r>
      <w:r>
        <w:rPr>
          <w:spacing w:val="-1"/>
        </w:rPr>
        <w:t>food</w:t>
      </w:r>
      <w:r>
        <w:rPr>
          <w:spacing w:val="-9"/>
        </w:rPr>
        <w:t xml:space="preserve"> </w:t>
      </w:r>
      <w:r>
        <w:rPr>
          <w:spacing w:val="-1"/>
        </w:rPr>
        <w:t>insecurity.</w:t>
      </w:r>
      <w:r>
        <w:rPr>
          <w:spacing w:val="8"/>
        </w:rPr>
        <w:t xml:space="preserve"> </w:t>
      </w:r>
      <w:r>
        <w:rPr>
          <w:spacing w:val="-1"/>
        </w:rPr>
        <w:t>Although</w:t>
      </w:r>
      <w:r>
        <w:rPr>
          <w:spacing w:val="-9"/>
        </w:rPr>
        <w:t xml:space="preserve"> </w:t>
      </w:r>
      <w:r>
        <w:rPr>
          <w:spacing w:val="-1"/>
        </w:rPr>
        <w:t>there</w:t>
      </w:r>
      <w:r>
        <w:rPr>
          <w:spacing w:val="-10"/>
        </w:rPr>
        <w:t xml:space="preserve"> </w:t>
      </w:r>
      <w:r>
        <w:rPr>
          <w:spacing w:val="-1"/>
        </w:rPr>
        <w:t>exist</w:t>
      </w:r>
      <w:r>
        <w:rPr>
          <w:spacing w:val="-10"/>
        </w:rPr>
        <w:t xml:space="preserve"> </w:t>
      </w:r>
      <w:r>
        <w:rPr>
          <w:spacing w:val="-1"/>
        </w:rPr>
        <w:t>validated</w:t>
      </w:r>
      <w:r>
        <w:rPr>
          <w:spacing w:val="-9"/>
        </w:rPr>
        <w:t xml:space="preserve"> </w:t>
      </w:r>
      <w:r>
        <w:t>studies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face-to-face</w:t>
      </w:r>
      <w:r>
        <w:rPr>
          <w:spacing w:val="-9"/>
        </w:rPr>
        <w:t xml:space="preserve"> </w:t>
      </w:r>
      <w:r>
        <w:t>mod</w:t>
      </w:r>
      <w:del w:id="22" w:author="Matthieu TOCKERT" w:date="2024-01-10T13:16:00Z">
        <w:r w:rsidDel="004F2724">
          <w:delText xml:space="preserve">- </w:delText>
        </w:r>
      </w:del>
      <w:r>
        <w:t>ules in assessing and reporting on food insecurity, remote methodology such as rCARI remains</w:t>
      </w:r>
      <w:r>
        <w:rPr>
          <w:spacing w:val="1"/>
        </w:rPr>
        <w:t xml:space="preserve"> </w:t>
      </w:r>
      <w:r>
        <w:t>scant</w:t>
      </w:r>
      <w:r>
        <w:rPr>
          <w:spacing w:val="18"/>
        </w:rPr>
        <w:t xml:space="preserve"> </w:t>
      </w:r>
      <w:r>
        <w:t>until</w:t>
      </w:r>
      <w:r>
        <w:rPr>
          <w:spacing w:val="18"/>
        </w:rPr>
        <w:t xml:space="preserve"> </w:t>
      </w:r>
      <w:r>
        <w:t>now.</w:t>
      </w:r>
    </w:p>
    <w:p w14:paraId="54D273B4" w14:textId="769A2254" w:rsidR="007158A6" w:rsidRDefault="004F2724">
      <w:pPr>
        <w:pStyle w:val="BodyText"/>
        <w:spacing w:before="172" w:line="314" w:lineRule="auto"/>
        <w:ind w:left="120" w:right="577"/>
        <w:jc w:val="both"/>
      </w:pP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potential</w:t>
      </w:r>
      <w:r>
        <w:rPr>
          <w:spacing w:val="-10"/>
        </w:rPr>
        <w:t xml:space="preserve"> </w:t>
      </w:r>
      <w:r>
        <w:rPr>
          <w:spacing w:val="-1"/>
        </w:rPr>
        <w:t>advantages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methodology</w:t>
      </w:r>
      <w:r>
        <w:rPr>
          <w:spacing w:val="-10"/>
        </w:rPr>
        <w:t xml:space="preserve"> </w:t>
      </w:r>
      <w:r>
        <w:rPr>
          <w:spacing w:val="-1"/>
        </w:rPr>
        <w:t>abound</w:t>
      </w:r>
      <w:r>
        <w:rPr>
          <w:spacing w:val="-10"/>
        </w:rPr>
        <w:t xml:space="preserve"> </w:t>
      </w:r>
      <w:r>
        <w:rPr>
          <w:spacing w:val="-1"/>
        </w:rPr>
        <w:t>for</w:t>
      </w:r>
      <w:r>
        <w:rPr>
          <w:spacing w:val="-10"/>
        </w:rPr>
        <w:t xml:space="preserve"> </w:t>
      </w:r>
      <w:r>
        <w:rPr>
          <w:spacing w:val="-1"/>
        </w:rPr>
        <w:t>humanitarian</w:t>
      </w:r>
      <w:r>
        <w:rPr>
          <w:spacing w:val="-10"/>
        </w:rPr>
        <w:t xml:space="preserve"> </w:t>
      </w:r>
      <w:r>
        <w:rPr>
          <w:spacing w:val="-1"/>
        </w:rPr>
        <w:t>work</w:t>
      </w:r>
      <w:r>
        <w:rPr>
          <w:spacing w:val="-10"/>
        </w:rPr>
        <w:t xml:space="preserve"> </w:t>
      </w:r>
      <w:r>
        <w:rPr>
          <w:spacing w:val="-1"/>
        </w:rPr>
        <w:t>particularly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hard-</w:t>
      </w:r>
      <w:r>
        <w:rPr>
          <w:spacing w:val="-51"/>
        </w:rPr>
        <w:t xml:space="preserve"> </w:t>
      </w:r>
      <w:r>
        <w:rPr>
          <w:spacing w:val="-1"/>
        </w:rPr>
        <w:t>to-reach</w:t>
      </w:r>
      <w:r>
        <w:rPr>
          <w:spacing w:val="-10"/>
        </w:rPr>
        <w:t xml:space="preserve"> </w:t>
      </w:r>
      <w:r>
        <w:rPr>
          <w:spacing w:val="-1"/>
        </w:rPr>
        <w:t>areas.</w:t>
      </w:r>
      <w:r>
        <w:rPr>
          <w:spacing w:val="9"/>
        </w:rPr>
        <w:t xml:space="preserve"> </w:t>
      </w:r>
      <w:r>
        <w:rPr>
          <w:spacing w:val="-1"/>
        </w:rPr>
        <w:t>For</w:t>
      </w:r>
      <w:r>
        <w:rPr>
          <w:spacing w:val="-9"/>
        </w:rPr>
        <w:t xml:space="preserve"> </w:t>
      </w:r>
      <w:r>
        <w:rPr>
          <w:spacing w:val="-1"/>
        </w:rPr>
        <w:t>example,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remote</w:t>
      </w:r>
      <w:r>
        <w:rPr>
          <w:spacing w:val="-9"/>
        </w:rPr>
        <w:t xml:space="preserve"> </w:t>
      </w:r>
      <w:r>
        <w:rPr>
          <w:spacing w:val="-1"/>
        </w:rPr>
        <w:t>methodology</w:t>
      </w:r>
      <w:r>
        <w:rPr>
          <w:spacing w:val="-9"/>
        </w:rPr>
        <w:t xml:space="preserve"> </w:t>
      </w:r>
      <w:r>
        <w:rPr>
          <w:spacing w:val="-1"/>
        </w:rPr>
        <w:t>has</w:t>
      </w:r>
      <w:r>
        <w:rPr>
          <w:spacing w:val="-9"/>
        </w:rPr>
        <w:t xml:space="preserve"> </w:t>
      </w:r>
      <w:r>
        <w:rPr>
          <w:spacing w:val="-1"/>
        </w:rPr>
        <w:t>potential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9"/>
        </w:rPr>
        <w:t xml:space="preserve"> </w:t>
      </w:r>
      <w:r>
        <w:rPr>
          <w:spacing w:val="-1"/>
        </w:rPr>
        <w:t>save</w:t>
      </w:r>
      <w:r>
        <w:rPr>
          <w:spacing w:val="-8"/>
        </w:rPr>
        <w:t xml:space="preserve"> </w:t>
      </w:r>
      <w:r>
        <w:t>lives</w:t>
      </w:r>
      <w:r>
        <w:rPr>
          <w:spacing w:val="-10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providing</w:t>
      </w:r>
      <w:r>
        <w:rPr>
          <w:spacing w:val="-9"/>
        </w:rPr>
        <w:t xml:space="preserve"> </w:t>
      </w:r>
      <w:r>
        <w:t>real-</w:t>
      </w:r>
      <w:r>
        <w:rPr>
          <w:spacing w:val="-51"/>
        </w:rPr>
        <w:t xml:space="preserve"> </w:t>
      </w:r>
      <w:r>
        <w:t>time food insecurity data on the exposed population within the shortest possible time to inform</w:t>
      </w:r>
      <w:r>
        <w:rPr>
          <w:spacing w:val="1"/>
        </w:rPr>
        <w:t xml:space="preserve"> </w:t>
      </w:r>
      <w:r>
        <w:t>policy. Furthermore</w:t>
      </w:r>
      <w:r w:rsidR="008400A3">
        <w:t>,</w:t>
      </w:r>
      <w:r>
        <w:t xml:space="preserve"> it can result in better use of scarce resources to achieve high end results by</w:t>
      </w:r>
      <w:r>
        <w:rPr>
          <w:spacing w:val="1"/>
        </w:rPr>
        <w:t xml:space="preserve"> </w:t>
      </w:r>
      <w:r>
        <w:t>rolling</w:t>
      </w:r>
      <w:r>
        <w:rPr>
          <w:spacing w:val="9"/>
        </w:rPr>
        <w:t xml:space="preserve"> </w:t>
      </w:r>
      <w:r>
        <w:t>out</w:t>
      </w:r>
      <w:r>
        <w:rPr>
          <w:spacing w:val="9"/>
        </w:rPr>
        <w:t xml:space="preserve"> </w:t>
      </w:r>
      <w:del w:id="23" w:author="Matthieu TOCKERT" w:date="2024-01-10T13:16:00Z">
        <w:r w:rsidDel="004F2724">
          <w:delText>few</w:delText>
        </w:r>
      </w:del>
      <w:ins w:id="24" w:author="Matthieu TOCKERT" w:date="2024-01-10T13:16:00Z">
        <w:r w:rsidR="26BA141C">
          <w:t>a few</w:t>
        </w:r>
      </w:ins>
      <w:r>
        <w:rPr>
          <w:spacing w:val="10"/>
        </w:rPr>
        <w:t xml:space="preserve"> </w:t>
      </w:r>
      <w:r>
        <w:t>targeted</w:t>
      </w:r>
      <w:r>
        <w:rPr>
          <w:spacing w:val="9"/>
        </w:rPr>
        <w:t xml:space="preserve"> </w:t>
      </w:r>
      <w:r>
        <w:t>modules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assess</w:t>
      </w:r>
      <w:r>
        <w:rPr>
          <w:spacing w:val="10"/>
        </w:rPr>
        <w:t xml:space="preserve"> </w:t>
      </w:r>
      <w:r>
        <w:t>food</w:t>
      </w:r>
      <w:r>
        <w:rPr>
          <w:spacing w:val="9"/>
        </w:rPr>
        <w:t xml:space="preserve"> </w:t>
      </w:r>
      <w:r>
        <w:t>insecurity</w:t>
      </w:r>
      <w:r>
        <w:rPr>
          <w:spacing w:val="10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larger</w:t>
      </w:r>
      <w:r>
        <w:rPr>
          <w:spacing w:val="9"/>
        </w:rPr>
        <w:t xml:space="preserve"> </w:t>
      </w:r>
      <w:r>
        <w:t>population.</w:t>
      </w:r>
    </w:p>
    <w:p w14:paraId="287E0A09" w14:textId="55C6A4A2" w:rsidR="007158A6" w:rsidRDefault="004F2724">
      <w:pPr>
        <w:pStyle w:val="BodyText"/>
        <w:spacing w:before="166" w:line="314" w:lineRule="auto"/>
        <w:ind w:left="120" w:right="575"/>
        <w:jc w:val="both"/>
        <w:sectPr w:rsidR="007158A6">
          <w:pgSz w:w="12240" w:h="15840"/>
          <w:pgMar w:top="1260" w:right="860" w:bottom="1080" w:left="1320" w:header="0" w:footer="888" w:gutter="0"/>
          <w:cols w:space="720"/>
        </w:sectPr>
      </w:pPr>
      <w:r>
        <w:t>The overall goal of this study was to assess the validity of the rCARI module(s) against conven</w:t>
      </w:r>
      <w:r>
        <w:rPr>
          <w:w w:val="95"/>
        </w:rPr>
        <w:t>tional CARI modules for measuring food security within the same population.</w:t>
      </w:r>
      <w:r>
        <w:rPr>
          <w:spacing w:val="1"/>
          <w:w w:val="95"/>
        </w:rPr>
        <w:t xml:space="preserve"> </w:t>
      </w:r>
      <w:r>
        <w:rPr>
          <w:w w:val="95"/>
        </w:rPr>
        <w:t>The study compares</w:t>
      </w:r>
      <w:r>
        <w:rPr>
          <w:spacing w:val="1"/>
          <w:w w:val="95"/>
        </w:rPr>
        <w:t xml:space="preserve"> </w:t>
      </w:r>
      <w:r>
        <w:rPr>
          <w:w w:val="95"/>
        </w:rPr>
        <w:t>indicators collected through phone surveys with conventional face-to-face surveys, considering the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latter as the </w:t>
      </w:r>
      <w:r>
        <w:t>standard methodology. The following food security indicators were compared: Food</w:t>
      </w:r>
      <w:r>
        <w:rPr>
          <w:spacing w:val="1"/>
        </w:rPr>
        <w:t xml:space="preserve"> </w:t>
      </w:r>
      <w:r>
        <w:t>Consumption Score (FCS), reduced Coping Strategy Index (rCSI), Livelihood Coping Strategy</w:t>
      </w:r>
      <w:r>
        <w:rPr>
          <w:spacing w:val="1"/>
        </w:rPr>
        <w:t xml:space="preserve"> </w:t>
      </w:r>
      <w:r>
        <w:t>(LCS), Food Expenditure Share (FES), and income sources and income change.</w:t>
      </w:r>
      <w:r>
        <w:rPr>
          <w:spacing w:val="1"/>
        </w:rPr>
        <w:t xml:space="preserve"> </w:t>
      </w:r>
      <w:r>
        <w:t>The Economic</w:t>
      </w:r>
      <w:r>
        <w:rPr>
          <w:spacing w:val="1"/>
        </w:rPr>
        <w:t xml:space="preserve"> </w:t>
      </w:r>
      <w:r>
        <w:t>Capacity to Meet Essential Needs (ECMEN) indicator, which is recommended to be used to calculate</w:t>
      </w:r>
      <w:r>
        <w:rPr>
          <w:spacing w:val="13"/>
        </w:rPr>
        <w:t xml:space="preserve"> </w:t>
      </w:r>
      <w:r>
        <w:t>CARI</w:t>
      </w:r>
      <w:r>
        <w:rPr>
          <w:spacing w:val="14"/>
        </w:rPr>
        <w:t xml:space="preserve"> </w:t>
      </w:r>
      <w:r>
        <w:t>will</w:t>
      </w:r>
      <w:r>
        <w:rPr>
          <w:spacing w:val="13"/>
        </w:rPr>
        <w:t xml:space="preserve"> </w:t>
      </w:r>
      <w:r>
        <w:t>not</w:t>
      </w:r>
      <w:r>
        <w:rPr>
          <w:spacing w:val="14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tested</w:t>
      </w:r>
      <w:r>
        <w:rPr>
          <w:spacing w:val="13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this</w:t>
      </w:r>
      <w:r>
        <w:rPr>
          <w:spacing w:val="13"/>
        </w:rPr>
        <w:t xml:space="preserve"> </w:t>
      </w:r>
      <w:r>
        <w:t>study,</w:t>
      </w:r>
      <w:r>
        <w:rPr>
          <w:spacing w:val="16"/>
        </w:rPr>
        <w:t xml:space="preserve"> </w:t>
      </w:r>
      <w:r>
        <w:t>as</w:t>
      </w:r>
      <w:r>
        <w:rPr>
          <w:spacing w:val="14"/>
        </w:rPr>
        <w:t xml:space="preserve"> </w:t>
      </w:r>
      <w:r>
        <w:t>it</w:t>
      </w:r>
      <w:r>
        <w:rPr>
          <w:spacing w:val="14"/>
        </w:rPr>
        <w:t xml:space="preserve"> </w:t>
      </w:r>
      <w:r>
        <w:t>requires</w:t>
      </w:r>
      <w:r>
        <w:rPr>
          <w:spacing w:val="13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standard</w:t>
      </w:r>
      <w:r>
        <w:rPr>
          <w:spacing w:val="13"/>
        </w:rPr>
        <w:t xml:space="preserve"> </w:t>
      </w:r>
      <w:r>
        <w:t>long</w:t>
      </w:r>
      <w:r>
        <w:rPr>
          <w:spacing w:val="14"/>
        </w:rPr>
        <w:t xml:space="preserve"> </w:t>
      </w:r>
      <w:r>
        <w:t>expenditure</w:t>
      </w:r>
      <w:r>
        <w:rPr>
          <w:spacing w:val="14"/>
        </w:rPr>
        <w:t xml:space="preserve"> </w:t>
      </w:r>
      <w:commentRangeStart w:id="25"/>
      <w:r>
        <w:t>module,</w:t>
      </w:r>
      <w:commentRangeEnd w:id="25"/>
      <w:r>
        <w:commentReference w:id="25"/>
      </w:r>
    </w:p>
    <w:p w14:paraId="0653CDC5" w14:textId="77777777" w:rsidR="007158A6" w:rsidRDefault="004F2724">
      <w:pPr>
        <w:pStyle w:val="BodyText"/>
        <w:spacing w:before="117" w:line="314" w:lineRule="auto"/>
        <w:ind w:right="573"/>
        <w:jc w:val="both"/>
        <w:pPrChange w:id="26" w:author="Matthieu TOCKERT" w:date="2024-01-10T13:17:00Z">
          <w:pPr>
            <w:pStyle w:val="BodyText"/>
            <w:spacing w:before="117" w:line="314" w:lineRule="auto"/>
            <w:ind w:left="120" w:right="573"/>
            <w:jc w:val="both"/>
          </w:pPr>
        </w:pPrChange>
      </w:pPr>
      <w:r>
        <w:rPr>
          <w:w w:val="95"/>
        </w:rPr>
        <w:t>which cannot be collected over phone.</w:t>
      </w:r>
      <w:r>
        <w:rPr>
          <w:spacing w:val="1"/>
          <w:w w:val="95"/>
        </w:rPr>
        <w:t xml:space="preserve"> </w:t>
      </w:r>
      <w:r>
        <w:rPr>
          <w:w w:val="95"/>
        </w:rPr>
        <w:t>In addition, ECMEN calculation requires having an updated</w:t>
      </w:r>
      <w:r>
        <w:rPr>
          <w:spacing w:val="1"/>
          <w:w w:val="95"/>
        </w:rPr>
        <w:t xml:space="preserve"> </w:t>
      </w:r>
      <w:r>
        <w:t>value of the minimum expenditure basket (MEB) of the study population, which is not available</w:t>
      </w:r>
      <w:r>
        <w:rPr>
          <w:spacing w:val="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areas.</w:t>
      </w:r>
      <w:r>
        <w:rPr>
          <w:spacing w:val="12"/>
        </w:rPr>
        <w:t xml:space="preserve"> </w:t>
      </w:r>
      <w:r>
        <w:t>Instead,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shortened</w:t>
      </w:r>
      <w:r>
        <w:rPr>
          <w:spacing w:val="-5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expenditure</w:t>
      </w:r>
      <w:r>
        <w:rPr>
          <w:spacing w:val="-5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will</w:t>
      </w:r>
      <w:r>
        <w:rPr>
          <w:spacing w:val="-51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used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test</w:t>
      </w:r>
      <w:r>
        <w:rPr>
          <w:spacing w:val="1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possibility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collecting</w:t>
      </w:r>
      <w:r>
        <w:rPr>
          <w:spacing w:val="15"/>
        </w:rPr>
        <w:t xml:space="preserve"> </w:t>
      </w:r>
      <w:r>
        <w:t>FES</w:t>
      </w:r>
      <w:r>
        <w:rPr>
          <w:spacing w:val="15"/>
        </w:rPr>
        <w:t xml:space="preserve"> </w:t>
      </w:r>
      <w:r>
        <w:t>data</w:t>
      </w:r>
      <w:r>
        <w:rPr>
          <w:spacing w:val="15"/>
        </w:rPr>
        <w:t xml:space="preserve"> </w:t>
      </w:r>
      <w:r>
        <w:t>over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phone.</w:t>
      </w:r>
    </w:p>
    <w:p w14:paraId="5809B184" w14:textId="77777777" w:rsidR="007158A6" w:rsidRDefault="004F2724">
      <w:pPr>
        <w:pStyle w:val="BodyText"/>
        <w:spacing w:before="165" w:line="314" w:lineRule="auto"/>
        <w:ind w:left="120" w:right="575"/>
        <w:jc w:val="both"/>
      </w:pPr>
      <w:r>
        <w:rPr>
          <w:w w:val="95"/>
        </w:rPr>
        <w:t>Studying the validity of using the phone to collect food security indicators is a key step in judging the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appropriateness of the rCARI methodology to report food insecurity prevalence. </w:t>
      </w:r>
      <w:r>
        <w:t>However, testing</w:t>
      </w:r>
      <w:r>
        <w:rPr>
          <w:spacing w:val="-51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comparability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these</w:t>
      </w:r>
      <w:r>
        <w:rPr>
          <w:spacing w:val="-7"/>
        </w:rPr>
        <w:t xml:space="preserve"> </w:t>
      </w:r>
      <w:r>
        <w:rPr>
          <w:spacing w:val="-1"/>
        </w:rPr>
        <w:t>indicators</w:t>
      </w:r>
      <w:r>
        <w:rPr>
          <w:spacing w:val="-7"/>
        </w:rPr>
        <w:t xml:space="preserve"> </w:t>
      </w:r>
      <w:r>
        <w:rPr>
          <w:spacing w:val="-1"/>
        </w:rPr>
        <w:t>through</w:t>
      </w:r>
      <w:r>
        <w:rPr>
          <w:spacing w:val="-7"/>
        </w:rPr>
        <w:t xml:space="preserve"> </w:t>
      </w:r>
      <w:r>
        <w:rPr>
          <w:spacing w:val="-1"/>
        </w:rPr>
        <w:t>different</w:t>
      </w:r>
      <w:r>
        <w:rPr>
          <w:spacing w:val="-7"/>
        </w:rPr>
        <w:t xml:space="preserve"> </w:t>
      </w:r>
      <w:r>
        <w:rPr>
          <w:spacing w:val="-1"/>
        </w:rPr>
        <w:t>modalities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data</w:t>
      </w:r>
      <w:r>
        <w:rPr>
          <w:spacing w:val="-7"/>
        </w:rPr>
        <w:t xml:space="preserve"> </w:t>
      </w:r>
      <w:r>
        <w:rPr>
          <w:spacing w:val="-1"/>
        </w:rPr>
        <w:t>collection</w:t>
      </w:r>
      <w:r>
        <w:rPr>
          <w:spacing w:val="-7"/>
        </w:rPr>
        <w:t xml:space="preserve"> </w:t>
      </w:r>
      <w:r>
        <w:rPr>
          <w:spacing w:val="-1"/>
        </w:rPr>
        <w:t>(Face-</w:t>
      </w:r>
      <w:r>
        <w:rPr>
          <w:spacing w:val="-7"/>
        </w:rPr>
        <w:t xml:space="preserve"> </w:t>
      </w:r>
      <w:r>
        <w:rPr>
          <w:spacing w:val="-1"/>
        </w:rPr>
        <w:t>to-Face</w:t>
      </w:r>
      <w:r>
        <w:rPr>
          <w:spacing w:val="-51"/>
        </w:rPr>
        <w:t xml:space="preserve"> </w:t>
      </w:r>
      <w:r>
        <w:t>(F2F) vs.</w:t>
      </w:r>
      <w:r>
        <w:rPr>
          <w:spacing w:val="53"/>
        </w:rPr>
        <w:t xml:space="preserve"> </w:t>
      </w:r>
      <w:r>
        <w:t>Phone) should be read within the wider consideration around phone survey modality</w:t>
      </w:r>
      <w:r>
        <w:rPr>
          <w:spacing w:val="1"/>
        </w:rPr>
        <w:t xml:space="preserve"> </w:t>
      </w:r>
      <w:r>
        <w:rPr>
          <w:spacing w:val="-1"/>
        </w:rPr>
        <w:t xml:space="preserve">of data collection. </w:t>
      </w:r>
      <w:r>
        <w:t>For example, other factors aside from the modules should be considered while</w:t>
      </w:r>
      <w:r>
        <w:rPr>
          <w:spacing w:val="-51"/>
        </w:rPr>
        <w:t xml:space="preserve"> </w:t>
      </w:r>
      <w:r>
        <w:t>reading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results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any</w:t>
      </w:r>
      <w:r>
        <w:rPr>
          <w:spacing w:val="17"/>
        </w:rPr>
        <w:t xml:space="preserve"> </w:t>
      </w:r>
      <w:r>
        <w:t>remote</w:t>
      </w:r>
      <w:r>
        <w:rPr>
          <w:spacing w:val="16"/>
        </w:rPr>
        <w:t xml:space="preserve"> </w:t>
      </w:r>
      <w:r>
        <w:t>survey.</w:t>
      </w:r>
    </w:p>
    <w:p w14:paraId="06EC0294" w14:textId="77777777" w:rsidR="007158A6" w:rsidRDefault="004F2724">
      <w:pPr>
        <w:pStyle w:val="ListParagraph"/>
        <w:numPr>
          <w:ilvl w:val="1"/>
          <w:numId w:val="12"/>
        </w:numPr>
        <w:tabs>
          <w:tab w:val="left" w:pos="666"/>
        </w:tabs>
        <w:spacing w:before="166" w:line="316" w:lineRule="auto"/>
        <w:ind w:right="574"/>
        <w:jc w:val="both"/>
      </w:pPr>
      <w:r>
        <w:rPr>
          <w:w w:val="95"/>
        </w:rPr>
        <w:t>Mobile phone ownership (mobile phone penetration rate in the study area) could likely exclude</w:t>
      </w:r>
      <w:r>
        <w:rPr>
          <w:spacing w:val="1"/>
          <w:w w:val="9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most</w:t>
      </w:r>
      <w:r>
        <w:rPr>
          <w:spacing w:val="16"/>
        </w:rPr>
        <w:t xml:space="preserve"> </w:t>
      </w:r>
      <w:r>
        <w:t>vulnerable</w:t>
      </w:r>
      <w:r>
        <w:rPr>
          <w:spacing w:val="16"/>
        </w:rPr>
        <w:t xml:space="preserve"> </w:t>
      </w:r>
      <w:r>
        <w:t>population</w:t>
      </w:r>
      <w:r>
        <w:rPr>
          <w:spacing w:val="16"/>
        </w:rPr>
        <w:t xml:space="preserve"> </w:t>
      </w:r>
      <w:r>
        <w:t>from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sample.</w:t>
      </w:r>
    </w:p>
    <w:p w14:paraId="272B9147" w14:textId="5292DB68" w:rsidR="007158A6" w:rsidRDefault="004F2724">
      <w:pPr>
        <w:pStyle w:val="ListParagraph"/>
        <w:numPr>
          <w:ilvl w:val="1"/>
          <w:numId w:val="12"/>
        </w:numPr>
        <w:tabs>
          <w:tab w:val="left" w:pos="666"/>
        </w:tabs>
        <w:spacing w:before="157" w:line="314" w:lineRule="auto"/>
        <w:ind w:right="575"/>
        <w:jc w:val="both"/>
      </w:pPr>
      <w:r>
        <w:rPr>
          <w:w w:val="95"/>
        </w:rPr>
        <w:t xml:space="preserve">Mobile phone network </w:t>
      </w:r>
      <w:r w:rsidR="008400A3">
        <w:rPr>
          <w:w w:val="95"/>
        </w:rPr>
        <w:t>coverage:</w:t>
      </w:r>
      <w:r>
        <w:rPr>
          <w:w w:val="95"/>
        </w:rPr>
        <w:t xml:space="preserve"> Even in countries with high penetration rates, network cover-</w:t>
      </w:r>
      <w:r>
        <w:rPr>
          <w:spacing w:val="1"/>
          <w:w w:val="95"/>
        </w:rPr>
        <w:t xml:space="preserve"> </w:t>
      </w:r>
      <w:r>
        <w:rPr>
          <w:spacing w:val="-1"/>
        </w:rPr>
        <w:t>age</w:t>
      </w:r>
      <w:r>
        <w:rPr>
          <w:spacing w:val="-11"/>
        </w:rPr>
        <w:t xml:space="preserve"> </w:t>
      </w:r>
      <w:r>
        <w:rPr>
          <w:spacing w:val="-1"/>
        </w:rPr>
        <w:t>could</w:t>
      </w:r>
      <w:r>
        <w:rPr>
          <w:spacing w:val="-10"/>
        </w:rPr>
        <w:t xml:space="preserve"> </w:t>
      </w:r>
      <w:r>
        <w:rPr>
          <w:spacing w:val="-1"/>
        </w:rPr>
        <w:t>be</w:t>
      </w:r>
      <w:r>
        <w:rPr>
          <w:spacing w:val="-10"/>
        </w:rPr>
        <w:t xml:space="preserve"> </w:t>
      </w:r>
      <w:r>
        <w:rPr>
          <w:spacing w:val="-1"/>
        </w:rPr>
        <w:t>a</w:t>
      </w:r>
      <w:r>
        <w:rPr>
          <w:spacing w:val="-10"/>
        </w:rPr>
        <w:t xml:space="preserve"> </w:t>
      </w:r>
      <w:r>
        <w:rPr>
          <w:spacing w:val="-1"/>
        </w:rPr>
        <w:t>problem,</w:t>
      </w:r>
      <w:r>
        <w:rPr>
          <w:spacing w:val="-10"/>
        </w:rPr>
        <w:t xml:space="preserve"> </w:t>
      </w:r>
      <w:r>
        <w:rPr>
          <w:spacing w:val="-1"/>
        </w:rPr>
        <w:t>especially</w:t>
      </w:r>
      <w:r>
        <w:rPr>
          <w:spacing w:val="-10"/>
        </w:rPr>
        <w:t xml:space="preserve"> </w:t>
      </w:r>
      <w:r>
        <w:rPr>
          <w:spacing w:val="-1"/>
        </w:rPr>
        <w:t>when</w:t>
      </w:r>
      <w:r>
        <w:rPr>
          <w:spacing w:val="-10"/>
        </w:rPr>
        <w:t xml:space="preserve"> </w:t>
      </w:r>
      <w:r>
        <w:rPr>
          <w:spacing w:val="-1"/>
        </w:rPr>
        <w:t>electricity</w:t>
      </w:r>
      <w:r>
        <w:rPr>
          <w:spacing w:val="-11"/>
        </w:rPr>
        <w:t xml:space="preserve"> </w:t>
      </w:r>
      <w:r>
        <w:t>cuts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frequent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local</w:t>
      </w:r>
      <w:r>
        <w:rPr>
          <w:spacing w:val="-11"/>
        </w:rPr>
        <w:t xml:space="preserve"> </w:t>
      </w:r>
      <w:r>
        <w:t>infrastructure,</w:t>
      </w:r>
      <w:r>
        <w:rPr>
          <w:spacing w:val="-50"/>
        </w:rPr>
        <w:t xml:space="preserve"> </w:t>
      </w:r>
      <w:r>
        <w:t>such</w:t>
      </w:r>
      <w:r>
        <w:rPr>
          <w:spacing w:val="7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communication</w:t>
      </w:r>
      <w:r>
        <w:rPr>
          <w:spacing w:val="7"/>
        </w:rPr>
        <w:t xml:space="preserve"> </w:t>
      </w:r>
      <w:r>
        <w:t>masts,</w:t>
      </w:r>
      <w:r>
        <w:rPr>
          <w:spacing w:val="7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evenly</w:t>
      </w:r>
      <w:r>
        <w:rPr>
          <w:spacing w:val="7"/>
        </w:rPr>
        <w:t xml:space="preserve"> </w:t>
      </w:r>
      <w:r>
        <w:t>distributed</w:t>
      </w:r>
      <w:r>
        <w:rPr>
          <w:spacing w:val="7"/>
        </w:rPr>
        <w:t xml:space="preserve"> </w:t>
      </w:r>
      <w:r>
        <w:t>(World</w:t>
      </w:r>
      <w:r>
        <w:rPr>
          <w:spacing w:val="7"/>
        </w:rPr>
        <w:t xml:space="preserve"> </w:t>
      </w:r>
      <w:r>
        <w:t>Bank,</w:t>
      </w:r>
      <w:r>
        <w:rPr>
          <w:spacing w:val="7"/>
        </w:rPr>
        <w:t xml:space="preserve"> </w:t>
      </w:r>
      <w:r>
        <w:t>2020).</w:t>
      </w:r>
    </w:p>
    <w:p w14:paraId="4D711C65" w14:textId="77777777" w:rsidR="007158A6" w:rsidRDefault="004F2724">
      <w:pPr>
        <w:pStyle w:val="ListParagraph"/>
        <w:numPr>
          <w:ilvl w:val="1"/>
          <w:numId w:val="12"/>
        </w:numPr>
        <w:tabs>
          <w:tab w:val="left" w:pos="666"/>
        </w:tabs>
        <w:spacing w:before="163" w:line="314" w:lineRule="auto"/>
        <w:ind w:right="578"/>
        <w:jc w:val="both"/>
      </w:pPr>
      <w:r>
        <w:rPr>
          <w:spacing w:val="-1"/>
        </w:rPr>
        <w:t>Response</w:t>
      </w:r>
      <w:r>
        <w:rPr>
          <w:spacing w:val="-12"/>
        </w:rPr>
        <w:t xml:space="preserve"> </w:t>
      </w:r>
      <w:r>
        <w:rPr>
          <w:spacing w:val="-1"/>
        </w:rPr>
        <w:t>rate:</w:t>
      </w:r>
      <w:r>
        <w:rPr>
          <w:spacing w:val="7"/>
        </w:rPr>
        <w:t xml:space="preserve"> </w:t>
      </w:r>
      <w:r>
        <w:rPr>
          <w:spacing w:val="-1"/>
        </w:rPr>
        <w:t>It</w:t>
      </w:r>
      <w:r>
        <w:rPr>
          <w:spacing w:val="-11"/>
        </w:rPr>
        <w:t xml:space="preserve"> </w:t>
      </w:r>
      <w:r>
        <w:rPr>
          <w:spacing w:val="-1"/>
        </w:rPr>
        <w:t>is</w:t>
      </w:r>
      <w:r>
        <w:rPr>
          <w:spacing w:val="-11"/>
        </w:rPr>
        <w:t xml:space="preserve"> </w:t>
      </w:r>
      <w:r>
        <w:rPr>
          <w:spacing w:val="-1"/>
        </w:rPr>
        <w:t>well</w:t>
      </w:r>
      <w:r>
        <w:rPr>
          <w:spacing w:val="-10"/>
        </w:rPr>
        <w:t xml:space="preserve"> </w:t>
      </w:r>
      <w:r>
        <w:rPr>
          <w:spacing w:val="-1"/>
        </w:rPr>
        <w:t>documented</w:t>
      </w:r>
      <w:r>
        <w:rPr>
          <w:spacing w:val="-12"/>
        </w:rPr>
        <w:t xml:space="preserve"> </w:t>
      </w:r>
      <w:r>
        <w:rPr>
          <w:spacing w:val="-1"/>
        </w:rPr>
        <w:t>that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response</w:t>
      </w:r>
      <w:r>
        <w:rPr>
          <w:spacing w:val="-11"/>
        </w:rPr>
        <w:t xml:space="preserve"> </w:t>
      </w:r>
      <w:r>
        <w:rPr>
          <w:spacing w:val="-1"/>
        </w:rPr>
        <w:t>rate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phone</w:t>
      </w:r>
      <w:r>
        <w:rPr>
          <w:spacing w:val="-11"/>
        </w:rPr>
        <w:t xml:space="preserve"> </w:t>
      </w:r>
      <w:r>
        <w:t>surveys</w:t>
      </w:r>
      <w:r>
        <w:rPr>
          <w:spacing w:val="-10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usually</w:t>
      </w:r>
      <w:r>
        <w:rPr>
          <w:spacing w:val="-11"/>
        </w:rPr>
        <w:t xml:space="preserve"> </w:t>
      </w:r>
      <w:r>
        <w:t>lower</w:t>
      </w:r>
      <w:r>
        <w:rPr>
          <w:spacing w:val="-50"/>
        </w:rPr>
        <w:t xml:space="preserve"> </w:t>
      </w:r>
      <w:r>
        <w:t>than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face-to-face</w:t>
      </w:r>
      <w:r>
        <w:rPr>
          <w:spacing w:val="11"/>
        </w:rPr>
        <w:t xml:space="preserve"> </w:t>
      </w:r>
      <w:r>
        <w:t>surveys</w:t>
      </w:r>
      <w:r>
        <w:rPr>
          <w:spacing w:val="12"/>
        </w:rPr>
        <w:t xml:space="preserve"> </w:t>
      </w:r>
      <w:r>
        <w:t>(L’Engle</w:t>
      </w:r>
      <w:r>
        <w:rPr>
          <w:spacing w:val="12"/>
        </w:rPr>
        <w:t xml:space="preserve"> </w:t>
      </w:r>
      <w:r>
        <w:t>et</w:t>
      </w:r>
      <w:r>
        <w:rPr>
          <w:spacing w:val="11"/>
        </w:rPr>
        <w:t xml:space="preserve"> </w:t>
      </w:r>
      <w:r>
        <w:t>al.,</w:t>
      </w:r>
      <w:r>
        <w:rPr>
          <w:spacing w:val="12"/>
        </w:rPr>
        <w:t xml:space="preserve"> </w:t>
      </w:r>
      <w:r>
        <w:t>2018;</w:t>
      </w:r>
      <w:r>
        <w:rPr>
          <w:spacing w:val="11"/>
        </w:rPr>
        <w:t xml:space="preserve"> </w:t>
      </w:r>
      <w:r>
        <w:t>World</w:t>
      </w:r>
      <w:r>
        <w:rPr>
          <w:spacing w:val="12"/>
        </w:rPr>
        <w:t xml:space="preserve"> </w:t>
      </w:r>
      <w:r>
        <w:t>Bank,</w:t>
      </w:r>
      <w:r>
        <w:rPr>
          <w:spacing w:val="12"/>
        </w:rPr>
        <w:t xml:space="preserve"> </w:t>
      </w:r>
      <w:r>
        <w:t>2020).</w:t>
      </w:r>
    </w:p>
    <w:p w14:paraId="075B3319" w14:textId="1B1757A8" w:rsidR="007158A6" w:rsidRDefault="004F2724">
      <w:pPr>
        <w:pStyle w:val="BodyText"/>
        <w:spacing w:before="162" w:line="314" w:lineRule="auto"/>
        <w:ind w:left="120" w:right="576"/>
        <w:jc w:val="both"/>
      </w:pPr>
      <w:r>
        <w:rPr>
          <w:spacing w:val="-1"/>
        </w:rPr>
        <w:t>Nevertheless,</w:t>
      </w:r>
      <w:r>
        <w:rPr>
          <w:spacing w:val="-9"/>
        </w:rPr>
        <w:t xml:space="preserve"> </w:t>
      </w:r>
      <w:r>
        <w:rPr>
          <w:spacing w:val="-1"/>
        </w:rPr>
        <w:t>there</w:t>
      </w:r>
      <w:r>
        <w:rPr>
          <w:spacing w:val="-9"/>
        </w:rPr>
        <w:t xml:space="preserve"> </w:t>
      </w:r>
      <w:r>
        <w:rPr>
          <w:spacing w:val="-1"/>
        </w:rPr>
        <w:t>are</w:t>
      </w:r>
      <w:r>
        <w:rPr>
          <w:spacing w:val="-10"/>
        </w:rPr>
        <w:t xml:space="preserve"> </w:t>
      </w:r>
      <w:r>
        <w:rPr>
          <w:spacing w:val="-1"/>
        </w:rPr>
        <w:t>several</w:t>
      </w:r>
      <w:r>
        <w:rPr>
          <w:spacing w:val="-9"/>
        </w:rPr>
        <w:t xml:space="preserve"> </w:t>
      </w:r>
      <w:r>
        <w:rPr>
          <w:spacing w:val="-1"/>
        </w:rPr>
        <w:t>statistical</w:t>
      </w:r>
      <w:r>
        <w:rPr>
          <w:spacing w:val="-9"/>
        </w:rPr>
        <w:t xml:space="preserve"> </w:t>
      </w:r>
      <w:r>
        <w:rPr>
          <w:spacing w:val="-1"/>
        </w:rPr>
        <w:t>weighting</w:t>
      </w:r>
      <w:r>
        <w:rPr>
          <w:spacing w:val="-9"/>
        </w:rPr>
        <w:t xml:space="preserve"> </w:t>
      </w:r>
      <w:r>
        <w:rPr>
          <w:spacing w:val="-1"/>
        </w:rPr>
        <w:t>techniques</w:t>
      </w:r>
      <w:r>
        <w:rPr>
          <w:spacing w:val="-10"/>
        </w:rPr>
        <w:t xml:space="preserve"> </w:t>
      </w:r>
      <w:r>
        <w:rPr>
          <w:spacing w:val="-1"/>
        </w:rPr>
        <w:t>that</w:t>
      </w:r>
      <w:r>
        <w:rPr>
          <w:spacing w:val="-9"/>
        </w:rPr>
        <w:t xml:space="preserve"> </w:t>
      </w:r>
      <w:r>
        <w:rPr>
          <w:spacing w:val="-1"/>
        </w:rPr>
        <w:t>can</w:t>
      </w:r>
      <w:r>
        <w:rPr>
          <w:spacing w:val="-9"/>
        </w:rPr>
        <w:t xml:space="preserve"> </w:t>
      </w:r>
      <w:r>
        <w:rPr>
          <w:spacing w:val="-1"/>
        </w:rPr>
        <w:t>adjust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t>results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phone</w:t>
      </w:r>
      <w:r>
        <w:rPr>
          <w:spacing w:val="-51"/>
        </w:rPr>
        <w:t xml:space="preserve"> </w:t>
      </w:r>
      <w:r>
        <w:rPr>
          <w:spacing w:val="-1"/>
        </w:rPr>
        <w:t xml:space="preserve">surveys based on baseline variables like demographics characteristics of the most recent </w:t>
      </w:r>
      <w:r>
        <w:t>face-to-</w:t>
      </w:r>
      <w:r>
        <w:rPr>
          <w:spacing w:val="1"/>
        </w:rPr>
        <w:t xml:space="preserve"> </w:t>
      </w:r>
      <w:r>
        <w:t>face</w:t>
      </w:r>
      <w:r>
        <w:rPr>
          <w:spacing w:val="-11"/>
        </w:rPr>
        <w:t xml:space="preserve"> </w:t>
      </w:r>
      <w:r>
        <w:t>surveys</w:t>
      </w:r>
      <w:r>
        <w:rPr>
          <w:spacing w:val="-10"/>
        </w:rPr>
        <w:t xml:space="preserve"> </w:t>
      </w:r>
      <w:r>
        <w:t>(Nagpal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al.</w:t>
      </w:r>
      <w:r>
        <w:rPr>
          <w:spacing w:val="11"/>
        </w:rPr>
        <w:t xml:space="preserve"> </w:t>
      </w:r>
      <w:r>
        <w:t>2021;</w:t>
      </w:r>
      <w:r>
        <w:rPr>
          <w:spacing w:val="-8"/>
        </w:rPr>
        <w:t xml:space="preserve"> </w:t>
      </w:r>
      <w:r>
        <w:t>Glazerman</w:t>
      </w:r>
      <w:r>
        <w:rPr>
          <w:spacing w:val="-11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al.</w:t>
      </w:r>
      <w:r>
        <w:rPr>
          <w:spacing w:val="11"/>
        </w:rPr>
        <w:t xml:space="preserve"> </w:t>
      </w:r>
      <w:r>
        <w:t>2020;</w:t>
      </w:r>
      <w:r>
        <w:rPr>
          <w:spacing w:val="-8"/>
        </w:rPr>
        <w:t xml:space="preserve"> </w:t>
      </w:r>
      <w:r>
        <w:t>Valliant</w:t>
      </w:r>
      <w:r>
        <w:rPr>
          <w:spacing w:val="-10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al.</w:t>
      </w:r>
      <w:r>
        <w:rPr>
          <w:spacing w:val="10"/>
        </w:rPr>
        <w:t xml:space="preserve"> </w:t>
      </w:r>
      <w:r>
        <w:t>2013;</w:t>
      </w:r>
      <w:r>
        <w:rPr>
          <w:spacing w:val="-8"/>
        </w:rPr>
        <w:t xml:space="preserve"> </w:t>
      </w:r>
      <w:r>
        <w:t>Elkasabi,</w:t>
      </w:r>
      <w:r>
        <w:rPr>
          <w:spacing w:val="-9"/>
        </w:rPr>
        <w:t xml:space="preserve"> </w:t>
      </w:r>
      <w:r>
        <w:t>2015).</w:t>
      </w:r>
      <w:r>
        <w:rPr>
          <w:spacing w:val="11"/>
        </w:rPr>
        <w:t xml:space="preserve"> </w:t>
      </w:r>
      <w:r>
        <w:t>This</w:t>
      </w:r>
      <w:r>
        <w:rPr>
          <w:spacing w:val="-51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 w:rsidR="008400A3">
        <w:t>results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exercises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aggregated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extrapolated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reflect</w:t>
      </w:r>
      <w:r>
        <w:rPr>
          <w:spacing w:val="-5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of</w:t>
      </w:r>
      <w:r>
        <w:rPr>
          <w:spacing w:val="-51"/>
        </w:rPr>
        <w:t xml:space="preserve"> </w:t>
      </w:r>
      <w:r>
        <w:t>representativeness.</w:t>
      </w:r>
    </w:p>
    <w:p w14:paraId="50C408D8" w14:textId="77777777" w:rsidR="007158A6" w:rsidRDefault="004F2724">
      <w:pPr>
        <w:pStyle w:val="BodyText"/>
        <w:spacing w:before="166" w:line="314" w:lineRule="auto"/>
        <w:ind w:left="120" w:right="576"/>
        <w:jc w:val="both"/>
      </w:pPr>
      <w:r>
        <w:rPr>
          <w:spacing w:val="-1"/>
        </w:rPr>
        <w:t>However,</w:t>
      </w:r>
      <w:r>
        <w:rPr>
          <w:spacing w:val="-10"/>
        </w:rPr>
        <w:t xml:space="preserve"> </w:t>
      </w:r>
      <w:r>
        <w:rPr>
          <w:spacing w:val="-1"/>
        </w:rPr>
        <w:t>this</w:t>
      </w:r>
      <w:r>
        <w:rPr>
          <w:spacing w:val="-10"/>
        </w:rPr>
        <w:t xml:space="preserve"> </w:t>
      </w:r>
      <w:r>
        <w:rPr>
          <w:spacing w:val="-1"/>
        </w:rPr>
        <w:t>current</w:t>
      </w:r>
      <w:r>
        <w:rPr>
          <w:spacing w:val="-10"/>
        </w:rPr>
        <w:t xml:space="preserve"> </w:t>
      </w:r>
      <w:r>
        <w:rPr>
          <w:spacing w:val="-1"/>
        </w:rPr>
        <w:t>study</w:t>
      </w:r>
      <w:r>
        <w:rPr>
          <w:spacing w:val="-10"/>
        </w:rPr>
        <w:t xml:space="preserve"> </w:t>
      </w:r>
      <w:r>
        <w:rPr>
          <w:spacing w:val="-1"/>
        </w:rPr>
        <w:t>may</w:t>
      </w:r>
      <w:r>
        <w:rPr>
          <w:spacing w:val="-9"/>
        </w:rPr>
        <w:t xml:space="preserve"> </w:t>
      </w:r>
      <w:r>
        <w:rPr>
          <w:spacing w:val="-1"/>
        </w:rPr>
        <w:t>not</w:t>
      </w:r>
      <w:r>
        <w:rPr>
          <w:spacing w:val="-10"/>
        </w:rPr>
        <w:t xml:space="preserve"> </w:t>
      </w:r>
      <w:r>
        <w:rPr>
          <w:spacing w:val="-1"/>
        </w:rPr>
        <w:t>be</w:t>
      </w:r>
      <w:r>
        <w:rPr>
          <w:spacing w:val="-10"/>
        </w:rPr>
        <w:t xml:space="preserve"> </w:t>
      </w:r>
      <w:r>
        <w:rPr>
          <w:spacing w:val="-1"/>
        </w:rPr>
        <w:t>affected</w:t>
      </w:r>
      <w:r>
        <w:rPr>
          <w:spacing w:val="-10"/>
        </w:rPr>
        <w:t xml:space="preserve"> </w:t>
      </w:r>
      <w:r>
        <w:rPr>
          <w:spacing w:val="-1"/>
        </w:rPr>
        <w:t>by</w:t>
      </w:r>
      <w:r>
        <w:rPr>
          <w:spacing w:val="-10"/>
        </w:rPr>
        <w:t xml:space="preserve"> </w:t>
      </w:r>
      <w:r>
        <w:rPr>
          <w:spacing w:val="-1"/>
        </w:rPr>
        <w:t>these</w:t>
      </w:r>
      <w:r>
        <w:rPr>
          <w:spacing w:val="-10"/>
        </w:rPr>
        <w:t xml:space="preserve"> </w:t>
      </w:r>
      <w:r>
        <w:rPr>
          <w:spacing w:val="-1"/>
        </w:rPr>
        <w:t>confounding</w:t>
      </w:r>
      <w:r>
        <w:rPr>
          <w:spacing w:val="-10"/>
        </w:rPr>
        <w:t xml:space="preserve"> </w:t>
      </w:r>
      <w:r>
        <w:rPr>
          <w:spacing w:val="-1"/>
        </w:rPr>
        <w:t>issues</w:t>
      </w:r>
      <w:r>
        <w:rPr>
          <w:spacing w:val="-10"/>
        </w:rPr>
        <w:t xml:space="preserve"> </w:t>
      </w:r>
      <w:r>
        <w:t>since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main</w:t>
      </w:r>
      <w:r>
        <w:rPr>
          <w:spacing w:val="-10"/>
        </w:rPr>
        <w:t xml:space="preserve"> </w:t>
      </w:r>
      <w:r>
        <w:t>idea</w:t>
      </w:r>
      <w:r>
        <w:rPr>
          <w:spacing w:val="-10"/>
        </w:rPr>
        <w:t xml:space="preserve"> </w:t>
      </w:r>
      <w:r>
        <w:t>is</w:t>
      </w:r>
      <w:r>
        <w:rPr>
          <w:spacing w:val="-50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national</w:t>
      </w:r>
      <w:r>
        <w:rPr>
          <w:spacing w:val="-6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rather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effectiveness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remote</w:t>
      </w:r>
      <w:r>
        <w:rPr>
          <w:spacing w:val="-51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collecting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security.</w:t>
      </w:r>
      <w:r>
        <w:rPr>
          <w:spacing w:val="1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reason,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study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on</w:t>
      </w:r>
      <w:r>
        <w:rPr>
          <w:spacing w:val="-50"/>
        </w:rPr>
        <w:t xml:space="preserve"> </w:t>
      </w:r>
      <w:r>
        <w:rPr>
          <w:spacing w:val="-1"/>
        </w:rPr>
        <w:t xml:space="preserve">weighting techniques to adjust for sampling </w:t>
      </w:r>
      <w:r>
        <w:t>skewness and response rate. Nonetheless, the study</w:t>
      </w:r>
      <w:r>
        <w:rPr>
          <w:spacing w:val="1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adopted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Central</w:t>
      </w:r>
      <w:r>
        <w:rPr>
          <w:spacing w:val="-9"/>
        </w:rPr>
        <w:t xml:space="preserve"> </w:t>
      </w:r>
      <w:r>
        <w:t>African</w:t>
      </w:r>
      <w:r>
        <w:rPr>
          <w:spacing w:val="-9"/>
        </w:rPr>
        <w:t xml:space="preserve"> </w:t>
      </w:r>
      <w:r>
        <w:t>Republic</w:t>
      </w:r>
      <w:r>
        <w:rPr>
          <w:spacing w:val="-10"/>
        </w:rPr>
        <w:t xml:space="preserve"> </w:t>
      </w:r>
      <w:r>
        <w:t>(CAR),</w:t>
      </w:r>
      <w:r>
        <w:rPr>
          <w:spacing w:val="-9"/>
        </w:rPr>
        <w:t xml:space="preserve"> </w:t>
      </w:r>
      <w:r>
        <w:t>could</w:t>
      </w:r>
      <w:r>
        <w:rPr>
          <w:spacing w:val="-9"/>
        </w:rPr>
        <w:t xml:space="preserve"> </w:t>
      </w:r>
      <w:r>
        <w:t>allow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t>skewness</w:t>
      </w:r>
      <w:r>
        <w:rPr>
          <w:spacing w:val="-9"/>
        </w:rPr>
        <w:t xml:space="preserve"> </w:t>
      </w:r>
      <w:r>
        <w:t>due</w:t>
      </w:r>
      <w:r>
        <w:rPr>
          <w:spacing w:val="-51"/>
        </w:rPr>
        <w:t xml:space="preserve"> </w:t>
      </w:r>
      <w:r>
        <w:t>to mobile phone ownership and coverage (see CAR sample design in Annex). CAR has one of the</w:t>
      </w:r>
      <w:r>
        <w:rPr>
          <w:spacing w:val="-51"/>
        </w:rPr>
        <w:t xml:space="preserve"> </w:t>
      </w:r>
      <w:r>
        <w:rPr>
          <w:spacing w:val="-1"/>
        </w:rPr>
        <w:t>lowest</w:t>
      </w:r>
      <w:r>
        <w:rPr>
          <w:spacing w:val="-4"/>
        </w:rPr>
        <w:t xml:space="preserve"> </w:t>
      </w:r>
      <w:r>
        <w:rPr>
          <w:spacing w:val="-1"/>
        </w:rPr>
        <w:t>mobile</w:t>
      </w:r>
      <w:r>
        <w:rPr>
          <w:spacing w:val="-4"/>
        </w:rPr>
        <w:t xml:space="preserve"> </w:t>
      </w:r>
      <w:r>
        <w:rPr>
          <w:spacing w:val="-1"/>
        </w:rPr>
        <w:t>phone</w:t>
      </w:r>
      <w:r>
        <w:rPr>
          <w:spacing w:val="-3"/>
        </w:rPr>
        <w:t xml:space="preserve"> </w:t>
      </w:r>
      <w:r>
        <w:rPr>
          <w:spacing w:val="-1"/>
        </w:rPr>
        <w:t>penetration</w:t>
      </w:r>
      <w:r>
        <w:rPr>
          <w:spacing w:val="-4"/>
        </w:rPr>
        <w:t xml:space="preserve"> </w:t>
      </w:r>
      <w:r>
        <w:t>rates</w:t>
      </w:r>
      <w:r>
        <w:rPr>
          <w:spacing w:val="-4"/>
        </w:rPr>
        <w:t xml:space="preserve"> </w:t>
      </w:r>
      <w:r>
        <w:t>globally</w:t>
      </w:r>
      <w:r>
        <w:rPr>
          <w:spacing w:val="-3"/>
        </w:rPr>
        <w:t xml:space="preserve"> </w:t>
      </w:r>
      <w:r>
        <w:t>(approximately</w:t>
      </w:r>
      <w:r>
        <w:rPr>
          <w:spacing w:val="-4"/>
        </w:rPr>
        <w:t xml:space="preserve"> </w:t>
      </w:r>
      <w:r>
        <w:t>70%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population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own</w:t>
      </w:r>
      <w:r>
        <w:rPr>
          <w:spacing w:val="-50"/>
        </w:rPr>
        <w:t xml:space="preserve"> </w:t>
      </w:r>
      <w:r>
        <w:t>mobile</w:t>
      </w:r>
      <w:r>
        <w:rPr>
          <w:spacing w:val="18"/>
        </w:rPr>
        <w:t xml:space="preserve"> </w:t>
      </w:r>
      <w:r>
        <w:t>phones).</w:t>
      </w:r>
    </w:p>
    <w:p w14:paraId="0B941A3E" w14:textId="77777777" w:rsidR="007158A6" w:rsidRDefault="007158A6">
      <w:pPr>
        <w:spacing w:line="314" w:lineRule="auto"/>
        <w:jc w:val="both"/>
        <w:sectPr w:rsidR="007158A6">
          <w:pgSz w:w="12240" w:h="15840"/>
          <w:pgMar w:top="1340" w:right="860" w:bottom="1080" w:left="1320" w:header="0" w:footer="888" w:gutter="0"/>
          <w:cols w:space="720"/>
        </w:sectPr>
      </w:pPr>
    </w:p>
    <w:p w14:paraId="4BBF72D9" w14:textId="77777777" w:rsidR="007158A6" w:rsidRDefault="004F2724">
      <w:pPr>
        <w:pStyle w:val="Heading1"/>
        <w:numPr>
          <w:ilvl w:val="0"/>
          <w:numId w:val="12"/>
        </w:numPr>
        <w:tabs>
          <w:tab w:val="left" w:pos="604"/>
          <w:tab w:val="left" w:pos="605"/>
        </w:tabs>
      </w:pPr>
      <w:bookmarkStart w:id="27" w:name="Study_design"/>
      <w:bookmarkStart w:id="28" w:name="_bookmark2"/>
      <w:bookmarkEnd w:id="27"/>
      <w:bookmarkEnd w:id="28"/>
      <w:r>
        <w:rPr>
          <w:w w:val="95"/>
        </w:rPr>
        <w:t>Study</w:t>
      </w:r>
      <w:r>
        <w:rPr>
          <w:spacing w:val="74"/>
        </w:rPr>
        <w:t xml:space="preserve"> </w:t>
      </w:r>
      <w:r>
        <w:rPr>
          <w:w w:val="95"/>
        </w:rPr>
        <w:t>design</w:t>
      </w:r>
    </w:p>
    <w:p w14:paraId="0AA5BCC3" w14:textId="36285D4A" w:rsidR="007158A6" w:rsidRDefault="004F2724">
      <w:pPr>
        <w:pStyle w:val="BodyText"/>
        <w:spacing w:before="282" w:line="314" w:lineRule="auto"/>
        <w:ind w:left="120" w:right="573"/>
        <w:jc w:val="both"/>
      </w:pPr>
      <w:r>
        <w:t>The study was implemented as a survey experiment with stratified sample of respondents who</w:t>
      </w:r>
      <w:r>
        <w:rPr>
          <w:spacing w:val="1"/>
        </w:rPr>
        <w:t xml:space="preserve"> </w:t>
      </w:r>
      <w:r>
        <w:t>are</w:t>
      </w:r>
      <w:r>
        <w:rPr>
          <w:spacing w:val="43"/>
        </w:rPr>
        <w:t xml:space="preserve"> </w:t>
      </w:r>
      <w:r>
        <w:t>randomly</w:t>
      </w:r>
      <w:r>
        <w:rPr>
          <w:spacing w:val="43"/>
        </w:rPr>
        <w:t xml:space="preserve"> </w:t>
      </w:r>
      <w:r>
        <w:t>selected</w:t>
      </w:r>
      <w:r>
        <w:rPr>
          <w:spacing w:val="43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two</w:t>
      </w:r>
      <w:r>
        <w:rPr>
          <w:spacing w:val="43"/>
        </w:rPr>
        <w:t xml:space="preserve"> </w:t>
      </w:r>
      <w:r w:rsidR="008400A3">
        <w:t>groups:</w:t>
      </w:r>
      <w:r>
        <w:rPr>
          <w:spacing w:val="7"/>
        </w:rPr>
        <w:t xml:space="preserve"> </w:t>
      </w:r>
      <w:r>
        <w:t>CARI</w:t>
      </w:r>
      <w:r>
        <w:rPr>
          <w:spacing w:val="43"/>
        </w:rPr>
        <w:t xml:space="preserve"> </w:t>
      </w:r>
      <w:r>
        <w:t>Group</w:t>
      </w:r>
      <w:r>
        <w:rPr>
          <w:spacing w:val="44"/>
        </w:rPr>
        <w:t xml:space="preserve"> </w:t>
      </w:r>
      <w:r>
        <w:t>(F2F)</w:t>
      </w:r>
      <w:r>
        <w:rPr>
          <w:spacing w:val="43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rCARI</w:t>
      </w:r>
      <w:r>
        <w:rPr>
          <w:spacing w:val="44"/>
        </w:rPr>
        <w:t xml:space="preserve"> </w:t>
      </w:r>
      <w:r>
        <w:t>Group</w:t>
      </w:r>
      <w:r>
        <w:rPr>
          <w:spacing w:val="43"/>
        </w:rPr>
        <w:t xml:space="preserve"> </w:t>
      </w:r>
      <w:r>
        <w:t>(Remote).</w:t>
      </w:r>
      <w:r>
        <w:rPr>
          <w:spacing w:val="22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rPr>
          <w:w w:val="95"/>
        </w:rPr>
        <w:t>study designed followed rigorous randomization procedures to assign potential respondents to the</w:t>
      </w:r>
      <w:r>
        <w:rPr>
          <w:spacing w:val="1"/>
          <w:w w:val="95"/>
        </w:rPr>
        <w:t xml:space="preserve"> </w:t>
      </w:r>
      <w:r>
        <w:t xml:space="preserve">study groups to ensure statistical comparability of the two sub-samples. For a systematic </w:t>
      </w:r>
      <w:del w:id="29" w:author="Matthieu TOCKERT" w:date="2024-01-10T13:19:00Z">
        <w:r w:rsidDel="004F2724">
          <w:delText>house- hold</w:delText>
        </w:r>
      </w:del>
      <w:ins w:id="30" w:author="Matthieu TOCKERT" w:date="2024-01-10T13:19:00Z">
        <w:r w:rsidR="473985D2">
          <w:t>household</w:t>
        </w:r>
      </w:ins>
      <w:r>
        <w:t>/respondent</w:t>
      </w:r>
      <w:r>
        <w:rPr>
          <w:spacing w:val="15"/>
        </w:rPr>
        <w:t xml:space="preserve"> </w:t>
      </w:r>
      <w:r>
        <w:t>selection</w:t>
      </w:r>
      <w:r>
        <w:rPr>
          <w:spacing w:val="16"/>
        </w:rPr>
        <w:t xml:space="preserve"> </w:t>
      </w:r>
      <w:r>
        <w:t>process,</w:t>
      </w:r>
      <w:r>
        <w:rPr>
          <w:spacing w:val="16"/>
        </w:rPr>
        <w:t xml:space="preserve"> </w:t>
      </w:r>
      <w:r>
        <w:t>refer</w:t>
      </w:r>
      <w:r>
        <w:rPr>
          <w:spacing w:val="15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Figure</w:t>
      </w:r>
      <w:r>
        <w:rPr>
          <w:spacing w:val="16"/>
        </w:rPr>
        <w:t xml:space="preserve"> </w:t>
      </w:r>
      <w:r>
        <w:t>1.</w:t>
      </w:r>
    </w:p>
    <w:p w14:paraId="134734B9" w14:textId="77777777" w:rsidR="007158A6" w:rsidRDefault="004F2724">
      <w:pPr>
        <w:pStyle w:val="BodyText"/>
        <w:rPr>
          <w:sz w:val="29"/>
        </w:rPr>
      </w:pPr>
      <w:r>
        <w:rPr>
          <w:noProof/>
        </w:rPr>
        <w:drawing>
          <wp:anchor distT="0" distB="0" distL="0" distR="0" simplePos="0" relativeHeight="251658243" behindDoc="0" locked="0" layoutInCell="1" allowOverlap="1" wp14:anchorId="68AC44E7" wp14:editId="33DC33ED">
            <wp:simplePos x="0" y="0"/>
            <wp:positionH relativeFrom="page">
              <wp:posOffset>2462999</wp:posOffset>
            </wp:positionH>
            <wp:positionV relativeFrom="paragraph">
              <wp:posOffset>234243</wp:posOffset>
            </wp:positionV>
            <wp:extent cx="2889884" cy="3252882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884" cy="3252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BE534F" w14:textId="77777777" w:rsidR="007158A6" w:rsidRDefault="007158A6">
      <w:pPr>
        <w:pStyle w:val="BodyText"/>
        <w:spacing w:before="3"/>
        <w:rPr>
          <w:sz w:val="7"/>
        </w:rPr>
      </w:pPr>
    </w:p>
    <w:p w14:paraId="798EB6B7" w14:textId="77777777" w:rsidR="007158A6" w:rsidRDefault="004F2724">
      <w:pPr>
        <w:pStyle w:val="BodyText"/>
        <w:spacing w:before="145"/>
        <w:ind w:left="257" w:right="715"/>
        <w:jc w:val="center"/>
      </w:pPr>
      <w:r>
        <w:t>Figure</w:t>
      </w:r>
      <w:r>
        <w:rPr>
          <w:spacing w:val="5"/>
        </w:rPr>
        <w:t xml:space="preserve"> </w:t>
      </w:r>
      <w:r>
        <w:t>1:</w:t>
      </w:r>
      <w:r>
        <w:rPr>
          <w:spacing w:val="25"/>
        </w:rPr>
        <w:t xml:space="preserve"> </w:t>
      </w:r>
      <w:r>
        <w:t>rCARI</w:t>
      </w:r>
      <w:r>
        <w:rPr>
          <w:spacing w:val="5"/>
        </w:rPr>
        <w:t xml:space="preserve"> </w:t>
      </w:r>
      <w:r>
        <w:t>Validation</w:t>
      </w:r>
      <w:r>
        <w:rPr>
          <w:spacing w:val="6"/>
        </w:rPr>
        <w:t xml:space="preserve"> </w:t>
      </w:r>
      <w:r>
        <w:t>Study</w:t>
      </w:r>
      <w:r>
        <w:rPr>
          <w:spacing w:val="5"/>
        </w:rPr>
        <w:t xml:space="preserve"> </w:t>
      </w:r>
      <w:r>
        <w:t>Sampling</w:t>
      </w:r>
      <w:r>
        <w:rPr>
          <w:spacing w:val="6"/>
        </w:rPr>
        <w:t xml:space="preserve"> </w:t>
      </w:r>
      <w:r>
        <w:t>Frame</w:t>
      </w:r>
    </w:p>
    <w:p w14:paraId="73049372" w14:textId="77777777" w:rsidR="007158A6" w:rsidRDefault="007158A6">
      <w:pPr>
        <w:pStyle w:val="BodyText"/>
        <w:spacing w:before="1"/>
        <w:rPr>
          <w:sz w:val="35"/>
        </w:rPr>
      </w:pPr>
    </w:p>
    <w:p w14:paraId="11997E1E" w14:textId="77777777" w:rsidR="007158A6" w:rsidRDefault="004F2724">
      <w:pPr>
        <w:pStyle w:val="ListParagraph"/>
        <w:numPr>
          <w:ilvl w:val="1"/>
          <w:numId w:val="12"/>
        </w:numPr>
        <w:tabs>
          <w:tab w:val="left" w:pos="666"/>
        </w:tabs>
        <w:spacing w:before="0" w:line="314" w:lineRule="auto"/>
        <w:ind w:right="575"/>
        <w:jc w:val="both"/>
      </w:pPr>
      <w:r>
        <w:t>STEP 1 - Livelihood Zones/ADMIN1 Area Selection:</w:t>
      </w:r>
      <w:r>
        <w:rPr>
          <w:spacing w:val="53"/>
        </w:rPr>
        <w:t xml:space="preserve"> </w:t>
      </w:r>
      <w:r>
        <w:t>A minimum of 2/3 Admin1 Areas</w:t>
      </w:r>
      <w:r>
        <w:rPr>
          <w:spacing w:val="1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identified</w:t>
      </w:r>
      <w:r>
        <w:rPr>
          <w:spacing w:val="-7"/>
        </w:rPr>
        <w:t xml:space="preserve"> </w:t>
      </w:r>
      <w:r>
        <w:t>together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WFP</w:t>
      </w:r>
      <w:r>
        <w:rPr>
          <w:spacing w:val="-7"/>
        </w:rPr>
        <w:t xml:space="preserve"> </w:t>
      </w:r>
      <w:r>
        <w:t>CO</w:t>
      </w:r>
      <w:r>
        <w:rPr>
          <w:spacing w:val="-7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phone</w:t>
      </w:r>
      <w:r>
        <w:rPr>
          <w:spacing w:val="-8"/>
        </w:rPr>
        <w:t xml:space="preserve"> </w:t>
      </w:r>
      <w:r>
        <w:t>coverage,</w:t>
      </w:r>
      <w:r>
        <w:rPr>
          <w:spacing w:val="-7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situation</w:t>
      </w:r>
      <w:r>
        <w:rPr>
          <w:spacing w:val="-6"/>
        </w:rPr>
        <w:t xml:space="preserve"> </w:t>
      </w:r>
      <w:r>
        <w:t>and</w:t>
      </w:r>
      <w:r>
        <w:rPr>
          <w:spacing w:val="-51"/>
        </w:rPr>
        <w:t xml:space="preserve"> </w:t>
      </w:r>
      <w:r>
        <w:t>accessibility. If more than 3 Admin1 areas met the criteria, a simple random approach was</w:t>
      </w:r>
      <w:r>
        <w:rPr>
          <w:spacing w:val="1"/>
        </w:rPr>
        <w:t xml:space="preserve"> </w:t>
      </w:r>
      <w:r>
        <w:t>used</w:t>
      </w:r>
      <w:r>
        <w:rPr>
          <w:spacing w:val="15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select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required</w:t>
      </w:r>
      <w:r>
        <w:rPr>
          <w:spacing w:val="15"/>
        </w:rPr>
        <w:t xml:space="preserve"> </w:t>
      </w:r>
      <w:r>
        <w:t>number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Admin1</w:t>
      </w:r>
      <w:r>
        <w:rPr>
          <w:spacing w:val="15"/>
        </w:rPr>
        <w:t xml:space="preserve"> </w:t>
      </w:r>
      <w:r>
        <w:t>Areas.</w:t>
      </w:r>
    </w:p>
    <w:p w14:paraId="4888088F" w14:textId="77777777" w:rsidR="007158A6" w:rsidRDefault="004F2724">
      <w:pPr>
        <w:pStyle w:val="ListParagraph"/>
        <w:numPr>
          <w:ilvl w:val="1"/>
          <w:numId w:val="12"/>
        </w:numPr>
        <w:tabs>
          <w:tab w:val="left" w:pos="666"/>
        </w:tabs>
        <w:spacing w:before="165" w:line="314" w:lineRule="auto"/>
        <w:ind w:right="576"/>
        <w:jc w:val="both"/>
      </w:pPr>
      <w:r>
        <w:t>STEP</w:t>
      </w:r>
      <w:r>
        <w:rPr>
          <w:spacing w:val="-11"/>
        </w:rPr>
        <w:t xml:space="preserve"> </w:t>
      </w:r>
      <w:r>
        <w:t>2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ADMIN2</w:t>
      </w:r>
      <w:r>
        <w:rPr>
          <w:spacing w:val="-11"/>
        </w:rPr>
        <w:t xml:space="preserve"> </w:t>
      </w:r>
      <w:r>
        <w:t>Selection:</w:t>
      </w:r>
      <w:r>
        <w:rPr>
          <w:spacing w:val="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minimum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ADMIN2</w:t>
      </w:r>
      <w:r>
        <w:rPr>
          <w:spacing w:val="-10"/>
        </w:rPr>
        <w:t xml:space="preserve"> </w:t>
      </w:r>
      <w:r>
        <w:t>areas</w:t>
      </w:r>
      <w:r>
        <w:rPr>
          <w:spacing w:val="-11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randomly</w:t>
      </w:r>
      <w:r>
        <w:rPr>
          <w:spacing w:val="-11"/>
        </w:rPr>
        <w:t xml:space="preserve"> </w:t>
      </w:r>
      <w:r>
        <w:t>selected</w:t>
      </w:r>
      <w:r>
        <w:rPr>
          <w:spacing w:val="-10"/>
        </w:rPr>
        <w:t xml:space="preserve"> </w:t>
      </w:r>
      <w:r>
        <w:t>(2</w:t>
      </w:r>
      <w:r>
        <w:rPr>
          <w:spacing w:val="-11"/>
        </w:rPr>
        <w:t xml:space="preserve"> </w:t>
      </w:r>
      <w:r>
        <w:t>per</w:t>
      </w:r>
      <w:r>
        <w:rPr>
          <w:spacing w:val="-50"/>
        </w:rPr>
        <w:t xml:space="preserve"> </w:t>
      </w:r>
      <w:r>
        <w:t>ADMIN1</w:t>
      </w:r>
      <w:r>
        <w:rPr>
          <w:spacing w:val="17"/>
        </w:rPr>
        <w:t xml:space="preserve"> </w:t>
      </w:r>
      <w:r>
        <w:t>Area</w:t>
      </w:r>
      <w:r>
        <w:rPr>
          <w:spacing w:val="18"/>
        </w:rPr>
        <w:t xml:space="preserve"> </w:t>
      </w:r>
      <w:r>
        <w:t>based</w:t>
      </w:r>
      <w:r>
        <w:rPr>
          <w:spacing w:val="18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outcome</w:t>
      </w:r>
      <w:r>
        <w:rPr>
          <w:spacing w:val="18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Step</w:t>
      </w:r>
      <w:r>
        <w:rPr>
          <w:spacing w:val="18"/>
        </w:rPr>
        <w:t xml:space="preserve"> </w:t>
      </w:r>
      <w:r>
        <w:t>1).</w:t>
      </w:r>
    </w:p>
    <w:p w14:paraId="25BD309D" w14:textId="43712CE2" w:rsidR="007158A6" w:rsidRDefault="004F2724">
      <w:pPr>
        <w:pStyle w:val="ListParagraph"/>
        <w:numPr>
          <w:ilvl w:val="1"/>
          <w:numId w:val="12"/>
        </w:numPr>
        <w:tabs>
          <w:tab w:val="left" w:pos="666"/>
        </w:tabs>
        <w:spacing w:before="161" w:line="314" w:lineRule="auto"/>
        <w:ind w:right="575"/>
        <w:jc w:val="both"/>
      </w:pPr>
      <w:r>
        <w:t>STEP 3 - ADMIN5 (villages, communities or camps) Areas:</w:t>
      </w:r>
      <w:r>
        <w:rPr>
          <w:spacing w:val="1"/>
        </w:rPr>
        <w:t xml:space="preserve"> </w:t>
      </w:r>
      <w:r>
        <w:t>All ADMIN 5 (villages) in</w:t>
      </w:r>
      <w:r>
        <w:rPr>
          <w:spacing w:val="1"/>
        </w:rPr>
        <w:t xml:space="preserve"> </w:t>
      </w:r>
      <w:r>
        <w:t xml:space="preserve">ADMIN2 that </w:t>
      </w:r>
      <w:del w:id="31" w:author="Matthieu TOCKERT" w:date="2024-01-10T13:20:00Z">
        <w:r w:rsidDel="004F2724">
          <w:delText>meets</w:delText>
        </w:r>
      </w:del>
      <w:ins w:id="32" w:author="Matthieu TOCKERT" w:date="2024-01-10T13:20:00Z">
        <w:r w:rsidR="3904D7E2">
          <w:t>meet</w:t>
        </w:r>
      </w:ins>
      <w:r>
        <w:t xml:space="preserve"> the inclusion criteria set out in STEP 1 are now compiled at this stage</w:t>
      </w:r>
      <w:r>
        <w:rPr>
          <w:spacing w:val="1"/>
        </w:rPr>
        <w:t xml:space="preserve"> </w:t>
      </w:r>
      <w:r>
        <w:rPr>
          <w:w w:val="95"/>
        </w:rPr>
        <w:t>as the primary sampling units (PSUs).</w:t>
      </w:r>
      <w:r>
        <w:rPr>
          <w:spacing w:val="1"/>
          <w:w w:val="95"/>
        </w:rPr>
        <w:t xml:space="preserve"> </w:t>
      </w:r>
      <w:r>
        <w:rPr>
          <w:w w:val="95"/>
        </w:rPr>
        <w:t>A total of 20 PSUs were randomly selected (distributed</w:t>
      </w:r>
      <w:r>
        <w:rPr>
          <w:spacing w:val="1"/>
          <w:w w:val="95"/>
        </w:rPr>
        <w:t xml:space="preserve"> </w:t>
      </w:r>
      <w:r>
        <w:t>uniformly</w:t>
      </w:r>
      <w:r>
        <w:rPr>
          <w:spacing w:val="-11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selected</w:t>
      </w:r>
      <w:r>
        <w:rPr>
          <w:spacing w:val="-10"/>
        </w:rPr>
        <w:t xml:space="preserve"> </w:t>
      </w:r>
      <w:r>
        <w:t>ADMIN1</w:t>
      </w:r>
      <w:r>
        <w:rPr>
          <w:spacing w:val="-10"/>
        </w:rPr>
        <w:t xml:space="preserve"> </w:t>
      </w:r>
      <w:r>
        <w:t>AREAS)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sampling</w:t>
      </w:r>
      <w:r>
        <w:rPr>
          <w:spacing w:val="-10"/>
        </w:rPr>
        <w:t xml:space="preserve"> </w:t>
      </w:r>
      <w:r>
        <w:t>clusters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draw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households</w:t>
      </w:r>
      <w:r>
        <w:rPr>
          <w:spacing w:val="-51"/>
        </w:rPr>
        <w:t xml:space="preserve"> </w:t>
      </w:r>
      <w:r>
        <w:t>from.</w:t>
      </w:r>
    </w:p>
    <w:p w14:paraId="65FEC8A1" w14:textId="77777777" w:rsidR="007158A6" w:rsidRDefault="004F2724">
      <w:pPr>
        <w:pStyle w:val="ListParagraph"/>
        <w:numPr>
          <w:ilvl w:val="1"/>
          <w:numId w:val="12"/>
        </w:numPr>
        <w:tabs>
          <w:tab w:val="left" w:pos="666"/>
        </w:tabs>
        <w:spacing w:before="166"/>
        <w:ind w:hanging="280"/>
      </w:pPr>
      <w:r>
        <w:t>STEP</w:t>
      </w:r>
      <w:r>
        <w:rPr>
          <w:spacing w:val="3"/>
        </w:rPr>
        <w:t xml:space="preserve"> </w:t>
      </w:r>
      <w:r>
        <w:t>4</w:t>
      </w:r>
      <w:r>
        <w:rPr>
          <w:spacing w:val="3"/>
        </w:rPr>
        <w:t xml:space="preserve"> </w:t>
      </w:r>
      <w:r>
        <w:t>-</w:t>
      </w:r>
      <w:r>
        <w:rPr>
          <w:spacing w:val="4"/>
        </w:rPr>
        <w:t xml:space="preserve"> </w:t>
      </w:r>
      <w:r>
        <w:t>Sampled</w:t>
      </w:r>
      <w:r>
        <w:rPr>
          <w:spacing w:val="3"/>
        </w:rPr>
        <w:t xml:space="preserve"> </w:t>
      </w:r>
      <w:r>
        <w:t>households:</w:t>
      </w:r>
      <w:r>
        <w:rPr>
          <w:spacing w:val="27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sampling</w:t>
      </w:r>
      <w:r>
        <w:rPr>
          <w:spacing w:val="4"/>
        </w:rPr>
        <w:t xml:space="preserve"> </w:t>
      </w:r>
      <w:r>
        <w:t>frame</w:t>
      </w:r>
      <w:r>
        <w:rPr>
          <w:spacing w:val="3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study</w:t>
      </w:r>
      <w:r>
        <w:rPr>
          <w:spacing w:val="4"/>
        </w:rPr>
        <w:t xml:space="preserve"> </w:t>
      </w:r>
      <w:r>
        <w:t>was</w:t>
      </w:r>
      <w:r>
        <w:rPr>
          <w:spacing w:val="3"/>
        </w:rPr>
        <w:t xml:space="preserve"> </w:t>
      </w:r>
      <w:r>
        <w:t>all</w:t>
      </w:r>
      <w:r>
        <w:rPr>
          <w:spacing w:val="4"/>
        </w:rPr>
        <w:t xml:space="preserve"> </w:t>
      </w:r>
      <w:r>
        <w:t>households</w:t>
      </w:r>
      <w:r>
        <w:rPr>
          <w:spacing w:val="3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se</w:t>
      </w:r>
      <w:del w:id="33" w:author="Matthieu TOCKERT" w:date="2024-01-10T13:20:00Z">
        <w:r w:rsidDel="004F2724">
          <w:delText>-</w:delText>
        </w:r>
      </w:del>
    </w:p>
    <w:p w14:paraId="7A63C145" w14:textId="77777777" w:rsidR="007158A6" w:rsidRDefault="007158A6">
      <w:pPr>
        <w:sectPr w:rsidR="007158A6">
          <w:pgSz w:w="12240" w:h="15840"/>
          <w:pgMar w:top="1260" w:right="860" w:bottom="1080" w:left="1320" w:header="0" w:footer="888" w:gutter="0"/>
          <w:cols w:space="720"/>
        </w:sectPr>
      </w:pPr>
    </w:p>
    <w:p w14:paraId="5FFA6CC6" w14:textId="77777777" w:rsidR="007158A6" w:rsidRDefault="004F2724">
      <w:pPr>
        <w:pStyle w:val="BodyText"/>
        <w:spacing w:before="117" w:line="314" w:lineRule="auto"/>
        <w:ind w:left="665" w:right="576"/>
        <w:jc w:val="both"/>
      </w:pPr>
      <w:r>
        <w:rPr>
          <w:w w:val="95"/>
        </w:rPr>
        <w:t>lected PSUs. A minimum of 100 households per PSU were selected through the random-walk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approach (listing every 3rd house in the </w:t>
      </w:r>
      <w:r>
        <w:t>sequence) by trained enumerators. Consent of par</w:t>
      </w:r>
      <w:del w:id="34" w:author="Matthieu TOCKERT" w:date="2024-01-10T13:20:00Z">
        <w:r w:rsidDel="004F2724">
          <w:delText xml:space="preserve">- </w:delText>
        </w:r>
      </w:del>
      <w:r>
        <w:rPr>
          <w:spacing w:val="-1"/>
        </w:rPr>
        <w:t>ticipation</w:t>
      </w:r>
      <w:r>
        <w:rPr>
          <w:spacing w:val="-9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taken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HHs</w:t>
      </w:r>
      <w:r>
        <w:rPr>
          <w:spacing w:val="-9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t>being</w:t>
      </w:r>
      <w:r>
        <w:rPr>
          <w:spacing w:val="-9"/>
        </w:rPr>
        <w:t xml:space="preserve"> </w:t>
      </w:r>
      <w:r>
        <w:t>included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study</w:t>
      </w:r>
      <w:r>
        <w:rPr>
          <w:spacing w:val="-9"/>
        </w:rPr>
        <w:t xml:space="preserve"> </w:t>
      </w:r>
      <w:r>
        <w:t>sample.</w:t>
      </w:r>
      <w:r>
        <w:rPr>
          <w:spacing w:val="10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rPr>
          <w:w w:val="95"/>
        </w:rPr>
        <w:t>number of PSUs per country, 2,000-2,500 HHs (except in Myanmar where the initial sample</w:t>
      </w:r>
      <w:r>
        <w:rPr>
          <w:spacing w:val="1"/>
          <w:w w:val="95"/>
        </w:rPr>
        <w:t xml:space="preserve"> </w:t>
      </w:r>
      <w:r>
        <w:t>was 1,665HHs).</w:t>
      </w:r>
      <w:r>
        <w:rPr>
          <w:spacing w:val="1"/>
        </w:rPr>
        <w:t xml:space="preserve"> </w:t>
      </w:r>
      <w:r>
        <w:t>The final listed households in this stage were used for the randomization</w:t>
      </w:r>
      <w:r>
        <w:rPr>
          <w:spacing w:val="1"/>
        </w:rPr>
        <w:t xml:space="preserve"> </w:t>
      </w:r>
      <w:r>
        <w:t>process</w:t>
      </w:r>
      <w:r>
        <w:rPr>
          <w:spacing w:val="18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next</w:t>
      </w:r>
      <w:r>
        <w:rPr>
          <w:spacing w:val="18"/>
        </w:rPr>
        <w:t xml:space="preserve"> </w:t>
      </w:r>
      <w:r>
        <w:t>step.</w:t>
      </w:r>
    </w:p>
    <w:p w14:paraId="252BD9BF" w14:textId="3D371A0F" w:rsidR="007158A6" w:rsidRDefault="004F2724">
      <w:pPr>
        <w:pStyle w:val="ListParagraph"/>
        <w:numPr>
          <w:ilvl w:val="1"/>
          <w:numId w:val="12"/>
        </w:numPr>
        <w:tabs>
          <w:tab w:val="left" w:pos="666"/>
        </w:tabs>
        <w:spacing w:before="167" w:line="314" w:lineRule="auto"/>
        <w:ind w:right="576"/>
        <w:jc w:val="both"/>
      </w:pPr>
      <w:r>
        <w:t>STEP 5 - Randomization of household (hh):</w:t>
      </w:r>
      <w:r>
        <w:rPr>
          <w:spacing w:val="53"/>
        </w:rPr>
        <w:t xml:space="preserve"> </w:t>
      </w:r>
      <w:r>
        <w:t>Consented final sampled households in STEP</w:t>
      </w:r>
      <w:r>
        <w:rPr>
          <w:spacing w:val="1"/>
        </w:rPr>
        <w:t xml:space="preserve"> </w:t>
      </w:r>
      <w:r>
        <w:t>4 are randomly assigned into one of two survey modalities/groups; F2F (CARI group) and</w:t>
      </w:r>
      <w:r>
        <w:rPr>
          <w:spacing w:val="1"/>
        </w:rPr>
        <w:t xml:space="preserve"> </w:t>
      </w:r>
      <w:r>
        <w:rPr>
          <w:w w:val="95"/>
        </w:rPr>
        <w:t>Remote (rCARI group).</w:t>
      </w:r>
      <w:r>
        <w:rPr>
          <w:spacing w:val="1"/>
          <w:w w:val="95"/>
        </w:rPr>
        <w:t xml:space="preserve"> </w:t>
      </w:r>
      <w:r>
        <w:rPr>
          <w:w w:val="95"/>
        </w:rPr>
        <w:t xml:space="preserve">The </w:t>
      </w:r>
      <w:del w:id="35" w:author="Matthieu TOCKERT" w:date="2024-01-10T13:20:00Z">
        <w:r w:rsidDel="004F2724">
          <w:delText>designed</w:delText>
        </w:r>
      </w:del>
      <w:ins w:id="36" w:author="Matthieu TOCKERT" w:date="2024-01-10T13:20:00Z">
        <w:r w:rsidR="6E86D021">
          <w:rPr>
            <w:w w:val="95"/>
          </w:rPr>
          <w:t>design</w:t>
        </w:r>
      </w:ins>
      <w:r>
        <w:rPr>
          <w:w w:val="95"/>
        </w:rPr>
        <w:t xml:space="preserve"> is programmed such that </w:t>
      </w:r>
      <w:del w:id="37" w:author="Matthieu TOCKERT" w:date="2024-01-10T13:20:00Z">
        <w:r w:rsidDel="004F2724">
          <w:delText>sample</w:delText>
        </w:r>
      </w:del>
      <w:ins w:id="38" w:author="Matthieu TOCKERT" w:date="2024-01-10T13:20:00Z">
        <w:r w:rsidR="33586BDD">
          <w:rPr>
            <w:w w:val="95"/>
          </w:rPr>
          <w:t>the sample</w:t>
        </w:r>
      </w:ins>
      <w:r>
        <w:rPr>
          <w:w w:val="95"/>
        </w:rPr>
        <w:t xml:space="preserve"> will be divided equally</w:t>
      </w:r>
      <w:r>
        <w:rPr>
          <w:spacing w:val="1"/>
          <w:w w:val="95"/>
        </w:rPr>
        <w:t xml:space="preserve"> </w:t>
      </w:r>
      <w:r>
        <w:t>between the modalities. All interviews were conducted over the same time frame to ensure</w:t>
      </w:r>
      <w:r>
        <w:rPr>
          <w:spacing w:val="1"/>
        </w:rPr>
        <w:t xml:space="preserve"> </w:t>
      </w:r>
      <w:r>
        <w:rPr>
          <w:w w:val="95"/>
        </w:rPr>
        <w:t>that households in the two modalities are reporting their food security situation over the same</w:t>
      </w:r>
      <w:r>
        <w:rPr>
          <w:spacing w:val="1"/>
          <w:w w:val="95"/>
        </w:rPr>
        <w:t xml:space="preserve"> </w:t>
      </w:r>
      <w:r>
        <w:t>window.</w:t>
      </w:r>
    </w:p>
    <w:p w14:paraId="1E4D4ADB" w14:textId="77777777" w:rsidR="007158A6" w:rsidRDefault="004F2724">
      <w:pPr>
        <w:pStyle w:val="BodyText"/>
        <w:spacing w:before="167" w:line="314" w:lineRule="auto"/>
        <w:ind w:left="120" w:right="574"/>
        <w:jc w:val="both"/>
      </w:pPr>
      <w:r>
        <w:rPr>
          <w:spacing w:val="-1"/>
        </w:rPr>
        <w:t xml:space="preserve">After the randomization was done </w:t>
      </w:r>
      <w:r>
        <w:t>(STEP 5), using baseline household and respondents collected</w:t>
      </w:r>
      <w:r>
        <w:rPr>
          <w:spacing w:val="-51"/>
        </w:rPr>
        <w:t xml:space="preserve"> </w:t>
      </w:r>
      <w:r>
        <w:t>during the listing phase, a statistical balance of the two groups is done. This is to ensure that the</w:t>
      </w:r>
      <w:r>
        <w:rPr>
          <w:spacing w:val="1"/>
        </w:rPr>
        <w:t xml:space="preserve"> </w:t>
      </w:r>
      <w:r>
        <w:rPr>
          <w:w w:val="95"/>
        </w:rPr>
        <w:t>two study groups are statistically comparable.</w:t>
      </w:r>
      <w:r>
        <w:rPr>
          <w:spacing w:val="1"/>
          <w:w w:val="95"/>
        </w:rPr>
        <w:t xml:space="preserve"> </w:t>
      </w:r>
      <w:r>
        <w:rPr>
          <w:w w:val="95"/>
        </w:rPr>
        <w:t>Food security data was collected using standardized</w:t>
      </w:r>
      <w:r>
        <w:rPr>
          <w:spacing w:val="1"/>
          <w:w w:val="95"/>
        </w:rPr>
        <w:t xml:space="preserve"> </w:t>
      </w:r>
      <w:r>
        <w:rPr>
          <w:w w:val="95"/>
        </w:rPr>
        <w:t>face-to-face and remote modules administered to the two groups collecting household level food</w:t>
      </w:r>
      <w:r>
        <w:rPr>
          <w:spacing w:val="1"/>
          <w:w w:val="95"/>
        </w:rPr>
        <w:t xml:space="preserve"> </w:t>
      </w:r>
      <w:r>
        <w:t>security</w:t>
      </w:r>
      <w:r>
        <w:rPr>
          <w:spacing w:val="18"/>
        </w:rPr>
        <w:t xml:space="preserve"> </w:t>
      </w:r>
      <w:r>
        <w:t>indicators.</w:t>
      </w:r>
    </w:p>
    <w:p w14:paraId="163D7E91" w14:textId="6353EBE9" w:rsidR="007158A6" w:rsidRDefault="004F2724">
      <w:pPr>
        <w:pStyle w:val="BodyText"/>
        <w:spacing w:before="165" w:line="314" w:lineRule="auto"/>
        <w:ind w:left="120" w:right="576"/>
        <w:jc w:val="both"/>
      </w:pPr>
      <w:r>
        <w:rPr>
          <w:w w:val="95"/>
        </w:rPr>
        <w:t>The study is being implemented across six countries: 2 in Africa, 2 in Latin America, 1 in Southeast</w:t>
      </w:r>
      <w:r>
        <w:rPr>
          <w:spacing w:val="1"/>
          <w:w w:val="95"/>
        </w:rPr>
        <w:t xml:space="preserve"> </w:t>
      </w:r>
      <w:r>
        <w:rPr>
          <w:w w:val="95"/>
        </w:rPr>
        <w:t>Asia, and 1 in the Middle East.</w:t>
      </w:r>
      <w:r>
        <w:rPr>
          <w:spacing w:val="47"/>
        </w:rPr>
        <w:t xml:space="preserve"> </w:t>
      </w:r>
      <w:r>
        <w:rPr>
          <w:w w:val="95"/>
        </w:rPr>
        <w:t>After the first round of data collection covering the period May 2023</w:t>
      </w:r>
      <w:r>
        <w:rPr>
          <w:spacing w:val="1"/>
          <w:w w:val="95"/>
        </w:rPr>
        <w:t xml:space="preserve"> </w:t>
      </w:r>
      <w:r>
        <w:rPr>
          <w:w w:val="95"/>
        </w:rPr>
        <w:t>to August 2023, surveys in Myanmar, Ecuador and CAR involving approximately 3,755 households</w:t>
      </w:r>
      <w:r>
        <w:rPr>
          <w:spacing w:val="1"/>
          <w:w w:val="95"/>
        </w:rPr>
        <w:t xml:space="preserve"> </w:t>
      </w:r>
      <w:del w:id="39" w:author="Matthieu TOCKERT" w:date="2024-01-10T13:21:00Z">
        <w:r w:rsidDel="004F2724">
          <w:delText>has</w:delText>
        </w:r>
      </w:del>
      <w:ins w:id="40" w:author="Matthieu TOCKERT" w:date="2024-01-10T13:21:00Z">
        <w:r w:rsidR="3EDEA642">
          <w:t>have</w:t>
        </w:r>
      </w:ins>
      <w:r>
        <w:rPr>
          <w:spacing w:val="11"/>
        </w:rPr>
        <w:t xml:space="preserve"> </w:t>
      </w:r>
      <w:r>
        <w:t>been</w:t>
      </w:r>
      <w:r>
        <w:rPr>
          <w:spacing w:val="12"/>
        </w:rPr>
        <w:t xml:space="preserve"> </w:t>
      </w:r>
      <w:r>
        <w:t>completed.</w:t>
      </w:r>
      <w:r>
        <w:rPr>
          <w:spacing w:val="34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remaining</w:t>
      </w:r>
      <w:r>
        <w:rPr>
          <w:spacing w:val="12"/>
        </w:rPr>
        <w:t xml:space="preserve"> </w:t>
      </w:r>
      <w:r>
        <w:t>3</w:t>
      </w:r>
      <w:r>
        <w:rPr>
          <w:spacing w:val="11"/>
        </w:rPr>
        <w:t xml:space="preserve"> </w:t>
      </w:r>
      <w:r>
        <w:t>countries</w:t>
      </w:r>
      <w:r>
        <w:rPr>
          <w:spacing w:val="12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planned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start</w:t>
      </w:r>
      <w:r>
        <w:rPr>
          <w:spacing w:val="12"/>
        </w:rPr>
        <w:t xml:space="preserve"> </w:t>
      </w:r>
      <w:r>
        <w:t>soon.</w:t>
      </w:r>
    </w:p>
    <w:p w14:paraId="502D2D55" w14:textId="77777777" w:rsidR="007158A6" w:rsidRDefault="007158A6">
      <w:pPr>
        <w:pStyle w:val="BodyText"/>
        <w:spacing w:before="6"/>
        <w:rPr>
          <w:sz w:val="26"/>
        </w:rPr>
      </w:pPr>
    </w:p>
    <w:p w14:paraId="7030F99B" w14:textId="77777777" w:rsidR="007158A6" w:rsidRDefault="004F2724">
      <w:pPr>
        <w:pStyle w:val="Heading2"/>
        <w:numPr>
          <w:ilvl w:val="1"/>
          <w:numId w:val="11"/>
        </w:numPr>
        <w:tabs>
          <w:tab w:val="left" w:pos="732"/>
          <w:tab w:val="left" w:pos="733"/>
        </w:tabs>
        <w:spacing w:before="1"/>
      </w:pPr>
      <w:bookmarkStart w:id="41" w:name="Selection_of_study_areas_and_participant"/>
      <w:bookmarkStart w:id="42" w:name="_bookmark3"/>
      <w:bookmarkEnd w:id="41"/>
      <w:bookmarkEnd w:id="42"/>
      <w:r>
        <w:rPr>
          <w:w w:val="95"/>
        </w:rPr>
        <w:t>Selection</w:t>
      </w:r>
      <w:r>
        <w:rPr>
          <w:spacing w:val="4"/>
          <w:w w:val="95"/>
        </w:rPr>
        <w:t xml:space="preserve"> </w:t>
      </w:r>
      <w:r>
        <w:rPr>
          <w:w w:val="95"/>
        </w:rPr>
        <w:t>of</w:t>
      </w:r>
      <w:r>
        <w:rPr>
          <w:spacing w:val="5"/>
          <w:w w:val="95"/>
        </w:rPr>
        <w:t xml:space="preserve"> </w:t>
      </w:r>
      <w:r>
        <w:rPr>
          <w:w w:val="95"/>
        </w:rPr>
        <w:t>study</w:t>
      </w:r>
      <w:r>
        <w:rPr>
          <w:spacing w:val="5"/>
          <w:w w:val="95"/>
        </w:rPr>
        <w:t xml:space="preserve"> </w:t>
      </w:r>
      <w:r>
        <w:rPr>
          <w:w w:val="95"/>
        </w:rPr>
        <w:t>areas</w:t>
      </w:r>
      <w:r>
        <w:rPr>
          <w:spacing w:val="4"/>
          <w:w w:val="95"/>
        </w:rPr>
        <w:t xml:space="preserve"> </w:t>
      </w:r>
      <w:r>
        <w:rPr>
          <w:w w:val="95"/>
        </w:rPr>
        <w:t>and</w:t>
      </w:r>
      <w:r>
        <w:rPr>
          <w:spacing w:val="5"/>
          <w:w w:val="95"/>
        </w:rPr>
        <w:t xml:space="preserve"> </w:t>
      </w:r>
      <w:r>
        <w:rPr>
          <w:w w:val="95"/>
        </w:rPr>
        <w:t>participants</w:t>
      </w:r>
    </w:p>
    <w:p w14:paraId="21E4A672" w14:textId="77777777" w:rsidR="007158A6" w:rsidRDefault="004F2724">
      <w:pPr>
        <w:pStyle w:val="BodyText"/>
        <w:spacing w:before="215" w:line="314" w:lineRule="auto"/>
        <w:ind w:left="120" w:right="574"/>
        <w:jc w:val="both"/>
      </w:pPr>
      <w:r>
        <w:rPr>
          <w:spacing w:val="-1"/>
        </w:rPr>
        <w:t>Survey</w:t>
      </w:r>
      <w:r>
        <w:rPr>
          <w:spacing w:val="-6"/>
        </w:rPr>
        <w:t xml:space="preserve"> </w:t>
      </w:r>
      <w:r>
        <w:rPr>
          <w:spacing w:val="-1"/>
        </w:rPr>
        <w:t>participants</w:t>
      </w:r>
      <w:r>
        <w:rPr>
          <w:spacing w:val="-7"/>
        </w:rPr>
        <w:t xml:space="preserve"> </w:t>
      </w:r>
      <w:r>
        <w:rPr>
          <w:spacing w:val="-1"/>
        </w:rPr>
        <w:t>were</w:t>
      </w:r>
      <w:r>
        <w:rPr>
          <w:spacing w:val="-7"/>
        </w:rPr>
        <w:t xml:space="preserve"> </w:t>
      </w:r>
      <w:r>
        <w:rPr>
          <w:spacing w:val="-1"/>
        </w:rPr>
        <w:t>enlisted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stratified</w:t>
      </w:r>
      <w:r>
        <w:rPr>
          <w:spacing w:val="-6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process.</w:t>
      </w:r>
      <w:r>
        <w:rPr>
          <w:spacing w:val="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minimum</w:t>
      </w:r>
      <w:r>
        <w:rPr>
          <w:spacing w:val="-51"/>
        </w:rPr>
        <w:t xml:space="preserve"> </w:t>
      </w:r>
      <w:r>
        <w:t>of 100 potential participating households were enlisted per Admin5 area (except for Myanmar</w:t>
      </w:r>
      <w:r>
        <w:rPr>
          <w:spacing w:val="1"/>
        </w:rPr>
        <w:t xml:space="preserve"> </w:t>
      </w:r>
      <w:r>
        <w:rPr>
          <w:spacing w:val="-1"/>
        </w:rPr>
        <w:t>where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study</w:t>
      </w:r>
      <w:r>
        <w:rPr>
          <w:spacing w:val="-10"/>
        </w:rPr>
        <w:t xml:space="preserve"> </w:t>
      </w:r>
      <w:r>
        <w:rPr>
          <w:spacing w:val="-1"/>
        </w:rPr>
        <w:t>was</w:t>
      </w:r>
      <w:r>
        <w:rPr>
          <w:spacing w:val="-9"/>
        </w:rPr>
        <w:t xml:space="preserve"> </w:t>
      </w:r>
      <w:r>
        <w:rPr>
          <w:spacing w:val="-1"/>
        </w:rPr>
        <w:t>conducted</w:t>
      </w:r>
      <w:r>
        <w:rPr>
          <w:spacing w:val="-10"/>
        </w:rPr>
        <w:t xml:space="preserve"> </w:t>
      </w:r>
      <w:r>
        <w:t>amongst</w:t>
      </w:r>
      <w:r>
        <w:rPr>
          <w:spacing w:val="-10"/>
        </w:rPr>
        <w:t xml:space="preserve"> </w:t>
      </w:r>
      <w:r>
        <w:t>20</w:t>
      </w:r>
      <w:r>
        <w:rPr>
          <w:spacing w:val="-9"/>
        </w:rPr>
        <w:t xml:space="preserve"> </w:t>
      </w:r>
      <w:r>
        <w:t>IDP</w:t>
      </w:r>
      <w:r>
        <w:rPr>
          <w:spacing w:val="-10"/>
        </w:rPr>
        <w:t xml:space="preserve"> </w:t>
      </w:r>
      <w:r>
        <w:t>camps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some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camps</w:t>
      </w:r>
      <w:r>
        <w:rPr>
          <w:spacing w:val="-10"/>
        </w:rPr>
        <w:t xml:space="preserve"> </w:t>
      </w:r>
      <w:r>
        <w:t>had</w:t>
      </w:r>
      <w:r>
        <w:rPr>
          <w:spacing w:val="-10"/>
        </w:rPr>
        <w:t xml:space="preserve"> </w:t>
      </w:r>
      <w:r>
        <w:t>fewer</w:t>
      </w:r>
      <w:r>
        <w:rPr>
          <w:spacing w:val="-9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100</w:t>
      </w:r>
      <w:r>
        <w:rPr>
          <w:spacing w:val="-51"/>
        </w:rPr>
        <w:t xml:space="preserve"> </w:t>
      </w:r>
      <w:r>
        <w:rPr>
          <w:w w:val="95"/>
        </w:rPr>
        <w:t>households). The listed households formed the sampling frame for the group/modality assignment</w:t>
      </w:r>
      <w:r>
        <w:rPr>
          <w:spacing w:val="1"/>
          <w:w w:val="95"/>
        </w:rPr>
        <w:t xml:space="preserve"> </w:t>
      </w:r>
      <w:r>
        <w:t>which</w:t>
      </w:r>
      <w:r>
        <w:rPr>
          <w:spacing w:val="17"/>
        </w:rPr>
        <w:t xml:space="preserve"> </w:t>
      </w:r>
      <w:r>
        <w:t>was</w:t>
      </w:r>
      <w:r>
        <w:rPr>
          <w:spacing w:val="17"/>
        </w:rPr>
        <w:t xml:space="preserve"> </w:t>
      </w:r>
      <w:r>
        <w:t>then</w:t>
      </w:r>
      <w:r>
        <w:rPr>
          <w:spacing w:val="17"/>
        </w:rPr>
        <w:t xml:space="preserve"> </w:t>
      </w:r>
      <w:r>
        <w:t>done</w:t>
      </w:r>
      <w:r>
        <w:rPr>
          <w:spacing w:val="17"/>
        </w:rPr>
        <w:t xml:space="preserve"> </w:t>
      </w:r>
      <w:r>
        <w:t>randomly.</w:t>
      </w:r>
    </w:p>
    <w:p w14:paraId="5BD2360F" w14:textId="0AE05B13" w:rsidR="007158A6" w:rsidRDefault="004F2724">
      <w:pPr>
        <w:pStyle w:val="BodyText"/>
        <w:spacing w:before="165" w:line="314" w:lineRule="auto"/>
        <w:ind w:left="120" w:right="577"/>
        <w:jc w:val="both"/>
      </w:pPr>
      <w:r>
        <w:t>In the listing phase of the study, baseline variables that included demographic characteristics of</w:t>
      </w:r>
      <w:r>
        <w:rPr>
          <w:spacing w:val="1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respondents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households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collected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Ecuador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CAR.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Myanmar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restrictions.</w:t>
      </w:r>
      <w:r>
        <w:rPr>
          <w:spacing w:val="1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was</w:t>
      </w:r>
      <w:r>
        <w:rPr>
          <w:spacing w:val="-51"/>
        </w:rPr>
        <w:t xml:space="preserve"> </w:t>
      </w:r>
      <w:r>
        <w:t>1665</w:t>
      </w:r>
      <w:r>
        <w:rPr>
          <w:spacing w:val="-1"/>
        </w:rPr>
        <w:t xml:space="preserve"> </w:t>
      </w:r>
      <w:r>
        <w:t>households in Myanmar,</w:t>
      </w:r>
      <w:r>
        <w:rPr>
          <w:spacing w:val="-1"/>
        </w:rPr>
        <w:t xml:space="preserve"> </w:t>
      </w:r>
      <w:r>
        <w:t>2372 households in</w:t>
      </w:r>
      <w:r>
        <w:rPr>
          <w:spacing w:val="-1"/>
        </w:rPr>
        <w:t xml:space="preserve"> </w:t>
      </w:r>
      <w:r>
        <w:t>Ecuador, and 2500 households</w:t>
      </w:r>
      <w:r>
        <w:rPr>
          <w:spacing w:val="-1"/>
        </w:rPr>
        <w:t xml:space="preserve"> </w:t>
      </w:r>
      <w:r>
        <w:t>in CAR.</w:t>
      </w:r>
    </w:p>
    <w:p w14:paraId="2A70C4B4" w14:textId="77777777" w:rsidR="007158A6" w:rsidRDefault="007158A6">
      <w:pPr>
        <w:pStyle w:val="BodyText"/>
        <w:spacing w:before="6"/>
        <w:rPr>
          <w:sz w:val="26"/>
        </w:rPr>
      </w:pPr>
    </w:p>
    <w:p w14:paraId="4336EC68" w14:textId="77777777" w:rsidR="007158A6" w:rsidRDefault="004F2724">
      <w:pPr>
        <w:pStyle w:val="Heading2"/>
        <w:numPr>
          <w:ilvl w:val="1"/>
          <w:numId w:val="11"/>
        </w:numPr>
        <w:tabs>
          <w:tab w:val="left" w:pos="732"/>
          <w:tab w:val="left" w:pos="733"/>
        </w:tabs>
        <w:spacing w:before="1"/>
      </w:pPr>
      <w:bookmarkStart w:id="43" w:name="_bookmark4"/>
      <w:bookmarkEnd w:id="43"/>
      <w:r>
        <w:t>Myanmar</w:t>
      </w:r>
    </w:p>
    <w:p w14:paraId="2D182268" w14:textId="77777777" w:rsidR="007158A6" w:rsidRDefault="004F2724">
      <w:pPr>
        <w:pStyle w:val="BodyText"/>
        <w:spacing w:before="215" w:line="314" w:lineRule="auto"/>
        <w:ind w:left="120" w:right="576"/>
        <w:jc w:val="both"/>
        <w:rPr>
          <w:del w:id="44" w:author="Matthieu TOCKERT" w:date="2024-01-10T13:21:00Z"/>
        </w:rPr>
      </w:pPr>
      <w:r>
        <w:rPr>
          <w:w w:val="95"/>
        </w:rPr>
        <w:t>The study in Myanmar was implemented in two regions: Kachin and Shan (Admin 1).</w:t>
      </w:r>
      <w:r>
        <w:rPr>
          <w:spacing w:val="1"/>
          <w:w w:val="95"/>
        </w:rPr>
        <w:t xml:space="preserve"> </w:t>
      </w:r>
      <w:r>
        <w:rPr>
          <w:w w:val="95"/>
        </w:rPr>
        <w:t>The sampling</w:t>
      </w:r>
      <w:r>
        <w:rPr>
          <w:spacing w:val="1"/>
          <w:w w:val="95"/>
        </w:rPr>
        <w:t xml:space="preserve"> </w:t>
      </w:r>
      <w:r>
        <w:t>list was compiled using WFP beneficiaries made up of internally displaced persons (IDPs) in the</w:t>
      </w:r>
      <w:r>
        <w:rPr>
          <w:spacing w:val="1"/>
        </w:rPr>
        <w:t xml:space="preserve"> </w:t>
      </w:r>
      <w:r>
        <w:rPr>
          <w:spacing w:val="-1"/>
        </w:rPr>
        <w:t>two</w:t>
      </w:r>
      <w:r>
        <w:rPr>
          <w:spacing w:val="-8"/>
        </w:rPr>
        <w:t xml:space="preserve"> </w:t>
      </w:r>
      <w:r>
        <w:rPr>
          <w:spacing w:val="-1"/>
        </w:rPr>
        <w:t>regions.</w:t>
      </w:r>
      <w:r>
        <w:rPr>
          <w:spacing w:val="10"/>
        </w:rPr>
        <w:t xml:space="preserve"> </w:t>
      </w:r>
      <w:r>
        <w:rPr>
          <w:spacing w:val="-1"/>
        </w:rPr>
        <w:t>Phone</w:t>
      </w:r>
      <w:r>
        <w:rPr>
          <w:spacing w:val="-7"/>
        </w:rPr>
        <w:t xml:space="preserve"> </w:t>
      </w:r>
      <w:r>
        <w:rPr>
          <w:spacing w:val="-1"/>
        </w:rPr>
        <w:t>ownership</w:t>
      </w:r>
      <w:r>
        <w:rPr>
          <w:spacing w:val="-8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criterion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inclusion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study.</w:t>
      </w:r>
      <w:r>
        <w:rPr>
          <w:spacing w:val="9"/>
        </w:rPr>
        <w:t xml:space="preserve"> </w:t>
      </w:r>
      <w:r>
        <w:t>However,</w:t>
      </w:r>
      <w:r>
        <w:rPr>
          <w:spacing w:val="-6"/>
        </w:rPr>
        <w:t xml:space="preserve"> </w:t>
      </w:r>
      <w:r>
        <w:t>being</w:t>
      </w:r>
      <w:r>
        <w:rPr>
          <w:spacing w:val="-8"/>
        </w:rPr>
        <w:t xml:space="preserve"> </w:t>
      </w:r>
      <w:r>
        <w:t>WFP</w:t>
      </w:r>
      <w:commentRangeStart w:id="45"/>
      <w:commentRangeEnd w:id="45"/>
      <w:r>
        <w:commentReference w:id="45"/>
      </w:r>
    </w:p>
    <w:p w14:paraId="11ECB458" w14:textId="77777777" w:rsidR="007158A6" w:rsidRDefault="007158A6">
      <w:pPr>
        <w:spacing w:line="314" w:lineRule="auto"/>
        <w:jc w:val="both"/>
        <w:sectPr w:rsidR="007158A6">
          <w:pgSz w:w="12240" w:h="15840"/>
          <w:pgMar w:top="1340" w:right="860" w:bottom="1080" w:left="1320" w:header="0" w:footer="888" w:gutter="0"/>
          <w:cols w:space="720"/>
        </w:sectPr>
      </w:pPr>
    </w:p>
    <w:p w14:paraId="40CF4F2A" w14:textId="5C128F03" w:rsidR="007158A6" w:rsidRDefault="004F2724">
      <w:pPr>
        <w:pStyle w:val="BodyText"/>
        <w:spacing w:before="117" w:line="314" w:lineRule="auto"/>
        <w:ind w:left="120" w:right="577"/>
        <w:jc w:val="both"/>
      </w:pPr>
      <w:r>
        <w:rPr>
          <w:spacing w:val="-1"/>
        </w:rPr>
        <w:t>beneficiaries,</w:t>
      </w:r>
      <w:r>
        <w:rPr>
          <w:spacing w:val="-10"/>
        </w:rPr>
        <w:t xml:space="preserve"> </w:t>
      </w:r>
      <w:r>
        <w:rPr>
          <w:spacing w:val="-1"/>
        </w:rPr>
        <w:t>all</w:t>
      </w:r>
      <w:r>
        <w:rPr>
          <w:spacing w:val="-10"/>
        </w:rPr>
        <w:t xml:space="preserve"> </w:t>
      </w:r>
      <w:r>
        <w:rPr>
          <w:spacing w:val="-1"/>
        </w:rPr>
        <w:t>participants</w:t>
      </w:r>
      <w:r>
        <w:rPr>
          <w:spacing w:val="-10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Myanmar</w:t>
      </w:r>
      <w:r>
        <w:rPr>
          <w:spacing w:val="-10"/>
        </w:rPr>
        <w:t xml:space="preserve"> </w:t>
      </w:r>
      <w:r>
        <w:t>owned</w:t>
      </w:r>
      <w:r>
        <w:rPr>
          <w:spacing w:val="-10"/>
        </w:rPr>
        <w:t xml:space="preserve"> </w:t>
      </w:r>
      <w:r>
        <w:t>phones.</w:t>
      </w:r>
      <w:r>
        <w:rPr>
          <w:spacing w:val="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total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20</w:t>
      </w:r>
      <w:r>
        <w:rPr>
          <w:spacing w:val="-10"/>
        </w:rPr>
        <w:t xml:space="preserve"> </w:t>
      </w:r>
      <w:r>
        <w:t>camps</w:t>
      </w:r>
      <w:r>
        <w:rPr>
          <w:spacing w:val="-10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selected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rPr>
          <w:w w:val="95"/>
        </w:rPr>
        <w:t>primary</w:t>
      </w:r>
      <w:r>
        <w:rPr>
          <w:spacing w:val="30"/>
          <w:w w:val="95"/>
        </w:rPr>
        <w:t xml:space="preserve"> </w:t>
      </w:r>
      <w:r>
        <w:rPr>
          <w:w w:val="95"/>
        </w:rPr>
        <w:t>sampling</w:t>
      </w:r>
      <w:r>
        <w:rPr>
          <w:spacing w:val="30"/>
          <w:w w:val="95"/>
        </w:rPr>
        <w:t xml:space="preserve"> </w:t>
      </w:r>
      <w:r>
        <w:rPr>
          <w:w w:val="95"/>
        </w:rPr>
        <w:t>units</w:t>
      </w:r>
      <w:r>
        <w:rPr>
          <w:spacing w:val="31"/>
          <w:w w:val="95"/>
        </w:rPr>
        <w:t xml:space="preserve"> </w:t>
      </w:r>
      <w:r>
        <w:rPr>
          <w:w w:val="95"/>
        </w:rPr>
        <w:t>(PSU),</w:t>
      </w:r>
      <w:r>
        <w:rPr>
          <w:spacing w:val="30"/>
          <w:w w:val="95"/>
        </w:rPr>
        <w:t xml:space="preserve"> </w:t>
      </w:r>
      <w:r>
        <w:rPr>
          <w:w w:val="95"/>
        </w:rPr>
        <w:t>respondents/households</w:t>
      </w:r>
      <w:r>
        <w:rPr>
          <w:spacing w:val="30"/>
          <w:w w:val="95"/>
        </w:rPr>
        <w:t xml:space="preserve"> </w:t>
      </w:r>
      <w:r>
        <w:rPr>
          <w:w w:val="95"/>
        </w:rPr>
        <w:t>were</w:t>
      </w:r>
      <w:r>
        <w:rPr>
          <w:spacing w:val="31"/>
          <w:w w:val="95"/>
        </w:rPr>
        <w:t xml:space="preserve"> </w:t>
      </w:r>
      <w:r>
        <w:rPr>
          <w:w w:val="95"/>
        </w:rPr>
        <w:t>then</w:t>
      </w:r>
      <w:r>
        <w:rPr>
          <w:spacing w:val="30"/>
          <w:w w:val="95"/>
        </w:rPr>
        <w:t xml:space="preserve"> </w:t>
      </w:r>
      <w:r>
        <w:rPr>
          <w:w w:val="95"/>
        </w:rPr>
        <w:t>randomly</w:t>
      </w:r>
      <w:r>
        <w:rPr>
          <w:spacing w:val="30"/>
          <w:w w:val="95"/>
        </w:rPr>
        <w:t xml:space="preserve"> </w:t>
      </w:r>
      <w:r>
        <w:rPr>
          <w:w w:val="95"/>
        </w:rPr>
        <w:t>selected</w:t>
      </w:r>
      <w:r>
        <w:rPr>
          <w:spacing w:val="31"/>
          <w:w w:val="95"/>
        </w:rPr>
        <w:t xml:space="preserve"> </w:t>
      </w:r>
      <w:r>
        <w:rPr>
          <w:w w:val="95"/>
        </w:rPr>
        <w:t>and</w:t>
      </w:r>
      <w:r>
        <w:rPr>
          <w:spacing w:val="30"/>
          <w:w w:val="95"/>
        </w:rPr>
        <w:t xml:space="preserve"> </w:t>
      </w:r>
      <w:r>
        <w:rPr>
          <w:w w:val="95"/>
        </w:rPr>
        <w:t>used</w:t>
      </w:r>
      <w:r>
        <w:rPr>
          <w:spacing w:val="30"/>
          <w:w w:val="95"/>
        </w:rPr>
        <w:t xml:space="preserve"> </w:t>
      </w:r>
      <w:r>
        <w:rPr>
          <w:w w:val="95"/>
        </w:rPr>
        <w:t>in</w:t>
      </w:r>
      <w:r>
        <w:rPr>
          <w:spacing w:val="1"/>
          <w:w w:val="9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randomization</w:t>
      </w:r>
      <w:r>
        <w:rPr>
          <w:spacing w:val="18"/>
        </w:rPr>
        <w:t xml:space="preserve"> </w:t>
      </w:r>
      <w:r>
        <w:t>stage.</w:t>
      </w:r>
    </w:p>
    <w:p w14:paraId="6C1CC4C3" w14:textId="77777777" w:rsidR="007158A6" w:rsidRDefault="004F2724">
      <w:pPr>
        <w:pStyle w:val="BodyText"/>
        <w:spacing w:before="163" w:line="314" w:lineRule="auto"/>
        <w:ind w:left="120" w:right="574"/>
        <w:jc w:val="both"/>
      </w:pPr>
      <w:r>
        <w:t>Data collection was conducted by WFP field staff after a 3-day training that was led by the WFP</w:t>
      </w:r>
      <w:r>
        <w:rPr>
          <w:spacing w:val="1"/>
        </w:rPr>
        <w:t xml:space="preserve"> </w:t>
      </w:r>
      <w:r>
        <w:t>Regional Bureau of Bangkok in collaboration with the Myanmar CO and supported by the rCARI</w:t>
      </w:r>
      <w:r>
        <w:rPr>
          <w:spacing w:val="-51"/>
        </w:rPr>
        <w:t xml:space="preserve"> </w:t>
      </w:r>
      <w:r>
        <w:t>study team from HQ. The training and data collection were administered in Burmese, the official</w:t>
      </w:r>
      <w:r>
        <w:rPr>
          <w:spacing w:val="-51"/>
        </w:rPr>
        <w:t xml:space="preserve"> </w:t>
      </w:r>
      <w:r>
        <w:t>language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Myanmar.</w:t>
      </w:r>
    </w:p>
    <w:p w14:paraId="26B56A1F" w14:textId="77777777" w:rsidR="007158A6" w:rsidRDefault="004F2724">
      <w:pPr>
        <w:pStyle w:val="BodyText"/>
        <w:spacing w:before="165" w:line="314" w:lineRule="auto"/>
        <w:ind w:left="120" w:right="578"/>
        <w:jc w:val="both"/>
      </w:pPr>
      <w:r>
        <w:rPr>
          <w:spacing w:val="-1"/>
        </w:rPr>
        <w:t>A</w:t>
      </w:r>
      <w:r>
        <w:rPr>
          <w:spacing w:val="-5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610</w:t>
      </w:r>
      <w:r>
        <w:rPr>
          <w:spacing w:val="-4"/>
        </w:rPr>
        <w:t xml:space="preserve"> </w:t>
      </w:r>
      <w:r>
        <w:t>(73%)</w:t>
      </w:r>
      <w:r>
        <w:rPr>
          <w:spacing w:val="-5"/>
        </w:rPr>
        <w:t xml:space="preserve"> </w:t>
      </w:r>
      <w:r>
        <w:t>household</w:t>
      </w:r>
      <w:r>
        <w:rPr>
          <w:spacing w:val="-4"/>
        </w:rPr>
        <w:t xml:space="preserve"> </w:t>
      </w:r>
      <w:r>
        <w:t>interviews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F2F</w:t>
      </w:r>
      <w:r>
        <w:rPr>
          <w:spacing w:val="-4"/>
        </w:rPr>
        <w:t xml:space="preserve"> </w:t>
      </w:r>
      <w:r>
        <w:t>modality,</w:t>
      </w:r>
      <w:r>
        <w:rPr>
          <w:spacing w:val="-5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483</w:t>
      </w:r>
      <w:r>
        <w:rPr>
          <w:spacing w:val="-4"/>
        </w:rPr>
        <w:t xml:space="preserve"> </w:t>
      </w:r>
      <w:r>
        <w:t>(58%)</w:t>
      </w:r>
      <w:r>
        <w:rPr>
          <w:spacing w:val="-51"/>
        </w:rPr>
        <w:t xml:space="preserve"> </w:t>
      </w:r>
      <w:r>
        <w:t>households were interviewed by phone (remote modality).</w:t>
      </w:r>
      <w:r>
        <w:rPr>
          <w:spacing w:val="1"/>
        </w:rPr>
        <w:t xml:space="preserve"> </w:t>
      </w:r>
      <w:r>
        <w:t>A balance test of the randomization</w:t>
      </w:r>
      <w:r>
        <w:rPr>
          <w:spacing w:val="1"/>
        </w:rPr>
        <w:t xml:space="preserve"> </w:t>
      </w:r>
      <w:r>
        <w:rPr>
          <w:spacing w:val="-1"/>
        </w:rPr>
        <w:t xml:space="preserve">indicated that the baseline household characteristics were well </w:t>
      </w:r>
      <w:r>
        <w:t>balanced between the two groups</w:t>
      </w:r>
      <w:r>
        <w:rPr>
          <w:spacing w:val="1"/>
        </w:rPr>
        <w:t xml:space="preserve"> </w:t>
      </w:r>
      <w:r>
        <w:t>(modalities).</w:t>
      </w:r>
    </w:p>
    <w:p w14:paraId="18B4F5B7" w14:textId="77777777" w:rsidR="007158A6" w:rsidRDefault="007158A6">
      <w:pPr>
        <w:pStyle w:val="BodyText"/>
        <w:spacing w:before="6"/>
        <w:rPr>
          <w:sz w:val="26"/>
        </w:rPr>
      </w:pPr>
    </w:p>
    <w:p w14:paraId="714327C6" w14:textId="77777777" w:rsidR="007158A6" w:rsidRDefault="004F2724">
      <w:pPr>
        <w:pStyle w:val="Heading2"/>
        <w:numPr>
          <w:ilvl w:val="1"/>
          <w:numId w:val="11"/>
        </w:numPr>
        <w:tabs>
          <w:tab w:val="left" w:pos="732"/>
          <w:tab w:val="left" w:pos="733"/>
        </w:tabs>
      </w:pPr>
      <w:bookmarkStart w:id="46" w:name="_bookmark5"/>
      <w:bookmarkEnd w:id="46"/>
      <w:r>
        <w:t>Ecuador</w:t>
      </w:r>
    </w:p>
    <w:p w14:paraId="3859BCE8" w14:textId="7C91809B" w:rsidR="007158A6" w:rsidRDefault="004F2724">
      <w:pPr>
        <w:pStyle w:val="BodyText"/>
        <w:spacing w:before="215" w:line="314" w:lineRule="auto"/>
        <w:ind w:left="120" w:right="575"/>
        <w:jc w:val="both"/>
      </w:pPr>
      <w:r>
        <w:t>In Ecuador, the study was implemented in three regions: Amazonia, Coasta</w:t>
      </w:r>
      <w:ins w:id="47" w:author="Matthieu TOCKERT" w:date="2024-01-10T13:22:00Z">
        <w:r w:rsidR="55174981">
          <w:t>l</w:t>
        </w:r>
      </w:ins>
      <w:del w:id="48" w:author="Matthieu TOCKERT" w:date="2024-01-10T13:22:00Z">
        <w:r w:rsidDel="004F2724">
          <w:delText xml:space="preserve"> </w:delText>
        </w:r>
      </w:del>
      <w:r>
        <w:t>and Sierra (Admin1</w:t>
      </w:r>
      <w:r>
        <w:rPr>
          <w:spacing w:val="1"/>
        </w:rPr>
        <w:t xml:space="preserve"> </w:t>
      </w:r>
      <w:r>
        <w:t>areas).</w:t>
      </w:r>
      <w:r>
        <w:rPr>
          <w:spacing w:val="1"/>
        </w:rPr>
        <w:t xml:space="preserve"> </w:t>
      </w:r>
      <w:r>
        <w:t>In addition to the standard selection criteria based on accessibility and food security</w:t>
      </w:r>
      <w:r>
        <w:rPr>
          <w:spacing w:val="1"/>
        </w:rPr>
        <w:t xml:space="preserve"> </w:t>
      </w:r>
      <w:r>
        <w:rPr>
          <w:w w:val="95"/>
        </w:rPr>
        <w:t>prevalence, consideration was also given to the safety of the team, considering the political upheaval</w:t>
      </w:r>
      <w:r>
        <w:rPr>
          <w:spacing w:val="1"/>
          <w:w w:val="95"/>
        </w:rPr>
        <w:t xml:space="preserve"> </w:t>
      </w:r>
      <w:r>
        <w:rPr>
          <w:w w:val="95"/>
        </w:rPr>
        <w:t>at the time of implementing the study. A total of 27 Admin5 areas (villages) were randomly selected</w:t>
      </w:r>
      <w:r>
        <w:rPr>
          <w:spacing w:val="1"/>
          <w:w w:val="95"/>
        </w:rPr>
        <w:t xml:space="preserve"> </w:t>
      </w:r>
      <w:r>
        <w:t>from</w:t>
      </w:r>
      <w:r>
        <w:rPr>
          <w:spacing w:val="17"/>
        </w:rPr>
        <w:t xml:space="preserve"> </w:t>
      </w:r>
      <w:r>
        <w:t>these</w:t>
      </w:r>
      <w:r>
        <w:rPr>
          <w:spacing w:val="18"/>
        </w:rPr>
        <w:t xml:space="preserve"> </w:t>
      </w:r>
      <w:r>
        <w:t>3</w:t>
      </w:r>
      <w:r>
        <w:rPr>
          <w:spacing w:val="18"/>
        </w:rPr>
        <w:t xml:space="preserve"> </w:t>
      </w:r>
      <w:r>
        <w:t>Admin1</w:t>
      </w:r>
      <w:r>
        <w:rPr>
          <w:spacing w:val="18"/>
        </w:rPr>
        <w:t xml:space="preserve"> </w:t>
      </w:r>
      <w:r>
        <w:t>areas.</w:t>
      </w:r>
    </w:p>
    <w:p w14:paraId="65B0F25C" w14:textId="28B15B0A" w:rsidR="007158A6" w:rsidRDefault="004F2724">
      <w:pPr>
        <w:pStyle w:val="BodyText"/>
        <w:spacing w:before="166" w:line="314" w:lineRule="auto"/>
        <w:ind w:left="120" w:right="576"/>
        <w:jc w:val="both"/>
      </w:pPr>
      <w:r>
        <w:t>The</w:t>
      </w:r>
      <w:r>
        <w:rPr>
          <w:spacing w:val="-7"/>
        </w:rPr>
        <w:t xml:space="preserve"> </w:t>
      </w:r>
      <w:r>
        <w:t>sampling</w:t>
      </w:r>
      <w:r>
        <w:rPr>
          <w:spacing w:val="-7"/>
        </w:rPr>
        <w:t xml:space="preserve"> </w:t>
      </w:r>
      <w:r>
        <w:t>frame</w:t>
      </w:r>
      <w:r>
        <w:rPr>
          <w:spacing w:val="-6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households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23</w:t>
      </w:r>
      <w:r>
        <w:rPr>
          <w:spacing w:val="-7"/>
        </w:rPr>
        <w:t xml:space="preserve"> </w:t>
      </w:r>
      <w:r>
        <w:t>ADMIN5</w:t>
      </w:r>
      <w:r>
        <w:rPr>
          <w:spacing w:val="-7"/>
        </w:rPr>
        <w:t xml:space="preserve"> </w:t>
      </w:r>
      <w:r>
        <w:t>areas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had</w:t>
      </w:r>
      <w:r>
        <w:rPr>
          <w:spacing w:val="-6"/>
        </w:rPr>
        <w:t xml:space="preserve"> </w:t>
      </w:r>
      <w:r>
        <w:t>been</w:t>
      </w:r>
      <w:r>
        <w:rPr>
          <w:spacing w:val="-7"/>
        </w:rPr>
        <w:t xml:space="preserve"> </w:t>
      </w:r>
      <w:r>
        <w:t>randomly</w:t>
      </w:r>
      <w:r>
        <w:rPr>
          <w:spacing w:val="-7"/>
        </w:rPr>
        <w:t xml:space="preserve"> </w:t>
      </w:r>
      <w:r>
        <w:t>selected</w:t>
      </w:r>
      <w:r>
        <w:rPr>
          <w:spacing w:val="-50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participate</w:t>
      </w:r>
      <w:r>
        <w:rPr>
          <w:spacing w:val="3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study.</w:t>
      </w:r>
      <w:r>
        <w:rPr>
          <w:spacing w:val="6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study</w:t>
      </w:r>
      <w:r>
        <w:rPr>
          <w:spacing w:val="34"/>
        </w:rPr>
        <w:t xml:space="preserve"> </w:t>
      </w:r>
      <w:r>
        <w:t>sample</w:t>
      </w:r>
      <w:r>
        <w:rPr>
          <w:spacing w:val="34"/>
        </w:rPr>
        <w:t xml:space="preserve"> </w:t>
      </w:r>
      <w:r>
        <w:t>was</w:t>
      </w:r>
      <w:r>
        <w:rPr>
          <w:spacing w:val="35"/>
        </w:rPr>
        <w:t xml:space="preserve"> </w:t>
      </w:r>
      <w:r>
        <w:t>enlisted</w:t>
      </w:r>
      <w:r>
        <w:rPr>
          <w:spacing w:val="34"/>
        </w:rPr>
        <w:t xml:space="preserve"> </w:t>
      </w:r>
      <w:r>
        <w:t>following</w:t>
      </w:r>
      <w:r>
        <w:rPr>
          <w:spacing w:val="34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random</w:t>
      </w:r>
      <w:r>
        <w:rPr>
          <w:spacing w:val="34"/>
        </w:rPr>
        <w:t xml:space="preserve"> </w:t>
      </w:r>
      <w:r>
        <w:t>walk</w:t>
      </w:r>
      <w:r>
        <w:rPr>
          <w:spacing w:val="34"/>
        </w:rPr>
        <w:t xml:space="preserve"> </w:t>
      </w:r>
      <w:r>
        <w:t>in</w:t>
      </w:r>
      <w:r>
        <w:rPr>
          <w:spacing w:val="34"/>
        </w:rPr>
        <w:t xml:space="preserve"> </w:t>
      </w:r>
      <w:r>
        <w:t>each</w:t>
      </w:r>
      <w:r>
        <w:rPr>
          <w:spacing w:val="-51"/>
        </w:rPr>
        <w:t xml:space="preserve"> </w:t>
      </w:r>
      <w:r>
        <w:t>of the Admin5 areas and selecting every 3rd household.</w:t>
      </w:r>
      <w:r>
        <w:rPr>
          <w:spacing w:val="1"/>
        </w:rPr>
        <w:t xml:space="preserve"> </w:t>
      </w:r>
      <w:r>
        <w:t>Demographic characteristics as well as</w:t>
      </w:r>
      <w:r>
        <w:rPr>
          <w:spacing w:val="1"/>
        </w:rPr>
        <w:t xml:space="preserve"> </w:t>
      </w:r>
      <w:r>
        <w:rPr>
          <w:spacing w:val="-1"/>
        </w:rPr>
        <w:t>contact</w:t>
      </w:r>
      <w:r>
        <w:rPr>
          <w:spacing w:val="-7"/>
        </w:rPr>
        <w:t xml:space="preserve"> </w:t>
      </w:r>
      <w:r>
        <w:rPr>
          <w:spacing w:val="-1"/>
        </w:rPr>
        <w:t>details</w:t>
      </w:r>
      <w:r>
        <w:rPr>
          <w:spacing w:val="-7"/>
        </w:rPr>
        <w:t xml:space="preserve"> </w:t>
      </w:r>
      <w:r>
        <w:rPr>
          <w:spacing w:val="-1"/>
        </w:rPr>
        <w:t>including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t>phone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household</w:t>
      </w:r>
      <w:r>
        <w:rPr>
          <w:spacing w:val="-7"/>
        </w:rPr>
        <w:t xml:space="preserve"> </w:t>
      </w:r>
      <w:r>
        <w:t>head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collected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stage</w:t>
      </w:r>
      <w:r>
        <w:rPr>
          <w:spacing w:val="-51"/>
        </w:rPr>
        <w:t xml:space="preserve"> </w:t>
      </w:r>
      <w:r>
        <w:rPr>
          <w:w w:val="95"/>
        </w:rPr>
        <w:t>(listing phase).</w:t>
      </w:r>
      <w:r>
        <w:rPr>
          <w:spacing w:val="1"/>
          <w:w w:val="95"/>
        </w:rPr>
        <w:t xml:space="preserve"> </w:t>
      </w:r>
      <w:r>
        <w:rPr>
          <w:w w:val="95"/>
        </w:rPr>
        <w:t>Contact details for a total of 2,374 households were collected after receiving written</w:t>
      </w:r>
      <w:r>
        <w:rPr>
          <w:spacing w:val="1"/>
          <w:w w:val="95"/>
        </w:rPr>
        <w:t xml:space="preserve"> </w:t>
      </w:r>
      <w:r>
        <w:rPr>
          <w:w w:val="95"/>
        </w:rPr>
        <w:t>consent.</w:t>
      </w:r>
      <w:r>
        <w:rPr>
          <w:spacing w:val="47"/>
        </w:rPr>
        <w:t xml:space="preserve"> </w:t>
      </w:r>
      <w:r>
        <w:rPr>
          <w:w w:val="95"/>
        </w:rPr>
        <w:t>Since households may be interviewed by phone, potential respondents or someone within</w:t>
      </w:r>
      <w:r>
        <w:rPr>
          <w:spacing w:val="1"/>
          <w:w w:val="95"/>
        </w:rPr>
        <w:t xml:space="preserve"> </w:t>
      </w:r>
      <w:r>
        <w:rPr>
          <w:w w:val="95"/>
        </w:rPr>
        <w:t>the household had to own a phone through which they may be contacted for the survey. Households</w:t>
      </w:r>
      <w:r>
        <w:rPr>
          <w:spacing w:val="1"/>
          <w:w w:val="95"/>
        </w:rPr>
        <w:t xml:space="preserve"> </w:t>
      </w:r>
      <w:r>
        <w:t xml:space="preserve">that were selected but had no phone, were </w:t>
      </w:r>
      <w:r w:rsidR="008400A3">
        <w:t>eliminated,</w:t>
      </w:r>
      <w:r>
        <w:t xml:space="preserve"> and replaced by the next household on the</w:t>
      </w:r>
      <w:r>
        <w:rPr>
          <w:spacing w:val="-51"/>
        </w:rPr>
        <w:t xml:space="preserve"> </w:t>
      </w:r>
      <w:r>
        <w:t>list. This was, however, observed to be minimal in Ecuador because of the high national mobile</w:t>
      </w:r>
      <w:r>
        <w:rPr>
          <w:spacing w:val="1"/>
        </w:rPr>
        <w:t xml:space="preserve"> </w:t>
      </w:r>
      <w:r>
        <w:t>phone</w:t>
      </w:r>
      <w:r>
        <w:rPr>
          <w:spacing w:val="-5"/>
        </w:rPr>
        <w:t xml:space="preserve"> </w:t>
      </w:r>
      <w:r>
        <w:t>penetration</w:t>
      </w:r>
      <w:r>
        <w:rPr>
          <w:spacing w:val="-4"/>
        </w:rPr>
        <w:t xml:space="preserve"> </w:t>
      </w:r>
      <w:r>
        <w:t>80%</w:t>
      </w:r>
      <w:r>
        <w:rPr>
          <w:spacing w:val="-5"/>
        </w:rPr>
        <w:t xml:space="preserve"> </w:t>
      </w:r>
      <w:r>
        <w:t>(see</w:t>
      </w:r>
      <w:r>
        <w:rPr>
          <w:spacing w:val="-4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levels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randomization).</w:t>
      </w:r>
    </w:p>
    <w:p w14:paraId="504EAAB5" w14:textId="77777777" w:rsidR="007158A6" w:rsidRDefault="004F2724">
      <w:pPr>
        <w:pStyle w:val="BodyText"/>
        <w:spacing w:before="171" w:line="314" w:lineRule="auto"/>
        <w:ind w:left="120" w:right="577"/>
        <w:jc w:val="both"/>
      </w:pPr>
      <w:r>
        <w:rPr>
          <w:w w:val="95"/>
        </w:rPr>
        <w:t>Enumerator training was jointly conducted by the Ecuador CO and the Regional Bureau of Panama</w:t>
      </w:r>
      <w:r>
        <w:rPr>
          <w:spacing w:val="1"/>
          <w:w w:val="95"/>
        </w:rPr>
        <w:t xml:space="preserve"> </w:t>
      </w:r>
      <w:r>
        <w:t>(RBP) colleagues in Spanish over a 4-day period with a one-day simulation for remote and F2F</w:t>
      </w:r>
      <w:r>
        <w:rPr>
          <w:spacing w:val="1"/>
        </w:rPr>
        <w:t xml:space="preserve"> </w:t>
      </w:r>
      <w:r>
        <w:t>instruments.</w:t>
      </w:r>
      <w:r>
        <w:rPr>
          <w:spacing w:val="1"/>
        </w:rPr>
        <w:t xml:space="preserve"> </w:t>
      </w:r>
      <w:r>
        <w:t>Interviews were conducted in Spanish, the official language of Ecuador.</w:t>
      </w:r>
      <w:r>
        <w:rPr>
          <w:spacing w:val="1"/>
        </w:rPr>
        <w:t xml:space="preserve"> </w:t>
      </w:r>
      <w:r>
        <w:t>The field</w:t>
      </w:r>
      <w:r>
        <w:rPr>
          <w:spacing w:val="1"/>
        </w:rPr>
        <w:t xml:space="preserve"> </w:t>
      </w:r>
      <w:r>
        <w:t>work</w:t>
      </w:r>
      <w:r>
        <w:rPr>
          <w:spacing w:val="14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Ecuador</w:t>
      </w:r>
      <w:r>
        <w:rPr>
          <w:spacing w:val="15"/>
        </w:rPr>
        <w:t xml:space="preserve"> </w:t>
      </w:r>
      <w:r>
        <w:t>took</w:t>
      </w:r>
      <w:r>
        <w:rPr>
          <w:spacing w:val="15"/>
        </w:rPr>
        <w:t xml:space="preserve"> </w:t>
      </w:r>
      <w:r>
        <w:t>place</w:t>
      </w:r>
      <w:r>
        <w:rPr>
          <w:spacing w:val="15"/>
        </w:rPr>
        <w:t xml:space="preserve"> </w:t>
      </w:r>
      <w:r>
        <w:t>between</w:t>
      </w:r>
      <w:r>
        <w:rPr>
          <w:spacing w:val="15"/>
        </w:rPr>
        <w:t xml:space="preserve"> </w:t>
      </w:r>
      <w:r>
        <w:t>June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July</w:t>
      </w:r>
      <w:r>
        <w:rPr>
          <w:spacing w:val="14"/>
        </w:rPr>
        <w:t xml:space="preserve"> </w:t>
      </w:r>
      <w:r>
        <w:t>2023.</w:t>
      </w:r>
    </w:p>
    <w:p w14:paraId="74F7C22F" w14:textId="77777777" w:rsidR="007158A6" w:rsidRDefault="007158A6">
      <w:pPr>
        <w:spacing w:line="314" w:lineRule="auto"/>
        <w:jc w:val="both"/>
        <w:sectPr w:rsidR="007158A6">
          <w:pgSz w:w="12240" w:h="15840"/>
          <w:pgMar w:top="1340" w:right="860" w:bottom="1080" w:left="1320" w:header="0" w:footer="888" w:gutter="0"/>
          <w:cols w:space="720"/>
        </w:sectPr>
      </w:pPr>
    </w:p>
    <w:p w14:paraId="5FE17C82" w14:textId="77777777" w:rsidR="007158A6" w:rsidRDefault="007158A6">
      <w:pPr>
        <w:pStyle w:val="BodyText"/>
        <w:spacing w:before="3"/>
        <w:rPr>
          <w:sz w:val="3"/>
        </w:rPr>
      </w:pPr>
    </w:p>
    <w:p w14:paraId="687275BE" w14:textId="77777777" w:rsidR="007158A6" w:rsidRDefault="004F2724">
      <w:pPr>
        <w:pStyle w:val="BodyText"/>
        <w:ind w:left="1524"/>
        <w:rPr>
          <w:sz w:val="20"/>
        </w:rPr>
      </w:pPr>
      <w:r>
        <w:rPr>
          <w:noProof/>
          <w:sz w:val="20"/>
        </w:rPr>
        <w:drawing>
          <wp:inline distT="0" distB="0" distL="0" distR="0" wp14:anchorId="21C0D50E" wp14:editId="7DBA3846">
            <wp:extent cx="4136707" cy="28834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6707" cy="288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F728" w14:textId="77777777" w:rsidR="007158A6" w:rsidRDefault="007158A6">
      <w:pPr>
        <w:pStyle w:val="BodyText"/>
        <w:spacing w:before="5"/>
        <w:rPr>
          <w:sz w:val="15"/>
        </w:rPr>
      </w:pPr>
    </w:p>
    <w:p w14:paraId="6DE57A0B" w14:textId="77777777" w:rsidR="007158A6" w:rsidRDefault="004F2724">
      <w:pPr>
        <w:pStyle w:val="BodyText"/>
        <w:spacing w:before="144"/>
        <w:ind w:left="257" w:right="715"/>
        <w:jc w:val="center"/>
      </w:pPr>
      <w:r>
        <w:rPr>
          <w:spacing w:val="-1"/>
        </w:rPr>
        <w:t>Figure</w:t>
      </w:r>
      <w:r>
        <w:rPr>
          <w:spacing w:val="-6"/>
        </w:rPr>
        <w:t xml:space="preserve"> </w:t>
      </w:r>
      <w:r>
        <w:t>2:</w:t>
      </w:r>
      <w:r>
        <w:rPr>
          <w:spacing w:val="10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Composition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Completion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Ecuador</w:t>
      </w:r>
    </w:p>
    <w:p w14:paraId="1787E0E6" w14:textId="77777777" w:rsidR="007158A6" w:rsidRDefault="007158A6">
      <w:pPr>
        <w:pStyle w:val="BodyText"/>
        <w:rPr>
          <w:sz w:val="30"/>
        </w:rPr>
      </w:pPr>
    </w:p>
    <w:p w14:paraId="52CB966B" w14:textId="77777777" w:rsidR="007158A6" w:rsidRDefault="004F2724">
      <w:pPr>
        <w:pStyle w:val="Heading2"/>
        <w:numPr>
          <w:ilvl w:val="1"/>
          <w:numId w:val="11"/>
        </w:numPr>
        <w:tabs>
          <w:tab w:val="left" w:pos="732"/>
          <w:tab w:val="left" w:pos="733"/>
        </w:tabs>
        <w:spacing w:before="209"/>
      </w:pPr>
      <w:bookmarkStart w:id="49" w:name="Central_African_Republic"/>
      <w:bookmarkStart w:id="50" w:name="_bookmark6"/>
      <w:bookmarkEnd w:id="49"/>
      <w:bookmarkEnd w:id="50"/>
      <w:r>
        <w:rPr>
          <w:w w:val="95"/>
        </w:rPr>
        <w:t>Central</w:t>
      </w:r>
      <w:r>
        <w:rPr>
          <w:spacing w:val="23"/>
          <w:w w:val="95"/>
        </w:rPr>
        <w:t xml:space="preserve"> </w:t>
      </w:r>
      <w:r>
        <w:rPr>
          <w:w w:val="95"/>
        </w:rPr>
        <w:t>African</w:t>
      </w:r>
      <w:r>
        <w:rPr>
          <w:spacing w:val="23"/>
          <w:w w:val="95"/>
        </w:rPr>
        <w:t xml:space="preserve"> </w:t>
      </w:r>
      <w:r>
        <w:rPr>
          <w:w w:val="95"/>
        </w:rPr>
        <w:t>Republic</w:t>
      </w:r>
    </w:p>
    <w:p w14:paraId="67566FEB" w14:textId="77777777" w:rsidR="007158A6" w:rsidRDefault="004F2724">
      <w:pPr>
        <w:pStyle w:val="BodyText"/>
        <w:spacing w:before="216" w:line="314" w:lineRule="auto"/>
        <w:ind w:left="120" w:right="574"/>
        <w:jc w:val="both"/>
      </w:pPr>
      <w:r>
        <w:t>The study in CAR was implemented in 2 prefectures - Mbomou and Nana-Gribizi (Admin1), the</w:t>
      </w:r>
      <w:r>
        <w:rPr>
          <w:spacing w:val="1"/>
        </w:rPr>
        <w:t xml:space="preserve"> </w:t>
      </w:r>
      <w:r>
        <w:t>two most accessible areas (aside from Bangui) that also had a varying level of food security. The</w:t>
      </w:r>
      <w:r>
        <w:rPr>
          <w:spacing w:val="1"/>
        </w:rPr>
        <w:t xml:space="preserve"> </w:t>
      </w:r>
      <w:r>
        <w:rPr>
          <w:w w:val="95"/>
        </w:rPr>
        <w:t>selection of PSUs followed a similar pattern using field access (security situation) and mobile phone</w:t>
      </w:r>
      <w:r>
        <w:rPr>
          <w:spacing w:val="1"/>
          <w:w w:val="95"/>
        </w:rPr>
        <w:t xml:space="preserve"> </w:t>
      </w:r>
      <w:r>
        <w:rPr>
          <w:spacing w:val="-1"/>
        </w:rPr>
        <w:t>network</w:t>
      </w:r>
      <w:r>
        <w:rPr>
          <w:spacing w:val="-13"/>
        </w:rPr>
        <w:t xml:space="preserve"> </w:t>
      </w:r>
      <w:r>
        <w:rPr>
          <w:spacing w:val="-1"/>
        </w:rPr>
        <w:t>coverage.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list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12"/>
        </w:rPr>
        <w:t xml:space="preserve"> </w:t>
      </w:r>
      <w:r>
        <w:rPr>
          <w:spacing w:val="-1"/>
        </w:rPr>
        <w:t>Admin5</w:t>
      </w:r>
      <w:r>
        <w:rPr>
          <w:spacing w:val="-12"/>
        </w:rPr>
        <w:t xml:space="preserve"> </w:t>
      </w:r>
      <w:r>
        <w:rPr>
          <w:spacing w:val="-1"/>
        </w:rPr>
        <w:t>areas</w:t>
      </w:r>
      <w:r>
        <w:rPr>
          <w:spacing w:val="-12"/>
        </w:rPr>
        <w:t xml:space="preserve"> </w:t>
      </w:r>
      <w:r>
        <w:rPr>
          <w:spacing w:val="-1"/>
        </w:rPr>
        <w:t>that</w:t>
      </w:r>
      <w:r>
        <w:rPr>
          <w:spacing w:val="-12"/>
        </w:rPr>
        <w:t xml:space="preserve"> </w:t>
      </w:r>
      <w:r>
        <w:rPr>
          <w:spacing w:val="-1"/>
        </w:rPr>
        <w:t>met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access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mobile</w:t>
      </w:r>
      <w:r>
        <w:rPr>
          <w:spacing w:val="-12"/>
        </w:rPr>
        <w:t xml:space="preserve"> </w:t>
      </w:r>
      <w:r>
        <w:t>phone</w:t>
      </w:r>
      <w:r>
        <w:rPr>
          <w:spacing w:val="-12"/>
        </w:rPr>
        <w:t xml:space="preserve"> </w:t>
      </w:r>
      <w:r>
        <w:t>coverage</w:t>
      </w:r>
      <w:r>
        <w:rPr>
          <w:spacing w:val="-11"/>
        </w:rPr>
        <w:t xml:space="preserve"> </w:t>
      </w:r>
      <w:r>
        <w:t>criteria</w:t>
      </w:r>
      <w:r>
        <w:rPr>
          <w:spacing w:val="-51"/>
        </w:rPr>
        <w:t xml:space="preserve"> </w:t>
      </w:r>
      <w:r>
        <w:t>formed the sampling frame.</w:t>
      </w:r>
      <w:r>
        <w:rPr>
          <w:spacing w:val="1"/>
        </w:rPr>
        <w:t xml:space="preserve"> </w:t>
      </w:r>
      <w:r>
        <w:t>A total of 25 Admin5 areas (villages) were randomly selected from</w:t>
      </w:r>
      <w:r>
        <w:rPr>
          <w:spacing w:val="1"/>
        </w:rPr>
        <w:t xml:space="preserve"> </w:t>
      </w:r>
      <w:r>
        <w:t>the list of Admin5 areas compiled jointly by the CAR CO and the local mobile phone service</w:t>
      </w:r>
      <w:r>
        <w:rPr>
          <w:spacing w:val="1"/>
        </w:rPr>
        <w:t xml:space="preserve"> </w:t>
      </w:r>
      <w:r>
        <w:t>providers (to ensure that all Admin5 areas selected had mobile phone network).</w:t>
      </w:r>
      <w:r>
        <w:rPr>
          <w:spacing w:val="1"/>
        </w:rPr>
        <w:t xml:space="preserve"> </w:t>
      </w:r>
      <w:r>
        <w:t>Admin5 areas</w:t>
      </w:r>
      <w:r>
        <w:rPr>
          <w:spacing w:val="1"/>
        </w:rPr>
        <w:t xml:space="preserve"> </w:t>
      </w:r>
      <w:r>
        <w:t>without phone coverage were automatically excluded. To ensure that the final sample was a mix</w:t>
      </w:r>
      <w:r>
        <w:rPr>
          <w:spacing w:val="1"/>
        </w:rPr>
        <w:t xml:space="preserve"> </w:t>
      </w:r>
      <w:r>
        <w:t>of rural and urban households (taking into consideration there was a potentially different food</w:t>
      </w:r>
      <w:r>
        <w:rPr>
          <w:spacing w:val="1"/>
        </w:rPr>
        <w:t xml:space="preserve"> </w:t>
      </w:r>
      <w:r>
        <w:rPr>
          <w:spacing w:val="-1"/>
        </w:rPr>
        <w:t xml:space="preserve">security situation between rural and </w:t>
      </w:r>
      <w:r>
        <w:t>urban households), sub layer of locality was included during</w:t>
      </w:r>
      <w:r>
        <w:rPr>
          <w:spacing w:val="-51"/>
        </w:rPr>
        <w:t xml:space="preserve"> </w:t>
      </w:r>
      <w:r>
        <w:t>the selection of Admin5 areas so that the final sampled villages was made up of rural and urban</w:t>
      </w:r>
      <w:r>
        <w:rPr>
          <w:spacing w:val="1"/>
        </w:rPr>
        <w:t xml:space="preserve"> </w:t>
      </w:r>
      <w:r>
        <w:t>areas.</w:t>
      </w:r>
      <w:r>
        <w:rPr>
          <w:spacing w:val="1"/>
        </w:rPr>
        <w:t xml:space="preserve"> </w:t>
      </w:r>
      <w:r>
        <w:t>Implementation of the household listing and survey was led by ICASES, the National</w:t>
      </w:r>
      <w:r>
        <w:rPr>
          <w:spacing w:val="1"/>
        </w:rPr>
        <w:t xml:space="preserve"> </w:t>
      </w:r>
      <w:r>
        <w:t>Statistical</w:t>
      </w:r>
      <w:r>
        <w:rPr>
          <w:spacing w:val="18"/>
        </w:rPr>
        <w:t xml:space="preserve"> </w:t>
      </w:r>
      <w:r>
        <w:t>Office</w:t>
      </w:r>
      <w:r>
        <w:rPr>
          <w:spacing w:val="19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CAR.</w:t>
      </w:r>
    </w:p>
    <w:p w14:paraId="7A107D88" w14:textId="77777777" w:rsidR="007158A6" w:rsidRDefault="004F2724">
      <w:pPr>
        <w:pStyle w:val="BodyText"/>
        <w:spacing w:before="175" w:line="314" w:lineRule="auto"/>
        <w:ind w:left="120" w:right="577"/>
        <w:jc w:val="both"/>
      </w:pPr>
      <w:r>
        <w:t>The sampling frame for the study was all households in the 25 selected ADMIN5 areas.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w w:val="95"/>
        </w:rPr>
        <w:t>listing phase was conducted through the random-walk methodology in each selected PSU by trained</w:t>
      </w:r>
      <w:r>
        <w:rPr>
          <w:spacing w:val="1"/>
          <w:w w:val="95"/>
        </w:rPr>
        <w:t xml:space="preserve"> </w:t>
      </w:r>
      <w:r>
        <w:t>enumerators.</w:t>
      </w:r>
    </w:p>
    <w:p w14:paraId="65ACD193" w14:textId="57B5EA3E" w:rsidR="007158A6" w:rsidRDefault="004F2724">
      <w:pPr>
        <w:pStyle w:val="BodyText"/>
        <w:spacing w:before="163" w:line="314" w:lineRule="auto"/>
        <w:ind w:left="120" w:right="577"/>
        <w:jc w:val="both"/>
      </w:pPr>
      <w:r>
        <w:rPr>
          <w:w w:val="95"/>
        </w:rPr>
        <w:t xml:space="preserve">A minimum of 100 households/respondents per PSU </w:t>
      </w:r>
      <w:r w:rsidR="008400A3">
        <w:rPr>
          <w:w w:val="95"/>
        </w:rPr>
        <w:t>totaling</w:t>
      </w:r>
      <w:r>
        <w:rPr>
          <w:w w:val="95"/>
        </w:rPr>
        <w:t xml:space="preserve"> 2500 households/respondents were</w:t>
      </w:r>
      <w:r>
        <w:rPr>
          <w:spacing w:val="1"/>
          <w:w w:val="95"/>
        </w:rPr>
        <w:t xml:space="preserve"> </w:t>
      </w:r>
      <w:r>
        <w:rPr>
          <w:spacing w:val="-1"/>
        </w:rPr>
        <w:t>listed</w:t>
      </w:r>
      <w:r>
        <w:rPr>
          <w:spacing w:val="-12"/>
        </w:rPr>
        <w:t xml:space="preserve"> </w:t>
      </w:r>
      <w:r>
        <w:rPr>
          <w:spacing w:val="-1"/>
        </w:rPr>
        <w:t>as</w:t>
      </w:r>
      <w:r>
        <w:rPr>
          <w:spacing w:val="-12"/>
        </w:rPr>
        <w:t xml:space="preserve"> </w:t>
      </w:r>
      <w:r>
        <w:rPr>
          <w:spacing w:val="-1"/>
        </w:rPr>
        <w:t>potential</w:t>
      </w:r>
      <w:r>
        <w:rPr>
          <w:spacing w:val="-11"/>
        </w:rPr>
        <w:t xml:space="preserve"> </w:t>
      </w:r>
      <w:r>
        <w:rPr>
          <w:spacing w:val="-1"/>
        </w:rPr>
        <w:t>study</w:t>
      </w:r>
      <w:r>
        <w:rPr>
          <w:spacing w:val="-12"/>
        </w:rPr>
        <w:t xml:space="preserve"> </w:t>
      </w:r>
      <w:r>
        <w:rPr>
          <w:spacing w:val="-1"/>
        </w:rPr>
        <w:t>participants.</w:t>
      </w:r>
      <w:r>
        <w:rPr>
          <w:spacing w:val="8"/>
        </w:rPr>
        <w:t xml:space="preserve"> </w:t>
      </w:r>
      <w:r>
        <w:rPr>
          <w:spacing w:val="-1"/>
        </w:rPr>
        <w:t>Phone</w:t>
      </w:r>
      <w:r>
        <w:rPr>
          <w:spacing w:val="-11"/>
        </w:rPr>
        <w:t xml:space="preserve"> </w:t>
      </w:r>
      <w:r>
        <w:rPr>
          <w:spacing w:val="-1"/>
        </w:rPr>
        <w:t>numbers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main</w:t>
      </w:r>
      <w:r>
        <w:rPr>
          <w:spacing w:val="-12"/>
        </w:rPr>
        <w:t xml:space="preserve"> </w:t>
      </w:r>
      <w:r>
        <w:rPr>
          <w:spacing w:val="-1"/>
        </w:rPr>
        <w:t>respondent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phone</w:t>
      </w:r>
      <w:r>
        <w:rPr>
          <w:spacing w:val="-51"/>
        </w:rPr>
        <w:t xml:space="preserve"> </w:t>
      </w:r>
      <w:r>
        <w:t>numbers within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household that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have been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 contact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respondent during</w:t>
      </w:r>
    </w:p>
    <w:p w14:paraId="31F0E851" w14:textId="77777777" w:rsidR="007158A6" w:rsidRDefault="007158A6">
      <w:pPr>
        <w:spacing w:line="314" w:lineRule="auto"/>
        <w:jc w:val="both"/>
        <w:sectPr w:rsidR="007158A6">
          <w:pgSz w:w="12240" w:h="15840"/>
          <w:pgMar w:top="1500" w:right="860" w:bottom="1080" w:left="1320" w:header="0" w:footer="888" w:gutter="0"/>
          <w:cols w:space="720"/>
        </w:sectPr>
      </w:pPr>
    </w:p>
    <w:p w14:paraId="020D4532" w14:textId="7DCF670C" w:rsidR="007158A6" w:rsidRDefault="004F2724">
      <w:pPr>
        <w:pStyle w:val="BodyText"/>
        <w:spacing w:before="117" w:line="314" w:lineRule="auto"/>
        <w:ind w:left="120" w:right="574"/>
        <w:jc w:val="both"/>
      </w:pP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survey</w:t>
      </w:r>
      <w:r>
        <w:rPr>
          <w:spacing w:val="-6"/>
        </w:rPr>
        <w:t xml:space="preserve"> </w:t>
      </w:r>
      <w:r w:rsidR="008400A3">
        <w:rPr>
          <w:spacing w:val="-1"/>
        </w:rPr>
        <w:t>was</w:t>
      </w:r>
      <w:r>
        <w:rPr>
          <w:spacing w:val="-7"/>
        </w:rPr>
        <w:t xml:space="preserve"> </w:t>
      </w:r>
      <w:r>
        <w:rPr>
          <w:spacing w:val="-1"/>
        </w:rPr>
        <w:t>collected.</w:t>
      </w:r>
      <w:r>
        <w:rPr>
          <w:spacing w:val="10"/>
        </w:rPr>
        <w:t xml:space="preserve"> </w:t>
      </w:r>
      <w:r>
        <w:t>Drawing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Myanmar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Ecuador,</w:t>
      </w:r>
      <w:r>
        <w:rPr>
          <w:spacing w:val="-51"/>
        </w:rPr>
        <w:t xml:space="preserve"> </w:t>
      </w:r>
      <w:r>
        <w:rPr>
          <w:w w:val="95"/>
        </w:rPr>
        <w:t>a number of demographic characteristics such as age of household head, gender of household head,</w:t>
      </w:r>
      <w:r>
        <w:rPr>
          <w:spacing w:val="1"/>
          <w:w w:val="95"/>
        </w:rPr>
        <w:t xml:space="preserve"> </w:t>
      </w:r>
      <w:r>
        <w:rPr>
          <w:w w:val="95"/>
        </w:rPr>
        <w:t>household size, and ownership of common household assets was collected during household listing</w:t>
      </w:r>
      <w:r>
        <w:rPr>
          <w:spacing w:val="1"/>
          <w:w w:val="95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used</w:t>
      </w:r>
      <w:r>
        <w:rPr>
          <w:spacing w:val="18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statistical</w:t>
      </w:r>
      <w:r>
        <w:rPr>
          <w:spacing w:val="17"/>
        </w:rPr>
        <w:t xml:space="preserve"> </w:t>
      </w:r>
      <w:r>
        <w:t>balance</w:t>
      </w:r>
      <w:r>
        <w:rPr>
          <w:spacing w:val="18"/>
        </w:rPr>
        <w:t xml:space="preserve"> </w:t>
      </w:r>
      <w:r>
        <w:t>test.</w:t>
      </w:r>
    </w:p>
    <w:p w14:paraId="52243381" w14:textId="5839E3FE" w:rsidR="007158A6" w:rsidRDefault="004F2724">
      <w:pPr>
        <w:pStyle w:val="BodyText"/>
        <w:spacing w:before="165" w:line="314" w:lineRule="auto"/>
        <w:ind w:left="120" w:right="575"/>
        <w:jc w:val="both"/>
      </w:pPr>
      <w:r>
        <w:t>Training of enumerators was conducted facilitators from the Regional Bureau of Dakar, and HQ</w:t>
      </w:r>
      <w:r>
        <w:rPr>
          <w:spacing w:val="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</w:t>
      </w:r>
      <w:r>
        <w:rPr>
          <w:spacing w:val="-2"/>
        </w:rPr>
        <w:t xml:space="preserve"> </w:t>
      </w:r>
      <w:r>
        <w:t>CO.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conducted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French</w:t>
      </w:r>
      <w:r>
        <w:rPr>
          <w:spacing w:val="-2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4-day</w:t>
      </w:r>
      <w:r>
        <w:rPr>
          <w:spacing w:val="-2"/>
        </w:rPr>
        <w:t xml:space="preserve"> </w:t>
      </w:r>
      <w:r>
        <w:t>period,</w:t>
      </w:r>
      <w:r>
        <w:rPr>
          <w:spacing w:val="-51"/>
        </w:rPr>
        <w:t xml:space="preserve"> </w:t>
      </w:r>
      <w:r>
        <w:t xml:space="preserve">including one day used for field testing, </w:t>
      </w:r>
      <w:r w:rsidR="008400A3">
        <w:t>adjusting,</w:t>
      </w:r>
      <w:r>
        <w:t xml:space="preserve"> and adapting the final questionnaires (F2F &amp;</w:t>
      </w:r>
      <w:r>
        <w:rPr>
          <w:spacing w:val="1"/>
        </w:rPr>
        <w:t xml:space="preserve"> </w:t>
      </w:r>
      <w:r>
        <w:t>Remote) before deployment for data collection.</w:t>
      </w:r>
      <w:r>
        <w:rPr>
          <w:spacing w:val="1"/>
        </w:rPr>
        <w:t xml:space="preserve"> </w:t>
      </w:r>
      <w:r>
        <w:t>While the enumerator training was conducted</w:t>
      </w:r>
      <w:r>
        <w:rPr>
          <w:spacing w:val="1"/>
        </w:rPr>
        <w:t xml:space="preserve"> </w:t>
      </w:r>
      <w:r>
        <w:t>largely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French</w:t>
      </w:r>
      <w:r>
        <w:rPr>
          <w:spacing w:val="-5"/>
        </w:rPr>
        <w:t xml:space="preserve"> </w:t>
      </w:r>
      <w:r>
        <w:t>(</w:t>
      </w:r>
      <w:r w:rsidR="008400A3">
        <w:t>except 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simulation),</w:t>
      </w:r>
      <w:r>
        <w:rPr>
          <w:spacing w:val="-4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was</w:t>
      </w:r>
      <w:r>
        <w:rPr>
          <w:spacing w:val="-51"/>
        </w:rPr>
        <w:t xml:space="preserve"> </w:t>
      </w:r>
      <w:r>
        <w:t>done systematically by the CO and ICASES so that each enumerator was sent to localities where</w:t>
      </w:r>
      <w:r>
        <w:rPr>
          <w:spacing w:val="1"/>
        </w:rPr>
        <w:t xml:space="preserve"> </w:t>
      </w:r>
      <w:r>
        <w:t>they could speak the local dialects in case a respondent does not speak French thus require the</w:t>
      </w:r>
      <w:r>
        <w:rPr>
          <w:spacing w:val="1"/>
        </w:rPr>
        <w:t xml:space="preserve"> </w:t>
      </w:r>
      <w:r>
        <w:t>interview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conducted</w:t>
      </w:r>
      <w:r>
        <w:rPr>
          <w:spacing w:val="17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local</w:t>
      </w:r>
      <w:r>
        <w:rPr>
          <w:spacing w:val="16"/>
        </w:rPr>
        <w:t xml:space="preserve"> </w:t>
      </w:r>
      <w:r>
        <w:t>Sango</w:t>
      </w:r>
      <w:r>
        <w:rPr>
          <w:spacing w:val="16"/>
        </w:rPr>
        <w:t xml:space="preserve"> </w:t>
      </w:r>
      <w:r>
        <w:t>dialect.</w:t>
      </w:r>
    </w:p>
    <w:p w14:paraId="51D8B960" w14:textId="3FEC5DE4" w:rsidR="007158A6" w:rsidRDefault="004F2724">
      <w:pPr>
        <w:pStyle w:val="BodyText"/>
        <w:spacing w:before="169" w:line="314" w:lineRule="auto"/>
        <w:ind w:left="120" w:right="575"/>
        <w:jc w:val="both"/>
      </w:pPr>
      <w:r>
        <w:t>A large proportion of the population of CAR (approximately 70%)</w:t>
      </w:r>
      <w:r w:rsidR="008400A3">
        <w:t xml:space="preserve"> </w:t>
      </w:r>
      <w:r>
        <w:t>do not own mobile phones. To</w:t>
      </w:r>
      <w:r>
        <w:rPr>
          <w:spacing w:val="1"/>
        </w:rPr>
        <w:t xml:space="preserve"> </w:t>
      </w:r>
      <w:r>
        <w:rPr>
          <w:w w:val="95"/>
        </w:rPr>
        <w:t>ensure</w:t>
      </w:r>
      <w:r>
        <w:rPr>
          <w:spacing w:val="12"/>
          <w:w w:val="95"/>
        </w:rPr>
        <w:t xml:space="preserve"> </w:t>
      </w:r>
      <w:r>
        <w:rPr>
          <w:w w:val="95"/>
        </w:rPr>
        <w:t>that</w:t>
      </w:r>
      <w:r>
        <w:rPr>
          <w:spacing w:val="12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study</w:t>
      </w:r>
      <w:r>
        <w:rPr>
          <w:spacing w:val="12"/>
          <w:w w:val="95"/>
        </w:rPr>
        <w:t xml:space="preserve"> </w:t>
      </w:r>
      <w:r>
        <w:rPr>
          <w:w w:val="95"/>
        </w:rPr>
        <w:t>compared</w:t>
      </w:r>
      <w:r>
        <w:rPr>
          <w:spacing w:val="12"/>
          <w:w w:val="95"/>
        </w:rPr>
        <w:t xml:space="preserve"> </w:t>
      </w:r>
      <w:r>
        <w:rPr>
          <w:w w:val="95"/>
        </w:rPr>
        <w:t>appropriate</w:t>
      </w:r>
      <w:r>
        <w:rPr>
          <w:spacing w:val="12"/>
          <w:w w:val="95"/>
        </w:rPr>
        <w:t xml:space="preserve"> </w:t>
      </w:r>
      <w:r>
        <w:rPr>
          <w:w w:val="95"/>
        </w:rPr>
        <w:t>households</w:t>
      </w:r>
      <w:r>
        <w:rPr>
          <w:spacing w:val="13"/>
          <w:w w:val="95"/>
        </w:rPr>
        <w:t xml:space="preserve"> </w:t>
      </w:r>
      <w:r>
        <w:rPr>
          <w:w w:val="95"/>
        </w:rPr>
        <w:t>in</w:t>
      </w:r>
      <w:r>
        <w:rPr>
          <w:spacing w:val="12"/>
          <w:w w:val="95"/>
        </w:rPr>
        <w:t xml:space="preserve"> </w:t>
      </w:r>
      <w:r>
        <w:rPr>
          <w:w w:val="95"/>
        </w:rPr>
        <w:t>terms</w:t>
      </w:r>
      <w:r>
        <w:rPr>
          <w:spacing w:val="12"/>
          <w:w w:val="95"/>
        </w:rPr>
        <w:t xml:space="preserve"> </w:t>
      </w:r>
      <w:r>
        <w:rPr>
          <w:w w:val="95"/>
        </w:rPr>
        <w:t>of</w:t>
      </w:r>
      <w:r>
        <w:rPr>
          <w:spacing w:val="12"/>
          <w:w w:val="95"/>
        </w:rPr>
        <w:t xml:space="preserve"> </w:t>
      </w:r>
      <w:r>
        <w:rPr>
          <w:w w:val="95"/>
        </w:rPr>
        <w:t>phone</w:t>
      </w:r>
      <w:r>
        <w:rPr>
          <w:spacing w:val="12"/>
          <w:w w:val="95"/>
        </w:rPr>
        <w:t xml:space="preserve"> </w:t>
      </w:r>
      <w:r>
        <w:rPr>
          <w:w w:val="95"/>
        </w:rPr>
        <w:t>ownership</w:t>
      </w:r>
      <w:r>
        <w:rPr>
          <w:spacing w:val="12"/>
          <w:w w:val="95"/>
        </w:rPr>
        <w:t xml:space="preserve"> </w:t>
      </w:r>
      <w:r>
        <w:rPr>
          <w:w w:val="95"/>
        </w:rPr>
        <w:t>and</w:t>
      </w:r>
      <w:r>
        <w:rPr>
          <w:spacing w:val="13"/>
          <w:w w:val="95"/>
        </w:rPr>
        <w:t xml:space="preserve"> </w:t>
      </w:r>
      <w:r>
        <w:rPr>
          <w:w w:val="95"/>
        </w:rPr>
        <w:t>coverage,</w:t>
      </w:r>
      <w:r>
        <w:rPr>
          <w:spacing w:val="-48"/>
          <w:w w:val="95"/>
        </w:rPr>
        <w:t xml:space="preserve"> </w:t>
      </w:r>
      <w:r>
        <w:t>a slightly different sampling and randomization methods were applied (see Figure 2 for all the</w:t>
      </w:r>
      <w:r>
        <w:rPr>
          <w:spacing w:val="1"/>
        </w:rPr>
        <w:t xml:space="preserve"> </w:t>
      </w:r>
      <w:r>
        <w:rPr>
          <w:w w:val="95"/>
        </w:rPr>
        <w:t>sampling and randomization stages adopted in CAR). This allowed a segregation of phone-owners</w:t>
      </w:r>
      <w:r>
        <w:rPr>
          <w:spacing w:val="1"/>
          <w:w w:val="95"/>
        </w:rPr>
        <w:t xml:space="preserve"> </w:t>
      </w:r>
      <w:r>
        <w:t>and non-phone-owners so that the results are not only compared by modality but also by phone-</w:t>
      </w:r>
      <w:r>
        <w:rPr>
          <w:spacing w:val="-51"/>
        </w:rPr>
        <w:t xml:space="preserve"> </w:t>
      </w:r>
      <w:r>
        <w:rPr>
          <w:spacing w:val="-1"/>
        </w:rPr>
        <w:t xml:space="preserve">ownership. A statistical balance </w:t>
      </w:r>
      <w:r>
        <w:t>test between the different groups showed that respondents were</w:t>
      </w:r>
      <w:r>
        <w:rPr>
          <w:spacing w:val="1"/>
        </w:rPr>
        <w:t xml:space="preserve"> </w:t>
      </w:r>
      <w:r>
        <w:t>significantly</w:t>
      </w:r>
      <w:r>
        <w:rPr>
          <w:spacing w:val="16"/>
        </w:rPr>
        <w:t xml:space="preserve"> </w:t>
      </w:r>
      <w:r>
        <w:t>balanced</w:t>
      </w:r>
      <w:r>
        <w:rPr>
          <w:spacing w:val="17"/>
        </w:rPr>
        <w:t xml:space="preserve"> </w:t>
      </w:r>
      <w:r>
        <w:t>(see</w:t>
      </w:r>
      <w:r>
        <w:rPr>
          <w:spacing w:val="16"/>
        </w:rPr>
        <w:t xml:space="preserve"> </w:t>
      </w:r>
      <w:r>
        <w:t>Annex</w:t>
      </w:r>
      <w:r>
        <w:rPr>
          <w:spacing w:val="17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details).</w:t>
      </w:r>
    </w:p>
    <w:p w14:paraId="024C7CBC" w14:textId="77777777" w:rsidR="007158A6" w:rsidRDefault="007158A6">
      <w:pPr>
        <w:spacing w:line="314" w:lineRule="auto"/>
        <w:jc w:val="both"/>
        <w:sectPr w:rsidR="007158A6">
          <w:pgSz w:w="12240" w:h="15840"/>
          <w:pgMar w:top="1340" w:right="860" w:bottom="1080" w:left="1320" w:header="0" w:footer="888" w:gutter="0"/>
          <w:cols w:space="720"/>
        </w:sectPr>
      </w:pPr>
    </w:p>
    <w:p w14:paraId="4B59D824" w14:textId="77777777" w:rsidR="007158A6" w:rsidRDefault="007158A6">
      <w:pPr>
        <w:pStyle w:val="BodyText"/>
        <w:spacing w:before="3"/>
        <w:rPr>
          <w:sz w:val="5"/>
        </w:rPr>
      </w:pPr>
    </w:p>
    <w:p w14:paraId="50C5BE7D" w14:textId="77777777" w:rsidR="007158A6" w:rsidRDefault="004F2724">
      <w:pPr>
        <w:pStyle w:val="BodyText"/>
        <w:ind w:left="746"/>
        <w:rPr>
          <w:sz w:val="20"/>
        </w:rPr>
      </w:pPr>
      <w:r>
        <w:rPr>
          <w:noProof/>
          <w:sz w:val="20"/>
        </w:rPr>
        <w:drawing>
          <wp:inline distT="0" distB="0" distL="0" distR="0" wp14:anchorId="6C0DCC7D" wp14:editId="686AC960">
            <wp:extent cx="5177789" cy="35318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7789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90FC" w14:textId="77777777" w:rsidR="007158A6" w:rsidRDefault="007158A6">
      <w:pPr>
        <w:pStyle w:val="BodyText"/>
        <w:spacing w:before="9"/>
        <w:rPr>
          <w:sz w:val="13"/>
        </w:rPr>
      </w:pPr>
    </w:p>
    <w:p w14:paraId="4EABE9A4" w14:textId="77777777" w:rsidR="007158A6" w:rsidRDefault="004F2724">
      <w:pPr>
        <w:pStyle w:val="BodyText"/>
        <w:spacing w:before="144"/>
        <w:ind w:left="257" w:right="714"/>
        <w:jc w:val="center"/>
      </w:pPr>
      <w:r>
        <w:t>Figure</w:t>
      </w:r>
      <w:r>
        <w:rPr>
          <w:spacing w:val="2"/>
        </w:rPr>
        <w:t xml:space="preserve"> </w:t>
      </w:r>
      <w:r>
        <w:t>3:</w:t>
      </w:r>
      <w:r>
        <w:rPr>
          <w:spacing w:val="20"/>
        </w:rPr>
        <w:t xml:space="preserve"> </w:t>
      </w:r>
      <w:r>
        <w:t>Sample</w:t>
      </w:r>
      <w:r>
        <w:rPr>
          <w:spacing w:val="2"/>
        </w:rPr>
        <w:t xml:space="preserve"> </w:t>
      </w:r>
      <w:r>
        <w:t>Composition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Completion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CAR</w:t>
      </w:r>
    </w:p>
    <w:p w14:paraId="342F071B" w14:textId="77777777" w:rsidR="007158A6" w:rsidRDefault="007158A6">
      <w:pPr>
        <w:pStyle w:val="BodyText"/>
        <w:rPr>
          <w:sz w:val="30"/>
        </w:rPr>
      </w:pPr>
    </w:p>
    <w:p w14:paraId="0B305813" w14:textId="77777777" w:rsidR="007158A6" w:rsidRDefault="004F2724">
      <w:pPr>
        <w:pStyle w:val="Heading2"/>
        <w:numPr>
          <w:ilvl w:val="1"/>
          <w:numId w:val="11"/>
        </w:numPr>
        <w:tabs>
          <w:tab w:val="left" w:pos="732"/>
          <w:tab w:val="left" w:pos="733"/>
        </w:tabs>
        <w:spacing w:before="209"/>
      </w:pPr>
      <w:bookmarkStart w:id="51" w:name="Overall_study_implementation"/>
      <w:bookmarkStart w:id="52" w:name="_bookmark7"/>
      <w:bookmarkEnd w:id="51"/>
      <w:bookmarkEnd w:id="52"/>
      <w:r>
        <w:rPr>
          <w:spacing w:val="-1"/>
          <w:w w:val="95"/>
        </w:rPr>
        <w:t>Overall</w:t>
      </w:r>
      <w:r>
        <w:rPr>
          <w:w w:val="95"/>
        </w:rPr>
        <w:t xml:space="preserve"> </w:t>
      </w:r>
      <w:r>
        <w:rPr>
          <w:spacing w:val="-1"/>
          <w:w w:val="95"/>
        </w:rPr>
        <w:t>study</w:t>
      </w:r>
      <w:r>
        <w:rPr>
          <w:spacing w:val="1"/>
          <w:w w:val="95"/>
        </w:rPr>
        <w:t xml:space="preserve"> </w:t>
      </w:r>
      <w:r>
        <w:rPr>
          <w:w w:val="95"/>
        </w:rPr>
        <w:t>implementation</w:t>
      </w:r>
    </w:p>
    <w:p w14:paraId="58AF8C65" w14:textId="77777777" w:rsidR="007158A6" w:rsidRDefault="004F2724">
      <w:pPr>
        <w:pStyle w:val="BodyText"/>
        <w:spacing w:before="216" w:line="314" w:lineRule="auto"/>
        <w:ind w:left="120" w:right="576"/>
        <w:jc w:val="both"/>
      </w:pPr>
      <w:r>
        <w:rPr>
          <w:w w:val="95"/>
        </w:rPr>
        <w:t>Data collection for both modalities was done simultaneously to cover the same period. The fieldwork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was originally planned </w:t>
      </w:r>
      <w:r>
        <w:t>over a 3-week period (covering 1 week for enumerator training, adjusting</w:t>
      </w:r>
      <w:r>
        <w:rPr>
          <w:spacing w:val="1"/>
        </w:rPr>
        <w:t xml:space="preserve"> </w:t>
      </w:r>
      <w:r>
        <w:rPr>
          <w:spacing w:val="-2"/>
        </w:rPr>
        <w:t>questionnaire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2</w:t>
      </w:r>
      <w:r>
        <w:rPr>
          <w:spacing w:val="-6"/>
        </w:rPr>
        <w:t xml:space="preserve"> </w:t>
      </w:r>
      <w:r>
        <w:rPr>
          <w:spacing w:val="-2"/>
        </w:rPr>
        <w:t>weeks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actual</w:t>
      </w:r>
      <w:r>
        <w:rPr>
          <w:spacing w:val="-6"/>
        </w:rPr>
        <w:t xml:space="preserve"> </w:t>
      </w:r>
      <w:r>
        <w:rPr>
          <w:spacing w:val="-1"/>
        </w:rPr>
        <w:t>household</w:t>
      </w:r>
      <w:r>
        <w:rPr>
          <w:spacing w:val="-6"/>
        </w:rPr>
        <w:t xml:space="preserve"> </w:t>
      </w:r>
      <w:r>
        <w:rPr>
          <w:spacing w:val="-1"/>
        </w:rPr>
        <w:t>interviews)</w:t>
      </w:r>
      <w:r>
        <w:rPr>
          <w:spacing w:val="-6"/>
        </w:rPr>
        <w:t xml:space="preserve"> </w:t>
      </w:r>
      <w:r>
        <w:rPr>
          <w:spacing w:val="-1"/>
        </w:rPr>
        <w:t>in</w:t>
      </w:r>
      <w:r>
        <w:rPr>
          <w:spacing w:val="-6"/>
        </w:rPr>
        <w:t xml:space="preserve"> </w:t>
      </w:r>
      <w:r>
        <w:rPr>
          <w:spacing w:val="-1"/>
        </w:rPr>
        <w:t>each</w:t>
      </w:r>
      <w:r>
        <w:rPr>
          <w:spacing w:val="-6"/>
        </w:rPr>
        <w:t xml:space="preserve"> </w:t>
      </w:r>
      <w:r>
        <w:rPr>
          <w:spacing w:val="-1"/>
        </w:rPr>
        <w:t>pilot</w:t>
      </w:r>
      <w:r>
        <w:rPr>
          <w:spacing w:val="-6"/>
        </w:rPr>
        <w:t xml:space="preserve"> </w:t>
      </w:r>
      <w:r>
        <w:rPr>
          <w:spacing w:val="-1"/>
        </w:rPr>
        <w:t>country.</w:t>
      </w:r>
      <w:r>
        <w:rPr>
          <w:spacing w:val="9"/>
        </w:rPr>
        <w:t xml:space="preserve"> </w:t>
      </w:r>
      <w:r>
        <w:rPr>
          <w:spacing w:val="-1"/>
        </w:rPr>
        <w:t>However,</w:t>
      </w:r>
      <w:r>
        <w:rPr>
          <w:spacing w:val="-6"/>
        </w:rPr>
        <w:t xml:space="preserve"> </w:t>
      </w:r>
      <w:r>
        <w:rPr>
          <w:spacing w:val="-1"/>
        </w:rPr>
        <w:t>due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50"/>
        </w:rPr>
        <w:t xml:space="preserve"> </w:t>
      </w:r>
      <w:r>
        <w:rPr>
          <w:spacing w:val="-1"/>
        </w:rPr>
        <w:t xml:space="preserve">unforeseen challenges, data collection was extended by between 2 to </w:t>
      </w:r>
      <w:r>
        <w:t>3 weeks in each country. See</w:t>
      </w:r>
      <w:r>
        <w:rPr>
          <w:spacing w:val="-51"/>
        </w:rPr>
        <w:t xml:space="preserve"> </w:t>
      </w:r>
      <w:r>
        <w:t>Figure</w:t>
      </w:r>
      <w:r>
        <w:rPr>
          <w:spacing w:val="17"/>
        </w:rPr>
        <w:t xml:space="preserve"> </w:t>
      </w:r>
      <w:r>
        <w:t>4</w:t>
      </w:r>
      <w:r>
        <w:rPr>
          <w:spacing w:val="17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study</w:t>
      </w:r>
      <w:r>
        <w:rPr>
          <w:spacing w:val="17"/>
        </w:rPr>
        <w:t xml:space="preserve"> </w:t>
      </w:r>
      <w:r>
        <w:t>implementation.</w:t>
      </w:r>
    </w:p>
    <w:p w14:paraId="61A9E112" w14:textId="77777777" w:rsidR="007158A6" w:rsidRDefault="007158A6">
      <w:pPr>
        <w:spacing w:line="314" w:lineRule="auto"/>
        <w:jc w:val="both"/>
        <w:sectPr w:rsidR="007158A6">
          <w:pgSz w:w="12240" w:h="15840"/>
          <w:pgMar w:top="1500" w:right="860" w:bottom="1080" w:left="1320" w:header="0" w:footer="888" w:gutter="0"/>
          <w:cols w:space="720"/>
        </w:sectPr>
      </w:pPr>
    </w:p>
    <w:p w14:paraId="4D2C5C56" w14:textId="77777777" w:rsidR="007158A6" w:rsidRDefault="007158A6">
      <w:pPr>
        <w:pStyle w:val="BodyText"/>
        <w:spacing w:before="11"/>
        <w:rPr>
          <w:sz w:val="8"/>
        </w:rPr>
      </w:pPr>
    </w:p>
    <w:p w14:paraId="39DF1F31" w14:textId="77777777" w:rsidR="007158A6" w:rsidRDefault="004F2724">
      <w:pPr>
        <w:pStyle w:val="BodyText"/>
        <w:ind w:left="344"/>
        <w:rPr>
          <w:sz w:val="20"/>
        </w:rPr>
      </w:pPr>
      <w:r>
        <w:rPr>
          <w:noProof/>
          <w:sz w:val="20"/>
        </w:rPr>
        <w:drawing>
          <wp:inline distT="0" distB="0" distL="0" distR="0" wp14:anchorId="63BC4C5A" wp14:editId="49CA08CA">
            <wp:extent cx="5646420" cy="22345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223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6D5F" w14:textId="77777777" w:rsidR="007158A6" w:rsidRDefault="007158A6">
      <w:pPr>
        <w:pStyle w:val="BodyText"/>
        <w:spacing w:before="8"/>
        <w:rPr>
          <w:sz w:val="17"/>
        </w:rPr>
      </w:pPr>
    </w:p>
    <w:p w14:paraId="3ABCB5CC" w14:textId="77777777" w:rsidR="007158A6" w:rsidRDefault="004F2724">
      <w:pPr>
        <w:pStyle w:val="BodyText"/>
        <w:spacing w:before="145"/>
        <w:ind w:left="257" w:right="715"/>
        <w:jc w:val="center"/>
      </w:pPr>
      <w:r>
        <w:t>Figure</w:t>
      </w:r>
      <w:r>
        <w:rPr>
          <w:spacing w:val="6"/>
        </w:rPr>
        <w:t xml:space="preserve"> </w:t>
      </w:r>
      <w:r>
        <w:t>4:</w:t>
      </w:r>
      <w:r>
        <w:rPr>
          <w:spacing w:val="27"/>
        </w:rPr>
        <w:t xml:space="preserve"> </w:t>
      </w:r>
      <w:r>
        <w:t>rCARI</w:t>
      </w:r>
      <w:r>
        <w:rPr>
          <w:spacing w:val="7"/>
        </w:rPr>
        <w:t xml:space="preserve"> </w:t>
      </w:r>
      <w:r>
        <w:t>Validation</w:t>
      </w:r>
      <w:r>
        <w:rPr>
          <w:spacing w:val="6"/>
        </w:rPr>
        <w:t xml:space="preserve"> </w:t>
      </w:r>
      <w:r>
        <w:t>Study</w:t>
      </w:r>
      <w:r>
        <w:rPr>
          <w:spacing w:val="7"/>
        </w:rPr>
        <w:t xml:space="preserve"> </w:t>
      </w:r>
      <w:r>
        <w:t>Timelines</w:t>
      </w:r>
      <w:r>
        <w:rPr>
          <w:spacing w:val="7"/>
        </w:rPr>
        <w:t xml:space="preserve"> </w:t>
      </w:r>
      <w:r>
        <w:t>&amp;</w:t>
      </w:r>
      <w:r>
        <w:rPr>
          <w:spacing w:val="6"/>
        </w:rPr>
        <w:t xml:space="preserve"> </w:t>
      </w:r>
      <w:r>
        <w:t>Potential</w:t>
      </w:r>
      <w:r>
        <w:rPr>
          <w:spacing w:val="7"/>
        </w:rPr>
        <w:t xml:space="preserve"> </w:t>
      </w:r>
      <w:r>
        <w:t>Pilot</w:t>
      </w:r>
      <w:r>
        <w:rPr>
          <w:spacing w:val="7"/>
        </w:rPr>
        <w:t xml:space="preserve"> </w:t>
      </w:r>
      <w:r>
        <w:t>Countries</w:t>
      </w:r>
    </w:p>
    <w:p w14:paraId="7497163E" w14:textId="77777777" w:rsidR="007158A6" w:rsidRDefault="007158A6">
      <w:pPr>
        <w:pStyle w:val="BodyText"/>
        <w:rPr>
          <w:sz w:val="30"/>
        </w:rPr>
      </w:pPr>
    </w:p>
    <w:p w14:paraId="633D3F22" w14:textId="77777777" w:rsidR="007158A6" w:rsidRDefault="004F2724">
      <w:pPr>
        <w:pStyle w:val="BodyText"/>
        <w:spacing w:before="217" w:line="314" w:lineRule="auto"/>
        <w:ind w:left="120" w:right="453"/>
      </w:pPr>
      <w:r>
        <w:rPr>
          <w:w w:val="95"/>
        </w:rPr>
        <w:t>In</w:t>
      </w:r>
      <w:r>
        <w:rPr>
          <w:spacing w:val="19"/>
          <w:w w:val="95"/>
        </w:rPr>
        <w:t xml:space="preserve"> </w:t>
      </w:r>
      <w:r>
        <w:rPr>
          <w:w w:val="95"/>
        </w:rPr>
        <w:t>the</w:t>
      </w:r>
      <w:r>
        <w:rPr>
          <w:spacing w:val="18"/>
          <w:w w:val="95"/>
        </w:rPr>
        <w:t xml:space="preserve"> </w:t>
      </w:r>
      <w:r>
        <w:rPr>
          <w:w w:val="95"/>
        </w:rPr>
        <w:t>next</w:t>
      </w:r>
      <w:r>
        <w:rPr>
          <w:spacing w:val="19"/>
          <w:w w:val="95"/>
        </w:rPr>
        <w:t xml:space="preserve"> </w:t>
      </w:r>
      <w:r>
        <w:rPr>
          <w:w w:val="95"/>
        </w:rPr>
        <w:t>section,</w:t>
      </w:r>
      <w:r>
        <w:rPr>
          <w:spacing w:val="19"/>
          <w:w w:val="95"/>
        </w:rPr>
        <w:t xml:space="preserve"> </w:t>
      </w:r>
      <w:r>
        <w:rPr>
          <w:w w:val="95"/>
        </w:rPr>
        <w:t>sample</w:t>
      </w:r>
      <w:r>
        <w:rPr>
          <w:spacing w:val="20"/>
          <w:w w:val="95"/>
        </w:rPr>
        <w:t xml:space="preserve"> </w:t>
      </w:r>
      <w:r>
        <w:rPr>
          <w:w w:val="95"/>
        </w:rPr>
        <w:t>completion</w:t>
      </w:r>
      <w:r>
        <w:rPr>
          <w:spacing w:val="18"/>
          <w:w w:val="95"/>
        </w:rPr>
        <w:t xml:space="preserve"> </w:t>
      </w:r>
      <w:r>
        <w:rPr>
          <w:w w:val="95"/>
        </w:rPr>
        <w:t>and</w:t>
      </w:r>
      <w:r>
        <w:rPr>
          <w:spacing w:val="19"/>
          <w:w w:val="95"/>
        </w:rPr>
        <w:t xml:space="preserve"> </w:t>
      </w:r>
      <w:r>
        <w:rPr>
          <w:w w:val="95"/>
        </w:rPr>
        <w:t>initial</w:t>
      </w:r>
      <w:r>
        <w:rPr>
          <w:spacing w:val="18"/>
          <w:w w:val="95"/>
        </w:rPr>
        <w:t xml:space="preserve"> </w:t>
      </w:r>
      <w:r>
        <w:rPr>
          <w:w w:val="95"/>
        </w:rPr>
        <w:t>results</w:t>
      </w:r>
      <w:r>
        <w:rPr>
          <w:spacing w:val="18"/>
          <w:w w:val="95"/>
        </w:rPr>
        <w:t xml:space="preserve"> </w:t>
      </w:r>
      <w:r>
        <w:rPr>
          <w:w w:val="95"/>
        </w:rPr>
        <w:t>are</w:t>
      </w:r>
      <w:r>
        <w:rPr>
          <w:spacing w:val="20"/>
          <w:w w:val="95"/>
        </w:rPr>
        <w:t xml:space="preserve"> </w:t>
      </w:r>
      <w:r>
        <w:rPr>
          <w:w w:val="95"/>
        </w:rPr>
        <w:t>presented</w:t>
      </w:r>
      <w:r>
        <w:rPr>
          <w:spacing w:val="18"/>
          <w:w w:val="95"/>
        </w:rPr>
        <w:t xml:space="preserve"> </w:t>
      </w:r>
      <w:r>
        <w:rPr>
          <w:w w:val="95"/>
        </w:rPr>
        <w:t>for</w:t>
      </w:r>
      <w:r>
        <w:rPr>
          <w:spacing w:val="19"/>
          <w:w w:val="95"/>
        </w:rPr>
        <w:t xml:space="preserve"> </w:t>
      </w:r>
      <w:r>
        <w:rPr>
          <w:w w:val="95"/>
        </w:rPr>
        <w:t>all</w:t>
      </w:r>
      <w:r>
        <w:rPr>
          <w:spacing w:val="18"/>
          <w:w w:val="95"/>
        </w:rPr>
        <w:t xml:space="preserve"> </w:t>
      </w:r>
      <w:r>
        <w:rPr>
          <w:w w:val="95"/>
        </w:rPr>
        <w:t>countries</w:t>
      </w:r>
      <w:r>
        <w:rPr>
          <w:spacing w:val="19"/>
          <w:w w:val="95"/>
        </w:rPr>
        <w:t xml:space="preserve"> </w:t>
      </w:r>
      <w:r>
        <w:rPr>
          <w:w w:val="95"/>
        </w:rPr>
        <w:t>completed</w:t>
      </w:r>
      <w:r>
        <w:rPr>
          <w:spacing w:val="-48"/>
          <w:w w:val="95"/>
        </w:rPr>
        <w:t xml:space="preserve"> </w:t>
      </w:r>
      <w:r>
        <w:t>at</w:t>
      </w:r>
      <w:r>
        <w:rPr>
          <w:spacing w:val="18"/>
        </w:rPr>
        <w:t xml:space="preserve"> </w:t>
      </w:r>
      <w:r>
        <w:t>this</w:t>
      </w:r>
      <w:r>
        <w:rPr>
          <w:spacing w:val="18"/>
        </w:rPr>
        <w:t xml:space="preserve"> </w:t>
      </w:r>
      <w:r>
        <w:t>stage</w:t>
      </w:r>
      <w:r>
        <w:rPr>
          <w:spacing w:val="19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study.</w:t>
      </w:r>
    </w:p>
    <w:p w14:paraId="3FABE9DF" w14:textId="77777777" w:rsidR="007158A6" w:rsidRDefault="007158A6">
      <w:pPr>
        <w:spacing w:line="314" w:lineRule="auto"/>
        <w:sectPr w:rsidR="007158A6">
          <w:pgSz w:w="12240" w:h="15840"/>
          <w:pgMar w:top="1500" w:right="860" w:bottom="1080" w:left="1320" w:header="0" w:footer="888" w:gutter="0"/>
          <w:cols w:space="720"/>
        </w:sectPr>
      </w:pPr>
    </w:p>
    <w:p w14:paraId="4137E6C7" w14:textId="77777777" w:rsidR="007158A6" w:rsidRDefault="004F2724">
      <w:pPr>
        <w:pStyle w:val="Heading1"/>
        <w:numPr>
          <w:ilvl w:val="0"/>
          <w:numId w:val="12"/>
        </w:numPr>
        <w:tabs>
          <w:tab w:val="left" w:pos="604"/>
          <w:tab w:val="left" w:pos="605"/>
        </w:tabs>
      </w:pPr>
      <w:bookmarkStart w:id="53" w:name="Sample_Completion"/>
      <w:bookmarkStart w:id="54" w:name="_bookmark8"/>
      <w:bookmarkEnd w:id="53"/>
      <w:bookmarkEnd w:id="54"/>
      <w:r>
        <w:rPr>
          <w:w w:val="95"/>
        </w:rPr>
        <w:t>Sample</w:t>
      </w:r>
      <w:r>
        <w:rPr>
          <w:spacing w:val="64"/>
        </w:rPr>
        <w:t xml:space="preserve"> </w:t>
      </w:r>
      <w:r>
        <w:rPr>
          <w:w w:val="95"/>
        </w:rPr>
        <w:t>Completion</w:t>
      </w:r>
    </w:p>
    <w:p w14:paraId="189D472C" w14:textId="77777777" w:rsidR="007158A6" w:rsidRDefault="004F2724">
      <w:pPr>
        <w:pStyle w:val="BodyText"/>
        <w:spacing w:before="282" w:line="314" w:lineRule="auto"/>
        <w:ind w:left="120" w:right="576"/>
        <w:jc w:val="both"/>
      </w:pPr>
      <w:r>
        <w:t>Table 1 shows the total sample and number of household interviews completed by country and</w:t>
      </w:r>
      <w:r>
        <w:rPr>
          <w:spacing w:val="1"/>
        </w:rPr>
        <w:t xml:space="preserve"> </w:t>
      </w:r>
      <w:r>
        <w:t>modality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initial</w:t>
      </w:r>
      <w:r>
        <w:rPr>
          <w:spacing w:val="16"/>
        </w:rPr>
        <w:t xml:space="preserve"> </w:t>
      </w:r>
      <w:r>
        <w:t>3</w:t>
      </w:r>
      <w:r>
        <w:rPr>
          <w:spacing w:val="17"/>
        </w:rPr>
        <w:t xml:space="preserve"> </w:t>
      </w:r>
      <w:r>
        <w:t>pilot</w:t>
      </w:r>
      <w:r>
        <w:rPr>
          <w:spacing w:val="16"/>
        </w:rPr>
        <w:t xml:space="preserve"> </w:t>
      </w:r>
      <w:r>
        <w:t>countries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study.</w:t>
      </w:r>
    </w:p>
    <w:p w14:paraId="64C02585" w14:textId="53485669" w:rsidR="007158A6" w:rsidRDefault="004F2724">
      <w:pPr>
        <w:pStyle w:val="BodyText"/>
        <w:spacing w:before="145"/>
        <w:ind w:left="287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BFFD08" wp14:editId="737B1101">
                <wp:simplePos x="0" y="0"/>
                <wp:positionH relativeFrom="page">
                  <wp:posOffset>1276350</wp:posOffset>
                </wp:positionH>
                <wp:positionV relativeFrom="paragraph">
                  <wp:posOffset>534670</wp:posOffset>
                </wp:positionV>
                <wp:extent cx="5219700" cy="1420495"/>
                <wp:effectExtent l="0" t="0" r="0" b="0"/>
                <wp:wrapNone/>
                <wp:docPr id="58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700" cy="1420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918"/>
                              <w:gridCol w:w="1548"/>
                              <w:gridCol w:w="1548"/>
                              <w:gridCol w:w="1548"/>
                              <w:gridCol w:w="1657"/>
                            </w:tblGrid>
                            <w:tr w:rsidR="007158A6" w14:paraId="7396F1A9" w14:textId="77777777">
                              <w:trPr>
                                <w:trHeight w:val="290"/>
                              </w:trPr>
                              <w:tc>
                                <w:tcPr>
                                  <w:tcW w:w="3466" w:type="dxa"/>
                                  <w:gridSpan w:val="2"/>
                                </w:tcPr>
                                <w:p w14:paraId="3F5394DB" w14:textId="77777777" w:rsidR="007158A6" w:rsidRDefault="004F2724">
                                  <w:pPr>
                                    <w:pStyle w:val="TableParagraph"/>
                                    <w:spacing w:before="44" w:line="226" w:lineRule="exact"/>
                                    <w:ind w:left="2234"/>
                                    <w:jc w:val="left"/>
                                  </w:pPr>
                                  <w:r>
                                    <w:t>Myanmar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04826104" w14:textId="77777777" w:rsidR="007158A6" w:rsidRDefault="004F2724">
                                  <w:pPr>
                                    <w:pStyle w:val="TableParagraph"/>
                                    <w:spacing w:before="44" w:line="226" w:lineRule="exact"/>
                                    <w:ind w:left="378"/>
                                    <w:jc w:val="left"/>
                                  </w:pPr>
                                  <w:r>
                                    <w:t>Ecuador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18D0868F" w14:textId="77777777" w:rsidR="007158A6" w:rsidRDefault="004F2724">
                                  <w:pPr>
                                    <w:pStyle w:val="TableParagraph"/>
                                    <w:spacing w:before="44" w:line="226" w:lineRule="exact"/>
                                    <w:ind w:left="510" w:right="510"/>
                                  </w:pPr>
                                  <w:r>
                                    <w:rPr>
                                      <w:w w:val="110"/>
                                    </w:rPr>
                                    <w:t>CAR</w:t>
                                  </w:r>
                                </w:p>
                              </w:tc>
                              <w:tc>
                                <w:tcPr>
                                  <w:tcW w:w="1657" w:type="dxa"/>
                                </w:tcPr>
                                <w:p w14:paraId="12C6E6F5" w14:textId="77777777" w:rsidR="007158A6" w:rsidRDefault="004F2724">
                                  <w:pPr>
                                    <w:pStyle w:val="TableParagraph"/>
                                    <w:spacing w:before="44" w:line="226" w:lineRule="exact"/>
                                    <w:ind w:left="91" w:right="91"/>
                                  </w:pPr>
                                  <w:r>
                                    <w:t>Total</w:t>
                                  </w:r>
                                </w:p>
                              </w:tc>
                            </w:tr>
                            <w:tr w:rsidR="007158A6" w14:paraId="25E016DB" w14:textId="77777777">
                              <w:trPr>
                                <w:trHeight w:val="290"/>
                              </w:trPr>
                              <w:tc>
                                <w:tcPr>
                                  <w:tcW w:w="3466" w:type="dxa"/>
                                  <w:gridSpan w:val="2"/>
                                </w:tcPr>
                                <w:p w14:paraId="00C1C421" w14:textId="77777777" w:rsidR="007158A6" w:rsidRDefault="004F2724">
                                  <w:pPr>
                                    <w:pStyle w:val="TableParagraph"/>
                                    <w:tabs>
                                      <w:tab w:val="left" w:pos="2037"/>
                                    </w:tabs>
                                    <w:spacing w:before="25" w:line="245" w:lineRule="exact"/>
                                    <w:ind w:left="119"/>
                                    <w:jc w:val="left"/>
                                  </w:pPr>
                                  <w:r>
                                    <w:t>N</w:t>
                                  </w:r>
                                  <w:r>
                                    <w:tab/>
                                    <w:t>1,665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(27.2%)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248DD07A" w14:textId="77777777" w:rsidR="007158A6" w:rsidRDefault="004F2724">
                                  <w:pPr>
                                    <w:pStyle w:val="TableParagraph"/>
                                    <w:spacing w:before="25" w:line="245" w:lineRule="exact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2,372</w:t>
                                  </w:r>
                                  <w:r>
                                    <w:rPr>
                                      <w:spacing w:val="6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(38.8%)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6F838B6C" w14:textId="77777777" w:rsidR="007158A6" w:rsidRDefault="004F2724">
                                  <w:pPr>
                                    <w:pStyle w:val="TableParagraph"/>
                                    <w:spacing w:before="25" w:line="245" w:lineRule="exact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0"/>
                                    </w:rPr>
                                    <w:t>2,080</w:t>
                                  </w:r>
                                  <w:r>
                                    <w:rPr>
                                      <w:spacing w:val="23"/>
                                      <w:w w:val="9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0"/>
                                    </w:rPr>
                                    <w:t>(34.0%)</w:t>
                                  </w:r>
                                </w:p>
                              </w:tc>
                              <w:tc>
                                <w:tcPr>
                                  <w:tcW w:w="1657" w:type="dxa"/>
                                </w:tcPr>
                                <w:p w14:paraId="24888EEE" w14:textId="77777777" w:rsidR="007158A6" w:rsidRDefault="004F2724">
                                  <w:pPr>
                                    <w:pStyle w:val="TableParagraph"/>
                                    <w:spacing w:before="25" w:line="245" w:lineRule="exact"/>
                                    <w:ind w:left="91" w:right="91"/>
                                  </w:pPr>
                                  <w:r>
                                    <w:t>6,117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(100.0%)</w:t>
                                  </w:r>
                                </w:p>
                              </w:tc>
                            </w:tr>
                            <w:tr w:rsidR="007158A6" w14:paraId="678B221F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1918" w:type="dxa"/>
                                </w:tcPr>
                                <w:p w14:paraId="20D99399" w14:textId="77777777" w:rsidR="007158A6" w:rsidRDefault="004F2724">
                                  <w:pPr>
                                    <w:pStyle w:val="TableParagraph"/>
                                    <w:spacing w:before="6" w:line="240" w:lineRule="auto"/>
                                    <w:ind w:left="119"/>
                                    <w:jc w:val="left"/>
                                  </w:pPr>
                                  <w:r>
                                    <w:rPr>
                                      <w:spacing w:val="-1"/>
                                    </w:rPr>
                                    <w:t>Survey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Progress</w:t>
                                  </w:r>
                                </w:p>
                                <w:p w14:paraId="5600055C" w14:textId="77777777" w:rsidR="007158A6" w:rsidRDefault="004F2724">
                                  <w:pPr>
                                    <w:pStyle w:val="TableParagraph"/>
                                    <w:spacing w:before="21" w:line="226" w:lineRule="exact"/>
                                    <w:ind w:left="337"/>
                                    <w:jc w:val="left"/>
                                  </w:pPr>
                                  <w:r>
                                    <w:t>Not</w:t>
                                  </w:r>
                                  <w:r>
                                    <w:rPr>
                                      <w:spacing w:val="2"/>
                                    </w:rPr>
                                    <w:t xml:space="preserve"> </w:t>
                                  </w:r>
                                  <w:r>
                                    <w:t>Completed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59DA7DC7" w14:textId="77777777" w:rsidR="007158A6" w:rsidRDefault="007158A6">
                                  <w:pPr>
                                    <w:pStyle w:val="TableParagraph"/>
                                    <w:spacing w:before="4" w:line="240" w:lineRule="auto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2E180F97" w14:textId="77777777" w:rsidR="007158A6" w:rsidRDefault="004F2724">
                                  <w:pPr>
                                    <w:pStyle w:val="TableParagraph"/>
                                    <w:spacing w:before="0" w:line="226" w:lineRule="exact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572</w:t>
                                  </w:r>
                                  <w:r>
                                    <w:rPr>
                                      <w:spacing w:val="17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(34.4%)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6C1AD497" w14:textId="77777777" w:rsidR="007158A6" w:rsidRDefault="007158A6">
                                  <w:pPr>
                                    <w:pStyle w:val="TableParagraph"/>
                                    <w:spacing w:before="4" w:line="240" w:lineRule="auto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5C5AA2A9" w14:textId="77777777" w:rsidR="007158A6" w:rsidRDefault="004F2724">
                                  <w:pPr>
                                    <w:pStyle w:val="TableParagraph"/>
                                    <w:spacing w:before="0" w:line="226" w:lineRule="exact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956</w:t>
                                  </w:r>
                                  <w:r>
                                    <w:rPr>
                                      <w:spacing w:val="5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(40.3%)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1C1F0656" w14:textId="77777777" w:rsidR="007158A6" w:rsidRDefault="007158A6">
                                  <w:pPr>
                                    <w:pStyle w:val="TableParagraph"/>
                                    <w:spacing w:before="4" w:line="240" w:lineRule="auto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6D42DC05" w14:textId="77777777" w:rsidR="007158A6" w:rsidRDefault="004F2724">
                                  <w:pPr>
                                    <w:pStyle w:val="TableParagraph"/>
                                    <w:spacing w:before="0" w:line="226" w:lineRule="exact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835</w:t>
                                  </w:r>
                                  <w:r>
                                    <w:rPr>
                                      <w:spacing w:val="16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(40.1%)</w:t>
                                  </w:r>
                                </w:p>
                              </w:tc>
                              <w:tc>
                                <w:tcPr>
                                  <w:tcW w:w="1657" w:type="dxa"/>
                                </w:tcPr>
                                <w:p w14:paraId="38FF904C" w14:textId="77777777" w:rsidR="007158A6" w:rsidRDefault="007158A6">
                                  <w:pPr>
                                    <w:pStyle w:val="TableParagraph"/>
                                    <w:spacing w:before="4" w:line="240" w:lineRule="auto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  <w:p w14:paraId="3F4F7D6A" w14:textId="77777777" w:rsidR="007158A6" w:rsidRDefault="004F2724">
                                  <w:pPr>
                                    <w:pStyle w:val="TableParagraph"/>
                                    <w:spacing w:before="0" w:line="226" w:lineRule="exact"/>
                                    <w:ind w:left="201" w:right="91"/>
                                  </w:pPr>
                                  <w:r>
                                    <w:rPr>
                                      <w:w w:val="95"/>
                                    </w:rPr>
                                    <w:t>2,363</w:t>
                                  </w:r>
                                  <w:r>
                                    <w:rPr>
                                      <w:spacing w:val="4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(38.6%)</w:t>
                                  </w:r>
                                </w:p>
                              </w:tc>
                            </w:tr>
                            <w:tr w:rsidR="007158A6" w14:paraId="135F72E8" w14:textId="77777777">
                              <w:trPr>
                                <w:trHeight w:val="812"/>
                              </w:trPr>
                              <w:tc>
                                <w:tcPr>
                                  <w:tcW w:w="1918" w:type="dxa"/>
                                </w:tcPr>
                                <w:p w14:paraId="5FA8FE90" w14:textId="77777777" w:rsidR="007158A6" w:rsidRDefault="004F2724">
                                  <w:pPr>
                                    <w:pStyle w:val="TableParagraph"/>
                                    <w:spacing w:before="25" w:line="240" w:lineRule="auto"/>
                                    <w:ind w:left="337"/>
                                    <w:jc w:val="left"/>
                                  </w:pPr>
                                  <w:r>
                                    <w:t>Completed</w:t>
                                  </w:r>
                                </w:p>
                                <w:p w14:paraId="713ACB74" w14:textId="77777777" w:rsidR="007158A6" w:rsidRDefault="007158A6">
                                  <w:pPr>
                                    <w:pStyle w:val="TableParagraph"/>
                                    <w:spacing w:before="8" w:line="240" w:lineRule="auto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79C059E" w14:textId="77777777" w:rsidR="007158A6" w:rsidRDefault="004F2724">
                                  <w:pPr>
                                    <w:pStyle w:val="TableParagraph"/>
                                    <w:spacing w:before="0" w:line="226" w:lineRule="exact"/>
                                    <w:ind w:left="337"/>
                                    <w:jc w:val="left"/>
                                  </w:pPr>
                                  <w:r>
                                    <w:t>Face-to-Face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37906E91" w14:textId="77777777" w:rsidR="007158A6" w:rsidRDefault="004F2724">
                                  <w:pPr>
                                    <w:pStyle w:val="TableParagraph"/>
                                    <w:spacing w:before="25" w:line="240" w:lineRule="auto"/>
                                    <w:ind w:left="119"/>
                                    <w:jc w:val="left"/>
                                  </w:pPr>
                                  <w:r>
                                    <w:rPr>
                                      <w:w w:val="95"/>
                                    </w:rPr>
                                    <w:t>1,093</w:t>
                                  </w:r>
                                  <w:r>
                                    <w:rPr>
                                      <w:spacing w:val="12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(65.6%)</w:t>
                                  </w:r>
                                </w:p>
                                <w:p w14:paraId="3AEE875E" w14:textId="77777777" w:rsidR="007158A6" w:rsidRDefault="007158A6">
                                  <w:pPr>
                                    <w:pStyle w:val="TableParagraph"/>
                                    <w:spacing w:before="8" w:line="240" w:lineRule="auto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BCC010E" w14:textId="77777777" w:rsidR="007158A6" w:rsidRDefault="004F2724">
                                  <w:pPr>
                                    <w:pStyle w:val="TableParagraph"/>
                                    <w:spacing w:before="0" w:line="226" w:lineRule="exact"/>
                                    <w:ind w:left="288"/>
                                    <w:jc w:val="left"/>
                                  </w:pPr>
                                  <w:r>
                                    <w:rPr>
                                      <w:w w:val="95"/>
                                    </w:rPr>
                                    <w:t>610</w:t>
                                  </w:r>
                                  <w:r>
                                    <w:rPr>
                                      <w:spacing w:val="15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(55.8%)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0C51631C" w14:textId="77777777" w:rsidR="007158A6" w:rsidRDefault="004F2724">
                                  <w:pPr>
                                    <w:pStyle w:val="TableParagraph"/>
                                    <w:spacing w:before="25" w:line="240" w:lineRule="auto"/>
                                    <w:ind w:left="119"/>
                                    <w:jc w:val="left"/>
                                  </w:pPr>
                                  <w:r>
                                    <w:t>1,416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(59.7%)</w:t>
                                  </w:r>
                                </w:p>
                                <w:p w14:paraId="2953E7BD" w14:textId="77777777" w:rsidR="007158A6" w:rsidRDefault="007158A6">
                                  <w:pPr>
                                    <w:pStyle w:val="TableParagraph"/>
                                    <w:spacing w:before="8" w:line="240" w:lineRule="auto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2EE0AD7" w14:textId="77777777" w:rsidR="007158A6" w:rsidRDefault="004F2724">
                                  <w:pPr>
                                    <w:pStyle w:val="TableParagraph"/>
                                    <w:spacing w:before="0" w:line="226" w:lineRule="exact"/>
                                    <w:ind w:left="288"/>
                                    <w:jc w:val="left"/>
                                  </w:pPr>
                                  <w:r>
                                    <w:rPr>
                                      <w:w w:val="95"/>
                                    </w:rPr>
                                    <w:t>760</w:t>
                                  </w:r>
                                  <w:r>
                                    <w:rPr>
                                      <w:spacing w:val="15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(53.7%)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</w:tcPr>
                                <w:p w14:paraId="51229107" w14:textId="77777777" w:rsidR="007158A6" w:rsidRDefault="004F2724">
                                  <w:pPr>
                                    <w:pStyle w:val="TableParagraph"/>
                                    <w:spacing w:before="25" w:line="240" w:lineRule="auto"/>
                                    <w:ind w:left="119"/>
                                    <w:jc w:val="left"/>
                                  </w:pPr>
                                  <w:r>
                                    <w:rPr>
                                      <w:w w:val="95"/>
                                    </w:rPr>
                                    <w:t>1,245</w:t>
                                  </w:r>
                                  <w:r>
                                    <w:rPr>
                                      <w:spacing w:val="28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(59.9%)</w:t>
                                  </w:r>
                                </w:p>
                                <w:p w14:paraId="362298DA" w14:textId="77777777" w:rsidR="007158A6" w:rsidRDefault="007158A6">
                                  <w:pPr>
                                    <w:pStyle w:val="TableParagraph"/>
                                    <w:spacing w:before="8" w:line="240" w:lineRule="auto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84EBED5" w14:textId="77777777" w:rsidR="007158A6" w:rsidRDefault="004F2724">
                                  <w:pPr>
                                    <w:pStyle w:val="TableParagraph"/>
                                    <w:spacing w:before="0" w:line="226" w:lineRule="exact"/>
                                    <w:ind w:left="288"/>
                                    <w:jc w:val="left"/>
                                  </w:pPr>
                                  <w:r>
                                    <w:rPr>
                                      <w:w w:val="95"/>
                                    </w:rPr>
                                    <w:t>969</w:t>
                                  </w:r>
                                  <w:r>
                                    <w:rPr>
                                      <w:spacing w:val="8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(77.8%)</w:t>
                                  </w:r>
                                </w:p>
                              </w:tc>
                              <w:tc>
                                <w:tcPr>
                                  <w:tcW w:w="1657" w:type="dxa"/>
                                </w:tcPr>
                                <w:p w14:paraId="2FFBD0D7" w14:textId="77777777" w:rsidR="007158A6" w:rsidRDefault="004F2724">
                                  <w:pPr>
                                    <w:pStyle w:val="TableParagraph"/>
                                    <w:spacing w:before="25" w:line="240" w:lineRule="auto"/>
                                    <w:ind w:left="229"/>
                                    <w:jc w:val="left"/>
                                  </w:pPr>
                                  <w:r>
                                    <w:rPr>
                                      <w:w w:val="95"/>
                                    </w:rPr>
                                    <w:t>3,754</w:t>
                                  </w:r>
                                  <w:r>
                                    <w:rPr>
                                      <w:spacing w:val="35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(61.4%)</w:t>
                                  </w:r>
                                </w:p>
                                <w:p w14:paraId="6A878B50" w14:textId="77777777" w:rsidR="007158A6" w:rsidRDefault="007158A6">
                                  <w:pPr>
                                    <w:pStyle w:val="TableParagraph"/>
                                    <w:spacing w:before="8" w:line="240" w:lineRule="auto"/>
                                    <w:jc w:val="left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CF879A4" w14:textId="77777777" w:rsidR="007158A6" w:rsidRDefault="004F2724">
                                  <w:pPr>
                                    <w:pStyle w:val="TableParagraph"/>
                                    <w:spacing w:before="0" w:line="226" w:lineRule="exact"/>
                                    <w:ind w:left="228"/>
                                    <w:jc w:val="left"/>
                                  </w:pPr>
                                  <w:r>
                                    <w:rPr>
                                      <w:spacing w:val="-1"/>
                                      <w:w w:val="95"/>
                                    </w:rPr>
                                    <w:t xml:space="preserve">2,339 </w:t>
                                  </w:r>
                                  <w:r>
                                    <w:rPr>
                                      <w:w w:val="95"/>
                                    </w:rPr>
                                    <w:t>(62.3%)</w:t>
                                  </w:r>
                                </w:p>
                              </w:tc>
                            </w:tr>
                            <w:tr w:rsidR="007158A6" w14:paraId="03ECF996" w14:textId="77777777">
                              <w:trPr>
                                <w:trHeight w:val="307"/>
                              </w:trPr>
                              <w:tc>
                                <w:tcPr>
                                  <w:tcW w:w="191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4FC7D82A" w14:textId="77777777" w:rsidR="007158A6" w:rsidRDefault="004F2724">
                                  <w:pPr>
                                    <w:pStyle w:val="TableParagraph"/>
                                    <w:spacing w:before="25" w:line="240" w:lineRule="auto"/>
                                    <w:ind w:left="337"/>
                                    <w:jc w:val="left"/>
                                  </w:pPr>
                                  <w:r>
                                    <w:t>Remote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40BCB1B4" w14:textId="77777777" w:rsidR="007158A6" w:rsidRDefault="004F2724">
                                  <w:pPr>
                                    <w:pStyle w:val="TableParagraph"/>
                                    <w:spacing w:before="25" w:line="240" w:lineRule="auto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483</w:t>
                                  </w:r>
                                  <w:r>
                                    <w:rPr>
                                      <w:spacing w:val="4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(44.2%)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21FA1631" w14:textId="77777777" w:rsidR="007158A6" w:rsidRDefault="004F2724">
                                  <w:pPr>
                                    <w:pStyle w:val="TableParagraph"/>
                                    <w:spacing w:before="25" w:line="240" w:lineRule="auto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656</w:t>
                                  </w:r>
                                  <w:r>
                                    <w:rPr>
                                      <w:spacing w:val="10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(46.3%)</w:t>
                                  </w:r>
                                </w:p>
                              </w:tc>
                              <w:tc>
                                <w:tcPr>
                                  <w:tcW w:w="154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12321A70" w14:textId="77777777" w:rsidR="007158A6" w:rsidRDefault="004F2724">
                                  <w:pPr>
                                    <w:pStyle w:val="TableParagraph"/>
                                    <w:spacing w:before="25" w:line="240" w:lineRule="auto"/>
                                    <w:ind w:right="117"/>
                                    <w:jc w:val="right"/>
                                  </w:pPr>
                                  <w:r>
                                    <w:rPr>
                                      <w:w w:val="95"/>
                                    </w:rPr>
                                    <w:t>276</w:t>
                                  </w:r>
                                  <w:r>
                                    <w:rPr>
                                      <w:spacing w:val="14"/>
                                      <w:w w:val="9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95"/>
                                    </w:rPr>
                                    <w:t>(22.2%)</w:t>
                                  </w:r>
                                </w:p>
                              </w:tc>
                              <w:tc>
                                <w:tcPr>
                                  <w:tcW w:w="1657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272CFCDA" w14:textId="77777777" w:rsidR="007158A6" w:rsidRDefault="004F2724">
                                  <w:pPr>
                                    <w:pStyle w:val="TableParagraph"/>
                                    <w:spacing w:before="25" w:line="240" w:lineRule="auto"/>
                                    <w:ind w:left="200" w:right="91"/>
                                  </w:pPr>
                                  <w:r>
                                    <w:t>1,415</w:t>
                                  </w:r>
                                  <w:r>
                                    <w:rPr>
                                      <w:spacing w:val="16"/>
                                    </w:rPr>
                                    <w:t xml:space="preserve"> </w:t>
                                  </w:r>
                                  <w:r>
                                    <w:t>(37.7%)</w:t>
                                  </w:r>
                                </w:p>
                              </w:tc>
                            </w:tr>
                          </w:tbl>
                          <w:p w14:paraId="352FA06C" w14:textId="77777777" w:rsidR="007158A6" w:rsidRDefault="007158A6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7323FF27">
              <v:shapetype id="_x0000_t202" coordsize="21600,21600" o:spt="202" path="m,l,21600r21600,l21600,xe" w14:anchorId="66BFFD08">
                <v:stroke joinstyle="miter"/>
                <v:path gradientshapeok="t" o:connecttype="rect"/>
              </v:shapetype>
              <v:shape id="Text Box 54" style="position:absolute;left:0;text-align:left;margin-left:100.5pt;margin-top:42.1pt;width:411pt;height:111.85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918"/>
                        <w:gridCol w:w="1548"/>
                        <w:gridCol w:w="1548"/>
                        <w:gridCol w:w="1548"/>
                        <w:gridCol w:w="1657"/>
                      </w:tblGrid>
                      <w:tr w:rsidR="007158A6" w14:paraId="11925243" w14:textId="77777777">
                        <w:trPr>
                          <w:trHeight w:val="290"/>
                        </w:trPr>
                        <w:tc>
                          <w:tcPr>
                            <w:tcW w:w="3466" w:type="dxa"/>
                            <w:gridSpan w:val="2"/>
                          </w:tcPr>
                          <w:p w:rsidR="007158A6" w:rsidRDefault="004F2724" w14:paraId="22A0C506" w14:textId="77777777">
                            <w:pPr>
                              <w:pStyle w:val="TableParagraph"/>
                              <w:spacing w:before="44" w:line="226" w:lineRule="exact"/>
                              <w:ind w:left="2234"/>
                              <w:jc w:val="left"/>
                            </w:pPr>
                            <w:r>
                              <w:t>Myanmar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7158A6" w:rsidRDefault="004F2724" w14:paraId="57A390A3" w14:textId="77777777">
                            <w:pPr>
                              <w:pStyle w:val="TableParagraph"/>
                              <w:spacing w:before="44" w:line="226" w:lineRule="exact"/>
                              <w:ind w:left="378"/>
                              <w:jc w:val="left"/>
                            </w:pPr>
                            <w:r>
                              <w:t>Ecuador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7158A6" w:rsidRDefault="004F2724" w14:paraId="1D8ACF6D" w14:textId="77777777">
                            <w:pPr>
                              <w:pStyle w:val="TableParagraph"/>
                              <w:spacing w:before="44" w:line="226" w:lineRule="exact"/>
                              <w:ind w:left="510" w:right="510"/>
                            </w:pPr>
                            <w:r>
                              <w:rPr>
                                <w:w w:val="110"/>
                              </w:rPr>
                              <w:t>CAR</w:t>
                            </w:r>
                          </w:p>
                        </w:tc>
                        <w:tc>
                          <w:tcPr>
                            <w:tcW w:w="1657" w:type="dxa"/>
                          </w:tcPr>
                          <w:p w:rsidR="007158A6" w:rsidRDefault="004F2724" w14:paraId="46FE0C09" w14:textId="77777777">
                            <w:pPr>
                              <w:pStyle w:val="TableParagraph"/>
                              <w:spacing w:before="44" w:line="226" w:lineRule="exact"/>
                              <w:ind w:left="91" w:right="91"/>
                            </w:pPr>
                            <w:r>
                              <w:t>Total</w:t>
                            </w:r>
                          </w:p>
                        </w:tc>
                      </w:tr>
                      <w:tr w:rsidR="007158A6" w14:paraId="2837D516" w14:textId="77777777">
                        <w:trPr>
                          <w:trHeight w:val="290"/>
                        </w:trPr>
                        <w:tc>
                          <w:tcPr>
                            <w:tcW w:w="3466" w:type="dxa"/>
                            <w:gridSpan w:val="2"/>
                          </w:tcPr>
                          <w:p w:rsidR="007158A6" w:rsidRDefault="004F2724" w14:paraId="7F7BEE8B" w14:textId="77777777">
                            <w:pPr>
                              <w:pStyle w:val="TableParagraph"/>
                              <w:tabs>
                                <w:tab w:val="left" w:pos="2037"/>
                              </w:tabs>
                              <w:spacing w:before="25" w:line="245" w:lineRule="exact"/>
                              <w:ind w:left="119"/>
                              <w:jc w:val="left"/>
                            </w:pPr>
                            <w:r>
                              <w:t>N</w:t>
                            </w:r>
                            <w:r>
                              <w:tab/>
                            </w:r>
                            <w:r>
                              <w:t>1,665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(27.2%)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7158A6" w:rsidRDefault="004F2724" w14:paraId="530DD9EE" w14:textId="77777777">
                            <w:pPr>
                              <w:pStyle w:val="TableParagraph"/>
                              <w:spacing w:before="25" w:line="245" w:lineRule="exact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2,372</w:t>
                            </w:r>
                            <w:r>
                              <w:rPr>
                                <w:spacing w:val="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(38.8%)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7158A6" w:rsidRDefault="004F2724" w14:paraId="3FD91C44" w14:textId="77777777">
                            <w:pPr>
                              <w:pStyle w:val="TableParagraph"/>
                              <w:spacing w:before="25" w:line="245" w:lineRule="exact"/>
                              <w:ind w:right="117"/>
                              <w:jc w:val="right"/>
                            </w:pPr>
                            <w:r>
                              <w:rPr>
                                <w:w w:val="90"/>
                              </w:rPr>
                              <w:t>2,080</w:t>
                            </w:r>
                            <w:r>
                              <w:rPr>
                                <w:spacing w:val="23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(34.0%)</w:t>
                            </w:r>
                          </w:p>
                        </w:tc>
                        <w:tc>
                          <w:tcPr>
                            <w:tcW w:w="1657" w:type="dxa"/>
                          </w:tcPr>
                          <w:p w:rsidR="007158A6" w:rsidRDefault="004F2724" w14:paraId="22249C08" w14:textId="77777777">
                            <w:pPr>
                              <w:pStyle w:val="TableParagraph"/>
                              <w:spacing w:before="25" w:line="245" w:lineRule="exact"/>
                              <w:ind w:left="91" w:right="91"/>
                            </w:pPr>
                            <w:r>
                              <w:t>6,117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(100.0%)</w:t>
                            </w:r>
                          </w:p>
                        </w:tc>
                      </w:tr>
                      <w:tr w:rsidR="007158A6" w14:paraId="6465FADA" w14:textId="77777777">
                        <w:trPr>
                          <w:trHeight w:val="522"/>
                        </w:trPr>
                        <w:tc>
                          <w:tcPr>
                            <w:tcW w:w="1918" w:type="dxa"/>
                          </w:tcPr>
                          <w:p w:rsidR="007158A6" w:rsidRDefault="004F2724" w14:paraId="7D411151" w14:textId="77777777">
                            <w:pPr>
                              <w:pStyle w:val="TableParagraph"/>
                              <w:spacing w:before="6" w:line="240" w:lineRule="auto"/>
                              <w:ind w:left="119"/>
                              <w:jc w:val="left"/>
                            </w:pPr>
                            <w:r>
                              <w:rPr>
                                <w:spacing w:val="-1"/>
                              </w:rPr>
                              <w:t>Survey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Progress</w:t>
                            </w:r>
                          </w:p>
                          <w:p w:rsidR="007158A6" w:rsidRDefault="004F2724" w14:paraId="300E8BB1" w14:textId="77777777">
                            <w:pPr>
                              <w:pStyle w:val="TableParagraph"/>
                              <w:spacing w:before="21" w:line="226" w:lineRule="exact"/>
                              <w:ind w:left="337"/>
                              <w:jc w:val="left"/>
                            </w:pPr>
                            <w:r>
                              <w:t>Not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Completed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7158A6" w:rsidRDefault="007158A6" w14:paraId="672A6659" w14:textId="77777777">
                            <w:pPr>
                              <w:pStyle w:val="TableParagraph"/>
                              <w:spacing w:before="4" w:line="240" w:lineRule="auto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:rsidR="007158A6" w:rsidRDefault="004F2724" w14:paraId="5486C0D7" w14:textId="77777777">
                            <w:pPr>
                              <w:pStyle w:val="TableParagraph"/>
                              <w:spacing w:before="0" w:line="226" w:lineRule="exact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572</w:t>
                            </w:r>
                            <w:r>
                              <w:rPr>
                                <w:spacing w:val="17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(34.4%)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7158A6" w:rsidRDefault="007158A6" w14:paraId="0A37501D" w14:textId="77777777">
                            <w:pPr>
                              <w:pStyle w:val="TableParagraph"/>
                              <w:spacing w:before="4" w:line="240" w:lineRule="auto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:rsidR="007158A6" w:rsidRDefault="004F2724" w14:paraId="37DE4AC2" w14:textId="77777777">
                            <w:pPr>
                              <w:pStyle w:val="TableParagraph"/>
                              <w:spacing w:before="0" w:line="226" w:lineRule="exact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956</w:t>
                            </w:r>
                            <w:r>
                              <w:rPr>
                                <w:spacing w:val="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(40.3%)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7158A6" w:rsidRDefault="007158A6" w14:paraId="5DAB6C7B" w14:textId="77777777">
                            <w:pPr>
                              <w:pStyle w:val="TableParagraph"/>
                              <w:spacing w:before="4" w:line="240" w:lineRule="auto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:rsidR="007158A6" w:rsidRDefault="004F2724" w14:paraId="33FB5BBC" w14:textId="77777777">
                            <w:pPr>
                              <w:pStyle w:val="TableParagraph"/>
                              <w:spacing w:before="0" w:line="226" w:lineRule="exact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835</w:t>
                            </w:r>
                            <w:r>
                              <w:rPr>
                                <w:spacing w:val="1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(40.1%)</w:t>
                            </w:r>
                          </w:p>
                        </w:tc>
                        <w:tc>
                          <w:tcPr>
                            <w:tcW w:w="1657" w:type="dxa"/>
                          </w:tcPr>
                          <w:p w:rsidR="007158A6" w:rsidRDefault="007158A6" w14:paraId="02EB378F" w14:textId="77777777">
                            <w:pPr>
                              <w:pStyle w:val="TableParagraph"/>
                              <w:spacing w:before="4" w:line="240" w:lineRule="auto"/>
                              <w:jc w:val="left"/>
                              <w:rPr>
                                <w:sz w:val="24"/>
                              </w:rPr>
                            </w:pPr>
                          </w:p>
                          <w:p w:rsidR="007158A6" w:rsidRDefault="004F2724" w14:paraId="25621763" w14:textId="77777777">
                            <w:pPr>
                              <w:pStyle w:val="TableParagraph"/>
                              <w:spacing w:before="0" w:line="226" w:lineRule="exact"/>
                              <w:ind w:left="201" w:right="91"/>
                            </w:pPr>
                            <w:r>
                              <w:rPr>
                                <w:w w:val="95"/>
                              </w:rPr>
                              <w:t>2,363</w:t>
                            </w:r>
                            <w:r>
                              <w:rPr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(38.6%)</w:t>
                            </w:r>
                          </w:p>
                        </w:tc>
                      </w:tr>
                      <w:tr w:rsidR="007158A6" w14:paraId="645855CE" w14:textId="77777777">
                        <w:trPr>
                          <w:trHeight w:val="812"/>
                        </w:trPr>
                        <w:tc>
                          <w:tcPr>
                            <w:tcW w:w="1918" w:type="dxa"/>
                          </w:tcPr>
                          <w:p w:rsidR="007158A6" w:rsidRDefault="004F2724" w14:paraId="3EC20B51" w14:textId="77777777">
                            <w:pPr>
                              <w:pStyle w:val="TableParagraph"/>
                              <w:spacing w:before="25" w:line="240" w:lineRule="auto"/>
                              <w:ind w:left="337"/>
                              <w:jc w:val="left"/>
                            </w:pPr>
                            <w:r>
                              <w:t>Completed</w:t>
                            </w:r>
                          </w:p>
                          <w:p w:rsidR="007158A6" w:rsidRDefault="007158A6" w14:paraId="6A05A809" w14:textId="77777777">
                            <w:pPr>
                              <w:pStyle w:val="TableParagraph"/>
                              <w:spacing w:before="8" w:line="240" w:lineRule="auto"/>
                              <w:jc w:val="left"/>
                              <w:rPr>
                                <w:sz w:val="25"/>
                              </w:rPr>
                            </w:pPr>
                          </w:p>
                          <w:p w:rsidR="007158A6" w:rsidRDefault="004F2724" w14:paraId="1B632BBB" w14:textId="77777777">
                            <w:pPr>
                              <w:pStyle w:val="TableParagraph"/>
                              <w:spacing w:before="0" w:line="226" w:lineRule="exact"/>
                              <w:ind w:left="337"/>
                              <w:jc w:val="left"/>
                            </w:pPr>
                            <w:r>
                              <w:t>Face-to-Face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7158A6" w:rsidRDefault="004F2724" w14:paraId="67716900" w14:textId="77777777">
                            <w:pPr>
                              <w:pStyle w:val="TableParagraph"/>
                              <w:spacing w:before="25" w:line="240" w:lineRule="auto"/>
                              <w:ind w:left="119"/>
                              <w:jc w:val="left"/>
                            </w:pPr>
                            <w:r>
                              <w:rPr>
                                <w:w w:val="95"/>
                              </w:rPr>
                              <w:t>1,093</w:t>
                            </w:r>
                            <w:r>
                              <w:rPr>
                                <w:spacing w:val="12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(65.6%)</w:t>
                            </w:r>
                          </w:p>
                          <w:p w:rsidR="007158A6" w:rsidRDefault="007158A6" w14:paraId="5A39BBE3" w14:textId="77777777">
                            <w:pPr>
                              <w:pStyle w:val="TableParagraph"/>
                              <w:spacing w:before="8" w:line="240" w:lineRule="auto"/>
                              <w:jc w:val="left"/>
                              <w:rPr>
                                <w:sz w:val="25"/>
                              </w:rPr>
                            </w:pPr>
                          </w:p>
                          <w:p w:rsidR="007158A6" w:rsidRDefault="004F2724" w14:paraId="71871A64" w14:textId="77777777">
                            <w:pPr>
                              <w:pStyle w:val="TableParagraph"/>
                              <w:spacing w:before="0" w:line="226" w:lineRule="exact"/>
                              <w:ind w:left="288"/>
                              <w:jc w:val="left"/>
                            </w:pPr>
                            <w:r>
                              <w:rPr>
                                <w:w w:val="95"/>
                              </w:rPr>
                              <w:t>610</w:t>
                            </w:r>
                            <w:r>
                              <w:rPr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(55.8%)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7158A6" w:rsidRDefault="004F2724" w14:paraId="637FC049" w14:textId="77777777">
                            <w:pPr>
                              <w:pStyle w:val="TableParagraph"/>
                              <w:spacing w:before="25" w:line="240" w:lineRule="auto"/>
                              <w:ind w:left="119"/>
                              <w:jc w:val="left"/>
                            </w:pPr>
                            <w:r>
                              <w:t>1,416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(59.7%)</w:t>
                            </w:r>
                          </w:p>
                          <w:p w:rsidR="007158A6" w:rsidRDefault="007158A6" w14:paraId="41C8F396" w14:textId="77777777">
                            <w:pPr>
                              <w:pStyle w:val="TableParagraph"/>
                              <w:spacing w:before="8" w:line="240" w:lineRule="auto"/>
                              <w:jc w:val="left"/>
                              <w:rPr>
                                <w:sz w:val="25"/>
                              </w:rPr>
                            </w:pPr>
                          </w:p>
                          <w:p w:rsidR="007158A6" w:rsidRDefault="004F2724" w14:paraId="7AB21827" w14:textId="77777777">
                            <w:pPr>
                              <w:pStyle w:val="TableParagraph"/>
                              <w:spacing w:before="0" w:line="226" w:lineRule="exact"/>
                              <w:ind w:left="288"/>
                              <w:jc w:val="left"/>
                            </w:pPr>
                            <w:r>
                              <w:rPr>
                                <w:w w:val="95"/>
                              </w:rPr>
                              <w:t>760</w:t>
                            </w:r>
                            <w:r>
                              <w:rPr>
                                <w:spacing w:val="1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(53.7%)</w:t>
                            </w:r>
                          </w:p>
                        </w:tc>
                        <w:tc>
                          <w:tcPr>
                            <w:tcW w:w="1548" w:type="dxa"/>
                          </w:tcPr>
                          <w:p w:rsidR="007158A6" w:rsidRDefault="004F2724" w14:paraId="4E77C098" w14:textId="77777777">
                            <w:pPr>
                              <w:pStyle w:val="TableParagraph"/>
                              <w:spacing w:before="25" w:line="240" w:lineRule="auto"/>
                              <w:ind w:left="119"/>
                              <w:jc w:val="left"/>
                            </w:pPr>
                            <w:r>
                              <w:rPr>
                                <w:w w:val="95"/>
                              </w:rPr>
                              <w:t>1,245</w:t>
                            </w:r>
                            <w:r>
                              <w:rPr>
                                <w:spacing w:val="2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(59.9%)</w:t>
                            </w:r>
                          </w:p>
                          <w:p w:rsidR="007158A6" w:rsidRDefault="007158A6" w14:paraId="72A3D3EC" w14:textId="77777777">
                            <w:pPr>
                              <w:pStyle w:val="TableParagraph"/>
                              <w:spacing w:before="8" w:line="240" w:lineRule="auto"/>
                              <w:jc w:val="left"/>
                              <w:rPr>
                                <w:sz w:val="25"/>
                              </w:rPr>
                            </w:pPr>
                          </w:p>
                          <w:p w:rsidR="007158A6" w:rsidRDefault="004F2724" w14:paraId="116D9B4F" w14:textId="77777777">
                            <w:pPr>
                              <w:pStyle w:val="TableParagraph"/>
                              <w:spacing w:before="0" w:line="226" w:lineRule="exact"/>
                              <w:ind w:left="288"/>
                              <w:jc w:val="left"/>
                            </w:pPr>
                            <w:r>
                              <w:rPr>
                                <w:w w:val="95"/>
                              </w:rPr>
                              <w:t>969</w:t>
                            </w:r>
                            <w:r>
                              <w:rPr>
                                <w:spacing w:val="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(77.8%)</w:t>
                            </w:r>
                          </w:p>
                        </w:tc>
                        <w:tc>
                          <w:tcPr>
                            <w:tcW w:w="1657" w:type="dxa"/>
                          </w:tcPr>
                          <w:p w:rsidR="007158A6" w:rsidRDefault="004F2724" w14:paraId="05E5C7A6" w14:textId="77777777">
                            <w:pPr>
                              <w:pStyle w:val="TableParagraph"/>
                              <w:spacing w:before="25" w:line="240" w:lineRule="auto"/>
                              <w:ind w:left="229"/>
                              <w:jc w:val="left"/>
                            </w:pPr>
                            <w:r>
                              <w:rPr>
                                <w:w w:val="95"/>
                              </w:rPr>
                              <w:t>3,754</w:t>
                            </w:r>
                            <w:r>
                              <w:rPr>
                                <w:spacing w:val="35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(61.4%)</w:t>
                            </w:r>
                          </w:p>
                          <w:p w:rsidR="007158A6" w:rsidRDefault="007158A6" w14:paraId="0D0B940D" w14:textId="77777777">
                            <w:pPr>
                              <w:pStyle w:val="TableParagraph"/>
                              <w:spacing w:before="8" w:line="240" w:lineRule="auto"/>
                              <w:jc w:val="left"/>
                              <w:rPr>
                                <w:sz w:val="25"/>
                              </w:rPr>
                            </w:pPr>
                          </w:p>
                          <w:p w:rsidR="007158A6" w:rsidRDefault="004F2724" w14:paraId="63DBD396" w14:textId="77777777">
                            <w:pPr>
                              <w:pStyle w:val="TableParagraph"/>
                              <w:spacing w:before="0" w:line="226" w:lineRule="exact"/>
                              <w:ind w:left="228"/>
                              <w:jc w:val="left"/>
                            </w:pPr>
                            <w:r>
                              <w:rPr>
                                <w:spacing w:val="-1"/>
                                <w:w w:val="95"/>
                              </w:rPr>
                              <w:t xml:space="preserve">2,339 </w:t>
                            </w:r>
                            <w:r>
                              <w:rPr>
                                <w:w w:val="95"/>
                              </w:rPr>
                              <w:t>(62.3%)</w:t>
                            </w:r>
                          </w:p>
                        </w:tc>
                      </w:tr>
                      <w:tr w:rsidR="007158A6" w14:paraId="58E72421" w14:textId="77777777">
                        <w:trPr>
                          <w:trHeight w:val="307"/>
                        </w:trPr>
                        <w:tc>
                          <w:tcPr>
                            <w:tcW w:w="1918" w:type="dxa"/>
                            <w:tcBorders>
                              <w:bottom w:val="single" w:color="000000" w:sz="4" w:space="0"/>
                            </w:tcBorders>
                          </w:tcPr>
                          <w:p w:rsidR="007158A6" w:rsidRDefault="004F2724" w14:paraId="52DB6DC2" w14:textId="77777777">
                            <w:pPr>
                              <w:pStyle w:val="TableParagraph"/>
                              <w:spacing w:before="25" w:line="240" w:lineRule="auto"/>
                              <w:ind w:left="337"/>
                              <w:jc w:val="left"/>
                            </w:pPr>
                            <w:r>
                              <w:t>Remote</w:t>
                            </w:r>
                          </w:p>
                        </w:tc>
                        <w:tc>
                          <w:tcPr>
                            <w:tcW w:w="1548" w:type="dxa"/>
                            <w:tcBorders>
                              <w:bottom w:val="single" w:color="000000" w:sz="4" w:space="0"/>
                            </w:tcBorders>
                          </w:tcPr>
                          <w:p w:rsidR="007158A6" w:rsidRDefault="004F2724" w14:paraId="5220A023" w14:textId="77777777">
                            <w:pPr>
                              <w:pStyle w:val="TableParagraph"/>
                              <w:spacing w:before="25" w:line="240" w:lineRule="auto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483</w:t>
                            </w:r>
                            <w:r>
                              <w:rPr>
                                <w:spacing w:val="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(44.2%)</w:t>
                            </w:r>
                          </w:p>
                        </w:tc>
                        <w:tc>
                          <w:tcPr>
                            <w:tcW w:w="1548" w:type="dxa"/>
                            <w:tcBorders>
                              <w:bottom w:val="single" w:color="000000" w:sz="4" w:space="0"/>
                            </w:tcBorders>
                          </w:tcPr>
                          <w:p w:rsidR="007158A6" w:rsidRDefault="004F2724" w14:paraId="04EAF7E5" w14:textId="77777777">
                            <w:pPr>
                              <w:pStyle w:val="TableParagraph"/>
                              <w:spacing w:before="25" w:line="240" w:lineRule="auto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656</w:t>
                            </w:r>
                            <w:r>
                              <w:rPr>
                                <w:spacing w:val="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(46.3%)</w:t>
                            </w:r>
                          </w:p>
                        </w:tc>
                        <w:tc>
                          <w:tcPr>
                            <w:tcW w:w="1548" w:type="dxa"/>
                            <w:tcBorders>
                              <w:bottom w:val="single" w:color="000000" w:sz="4" w:space="0"/>
                            </w:tcBorders>
                          </w:tcPr>
                          <w:p w:rsidR="007158A6" w:rsidRDefault="004F2724" w14:paraId="6BCC920E" w14:textId="77777777">
                            <w:pPr>
                              <w:pStyle w:val="TableParagraph"/>
                              <w:spacing w:before="25" w:line="240" w:lineRule="auto"/>
                              <w:ind w:right="117"/>
                              <w:jc w:val="right"/>
                            </w:pPr>
                            <w:r>
                              <w:rPr>
                                <w:w w:val="95"/>
                              </w:rPr>
                              <w:t>276</w:t>
                            </w:r>
                            <w:r>
                              <w:rPr>
                                <w:spacing w:val="14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w w:val="95"/>
                              </w:rPr>
                              <w:t>(22.2%)</w:t>
                            </w:r>
                          </w:p>
                        </w:tc>
                        <w:tc>
                          <w:tcPr>
                            <w:tcW w:w="1657" w:type="dxa"/>
                            <w:tcBorders>
                              <w:bottom w:val="single" w:color="000000" w:sz="4" w:space="0"/>
                            </w:tcBorders>
                          </w:tcPr>
                          <w:p w:rsidR="007158A6" w:rsidRDefault="004F2724" w14:paraId="30466C71" w14:textId="77777777">
                            <w:pPr>
                              <w:pStyle w:val="TableParagraph"/>
                              <w:spacing w:before="25" w:line="240" w:lineRule="auto"/>
                              <w:ind w:left="200" w:right="91"/>
                            </w:pPr>
                            <w:r>
                              <w:t>1,415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t>(37.7%)</w:t>
                            </w:r>
                          </w:p>
                        </w:tc>
                      </w:tr>
                    </w:tbl>
                    <w:p w:rsidR="007158A6" w:rsidRDefault="007158A6" w14:paraId="0E27B00A" w14:textId="7777777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Table</w:t>
      </w:r>
      <w:r>
        <w:rPr>
          <w:spacing w:val="8"/>
        </w:rPr>
        <w:t xml:space="preserve"> </w:t>
      </w:r>
      <w:r>
        <w:t>1:</w:t>
      </w:r>
      <w:r>
        <w:rPr>
          <w:spacing w:val="30"/>
        </w:rPr>
        <w:t xml:space="preserve"> </w:t>
      </w:r>
      <w:r>
        <w:t>Survey</w:t>
      </w:r>
      <w:r>
        <w:rPr>
          <w:spacing w:val="9"/>
        </w:rPr>
        <w:t xml:space="preserve"> </w:t>
      </w:r>
      <w:r>
        <w:t>Completion</w:t>
      </w:r>
      <w:r>
        <w:rPr>
          <w:spacing w:val="9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Country</w:t>
      </w:r>
    </w:p>
    <w:p w14:paraId="3A6C448C" w14:textId="47C421FC" w:rsidR="007158A6" w:rsidRDefault="004F2724">
      <w:pPr>
        <w:pStyle w:val="BodyText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77" behindDoc="1" locked="0" layoutInCell="1" allowOverlap="1" wp14:anchorId="6E5AF8F7" wp14:editId="4BEFC0CC">
                <wp:simplePos x="0" y="0"/>
                <wp:positionH relativeFrom="page">
                  <wp:posOffset>1276350</wp:posOffset>
                </wp:positionH>
                <wp:positionV relativeFrom="paragraph">
                  <wp:posOffset>149860</wp:posOffset>
                </wp:positionV>
                <wp:extent cx="5219700" cy="1270"/>
                <wp:effectExtent l="0" t="0" r="0" b="0"/>
                <wp:wrapTopAndBottom/>
                <wp:docPr id="57" name="Freeform: 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19700" cy="1270"/>
                        </a:xfrm>
                        <a:custGeom>
                          <a:avLst/>
                          <a:gdLst>
                            <a:gd name="T0" fmla="+- 0 2010 2010"/>
                            <a:gd name="T1" fmla="*/ T0 w 8220"/>
                            <a:gd name="T2" fmla="+- 0 10230 2010"/>
                            <a:gd name="T3" fmla="*/ T2 w 82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220">
                              <a:moveTo>
                                <a:pt x="0" y="0"/>
                              </a:moveTo>
                              <a:lnTo>
                                <a:pt x="8220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378EEFBF">
              <v:shape id="Freeform 53" style="position:absolute;margin-left:100.5pt;margin-top:11.8pt;width:411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20,1270" o:spid="_x0000_s1026" filled="f" strokeweight=".14042mm" path="m,l822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" w14:anchorId="295C4CA5">
                <v:path arrowok="t" o:connecttype="custom" o:connectlocs="0,0;5219700,0" o:connectangles="0,0"/>
                <w10:wrap type="topAndBottom" anchorx="page"/>
              </v:shape>
            </w:pict>
          </mc:Fallback>
        </mc:AlternateContent>
      </w:r>
    </w:p>
    <w:p w14:paraId="668E718B" w14:textId="77777777" w:rsidR="007158A6" w:rsidRDefault="004F2724">
      <w:pPr>
        <w:pStyle w:val="BodyText"/>
        <w:ind w:left="2174" w:right="716"/>
        <w:jc w:val="center"/>
      </w:pPr>
      <w:r>
        <w:t>Country</w:t>
      </w:r>
    </w:p>
    <w:p w14:paraId="01A6D4AA" w14:textId="0563D444" w:rsidR="007158A6" w:rsidRDefault="004F2724">
      <w:pPr>
        <w:pStyle w:val="BodyText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78" behindDoc="1" locked="0" layoutInCell="1" allowOverlap="1" wp14:anchorId="330E0C80" wp14:editId="55179960">
                <wp:simplePos x="0" y="0"/>
                <wp:positionH relativeFrom="page">
                  <wp:posOffset>1276350</wp:posOffset>
                </wp:positionH>
                <wp:positionV relativeFrom="paragraph">
                  <wp:posOffset>164465</wp:posOffset>
                </wp:positionV>
                <wp:extent cx="5219700" cy="1270"/>
                <wp:effectExtent l="0" t="0" r="0" b="0"/>
                <wp:wrapTopAndBottom/>
                <wp:docPr id="56" name="Freeform: 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19700" cy="1270"/>
                        </a:xfrm>
                        <a:custGeom>
                          <a:avLst/>
                          <a:gdLst>
                            <a:gd name="T0" fmla="+- 0 2010 2010"/>
                            <a:gd name="T1" fmla="*/ T0 w 8220"/>
                            <a:gd name="T2" fmla="+- 0 10230 2010"/>
                            <a:gd name="T3" fmla="*/ T2 w 82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220">
                              <a:moveTo>
                                <a:pt x="0" y="0"/>
                              </a:moveTo>
                              <a:lnTo>
                                <a:pt x="8220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20EACB09">
              <v:shape id="Freeform 52" style="position:absolute;margin-left:100.5pt;margin-top:12.95pt;width:411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20,1270" o:spid="_x0000_s1026" filled="f" strokeweight=".14042mm" path="m,l8220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" w14:anchorId="7A4E6BA7">
                <v:path arrowok="t" o:connecttype="custom" o:connectlocs="0,0;5219700,0" o:connectangles="0,0"/>
                <w10:wrap type="topAndBottom" anchorx="page"/>
              </v:shape>
            </w:pict>
          </mc:Fallback>
        </mc:AlternateContent>
      </w:r>
    </w:p>
    <w:p w14:paraId="78393833" w14:textId="77777777" w:rsidR="007158A6" w:rsidRDefault="007158A6">
      <w:pPr>
        <w:pStyle w:val="BodyText"/>
        <w:rPr>
          <w:sz w:val="30"/>
        </w:rPr>
      </w:pPr>
    </w:p>
    <w:p w14:paraId="462DF071" w14:textId="77777777" w:rsidR="007158A6" w:rsidRDefault="007158A6">
      <w:pPr>
        <w:pStyle w:val="BodyText"/>
        <w:rPr>
          <w:sz w:val="30"/>
        </w:rPr>
      </w:pPr>
    </w:p>
    <w:p w14:paraId="6B6E046D" w14:textId="77777777" w:rsidR="007158A6" w:rsidRDefault="007158A6">
      <w:pPr>
        <w:pStyle w:val="BodyText"/>
        <w:rPr>
          <w:sz w:val="31"/>
        </w:rPr>
      </w:pPr>
    </w:p>
    <w:p w14:paraId="76ACC095" w14:textId="77777777" w:rsidR="007158A6" w:rsidRDefault="004F2724">
      <w:pPr>
        <w:pStyle w:val="BodyText"/>
        <w:spacing w:before="1"/>
        <w:ind w:left="809"/>
      </w:pPr>
      <w:r>
        <w:t>Survey</w:t>
      </w:r>
      <w:r>
        <w:rPr>
          <w:spacing w:val="1"/>
        </w:rPr>
        <w:t xml:space="preserve"> </w:t>
      </w:r>
      <w:r>
        <w:t>Modality</w:t>
      </w:r>
    </w:p>
    <w:p w14:paraId="5C64FF0D" w14:textId="77777777" w:rsidR="007158A6" w:rsidRDefault="007158A6">
      <w:pPr>
        <w:pStyle w:val="BodyText"/>
        <w:rPr>
          <w:sz w:val="30"/>
        </w:rPr>
      </w:pPr>
    </w:p>
    <w:p w14:paraId="2999775B" w14:textId="77777777" w:rsidR="007158A6" w:rsidRDefault="007158A6">
      <w:pPr>
        <w:pStyle w:val="BodyText"/>
        <w:rPr>
          <w:sz w:val="30"/>
        </w:rPr>
      </w:pPr>
    </w:p>
    <w:p w14:paraId="7F84AB88" w14:textId="77777777" w:rsidR="007158A6" w:rsidRDefault="004F2724">
      <w:pPr>
        <w:pStyle w:val="BodyText"/>
        <w:spacing w:before="217" w:line="314" w:lineRule="auto"/>
        <w:ind w:left="120" w:right="576"/>
        <w:jc w:val="both"/>
      </w:pPr>
      <w:r>
        <w:t>As</w:t>
      </w:r>
      <w:r>
        <w:rPr>
          <w:spacing w:val="-9"/>
        </w:rPr>
        <w:t xml:space="preserve"> </w:t>
      </w:r>
      <w:r>
        <w:t>expected,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response</w:t>
      </w:r>
      <w:r>
        <w:rPr>
          <w:spacing w:val="-8"/>
        </w:rPr>
        <w:t xml:space="preserve"> </w:t>
      </w:r>
      <w:r>
        <w:t>rate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remote</w:t>
      </w:r>
      <w:r>
        <w:rPr>
          <w:spacing w:val="-8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lower</w:t>
      </w:r>
      <w:r>
        <w:rPr>
          <w:spacing w:val="-8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F2F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three</w:t>
      </w:r>
      <w:r>
        <w:rPr>
          <w:spacing w:val="-8"/>
        </w:rPr>
        <w:t xml:space="preserve"> </w:t>
      </w:r>
      <w:r>
        <w:t>countries.</w:t>
      </w:r>
      <w:r>
        <w:rPr>
          <w:spacing w:val="-51"/>
        </w:rPr>
        <w:t xml:space="preserve"> </w:t>
      </w:r>
      <w:r>
        <w:rPr>
          <w:spacing w:val="-1"/>
        </w:rPr>
        <w:t>This</w:t>
      </w:r>
      <w:r>
        <w:rPr>
          <w:spacing w:val="-8"/>
        </w:rPr>
        <w:t xml:space="preserve"> </w:t>
      </w:r>
      <w:r>
        <w:rPr>
          <w:spacing w:val="-1"/>
        </w:rPr>
        <w:t>was</w:t>
      </w:r>
      <w:r>
        <w:rPr>
          <w:spacing w:val="-8"/>
        </w:rPr>
        <w:t xml:space="preserve"> </w:t>
      </w:r>
      <w:r>
        <w:rPr>
          <w:spacing w:val="-1"/>
        </w:rPr>
        <w:t>primarily</w:t>
      </w:r>
      <w:r>
        <w:rPr>
          <w:spacing w:val="-8"/>
        </w:rPr>
        <w:t xml:space="preserve"> </w:t>
      </w:r>
      <w:r>
        <w:t>due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poor</w:t>
      </w:r>
      <w:r>
        <w:rPr>
          <w:spacing w:val="-8"/>
        </w:rPr>
        <w:t xml:space="preserve"> </w:t>
      </w:r>
      <w:r>
        <w:t>phone</w:t>
      </w:r>
      <w:r>
        <w:rPr>
          <w:spacing w:val="-8"/>
        </w:rPr>
        <w:t xml:space="preserve"> </w:t>
      </w:r>
      <w:r>
        <w:t>connection/network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picking</w:t>
      </w:r>
      <w:r>
        <w:rPr>
          <w:spacing w:val="-8"/>
        </w:rPr>
        <w:t xml:space="preserve"> </w:t>
      </w:r>
      <w:r>
        <w:t>up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phone</w:t>
      </w:r>
      <w:r>
        <w:rPr>
          <w:spacing w:val="-8"/>
        </w:rPr>
        <w:t xml:space="preserve"> </w:t>
      </w:r>
      <w:r>
        <w:t>calls,</w:t>
      </w:r>
      <w:r>
        <w:rPr>
          <w:spacing w:val="-51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t>less</w:t>
      </w:r>
      <w:r>
        <w:rPr>
          <w:spacing w:val="32"/>
        </w:rPr>
        <w:t xml:space="preserve"> </w:t>
      </w:r>
      <w:r>
        <w:t>than</w:t>
      </w:r>
      <w:r>
        <w:rPr>
          <w:spacing w:val="32"/>
        </w:rPr>
        <w:t xml:space="preserve"> </w:t>
      </w:r>
      <w:r>
        <w:t>1%</w:t>
      </w:r>
      <w:r>
        <w:rPr>
          <w:spacing w:val="33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all</w:t>
      </w:r>
      <w:r>
        <w:rPr>
          <w:spacing w:val="32"/>
        </w:rPr>
        <w:t xml:space="preserve"> </w:t>
      </w:r>
      <w:r>
        <w:t>calls</w:t>
      </w:r>
      <w:r>
        <w:rPr>
          <w:spacing w:val="33"/>
        </w:rPr>
        <w:t xml:space="preserve"> </w:t>
      </w:r>
      <w:r>
        <w:t>refusals</w:t>
      </w:r>
      <w:r>
        <w:rPr>
          <w:spacing w:val="31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interviewed.</w:t>
      </w:r>
      <w:r>
        <w:rPr>
          <w:spacing w:val="2"/>
        </w:rPr>
        <w:t xml:space="preserve"> </w:t>
      </w:r>
      <w:r>
        <w:t>Nevertheless,</w:t>
      </w:r>
      <w:r>
        <w:rPr>
          <w:spacing w:val="39"/>
        </w:rPr>
        <w:t xml:space="preserve"> </w:t>
      </w:r>
      <w:r>
        <w:t>this</w:t>
      </w:r>
      <w:r>
        <w:rPr>
          <w:spacing w:val="32"/>
        </w:rPr>
        <w:t xml:space="preserve"> </w:t>
      </w:r>
      <w:r>
        <w:t>did</w:t>
      </w:r>
      <w:r>
        <w:rPr>
          <w:spacing w:val="33"/>
        </w:rPr>
        <w:t xml:space="preserve"> </w:t>
      </w:r>
      <w:r>
        <w:t>not</w:t>
      </w:r>
      <w:r>
        <w:rPr>
          <w:spacing w:val="32"/>
        </w:rPr>
        <w:t xml:space="preserve"> </w:t>
      </w:r>
      <w:r>
        <w:t>influence</w:t>
      </w:r>
      <w:r>
        <w:rPr>
          <w:spacing w:val="-51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sample</w:t>
      </w:r>
      <w:r>
        <w:rPr>
          <w:spacing w:val="21"/>
        </w:rPr>
        <w:t xml:space="preserve"> </w:t>
      </w:r>
      <w:r>
        <w:t>balance</w:t>
      </w:r>
      <w:r>
        <w:rPr>
          <w:spacing w:val="21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almost</w:t>
      </w:r>
      <w:r>
        <w:rPr>
          <w:spacing w:val="20"/>
        </w:rPr>
        <w:t xml:space="preserve"> </w:t>
      </w:r>
      <w:r>
        <w:t>all</w:t>
      </w:r>
      <w:r>
        <w:rPr>
          <w:spacing w:val="20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collected</w:t>
      </w:r>
      <w:r>
        <w:rPr>
          <w:spacing w:val="21"/>
        </w:rPr>
        <w:t xml:space="preserve"> </w:t>
      </w:r>
      <w:r>
        <w:t>background</w:t>
      </w:r>
      <w:r>
        <w:rPr>
          <w:spacing w:val="20"/>
        </w:rPr>
        <w:t xml:space="preserve"> </w:t>
      </w:r>
      <w:r>
        <w:t>information</w:t>
      </w:r>
      <w:r>
        <w:rPr>
          <w:spacing w:val="21"/>
        </w:rPr>
        <w:t xml:space="preserve"> </w:t>
      </w:r>
      <w:r>
        <w:t>at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household</w:t>
      </w:r>
      <w:r>
        <w:rPr>
          <w:spacing w:val="21"/>
        </w:rPr>
        <w:t xml:space="preserve"> </w:t>
      </w:r>
      <w:r>
        <w:t>level</w:t>
      </w:r>
      <w:r>
        <w:rPr>
          <w:spacing w:val="-50"/>
        </w:rPr>
        <w:t xml:space="preserve"> </w:t>
      </w:r>
      <w:r>
        <w:t>for Ecuador and Myanmar. In CAR, however, the study sample was sub-categorized into phone-</w:t>
      </w:r>
      <w:r>
        <w:rPr>
          <w:spacing w:val="1"/>
        </w:rPr>
        <w:t xml:space="preserve"> </w:t>
      </w:r>
      <w:r>
        <w:rPr>
          <w:w w:val="95"/>
        </w:rPr>
        <w:t>owners and non-phone-owners to capture phone and network coverage differences. The balance test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performed showed that the two samples </w:t>
      </w:r>
      <w:r>
        <w:t>were largely balanced over the two modalities. For more</w:t>
      </w:r>
      <w:r>
        <w:rPr>
          <w:spacing w:val="-51"/>
        </w:rPr>
        <w:t xml:space="preserve"> </w:t>
      </w:r>
      <w:r>
        <w:t>details about response rate, the final sample statistical balance analysis test (see attrition tables</w:t>
      </w:r>
      <w:r>
        <w:rPr>
          <w:spacing w:val="1"/>
        </w:rPr>
        <w:t xml:space="preserve"> </w:t>
      </w:r>
      <w:r>
        <w:t>attached</w:t>
      </w:r>
      <w:r>
        <w:rPr>
          <w:spacing w:val="18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Annex).</w:t>
      </w:r>
    </w:p>
    <w:p w14:paraId="1FB57991" w14:textId="77777777" w:rsidR="007158A6" w:rsidRDefault="007158A6">
      <w:pPr>
        <w:spacing w:line="314" w:lineRule="auto"/>
        <w:jc w:val="both"/>
        <w:sectPr w:rsidR="007158A6">
          <w:pgSz w:w="12240" w:h="15840"/>
          <w:pgMar w:top="1260" w:right="860" w:bottom="1080" w:left="1320" w:header="0" w:footer="888" w:gutter="0"/>
          <w:cols w:space="720"/>
        </w:sectPr>
      </w:pPr>
    </w:p>
    <w:p w14:paraId="10057E94" w14:textId="77777777" w:rsidR="007158A6" w:rsidRDefault="004F2724">
      <w:pPr>
        <w:pStyle w:val="Heading1"/>
        <w:numPr>
          <w:ilvl w:val="0"/>
          <w:numId w:val="12"/>
        </w:numPr>
        <w:tabs>
          <w:tab w:val="left" w:pos="604"/>
          <w:tab w:val="left" w:pos="605"/>
        </w:tabs>
      </w:pPr>
      <w:bookmarkStart w:id="55" w:name="Results_and_Discussions"/>
      <w:bookmarkStart w:id="56" w:name="_bookmark9"/>
      <w:bookmarkEnd w:id="55"/>
      <w:bookmarkEnd w:id="56"/>
      <w:r>
        <w:rPr>
          <w:w w:val="95"/>
        </w:rPr>
        <w:t>Results</w:t>
      </w:r>
      <w:r>
        <w:rPr>
          <w:spacing w:val="34"/>
          <w:w w:val="95"/>
        </w:rPr>
        <w:t xml:space="preserve"> </w:t>
      </w:r>
      <w:r>
        <w:rPr>
          <w:w w:val="95"/>
        </w:rPr>
        <w:t>and</w:t>
      </w:r>
      <w:r>
        <w:rPr>
          <w:spacing w:val="34"/>
          <w:w w:val="95"/>
        </w:rPr>
        <w:t xml:space="preserve"> </w:t>
      </w:r>
      <w:r>
        <w:rPr>
          <w:w w:val="95"/>
        </w:rPr>
        <w:t>Discussions</w:t>
      </w:r>
    </w:p>
    <w:p w14:paraId="3DD5B182" w14:textId="77777777" w:rsidR="007158A6" w:rsidRDefault="004F2724">
      <w:pPr>
        <w:pStyle w:val="BodyText"/>
        <w:spacing w:before="282" w:line="314" w:lineRule="auto"/>
        <w:ind w:left="120" w:right="576"/>
        <w:jc w:val="both"/>
      </w:pPr>
      <w:r>
        <w:t>This section presents the main results of the study by the food security indicators, testing their</w:t>
      </w:r>
      <w:r>
        <w:rPr>
          <w:spacing w:val="1"/>
        </w:rPr>
        <w:t xml:space="preserve"> </w:t>
      </w:r>
      <w:r>
        <w:t>comparability conducting group mean test (student t-test). Here, the objective is to compare the</w:t>
      </w:r>
      <w:r>
        <w:rPr>
          <w:spacing w:val="1"/>
        </w:rPr>
        <w:t xml:space="preserve"> </w:t>
      </w:r>
      <w:r>
        <w:rPr>
          <w:w w:val="95"/>
        </w:rPr>
        <w:t>different versions of CARI calculated either using remote or face-to-face modules with the standard</w:t>
      </w:r>
      <w:r>
        <w:rPr>
          <w:spacing w:val="1"/>
          <w:w w:val="95"/>
        </w:rPr>
        <w:t xml:space="preserve"> </w:t>
      </w:r>
      <w:r>
        <w:t>CARI.</w:t>
      </w:r>
    </w:p>
    <w:p w14:paraId="4A07957A" w14:textId="77777777" w:rsidR="007158A6" w:rsidRDefault="007158A6">
      <w:pPr>
        <w:pStyle w:val="BodyText"/>
        <w:spacing w:before="2"/>
        <w:rPr>
          <w:sz w:val="26"/>
        </w:rPr>
      </w:pPr>
    </w:p>
    <w:p w14:paraId="1FFE4D94" w14:textId="77777777" w:rsidR="007158A6" w:rsidRDefault="004F2724">
      <w:pPr>
        <w:pStyle w:val="Heading2"/>
        <w:numPr>
          <w:ilvl w:val="1"/>
          <w:numId w:val="10"/>
        </w:numPr>
        <w:tabs>
          <w:tab w:val="left" w:pos="732"/>
          <w:tab w:val="left" w:pos="733"/>
        </w:tabs>
      </w:pPr>
      <w:bookmarkStart w:id="57" w:name="CARI_vs._rCARI"/>
      <w:bookmarkStart w:id="58" w:name="_bookmark10"/>
      <w:bookmarkEnd w:id="57"/>
      <w:bookmarkEnd w:id="58"/>
      <w:r>
        <w:rPr>
          <w:w w:val="105"/>
        </w:rPr>
        <w:t>CARI</w:t>
      </w:r>
      <w:r>
        <w:rPr>
          <w:spacing w:val="9"/>
          <w:w w:val="105"/>
        </w:rPr>
        <w:t xml:space="preserve"> </w:t>
      </w:r>
      <w:r>
        <w:rPr>
          <w:w w:val="105"/>
        </w:rPr>
        <w:t>vs.</w:t>
      </w:r>
      <w:r>
        <w:rPr>
          <w:spacing w:val="35"/>
          <w:w w:val="105"/>
        </w:rPr>
        <w:t xml:space="preserve"> </w:t>
      </w:r>
      <w:r>
        <w:rPr>
          <w:w w:val="105"/>
        </w:rPr>
        <w:t>rCARI</w:t>
      </w:r>
    </w:p>
    <w:p w14:paraId="79F2DB96" w14:textId="77777777" w:rsidR="007158A6" w:rsidRDefault="004F2724">
      <w:pPr>
        <w:pStyle w:val="BodyText"/>
        <w:spacing w:before="215" w:line="314" w:lineRule="auto"/>
        <w:ind w:left="120" w:right="576"/>
        <w:jc w:val="both"/>
      </w:pPr>
      <w:r>
        <w:t>Here,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CARI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FES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F2F</w:t>
      </w:r>
      <w:r>
        <w:rPr>
          <w:spacing w:val="-5"/>
        </w:rPr>
        <w:t xml:space="preserve"> </w:t>
      </w:r>
      <w:r>
        <w:t>surveys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ways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aggregating</w:t>
      </w:r>
      <w:r>
        <w:rPr>
          <w:spacing w:val="-51"/>
        </w:rPr>
        <w:t xml:space="preserve"> </w:t>
      </w:r>
      <w:r>
        <w:t>CARI</w:t>
      </w:r>
      <w:r>
        <w:rPr>
          <w:spacing w:val="18"/>
        </w:rPr>
        <w:t xml:space="preserve"> </w:t>
      </w:r>
      <w:r>
        <w:t>(below</w:t>
      </w:r>
      <w:r>
        <w:rPr>
          <w:spacing w:val="18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Table</w:t>
      </w:r>
      <w:r>
        <w:rPr>
          <w:spacing w:val="19"/>
        </w:rPr>
        <w:t xml:space="preserve"> </w:t>
      </w:r>
      <w:r>
        <w:t>2):</w:t>
      </w:r>
    </w:p>
    <w:p w14:paraId="74DF0BDD" w14:textId="77777777" w:rsidR="007158A6" w:rsidRDefault="004F2724">
      <w:pPr>
        <w:pStyle w:val="BodyText"/>
        <w:spacing w:before="162"/>
        <w:ind w:left="120"/>
        <w:jc w:val="both"/>
      </w:pPr>
      <w:r>
        <w:t>Other</w:t>
      </w:r>
      <w:r>
        <w:rPr>
          <w:spacing w:val="9"/>
        </w:rPr>
        <w:t xml:space="preserve"> </w:t>
      </w:r>
      <w:r>
        <w:t>ways</w:t>
      </w:r>
      <w:r>
        <w:rPr>
          <w:spacing w:val="9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aggregating</w:t>
      </w:r>
      <w:r>
        <w:rPr>
          <w:spacing w:val="9"/>
        </w:rPr>
        <w:t xml:space="preserve"> </w:t>
      </w:r>
      <w:r>
        <w:t>CARI</w:t>
      </w:r>
      <w:r>
        <w:rPr>
          <w:spacing w:val="9"/>
        </w:rPr>
        <w:t xml:space="preserve"> </w:t>
      </w:r>
      <w:r>
        <w:t>(that</w:t>
      </w:r>
      <w:r>
        <w:rPr>
          <w:spacing w:val="10"/>
        </w:rPr>
        <w:t xml:space="preserve"> </w:t>
      </w:r>
      <w:r>
        <w:t>are</w:t>
      </w:r>
      <w:r>
        <w:rPr>
          <w:spacing w:val="9"/>
        </w:rPr>
        <w:t xml:space="preserve"> </w:t>
      </w:r>
      <w:r>
        <w:t>tested)</w:t>
      </w:r>
    </w:p>
    <w:p w14:paraId="2BD71F96" w14:textId="77777777" w:rsidR="007158A6" w:rsidRDefault="004F2724">
      <w:pPr>
        <w:pStyle w:val="ListParagraph"/>
        <w:numPr>
          <w:ilvl w:val="2"/>
          <w:numId w:val="10"/>
        </w:numPr>
        <w:tabs>
          <w:tab w:val="left" w:pos="666"/>
        </w:tabs>
      </w:pPr>
      <w:r>
        <w:t>rCARI-FES:</w:t>
      </w:r>
      <w:r>
        <w:rPr>
          <w:spacing w:val="5"/>
        </w:rPr>
        <w:t xml:space="preserve"> </w:t>
      </w:r>
      <w:r>
        <w:t>Standard</w:t>
      </w:r>
      <w:r>
        <w:rPr>
          <w:spacing w:val="6"/>
        </w:rPr>
        <w:t xml:space="preserve"> </w:t>
      </w:r>
      <w:r>
        <w:t>CARI</w:t>
      </w:r>
      <w:r>
        <w:rPr>
          <w:spacing w:val="5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FES</w:t>
      </w:r>
      <w:r>
        <w:rPr>
          <w:spacing w:val="5"/>
        </w:rPr>
        <w:t xml:space="preserve"> </w:t>
      </w:r>
      <w:r>
        <w:t>from</w:t>
      </w:r>
      <w:r>
        <w:rPr>
          <w:spacing w:val="6"/>
        </w:rPr>
        <w:t xml:space="preserve"> </w:t>
      </w:r>
      <w:r>
        <w:t>remote</w:t>
      </w:r>
      <w:r>
        <w:rPr>
          <w:spacing w:val="6"/>
        </w:rPr>
        <w:t xml:space="preserve"> </w:t>
      </w:r>
      <w:r>
        <w:t>surveys.</w:t>
      </w:r>
    </w:p>
    <w:p w14:paraId="76E39288" w14:textId="77777777" w:rsidR="007158A6" w:rsidRDefault="004F2724">
      <w:pPr>
        <w:pStyle w:val="ListParagraph"/>
        <w:numPr>
          <w:ilvl w:val="2"/>
          <w:numId w:val="10"/>
        </w:numPr>
        <w:tabs>
          <w:tab w:val="left" w:pos="666"/>
        </w:tabs>
      </w:pPr>
      <w:r>
        <w:t>CARI-Inc:</w:t>
      </w:r>
      <w:r>
        <w:rPr>
          <w:spacing w:val="19"/>
        </w:rPr>
        <w:t xml:space="preserve"> </w:t>
      </w:r>
      <w:r>
        <w:t>CARI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income</w:t>
      </w:r>
      <w:r>
        <w:rPr>
          <w:spacing w:val="1"/>
        </w:rPr>
        <w:t xml:space="preserve"> </w:t>
      </w:r>
      <w:r>
        <w:t>variable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F2F</w:t>
      </w:r>
      <w:r>
        <w:rPr>
          <w:spacing w:val="1"/>
        </w:rPr>
        <w:t xml:space="preserve"> </w:t>
      </w:r>
      <w:r>
        <w:t>surveys.</w:t>
      </w:r>
    </w:p>
    <w:p w14:paraId="137971D5" w14:textId="77777777" w:rsidR="007158A6" w:rsidRDefault="004F2724">
      <w:pPr>
        <w:pStyle w:val="ListParagraph"/>
        <w:numPr>
          <w:ilvl w:val="2"/>
          <w:numId w:val="10"/>
        </w:numPr>
        <w:tabs>
          <w:tab w:val="left" w:pos="666"/>
        </w:tabs>
        <w:spacing w:line="314" w:lineRule="auto"/>
        <w:ind w:right="580"/>
        <w:jc w:val="both"/>
      </w:pPr>
      <w:r>
        <w:rPr>
          <w:spacing w:val="-1"/>
        </w:rPr>
        <w:t xml:space="preserve">rCARI-Inc: Standard rCARI using income and income change </w:t>
      </w:r>
      <w:r>
        <w:t>variable from remote surveys</w:t>
      </w:r>
      <w:r>
        <w:rPr>
          <w:spacing w:val="-51"/>
        </w:rPr>
        <w:t xml:space="preserve"> </w:t>
      </w:r>
      <w:r>
        <w:t>(the</w:t>
      </w:r>
      <w:r>
        <w:rPr>
          <w:spacing w:val="16"/>
        </w:rPr>
        <w:t xml:space="preserve"> </w:t>
      </w:r>
      <w:r>
        <w:t>CARI</w:t>
      </w:r>
      <w:r>
        <w:rPr>
          <w:spacing w:val="17"/>
        </w:rPr>
        <w:t xml:space="preserve"> </w:t>
      </w:r>
      <w:r>
        <w:t>version</w:t>
      </w:r>
      <w:r>
        <w:rPr>
          <w:spacing w:val="16"/>
        </w:rPr>
        <w:t xml:space="preserve"> </w:t>
      </w:r>
      <w:r>
        <w:t>that</w:t>
      </w:r>
      <w:r>
        <w:rPr>
          <w:spacing w:val="17"/>
        </w:rPr>
        <w:t xml:space="preserve"> </w:t>
      </w:r>
      <w:r>
        <w:t>was</w:t>
      </w:r>
      <w:r>
        <w:rPr>
          <w:spacing w:val="17"/>
        </w:rPr>
        <w:t xml:space="preserve"> </w:t>
      </w:r>
      <w:r>
        <w:t>used</w:t>
      </w:r>
      <w:r>
        <w:rPr>
          <w:spacing w:val="16"/>
        </w:rPr>
        <w:t xml:space="preserve"> </w:t>
      </w:r>
      <w:r>
        <w:t>during</w:t>
      </w:r>
      <w:r>
        <w:rPr>
          <w:spacing w:val="17"/>
        </w:rPr>
        <w:t xml:space="preserve"> </w:t>
      </w:r>
      <w:r>
        <w:t>COVID</w:t>
      </w:r>
      <w:r>
        <w:rPr>
          <w:spacing w:val="16"/>
        </w:rPr>
        <w:t xml:space="preserve"> </w:t>
      </w:r>
      <w:r>
        <w:t>19</w:t>
      </w:r>
      <w:r>
        <w:rPr>
          <w:spacing w:val="17"/>
        </w:rPr>
        <w:t xml:space="preserve"> </w:t>
      </w:r>
      <w:r>
        <w:t>Pandemic).</w:t>
      </w:r>
    </w:p>
    <w:p w14:paraId="3510A6C3" w14:textId="77777777" w:rsidR="007158A6" w:rsidRDefault="004F2724">
      <w:pPr>
        <w:pStyle w:val="BodyText"/>
        <w:spacing w:before="162" w:line="314" w:lineRule="auto"/>
        <w:ind w:left="120" w:right="576"/>
        <w:jc w:val="both"/>
      </w:pPr>
      <w:r>
        <w:t>For the purposes of this interim analysis and report, results from CAR are restricted to only</w:t>
      </w:r>
      <w:r>
        <w:rPr>
          <w:spacing w:val="1"/>
        </w:rPr>
        <w:t xml:space="preserve"> </w:t>
      </w:r>
      <w:r>
        <w:rPr>
          <w:w w:val="95"/>
        </w:rPr>
        <w:t>respondents</w:t>
      </w:r>
      <w:r>
        <w:rPr>
          <w:spacing w:val="31"/>
          <w:w w:val="95"/>
        </w:rPr>
        <w:t xml:space="preserve"> </w:t>
      </w:r>
      <w:r>
        <w:rPr>
          <w:w w:val="95"/>
        </w:rPr>
        <w:t>that</w:t>
      </w:r>
      <w:r>
        <w:rPr>
          <w:spacing w:val="31"/>
          <w:w w:val="95"/>
        </w:rPr>
        <w:t xml:space="preserve"> </w:t>
      </w:r>
      <w:r>
        <w:rPr>
          <w:w w:val="95"/>
        </w:rPr>
        <w:t>owned</w:t>
      </w:r>
      <w:r>
        <w:rPr>
          <w:spacing w:val="32"/>
          <w:w w:val="95"/>
        </w:rPr>
        <w:t xml:space="preserve"> </w:t>
      </w:r>
      <w:r>
        <w:rPr>
          <w:w w:val="95"/>
        </w:rPr>
        <w:t>phones</w:t>
      </w:r>
      <w:r>
        <w:rPr>
          <w:spacing w:val="32"/>
          <w:w w:val="95"/>
        </w:rPr>
        <w:t xml:space="preserve"> </w:t>
      </w:r>
      <w:r>
        <w:rPr>
          <w:w w:val="95"/>
        </w:rPr>
        <w:t>(the</w:t>
      </w:r>
      <w:r>
        <w:rPr>
          <w:spacing w:val="31"/>
          <w:w w:val="95"/>
        </w:rPr>
        <w:t xml:space="preserve"> </w:t>
      </w:r>
      <w:r>
        <w:rPr>
          <w:w w:val="95"/>
        </w:rPr>
        <w:t>complete</w:t>
      </w:r>
      <w:r>
        <w:rPr>
          <w:spacing w:val="32"/>
          <w:w w:val="95"/>
        </w:rPr>
        <w:t xml:space="preserve"> </w:t>
      </w:r>
      <w:r>
        <w:rPr>
          <w:w w:val="95"/>
        </w:rPr>
        <w:t>sample</w:t>
      </w:r>
      <w:r>
        <w:rPr>
          <w:spacing w:val="32"/>
          <w:w w:val="95"/>
        </w:rPr>
        <w:t xml:space="preserve"> </w:t>
      </w:r>
      <w:r>
        <w:rPr>
          <w:w w:val="95"/>
        </w:rPr>
        <w:t>comprising</w:t>
      </w:r>
      <w:r>
        <w:rPr>
          <w:spacing w:val="32"/>
          <w:w w:val="95"/>
        </w:rPr>
        <w:t xml:space="preserve"> </w:t>
      </w:r>
      <w:r>
        <w:rPr>
          <w:w w:val="95"/>
        </w:rPr>
        <w:t>those</w:t>
      </w:r>
      <w:r>
        <w:rPr>
          <w:spacing w:val="31"/>
          <w:w w:val="95"/>
        </w:rPr>
        <w:t xml:space="preserve"> </w:t>
      </w:r>
      <w:r>
        <w:rPr>
          <w:w w:val="95"/>
        </w:rPr>
        <w:t>who</w:t>
      </w:r>
      <w:r>
        <w:rPr>
          <w:spacing w:val="32"/>
          <w:w w:val="95"/>
        </w:rPr>
        <w:t xml:space="preserve"> </w:t>
      </w:r>
      <w:r>
        <w:rPr>
          <w:w w:val="95"/>
        </w:rPr>
        <w:t>did</w:t>
      </w:r>
      <w:r>
        <w:rPr>
          <w:spacing w:val="31"/>
          <w:w w:val="95"/>
        </w:rPr>
        <w:t xml:space="preserve"> </w:t>
      </w:r>
      <w:r>
        <w:rPr>
          <w:w w:val="95"/>
        </w:rPr>
        <w:t>not</w:t>
      </w:r>
      <w:r>
        <w:rPr>
          <w:spacing w:val="32"/>
          <w:w w:val="95"/>
        </w:rPr>
        <w:t xml:space="preserve"> </w:t>
      </w:r>
      <w:r>
        <w:rPr>
          <w:w w:val="95"/>
        </w:rPr>
        <w:t>own</w:t>
      </w:r>
      <w:r>
        <w:rPr>
          <w:spacing w:val="31"/>
          <w:w w:val="95"/>
        </w:rPr>
        <w:t xml:space="preserve"> </w:t>
      </w:r>
      <w:r>
        <w:rPr>
          <w:w w:val="95"/>
        </w:rPr>
        <w:t>phones</w:t>
      </w:r>
      <w:r>
        <w:rPr>
          <w:spacing w:val="-48"/>
          <w:w w:val="95"/>
        </w:rPr>
        <w:t xml:space="preserve"> </w:t>
      </w:r>
      <w:r>
        <w:t>but</w:t>
      </w:r>
      <w:r>
        <w:rPr>
          <w:spacing w:val="14"/>
        </w:rPr>
        <w:t xml:space="preserve"> </w:t>
      </w:r>
      <w:r>
        <w:t>received</w:t>
      </w:r>
      <w:r>
        <w:rPr>
          <w:spacing w:val="14"/>
        </w:rPr>
        <w:t xml:space="preserve"> </w:t>
      </w:r>
      <w:r>
        <w:t>mobile</w:t>
      </w:r>
      <w:r>
        <w:rPr>
          <w:spacing w:val="15"/>
        </w:rPr>
        <w:t xml:space="preserve"> </w:t>
      </w:r>
      <w:r>
        <w:t>phones</w:t>
      </w:r>
      <w:r>
        <w:rPr>
          <w:spacing w:val="14"/>
        </w:rPr>
        <w:t xml:space="preserve"> </w:t>
      </w:r>
      <w:r>
        <w:t>from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study</w:t>
      </w:r>
      <w:r>
        <w:rPr>
          <w:spacing w:val="14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also</w:t>
      </w:r>
      <w:r>
        <w:rPr>
          <w:spacing w:val="14"/>
        </w:rPr>
        <w:t xml:space="preserve"> </w:t>
      </w:r>
      <w:r>
        <w:t>available).</w:t>
      </w:r>
    </w:p>
    <w:p w14:paraId="5ADA4B06" w14:textId="77777777" w:rsidR="007158A6" w:rsidRDefault="004F2724">
      <w:pPr>
        <w:pStyle w:val="BodyText"/>
        <w:spacing w:before="150" w:line="259" w:lineRule="auto"/>
        <w:ind w:left="1507" w:right="1965"/>
        <w:jc w:val="both"/>
      </w:pPr>
      <w:r>
        <w:rPr>
          <w:spacing w:val="-1"/>
        </w:rPr>
        <w:t xml:space="preserve">Table 2: Lists the different aggregation </w:t>
      </w:r>
      <w:r>
        <w:t>methods and indicators used</w:t>
      </w:r>
      <w:r>
        <w:rPr>
          <w:spacing w:val="-51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each</w:t>
      </w:r>
      <w:r>
        <w:rPr>
          <w:spacing w:val="17"/>
        </w:rPr>
        <w:t xml:space="preserve"> </w:t>
      </w:r>
      <w:r>
        <w:t>methodology</w:t>
      </w:r>
    </w:p>
    <w:p w14:paraId="037D0A43" w14:textId="1230D86C" w:rsidR="007158A6" w:rsidRDefault="004F2724">
      <w:pPr>
        <w:pStyle w:val="BodyText"/>
        <w:spacing w:before="3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79" behindDoc="1" locked="0" layoutInCell="1" allowOverlap="1" wp14:anchorId="3D024C36" wp14:editId="5E26D11B">
                <wp:simplePos x="0" y="0"/>
                <wp:positionH relativeFrom="page">
                  <wp:posOffset>1795145</wp:posOffset>
                </wp:positionH>
                <wp:positionV relativeFrom="paragraph">
                  <wp:posOffset>137795</wp:posOffset>
                </wp:positionV>
                <wp:extent cx="4182110" cy="1270"/>
                <wp:effectExtent l="0" t="0" r="0" b="0"/>
                <wp:wrapTopAndBottom/>
                <wp:docPr id="55" name="Freeform: 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82110" cy="1270"/>
                        </a:xfrm>
                        <a:custGeom>
                          <a:avLst/>
                          <a:gdLst>
                            <a:gd name="T0" fmla="+- 0 2827 2827"/>
                            <a:gd name="T1" fmla="*/ T0 w 6586"/>
                            <a:gd name="T2" fmla="+- 0 9413 2827"/>
                            <a:gd name="T3" fmla="*/ T2 w 65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586">
                              <a:moveTo>
                                <a:pt x="0" y="0"/>
                              </a:moveTo>
                              <a:lnTo>
                                <a:pt x="6586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11C8DA55">
              <v:shape id="Freeform 51" style="position:absolute;margin-left:141.35pt;margin-top:10.85pt;width:329.3pt;height:.1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586,1270" o:spid="_x0000_s1026" filled="f" strokeweight=".14042mm" path="m,l658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" w14:anchorId="787A5C1E">
                <v:path arrowok="t" o:connecttype="custom" o:connectlocs="0,0;4182110,0" o:connectangles="0,0"/>
                <w10:wrap type="topAndBottom" anchorx="page"/>
              </v:shape>
            </w:pict>
          </mc:Fallback>
        </mc:AlternateContent>
      </w:r>
    </w:p>
    <w:p w14:paraId="6EFF6116" w14:textId="77777777" w:rsidR="007158A6" w:rsidRDefault="004F2724">
      <w:pPr>
        <w:tabs>
          <w:tab w:val="left" w:pos="5181"/>
          <w:tab w:val="left" w:pos="8092"/>
        </w:tabs>
        <w:spacing w:line="119" w:lineRule="exact"/>
        <w:ind w:left="1507"/>
        <w:jc w:val="both"/>
        <w:rPr>
          <w:b/>
          <w:sz w:val="16"/>
        </w:rPr>
      </w:pPr>
      <w:r>
        <w:rPr>
          <w:rFonts w:ascii="Times New Roman"/>
          <w:w w:val="99"/>
          <w:sz w:val="16"/>
          <w:u w:val="single"/>
        </w:rPr>
        <w:t xml:space="preserve"> </w:t>
      </w:r>
      <w:r>
        <w:rPr>
          <w:rFonts w:ascii="Times New Roman"/>
          <w:sz w:val="16"/>
          <w:u w:val="single"/>
        </w:rPr>
        <w:tab/>
      </w:r>
      <w:r>
        <w:rPr>
          <w:b/>
          <w:w w:val="105"/>
          <w:sz w:val="16"/>
          <w:u w:val="single"/>
        </w:rPr>
        <w:t>Aggregation</w:t>
      </w:r>
      <w:r>
        <w:rPr>
          <w:b/>
          <w:spacing w:val="8"/>
          <w:w w:val="105"/>
          <w:sz w:val="16"/>
          <w:u w:val="single"/>
        </w:rPr>
        <w:t xml:space="preserve"> </w:t>
      </w:r>
      <w:r>
        <w:rPr>
          <w:b/>
          <w:w w:val="105"/>
          <w:sz w:val="16"/>
          <w:u w:val="single"/>
        </w:rPr>
        <w:t>Methodology</w:t>
      </w:r>
      <w:r>
        <w:rPr>
          <w:b/>
          <w:sz w:val="16"/>
          <w:u w:val="single"/>
        </w:rPr>
        <w:tab/>
      </w:r>
    </w:p>
    <w:p w14:paraId="563C8466" w14:textId="77777777" w:rsidR="007158A6" w:rsidRDefault="007158A6">
      <w:pPr>
        <w:spacing w:line="119" w:lineRule="exact"/>
        <w:jc w:val="both"/>
        <w:rPr>
          <w:sz w:val="16"/>
        </w:rPr>
        <w:sectPr w:rsidR="007158A6">
          <w:pgSz w:w="12240" w:h="15840"/>
          <w:pgMar w:top="1260" w:right="860" w:bottom="1080" w:left="1320" w:header="0" w:footer="888" w:gutter="0"/>
          <w:cols w:space="720"/>
        </w:sectPr>
      </w:pPr>
    </w:p>
    <w:p w14:paraId="6AB01D2F" w14:textId="6B4A9073" w:rsidR="007158A6" w:rsidRDefault="004F2724">
      <w:pPr>
        <w:tabs>
          <w:tab w:val="left" w:pos="4615"/>
        </w:tabs>
        <w:spacing w:before="31"/>
        <w:ind w:left="1626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1" locked="0" layoutInCell="1" allowOverlap="1" wp14:anchorId="1C3298EC" wp14:editId="30EC10BB">
                <wp:simplePos x="0" y="0"/>
                <wp:positionH relativeFrom="page">
                  <wp:posOffset>3773170</wp:posOffset>
                </wp:positionH>
                <wp:positionV relativeFrom="paragraph">
                  <wp:posOffset>120015</wp:posOffset>
                </wp:positionV>
                <wp:extent cx="314325" cy="146685"/>
                <wp:effectExtent l="0" t="0" r="0" b="0"/>
                <wp:wrapNone/>
                <wp:docPr id="5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146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3A8950" w14:textId="77777777" w:rsidR="007158A6" w:rsidRDefault="004F2724">
                            <w:pPr>
                              <w:spacing w:before="3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6"/>
                              </w:rPr>
                              <w:t>(F2F)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8F6E437">
              <v:shape id="Text Box 50" style="position:absolute;left:0;text-align:left;margin-left:297.1pt;margin-top:9.45pt;width:24.75pt;height:11.55pt;z-index:-20222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" w14:anchorId="1C3298EC">
                <v:textbox inset="0,0,0,0">
                  <w:txbxContent>
                    <w:p w:rsidR="007158A6" w:rsidRDefault="004F2724" w14:paraId="1C441D5C" w14:textId="77777777">
                      <w:pPr>
                        <w:spacing w:before="34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w w:val="105"/>
                          <w:sz w:val="16"/>
                        </w:rPr>
                        <w:t>(F2F)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w w:val="110"/>
          <w:sz w:val="16"/>
        </w:rPr>
        <w:t>Indicator</w:t>
      </w:r>
      <w:r>
        <w:rPr>
          <w:b/>
          <w:w w:val="110"/>
          <w:sz w:val="16"/>
        </w:rPr>
        <w:tab/>
      </w:r>
      <w:r>
        <w:rPr>
          <w:b/>
          <w:w w:val="110"/>
          <w:position w:val="10"/>
          <w:sz w:val="16"/>
        </w:rPr>
        <w:t>CARI</w:t>
      </w:r>
    </w:p>
    <w:p w14:paraId="015C9601" w14:textId="77777777" w:rsidR="007158A6" w:rsidRDefault="004F2724">
      <w:pPr>
        <w:spacing w:before="34" w:line="249" w:lineRule="auto"/>
        <w:ind w:left="205" w:right="-11" w:hanging="7"/>
        <w:rPr>
          <w:b/>
          <w:sz w:val="16"/>
        </w:rPr>
      </w:pPr>
      <w:r>
        <w:br w:type="column"/>
      </w:r>
      <w:r>
        <w:rPr>
          <w:b/>
          <w:w w:val="115"/>
          <w:sz w:val="16"/>
        </w:rPr>
        <w:t>CARI</w:t>
      </w:r>
      <w:r>
        <w:rPr>
          <w:b/>
          <w:spacing w:val="-44"/>
          <w:w w:val="115"/>
          <w:sz w:val="16"/>
        </w:rPr>
        <w:t xml:space="preserve"> </w:t>
      </w:r>
      <w:r>
        <w:rPr>
          <w:b/>
          <w:w w:val="105"/>
          <w:sz w:val="16"/>
        </w:rPr>
        <w:t>(F2F)</w:t>
      </w:r>
    </w:p>
    <w:p w14:paraId="57F3567D" w14:textId="77777777" w:rsidR="007158A6" w:rsidRDefault="004F2724">
      <w:pPr>
        <w:spacing w:before="34"/>
        <w:ind w:left="311"/>
        <w:rPr>
          <w:b/>
          <w:sz w:val="16"/>
        </w:rPr>
      </w:pPr>
      <w:r>
        <w:br w:type="column"/>
      </w:r>
      <w:r>
        <w:rPr>
          <w:b/>
          <w:w w:val="115"/>
          <w:sz w:val="16"/>
        </w:rPr>
        <w:t>rCARI</w:t>
      </w:r>
    </w:p>
    <w:p w14:paraId="2D49E71C" w14:textId="77777777" w:rsidR="007158A6" w:rsidRDefault="004F2724">
      <w:pPr>
        <w:spacing w:before="8"/>
        <w:ind w:left="199"/>
        <w:rPr>
          <w:b/>
          <w:sz w:val="16"/>
        </w:rPr>
      </w:pPr>
      <w:r>
        <w:rPr>
          <w:b/>
          <w:sz w:val="16"/>
        </w:rPr>
        <w:t>(Remote)</w:t>
      </w:r>
    </w:p>
    <w:p w14:paraId="0733D91E" w14:textId="77777777" w:rsidR="007158A6" w:rsidRDefault="004F2724">
      <w:pPr>
        <w:spacing w:before="34"/>
        <w:ind w:left="311"/>
        <w:rPr>
          <w:b/>
          <w:sz w:val="16"/>
        </w:rPr>
      </w:pPr>
      <w:r>
        <w:br w:type="column"/>
      </w:r>
      <w:r>
        <w:rPr>
          <w:b/>
          <w:w w:val="115"/>
          <w:sz w:val="16"/>
        </w:rPr>
        <w:t>rCARI</w:t>
      </w:r>
    </w:p>
    <w:p w14:paraId="6B1D135C" w14:textId="77777777" w:rsidR="007158A6" w:rsidRDefault="004F2724">
      <w:pPr>
        <w:spacing w:before="8"/>
        <w:ind w:left="198"/>
        <w:rPr>
          <w:b/>
          <w:sz w:val="16"/>
        </w:rPr>
      </w:pPr>
      <w:r>
        <w:rPr>
          <w:b/>
          <w:w w:val="105"/>
          <w:sz w:val="16"/>
        </w:rPr>
        <w:t>(Remote)</w:t>
      </w:r>
    </w:p>
    <w:p w14:paraId="557CAADB" w14:textId="77777777" w:rsidR="007158A6" w:rsidRDefault="007158A6">
      <w:pPr>
        <w:rPr>
          <w:sz w:val="16"/>
        </w:rPr>
        <w:sectPr w:rsidR="007158A6">
          <w:type w:val="continuous"/>
          <w:pgSz w:w="12240" w:h="15840"/>
          <w:pgMar w:top="1500" w:right="860" w:bottom="1080" w:left="1320" w:header="720" w:footer="720" w:gutter="0"/>
          <w:cols w:num="4" w:space="720" w:equalWidth="0">
            <w:col w:w="5123" w:space="40"/>
            <w:col w:w="707" w:space="39"/>
            <w:col w:w="1013" w:space="40"/>
            <w:col w:w="3098"/>
          </w:cols>
        </w:sectPr>
      </w:pPr>
    </w:p>
    <w:tbl>
      <w:tblPr>
        <w:tblW w:w="0" w:type="auto"/>
        <w:tblInd w:w="15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9"/>
        <w:gridCol w:w="1856"/>
        <w:gridCol w:w="822"/>
        <w:gridCol w:w="975"/>
        <w:gridCol w:w="1051"/>
      </w:tblGrid>
      <w:tr w:rsidR="007158A6" w14:paraId="233101CB" w14:textId="77777777">
        <w:trPr>
          <w:trHeight w:val="209"/>
        </w:trPr>
        <w:tc>
          <w:tcPr>
            <w:tcW w:w="1879" w:type="dxa"/>
          </w:tcPr>
          <w:p w14:paraId="2AB365E8" w14:textId="77777777" w:rsidR="007158A6" w:rsidRDefault="004F2724">
            <w:pPr>
              <w:pStyle w:val="TableParagraph"/>
              <w:spacing w:before="1" w:line="175" w:lineRule="exact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w w:val="115"/>
                <w:sz w:val="16"/>
              </w:rPr>
              <w:t>FCS</w:t>
            </w:r>
          </w:p>
        </w:tc>
        <w:tc>
          <w:tcPr>
            <w:tcW w:w="1856" w:type="dxa"/>
          </w:tcPr>
          <w:p w14:paraId="3F5940A9" w14:textId="77777777" w:rsidR="007158A6" w:rsidRDefault="004F2724">
            <w:pPr>
              <w:pStyle w:val="TableParagraph"/>
              <w:spacing w:before="1" w:line="175" w:lineRule="exact"/>
              <w:ind w:right="243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822" w:type="dxa"/>
          </w:tcPr>
          <w:p w14:paraId="5E1262E4" w14:textId="77777777" w:rsidR="007158A6" w:rsidRDefault="004F2724">
            <w:pPr>
              <w:pStyle w:val="TableParagraph"/>
              <w:spacing w:before="1" w:line="175" w:lineRule="exact"/>
              <w:ind w:left="246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975" w:type="dxa"/>
          </w:tcPr>
          <w:p w14:paraId="0268BA52" w14:textId="77777777" w:rsidR="007158A6" w:rsidRDefault="004F2724">
            <w:pPr>
              <w:pStyle w:val="TableParagraph"/>
              <w:spacing w:before="1" w:line="175" w:lineRule="exact"/>
              <w:ind w:left="323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1051" w:type="dxa"/>
          </w:tcPr>
          <w:p w14:paraId="06C08813" w14:textId="77777777" w:rsidR="007158A6" w:rsidRDefault="004F2724">
            <w:pPr>
              <w:pStyle w:val="TableParagraph"/>
              <w:spacing w:before="1" w:line="175" w:lineRule="exact"/>
              <w:ind w:left="400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</w:tr>
      <w:tr w:rsidR="007158A6" w14:paraId="63E43F09" w14:textId="77777777">
        <w:trPr>
          <w:trHeight w:val="189"/>
        </w:trPr>
        <w:tc>
          <w:tcPr>
            <w:tcW w:w="1879" w:type="dxa"/>
          </w:tcPr>
          <w:p w14:paraId="2A1E9EC2" w14:textId="77777777" w:rsidR="007158A6" w:rsidRDefault="004F2724">
            <w:pPr>
              <w:pStyle w:val="TableParagraph"/>
              <w:spacing w:before="0" w:line="156" w:lineRule="exact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FES</w:t>
            </w:r>
          </w:p>
        </w:tc>
        <w:tc>
          <w:tcPr>
            <w:tcW w:w="1856" w:type="dxa"/>
          </w:tcPr>
          <w:p w14:paraId="73BD30C8" w14:textId="77777777" w:rsidR="007158A6" w:rsidRDefault="004F2724">
            <w:pPr>
              <w:pStyle w:val="TableParagraph"/>
              <w:spacing w:before="0" w:line="156" w:lineRule="exact"/>
              <w:ind w:right="243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822" w:type="dxa"/>
          </w:tcPr>
          <w:p w14:paraId="3C0568F9" w14:textId="77777777" w:rsidR="007158A6" w:rsidRDefault="004F2724">
            <w:pPr>
              <w:pStyle w:val="TableParagraph"/>
              <w:spacing w:before="0" w:line="156" w:lineRule="exact"/>
              <w:ind w:left="248"/>
              <w:jc w:val="left"/>
              <w:rPr>
                <w:b/>
                <w:sz w:val="16"/>
              </w:rPr>
            </w:pPr>
            <w:r>
              <w:rPr>
                <w:b/>
                <w:color w:val="CB0000"/>
                <w:w w:val="105"/>
                <w:sz w:val="16"/>
              </w:rPr>
              <w:t>No</w:t>
            </w:r>
          </w:p>
        </w:tc>
        <w:tc>
          <w:tcPr>
            <w:tcW w:w="975" w:type="dxa"/>
          </w:tcPr>
          <w:p w14:paraId="3698E183" w14:textId="77777777" w:rsidR="007158A6" w:rsidRDefault="004F2724">
            <w:pPr>
              <w:pStyle w:val="TableParagraph"/>
              <w:spacing w:before="0" w:line="156" w:lineRule="exact"/>
              <w:ind w:left="323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1051" w:type="dxa"/>
          </w:tcPr>
          <w:p w14:paraId="22103C41" w14:textId="77777777" w:rsidR="007158A6" w:rsidRDefault="004F2724">
            <w:pPr>
              <w:pStyle w:val="TableParagraph"/>
              <w:spacing w:before="0" w:line="156" w:lineRule="exact"/>
              <w:ind w:left="422"/>
              <w:jc w:val="left"/>
              <w:rPr>
                <w:sz w:val="16"/>
              </w:rPr>
            </w:pPr>
            <w:r>
              <w:rPr>
                <w:sz w:val="16"/>
              </w:rPr>
              <w:t>No</w:t>
            </w:r>
          </w:p>
        </w:tc>
      </w:tr>
      <w:tr w:rsidR="007158A6" w14:paraId="4C5B074A" w14:textId="77777777">
        <w:trPr>
          <w:trHeight w:val="189"/>
        </w:trPr>
        <w:tc>
          <w:tcPr>
            <w:tcW w:w="1879" w:type="dxa"/>
          </w:tcPr>
          <w:p w14:paraId="465329AA" w14:textId="77777777" w:rsidR="007158A6" w:rsidRDefault="004F2724">
            <w:pPr>
              <w:pStyle w:val="TableParagraph"/>
              <w:spacing w:before="0" w:line="156" w:lineRule="exact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LCS</w:t>
            </w:r>
          </w:p>
        </w:tc>
        <w:tc>
          <w:tcPr>
            <w:tcW w:w="1856" w:type="dxa"/>
          </w:tcPr>
          <w:p w14:paraId="7F724016" w14:textId="77777777" w:rsidR="007158A6" w:rsidRDefault="004F2724">
            <w:pPr>
              <w:pStyle w:val="TableParagraph"/>
              <w:spacing w:before="0" w:line="156" w:lineRule="exact"/>
              <w:ind w:right="243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822" w:type="dxa"/>
          </w:tcPr>
          <w:p w14:paraId="5D118A52" w14:textId="77777777" w:rsidR="007158A6" w:rsidRDefault="004F2724">
            <w:pPr>
              <w:pStyle w:val="TableParagraph"/>
              <w:spacing w:before="0" w:line="156" w:lineRule="exact"/>
              <w:ind w:left="246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975" w:type="dxa"/>
          </w:tcPr>
          <w:p w14:paraId="04F44F39" w14:textId="77777777" w:rsidR="007158A6" w:rsidRDefault="004F2724">
            <w:pPr>
              <w:pStyle w:val="TableParagraph"/>
              <w:spacing w:before="0" w:line="156" w:lineRule="exact"/>
              <w:ind w:left="323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1051" w:type="dxa"/>
          </w:tcPr>
          <w:p w14:paraId="2B8FF29C" w14:textId="77777777" w:rsidR="007158A6" w:rsidRDefault="004F2724">
            <w:pPr>
              <w:pStyle w:val="TableParagraph"/>
              <w:spacing w:before="0" w:line="156" w:lineRule="exact"/>
              <w:ind w:left="400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</w:tr>
      <w:tr w:rsidR="007158A6" w14:paraId="12546F3C" w14:textId="77777777">
        <w:trPr>
          <w:trHeight w:val="405"/>
        </w:trPr>
        <w:tc>
          <w:tcPr>
            <w:tcW w:w="3735" w:type="dxa"/>
            <w:gridSpan w:val="2"/>
            <w:tcBorders>
              <w:bottom w:val="single" w:sz="4" w:space="0" w:color="000000"/>
            </w:tcBorders>
          </w:tcPr>
          <w:p w14:paraId="5B3379B3" w14:textId="77777777" w:rsidR="007158A6" w:rsidRDefault="004F2724">
            <w:pPr>
              <w:pStyle w:val="TableParagraph"/>
              <w:tabs>
                <w:tab w:val="left" w:pos="3234"/>
              </w:tabs>
              <w:spacing w:before="0" w:line="162" w:lineRule="exact"/>
              <w:ind w:left="119"/>
              <w:jc w:val="left"/>
              <w:rPr>
                <w:sz w:val="16"/>
              </w:rPr>
            </w:pPr>
            <w:r>
              <w:rPr>
                <w:b/>
                <w:w w:val="110"/>
                <w:sz w:val="16"/>
              </w:rPr>
              <w:t>rCSI</w:t>
            </w:r>
            <w:r>
              <w:rPr>
                <w:b/>
                <w:w w:val="110"/>
                <w:sz w:val="16"/>
              </w:rPr>
              <w:tab/>
            </w:r>
            <w:r>
              <w:rPr>
                <w:w w:val="110"/>
                <w:sz w:val="16"/>
              </w:rPr>
              <w:t>Yes</w:t>
            </w:r>
          </w:p>
          <w:p w14:paraId="60D09D5E" w14:textId="77777777" w:rsidR="007158A6" w:rsidRDefault="004F2724">
            <w:pPr>
              <w:pStyle w:val="TableParagraph"/>
              <w:tabs>
                <w:tab w:val="left" w:pos="3237"/>
              </w:tabs>
              <w:spacing w:before="7" w:line="240" w:lineRule="auto"/>
              <w:ind w:left="119"/>
              <w:jc w:val="left"/>
              <w:rPr>
                <w:b/>
                <w:sz w:val="16"/>
              </w:rPr>
            </w:pPr>
            <w:r>
              <w:rPr>
                <w:b/>
                <w:spacing w:val="-1"/>
                <w:w w:val="105"/>
                <w:sz w:val="16"/>
              </w:rPr>
              <w:t xml:space="preserve">Income source </w:t>
            </w:r>
            <w:r>
              <w:rPr>
                <w:b/>
                <w:w w:val="105"/>
                <w:sz w:val="16"/>
              </w:rPr>
              <w:t>&amp; income</w:t>
            </w:r>
            <w:r>
              <w:rPr>
                <w:b/>
                <w:spacing w:val="-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change</w:t>
            </w:r>
            <w:r>
              <w:rPr>
                <w:b/>
                <w:w w:val="105"/>
                <w:sz w:val="16"/>
              </w:rPr>
              <w:tab/>
            </w:r>
            <w:r>
              <w:rPr>
                <w:b/>
                <w:color w:val="CB0000"/>
                <w:w w:val="105"/>
                <w:sz w:val="16"/>
              </w:rPr>
              <w:t>No</w:t>
            </w:r>
          </w:p>
        </w:tc>
        <w:tc>
          <w:tcPr>
            <w:tcW w:w="822" w:type="dxa"/>
            <w:tcBorders>
              <w:bottom w:val="single" w:sz="4" w:space="0" w:color="000000"/>
            </w:tcBorders>
          </w:tcPr>
          <w:p w14:paraId="3E321B15" w14:textId="77777777" w:rsidR="007158A6" w:rsidRDefault="004F2724">
            <w:pPr>
              <w:pStyle w:val="TableParagraph"/>
              <w:spacing w:before="0" w:line="162" w:lineRule="exact"/>
              <w:ind w:left="246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  <w:p w14:paraId="2345B8BE" w14:textId="77777777" w:rsidR="007158A6" w:rsidRDefault="004F2724">
            <w:pPr>
              <w:pStyle w:val="TableParagraph"/>
              <w:spacing w:before="7" w:line="240" w:lineRule="auto"/>
              <w:ind w:left="246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</w:tc>
        <w:tc>
          <w:tcPr>
            <w:tcW w:w="975" w:type="dxa"/>
            <w:tcBorders>
              <w:bottom w:val="single" w:sz="4" w:space="0" w:color="000000"/>
            </w:tcBorders>
          </w:tcPr>
          <w:p w14:paraId="44CD08C5" w14:textId="77777777" w:rsidR="007158A6" w:rsidRDefault="004F2724">
            <w:pPr>
              <w:pStyle w:val="TableParagraph"/>
              <w:spacing w:before="0" w:line="162" w:lineRule="exact"/>
              <w:ind w:left="297" w:right="368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  <w:p w14:paraId="08D64CCE" w14:textId="77777777" w:rsidR="007158A6" w:rsidRDefault="004F2724">
            <w:pPr>
              <w:pStyle w:val="TableParagraph"/>
              <w:spacing w:before="7" w:line="240" w:lineRule="auto"/>
              <w:ind w:left="297" w:right="368"/>
              <w:rPr>
                <w:b/>
                <w:sz w:val="16"/>
              </w:rPr>
            </w:pPr>
            <w:r>
              <w:rPr>
                <w:b/>
                <w:color w:val="CB0000"/>
                <w:w w:val="105"/>
                <w:sz w:val="16"/>
              </w:rPr>
              <w:t>No</w:t>
            </w:r>
          </w:p>
        </w:tc>
        <w:tc>
          <w:tcPr>
            <w:tcW w:w="1051" w:type="dxa"/>
            <w:tcBorders>
              <w:bottom w:val="single" w:sz="4" w:space="0" w:color="000000"/>
            </w:tcBorders>
          </w:tcPr>
          <w:p w14:paraId="204D2925" w14:textId="77777777" w:rsidR="007158A6" w:rsidRDefault="004F2724">
            <w:pPr>
              <w:pStyle w:val="TableParagraph"/>
              <w:spacing w:before="0" w:line="162" w:lineRule="exact"/>
              <w:ind w:left="354" w:right="350"/>
              <w:rPr>
                <w:sz w:val="16"/>
              </w:rPr>
            </w:pPr>
            <w:r>
              <w:rPr>
                <w:w w:val="110"/>
                <w:sz w:val="16"/>
              </w:rPr>
              <w:t>Yes</w:t>
            </w:r>
          </w:p>
          <w:p w14:paraId="4B302DA8" w14:textId="77777777" w:rsidR="007158A6" w:rsidRDefault="004F2724">
            <w:pPr>
              <w:pStyle w:val="TableParagraph"/>
              <w:spacing w:before="7" w:line="240" w:lineRule="auto"/>
              <w:ind w:left="354" w:right="350"/>
              <w:rPr>
                <w:b/>
                <w:sz w:val="16"/>
              </w:rPr>
            </w:pPr>
            <w:r>
              <w:rPr>
                <w:b/>
                <w:color w:val="CB0000"/>
                <w:w w:val="105"/>
                <w:sz w:val="16"/>
              </w:rPr>
              <w:t>Yes</w:t>
            </w:r>
          </w:p>
        </w:tc>
      </w:tr>
    </w:tbl>
    <w:p w14:paraId="4C3C052C" w14:textId="77777777" w:rsidR="007158A6" w:rsidRDefault="007158A6">
      <w:pPr>
        <w:pStyle w:val="BodyText"/>
        <w:spacing w:before="7"/>
        <w:rPr>
          <w:b/>
          <w:sz w:val="10"/>
        </w:rPr>
      </w:pPr>
    </w:p>
    <w:p w14:paraId="359F418D" w14:textId="77777777" w:rsidR="007158A6" w:rsidRDefault="004F2724">
      <w:pPr>
        <w:pStyle w:val="BodyText"/>
        <w:spacing w:before="144" w:line="314" w:lineRule="auto"/>
        <w:ind w:left="120" w:right="576"/>
        <w:jc w:val="both"/>
      </w:pPr>
      <w:r>
        <w:rPr>
          <w:w w:val="95"/>
        </w:rPr>
        <w:t>For more information on the calculation of the food security indicators included in each methodology</w:t>
      </w:r>
      <w:r>
        <w:rPr>
          <w:spacing w:val="-48"/>
          <w:w w:val="95"/>
        </w:rPr>
        <w:t xml:space="preserve"> </w:t>
      </w:r>
      <w:r>
        <w:t>refer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supporting</w:t>
      </w:r>
      <w:r>
        <w:rPr>
          <w:spacing w:val="16"/>
        </w:rPr>
        <w:t xml:space="preserve"> </w:t>
      </w:r>
      <w:r>
        <w:t>documents</w:t>
      </w:r>
      <w:r>
        <w:rPr>
          <w:spacing w:val="16"/>
        </w:rPr>
        <w:t xml:space="preserve"> </w:t>
      </w:r>
      <w:r>
        <w:t>attached</w:t>
      </w:r>
      <w:r>
        <w:rPr>
          <w:spacing w:val="17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Annex.</w:t>
      </w:r>
    </w:p>
    <w:p w14:paraId="39A28C86" w14:textId="01463EF5" w:rsidR="007158A6" w:rsidRDefault="004F2724">
      <w:pPr>
        <w:pStyle w:val="BodyText"/>
        <w:spacing w:before="162" w:line="314" w:lineRule="auto"/>
        <w:ind w:left="120" w:right="575"/>
        <w:jc w:val="both"/>
      </w:pPr>
      <w:r>
        <w:t>The first comparison is between rCARI-Inc (using the income and income change variable) with</w:t>
      </w:r>
      <w:r>
        <w:rPr>
          <w:spacing w:val="1"/>
        </w:rPr>
        <w:t xml:space="preserve"> </w:t>
      </w:r>
      <w:r>
        <w:t>standard</w:t>
      </w:r>
      <w:r>
        <w:rPr>
          <w:spacing w:val="-6"/>
        </w:rPr>
        <w:t xml:space="preserve"> </w:t>
      </w:r>
      <w:r>
        <w:t>CARI</w:t>
      </w:r>
      <w:r>
        <w:rPr>
          <w:spacing w:val="-5"/>
        </w:rPr>
        <w:t xml:space="preserve"> </w:t>
      </w:r>
      <w:r>
        <w:t>presented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 w:rsidR="008400A3">
        <w:t>all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pilot</w:t>
      </w:r>
      <w:r>
        <w:rPr>
          <w:spacing w:val="-5"/>
        </w:rPr>
        <w:t xml:space="preserve"> </w:t>
      </w:r>
      <w:r>
        <w:t>countries.</w:t>
      </w:r>
      <w:r>
        <w:rPr>
          <w:spacing w:val="1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Myanmar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Ecuador,</w:t>
      </w:r>
      <w:r>
        <w:rPr>
          <w:spacing w:val="-4"/>
        </w:rPr>
        <w:t xml:space="preserve"> </w:t>
      </w:r>
      <w:r>
        <w:t>there</w:t>
      </w:r>
      <w:r>
        <w:rPr>
          <w:spacing w:val="-51"/>
        </w:rPr>
        <w:t xml:space="preserve"> </w:t>
      </w:r>
      <w:r>
        <w:rPr>
          <w:w w:val="95"/>
        </w:rPr>
        <w:t>was no statistically significant differences reported in the prevalence of food insecurity (moderately</w:t>
      </w:r>
      <w:r>
        <w:rPr>
          <w:spacing w:val="1"/>
          <w:w w:val="95"/>
        </w:rPr>
        <w:t xml:space="preserve"> </w:t>
      </w:r>
      <w:r>
        <w:rPr>
          <w:w w:val="95"/>
        </w:rPr>
        <w:t>food</w:t>
      </w:r>
      <w:r>
        <w:rPr>
          <w:spacing w:val="29"/>
          <w:w w:val="95"/>
        </w:rPr>
        <w:t xml:space="preserve"> </w:t>
      </w:r>
      <w:r>
        <w:rPr>
          <w:w w:val="95"/>
        </w:rPr>
        <w:t>insecure</w:t>
      </w:r>
      <w:r>
        <w:rPr>
          <w:spacing w:val="31"/>
          <w:w w:val="95"/>
        </w:rPr>
        <w:t xml:space="preserve"> </w:t>
      </w:r>
      <w:r>
        <w:rPr>
          <w:w w:val="95"/>
        </w:rPr>
        <w:t>plus</w:t>
      </w:r>
      <w:r>
        <w:rPr>
          <w:spacing w:val="30"/>
          <w:w w:val="95"/>
        </w:rPr>
        <w:t xml:space="preserve"> </w:t>
      </w:r>
      <w:r>
        <w:rPr>
          <w:w w:val="95"/>
        </w:rPr>
        <w:t>severely</w:t>
      </w:r>
      <w:r>
        <w:rPr>
          <w:spacing w:val="31"/>
          <w:w w:val="95"/>
        </w:rPr>
        <w:t xml:space="preserve"> </w:t>
      </w:r>
      <w:r>
        <w:rPr>
          <w:w w:val="95"/>
        </w:rPr>
        <w:t>food</w:t>
      </w:r>
      <w:r>
        <w:rPr>
          <w:spacing w:val="30"/>
          <w:w w:val="95"/>
        </w:rPr>
        <w:t xml:space="preserve"> </w:t>
      </w:r>
      <w:r>
        <w:rPr>
          <w:w w:val="95"/>
        </w:rPr>
        <w:t>insecure)</w:t>
      </w:r>
      <w:r>
        <w:rPr>
          <w:spacing w:val="31"/>
          <w:w w:val="95"/>
        </w:rPr>
        <w:t xml:space="preserve"> </w:t>
      </w:r>
      <w:r>
        <w:rPr>
          <w:w w:val="95"/>
        </w:rPr>
        <w:t>between</w:t>
      </w:r>
      <w:r>
        <w:rPr>
          <w:spacing w:val="31"/>
          <w:w w:val="95"/>
        </w:rPr>
        <w:t xml:space="preserve"> </w:t>
      </w:r>
      <w:r>
        <w:rPr>
          <w:w w:val="95"/>
        </w:rPr>
        <w:t>the</w:t>
      </w:r>
      <w:r>
        <w:rPr>
          <w:spacing w:val="31"/>
          <w:w w:val="95"/>
        </w:rPr>
        <w:t xml:space="preserve"> </w:t>
      </w:r>
      <w:r>
        <w:rPr>
          <w:w w:val="95"/>
        </w:rPr>
        <w:t>two</w:t>
      </w:r>
      <w:r>
        <w:rPr>
          <w:spacing w:val="31"/>
          <w:w w:val="95"/>
        </w:rPr>
        <w:t xml:space="preserve"> </w:t>
      </w:r>
      <w:r>
        <w:rPr>
          <w:w w:val="95"/>
        </w:rPr>
        <w:t>aggregation</w:t>
      </w:r>
      <w:r>
        <w:rPr>
          <w:spacing w:val="31"/>
          <w:w w:val="95"/>
        </w:rPr>
        <w:t xml:space="preserve"> </w:t>
      </w:r>
      <w:r>
        <w:rPr>
          <w:w w:val="95"/>
        </w:rPr>
        <w:t>methodologies.</w:t>
      </w:r>
      <w:r>
        <w:rPr>
          <w:spacing w:val="27"/>
          <w:w w:val="95"/>
        </w:rPr>
        <w:t xml:space="preserve"> </w:t>
      </w:r>
      <w:r>
        <w:rPr>
          <w:w w:val="95"/>
        </w:rPr>
        <w:t>However,</w:t>
      </w:r>
      <w:r>
        <w:rPr>
          <w:spacing w:val="-49"/>
          <w:w w:val="95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CAR,</w:t>
      </w:r>
      <w:r>
        <w:rPr>
          <w:spacing w:val="-11"/>
        </w:rPr>
        <w:t xml:space="preserve"> </w:t>
      </w:r>
      <w:r>
        <w:rPr>
          <w:spacing w:val="-1"/>
        </w:rPr>
        <w:t>rCARI-Inc</w:t>
      </w:r>
      <w:r>
        <w:rPr>
          <w:spacing w:val="-11"/>
        </w:rPr>
        <w:t xml:space="preserve"> </w:t>
      </w:r>
      <w:r>
        <w:rPr>
          <w:spacing w:val="-1"/>
        </w:rPr>
        <w:t>underestimated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prevalence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food</w:t>
      </w:r>
      <w:r>
        <w:rPr>
          <w:spacing w:val="-11"/>
        </w:rPr>
        <w:t xml:space="preserve"> </w:t>
      </w:r>
      <w:r>
        <w:t>insecurity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21</w:t>
      </w:r>
      <w:r>
        <w:rPr>
          <w:spacing w:val="-11"/>
        </w:rPr>
        <w:t xml:space="preserve"> </w:t>
      </w:r>
      <w:r>
        <w:t>percentage</w:t>
      </w:r>
      <w:r>
        <w:rPr>
          <w:spacing w:val="-12"/>
        </w:rPr>
        <w:t xml:space="preserve"> </w:t>
      </w:r>
      <w:r>
        <w:t>points</w:t>
      </w:r>
      <w:r>
        <w:rPr>
          <w:spacing w:val="-11"/>
        </w:rPr>
        <w:t xml:space="preserve"> </w:t>
      </w:r>
      <w:r>
        <w:t>com-</w:t>
      </w:r>
      <w:r>
        <w:rPr>
          <w:spacing w:val="-51"/>
        </w:rPr>
        <w:t xml:space="preserve"> </w:t>
      </w:r>
      <w:r>
        <w:t>pared to CARI-FES. Further, rCARI-Inc was identical to CARI-FES in estimating the percentage</w:t>
      </w:r>
      <w:r>
        <w:rPr>
          <w:spacing w:val="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moderately</w:t>
      </w:r>
      <w:r>
        <w:rPr>
          <w:spacing w:val="11"/>
        </w:rPr>
        <w:t xml:space="preserve"> </w:t>
      </w:r>
      <w:r>
        <w:t>food</w:t>
      </w:r>
      <w:r>
        <w:rPr>
          <w:spacing w:val="12"/>
        </w:rPr>
        <w:t xml:space="preserve"> </w:t>
      </w:r>
      <w:r>
        <w:t>insecure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Myanmar</w:t>
      </w:r>
      <w:r>
        <w:rPr>
          <w:spacing w:val="12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Ecuador</w:t>
      </w:r>
      <w:r>
        <w:rPr>
          <w:spacing w:val="12"/>
        </w:rPr>
        <w:t xml:space="preserve"> </w:t>
      </w:r>
      <w:r>
        <w:t>but</w:t>
      </w:r>
      <w:r>
        <w:rPr>
          <w:spacing w:val="11"/>
        </w:rPr>
        <w:t xml:space="preserve"> </w:t>
      </w:r>
      <w:r>
        <w:t>underestimated.</w:t>
      </w:r>
    </w:p>
    <w:p w14:paraId="2BF5C367" w14:textId="77777777" w:rsidR="007158A6" w:rsidRDefault="004F2724">
      <w:pPr>
        <w:pStyle w:val="BodyText"/>
        <w:spacing w:before="168"/>
        <w:ind w:left="120"/>
        <w:jc w:val="both"/>
      </w:pPr>
      <w:r>
        <w:rPr>
          <w:w w:val="95"/>
        </w:rPr>
        <w:t>In</w:t>
      </w:r>
      <w:r>
        <w:rPr>
          <w:spacing w:val="5"/>
          <w:w w:val="95"/>
        </w:rPr>
        <w:t xml:space="preserve"> </w:t>
      </w:r>
      <w:r>
        <w:rPr>
          <w:w w:val="95"/>
        </w:rPr>
        <w:t>CAR,</w:t>
      </w:r>
      <w:r>
        <w:rPr>
          <w:spacing w:val="6"/>
          <w:w w:val="95"/>
        </w:rPr>
        <w:t xml:space="preserve"> </w:t>
      </w:r>
      <w:r>
        <w:rPr>
          <w:w w:val="95"/>
        </w:rPr>
        <w:t>rCARI-Inc</w:t>
      </w:r>
      <w:r>
        <w:rPr>
          <w:spacing w:val="6"/>
          <w:w w:val="95"/>
        </w:rPr>
        <w:t xml:space="preserve"> </w:t>
      </w:r>
      <w:r>
        <w:rPr>
          <w:w w:val="95"/>
        </w:rPr>
        <w:t>significantly</w:t>
      </w:r>
      <w:r>
        <w:rPr>
          <w:spacing w:val="6"/>
          <w:w w:val="95"/>
        </w:rPr>
        <w:t xml:space="preserve"> </w:t>
      </w:r>
      <w:r>
        <w:rPr>
          <w:w w:val="95"/>
        </w:rPr>
        <w:t>underestimated</w:t>
      </w:r>
      <w:r>
        <w:rPr>
          <w:spacing w:val="6"/>
          <w:w w:val="95"/>
        </w:rPr>
        <w:t xml:space="preserve"> </w:t>
      </w:r>
      <w:r>
        <w:rPr>
          <w:w w:val="95"/>
        </w:rPr>
        <w:t>the</w:t>
      </w:r>
      <w:r>
        <w:rPr>
          <w:spacing w:val="6"/>
          <w:w w:val="95"/>
        </w:rPr>
        <w:t xml:space="preserve"> </w:t>
      </w:r>
      <w:r>
        <w:rPr>
          <w:w w:val="95"/>
        </w:rPr>
        <w:t>moderately</w:t>
      </w:r>
      <w:r>
        <w:rPr>
          <w:spacing w:val="6"/>
          <w:w w:val="95"/>
        </w:rPr>
        <w:t xml:space="preserve"> </w:t>
      </w:r>
      <w:r>
        <w:rPr>
          <w:w w:val="95"/>
        </w:rPr>
        <w:t>food</w:t>
      </w:r>
      <w:r>
        <w:rPr>
          <w:spacing w:val="6"/>
          <w:w w:val="95"/>
        </w:rPr>
        <w:t xml:space="preserve"> </w:t>
      </w:r>
      <w:r>
        <w:rPr>
          <w:w w:val="95"/>
        </w:rPr>
        <w:t>insecure</w:t>
      </w:r>
      <w:r>
        <w:rPr>
          <w:spacing w:val="6"/>
          <w:w w:val="95"/>
        </w:rPr>
        <w:t xml:space="preserve"> </w:t>
      </w:r>
      <w:r>
        <w:rPr>
          <w:w w:val="95"/>
        </w:rPr>
        <w:t>numbers</w:t>
      </w:r>
      <w:r>
        <w:rPr>
          <w:spacing w:val="6"/>
          <w:w w:val="95"/>
        </w:rPr>
        <w:t xml:space="preserve"> </w:t>
      </w:r>
      <w:r>
        <w:rPr>
          <w:w w:val="95"/>
        </w:rPr>
        <w:t>and</w:t>
      </w:r>
      <w:r>
        <w:rPr>
          <w:spacing w:val="5"/>
          <w:w w:val="95"/>
        </w:rPr>
        <w:t xml:space="preserve"> </w:t>
      </w:r>
      <w:r>
        <w:rPr>
          <w:w w:val="95"/>
        </w:rPr>
        <w:t>severely</w:t>
      </w:r>
    </w:p>
    <w:p w14:paraId="0E560E47" w14:textId="77777777" w:rsidR="007158A6" w:rsidRDefault="007158A6">
      <w:pPr>
        <w:jc w:val="both"/>
        <w:sectPr w:rsidR="007158A6">
          <w:type w:val="continuous"/>
          <w:pgSz w:w="12240" w:h="15840"/>
          <w:pgMar w:top="1500" w:right="860" w:bottom="1080" w:left="1320" w:header="720" w:footer="720" w:gutter="0"/>
          <w:cols w:space="720"/>
        </w:sectPr>
      </w:pPr>
    </w:p>
    <w:p w14:paraId="166E74B1" w14:textId="77777777" w:rsidR="007158A6" w:rsidRDefault="004F2724">
      <w:pPr>
        <w:pStyle w:val="BodyText"/>
        <w:spacing w:before="117"/>
        <w:ind w:left="120"/>
        <w:jc w:val="both"/>
      </w:pPr>
      <w:r>
        <w:t>food</w:t>
      </w:r>
      <w:r>
        <w:rPr>
          <w:spacing w:val="-2"/>
        </w:rPr>
        <w:t xml:space="preserve"> </w:t>
      </w:r>
      <w:r>
        <w:t>insecure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15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percentage</w:t>
      </w:r>
      <w:r>
        <w:rPr>
          <w:spacing w:val="-1"/>
        </w:rPr>
        <w:t xml:space="preserve"> </w:t>
      </w:r>
      <w:r>
        <w:t>points,</w:t>
      </w:r>
      <w:r>
        <w:rPr>
          <w:spacing w:val="-2"/>
        </w:rPr>
        <w:t xml:space="preserve"> </w:t>
      </w:r>
      <w:r>
        <w:t>respectively,</w:t>
      </w:r>
      <w:r>
        <w:rPr>
          <w:spacing w:val="-1"/>
        </w:rPr>
        <w:t xml:space="preserve"> </w:t>
      </w:r>
      <w:r>
        <w:t>compared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CARI-FES.</w:t>
      </w:r>
    </w:p>
    <w:p w14:paraId="267F54F0" w14:textId="262F1B9F" w:rsidR="007158A6" w:rsidRDefault="004F2724">
      <w:pPr>
        <w:pStyle w:val="BodyText"/>
        <w:spacing w:before="221"/>
        <w:ind w:left="257" w:right="7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1" locked="0" layoutInCell="1" allowOverlap="1" wp14:anchorId="5C215F63" wp14:editId="6A67AB9A">
                <wp:simplePos x="0" y="0"/>
                <wp:positionH relativeFrom="page">
                  <wp:posOffset>1062355</wp:posOffset>
                </wp:positionH>
                <wp:positionV relativeFrom="paragraph">
                  <wp:posOffset>725170</wp:posOffset>
                </wp:positionV>
                <wp:extent cx="5647690" cy="0"/>
                <wp:effectExtent l="0" t="0" r="0" b="0"/>
                <wp:wrapNone/>
                <wp:docPr id="53" name="Straight Connector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76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10638EC">
              <v:line id="Line 49" style="position:absolute;z-index:-2022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83.65pt,57.1pt" to="528.35pt,57.1pt" w14:anchorId="4C67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">
                <w10:wrap anchorx="page"/>
              </v:line>
            </w:pict>
          </mc:Fallback>
        </mc:AlternateContent>
      </w:r>
      <w:r>
        <w:t>Table</w:t>
      </w:r>
      <w:r>
        <w:rPr>
          <w:spacing w:val="7"/>
        </w:rPr>
        <w:t xml:space="preserve"> </w:t>
      </w:r>
      <w:r>
        <w:t>3:</w:t>
      </w:r>
      <w:r>
        <w:rPr>
          <w:spacing w:val="27"/>
        </w:rPr>
        <w:t xml:space="preserve"> </w:t>
      </w:r>
      <w:r>
        <w:t>Impact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Survey</w:t>
      </w:r>
      <w:r>
        <w:rPr>
          <w:spacing w:val="7"/>
        </w:rPr>
        <w:t xml:space="preserve"> </w:t>
      </w:r>
      <w:r>
        <w:t>Modality:</w:t>
      </w:r>
      <w:r>
        <w:rPr>
          <w:spacing w:val="27"/>
        </w:rPr>
        <w:t xml:space="preserve"> </w:t>
      </w:r>
      <w:r>
        <w:t>Standard</w:t>
      </w:r>
      <w:r>
        <w:rPr>
          <w:spacing w:val="8"/>
        </w:rPr>
        <w:t xml:space="preserve"> </w:t>
      </w:r>
      <w:r>
        <w:t>CARI-FES</w:t>
      </w:r>
      <w:r>
        <w:rPr>
          <w:spacing w:val="7"/>
        </w:rPr>
        <w:t xml:space="preserve"> </w:t>
      </w:r>
      <w:r>
        <w:t>vs.</w:t>
      </w:r>
      <w:r>
        <w:rPr>
          <w:spacing w:val="27"/>
        </w:rPr>
        <w:t xml:space="preserve"> </w:t>
      </w:r>
      <w:r>
        <w:t>Standard</w:t>
      </w:r>
      <w:r>
        <w:rPr>
          <w:spacing w:val="8"/>
        </w:rPr>
        <w:t xml:space="preserve"> </w:t>
      </w:r>
      <w:r>
        <w:t>rCARI-Inc</w:t>
      </w:r>
    </w:p>
    <w:p w14:paraId="7DEA3C39" w14:textId="77777777" w:rsidR="007158A6" w:rsidRDefault="007158A6">
      <w:pPr>
        <w:pStyle w:val="BodyText"/>
        <w:spacing w:before="10" w:after="1"/>
      </w:pPr>
    </w:p>
    <w:tbl>
      <w:tblPr>
        <w:tblW w:w="0" w:type="auto"/>
        <w:tblInd w:w="3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5"/>
        <w:gridCol w:w="805"/>
        <w:gridCol w:w="671"/>
        <w:gridCol w:w="671"/>
        <w:gridCol w:w="805"/>
        <w:gridCol w:w="765"/>
        <w:gridCol w:w="671"/>
        <w:gridCol w:w="805"/>
        <w:gridCol w:w="893"/>
      </w:tblGrid>
      <w:tr w:rsidR="007158A6" w14:paraId="74835238" w14:textId="77777777">
        <w:trPr>
          <w:trHeight w:val="366"/>
        </w:trPr>
        <w:tc>
          <w:tcPr>
            <w:tcW w:w="2885" w:type="dxa"/>
            <w:tcBorders>
              <w:top w:val="double" w:sz="1" w:space="0" w:color="000000"/>
            </w:tcBorders>
          </w:tcPr>
          <w:p w14:paraId="1E154A06" w14:textId="77777777" w:rsidR="007158A6" w:rsidRDefault="004F2724">
            <w:pPr>
              <w:pStyle w:val="TableParagraph"/>
              <w:tabs>
                <w:tab w:val="left" w:pos="2234"/>
              </w:tabs>
              <w:spacing w:before="188" w:line="159" w:lineRule="exact"/>
              <w:ind w:right="180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31C590A3" w14:textId="77777777" w:rsidR="007158A6" w:rsidRDefault="004F2724">
            <w:pPr>
              <w:pStyle w:val="TableParagraph"/>
              <w:spacing w:before="0" w:line="180" w:lineRule="exact"/>
              <w:ind w:left="4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Myanmar</w:t>
            </w:r>
          </w:p>
          <w:p w14:paraId="034A897F" w14:textId="77777777" w:rsidR="007158A6" w:rsidRDefault="004F2724">
            <w:pPr>
              <w:pStyle w:val="TableParagraph"/>
              <w:spacing w:before="7" w:line="159" w:lineRule="exact"/>
              <w:ind w:left="12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5D897D2A" w14:textId="77777777" w:rsidR="007158A6" w:rsidRDefault="004F2724">
            <w:pPr>
              <w:pStyle w:val="TableParagraph"/>
              <w:spacing w:before="188" w:line="159" w:lineRule="exact"/>
              <w:ind w:left="84" w:right="82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7E939EA8" w14:textId="77777777" w:rsidR="007158A6" w:rsidRDefault="004F2724">
            <w:pPr>
              <w:pStyle w:val="TableParagraph"/>
              <w:spacing w:before="188" w:line="159" w:lineRule="exact"/>
              <w:ind w:right="178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003A812E" w14:textId="77777777" w:rsidR="007158A6" w:rsidRDefault="004F2724">
            <w:pPr>
              <w:pStyle w:val="TableParagraph"/>
              <w:spacing w:before="0" w:line="180" w:lineRule="exact"/>
              <w:ind w:left="14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Ecuador</w:t>
            </w:r>
          </w:p>
          <w:p w14:paraId="5F7A75C9" w14:textId="77777777" w:rsidR="007158A6" w:rsidRDefault="004F2724">
            <w:pPr>
              <w:pStyle w:val="TableParagraph"/>
              <w:spacing w:before="7" w:line="159" w:lineRule="exact"/>
              <w:ind w:left="122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765" w:type="dxa"/>
            <w:tcBorders>
              <w:top w:val="double" w:sz="1" w:space="0" w:color="000000"/>
            </w:tcBorders>
          </w:tcPr>
          <w:p w14:paraId="78058313" w14:textId="77777777" w:rsidR="007158A6" w:rsidRDefault="004F2724">
            <w:pPr>
              <w:pStyle w:val="TableParagraph"/>
              <w:spacing w:before="188" w:line="159" w:lineRule="exact"/>
              <w:ind w:left="95" w:right="87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06825D14" w14:textId="77777777" w:rsidR="007158A6" w:rsidRDefault="004F2724">
            <w:pPr>
              <w:pStyle w:val="TableParagraph"/>
              <w:spacing w:before="188" w:line="159" w:lineRule="exact"/>
              <w:ind w:right="175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52396E67" w14:textId="77777777" w:rsidR="007158A6" w:rsidRDefault="004F2724">
            <w:pPr>
              <w:pStyle w:val="TableParagraph"/>
              <w:spacing w:before="0" w:line="180" w:lineRule="exact"/>
              <w:ind w:left="311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  <w:p w14:paraId="004D50B8" w14:textId="77777777" w:rsidR="007158A6" w:rsidRDefault="004F2724">
            <w:pPr>
              <w:pStyle w:val="TableParagraph"/>
              <w:spacing w:before="7" w:line="159" w:lineRule="exact"/>
              <w:ind w:left="125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893" w:type="dxa"/>
            <w:tcBorders>
              <w:top w:val="double" w:sz="1" w:space="0" w:color="000000"/>
            </w:tcBorders>
          </w:tcPr>
          <w:p w14:paraId="311E5A84" w14:textId="77777777" w:rsidR="007158A6" w:rsidRDefault="004F2724">
            <w:pPr>
              <w:pStyle w:val="TableParagraph"/>
              <w:spacing w:before="188" w:line="159" w:lineRule="exact"/>
              <w:ind w:left="104" w:right="132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3DA1FAF8" w14:textId="77777777">
        <w:trPr>
          <w:trHeight w:val="193"/>
        </w:trPr>
        <w:tc>
          <w:tcPr>
            <w:tcW w:w="2885" w:type="dxa"/>
          </w:tcPr>
          <w:p w14:paraId="6CF61585" w14:textId="77777777" w:rsidR="007158A6" w:rsidRDefault="004F2724">
            <w:pPr>
              <w:pStyle w:val="TableParagraph"/>
              <w:tabs>
                <w:tab w:val="right" w:pos="2538"/>
              </w:tabs>
              <w:spacing w:before="18"/>
              <w:ind w:right="182"/>
              <w:jc w:val="righ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0.08</w:t>
            </w:r>
          </w:p>
        </w:tc>
        <w:tc>
          <w:tcPr>
            <w:tcW w:w="805" w:type="dxa"/>
          </w:tcPr>
          <w:p w14:paraId="37A46DCD" w14:textId="77777777" w:rsidR="007158A6" w:rsidRDefault="004F2724">
            <w:pPr>
              <w:pStyle w:val="TableParagraph"/>
              <w:spacing w:before="18"/>
              <w:ind w:left="150" w:right="149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671" w:type="dxa"/>
          </w:tcPr>
          <w:p w14:paraId="3A152D43" w14:textId="77777777" w:rsidR="007158A6" w:rsidRDefault="004F2724">
            <w:pPr>
              <w:pStyle w:val="TableParagraph"/>
              <w:spacing w:before="18"/>
              <w:ind w:left="85" w:right="82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1" w:type="dxa"/>
          </w:tcPr>
          <w:p w14:paraId="59762A5F" w14:textId="77777777" w:rsidR="007158A6" w:rsidRDefault="004F2724">
            <w:pPr>
              <w:pStyle w:val="TableParagraph"/>
              <w:spacing w:before="18"/>
              <w:ind w:right="180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5" w:type="dxa"/>
          </w:tcPr>
          <w:p w14:paraId="25445FD8" w14:textId="77777777" w:rsidR="007158A6" w:rsidRDefault="004F2724">
            <w:pPr>
              <w:pStyle w:val="TableParagraph"/>
              <w:spacing w:before="18"/>
              <w:ind w:left="255"/>
              <w:jc w:val="left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765" w:type="dxa"/>
          </w:tcPr>
          <w:p w14:paraId="4B1DB96F" w14:textId="77777777" w:rsidR="007158A6" w:rsidRDefault="004F2724">
            <w:pPr>
              <w:pStyle w:val="TableParagraph"/>
              <w:spacing w:before="18"/>
              <w:ind w:left="96" w:right="87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1" w:type="dxa"/>
          </w:tcPr>
          <w:p w14:paraId="4E5FBA9B" w14:textId="77777777" w:rsidR="007158A6" w:rsidRDefault="004F2724">
            <w:pPr>
              <w:pStyle w:val="TableParagraph"/>
              <w:spacing w:before="18"/>
              <w:ind w:right="177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5" w:type="dxa"/>
          </w:tcPr>
          <w:p w14:paraId="498699A2" w14:textId="77777777" w:rsidR="007158A6" w:rsidRDefault="004F2724">
            <w:pPr>
              <w:pStyle w:val="TableParagraph"/>
              <w:spacing w:before="18"/>
              <w:ind w:left="160" w:right="147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93" w:type="dxa"/>
          </w:tcPr>
          <w:p w14:paraId="4BC0C713" w14:textId="77777777" w:rsidR="007158A6" w:rsidRDefault="004F2724">
            <w:pPr>
              <w:pStyle w:val="TableParagraph"/>
              <w:spacing w:before="18"/>
              <w:ind w:left="105" w:right="130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</w:tr>
      <w:tr w:rsidR="007158A6" w14:paraId="3853DA8A" w14:textId="77777777">
        <w:trPr>
          <w:trHeight w:val="189"/>
        </w:trPr>
        <w:tc>
          <w:tcPr>
            <w:tcW w:w="2885" w:type="dxa"/>
          </w:tcPr>
          <w:p w14:paraId="0A25D87C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805" w:type="dxa"/>
          </w:tcPr>
          <w:p w14:paraId="68EEBF19" w14:textId="77777777" w:rsidR="007158A6" w:rsidRDefault="004F2724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671" w:type="dxa"/>
          </w:tcPr>
          <w:p w14:paraId="2A2608CF" w14:textId="77777777" w:rsidR="007158A6" w:rsidRDefault="004F2724">
            <w:pPr>
              <w:pStyle w:val="TableParagraph"/>
              <w:ind w:left="85" w:right="82"/>
              <w:rPr>
                <w:sz w:val="16"/>
              </w:rPr>
            </w:pPr>
            <w:r>
              <w:rPr>
                <w:sz w:val="16"/>
              </w:rPr>
              <w:t>(0.67)</w:t>
            </w:r>
          </w:p>
        </w:tc>
        <w:tc>
          <w:tcPr>
            <w:tcW w:w="671" w:type="dxa"/>
          </w:tcPr>
          <w:p w14:paraId="102CC82A" w14:textId="77777777" w:rsidR="007158A6" w:rsidRDefault="004F2724">
            <w:pPr>
              <w:pStyle w:val="TableParagraph"/>
              <w:ind w:right="114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(0.11)</w:t>
            </w:r>
          </w:p>
        </w:tc>
        <w:tc>
          <w:tcPr>
            <w:tcW w:w="805" w:type="dxa"/>
          </w:tcPr>
          <w:p w14:paraId="2107BA5E" w14:textId="77777777" w:rsidR="007158A6" w:rsidRDefault="004F2724">
            <w:pPr>
              <w:pStyle w:val="TableParagraph"/>
              <w:ind w:left="189"/>
              <w:jc w:val="left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  <w:tc>
          <w:tcPr>
            <w:tcW w:w="765" w:type="dxa"/>
          </w:tcPr>
          <w:p w14:paraId="40856A16" w14:textId="77777777" w:rsidR="007158A6" w:rsidRDefault="004F2724">
            <w:pPr>
              <w:pStyle w:val="TableParagraph"/>
              <w:ind w:left="96" w:right="87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671" w:type="dxa"/>
          </w:tcPr>
          <w:p w14:paraId="5943A1D6" w14:textId="77777777" w:rsidR="007158A6" w:rsidRDefault="004F2724">
            <w:pPr>
              <w:pStyle w:val="TableParagraph"/>
              <w:ind w:right="111"/>
              <w:jc w:val="right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805" w:type="dxa"/>
          </w:tcPr>
          <w:p w14:paraId="12A47266" w14:textId="77777777" w:rsidR="007158A6" w:rsidRDefault="004F2724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893" w:type="dxa"/>
          </w:tcPr>
          <w:p w14:paraId="49C57CDC" w14:textId="77777777" w:rsidR="007158A6" w:rsidRDefault="004F2724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sz w:val="16"/>
              </w:rPr>
              <w:t>(0.96)</w:t>
            </w:r>
          </w:p>
        </w:tc>
      </w:tr>
      <w:tr w:rsidR="007158A6" w14:paraId="0DB1658E" w14:textId="77777777">
        <w:trPr>
          <w:trHeight w:val="189"/>
        </w:trPr>
        <w:tc>
          <w:tcPr>
            <w:tcW w:w="2885" w:type="dxa"/>
          </w:tcPr>
          <w:p w14:paraId="03F3B914" w14:textId="77777777" w:rsidR="007158A6" w:rsidRDefault="004F2724">
            <w:pPr>
              <w:pStyle w:val="TableParagraph"/>
              <w:tabs>
                <w:tab w:val="right" w:pos="2537"/>
              </w:tabs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Marginally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0.44</w:t>
            </w:r>
          </w:p>
        </w:tc>
        <w:tc>
          <w:tcPr>
            <w:tcW w:w="805" w:type="dxa"/>
          </w:tcPr>
          <w:p w14:paraId="380FD8AE" w14:textId="77777777" w:rsidR="007158A6" w:rsidRDefault="004F2724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0.41</w:t>
            </w:r>
          </w:p>
        </w:tc>
        <w:tc>
          <w:tcPr>
            <w:tcW w:w="671" w:type="dxa"/>
          </w:tcPr>
          <w:p w14:paraId="52F86FB0" w14:textId="77777777" w:rsidR="007158A6" w:rsidRDefault="004F2724">
            <w:pPr>
              <w:pStyle w:val="TableParagraph"/>
              <w:ind w:left="85" w:right="82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  <w:tc>
          <w:tcPr>
            <w:tcW w:w="671" w:type="dxa"/>
          </w:tcPr>
          <w:p w14:paraId="1FE1A308" w14:textId="77777777" w:rsidR="007158A6" w:rsidRDefault="004F2724">
            <w:pPr>
              <w:pStyle w:val="TableParagraph"/>
              <w:ind w:right="180"/>
              <w:jc w:val="right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805" w:type="dxa"/>
          </w:tcPr>
          <w:p w14:paraId="2E38398E" w14:textId="77777777" w:rsidR="007158A6" w:rsidRDefault="004F2724">
            <w:pPr>
              <w:pStyle w:val="TableParagraph"/>
              <w:ind w:left="255"/>
              <w:jc w:val="left"/>
              <w:rPr>
                <w:sz w:val="16"/>
              </w:rPr>
            </w:pPr>
            <w:r>
              <w:rPr>
                <w:sz w:val="16"/>
              </w:rPr>
              <w:t>0.27</w:t>
            </w:r>
          </w:p>
        </w:tc>
        <w:tc>
          <w:tcPr>
            <w:tcW w:w="765" w:type="dxa"/>
          </w:tcPr>
          <w:p w14:paraId="3E04D9A6" w14:textId="77777777" w:rsidR="007158A6" w:rsidRDefault="004F2724">
            <w:pPr>
              <w:pStyle w:val="TableParagraph"/>
              <w:ind w:left="95" w:right="87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1" w:type="dxa"/>
          </w:tcPr>
          <w:p w14:paraId="5B1E7FB5" w14:textId="77777777" w:rsidR="007158A6" w:rsidRDefault="004F2724">
            <w:pPr>
              <w:pStyle w:val="TableParagraph"/>
              <w:ind w:right="177"/>
              <w:jc w:val="right"/>
              <w:rPr>
                <w:sz w:val="16"/>
              </w:rPr>
            </w:pPr>
            <w:r>
              <w:rPr>
                <w:sz w:val="16"/>
              </w:rPr>
              <w:t>0.31</w:t>
            </w:r>
          </w:p>
        </w:tc>
        <w:tc>
          <w:tcPr>
            <w:tcW w:w="805" w:type="dxa"/>
          </w:tcPr>
          <w:p w14:paraId="3C162AC1" w14:textId="77777777" w:rsidR="007158A6" w:rsidRDefault="004F2724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sz w:val="16"/>
              </w:rPr>
              <w:t>0.52</w:t>
            </w:r>
          </w:p>
        </w:tc>
        <w:tc>
          <w:tcPr>
            <w:tcW w:w="893" w:type="dxa"/>
          </w:tcPr>
          <w:p w14:paraId="39730C73" w14:textId="77777777" w:rsidR="007158A6" w:rsidRDefault="004F2724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w w:val="105"/>
                <w:sz w:val="16"/>
              </w:rPr>
              <w:t>0.21***</w:t>
            </w:r>
          </w:p>
        </w:tc>
      </w:tr>
      <w:tr w:rsidR="007158A6" w14:paraId="29C8E4A7" w14:textId="77777777">
        <w:trPr>
          <w:trHeight w:val="189"/>
        </w:trPr>
        <w:tc>
          <w:tcPr>
            <w:tcW w:w="2885" w:type="dxa"/>
          </w:tcPr>
          <w:p w14:paraId="6991C0E4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17A1CF89" w14:textId="77777777" w:rsidR="007158A6" w:rsidRDefault="004F2724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671" w:type="dxa"/>
          </w:tcPr>
          <w:p w14:paraId="35A3730B" w14:textId="77777777" w:rsidR="007158A6" w:rsidRDefault="004F2724">
            <w:pPr>
              <w:pStyle w:val="TableParagraph"/>
              <w:ind w:left="85" w:right="82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671" w:type="dxa"/>
          </w:tcPr>
          <w:p w14:paraId="5A813048" w14:textId="77777777" w:rsidR="007158A6" w:rsidRDefault="004F2724">
            <w:pPr>
              <w:pStyle w:val="TableParagraph"/>
              <w:ind w:right="114"/>
              <w:jc w:val="right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805" w:type="dxa"/>
          </w:tcPr>
          <w:p w14:paraId="29261858" w14:textId="77777777" w:rsidR="007158A6" w:rsidRDefault="004F2724">
            <w:pPr>
              <w:pStyle w:val="TableParagraph"/>
              <w:ind w:left="189"/>
              <w:jc w:val="lef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765" w:type="dxa"/>
          </w:tcPr>
          <w:p w14:paraId="3580A7CF" w14:textId="77777777" w:rsidR="007158A6" w:rsidRDefault="004F2724">
            <w:pPr>
              <w:pStyle w:val="TableParagraph"/>
              <w:ind w:left="96" w:right="87"/>
              <w:rPr>
                <w:sz w:val="16"/>
              </w:rPr>
            </w:pPr>
            <w:r>
              <w:rPr>
                <w:w w:val="105"/>
                <w:sz w:val="16"/>
              </w:rPr>
              <w:t>(0.13)</w:t>
            </w:r>
          </w:p>
        </w:tc>
        <w:tc>
          <w:tcPr>
            <w:tcW w:w="671" w:type="dxa"/>
          </w:tcPr>
          <w:p w14:paraId="23B280C0" w14:textId="77777777" w:rsidR="007158A6" w:rsidRDefault="004F2724">
            <w:pPr>
              <w:pStyle w:val="TableParagraph"/>
              <w:ind w:right="111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805" w:type="dxa"/>
          </w:tcPr>
          <w:p w14:paraId="12020358" w14:textId="77777777" w:rsidR="007158A6" w:rsidRDefault="004F2724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93" w:type="dxa"/>
          </w:tcPr>
          <w:p w14:paraId="72470648" w14:textId="77777777" w:rsidR="007158A6" w:rsidRDefault="004F2724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2D8F1641" w14:textId="77777777">
        <w:trPr>
          <w:trHeight w:val="189"/>
        </w:trPr>
        <w:tc>
          <w:tcPr>
            <w:tcW w:w="2885" w:type="dxa"/>
          </w:tcPr>
          <w:p w14:paraId="1AF8B51C" w14:textId="77777777" w:rsidR="007158A6" w:rsidRDefault="004F2724">
            <w:pPr>
              <w:pStyle w:val="TableParagraph"/>
              <w:tabs>
                <w:tab w:val="left" w:pos="2236"/>
              </w:tabs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Moderately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z w:val="16"/>
              </w:rPr>
              <w:tab/>
              <w:t>0.44</w:t>
            </w:r>
          </w:p>
        </w:tc>
        <w:tc>
          <w:tcPr>
            <w:tcW w:w="805" w:type="dxa"/>
          </w:tcPr>
          <w:p w14:paraId="5248AFDD" w14:textId="77777777" w:rsidR="007158A6" w:rsidRDefault="004F2724">
            <w:pPr>
              <w:pStyle w:val="TableParagraph"/>
              <w:ind w:left="149" w:right="149"/>
              <w:rPr>
                <w:sz w:val="16"/>
              </w:rPr>
            </w:pPr>
            <w:r>
              <w:rPr>
                <w:sz w:val="16"/>
              </w:rPr>
              <w:t>0.49</w:t>
            </w:r>
          </w:p>
        </w:tc>
        <w:tc>
          <w:tcPr>
            <w:tcW w:w="671" w:type="dxa"/>
          </w:tcPr>
          <w:p w14:paraId="498F9012" w14:textId="77777777" w:rsidR="007158A6" w:rsidRDefault="004F2724">
            <w:pPr>
              <w:pStyle w:val="TableParagraph"/>
              <w:ind w:left="84" w:right="82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671" w:type="dxa"/>
          </w:tcPr>
          <w:p w14:paraId="2396D3C3" w14:textId="77777777" w:rsidR="007158A6" w:rsidRDefault="004F2724">
            <w:pPr>
              <w:pStyle w:val="TableParagraph"/>
              <w:ind w:right="180"/>
              <w:jc w:val="right"/>
              <w:rPr>
                <w:sz w:val="16"/>
              </w:rPr>
            </w:pPr>
            <w:r>
              <w:rPr>
                <w:sz w:val="16"/>
              </w:rPr>
              <w:t>0.59</w:t>
            </w:r>
          </w:p>
        </w:tc>
        <w:tc>
          <w:tcPr>
            <w:tcW w:w="805" w:type="dxa"/>
          </w:tcPr>
          <w:p w14:paraId="6C46B5C8" w14:textId="77777777" w:rsidR="007158A6" w:rsidRDefault="004F2724">
            <w:pPr>
              <w:pStyle w:val="TableParagraph"/>
              <w:ind w:left="255"/>
              <w:jc w:val="left"/>
              <w:rPr>
                <w:sz w:val="16"/>
              </w:rPr>
            </w:pPr>
            <w:r>
              <w:rPr>
                <w:sz w:val="16"/>
              </w:rPr>
              <w:t>0.62</w:t>
            </w:r>
          </w:p>
        </w:tc>
        <w:tc>
          <w:tcPr>
            <w:tcW w:w="765" w:type="dxa"/>
          </w:tcPr>
          <w:p w14:paraId="6FB8A09B" w14:textId="77777777" w:rsidR="007158A6" w:rsidRDefault="004F2724">
            <w:pPr>
              <w:pStyle w:val="TableParagraph"/>
              <w:ind w:left="95" w:right="87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1" w:type="dxa"/>
          </w:tcPr>
          <w:p w14:paraId="18F64A54" w14:textId="77777777" w:rsidR="007158A6" w:rsidRDefault="004F2724">
            <w:pPr>
              <w:pStyle w:val="TableParagraph"/>
              <w:ind w:right="177"/>
              <w:jc w:val="right"/>
              <w:rPr>
                <w:sz w:val="16"/>
              </w:rPr>
            </w:pPr>
            <w:r>
              <w:rPr>
                <w:sz w:val="16"/>
              </w:rPr>
              <w:t>0.60</w:t>
            </w:r>
          </w:p>
        </w:tc>
        <w:tc>
          <w:tcPr>
            <w:tcW w:w="805" w:type="dxa"/>
          </w:tcPr>
          <w:p w14:paraId="3B8E4146" w14:textId="77777777" w:rsidR="007158A6" w:rsidRDefault="004F2724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893" w:type="dxa"/>
          </w:tcPr>
          <w:p w14:paraId="5B6ADC37" w14:textId="77777777" w:rsidR="007158A6" w:rsidRDefault="004F2724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w w:val="105"/>
                <w:sz w:val="16"/>
              </w:rPr>
              <w:t>-0.15**</w:t>
            </w:r>
          </w:p>
        </w:tc>
      </w:tr>
      <w:tr w:rsidR="007158A6" w14:paraId="37808D6A" w14:textId="77777777">
        <w:trPr>
          <w:trHeight w:val="189"/>
        </w:trPr>
        <w:tc>
          <w:tcPr>
            <w:tcW w:w="2885" w:type="dxa"/>
          </w:tcPr>
          <w:p w14:paraId="65558125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1C4857DD" w14:textId="77777777" w:rsidR="007158A6" w:rsidRDefault="004F2724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1E5F7096" w14:textId="77777777" w:rsidR="007158A6" w:rsidRDefault="004F2724">
            <w:pPr>
              <w:pStyle w:val="TableParagraph"/>
              <w:ind w:left="85" w:right="82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671" w:type="dxa"/>
          </w:tcPr>
          <w:p w14:paraId="4E6EDFEA" w14:textId="77777777" w:rsidR="007158A6" w:rsidRDefault="004F2724">
            <w:pPr>
              <w:pStyle w:val="TableParagraph"/>
              <w:ind w:right="114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5" w:type="dxa"/>
          </w:tcPr>
          <w:p w14:paraId="0E910168" w14:textId="77777777" w:rsidR="007158A6" w:rsidRDefault="004F2724">
            <w:pPr>
              <w:pStyle w:val="TableParagraph"/>
              <w:ind w:left="189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765" w:type="dxa"/>
          </w:tcPr>
          <w:p w14:paraId="6BEFADBF" w14:textId="77777777" w:rsidR="007158A6" w:rsidRDefault="004F2724">
            <w:pPr>
              <w:pStyle w:val="TableParagraph"/>
              <w:ind w:left="96" w:right="87"/>
              <w:rPr>
                <w:sz w:val="16"/>
              </w:rPr>
            </w:pPr>
            <w:r>
              <w:rPr>
                <w:sz w:val="16"/>
              </w:rPr>
              <w:t>(0.22)</w:t>
            </w:r>
          </w:p>
        </w:tc>
        <w:tc>
          <w:tcPr>
            <w:tcW w:w="671" w:type="dxa"/>
          </w:tcPr>
          <w:p w14:paraId="64E976B7" w14:textId="77777777" w:rsidR="007158A6" w:rsidRDefault="004F2724">
            <w:pPr>
              <w:pStyle w:val="TableParagraph"/>
              <w:ind w:right="111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5" w:type="dxa"/>
          </w:tcPr>
          <w:p w14:paraId="6B7C2DE8" w14:textId="77777777" w:rsidR="007158A6" w:rsidRDefault="004F2724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93" w:type="dxa"/>
          </w:tcPr>
          <w:p w14:paraId="15FA1EE9" w14:textId="77777777" w:rsidR="007158A6" w:rsidRDefault="004F2724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360CE52F" w14:textId="77777777">
        <w:trPr>
          <w:trHeight w:val="189"/>
        </w:trPr>
        <w:tc>
          <w:tcPr>
            <w:tcW w:w="2885" w:type="dxa"/>
          </w:tcPr>
          <w:p w14:paraId="59BDDAE5" w14:textId="77777777" w:rsidR="007158A6" w:rsidRDefault="004F2724">
            <w:pPr>
              <w:pStyle w:val="TableParagraph"/>
              <w:tabs>
                <w:tab w:val="right" w:pos="2537"/>
              </w:tabs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Severely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0.03</w:t>
            </w:r>
          </w:p>
        </w:tc>
        <w:tc>
          <w:tcPr>
            <w:tcW w:w="805" w:type="dxa"/>
          </w:tcPr>
          <w:p w14:paraId="638376A7" w14:textId="77777777" w:rsidR="007158A6" w:rsidRDefault="004F2724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1" w:type="dxa"/>
          </w:tcPr>
          <w:p w14:paraId="456BE159" w14:textId="77777777" w:rsidR="007158A6" w:rsidRDefault="004F2724">
            <w:pPr>
              <w:pStyle w:val="TableParagraph"/>
              <w:ind w:left="85" w:right="82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1" w:type="dxa"/>
          </w:tcPr>
          <w:p w14:paraId="56B0F6C3" w14:textId="77777777" w:rsidR="007158A6" w:rsidRDefault="004F2724">
            <w:pPr>
              <w:pStyle w:val="TableParagraph"/>
              <w:ind w:right="180"/>
              <w:jc w:val="right"/>
              <w:rPr>
                <w:sz w:val="16"/>
              </w:rPr>
            </w:pPr>
            <w:r>
              <w:rPr>
                <w:sz w:val="16"/>
              </w:rPr>
              <w:t>0.16</w:t>
            </w:r>
          </w:p>
        </w:tc>
        <w:tc>
          <w:tcPr>
            <w:tcW w:w="805" w:type="dxa"/>
          </w:tcPr>
          <w:p w14:paraId="5DF7721A" w14:textId="77777777" w:rsidR="007158A6" w:rsidRDefault="004F2724">
            <w:pPr>
              <w:pStyle w:val="TableParagraph"/>
              <w:ind w:left="255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</w:tc>
        <w:tc>
          <w:tcPr>
            <w:tcW w:w="765" w:type="dxa"/>
          </w:tcPr>
          <w:p w14:paraId="78E1326C" w14:textId="77777777" w:rsidR="007158A6" w:rsidRDefault="004F2724">
            <w:pPr>
              <w:pStyle w:val="TableParagraph"/>
              <w:ind w:left="96" w:right="87"/>
              <w:rPr>
                <w:sz w:val="16"/>
              </w:rPr>
            </w:pPr>
            <w:r>
              <w:rPr>
                <w:sz w:val="16"/>
              </w:rPr>
              <w:t>-0.06**</w:t>
            </w:r>
          </w:p>
        </w:tc>
        <w:tc>
          <w:tcPr>
            <w:tcW w:w="671" w:type="dxa"/>
          </w:tcPr>
          <w:p w14:paraId="72585769" w14:textId="77777777" w:rsidR="007158A6" w:rsidRDefault="004F2724">
            <w:pPr>
              <w:pStyle w:val="TableParagraph"/>
              <w:ind w:right="177"/>
              <w:jc w:val="right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805" w:type="dxa"/>
          </w:tcPr>
          <w:p w14:paraId="421E52DA" w14:textId="77777777" w:rsidR="007158A6" w:rsidRDefault="004F2724">
            <w:pPr>
              <w:pStyle w:val="TableParagraph"/>
              <w:ind w:left="160" w:right="147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893" w:type="dxa"/>
          </w:tcPr>
          <w:p w14:paraId="205D4AD7" w14:textId="77777777" w:rsidR="007158A6" w:rsidRDefault="004F2724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sz w:val="16"/>
              </w:rPr>
              <w:t>-0.06**</w:t>
            </w:r>
          </w:p>
        </w:tc>
      </w:tr>
      <w:tr w:rsidR="007158A6" w14:paraId="7EAE90E2" w14:textId="77777777">
        <w:trPr>
          <w:trHeight w:val="189"/>
        </w:trPr>
        <w:tc>
          <w:tcPr>
            <w:tcW w:w="2885" w:type="dxa"/>
          </w:tcPr>
          <w:p w14:paraId="27C11611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  <w:tc>
          <w:tcPr>
            <w:tcW w:w="805" w:type="dxa"/>
          </w:tcPr>
          <w:p w14:paraId="3578436C" w14:textId="77777777" w:rsidR="007158A6" w:rsidRDefault="004F2724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671" w:type="dxa"/>
          </w:tcPr>
          <w:p w14:paraId="61BF5761" w14:textId="77777777" w:rsidR="007158A6" w:rsidRDefault="004F2724">
            <w:pPr>
              <w:pStyle w:val="TableParagraph"/>
              <w:ind w:left="85" w:right="82"/>
              <w:rPr>
                <w:sz w:val="16"/>
              </w:rPr>
            </w:pPr>
            <w:r>
              <w:rPr>
                <w:sz w:val="16"/>
              </w:rPr>
              <w:t>(0.59)</w:t>
            </w:r>
          </w:p>
        </w:tc>
        <w:tc>
          <w:tcPr>
            <w:tcW w:w="671" w:type="dxa"/>
          </w:tcPr>
          <w:p w14:paraId="04881994" w14:textId="77777777" w:rsidR="007158A6" w:rsidRDefault="004F2724">
            <w:pPr>
              <w:pStyle w:val="TableParagraph"/>
              <w:ind w:right="114"/>
              <w:jc w:val="right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805" w:type="dxa"/>
          </w:tcPr>
          <w:p w14:paraId="744A0779" w14:textId="77777777" w:rsidR="007158A6" w:rsidRDefault="004F2724">
            <w:pPr>
              <w:pStyle w:val="TableParagraph"/>
              <w:ind w:left="18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765" w:type="dxa"/>
          </w:tcPr>
          <w:p w14:paraId="570D9C73" w14:textId="77777777" w:rsidR="007158A6" w:rsidRDefault="004F2724">
            <w:pPr>
              <w:pStyle w:val="TableParagraph"/>
              <w:ind w:left="96" w:right="87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4037CC68" w14:textId="77777777" w:rsidR="007158A6" w:rsidRDefault="004F2724">
            <w:pPr>
              <w:pStyle w:val="TableParagraph"/>
              <w:ind w:right="111"/>
              <w:jc w:val="righ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805" w:type="dxa"/>
          </w:tcPr>
          <w:p w14:paraId="37A98973" w14:textId="77777777" w:rsidR="007158A6" w:rsidRDefault="004F2724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893" w:type="dxa"/>
          </w:tcPr>
          <w:p w14:paraId="7E0AC82E" w14:textId="77777777" w:rsidR="007158A6" w:rsidRDefault="004F2724">
            <w:pPr>
              <w:pStyle w:val="TableParagraph"/>
              <w:ind w:left="105" w:right="131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7151CAD7" w14:textId="77777777">
        <w:trPr>
          <w:trHeight w:val="189"/>
        </w:trPr>
        <w:tc>
          <w:tcPr>
            <w:tcW w:w="2885" w:type="dxa"/>
          </w:tcPr>
          <w:p w14:paraId="09F917D4" w14:textId="77777777" w:rsidR="007158A6" w:rsidRDefault="004F2724">
            <w:pPr>
              <w:pStyle w:val="TableParagraph"/>
              <w:tabs>
                <w:tab w:val="right" w:pos="2537"/>
              </w:tabs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Group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0.47</w:t>
            </w:r>
          </w:p>
        </w:tc>
        <w:tc>
          <w:tcPr>
            <w:tcW w:w="805" w:type="dxa"/>
          </w:tcPr>
          <w:p w14:paraId="3413DEE2" w14:textId="77777777" w:rsidR="007158A6" w:rsidRDefault="004F2724">
            <w:pPr>
              <w:pStyle w:val="TableParagraph"/>
              <w:ind w:left="149" w:right="149"/>
              <w:rPr>
                <w:sz w:val="16"/>
              </w:rPr>
            </w:pPr>
            <w:r>
              <w:rPr>
                <w:sz w:val="16"/>
              </w:rPr>
              <w:t>0.51</w:t>
            </w:r>
          </w:p>
        </w:tc>
        <w:tc>
          <w:tcPr>
            <w:tcW w:w="671" w:type="dxa"/>
          </w:tcPr>
          <w:p w14:paraId="795A46C9" w14:textId="77777777" w:rsidR="007158A6" w:rsidRDefault="004F2724">
            <w:pPr>
              <w:pStyle w:val="TableParagraph"/>
              <w:ind w:left="84" w:right="82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  <w:tc>
          <w:tcPr>
            <w:tcW w:w="671" w:type="dxa"/>
          </w:tcPr>
          <w:p w14:paraId="175A8030" w14:textId="77777777" w:rsidR="007158A6" w:rsidRDefault="004F2724">
            <w:pPr>
              <w:pStyle w:val="TableParagraph"/>
              <w:ind w:right="180"/>
              <w:jc w:val="right"/>
              <w:rPr>
                <w:sz w:val="16"/>
              </w:rPr>
            </w:pPr>
            <w:r>
              <w:rPr>
                <w:sz w:val="16"/>
              </w:rPr>
              <w:t>0.76</w:t>
            </w:r>
          </w:p>
        </w:tc>
        <w:tc>
          <w:tcPr>
            <w:tcW w:w="805" w:type="dxa"/>
          </w:tcPr>
          <w:p w14:paraId="05F46BF6" w14:textId="77777777" w:rsidR="007158A6" w:rsidRDefault="004F2724">
            <w:pPr>
              <w:pStyle w:val="TableParagraph"/>
              <w:ind w:left="255"/>
              <w:jc w:val="left"/>
              <w:rPr>
                <w:sz w:val="16"/>
              </w:rPr>
            </w:pPr>
            <w:r>
              <w:rPr>
                <w:sz w:val="16"/>
              </w:rPr>
              <w:t>0.73</w:t>
            </w:r>
          </w:p>
        </w:tc>
        <w:tc>
          <w:tcPr>
            <w:tcW w:w="765" w:type="dxa"/>
          </w:tcPr>
          <w:p w14:paraId="0CDE6A87" w14:textId="77777777" w:rsidR="007158A6" w:rsidRDefault="004F2724">
            <w:pPr>
              <w:pStyle w:val="TableParagraph"/>
              <w:ind w:left="95" w:right="87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  <w:tc>
          <w:tcPr>
            <w:tcW w:w="671" w:type="dxa"/>
          </w:tcPr>
          <w:p w14:paraId="4BA96C53" w14:textId="77777777" w:rsidR="007158A6" w:rsidRDefault="004F2724">
            <w:pPr>
              <w:pStyle w:val="TableParagraph"/>
              <w:ind w:right="177"/>
              <w:jc w:val="right"/>
              <w:rPr>
                <w:sz w:val="16"/>
              </w:rPr>
            </w:pPr>
            <w:r>
              <w:rPr>
                <w:sz w:val="16"/>
              </w:rPr>
              <w:t>0.68</w:t>
            </w:r>
          </w:p>
        </w:tc>
        <w:tc>
          <w:tcPr>
            <w:tcW w:w="805" w:type="dxa"/>
          </w:tcPr>
          <w:p w14:paraId="3DAD773B" w14:textId="77777777" w:rsidR="007158A6" w:rsidRDefault="004F2724">
            <w:pPr>
              <w:pStyle w:val="TableParagraph"/>
              <w:ind w:left="160" w:right="148"/>
              <w:rPr>
                <w:sz w:val="16"/>
              </w:rPr>
            </w:pPr>
            <w:r>
              <w:rPr>
                <w:sz w:val="16"/>
              </w:rPr>
              <w:t>0.47</w:t>
            </w:r>
          </w:p>
        </w:tc>
        <w:tc>
          <w:tcPr>
            <w:tcW w:w="893" w:type="dxa"/>
          </w:tcPr>
          <w:p w14:paraId="42C3EC6C" w14:textId="77777777" w:rsidR="007158A6" w:rsidRDefault="004F2724">
            <w:pPr>
              <w:pStyle w:val="TableParagraph"/>
              <w:ind w:left="105" w:right="132"/>
              <w:rPr>
                <w:sz w:val="16"/>
              </w:rPr>
            </w:pPr>
            <w:r>
              <w:rPr>
                <w:w w:val="105"/>
                <w:sz w:val="16"/>
              </w:rPr>
              <w:t>-0.21***</w:t>
            </w:r>
          </w:p>
        </w:tc>
      </w:tr>
      <w:tr w:rsidR="007158A6" w14:paraId="7054D3E6" w14:textId="77777777">
        <w:trPr>
          <w:trHeight w:val="193"/>
        </w:trPr>
        <w:tc>
          <w:tcPr>
            <w:tcW w:w="2885" w:type="dxa"/>
          </w:tcPr>
          <w:p w14:paraId="69DF919D" w14:textId="77777777" w:rsidR="007158A6" w:rsidRDefault="004F2724">
            <w:pPr>
              <w:pStyle w:val="TableParagraph"/>
              <w:spacing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40E22973" w14:textId="77777777" w:rsidR="007158A6" w:rsidRDefault="004F2724">
            <w:pPr>
              <w:pStyle w:val="TableParagraph"/>
              <w:spacing w:line="159" w:lineRule="exact"/>
              <w:ind w:left="150" w:right="14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3F5CEC75" w14:textId="77777777" w:rsidR="007158A6" w:rsidRDefault="004F2724">
            <w:pPr>
              <w:pStyle w:val="TableParagraph"/>
              <w:spacing w:line="159" w:lineRule="exact"/>
              <w:ind w:left="85" w:right="82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671" w:type="dxa"/>
          </w:tcPr>
          <w:p w14:paraId="6AE80983" w14:textId="77777777" w:rsidR="007158A6" w:rsidRDefault="004F2724">
            <w:pPr>
              <w:pStyle w:val="TableParagraph"/>
              <w:spacing w:line="159" w:lineRule="exact"/>
              <w:ind w:right="114"/>
              <w:jc w:val="right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805" w:type="dxa"/>
          </w:tcPr>
          <w:p w14:paraId="62C1CB97" w14:textId="77777777" w:rsidR="007158A6" w:rsidRDefault="004F2724">
            <w:pPr>
              <w:pStyle w:val="TableParagraph"/>
              <w:spacing w:line="159" w:lineRule="exact"/>
              <w:ind w:left="189"/>
              <w:jc w:val="lef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765" w:type="dxa"/>
          </w:tcPr>
          <w:p w14:paraId="3FAC5A5D" w14:textId="77777777" w:rsidR="007158A6" w:rsidRDefault="004F2724">
            <w:pPr>
              <w:pStyle w:val="TableParagraph"/>
              <w:spacing w:line="159" w:lineRule="exact"/>
              <w:ind w:left="96" w:right="87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671" w:type="dxa"/>
          </w:tcPr>
          <w:p w14:paraId="52137AF3" w14:textId="77777777" w:rsidR="007158A6" w:rsidRDefault="004F2724">
            <w:pPr>
              <w:pStyle w:val="TableParagraph"/>
              <w:spacing w:line="159" w:lineRule="exact"/>
              <w:ind w:right="111"/>
              <w:jc w:val="righ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05" w:type="dxa"/>
          </w:tcPr>
          <w:p w14:paraId="50609BF6" w14:textId="77777777" w:rsidR="007158A6" w:rsidRDefault="004F2724">
            <w:pPr>
              <w:pStyle w:val="TableParagraph"/>
              <w:spacing w:line="159" w:lineRule="exact"/>
              <w:ind w:left="160" w:right="148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93" w:type="dxa"/>
          </w:tcPr>
          <w:p w14:paraId="254C047C" w14:textId="77777777" w:rsidR="007158A6" w:rsidRDefault="004F2724">
            <w:pPr>
              <w:pStyle w:val="TableParagraph"/>
              <w:spacing w:line="159" w:lineRule="exact"/>
              <w:ind w:left="105" w:right="131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1EA2ACC3" w14:textId="77777777">
        <w:trPr>
          <w:trHeight w:val="234"/>
        </w:trPr>
        <w:tc>
          <w:tcPr>
            <w:tcW w:w="2885" w:type="dxa"/>
            <w:tcBorders>
              <w:bottom w:val="double" w:sz="1" w:space="0" w:color="000000"/>
            </w:tcBorders>
          </w:tcPr>
          <w:p w14:paraId="01520A02" w14:textId="77777777" w:rsidR="007158A6" w:rsidRDefault="004F2724">
            <w:pPr>
              <w:pStyle w:val="TableParagraph"/>
              <w:tabs>
                <w:tab w:val="right" w:pos="2514"/>
              </w:tabs>
              <w:spacing w:before="18" w:line="240" w:lineRule="auto"/>
              <w:ind w:right="206"/>
              <w:jc w:val="righ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610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43568E1F" w14:textId="77777777" w:rsidR="007158A6" w:rsidRDefault="004F2724">
            <w:pPr>
              <w:pStyle w:val="TableParagraph"/>
              <w:spacing w:before="18" w:line="240" w:lineRule="auto"/>
              <w:ind w:left="151" w:right="149"/>
              <w:rPr>
                <w:sz w:val="16"/>
              </w:rPr>
            </w:pPr>
            <w:r>
              <w:rPr>
                <w:sz w:val="16"/>
              </w:rPr>
              <w:t>232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6A971938" w14:textId="77777777" w:rsidR="007158A6" w:rsidRDefault="004F2724">
            <w:pPr>
              <w:pStyle w:val="TableParagraph"/>
              <w:spacing w:before="18" w:line="240" w:lineRule="auto"/>
              <w:ind w:left="86" w:right="82"/>
              <w:rPr>
                <w:sz w:val="16"/>
              </w:rPr>
            </w:pPr>
            <w:r>
              <w:rPr>
                <w:sz w:val="16"/>
              </w:rPr>
              <w:t>842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41AF7C78" w14:textId="77777777" w:rsidR="007158A6" w:rsidRDefault="004F2724">
            <w:pPr>
              <w:pStyle w:val="TableParagraph"/>
              <w:spacing w:before="18" w:line="240" w:lineRule="auto"/>
              <w:ind w:right="203"/>
              <w:jc w:val="right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0446DC7E" w14:textId="77777777" w:rsidR="007158A6" w:rsidRDefault="004F2724">
            <w:pPr>
              <w:pStyle w:val="TableParagraph"/>
              <w:spacing w:before="18" w:line="240" w:lineRule="auto"/>
              <w:ind w:left="279"/>
              <w:jc w:val="left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765" w:type="dxa"/>
            <w:tcBorders>
              <w:bottom w:val="double" w:sz="1" w:space="0" w:color="000000"/>
            </w:tcBorders>
          </w:tcPr>
          <w:p w14:paraId="2D857988" w14:textId="77777777" w:rsidR="007158A6" w:rsidRDefault="004F2724">
            <w:pPr>
              <w:pStyle w:val="TableParagraph"/>
              <w:spacing w:before="18" w:line="240" w:lineRule="auto"/>
              <w:ind w:left="96" w:right="86"/>
              <w:rPr>
                <w:sz w:val="16"/>
              </w:rPr>
            </w:pPr>
            <w:r>
              <w:rPr>
                <w:w w:val="105"/>
                <w:sz w:val="16"/>
              </w:rPr>
              <w:t>1,416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7494333D" w14:textId="77777777" w:rsidR="007158A6" w:rsidRDefault="004F2724">
            <w:pPr>
              <w:pStyle w:val="TableParagraph"/>
              <w:spacing w:before="18" w:line="240" w:lineRule="auto"/>
              <w:ind w:right="200"/>
              <w:jc w:val="right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747EAD62" w14:textId="77777777" w:rsidR="007158A6" w:rsidRDefault="004F2724">
            <w:pPr>
              <w:pStyle w:val="TableParagraph"/>
              <w:spacing w:before="18" w:line="240" w:lineRule="auto"/>
              <w:ind w:left="160" w:right="147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  <w:tc>
          <w:tcPr>
            <w:tcW w:w="893" w:type="dxa"/>
            <w:tcBorders>
              <w:bottom w:val="double" w:sz="1" w:space="0" w:color="000000"/>
            </w:tcBorders>
          </w:tcPr>
          <w:p w14:paraId="3ACE7D1E" w14:textId="77777777" w:rsidR="007158A6" w:rsidRDefault="004F2724">
            <w:pPr>
              <w:pStyle w:val="TableParagraph"/>
              <w:spacing w:before="18" w:line="240" w:lineRule="auto"/>
              <w:ind w:left="105" w:right="130"/>
              <w:rPr>
                <w:sz w:val="16"/>
              </w:rPr>
            </w:pPr>
            <w:r>
              <w:rPr>
                <w:w w:val="105"/>
                <w:sz w:val="16"/>
              </w:rPr>
              <w:t>451</w:t>
            </w:r>
          </w:p>
        </w:tc>
      </w:tr>
    </w:tbl>
    <w:p w14:paraId="61CA658B" w14:textId="2010DA74" w:rsidR="007158A6" w:rsidRDefault="004F2724">
      <w:pPr>
        <w:spacing w:before="48"/>
        <w:ind w:left="39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1" locked="0" layoutInCell="1" allowOverlap="1" wp14:anchorId="07554803" wp14:editId="38689B0C">
                <wp:simplePos x="0" y="0"/>
                <wp:positionH relativeFrom="page">
                  <wp:posOffset>1062355</wp:posOffset>
                </wp:positionH>
                <wp:positionV relativeFrom="paragraph">
                  <wp:posOffset>-146050</wp:posOffset>
                </wp:positionV>
                <wp:extent cx="5647690" cy="0"/>
                <wp:effectExtent l="0" t="0" r="0" b="0"/>
                <wp:wrapNone/>
                <wp:docPr id="5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476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7F1ED6DB">
              <v:line id="Line 48" style="position:absolute;z-index:-2022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83.65pt,-11.5pt" to="528.35pt,-11.5pt" w14:anchorId="322B74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2CA661E2" w14:textId="77777777" w:rsidR="007158A6" w:rsidRDefault="007158A6">
      <w:pPr>
        <w:pStyle w:val="BodyText"/>
        <w:spacing w:before="1"/>
        <w:rPr>
          <w:sz w:val="28"/>
        </w:rPr>
      </w:pPr>
    </w:p>
    <w:p w14:paraId="0605F385" w14:textId="77777777" w:rsidR="007158A6" w:rsidRDefault="004F2724">
      <w:pPr>
        <w:pStyle w:val="BodyText"/>
        <w:spacing w:line="314" w:lineRule="auto"/>
        <w:ind w:left="120" w:right="574"/>
        <w:jc w:val="both"/>
      </w:pPr>
      <w:r>
        <w:rPr>
          <w:spacing w:val="-1"/>
        </w:rPr>
        <w:t>Table</w:t>
      </w:r>
      <w:r>
        <w:rPr>
          <w:spacing w:val="-12"/>
        </w:rPr>
        <w:t xml:space="preserve"> </w:t>
      </w:r>
      <w:r>
        <w:rPr>
          <w:spacing w:val="-1"/>
        </w:rPr>
        <w:t>4</w:t>
      </w:r>
      <w:r>
        <w:rPr>
          <w:spacing w:val="-12"/>
        </w:rPr>
        <w:t xml:space="preserve"> </w:t>
      </w:r>
      <w:r>
        <w:rPr>
          <w:spacing w:val="-1"/>
        </w:rPr>
        <w:t>shows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results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rCARI</w:t>
      </w:r>
      <w:r>
        <w:rPr>
          <w:spacing w:val="-12"/>
        </w:rPr>
        <w:t xml:space="preserve"> </w:t>
      </w:r>
      <w:r>
        <w:t>aggregated</w:t>
      </w:r>
      <w:r>
        <w:rPr>
          <w:spacing w:val="-12"/>
        </w:rPr>
        <w:t xml:space="preserve"> </w:t>
      </w:r>
      <w:r>
        <w:t>computed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FES</w:t>
      </w:r>
      <w:r>
        <w:rPr>
          <w:spacing w:val="-12"/>
        </w:rPr>
        <w:t xml:space="preserve"> </w:t>
      </w:r>
      <w:r>
        <w:t>module</w:t>
      </w:r>
      <w:r>
        <w:rPr>
          <w:spacing w:val="-12"/>
        </w:rPr>
        <w:t xml:space="preserve"> </w:t>
      </w:r>
      <w:r>
        <w:t>collected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phone</w:t>
      </w:r>
      <w:r>
        <w:rPr>
          <w:spacing w:val="-51"/>
        </w:rPr>
        <w:t xml:space="preserve"> </w:t>
      </w:r>
      <w:r>
        <w:t>and represents the scenario of collecting all CARI indicators over phone in remote interviews. As</w:t>
      </w:r>
      <w:r>
        <w:rPr>
          <w:spacing w:val="-51"/>
        </w:rPr>
        <w:t xml:space="preserve"> </w:t>
      </w:r>
      <w:r>
        <w:t>discussed earlier, the FES collected over the phone is a relatively shorter version of the standard</w:t>
      </w:r>
      <w:r>
        <w:rPr>
          <w:spacing w:val="1"/>
        </w:rPr>
        <w:t xml:space="preserve"> </w:t>
      </w:r>
      <w:r>
        <w:t>FES that is usually collected in F2F surveys.</w:t>
      </w:r>
      <w:r>
        <w:rPr>
          <w:spacing w:val="1"/>
        </w:rPr>
        <w:t xml:space="preserve"> </w:t>
      </w:r>
      <w:r>
        <w:t>This version collects the household’s aggregate</w:t>
      </w:r>
      <w:r>
        <w:rPr>
          <w:spacing w:val="1"/>
        </w:rPr>
        <w:t xml:space="preserve"> </w:t>
      </w:r>
      <w:r>
        <w:t>expenditures without going into the individual expenses.   The results show that rCARI using</w:t>
      </w:r>
      <w:r>
        <w:rPr>
          <w:spacing w:val="1"/>
        </w:rPr>
        <w:t xml:space="preserve"> </w:t>
      </w:r>
      <w:r>
        <w:rPr>
          <w:spacing w:val="-1"/>
        </w:rPr>
        <w:t xml:space="preserve">FES consistently over-estimates the number of food insecure across all </w:t>
      </w:r>
      <w:r>
        <w:t>countries compared to the</w:t>
      </w:r>
      <w:r>
        <w:rPr>
          <w:spacing w:val="-52"/>
        </w:rPr>
        <w:t xml:space="preserve"> </w:t>
      </w:r>
      <w:r>
        <w:t>standard</w:t>
      </w:r>
      <w:r>
        <w:rPr>
          <w:spacing w:val="-9"/>
        </w:rPr>
        <w:t xml:space="preserve"> </w:t>
      </w:r>
      <w:r>
        <w:t>CARI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17</w:t>
      </w:r>
      <w:r>
        <w:rPr>
          <w:spacing w:val="-8"/>
        </w:rPr>
        <w:t xml:space="preserve"> </w:t>
      </w:r>
      <w:r>
        <w:t>percentage</w:t>
      </w:r>
      <w:r>
        <w:rPr>
          <w:spacing w:val="-9"/>
        </w:rPr>
        <w:t xml:space="preserve"> </w:t>
      </w:r>
      <w:r>
        <w:t>points.</w:t>
      </w:r>
      <w:r>
        <w:rPr>
          <w:spacing w:val="11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difference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statistically</w:t>
      </w:r>
      <w:r>
        <w:rPr>
          <w:spacing w:val="-9"/>
        </w:rPr>
        <w:t xml:space="preserve"> </w:t>
      </w:r>
      <w:r>
        <w:t>significant</w:t>
      </w:r>
      <w:r>
        <w:rPr>
          <w:spacing w:val="-50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Myanmar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Ecuador.</w:t>
      </w:r>
    </w:p>
    <w:p w14:paraId="2D5BF5AE" w14:textId="5FBEA8C2" w:rsidR="007158A6" w:rsidRDefault="004F2724">
      <w:pPr>
        <w:pStyle w:val="BodyText"/>
        <w:spacing w:before="153"/>
        <w:ind w:left="257" w:right="714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1" locked="0" layoutInCell="1" allowOverlap="1" wp14:anchorId="6DB855E8" wp14:editId="348EA78D">
                <wp:simplePos x="0" y="0"/>
                <wp:positionH relativeFrom="page">
                  <wp:posOffset>1035685</wp:posOffset>
                </wp:positionH>
                <wp:positionV relativeFrom="paragraph">
                  <wp:posOffset>681990</wp:posOffset>
                </wp:positionV>
                <wp:extent cx="5701030" cy="0"/>
                <wp:effectExtent l="0" t="0" r="0" b="0"/>
                <wp:wrapNone/>
                <wp:docPr id="51" name="Straight Connector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10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1CB7B80C">
              <v:line id="Line 47" style="position:absolute;z-index:-2022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81.55pt,53.7pt" to="530.45pt,53.7pt" w14:anchorId="05055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">
                <w10:wrap anchorx="page"/>
              </v:line>
            </w:pict>
          </mc:Fallback>
        </mc:AlternateContent>
      </w:r>
      <w:r>
        <w:t>Table</w:t>
      </w:r>
      <w:r>
        <w:rPr>
          <w:spacing w:val="13"/>
        </w:rPr>
        <w:t xml:space="preserve"> </w:t>
      </w:r>
      <w:r>
        <w:t>4:</w:t>
      </w:r>
      <w:r>
        <w:rPr>
          <w:spacing w:val="35"/>
        </w:rPr>
        <w:t xml:space="preserve"> </w:t>
      </w:r>
      <w:r>
        <w:t>Impact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Survey</w:t>
      </w:r>
      <w:r>
        <w:rPr>
          <w:spacing w:val="13"/>
        </w:rPr>
        <w:t xml:space="preserve"> </w:t>
      </w:r>
      <w:r>
        <w:t>Modality:</w:t>
      </w:r>
      <w:r>
        <w:rPr>
          <w:spacing w:val="36"/>
        </w:rPr>
        <w:t xml:space="preserve"> </w:t>
      </w:r>
      <w:r>
        <w:t>CARI-FES</w:t>
      </w:r>
      <w:r>
        <w:rPr>
          <w:spacing w:val="13"/>
        </w:rPr>
        <w:t xml:space="preserve"> </w:t>
      </w:r>
      <w:r>
        <w:t>vs.</w:t>
      </w:r>
      <w:r>
        <w:rPr>
          <w:spacing w:val="35"/>
        </w:rPr>
        <w:t xml:space="preserve"> </w:t>
      </w:r>
      <w:r>
        <w:t>rCARI-FES</w:t>
      </w:r>
    </w:p>
    <w:p w14:paraId="3BECEF2D" w14:textId="77777777" w:rsidR="007158A6" w:rsidRDefault="007158A6">
      <w:pPr>
        <w:pStyle w:val="BodyText"/>
        <w:spacing w:before="10"/>
      </w:pPr>
    </w:p>
    <w:tbl>
      <w:tblPr>
        <w:tblW w:w="0" w:type="auto"/>
        <w:tblInd w:w="3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3"/>
        <w:gridCol w:w="806"/>
        <w:gridCol w:w="851"/>
        <w:gridCol w:w="672"/>
        <w:gridCol w:w="806"/>
        <w:gridCol w:w="851"/>
        <w:gridCol w:w="672"/>
        <w:gridCol w:w="806"/>
        <w:gridCol w:w="673"/>
      </w:tblGrid>
      <w:tr w:rsidR="007158A6" w14:paraId="10DD40ED" w14:textId="77777777">
        <w:trPr>
          <w:trHeight w:val="366"/>
        </w:trPr>
        <w:tc>
          <w:tcPr>
            <w:tcW w:w="2843" w:type="dxa"/>
            <w:tcBorders>
              <w:top w:val="double" w:sz="1" w:space="0" w:color="000000"/>
            </w:tcBorders>
          </w:tcPr>
          <w:p w14:paraId="0BA05875" w14:textId="77777777" w:rsidR="007158A6" w:rsidRDefault="004F2724">
            <w:pPr>
              <w:pStyle w:val="TableParagraph"/>
              <w:tabs>
                <w:tab w:val="left" w:pos="2354"/>
              </w:tabs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1DF7BCE6" w14:textId="2FEB5050" w:rsidR="007158A6" w:rsidRDefault="004F2724" w:rsidP="008400A3">
            <w:pPr>
              <w:pStyle w:val="TableParagraph"/>
              <w:spacing w:before="0" w:line="180" w:lineRule="exact"/>
              <w:ind w:left="137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Myanm</w:t>
            </w:r>
            <w:r w:rsidR="008400A3">
              <w:rPr>
                <w:w w:val="105"/>
                <w:sz w:val="16"/>
              </w:rPr>
              <w:t>a</w:t>
            </w:r>
            <w:r>
              <w:rPr>
                <w:w w:val="105"/>
                <w:sz w:val="16"/>
              </w:rPr>
              <w:t>Remote</w:t>
            </w:r>
          </w:p>
        </w:tc>
        <w:tc>
          <w:tcPr>
            <w:tcW w:w="851" w:type="dxa"/>
            <w:tcBorders>
              <w:top w:val="double" w:sz="1" w:space="0" w:color="000000"/>
            </w:tcBorders>
          </w:tcPr>
          <w:p w14:paraId="441680D9" w14:textId="24B78B99" w:rsidR="007158A6" w:rsidRDefault="007158A6">
            <w:pPr>
              <w:pStyle w:val="TableParagraph"/>
              <w:spacing w:before="0" w:line="180" w:lineRule="exact"/>
              <w:ind w:left="-25" w:right="807"/>
              <w:rPr>
                <w:sz w:val="16"/>
              </w:rPr>
            </w:pPr>
          </w:p>
          <w:p w14:paraId="2E59CEA3" w14:textId="77777777" w:rsidR="007158A6" w:rsidRDefault="004F2724">
            <w:pPr>
              <w:pStyle w:val="TableParagraph"/>
              <w:spacing w:before="7" w:line="159" w:lineRule="exact"/>
              <w:ind w:left="93" w:right="93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465919D5" w14:textId="77777777" w:rsidR="007158A6" w:rsidRDefault="004F2724">
            <w:pPr>
              <w:pStyle w:val="TableParagraph"/>
              <w:spacing w:before="188" w:line="159" w:lineRule="exact"/>
              <w:ind w:left="88" w:right="89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6340D951" w14:textId="77777777" w:rsidR="007158A6" w:rsidRDefault="004F2724">
            <w:pPr>
              <w:pStyle w:val="TableParagraph"/>
              <w:spacing w:before="0" w:line="180" w:lineRule="exact"/>
              <w:ind w:left="184"/>
              <w:jc w:val="left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Ecuador</w:t>
            </w:r>
          </w:p>
          <w:p w14:paraId="49DDE991" w14:textId="77777777" w:rsidR="007158A6" w:rsidRDefault="004F2724">
            <w:pPr>
              <w:pStyle w:val="TableParagraph"/>
              <w:spacing w:before="7" w:line="159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851" w:type="dxa"/>
            <w:tcBorders>
              <w:top w:val="double" w:sz="1" w:space="0" w:color="000000"/>
            </w:tcBorders>
          </w:tcPr>
          <w:p w14:paraId="61564427" w14:textId="77777777" w:rsidR="007158A6" w:rsidRDefault="004F2724">
            <w:pPr>
              <w:pStyle w:val="TableParagraph"/>
              <w:spacing w:before="188" w:line="159" w:lineRule="exact"/>
              <w:ind w:left="92" w:right="93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45817C43" w14:textId="77777777" w:rsidR="007158A6" w:rsidRDefault="004F2724">
            <w:pPr>
              <w:pStyle w:val="TableParagraph"/>
              <w:spacing w:before="188" w:line="159" w:lineRule="exact"/>
              <w:ind w:left="88" w:right="89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1388E5FE" w14:textId="77777777" w:rsidR="007158A6" w:rsidRDefault="004F2724">
            <w:pPr>
              <w:pStyle w:val="TableParagraph"/>
              <w:spacing w:before="0" w:line="180" w:lineRule="exact"/>
              <w:ind w:left="214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  <w:p w14:paraId="05EBF7FA" w14:textId="77777777" w:rsidR="007158A6" w:rsidRDefault="004F2724">
            <w:pPr>
              <w:pStyle w:val="TableParagraph"/>
              <w:spacing w:before="7" w:line="159" w:lineRule="exact"/>
              <w:ind w:left="117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73" w:type="dxa"/>
            <w:tcBorders>
              <w:top w:val="double" w:sz="1" w:space="0" w:color="000000"/>
            </w:tcBorders>
          </w:tcPr>
          <w:p w14:paraId="4894D5DC" w14:textId="77777777" w:rsidR="007158A6" w:rsidRDefault="004F2724">
            <w:pPr>
              <w:pStyle w:val="TableParagraph"/>
              <w:spacing w:before="188" w:line="159" w:lineRule="exact"/>
              <w:ind w:left="88" w:right="91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3351AC22" w14:textId="77777777">
        <w:trPr>
          <w:trHeight w:val="193"/>
        </w:trPr>
        <w:tc>
          <w:tcPr>
            <w:tcW w:w="2843" w:type="dxa"/>
          </w:tcPr>
          <w:p w14:paraId="13107C12" w14:textId="77777777" w:rsidR="007158A6" w:rsidRDefault="004F2724">
            <w:pPr>
              <w:pStyle w:val="TableParagraph"/>
              <w:tabs>
                <w:tab w:val="right" w:pos="2657"/>
              </w:tabs>
              <w:spacing w:before="18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0.08</w:t>
            </w:r>
          </w:p>
        </w:tc>
        <w:tc>
          <w:tcPr>
            <w:tcW w:w="806" w:type="dxa"/>
          </w:tcPr>
          <w:p w14:paraId="7A748C50" w14:textId="77777777" w:rsidR="007158A6" w:rsidRDefault="004F2724">
            <w:pPr>
              <w:pStyle w:val="TableParagraph"/>
              <w:spacing w:before="18"/>
              <w:ind w:left="155" w:right="155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851" w:type="dxa"/>
          </w:tcPr>
          <w:p w14:paraId="6437C7BB" w14:textId="77777777" w:rsidR="007158A6" w:rsidRDefault="004F2724">
            <w:pPr>
              <w:pStyle w:val="TableParagraph"/>
              <w:spacing w:before="18"/>
              <w:ind w:left="93" w:right="93"/>
              <w:rPr>
                <w:sz w:val="16"/>
              </w:rPr>
            </w:pPr>
            <w:r>
              <w:rPr>
                <w:sz w:val="16"/>
              </w:rPr>
              <w:t>-0.06***</w:t>
            </w:r>
          </w:p>
        </w:tc>
        <w:tc>
          <w:tcPr>
            <w:tcW w:w="672" w:type="dxa"/>
          </w:tcPr>
          <w:p w14:paraId="4AF635B6" w14:textId="77777777" w:rsidR="007158A6" w:rsidRDefault="004F2724">
            <w:pPr>
              <w:pStyle w:val="TableParagraph"/>
              <w:spacing w:before="18"/>
              <w:ind w:left="88" w:right="88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6" w:type="dxa"/>
          </w:tcPr>
          <w:p w14:paraId="62776CB8" w14:textId="77777777" w:rsidR="007158A6" w:rsidRDefault="004F2724">
            <w:pPr>
              <w:pStyle w:val="TableParagraph"/>
              <w:spacing w:before="18"/>
              <w:ind w:left="155" w:right="155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851" w:type="dxa"/>
          </w:tcPr>
          <w:p w14:paraId="1A92B460" w14:textId="77777777" w:rsidR="007158A6" w:rsidRDefault="004F2724">
            <w:pPr>
              <w:pStyle w:val="TableParagraph"/>
              <w:spacing w:before="18"/>
              <w:ind w:left="92" w:right="93"/>
              <w:rPr>
                <w:sz w:val="16"/>
              </w:rPr>
            </w:pPr>
            <w:r>
              <w:rPr>
                <w:sz w:val="16"/>
              </w:rPr>
              <w:t>-0.01**</w:t>
            </w:r>
          </w:p>
        </w:tc>
        <w:tc>
          <w:tcPr>
            <w:tcW w:w="672" w:type="dxa"/>
          </w:tcPr>
          <w:p w14:paraId="091E7F13" w14:textId="77777777" w:rsidR="007158A6" w:rsidRDefault="004F2724">
            <w:pPr>
              <w:pStyle w:val="TableParagraph"/>
              <w:spacing w:before="18"/>
              <w:ind w:left="88" w:right="89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6" w:type="dxa"/>
          </w:tcPr>
          <w:p w14:paraId="71FDB838" w14:textId="77777777" w:rsidR="007158A6" w:rsidRDefault="004F2724">
            <w:pPr>
              <w:pStyle w:val="TableParagraph"/>
              <w:spacing w:before="18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673" w:type="dxa"/>
          </w:tcPr>
          <w:p w14:paraId="2D911EA7" w14:textId="77777777" w:rsidR="007158A6" w:rsidRDefault="004F2724">
            <w:pPr>
              <w:pStyle w:val="TableParagraph"/>
              <w:spacing w:before="18"/>
              <w:ind w:left="91" w:right="91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</w:tr>
      <w:tr w:rsidR="007158A6" w14:paraId="6D30BA24" w14:textId="77777777">
        <w:trPr>
          <w:trHeight w:val="189"/>
        </w:trPr>
        <w:tc>
          <w:tcPr>
            <w:tcW w:w="2843" w:type="dxa"/>
          </w:tcPr>
          <w:p w14:paraId="5F45686B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806" w:type="dxa"/>
          </w:tcPr>
          <w:p w14:paraId="04C3C96F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851" w:type="dxa"/>
          </w:tcPr>
          <w:p w14:paraId="661364C3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110D8AF3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10"/>
                <w:sz w:val="16"/>
              </w:rPr>
              <w:t>(0.11)</w:t>
            </w:r>
          </w:p>
        </w:tc>
        <w:tc>
          <w:tcPr>
            <w:tcW w:w="806" w:type="dxa"/>
          </w:tcPr>
          <w:p w14:paraId="4F98344A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(0.04)</w:t>
            </w:r>
          </w:p>
        </w:tc>
        <w:tc>
          <w:tcPr>
            <w:tcW w:w="851" w:type="dxa"/>
          </w:tcPr>
          <w:p w14:paraId="1D1AD493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2" w:type="dxa"/>
          </w:tcPr>
          <w:p w14:paraId="2959CF24" w14:textId="77777777" w:rsidR="007158A6" w:rsidRDefault="004F2724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806" w:type="dxa"/>
          </w:tcPr>
          <w:p w14:paraId="756C5358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673" w:type="dxa"/>
          </w:tcPr>
          <w:p w14:paraId="57C64ACF" w14:textId="77777777" w:rsidR="007158A6" w:rsidRDefault="004F2724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(0.96)</w:t>
            </w:r>
          </w:p>
        </w:tc>
      </w:tr>
      <w:tr w:rsidR="007158A6" w14:paraId="0B43185B" w14:textId="77777777">
        <w:trPr>
          <w:trHeight w:val="189"/>
        </w:trPr>
        <w:tc>
          <w:tcPr>
            <w:tcW w:w="2843" w:type="dxa"/>
          </w:tcPr>
          <w:p w14:paraId="0161FA35" w14:textId="77777777" w:rsidR="007158A6" w:rsidRDefault="004F2724">
            <w:pPr>
              <w:pStyle w:val="TableParagraph"/>
              <w:tabs>
                <w:tab w:val="right" w:pos="265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Marginally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0.44</w:t>
            </w:r>
          </w:p>
        </w:tc>
        <w:tc>
          <w:tcPr>
            <w:tcW w:w="806" w:type="dxa"/>
          </w:tcPr>
          <w:p w14:paraId="26C871F0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0.34</w:t>
            </w:r>
          </w:p>
        </w:tc>
        <w:tc>
          <w:tcPr>
            <w:tcW w:w="851" w:type="dxa"/>
          </w:tcPr>
          <w:p w14:paraId="72C7BDE1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-0.10**</w:t>
            </w:r>
          </w:p>
        </w:tc>
        <w:tc>
          <w:tcPr>
            <w:tcW w:w="672" w:type="dxa"/>
          </w:tcPr>
          <w:p w14:paraId="73CC6732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806" w:type="dxa"/>
          </w:tcPr>
          <w:p w14:paraId="039FD48A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851" w:type="dxa"/>
          </w:tcPr>
          <w:p w14:paraId="25A970DA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w w:val="105"/>
                <w:sz w:val="16"/>
              </w:rPr>
              <w:t>-0.16***</w:t>
            </w:r>
          </w:p>
        </w:tc>
        <w:tc>
          <w:tcPr>
            <w:tcW w:w="672" w:type="dxa"/>
          </w:tcPr>
          <w:p w14:paraId="705B0FF1" w14:textId="77777777" w:rsidR="007158A6" w:rsidRDefault="004F2724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0.31</w:t>
            </w:r>
          </w:p>
        </w:tc>
        <w:tc>
          <w:tcPr>
            <w:tcW w:w="806" w:type="dxa"/>
          </w:tcPr>
          <w:p w14:paraId="707F8BF4" w14:textId="77777777" w:rsidR="007158A6" w:rsidRDefault="004F2724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0.29</w:t>
            </w:r>
          </w:p>
        </w:tc>
        <w:tc>
          <w:tcPr>
            <w:tcW w:w="673" w:type="dxa"/>
          </w:tcPr>
          <w:p w14:paraId="68291623" w14:textId="77777777" w:rsidR="007158A6" w:rsidRDefault="004F2724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</w:tr>
      <w:tr w:rsidR="007158A6" w14:paraId="3CB0AD60" w14:textId="77777777">
        <w:trPr>
          <w:trHeight w:val="189"/>
        </w:trPr>
        <w:tc>
          <w:tcPr>
            <w:tcW w:w="2843" w:type="dxa"/>
          </w:tcPr>
          <w:p w14:paraId="280A1428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6" w:type="dxa"/>
          </w:tcPr>
          <w:p w14:paraId="25B405BE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51" w:type="dxa"/>
          </w:tcPr>
          <w:p w14:paraId="064D213E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2" w:type="dxa"/>
          </w:tcPr>
          <w:p w14:paraId="58010B7B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806" w:type="dxa"/>
          </w:tcPr>
          <w:p w14:paraId="3B226439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851" w:type="dxa"/>
          </w:tcPr>
          <w:p w14:paraId="316B9FD2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08DF0F36" w14:textId="77777777" w:rsidR="007158A6" w:rsidRDefault="004F2724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806" w:type="dxa"/>
          </w:tcPr>
          <w:p w14:paraId="70574EE0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673" w:type="dxa"/>
          </w:tcPr>
          <w:p w14:paraId="6079D36C" w14:textId="77777777" w:rsidR="007158A6" w:rsidRDefault="004F2724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w w:val="105"/>
                <w:sz w:val="16"/>
              </w:rPr>
              <w:t>(0.61)</w:t>
            </w:r>
          </w:p>
        </w:tc>
      </w:tr>
      <w:tr w:rsidR="007158A6" w14:paraId="154D0769" w14:textId="77777777">
        <w:trPr>
          <w:trHeight w:val="189"/>
        </w:trPr>
        <w:tc>
          <w:tcPr>
            <w:tcW w:w="2843" w:type="dxa"/>
          </w:tcPr>
          <w:p w14:paraId="60F81F3A" w14:textId="77777777" w:rsidR="007158A6" w:rsidRDefault="004F2724">
            <w:pPr>
              <w:pStyle w:val="TableParagraph"/>
              <w:tabs>
                <w:tab w:val="left" w:pos="2355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Moderately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z w:val="16"/>
              </w:rPr>
              <w:tab/>
              <w:t>0.44</w:t>
            </w:r>
          </w:p>
        </w:tc>
        <w:tc>
          <w:tcPr>
            <w:tcW w:w="806" w:type="dxa"/>
          </w:tcPr>
          <w:p w14:paraId="29D2EEBB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0.57</w:t>
            </w:r>
          </w:p>
        </w:tc>
        <w:tc>
          <w:tcPr>
            <w:tcW w:w="851" w:type="dxa"/>
          </w:tcPr>
          <w:p w14:paraId="1C1D3CAD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w w:val="105"/>
                <w:sz w:val="16"/>
              </w:rPr>
              <w:t>0.13***</w:t>
            </w:r>
          </w:p>
        </w:tc>
        <w:tc>
          <w:tcPr>
            <w:tcW w:w="672" w:type="dxa"/>
          </w:tcPr>
          <w:p w14:paraId="28AD69ED" w14:textId="77777777" w:rsidR="007158A6" w:rsidRDefault="004F2724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0.59</w:t>
            </w:r>
          </w:p>
        </w:tc>
        <w:tc>
          <w:tcPr>
            <w:tcW w:w="806" w:type="dxa"/>
          </w:tcPr>
          <w:p w14:paraId="1FC581F7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0.69</w:t>
            </w:r>
          </w:p>
        </w:tc>
        <w:tc>
          <w:tcPr>
            <w:tcW w:w="851" w:type="dxa"/>
          </w:tcPr>
          <w:p w14:paraId="7717A48A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w w:val="105"/>
                <w:sz w:val="16"/>
              </w:rPr>
              <w:t>0.10***</w:t>
            </w:r>
          </w:p>
        </w:tc>
        <w:tc>
          <w:tcPr>
            <w:tcW w:w="672" w:type="dxa"/>
          </w:tcPr>
          <w:p w14:paraId="61102ABB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0.60</w:t>
            </w:r>
          </w:p>
        </w:tc>
        <w:tc>
          <w:tcPr>
            <w:tcW w:w="806" w:type="dxa"/>
          </w:tcPr>
          <w:p w14:paraId="444437A7" w14:textId="77777777" w:rsidR="007158A6" w:rsidRDefault="004F2724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0.58</w:t>
            </w:r>
          </w:p>
        </w:tc>
        <w:tc>
          <w:tcPr>
            <w:tcW w:w="673" w:type="dxa"/>
          </w:tcPr>
          <w:p w14:paraId="0817D4D8" w14:textId="77777777" w:rsidR="007158A6" w:rsidRDefault="004F2724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</w:tr>
      <w:tr w:rsidR="007158A6" w14:paraId="5AFA8A96" w14:textId="77777777">
        <w:trPr>
          <w:trHeight w:val="189"/>
        </w:trPr>
        <w:tc>
          <w:tcPr>
            <w:tcW w:w="2843" w:type="dxa"/>
          </w:tcPr>
          <w:p w14:paraId="47220FAD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6" w:type="dxa"/>
          </w:tcPr>
          <w:p w14:paraId="00C03319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51" w:type="dxa"/>
          </w:tcPr>
          <w:p w14:paraId="6874F1FD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697461AF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30D455A9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851" w:type="dxa"/>
          </w:tcPr>
          <w:p w14:paraId="5CE6FB20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243CE673" w14:textId="77777777" w:rsidR="007158A6" w:rsidRDefault="004F2724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4F618BDD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3" w:type="dxa"/>
          </w:tcPr>
          <w:p w14:paraId="6C3F7F10" w14:textId="77777777" w:rsidR="007158A6" w:rsidRDefault="004F2724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(0.65)</w:t>
            </w:r>
          </w:p>
        </w:tc>
      </w:tr>
      <w:tr w:rsidR="007158A6" w14:paraId="6B0A969B" w14:textId="77777777">
        <w:trPr>
          <w:trHeight w:val="189"/>
        </w:trPr>
        <w:tc>
          <w:tcPr>
            <w:tcW w:w="2843" w:type="dxa"/>
          </w:tcPr>
          <w:p w14:paraId="58A38D68" w14:textId="77777777" w:rsidR="007158A6" w:rsidRDefault="004F2724">
            <w:pPr>
              <w:pStyle w:val="TableParagraph"/>
              <w:tabs>
                <w:tab w:val="right" w:pos="265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Severely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0.03</w:t>
            </w:r>
          </w:p>
        </w:tc>
        <w:tc>
          <w:tcPr>
            <w:tcW w:w="806" w:type="dxa"/>
          </w:tcPr>
          <w:p w14:paraId="1574C4B9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851" w:type="dxa"/>
          </w:tcPr>
          <w:p w14:paraId="3BAB9CF0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672" w:type="dxa"/>
          </w:tcPr>
          <w:p w14:paraId="41B071B6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05"/>
                <w:sz w:val="16"/>
              </w:rPr>
              <w:t>0.16</w:t>
            </w:r>
          </w:p>
        </w:tc>
        <w:tc>
          <w:tcPr>
            <w:tcW w:w="806" w:type="dxa"/>
          </w:tcPr>
          <w:p w14:paraId="29073ABF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851" w:type="dxa"/>
          </w:tcPr>
          <w:p w14:paraId="15656CE2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0.07**</w:t>
            </w:r>
          </w:p>
        </w:tc>
        <w:tc>
          <w:tcPr>
            <w:tcW w:w="672" w:type="dxa"/>
          </w:tcPr>
          <w:p w14:paraId="6F0ED61E" w14:textId="77777777" w:rsidR="007158A6" w:rsidRDefault="004F2724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806" w:type="dxa"/>
          </w:tcPr>
          <w:p w14:paraId="273929B2" w14:textId="77777777" w:rsidR="007158A6" w:rsidRDefault="004F2724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673" w:type="dxa"/>
          </w:tcPr>
          <w:p w14:paraId="5701619D" w14:textId="77777777" w:rsidR="007158A6" w:rsidRDefault="004F2724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</w:tr>
      <w:tr w:rsidR="007158A6" w14:paraId="72C1D810" w14:textId="77777777">
        <w:trPr>
          <w:trHeight w:val="189"/>
        </w:trPr>
        <w:tc>
          <w:tcPr>
            <w:tcW w:w="2843" w:type="dxa"/>
          </w:tcPr>
          <w:p w14:paraId="10409898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  <w:tc>
          <w:tcPr>
            <w:tcW w:w="806" w:type="dxa"/>
          </w:tcPr>
          <w:p w14:paraId="192AC26F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851" w:type="dxa"/>
          </w:tcPr>
          <w:p w14:paraId="1871CD2E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672" w:type="dxa"/>
          </w:tcPr>
          <w:p w14:paraId="60D921AB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806" w:type="dxa"/>
          </w:tcPr>
          <w:p w14:paraId="04ED93A9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851" w:type="dxa"/>
          </w:tcPr>
          <w:p w14:paraId="29467B82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0FFCFE26" w14:textId="77777777" w:rsidR="007158A6" w:rsidRDefault="004F2724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806" w:type="dxa"/>
          </w:tcPr>
          <w:p w14:paraId="77AEBC10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673" w:type="dxa"/>
          </w:tcPr>
          <w:p w14:paraId="05719DDD" w14:textId="77777777" w:rsidR="007158A6" w:rsidRDefault="004F2724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</w:tr>
      <w:tr w:rsidR="007158A6" w14:paraId="1869A7E9" w14:textId="77777777">
        <w:trPr>
          <w:trHeight w:val="189"/>
        </w:trPr>
        <w:tc>
          <w:tcPr>
            <w:tcW w:w="2843" w:type="dxa"/>
          </w:tcPr>
          <w:p w14:paraId="118AC12C" w14:textId="77777777" w:rsidR="007158A6" w:rsidRDefault="004F2724">
            <w:pPr>
              <w:pStyle w:val="TableParagraph"/>
              <w:tabs>
                <w:tab w:val="right" w:pos="2656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Group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0.47</w:t>
            </w:r>
          </w:p>
        </w:tc>
        <w:tc>
          <w:tcPr>
            <w:tcW w:w="806" w:type="dxa"/>
          </w:tcPr>
          <w:p w14:paraId="13216311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0.63</w:t>
            </w:r>
          </w:p>
        </w:tc>
        <w:tc>
          <w:tcPr>
            <w:tcW w:w="851" w:type="dxa"/>
          </w:tcPr>
          <w:p w14:paraId="02E251DB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w w:val="105"/>
                <w:sz w:val="16"/>
              </w:rPr>
              <w:t>0.16***</w:t>
            </w:r>
          </w:p>
        </w:tc>
        <w:tc>
          <w:tcPr>
            <w:tcW w:w="672" w:type="dxa"/>
          </w:tcPr>
          <w:p w14:paraId="3F6AE765" w14:textId="77777777" w:rsidR="007158A6" w:rsidRDefault="004F2724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0.76</w:t>
            </w:r>
          </w:p>
        </w:tc>
        <w:tc>
          <w:tcPr>
            <w:tcW w:w="806" w:type="dxa"/>
          </w:tcPr>
          <w:p w14:paraId="033BE750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0.92</w:t>
            </w:r>
          </w:p>
        </w:tc>
        <w:tc>
          <w:tcPr>
            <w:tcW w:w="851" w:type="dxa"/>
          </w:tcPr>
          <w:p w14:paraId="2C259578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w w:val="105"/>
                <w:sz w:val="16"/>
              </w:rPr>
              <w:t>0.17***</w:t>
            </w:r>
          </w:p>
        </w:tc>
        <w:tc>
          <w:tcPr>
            <w:tcW w:w="672" w:type="dxa"/>
          </w:tcPr>
          <w:p w14:paraId="38E3F948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0.68</w:t>
            </w:r>
          </w:p>
        </w:tc>
        <w:tc>
          <w:tcPr>
            <w:tcW w:w="806" w:type="dxa"/>
          </w:tcPr>
          <w:p w14:paraId="1CDF2416" w14:textId="77777777" w:rsidR="007158A6" w:rsidRDefault="004F2724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0.71</w:t>
            </w:r>
          </w:p>
        </w:tc>
        <w:tc>
          <w:tcPr>
            <w:tcW w:w="673" w:type="dxa"/>
          </w:tcPr>
          <w:p w14:paraId="37782D2B" w14:textId="77777777" w:rsidR="007158A6" w:rsidRDefault="004F2724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</w:tr>
      <w:tr w:rsidR="007158A6" w14:paraId="0EEA934D" w14:textId="77777777">
        <w:trPr>
          <w:trHeight w:val="193"/>
        </w:trPr>
        <w:tc>
          <w:tcPr>
            <w:tcW w:w="2843" w:type="dxa"/>
          </w:tcPr>
          <w:p w14:paraId="285B4E98" w14:textId="77777777" w:rsidR="007158A6" w:rsidRDefault="004F2724">
            <w:pPr>
              <w:pStyle w:val="TableParagraph"/>
              <w:spacing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6" w:type="dxa"/>
          </w:tcPr>
          <w:p w14:paraId="51E2D27E" w14:textId="77777777" w:rsidR="007158A6" w:rsidRDefault="004F2724">
            <w:pPr>
              <w:pStyle w:val="TableParagraph"/>
              <w:spacing w:line="159" w:lineRule="exact"/>
              <w:ind w:left="155" w:right="155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51" w:type="dxa"/>
          </w:tcPr>
          <w:p w14:paraId="05B20B3C" w14:textId="77777777" w:rsidR="007158A6" w:rsidRDefault="004F2724">
            <w:pPr>
              <w:pStyle w:val="TableParagraph"/>
              <w:spacing w:line="159" w:lineRule="exact"/>
              <w:ind w:left="93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1A65C003" w14:textId="77777777" w:rsidR="007158A6" w:rsidRDefault="004F2724">
            <w:pPr>
              <w:pStyle w:val="TableParagraph"/>
              <w:spacing w:line="159" w:lineRule="exact"/>
              <w:ind w:left="88" w:right="88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806" w:type="dxa"/>
          </w:tcPr>
          <w:p w14:paraId="4C83E3F1" w14:textId="77777777" w:rsidR="007158A6" w:rsidRDefault="004F2724">
            <w:pPr>
              <w:pStyle w:val="TableParagraph"/>
              <w:spacing w:line="159" w:lineRule="exact"/>
              <w:ind w:left="155" w:right="156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851" w:type="dxa"/>
          </w:tcPr>
          <w:p w14:paraId="7ACC7EDF" w14:textId="77777777" w:rsidR="007158A6" w:rsidRDefault="004F2724">
            <w:pPr>
              <w:pStyle w:val="TableParagraph"/>
              <w:spacing w:line="159" w:lineRule="exact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122C278D" w14:textId="77777777" w:rsidR="007158A6" w:rsidRDefault="004F2724">
            <w:pPr>
              <w:pStyle w:val="TableParagraph"/>
              <w:spacing w:line="159" w:lineRule="exact"/>
              <w:ind w:left="88" w:right="89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06" w:type="dxa"/>
          </w:tcPr>
          <w:p w14:paraId="42F60D7C" w14:textId="77777777" w:rsidR="007158A6" w:rsidRDefault="004F2724">
            <w:pPr>
              <w:pStyle w:val="TableParagraph"/>
              <w:spacing w:line="159" w:lineRule="exact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673" w:type="dxa"/>
          </w:tcPr>
          <w:p w14:paraId="74702FE6" w14:textId="77777777" w:rsidR="007158A6" w:rsidRDefault="004F2724">
            <w:pPr>
              <w:pStyle w:val="TableParagraph"/>
              <w:spacing w:line="159" w:lineRule="exact"/>
              <w:ind w:left="90" w:right="91"/>
              <w:rPr>
                <w:sz w:val="16"/>
              </w:rPr>
            </w:pPr>
            <w:r>
              <w:rPr>
                <w:w w:val="105"/>
                <w:sz w:val="16"/>
              </w:rPr>
              <w:t>(0.61)</w:t>
            </w:r>
          </w:p>
        </w:tc>
      </w:tr>
      <w:tr w:rsidR="007158A6" w14:paraId="34BC3379" w14:textId="77777777">
        <w:trPr>
          <w:trHeight w:val="234"/>
        </w:trPr>
        <w:tc>
          <w:tcPr>
            <w:tcW w:w="2843" w:type="dxa"/>
            <w:tcBorders>
              <w:bottom w:val="double" w:sz="1" w:space="0" w:color="000000"/>
            </w:tcBorders>
          </w:tcPr>
          <w:p w14:paraId="5821B77B" w14:textId="77777777" w:rsidR="007158A6" w:rsidRDefault="004F2724">
            <w:pPr>
              <w:pStyle w:val="TableParagraph"/>
              <w:tabs>
                <w:tab w:val="right" w:pos="2634"/>
              </w:tabs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610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2088C09A" w14:textId="77777777" w:rsidR="007158A6" w:rsidRDefault="004F2724">
            <w:pPr>
              <w:pStyle w:val="TableParagraph"/>
              <w:spacing w:before="18" w:line="240" w:lineRule="auto"/>
              <w:ind w:left="155" w:right="155"/>
              <w:rPr>
                <w:sz w:val="16"/>
              </w:rPr>
            </w:pPr>
            <w:r>
              <w:rPr>
                <w:sz w:val="16"/>
              </w:rPr>
              <w:t>232</w:t>
            </w:r>
          </w:p>
        </w:tc>
        <w:tc>
          <w:tcPr>
            <w:tcW w:w="851" w:type="dxa"/>
            <w:tcBorders>
              <w:bottom w:val="double" w:sz="1" w:space="0" w:color="000000"/>
            </w:tcBorders>
          </w:tcPr>
          <w:p w14:paraId="3951A265" w14:textId="77777777" w:rsidR="007158A6" w:rsidRDefault="004F2724">
            <w:pPr>
              <w:pStyle w:val="TableParagraph"/>
              <w:spacing w:before="18" w:line="240" w:lineRule="auto"/>
              <w:ind w:left="93" w:right="93"/>
              <w:rPr>
                <w:sz w:val="16"/>
              </w:rPr>
            </w:pPr>
            <w:r>
              <w:rPr>
                <w:sz w:val="16"/>
              </w:rPr>
              <w:t>842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0BCFDD5A" w14:textId="77777777" w:rsidR="007158A6" w:rsidRDefault="004F2724">
            <w:pPr>
              <w:pStyle w:val="TableParagraph"/>
              <w:spacing w:before="18" w:line="240" w:lineRule="auto"/>
              <w:ind w:left="88" w:right="88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406B854F" w14:textId="77777777" w:rsidR="007158A6" w:rsidRDefault="004F2724">
            <w:pPr>
              <w:pStyle w:val="TableParagraph"/>
              <w:spacing w:before="18" w:line="240" w:lineRule="auto"/>
              <w:ind w:left="155" w:right="155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851" w:type="dxa"/>
            <w:tcBorders>
              <w:bottom w:val="double" w:sz="1" w:space="0" w:color="000000"/>
            </w:tcBorders>
          </w:tcPr>
          <w:p w14:paraId="77E609B4" w14:textId="77777777" w:rsidR="007158A6" w:rsidRDefault="004F2724">
            <w:pPr>
              <w:pStyle w:val="TableParagraph"/>
              <w:spacing w:before="18" w:line="240" w:lineRule="auto"/>
              <w:ind w:left="93" w:right="93"/>
              <w:rPr>
                <w:sz w:val="16"/>
              </w:rPr>
            </w:pPr>
            <w:r>
              <w:rPr>
                <w:w w:val="105"/>
                <w:sz w:val="16"/>
              </w:rPr>
              <w:t>1,416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4F0F2EB5" w14:textId="77777777" w:rsidR="007158A6" w:rsidRDefault="004F2724">
            <w:pPr>
              <w:pStyle w:val="TableParagraph"/>
              <w:spacing w:before="18" w:line="240" w:lineRule="auto"/>
              <w:ind w:left="88" w:right="88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147FBA63" w14:textId="77777777" w:rsidR="007158A6" w:rsidRDefault="004F2724">
            <w:pPr>
              <w:pStyle w:val="TableParagraph"/>
              <w:spacing w:before="18" w:line="240" w:lineRule="auto"/>
              <w:ind w:right="274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  <w:tc>
          <w:tcPr>
            <w:tcW w:w="673" w:type="dxa"/>
            <w:tcBorders>
              <w:bottom w:val="double" w:sz="1" w:space="0" w:color="000000"/>
            </w:tcBorders>
          </w:tcPr>
          <w:p w14:paraId="031E1946" w14:textId="77777777" w:rsidR="007158A6" w:rsidRDefault="004F2724">
            <w:pPr>
              <w:pStyle w:val="TableParagraph"/>
              <w:spacing w:before="18" w:line="240" w:lineRule="auto"/>
              <w:ind w:left="91" w:right="91"/>
              <w:rPr>
                <w:sz w:val="16"/>
              </w:rPr>
            </w:pPr>
            <w:r>
              <w:rPr>
                <w:w w:val="105"/>
                <w:sz w:val="16"/>
              </w:rPr>
              <w:t>451</w:t>
            </w:r>
          </w:p>
        </w:tc>
      </w:tr>
    </w:tbl>
    <w:p w14:paraId="330F86C5" w14:textId="64C5EA45" w:rsidR="007158A6" w:rsidRDefault="004F2724">
      <w:pPr>
        <w:spacing w:before="48"/>
        <w:ind w:left="34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1" locked="0" layoutInCell="1" allowOverlap="1" wp14:anchorId="53C495AC" wp14:editId="29881622">
                <wp:simplePos x="0" y="0"/>
                <wp:positionH relativeFrom="page">
                  <wp:posOffset>1035685</wp:posOffset>
                </wp:positionH>
                <wp:positionV relativeFrom="paragraph">
                  <wp:posOffset>-146050</wp:posOffset>
                </wp:positionV>
                <wp:extent cx="5701030" cy="0"/>
                <wp:effectExtent l="0" t="0" r="0" b="0"/>
                <wp:wrapNone/>
                <wp:docPr id="50" name="Straight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10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2D44233B">
              <v:line id="Line 46" style="position:absolute;z-index:-2022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81.55pt,-11.5pt" to="530.45pt,-11.5pt" w14:anchorId="3A4AED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3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75B20DED" w14:textId="77777777" w:rsidR="007158A6" w:rsidRDefault="007158A6">
      <w:pPr>
        <w:pStyle w:val="BodyText"/>
        <w:spacing w:before="1"/>
        <w:rPr>
          <w:sz w:val="28"/>
        </w:rPr>
      </w:pPr>
    </w:p>
    <w:p w14:paraId="4ACD3F8C" w14:textId="77777777" w:rsidR="007158A6" w:rsidRDefault="004F2724">
      <w:pPr>
        <w:pStyle w:val="BodyText"/>
        <w:spacing w:line="314" w:lineRule="auto"/>
        <w:ind w:left="120" w:right="576"/>
        <w:jc w:val="both"/>
      </w:pP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CARI</w:t>
      </w:r>
      <w:r>
        <w:rPr>
          <w:spacing w:val="-8"/>
        </w:rPr>
        <w:t xml:space="preserve"> </w:t>
      </w:r>
      <w:r>
        <w:rPr>
          <w:spacing w:val="-1"/>
        </w:rPr>
        <w:t>results</w:t>
      </w:r>
      <w:r>
        <w:rPr>
          <w:spacing w:val="-8"/>
        </w:rPr>
        <w:t xml:space="preserve"> </w:t>
      </w:r>
      <w:r>
        <w:rPr>
          <w:spacing w:val="-1"/>
        </w:rPr>
        <w:t>calculated</w:t>
      </w:r>
      <w:r>
        <w:rPr>
          <w:spacing w:val="-8"/>
        </w:rPr>
        <w:t xml:space="preserve"> </w:t>
      </w:r>
      <w:r>
        <w:rPr>
          <w:spacing w:val="-1"/>
        </w:rPr>
        <w:t>using</w:t>
      </w:r>
      <w:r>
        <w:rPr>
          <w:spacing w:val="-9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income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8"/>
        </w:rPr>
        <w:t xml:space="preserve"> </w:t>
      </w:r>
      <w:r>
        <w:rPr>
          <w:spacing w:val="-1"/>
        </w:rPr>
        <w:t>income</w:t>
      </w:r>
      <w:r>
        <w:rPr>
          <w:spacing w:val="-8"/>
        </w:rPr>
        <w:t xml:space="preserve"> </w:t>
      </w:r>
      <w:r>
        <w:rPr>
          <w:spacing w:val="-1"/>
        </w:rPr>
        <w:t>change</w:t>
      </w:r>
      <w:r>
        <w:rPr>
          <w:spacing w:val="-8"/>
        </w:rPr>
        <w:t xml:space="preserve"> </w:t>
      </w:r>
      <w:r>
        <w:rPr>
          <w:spacing w:val="-1"/>
        </w:rPr>
        <w:t>modules</w:t>
      </w:r>
      <w:r>
        <w:rPr>
          <w:spacing w:val="-8"/>
        </w:rPr>
        <w:t xml:space="preserve"> </w:t>
      </w:r>
      <w:r>
        <w:rPr>
          <w:spacing w:val="-1"/>
        </w:rPr>
        <w:t>implemented</w:t>
      </w:r>
      <w:r>
        <w:rPr>
          <w:spacing w:val="-9"/>
        </w:rPr>
        <w:t xml:space="preserve"> </w:t>
      </w:r>
      <w:r>
        <w:rPr>
          <w:spacing w:val="-1"/>
        </w:rPr>
        <w:t>by</w:t>
      </w:r>
      <w:r>
        <w:rPr>
          <w:spacing w:val="-8"/>
        </w:rPr>
        <w:t xml:space="preserve"> </w:t>
      </w:r>
      <w:r>
        <w:t>phone</w:t>
      </w:r>
      <w:r>
        <w:rPr>
          <w:spacing w:val="-50"/>
        </w:rPr>
        <w:t xml:space="preserve"> </w:t>
      </w:r>
      <w:r>
        <w:rPr>
          <w:w w:val="95"/>
        </w:rPr>
        <w:t>(rCARI-Inc) and in F2F interviews (CARI-Inc) are presented in Table 5.</w:t>
      </w:r>
      <w:r>
        <w:rPr>
          <w:spacing w:val="1"/>
          <w:w w:val="95"/>
        </w:rPr>
        <w:t xml:space="preserve"> </w:t>
      </w:r>
      <w:r>
        <w:rPr>
          <w:w w:val="95"/>
        </w:rPr>
        <w:t>Results are different across</w:t>
      </w:r>
      <w:r>
        <w:rPr>
          <w:spacing w:val="1"/>
          <w:w w:val="95"/>
        </w:rPr>
        <w:t xml:space="preserve"> </w:t>
      </w:r>
      <w:r>
        <w:t>the 3 pilot countries. The results show that rCARI-Inc significantly over-estimates the number of</w:t>
      </w:r>
      <w:r>
        <w:rPr>
          <w:spacing w:val="-51"/>
        </w:rPr>
        <w:t xml:space="preserve"> </w:t>
      </w:r>
      <w:r>
        <w:rPr>
          <w:w w:val="95"/>
        </w:rPr>
        <w:t>food</w:t>
      </w:r>
      <w:r>
        <w:rPr>
          <w:spacing w:val="17"/>
          <w:w w:val="95"/>
        </w:rPr>
        <w:t xml:space="preserve"> </w:t>
      </w:r>
      <w:r>
        <w:rPr>
          <w:w w:val="95"/>
        </w:rPr>
        <w:t>insecure</w:t>
      </w:r>
      <w:r>
        <w:rPr>
          <w:spacing w:val="18"/>
          <w:w w:val="95"/>
        </w:rPr>
        <w:t xml:space="preserve"> </w:t>
      </w:r>
      <w:r>
        <w:rPr>
          <w:w w:val="95"/>
        </w:rPr>
        <w:t>compared</w:t>
      </w:r>
      <w:r>
        <w:rPr>
          <w:spacing w:val="18"/>
          <w:w w:val="95"/>
        </w:rPr>
        <w:t xml:space="preserve"> </w:t>
      </w:r>
      <w:r>
        <w:rPr>
          <w:w w:val="95"/>
        </w:rPr>
        <w:t>to</w:t>
      </w:r>
      <w:r>
        <w:rPr>
          <w:spacing w:val="18"/>
          <w:w w:val="95"/>
        </w:rPr>
        <w:t xml:space="preserve"> </w:t>
      </w:r>
      <w:r>
        <w:rPr>
          <w:w w:val="95"/>
        </w:rPr>
        <w:t>CARI-Inc</w:t>
      </w:r>
      <w:r>
        <w:rPr>
          <w:spacing w:val="18"/>
          <w:w w:val="95"/>
        </w:rPr>
        <w:t xml:space="preserve"> </w:t>
      </w:r>
      <w:r>
        <w:rPr>
          <w:w w:val="95"/>
        </w:rPr>
        <w:t>by</w:t>
      </w:r>
      <w:r>
        <w:rPr>
          <w:spacing w:val="18"/>
          <w:w w:val="95"/>
        </w:rPr>
        <w:t xml:space="preserve"> </w:t>
      </w:r>
      <w:r>
        <w:rPr>
          <w:w w:val="95"/>
        </w:rPr>
        <w:t>between</w:t>
      </w:r>
      <w:r>
        <w:rPr>
          <w:spacing w:val="17"/>
          <w:w w:val="95"/>
        </w:rPr>
        <w:t xml:space="preserve"> </w:t>
      </w:r>
      <w:r>
        <w:rPr>
          <w:w w:val="95"/>
        </w:rPr>
        <w:t>9-10</w:t>
      </w:r>
      <w:r>
        <w:rPr>
          <w:spacing w:val="18"/>
          <w:w w:val="95"/>
        </w:rPr>
        <w:t xml:space="preserve"> </w:t>
      </w:r>
      <w:r>
        <w:rPr>
          <w:w w:val="95"/>
        </w:rPr>
        <w:t>percentage</w:t>
      </w:r>
      <w:r>
        <w:rPr>
          <w:spacing w:val="18"/>
          <w:w w:val="95"/>
        </w:rPr>
        <w:t xml:space="preserve"> </w:t>
      </w:r>
      <w:r>
        <w:rPr>
          <w:w w:val="95"/>
        </w:rPr>
        <w:t>points</w:t>
      </w:r>
      <w:r>
        <w:rPr>
          <w:spacing w:val="18"/>
          <w:w w:val="95"/>
        </w:rPr>
        <w:t xml:space="preserve"> </w:t>
      </w:r>
      <w:r>
        <w:rPr>
          <w:w w:val="95"/>
        </w:rPr>
        <w:t>in</w:t>
      </w:r>
      <w:r>
        <w:rPr>
          <w:spacing w:val="18"/>
          <w:w w:val="95"/>
        </w:rPr>
        <w:t xml:space="preserve"> </w:t>
      </w:r>
      <w:r>
        <w:rPr>
          <w:w w:val="95"/>
        </w:rPr>
        <w:t>Myanmar</w:t>
      </w:r>
      <w:r>
        <w:rPr>
          <w:spacing w:val="18"/>
          <w:w w:val="95"/>
        </w:rPr>
        <w:t xml:space="preserve"> </w:t>
      </w:r>
      <w:r>
        <w:rPr>
          <w:w w:val="95"/>
        </w:rPr>
        <w:t>and</w:t>
      </w:r>
      <w:r>
        <w:rPr>
          <w:spacing w:val="18"/>
          <w:w w:val="95"/>
        </w:rPr>
        <w:t xml:space="preserve"> </w:t>
      </w:r>
      <w:r>
        <w:rPr>
          <w:w w:val="95"/>
        </w:rPr>
        <w:t>Ecuador.</w:t>
      </w:r>
    </w:p>
    <w:p w14:paraId="3F0BC0D7" w14:textId="77777777" w:rsidR="007158A6" w:rsidRDefault="004F2724">
      <w:pPr>
        <w:pStyle w:val="BodyText"/>
        <w:spacing w:before="165" w:line="314" w:lineRule="auto"/>
        <w:ind w:left="120" w:right="575"/>
        <w:jc w:val="both"/>
      </w:pPr>
      <w:r>
        <w:t>Next, a comparison of CARI computed using FES is compared with income and income change</w:t>
      </w:r>
      <w:r>
        <w:rPr>
          <w:spacing w:val="1"/>
        </w:rPr>
        <w:t xml:space="preserve"> </w:t>
      </w:r>
      <w:r>
        <w:rPr>
          <w:w w:val="95"/>
        </w:rPr>
        <w:t>variable</w:t>
      </w:r>
      <w:r>
        <w:rPr>
          <w:spacing w:val="15"/>
          <w:w w:val="95"/>
        </w:rPr>
        <w:t xml:space="preserve"> </w:t>
      </w:r>
      <w:r>
        <w:rPr>
          <w:w w:val="95"/>
        </w:rPr>
        <w:t>modules</w:t>
      </w:r>
      <w:r>
        <w:rPr>
          <w:spacing w:val="15"/>
          <w:w w:val="95"/>
        </w:rPr>
        <w:t xml:space="preserve"> </w:t>
      </w:r>
      <w:r>
        <w:rPr>
          <w:w w:val="95"/>
        </w:rPr>
        <w:t>asked</w:t>
      </w:r>
      <w:r>
        <w:rPr>
          <w:spacing w:val="15"/>
          <w:w w:val="95"/>
        </w:rPr>
        <w:t xml:space="preserve"> </w:t>
      </w:r>
      <w:r>
        <w:rPr>
          <w:w w:val="95"/>
        </w:rPr>
        <w:t>to</w:t>
      </w:r>
      <w:r>
        <w:rPr>
          <w:spacing w:val="15"/>
          <w:w w:val="95"/>
        </w:rPr>
        <w:t xml:space="preserve"> </w:t>
      </w:r>
      <w:r>
        <w:rPr>
          <w:w w:val="95"/>
        </w:rPr>
        <w:t>the</w:t>
      </w:r>
      <w:r>
        <w:rPr>
          <w:spacing w:val="15"/>
          <w:w w:val="95"/>
        </w:rPr>
        <w:t xml:space="preserve"> </w:t>
      </w:r>
      <w:r>
        <w:rPr>
          <w:w w:val="95"/>
        </w:rPr>
        <w:t>same</w:t>
      </w:r>
      <w:r>
        <w:rPr>
          <w:spacing w:val="15"/>
          <w:w w:val="95"/>
        </w:rPr>
        <w:t xml:space="preserve"> </w:t>
      </w:r>
      <w:r>
        <w:rPr>
          <w:w w:val="95"/>
        </w:rPr>
        <w:t>household/respondent</w:t>
      </w:r>
      <w:r>
        <w:rPr>
          <w:spacing w:val="14"/>
          <w:w w:val="95"/>
        </w:rPr>
        <w:t xml:space="preserve"> </w:t>
      </w:r>
      <w:r>
        <w:rPr>
          <w:w w:val="95"/>
        </w:rPr>
        <w:t>in</w:t>
      </w:r>
      <w:r>
        <w:rPr>
          <w:spacing w:val="15"/>
          <w:w w:val="95"/>
        </w:rPr>
        <w:t xml:space="preserve"> </w:t>
      </w:r>
      <w:r>
        <w:rPr>
          <w:w w:val="95"/>
        </w:rPr>
        <w:t>the</w:t>
      </w:r>
      <w:r>
        <w:rPr>
          <w:spacing w:val="15"/>
          <w:w w:val="95"/>
        </w:rPr>
        <w:t xml:space="preserve"> </w:t>
      </w:r>
      <w:r>
        <w:rPr>
          <w:w w:val="95"/>
        </w:rPr>
        <w:t>same</w:t>
      </w:r>
      <w:r>
        <w:rPr>
          <w:spacing w:val="16"/>
          <w:w w:val="95"/>
        </w:rPr>
        <w:t xml:space="preserve"> </w:t>
      </w:r>
      <w:r>
        <w:rPr>
          <w:w w:val="95"/>
        </w:rPr>
        <w:t>modality.</w:t>
      </w:r>
      <w:r>
        <w:rPr>
          <w:spacing w:val="44"/>
          <w:w w:val="95"/>
        </w:rPr>
        <w:t xml:space="preserve"> </w:t>
      </w:r>
      <w:r>
        <w:rPr>
          <w:w w:val="95"/>
        </w:rPr>
        <w:t>This</w:t>
      </w:r>
      <w:r>
        <w:rPr>
          <w:spacing w:val="15"/>
          <w:w w:val="95"/>
        </w:rPr>
        <w:t xml:space="preserve"> </w:t>
      </w:r>
      <w:r>
        <w:rPr>
          <w:w w:val="95"/>
        </w:rPr>
        <w:t>step</w:t>
      </w:r>
      <w:r>
        <w:rPr>
          <w:spacing w:val="15"/>
          <w:w w:val="95"/>
        </w:rPr>
        <w:t xml:space="preserve"> </w:t>
      </w:r>
      <w:r>
        <w:rPr>
          <w:w w:val="95"/>
        </w:rPr>
        <w:t>allowed</w:t>
      </w:r>
      <w:r>
        <w:rPr>
          <w:spacing w:val="-48"/>
          <w:w w:val="95"/>
        </w:rPr>
        <w:t xml:space="preserve"> </w:t>
      </w:r>
      <w:r>
        <w:rPr>
          <w:w w:val="95"/>
        </w:rPr>
        <w:t>a</w:t>
      </w:r>
      <w:r>
        <w:rPr>
          <w:spacing w:val="13"/>
          <w:w w:val="95"/>
        </w:rPr>
        <w:t xml:space="preserve"> </w:t>
      </w:r>
      <w:r>
        <w:rPr>
          <w:w w:val="95"/>
        </w:rPr>
        <w:t>comparison</w:t>
      </w:r>
      <w:r>
        <w:rPr>
          <w:spacing w:val="14"/>
          <w:w w:val="95"/>
        </w:rPr>
        <w:t xml:space="preserve"> </w:t>
      </w:r>
      <w:r>
        <w:rPr>
          <w:w w:val="95"/>
        </w:rPr>
        <w:t>of</w:t>
      </w:r>
      <w:r>
        <w:rPr>
          <w:spacing w:val="14"/>
          <w:w w:val="95"/>
        </w:rPr>
        <w:t xml:space="preserve"> </w:t>
      </w:r>
      <w:r>
        <w:rPr>
          <w:w w:val="95"/>
        </w:rPr>
        <w:t>these</w:t>
      </w:r>
      <w:r>
        <w:rPr>
          <w:spacing w:val="13"/>
          <w:w w:val="95"/>
        </w:rPr>
        <w:t xml:space="preserve"> </w:t>
      </w:r>
      <w:r>
        <w:rPr>
          <w:w w:val="95"/>
        </w:rPr>
        <w:t>two</w:t>
      </w:r>
      <w:r>
        <w:rPr>
          <w:spacing w:val="14"/>
          <w:w w:val="95"/>
        </w:rPr>
        <w:t xml:space="preserve"> </w:t>
      </w:r>
      <w:r>
        <w:rPr>
          <w:w w:val="95"/>
        </w:rPr>
        <w:t>indicators</w:t>
      </w:r>
      <w:r>
        <w:rPr>
          <w:spacing w:val="14"/>
          <w:w w:val="95"/>
        </w:rPr>
        <w:t xml:space="preserve"> </w:t>
      </w:r>
      <w:r>
        <w:rPr>
          <w:w w:val="95"/>
        </w:rPr>
        <w:t>using</w:t>
      </w:r>
      <w:r>
        <w:rPr>
          <w:spacing w:val="13"/>
          <w:w w:val="95"/>
        </w:rPr>
        <w:t xml:space="preserve"> </w:t>
      </w:r>
      <w:r>
        <w:rPr>
          <w:w w:val="95"/>
        </w:rPr>
        <w:t>the</w:t>
      </w:r>
      <w:r>
        <w:rPr>
          <w:spacing w:val="14"/>
          <w:w w:val="95"/>
        </w:rPr>
        <w:t xml:space="preserve"> </w:t>
      </w:r>
      <w:r>
        <w:rPr>
          <w:w w:val="95"/>
        </w:rPr>
        <w:t>same</w:t>
      </w:r>
      <w:r>
        <w:rPr>
          <w:spacing w:val="14"/>
          <w:w w:val="95"/>
        </w:rPr>
        <w:t xml:space="preserve"> </w:t>
      </w:r>
      <w:r>
        <w:rPr>
          <w:w w:val="95"/>
        </w:rPr>
        <w:t>respondents</w:t>
      </w:r>
      <w:r>
        <w:rPr>
          <w:spacing w:val="13"/>
          <w:w w:val="95"/>
        </w:rPr>
        <w:t xml:space="preserve"> </w:t>
      </w:r>
      <w:r>
        <w:rPr>
          <w:w w:val="95"/>
        </w:rPr>
        <w:t>in</w:t>
      </w:r>
      <w:r>
        <w:rPr>
          <w:spacing w:val="14"/>
          <w:w w:val="95"/>
        </w:rPr>
        <w:t xml:space="preserve"> </w:t>
      </w:r>
      <w:r>
        <w:rPr>
          <w:w w:val="95"/>
        </w:rPr>
        <w:t>the</w:t>
      </w:r>
      <w:r>
        <w:rPr>
          <w:spacing w:val="14"/>
          <w:w w:val="95"/>
        </w:rPr>
        <w:t xml:space="preserve"> </w:t>
      </w:r>
      <w:r>
        <w:rPr>
          <w:w w:val="95"/>
        </w:rPr>
        <w:t>same</w:t>
      </w:r>
      <w:r>
        <w:rPr>
          <w:spacing w:val="13"/>
          <w:w w:val="95"/>
        </w:rPr>
        <w:t xml:space="preserve"> </w:t>
      </w:r>
      <w:r>
        <w:rPr>
          <w:w w:val="95"/>
        </w:rPr>
        <w:t>modality.</w:t>
      </w:r>
      <w:r>
        <w:rPr>
          <w:spacing w:val="41"/>
          <w:w w:val="95"/>
        </w:rPr>
        <w:t xml:space="preserve"> </w:t>
      </w:r>
      <w:r>
        <w:rPr>
          <w:w w:val="95"/>
        </w:rPr>
        <w:t>Results</w:t>
      </w:r>
      <w:r>
        <w:rPr>
          <w:spacing w:val="14"/>
          <w:w w:val="95"/>
        </w:rPr>
        <w:t xml:space="preserve"> </w:t>
      </w:r>
      <w:r>
        <w:rPr>
          <w:w w:val="95"/>
        </w:rPr>
        <w:t>for</w:t>
      </w:r>
    </w:p>
    <w:p w14:paraId="40F1CFEC" w14:textId="77777777" w:rsidR="007158A6" w:rsidRDefault="007158A6">
      <w:pPr>
        <w:spacing w:line="314" w:lineRule="auto"/>
        <w:jc w:val="both"/>
        <w:sectPr w:rsidR="007158A6">
          <w:pgSz w:w="12240" w:h="15840"/>
          <w:pgMar w:top="1340" w:right="860" w:bottom="1080" w:left="1320" w:header="0" w:footer="888" w:gutter="0"/>
          <w:cols w:space="720"/>
        </w:sectPr>
      </w:pPr>
    </w:p>
    <w:p w14:paraId="17C26615" w14:textId="5785FB0E" w:rsidR="007158A6" w:rsidRDefault="004F2724">
      <w:pPr>
        <w:pStyle w:val="BodyText"/>
        <w:spacing w:before="128"/>
        <w:ind w:left="257" w:right="7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1" locked="0" layoutInCell="1" allowOverlap="1" wp14:anchorId="37AED302" wp14:editId="220FE9B8">
                <wp:simplePos x="0" y="0"/>
                <wp:positionH relativeFrom="page">
                  <wp:posOffset>1035685</wp:posOffset>
                </wp:positionH>
                <wp:positionV relativeFrom="paragraph">
                  <wp:posOffset>666115</wp:posOffset>
                </wp:positionV>
                <wp:extent cx="5701030" cy="0"/>
                <wp:effectExtent l="0" t="0" r="0" b="0"/>
                <wp:wrapNone/>
                <wp:docPr id="49" name="Straight Connector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10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3044C625">
              <v:line id="Line 45" style="position:absolute;z-index:-2021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81.55pt,52.45pt" to="530.45pt,52.45pt" w14:anchorId="43D576C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">
                <w10:wrap anchorx="page"/>
              </v:line>
            </w:pict>
          </mc:Fallback>
        </mc:AlternateContent>
      </w:r>
      <w:r>
        <w:t>Table</w:t>
      </w:r>
      <w:r>
        <w:rPr>
          <w:spacing w:val="7"/>
        </w:rPr>
        <w:t xml:space="preserve"> </w:t>
      </w:r>
      <w:r>
        <w:t>5:</w:t>
      </w:r>
      <w:r>
        <w:rPr>
          <w:spacing w:val="28"/>
        </w:rPr>
        <w:t xml:space="preserve"> </w:t>
      </w:r>
      <w:r>
        <w:t>Impact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Survey</w:t>
      </w:r>
      <w:r>
        <w:rPr>
          <w:spacing w:val="8"/>
        </w:rPr>
        <w:t xml:space="preserve"> </w:t>
      </w:r>
      <w:r>
        <w:t>Modality:</w:t>
      </w:r>
      <w:r>
        <w:rPr>
          <w:spacing w:val="28"/>
        </w:rPr>
        <w:t xml:space="preserve"> </w:t>
      </w:r>
      <w:r>
        <w:t>CARI-Inc</w:t>
      </w:r>
      <w:r>
        <w:rPr>
          <w:spacing w:val="8"/>
        </w:rPr>
        <w:t xml:space="preserve"> </w:t>
      </w:r>
      <w:r>
        <w:t>vs.</w:t>
      </w:r>
      <w:r>
        <w:rPr>
          <w:spacing w:val="28"/>
        </w:rPr>
        <w:t xml:space="preserve"> </w:t>
      </w:r>
      <w:r>
        <w:t>rCARI-Inc</w:t>
      </w:r>
    </w:p>
    <w:p w14:paraId="17D2E2D6" w14:textId="77777777" w:rsidR="007158A6" w:rsidRDefault="007158A6">
      <w:pPr>
        <w:pStyle w:val="BodyText"/>
        <w:spacing w:before="10"/>
      </w:pPr>
    </w:p>
    <w:tbl>
      <w:tblPr>
        <w:tblW w:w="0" w:type="auto"/>
        <w:tblInd w:w="3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3"/>
        <w:gridCol w:w="806"/>
        <w:gridCol w:w="851"/>
        <w:gridCol w:w="672"/>
        <w:gridCol w:w="806"/>
        <w:gridCol w:w="851"/>
        <w:gridCol w:w="671"/>
        <w:gridCol w:w="805"/>
        <w:gridCol w:w="672"/>
      </w:tblGrid>
      <w:tr w:rsidR="007158A6" w14:paraId="3DA4421B" w14:textId="77777777">
        <w:trPr>
          <w:trHeight w:val="366"/>
        </w:trPr>
        <w:tc>
          <w:tcPr>
            <w:tcW w:w="2843" w:type="dxa"/>
            <w:tcBorders>
              <w:top w:val="double" w:sz="1" w:space="0" w:color="000000"/>
            </w:tcBorders>
          </w:tcPr>
          <w:p w14:paraId="1054EFDB" w14:textId="77777777" w:rsidR="007158A6" w:rsidRDefault="004F2724">
            <w:pPr>
              <w:pStyle w:val="TableParagraph"/>
              <w:tabs>
                <w:tab w:val="left" w:pos="2354"/>
              </w:tabs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25825C4F" w14:textId="77777777" w:rsidR="007158A6" w:rsidRDefault="004F2724">
            <w:pPr>
              <w:pStyle w:val="TableParagraph"/>
              <w:spacing w:before="0" w:line="180" w:lineRule="exact"/>
              <w:ind w:left="137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Myanma</w:t>
            </w:r>
          </w:p>
          <w:p w14:paraId="151BFB93" w14:textId="77777777" w:rsidR="007158A6" w:rsidRDefault="004F2724">
            <w:pPr>
              <w:pStyle w:val="TableParagraph"/>
              <w:spacing w:before="7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851" w:type="dxa"/>
            <w:tcBorders>
              <w:top w:val="double" w:sz="1" w:space="0" w:color="000000"/>
            </w:tcBorders>
          </w:tcPr>
          <w:p w14:paraId="6D8EE4B5" w14:textId="77777777" w:rsidR="007158A6" w:rsidRDefault="004F2724">
            <w:pPr>
              <w:pStyle w:val="TableParagraph"/>
              <w:spacing w:before="0" w:line="180" w:lineRule="exact"/>
              <w:ind w:left="-25" w:right="807"/>
              <w:rPr>
                <w:sz w:val="16"/>
              </w:rPr>
            </w:pPr>
            <w:r>
              <w:rPr>
                <w:sz w:val="16"/>
              </w:rPr>
              <w:t>r</w:t>
            </w:r>
          </w:p>
          <w:p w14:paraId="1DE8D756" w14:textId="77777777" w:rsidR="007158A6" w:rsidRDefault="004F2724">
            <w:pPr>
              <w:pStyle w:val="TableParagraph"/>
              <w:spacing w:before="7" w:line="159" w:lineRule="exact"/>
              <w:ind w:left="93" w:right="93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0899C128" w14:textId="77777777" w:rsidR="007158A6" w:rsidRDefault="004F2724">
            <w:pPr>
              <w:pStyle w:val="TableParagraph"/>
              <w:spacing w:before="188" w:line="159" w:lineRule="exact"/>
              <w:ind w:left="88" w:right="89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0D93D6E1" w14:textId="77777777" w:rsidR="007158A6" w:rsidRDefault="004F2724">
            <w:pPr>
              <w:pStyle w:val="TableParagraph"/>
              <w:spacing w:before="0" w:line="180" w:lineRule="exact"/>
              <w:ind w:left="184"/>
              <w:jc w:val="left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Ecuador</w:t>
            </w:r>
          </w:p>
          <w:p w14:paraId="7BA723D1" w14:textId="77777777" w:rsidR="007158A6" w:rsidRDefault="004F2724">
            <w:pPr>
              <w:pStyle w:val="TableParagraph"/>
              <w:spacing w:before="7" w:line="159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851" w:type="dxa"/>
            <w:tcBorders>
              <w:top w:val="double" w:sz="1" w:space="0" w:color="000000"/>
            </w:tcBorders>
          </w:tcPr>
          <w:p w14:paraId="5615FDF6" w14:textId="77777777" w:rsidR="007158A6" w:rsidRDefault="004F2724">
            <w:pPr>
              <w:pStyle w:val="TableParagraph"/>
              <w:spacing w:before="188" w:line="159" w:lineRule="exact"/>
              <w:ind w:left="92" w:right="93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24BCBC15" w14:textId="77777777" w:rsidR="007158A6" w:rsidRDefault="004F2724">
            <w:pPr>
              <w:pStyle w:val="TableParagraph"/>
              <w:spacing w:before="188" w:line="159" w:lineRule="exact"/>
              <w:ind w:left="82" w:right="82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778832D0" w14:textId="77777777" w:rsidR="007158A6" w:rsidRDefault="004F2724">
            <w:pPr>
              <w:pStyle w:val="TableParagraph"/>
              <w:spacing w:before="0" w:line="180" w:lineRule="exact"/>
              <w:ind w:left="215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  <w:p w14:paraId="3F1256D0" w14:textId="77777777" w:rsidR="007158A6" w:rsidRDefault="004F2724">
            <w:pPr>
              <w:pStyle w:val="TableParagraph"/>
              <w:spacing w:before="7" w:line="159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3D995024" w14:textId="77777777" w:rsidR="007158A6" w:rsidRDefault="004F2724">
            <w:pPr>
              <w:pStyle w:val="TableParagraph"/>
              <w:spacing w:before="188" w:line="159" w:lineRule="exact"/>
              <w:ind w:left="88" w:right="88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4BCD1D8B" w14:textId="77777777">
        <w:trPr>
          <w:trHeight w:val="193"/>
        </w:trPr>
        <w:tc>
          <w:tcPr>
            <w:tcW w:w="2843" w:type="dxa"/>
          </w:tcPr>
          <w:p w14:paraId="6188D528" w14:textId="77777777" w:rsidR="007158A6" w:rsidRDefault="004F2724">
            <w:pPr>
              <w:pStyle w:val="TableParagraph"/>
              <w:tabs>
                <w:tab w:val="right" w:pos="2657"/>
              </w:tabs>
              <w:spacing w:before="18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0.16</w:t>
            </w:r>
          </w:p>
        </w:tc>
        <w:tc>
          <w:tcPr>
            <w:tcW w:w="806" w:type="dxa"/>
          </w:tcPr>
          <w:p w14:paraId="59664715" w14:textId="77777777" w:rsidR="007158A6" w:rsidRDefault="004F2724">
            <w:pPr>
              <w:pStyle w:val="TableParagraph"/>
              <w:spacing w:before="18"/>
              <w:ind w:left="155" w:right="155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851" w:type="dxa"/>
          </w:tcPr>
          <w:p w14:paraId="43C1CB84" w14:textId="77777777" w:rsidR="007158A6" w:rsidRDefault="004F2724">
            <w:pPr>
              <w:pStyle w:val="TableParagraph"/>
              <w:spacing w:before="18"/>
              <w:ind w:left="93" w:right="93"/>
              <w:rPr>
                <w:sz w:val="16"/>
              </w:rPr>
            </w:pPr>
            <w:r>
              <w:rPr>
                <w:sz w:val="16"/>
              </w:rPr>
              <w:t>-0.09***</w:t>
            </w:r>
          </w:p>
        </w:tc>
        <w:tc>
          <w:tcPr>
            <w:tcW w:w="672" w:type="dxa"/>
          </w:tcPr>
          <w:p w14:paraId="7CA96D74" w14:textId="77777777" w:rsidR="007158A6" w:rsidRDefault="004F2724">
            <w:pPr>
              <w:pStyle w:val="TableParagraph"/>
              <w:spacing w:before="18"/>
              <w:ind w:left="88" w:right="88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806" w:type="dxa"/>
          </w:tcPr>
          <w:p w14:paraId="0AD8E791" w14:textId="77777777" w:rsidR="007158A6" w:rsidRDefault="004F2724">
            <w:pPr>
              <w:pStyle w:val="TableParagraph"/>
              <w:spacing w:before="18"/>
              <w:ind w:left="155" w:right="155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851" w:type="dxa"/>
          </w:tcPr>
          <w:p w14:paraId="3E3852DC" w14:textId="77777777" w:rsidR="007158A6" w:rsidRDefault="004F2724">
            <w:pPr>
              <w:pStyle w:val="TableParagraph"/>
              <w:spacing w:before="18"/>
              <w:ind w:left="93" w:right="93"/>
              <w:rPr>
                <w:sz w:val="16"/>
              </w:rPr>
            </w:pPr>
            <w:r>
              <w:rPr>
                <w:sz w:val="16"/>
              </w:rPr>
              <w:t>-0.02***</w:t>
            </w:r>
          </w:p>
        </w:tc>
        <w:tc>
          <w:tcPr>
            <w:tcW w:w="671" w:type="dxa"/>
          </w:tcPr>
          <w:p w14:paraId="11CF89B5" w14:textId="77777777" w:rsidR="007158A6" w:rsidRDefault="004F2724">
            <w:pPr>
              <w:pStyle w:val="TableParagraph"/>
              <w:spacing w:before="18"/>
              <w:ind w:left="82" w:right="82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805" w:type="dxa"/>
          </w:tcPr>
          <w:p w14:paraId="61E298AD" w14:textId="77777777" w:rsidR="007158A6" w:rsidRDefault="004F2724">
            <w:pPr>
              <w:pStyle w:val="TableParagraph"/>
              <w:spacing w:before="18"/>
              <w:ind w:right="249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672" w:type="dxa"/>
          </w:tcPr>
          <w:p w14:paraId="4D082054" w14:textId="77777777" w:rsidR="007158A6" w:rsidRDefault="004F2724">
            <w:pPr>
              <w:pStyle w:val="TableParagraph"/>
              <w:spacing w:before="18"/>
              <w:ind w:left="88" w:right="86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7158A6" w14:paraId="509A923E" w14:textId="77777777">
        <w:trPr>
          <w:trHeight w:val="189"/>
        </w:trPr>
        <w:tc>
          <w:tcPr>
            <w:tcW w:w="2843" w:type="dxa"/>
          </w:tcPr>
          <w:p w14:paraId="16F32DF9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806" w:type="dxa"/>
          </w:tcPr>
          <w:p w14:paraId="0A376015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851" w:type="dxa"/>
          </w:tcPr>
          <w:p w14:paraId="096DC911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53C756EF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806" w:type="dxa"/>
          </w:tcPr>
          <w:p w14:paraId="215EECC9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  <w:tc>
          <w:tcPr>
            <w:tcW w:w="851" w:type="dxa"/>
          </w:tcPr>
          <w:p w14:paraId="51AEAC51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35157C56" w14:textId="77777777" w:rsidR="007158A6" w:rsidRDefault="004F2724">
            <w:pPr>
              <w:pStyle w:val="TableParagraph"/>
              <w:ind w:left="82" w:right="82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805" w:type="dxa"/>
          </w:tcPr>
          <w:p w14:paraId="144FD213" w14:textId="77777777" w:rsidR="007158A6" w:rsidRDefault="004F2724">
            <w:pPr>
              <w:pStyle w:val="TableParagraph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672" w:type="dxa"/>
          </w:tcPr>
          <w:p w14:paraId="553AECC8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</w:tr>
      <w:tr w:rsidR="007158A6" w14:paraId="2DB9AC3C" w14:textId="77777777">
        <w:trPr>
          <w:trHeight w:val="189"/>
        </w:trPr>
        <w:tc>
          <w:tcPr>
            <w:tcW w:w="2843" w:type="dxa"/>
          </w:tcPr>
          <w:p w14:paraId="54E92957" w14:textId="77777777" w:rsidR="007158A6" w:rsidRDefault="004F2724">
            <w:pPr>
              <w:pStyle w:val="TableParagraph"/>
              <w:tabs>
                <w:tab w:val="right" w:pos="265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Marginally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0.43</w:t>
            </w:r>
          </w:p>
        </w:tc>
        <w:tc>
          <w:tcPr>
            <w:tcW w:w="806" w:type="dxa"/>
          </w:tcPr>
          <w:p w14:paraId="0FE3E020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0.41</w:t>
            </w:r>
          </w:p>
        </w:tc>
        <w:tc>
          <w:tcPr>
            <w:tcW w:w="851" w:type="dxa"/>
          </w:tcPr>
          <w:p w14:paraId="3419E638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  <w:tc>
          <w:tcPr>
            <w:tcW w:w="672" w:type="dxa"/>
          </w:tcPr>
          <w:p w14:paraId="60A1CDD4" w14:textId="77777777" w:rsidR="007158A6" w:rsidRDefault="004F2724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0.33</w:t>
            </w:r>
          </w:p>
        </w:tc>
        <w:tc>
          <w:tcPr>
            <w:tcW w:w="806" w:type="dxa"/>
          </w:tcPr>
          <w:p w14:paraId="3A6235E7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0.27</w:t>
            </w:r>
          </w:p>
        </w:tc>
        <w:tc>
          <w:tcPr>
            <w:tcW w:w="851" w:type="dxa"/>
          </w:tcPr>
          <w:p w14:paraId="64BAAA5E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-0.07**</w:t>
            </w:r>
          </w:p>
        </w:tc>
        <w:tc>
          <w:tcPr>
            <w:tcW w:w="671" w:type="dxa"/>
          </w:tcPr>
          <w:p w14:paraId="6826D4FA" w14:textId="77777777" w:rsidR="007158A6" w:rsidRDefault="004F2724">
            <w:pPr>
              <w:pStyle w:val="TableParagraph"/>
              <w:ind w:left="82" w:right="82"/>
              <w:rPr>
                <w:sz w:val="16"/>
              </w:rPr>
            </w:pPr>
            <w:r>
              <w:rPr>
                <w:sz w:val="16"/>
              </w:rPr>
              <w:t>0.51</w:t>
            </w:r>
          </w:p>
        </w:tc>
        <w:tc>
          <w:tcPr>
            <w:tcW w:w="805" w:type="dxa"/>
          </w:tcPr>
          <w:p w14:paraId="34C56C30" w14:textId="77777777" w:rsidR="007158A6" w:rsidRDefault="004F2724">
            <w:pPr>
              <w:pStyle w:val="TableParagraph"/>
              <w:ind w:right="249"/>
              <w:jc w:val="right"/>
              <w:rPr>
                <w:sz w:val="16"/>
              </w:rPr>
            </w:pPr>
            <w:r>
              <w:rPr>
                <w:sz w:val="16"/>
              </w:rPr>
              <w:t>0.52</w:t>
            </w:r>
          </w:p>
        </w:tc>
        <w:tc>
          <w:tcPr>
            <w:tcW w:w="672" w:type="dxa"/>
          </w:tcPr>
          <w:p w14:paraId="14D44076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7158A6" w14:paraId="559A4DE4" w14:textId="77777777">
        <w:trPr>
          <w:trHeight w:val="189"/>
        </w:trPr>
        <w:tc>
          <w:tcPr>
            <w:tcW w:w="2843" w:type="dxa"/>
          </w:tcPr>
          <w:p w14:paraId="47114A92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6" w:type="dxa"/>
          </w:tcPr>
          <w:p w14:paraId="7D669588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51" w:type="dxa"/>
          </w:tcPr>
          <w:p w14:paraId="63838215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(0.68)</w:t>
            </w:r>
          </w:p>
        </w:tc>
        <w:tc>
          <w:tcPr>
            <w:tcW w:w="672" w:type="dxa"/>
          </w:tcPr>
          <w:p w14:paraId="47224D40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06" w:type="dxa"/>
          </w:tcPr>
          <w:p w14:paraId="09FA6021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851" w:type="dxa"/>
          </w:tcPr>
          <w:p w14:paraId="6546773A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1" w:type="dxa"/>
          </w:tcPr>
          <w:p w14:paraId="5B58D079" w14:textId="77777777" w:rsidR="007158A6" w:rsidRDefault="004F2724">
            <w:pPr>
              <w:pStyle w:val="TableParagraph"/>
              <w:ind w:left="82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79429B14" w14:textId="77777777" w:rsidR="007158A6" w:rsidRDefault="004F2724">
            <w:pPr>
              <w:pStyle w:val="TableParagraph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2" w:type="dxa"/>
          </w:tcPr>
          <w:p w14:paraId="0B444867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(0.86)</w:t>
            </w:r>
          </w:p>
        </w:tc>
      </w:tr>
      <w:tr w:rsidR="007158A6" w14:paraId="39014A02" w14:textId="77777777">
        <w:trPr>
          <w:trHeight w:val="189"/>
        </w:trPr>
        <w:tc>
          <w:tcPr>
            <w:tcW w:w="2843" w:type="dxa"/>
          </w:tcPr>
          <w:p w14:paraId="1BAAFFB1" w14:textId="77777777" w:rsidR="007158A6" w:rsidRDefault="004F2724">
            <w:pPr>
              <w:pStyle w:val="TableParagraph"/>
              <w:tabs>
                <w:tab w:val="left" w:pos="2355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Moderately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z w:val="16"/>
              </w:rPr>
              <w:tab/>
              <w:t>0.39</w:t>
            </w:r>
          </w:p>
        </w:tc>
        <w:tc>
          <w:tcPr>
            <w:tcW w:w="806" w:type="dxa"/>
          </w:tcPr>
          <w:p w14:paraId="0A1FF74E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0.49</w:t>
            </w:r>
          </w:p>
        </w:tc>
        <w:tc>
          <w:tcPr>
            <w:tcW w:w="851" w:type="dxa"/>
          </w:tcPr>
          <w:p w14:paraId="075F2230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0.10**</w:t>
            </w:r>
          </w:p>
        </w:tc>
        <w:tc>
          <w:tcPr>
            <w:tcW w:w="672" w:type="dxa"/>
          </w:tcPr>
          <w:p w14:paraId="67AF3D6A" w14:textId="77777777" w:rsidR="007158A6" w:rsidRDefault="004F2724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0.53</w:t>
            </w:r>
          </w:p>
        </w:tc>
        <w:tc>
          <w:tcPr>
            <w:tcW w:w="806" w:type="dxa"/>
          </w:tcPr>
          <w:p w14:paraId="48D3EB44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0.62</w:t>
            </w:r>
          </w:p>
        </w:tc>
        <w:tc>
          <w:tcPr>
            <w:tcW w:w="851" w:type="dxa"/>
          </w:tcPr>
          <w:p w14:paraId="04F56ECB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0.09***</w:t>
            </w:r>
          </w:p>
        </w:tc>
        <w:tc>
          <w:tcPr>
            <w:tcW w:w="671" w:type="dxa"/>
          </w:tcPr>
          <w:p w14:paraId="56A8021D" w14:textId="77777777" w:rsidR="007158A6" w:rsidRDefault="004F2724">
            <w:pPr>
              <w:pStyle w:val="TableParagraph"/>
              <w:ind w:left="81" w:right="82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805" w:type="dxa"/>
          </w:tcPr>
          <w:p w14:paraId="0665FE5C" w14:textId="77777777" w:rsidR="007158A6" w:rsidRDefault="004F2724">
            <w:pPr>
              <w:pStyle w:val="TableParagraph"/>
              <w:ind w:right="249"/>
              <w:jc w:val="right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672" w:type="dxa"/>
          </w:tcPr>
          <w:p w14:paraId="11DBD183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7158A6" w14:paraId="1DC72057" w14:textId="77777777">
        <w:trPr>
          <w:trHeight w:val="189"/>
        </w:trPr>
        <w:tc>
          <w:tcPr>
            <w:tcW w:w="2843" w:type="dxa"/>
          </w:tcPr>
          <w:p w14:paraId="01810A25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4E6ED1A2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51" w:type="dxa"/>
          </w:tcPr>
          <w:p w14:paraId="0C6D036E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2" w:type="dxa"/>
          </w:tcPr>
          <w:p w14:paraId="4D294E27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6" w:type="dxa"/>
          </w:tcPr>
          <w:p w14:paraId="44A81B0A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51" w:type="dxa"/>
          </w:tcPr>
          <w:p w14:paraId="0022258E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390760AC" w14:textId="77777777" w:rsidR="007158A6" w:rsidRDefault="004F2724">
            <w:pPr>
              <w:pStyle w:val="TableParagraph"/>
              <w:ind w:left="82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6B148724" w14:textId="77777777" w:rsidR="007158A6" w:rsidRDefault="004F2724">
            <w:pPr>
              <w:pStyle w:val="TableParagraph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2" w:type="dxa"/>
          </w:tcPr>
          <w:p w14:paraId="0D916472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(0.89)</w:t>
            </w:r>
          </w:p>
        </w:tc>
      </w:tr>
      <w:tr w:rsidR="007158A6" w14:paraId="0D643BA3" w14:textId="77777777">
        <w:trPr>
          <w:trHeight w:val="189"/>
        </w:trPr>
        <w:tc>
          <w:tcPr>
            <w:tcW w:w="2843" w:type="dxa"/>
          </w:tcPr>
          <w:p w14:paraId="7B30628C" w14:textId="77777777" w:rsidR="007158A6" w:rsidRDefault="004F2724">
            <w:pPr>
              <w:pStyle w:val="TableParagraph"/>
              <w:tabs>
                <w:tab w:val="right" w:pos="265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Severely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Food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0.02</w:t>
            </w:r>
          </w:p>
        </w:tc>
        <w:tc>
          <w:tcPr>
            <w:tcW w:w="806" w:type="dxa"/>
          </w:tcPr>
          <w:p w14:paraId="0A4196DD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851" w:type="dxa"/>
          </w:tcPr>
          <w:p w14:paraId="11455575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  <w:tc>
          <w:tcPr>
            <w:tcW w:w="672" w:type="dxa"/>
          </w:tcPr>
          <w:p w14:paraId="2BEC33AF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</w:tc>
        <w:tc>
          <w:tcPr>
            <w:tcW w:w="806" w:type="dxa"/>
          </w:tcPr>
          <w:p w14:paraId="1F8793AC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</w:tc>
        <w:tc>
          <w:tcPr>
            <w:tcW w:w="851" w:type="dxa"/>
          </w:tcPr>
          <w:p w14:paraId="2F38F1D2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  <w:tc>
          <w:tcPr>
            <w:tcW w:w="671" w:type="dxa"/>
          </w:tcPr>
          <w:p w14:paraId="36A1D1F1" w14:textId="77777777" w:rsidR="007158A6" w:rsidRDefault="004F2724">
            <w:pPr>
              <w:pStyle w:val="TableParagraph"/>
              <w:ind w:left="82" w:right="82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805" w:type="dxa"/>
          </w:tcPr>
          <w:p w14:paraId="78FFDD6B" w14:textId="77777777" w:rsidR="007158A6" w:rsidRDefault="004F2724">
            <w:pPr>
              <w:pStyle w:val="TableParagraph"/>
              <w:ind w:right="249"/>
              <w:jc w:val="right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672" w:type="dxa"/>
          </w:tcPr>
          <w:p w14:paraId="0ADE4E08" w14:textId="77777777" w:rsidR="007158A6" w:rsidRDefault="004F2724">
            <w:pPr>
              <w:pStyle w:val="TableParagraph"/>
              <w:ind w:left="88" w:right="86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</w:tr>
      <w:tr w:rsidR="007158A6" w14:paraId="397A77A7" w14:textId="77777777">
        <w:trPr>
          <w:trHeight w:val="189"/>
        </w:trPr>
        <w:tc>
          <w:tcPr>
            <w:tcW w:w="2843" w:type="dxa"/>
          </w:tcPr>
          <w:p w14:paraId="59508E91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(0.15)</w:t>
            </w:r>
          </w:p>
        </w:tc>
        <w:tc>
          <w:tcPr>
            <w:tcW w:w="806" w:type="dxa"/>
          </w:tcPr>
          <w:p w14:paraId="027A2CEB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851" w:type="dxa"/>
          </w:tcPr>
          <w:p w14:paraId="2419D77D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(0.81)</w:t>
            </w:r>
          </w:p>
        </w:tc>
        <w:tc>
          <w:tcPr>
            <w:tcW w:w="672" w:type="dxa"/>
          </w:tcPr>
          <w:p w14:paraId="0E6C9F05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806" w:type="dxa"/>
          </w:tcPr>
          <w:p w14:paraId="781D4DAB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851" w:type="dxa"/>
          </w:tcPr>
          <w:p w14:paraId="17398492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(0.93)</w:t>
            </w:r>
          </w:p>
        </w:tc>
        <w:tc>
          <w:tcPr>
            <w:tcW w:w="671" w:type="dxa"/>
          </w:tcPr>
          <w:p w14:paraId="149F9ACD" w14:textId="77777777" w:rsidR="007158A6" w:rsidRDefault="004F2724">
            <w:pPr>
              <w:pStyle w:val="TableParagraph"/>
              <w:ind w:left="82" w:right="82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805" w:type="dxa"/>
          </w:tcPr>
          <w:p w14:paraId="4A026212" w14:textId="77777777" w:rsidR="007158A6" w:rsidRDefault="004F2724">
            <w:pPr>
              <w:pStyle w:val="TableParagraph"/>
              <w:ind w:right="183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672" w:type="dxa"/>
          </w:tcPr>
          <w:p w14:paraId="58791DD6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(0.92)</w:t>
            </w:r>
          </w:p>
        </w:tc>
      </w:tr>
      <w:tr w:rsidR="007158A6" w14:paraId="2A4C8C5C" w14:textId="77777777">
        <w:trPr>
          <w:trHeight w:val="189"/>
        </w:trPr>
        <w:tc>
          <w:tcPr>
            <w:tcW w:w="2843" w:type="dxa"/>
          </w:tcPr>
          <w:p w14:paraId="2A4D2480" w14:textId="77777777" w:rsidR="007158A6" w:rsidRDefault="004F2724">
            <w:pPr>
              <w:pStyle w:val="TableParagraph"/>
              <w:tabs>
                <w:tab w:val="right" w:pos="2656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Insecure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Group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0.41</w:t>
            </w:r>
          </w:p>
        </w:tc>
        <w:tc>
          <w:tcPr>
            <w:tcW w:w="806" w:type="dxa"/>
          </w:tcPr>
          <w:p w14:paraId="6C7E0C60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0.51</w:t>
            </w:r>
          </w:p>
        </w:tc>
        <w:tc>
          <w:tcPr>
            <w:tcW w:w="851" w:type="dxa"/>
          </w:tcPr>
          <w:p w14:paraId="3AADC2D3" w14:textId="77777777" w:rsidR="007158A6" w:rsidRDefault="004F2724">
            <w:pPr>
              <w:pStyle w:val="TableParagraph"/>
              <w:ind w:left="92" w:right="93"/>
              <w:rPr>
                <w:sz w:val="16"/>
              </w:rPr>
            </w:pPr>
            <w:r>
              <w:rPr>
                <w:sz w:val="16"/>
              </w:rPr>
              <w:t>0.10**</w:t>
            </w:r>
          </w:p>
        </w:tc>
        <w:tc>
          <w:tcPr>
            <w:tcW w:w="672" w:type="dxa"/>
          </w:tcPr>
          <w:p w14:paraId="3717ED8C" w14:textId="77777777" w:rsidR="007158A6" w:rsidRDefault="004F2724">
            <w:pPr>
              <w:pStyle w:val="TableParagraph"/>
              <w:ind w:left="88" w:right="89"/>
              <w:rPr>
                <w:sz w:val="16"/>
              </w:rPr>
            </w:pPr>
            <w:r>
              <w:rPr>
                <w:sz w:val="16"/>
              </w:rPr>
              <w:t>0.64</w:t>
            </w:r>
          </w:p>
        </w:tc>
        <w:tc>
          <w:tcPr>
            <w:tcW w:w="806" w:type="dxa"/>
          </w:tcPr>
          <w:p w14:paraId="2C00E5FB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0.73</w:t>
            </w:r>
          </w:p>
        </w:tc>
        <w:tc>
          <w:tcPr>
            <w:tcW w:w="851" w:type="dxa"/>
          </w:tcPr>
          <w:p w14:paraId="3983AB05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0.09***</w:t>
            </w:r>
          </w:p>
        </w:tc>
        <w:tc>
          <w:tcPr>
            <w:tcW w:w="671" w:type="dxa"/>
          </w:tcPr>
          <w:p w14:paraId="0B44BAAF" w14:textId="77777777" w:rsidR="007158A6" w:rsidRDefault="004F2724">
            <w:pPr>
              <w:pStyle w:val="TableParagraph"/>
              <w:ind w:left="81" w:right="82"/>
              <w:rPr>
                <w:sz w:val="16"/>
              </w:rPr>
            </w:pPr>
            <w:r>
              <w:rPr>
                <w:sz w:val="16"/>
              </w:rPr>
              <w:t>0.47</w:t>
            </w:r>
          </w:p>
        </w:tc>
        <w:tc>
          <w:tcPr>
            <w:tcW w:w="805" w:type="dxa"/>
          </w:tcPr>
          <w:p w14:paraId="66BA7336" w14:textId="77777777" w:rsidR="007158A6" w:rsidRDefault="004F2724">
            <w:pPr>
              <w:pStyle w:val="TableParagraph"/>
              <w:ind w:right="249"/>
              <w:jc w:val="right"/>
              <w:rPr>
                <w:sz w:val="16"/>
              </w:rPr>
            </w:pPr>
            <w:r>
              <w:rPr>
                <w:sz w:val="16"/>
              </w:rPr>
              <w:t>0.47</w:t>
            </w:r>
          </w:p>
        </w:tc>
        <w:tc>
          <w:tcPr>
            <w:tcW w:w="672" w:type="dxa"/>
          </w:tcPr>
          <w:p w14:paraId="19E2BBD5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7158A6" w14:paraId="17B5668A" w14:textId="77777777">
        <w:trPr>
          <w:trHeight w:val="193"/>
        </w:trPr>
        <w:tc>
          <w:tcPr>
            <w:tcW w:w="2843" w:type="dxa"/>
          </w:tcPr>
          <w:p w14:paraId="55B15ED1" w14:textId="77777777" w:rsidR="007158A6" w:rsidRDefault="004F2724">
            <w:pPr>
              <w:pStyle w:val="TableParagraph"/>
              <w:spacing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108F5703" w14:textId="77777777" w:rsidR="007158A6" w:rsidRDefault="004F2724">
            <w:pPr>
              <w:pStyle w:val="TableParagraph"/>
              <w:spacing w:line="159" w:lineRule="exact"/>
              <w:ind w:left="155" w:right="155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51" w:type="dxa"/>
          </w:tcPr>
          <w:p w14:paraId="6609D4D2" w14:textId="77777777" w:rsidR="007158A6" w:rsidRDefault="004F2724">
            <w:pPr>
              <w:pStyle w:val="TableParagraph"/>
              <w:spacing w:line="159" w:lineRule="exact"/>
              <w:ind w:left="93" w:right="93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2" w:type="dxa"/>
          </w:tcPr>
          <w:p w14:paraId="2236681D" w14:textId="77777777" w:rsidR="007158A6" w:rsidRDefault="004F2724">
            <w:pPr>
              <w:pStyle w:val="TableParagraph"/>
              <w:spacing w:line="159" w:lineRule="exact"/>
              <w:ind w:left="88" w:right="88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06" w:type="dxa"/>
          </w:tcPr>
          <w:p w14:paraId="1C44E2A0" w14:textId="77777777" w:rsidR="007158A6" w:rsidRDefault="004F2724">
            <w:pPr>
              <w:pStyle w:val="TableParagraph"/>
              <w:spacing w:line="159" w:lineRule="exact"/>
              <w:ind w:left="155" w:right="156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851" w:type="dxa"/>
          </w:tcPr>
          <w:p w14:paraId="19B6CF8C" w14:textId="77777777" w:rsidR="007158A6" w:rsidRDefault="004F2724">
            <w:pPr>
              <w:pStyle w:val="TableParagraph"/>
              <w:spacing w:line="159" w:lineRule="exact"/>
              <w:ind w:left="92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1544E2E9" w14:textId="77777777" w:rsidR="007158A6" w:rsidRDefault="004F2724">
            <w:pPr>
              <w:pStyle w:val="TableParagraph"/>
              <w:spacing w:line="159" w:lineRule="exact"/>
              <w:ind w:left="82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0EC1CF34" w14:textId="77777777" w:rsidR="007158A6" w:rsidRDefault="004F2724">
            <w:pPr>
              <w:pStyle w:val="TableParagraph"/>
              <w:spacing w:line="159" w:lineRule="exact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2" w:type="dxa"/>
          </w:tcPr>
          <w:p w14:paraId="3C36A71A" w14:textId="77777777" w:rsidR="007158A6" w:rsidRDefault="004F2724">
            <w:pPr>
              <w:pStyle w:val="TableParagraph"/>
              <w:spacing w:line="159" w:lineRule="exact"/>
              <w:ind w:left="88" w:right="87"/>
              <w:rPr>
                <w:sz w:val="16"/>
              </w:rPr>
            </w:pPr>
            <w:r>
              <w:rPr>
                <w:w w:val="105"/>
                <w:sz w:val="16"/>
              </w:rPr>
              <w:t>(0.91)</w:t>
            </w:r>
          </w:p>
        </w:tc>
      </w:tr>
      <w:tr w:rsidR="007158A6" w14:paraId="6C42AB6A" w14:textId="77777777">
        <w:trPr>
          <w:trHeight w:val="234"/>
        </w:trPr>
        <w:tc>
          <w:tcPr>
            <w:tcW w:w="2843" w:type="dxa"/>
            <w:tcBorders>
              <w:bottom w:val="double" w:sz="1" w:space="0" w:color="000000"/>
            </w:tcBorders>
          </w:tcPr>
          <w:p w14:paraId="252B8AA9" w14:textId="77777777" w:rsidR="007158A6" w:rsidRDefault="004F2724">
            <w:pPr>
              <w:pStyle w:val="TableParagraph"/>
              <w:tabs>
                <w:tab w:val="right" w:pos="2634"/>
              </w:tabs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610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127336A9" w14:textId="77777777" w:rsidR="007158A6" w:rsidRDefault="004F2724">
            <w:pPr>
              <w:pStyle w:val="TableParagraph"/>
              <w:spacing w:before="18" w:line="240" w:lineRule="auto"/>
              <w:ind w:left="155" w:right="155"/>
              <w:rPr>
                <w:sz w:val="16"/>
              </w:rPr>
            </w:pPr>
            <w:r>
              <w:rPr>
                <w:sz w:val="16"/>
              </w:rPr>
              <w:t>232</w:t>
            </w:r>
          </w:p>
        </w:tc>
        <w:tc>
          <w:tcPr>
            <w:tcW w:w="851" w:type="dxa"/>
            <w:tcBorders>
              <w:bottom w:val="double" w:sz="1" w:space="0" w:color="000000"/>
            </w:tcBorders>
          </w:tcPr>
          <w:p w14:paraId="6904ACE3" w14:textId="77777777" w:rsidR="007158A6" w:rsidRDefault="004F2724">
            <w:pPr>
              <w:pStyle w:val="TableParagraph"/>
              <w:spacing w:before="18" w:line="240" w:lineRule="auto"/>
              <w:ind w:left="93" w:right="93"/>
              <w:rPr>
                <w:sz w:val="16"/>
              </w:rPr>
            </w:pPr>
            <w:r>
              <w:rPr>
                <w:sz w:val="16"/>
              </w:rPr>
              <w:t>842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736962D8" w14:textId="77777777" w:rsidR="007158A6" w:rsidRDefault="004F2724">
            <w:pPr>
              <w:pStyle w:val="TableParagraph"/>
              <w:spacing w:before="18" w:line="240" w:lineRule="auto"/>
              <w:ind w:left="88" w:right="88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2D01E544" w14:textId="77777777" w:rsidR="007158A6" w:rsidRDefault="004F2724">
            <w:pPr>
              <w:pStyle w:val="TableParagraph"/>
              <w:spacing w:before="18" w:line="240" w:lineRule="auto"/>
              <w:ind w:left="155" w:right="155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851" w:type="dxa"/>
            <w:tcBorders>
              <w:bottom w:val="double" w:sz="1" w:space="0" w:color="000000"/>
            </w:tcBorders>
          </w:tcPr>
          <w:p w14:paraId="3CC531A7" w14:textId="77777777" w:rsidR="007158A6" w:rsidRDefault="004F2724">
            <w:pPr>
              <w:pStyle w:val="TableParagraph"/>
              <w:spacing w:before="18" w:line="240" w:lineRule="auto"/>
              <w:ind w:left="93" w:right="93"/>
              <w:rPr>
                <w:sz w:val="16"/>
              </w:rPr>
            </w:pPr>
            <w:r>
              <w:rPr>
                <w:w w:val="105"/>
                <w:sz w:val="16"/>
              </w:rPr>
              <w:t>1,416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740EA63C" w14:textId="77777777" w:rsidR="007158A6" w:rsidRDefault="004F2724">
            <w:pPr>
              <w:pStyle w:val="TableParagraph"/>
              <w:spacing w:before="18" w:line="240" w:lineRule="auto"/>
              <w:ind w:left="82" w:right="82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710C5271" w14:textId="77777777" w:rsidR="007158A6" w:rsidRDefault="004F2724">
            <w:pPr>
              <w:pStyle w:val="TableParagraph"/>
              <w:spacing w:before="18" w:line="240" w:lineRule="auto"/>
              <w:ind w:right="272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00C3A2A1" w14:textId="77777777" w:rsidR="007158A6" w:rsidRDefault="004F2724">
            <w:pPr>
              <w:pStyle w:val="TableParagraph"/>
              <w:spacing w:before="18" w:line="240" w:lineRule="auto"/>
              <w:ind w:left="88" w:right="86"/>
              <w:rPr>
                <w:sz w:val="16"/>
              </w:rPr>
            </w:pPr>
            <w:r>
              <w:rPr>
                <w:w w:val="105"/>
                <w:sz w:val="16"/>
              </w:rPr>
              <w:t>451</w:t>
            </w:r>
          </w:p>
        </w:tc>
      </w:tr>
    </w:tbl>
    <w:p w14:paraId="54B6F2CD" w14:textId="3F81E3FB" w:rsidR="007158A6" w:rsidRDefault="004F2724">
      <w:pPr>
        <w:spacing w:before="48"/>
        <w:ind w:left="34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1" locked="0" layoutInCell="1" allowOverlap="1" wp14:anchorId="48E1C04E" wp14:editId="1026E73E">
                <wp:simplePos x="0" y="0"/>
                <wp:positionH relativeFrom="page">
                  <wp:posOffset>1035685</wp:posOffset>
                </wp:positionH>
                <wp:positionV relativeFrom="paragraph">
                  <wp:posOffset>-146050</wp:posOffset>
                </wp:positionV>
                <wp:extent cx="5701030" cy="0"/>
                <wp:effectExtent l="0" t="0" r="0" b="0"/>
                <wp:wrapNone/>
                <wp:docPr id="48" name="Straight Connector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010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71A6720">
              <v:line id="Line 44" style="position:absolute;z-index:-2021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81.55pt,-11.5pt" to="530.45pt,-11.5pt" w14:anchorId="0D82E4E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3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098D7A11" w14:textId="77777777" w:rsidR="007158A6" w:rsidRDefault="007158A6">
      <w:pPr>
        <w:pStyle w:val="BodyText"/>
      </w:pPr>
    </w:p>
    <w:p w14:paraId="13909E9E" w14:textId="77777777" w:rsidR="007158A6" w:rsidRDefault="004F2724">
      <w:pPr>
        <w:pStyle w:val="BodyText"/>
        <w:spacing w:before="162" w:line="314" w:lineRule="auto"/>
        <w:ind w:left="120" w:right="577"/>
        <w:jc w:val="both"/>
      </w:pPr>
      <w:r>
        <w:t>the paired-sample test for the F2F modality are presented in Table 6, while that for the Remote</w:t>
      </w:r>
      <w:r>
        <w:rPr>
          <w:spacing w:val="1"/>
        </w:rPr>
        <w:t xml:space="preserve"> </w:t>
      </w:r>
      <w:r>
        <w:t>modality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presented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7.</w:t>
      </w:r>
      <w:r>
        <w:rPr>
          <w:spacing w:val="1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conclusion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CARI</w:t>
      </w:r>
      <w:r>
        <w:rPr>
          <w:spacing w:val="-3"/>
        </w:rPr>
        <w:t xml:space="preserve"> </w:t>
      </w:r>
      <w:r>
        <w:t>computed</w:t>
      </w:r>
      <w:r>
        <w:rPr>
          <w:spacing w:val="-3"/>
        </w:rPr>
        <w:t xml:space="preserve"> </w:t>
      </w:r>
      <w:r>
        <w:t>using</w:t>
      </w:r>
      <w:r>
        <w:rPr>
          <w:spacing w:val="-51"/>
        </w:rPr>
        <w:t xml:space="preserve"> </w:t>
      </w:r>
      <w:r>
        <w:rPr>
          <w:w w:val="95"/>
        </w:rPr>
        <w:t>the income and income change variables significantly under reports the numbers of food insecure</w:t>
      </w:r>
      <w:r>
        <w:rPr>
          <w:spacing w:val="1"/>
          <w:w w:val="95"/>
        </w:rPr>
        <w:t xml:space="preserve"> </w:t>
      </w:r>
      <w:r>
        <w:t>across</w:t>
      </w:r>
      <w:r>
        <w:rPr>
          <w:spacing w:val="12"/>
        </w:rPr>
        <w:t xml:space="preserve"> </w:t>
      </w:r>
      <w:r>
        <w:t>all</w:t>
      </w:r>
      <w:r>
        <w:rPr>
          <w:spacing w:val="13"/>
        </w:rPr>
        <w:t xml:space="preserve"> </w:t>
      </w:r>
      <w:r>
        <w:t>pilot</w:t>
      </w:r>
      <w:r>
        <w:rPr>
          <w:spacing w:val="12"/>
        </w:rPr>
        <w:t xml:space="preserve"> </w:t>
      </w:r>
      <w:r>
        <w:t>countries</w:t>
      </w:r>
      <w:r>
        <w:rPr>
          <w:spacing w:val="13"/>
        </w:rPr>
        <w:t xml:space="preserve"> </w:t>
      </w:r>
      <w:r>
        <w:t>(6%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Myanmar,</w:t>
      </w:r>
      <w:r>
        <w:rPr>
          <w:spacing w:val="13"/>
        </w:rPr>
        <w:t xml:space="preserve"> </w:t>
      </w:r>
      <w:r>
        <w:t>23%</w:t>
      </w:r>
      <w:r>
        <w:rPr>
          <w:spacing w:val="12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Ecuador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22%</w:t>
      </w:r>
      <w:r>
        <w:rPr>
          <w:spacing w:val="13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CAR).</w:t>
      </w:r>
    </w:p>
    <w:p w14:paraId="2E21CEF8" w14:textId="606CA020" w:rsidR="007158A6" w:rsidRDefault="004F2724">
      <w:pPr>
        <w:spacing w:before="162"/>
        <w:ind w:left="257" w:right="714"/>
        <w:jc w:val="center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1" locked="0" layoutInCell="1" allowOverlap="1" wp14:anchorId="179B3C3E" wp14:editId="1E91F4E4">
                <wp:simplePos x="0" y="0"/>
                <wp:positionH relativeFrom="page">
                  <wp:posOffset>914400</wp:posOffset>
                </wp:positionH>
                <wp:positionV relativeFrom="paragraph">
                  <wp:posOffset>610870</wp:posOffset>
                </wp:positionV>
                <wp:extent cx="5943600" cy="0"/>
                <wp:effectExtent l="0" t="0" r="0" b="0"/>
                <wp:wrapNone/>
                <wp:docPr id="47" name="Straight Connector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39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2B108CE9">
              <v:line id="Line 43" style="position:absolute;z-index:-2021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222mm" from="1in,48.1pt" to="540pt,48.1pt" w14:anchorId="116EDA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">
                <w10:wrap anchorx="page"/>
              </v:line>
            </w:pict>
          </mc:Fallback>
        </mc:AlternateContent>
      </w:r>
      <w:r>
        <w:rPr>
          <w:sz w:val="19"/>
        </w:rPr>
        <w:t>Table</w:t>
      </w:r>
      <w:r>
        <w:rPr>
          <w:spacing w:val="11"/>
          <w:sz w:val="19"/>
        </w:rPr>
        <w:t xml:space="preserve"> </w:t>
      </w:r>
      <w:r>
        <w:rPr>
          <w:sz w:val="19"/>
        </w:rPr>
        <w:t>6:</w:t>
      </w:r>
      <w:r>
        <w:rPr>
          <w:spacing w:val="31"/>
          <w:sz w:val="19"/>
        </w:rPr>
        <w:t xml:space="preserve"> </w:t>
      </w:r>
      <w:r>
        <w:rPr>
          <w:sz w:val="19"/>
        </w:rPr>
        <w:t>FES</w:t>
      </w:r>
      <w:r>
        <w:rPr>
          <w:spacing w:val="12"/>
          <w:sz w:val="19"/>
        </w:rPr>
        <w:t xml:space="preserve"> </w:t>
      </w:r>
      <w:r>
        <w:rPr>
          <w:sz w:val="19"/>
        </w:rPr>
        <w:t>vs</w:t>
      </w:r>
      <w:r>
        <w:rPr>
          <w:spacing w:val="12"/>
          <w:sz w:val="19"/>
        </w:rPr>
        <w:t xml:space="preserve"> </w:t>
      </w:r>
      <w:r>
        <w:rPr>
          <w:sz w:val="19"/>
        </w:rPr>
        <w:t>Income</w:t>
      </w:r>
      <w:r>
        <w:rPr>
          <w:spacing w:val="11"/>
          <w:sz w:val="19"/>
        </w:rPr>
        <w:t xml:space="preserve"> </w:t>
      </w:r>
      <w:r>
        <w:rPr>
          <w:sz w:val="19"/>
        </w:rPr>
        <w:t>Indicator:</w:t>
      </w:r>
      <w:r>
        <w:rPr>
          <w:spacing w:val="31"/>
          <w:sz w:val="19"/>
        </w:rPr>
        <w:t xml:space="preserve"> </w:t>
      </w:r>
      <w:r>
        <w:rPr>
          <w:sz w:val="19"/>
        </w:rPr>
        <w:t>Paired</w:t>
      </w:r>
      <w:r>
        <w:rPr>
          <w:spacing w:val="12"/>
          <w:sz w:val="19"/>
        </w:rPr>
        <w:t xml:space="preserve"> </w:t>
      </w:r>
      <w:r>
        <w:rPr>
          <w:sz w:val="19"/>
        </w:rPr>
        <w:t>CARI-FES</w:t>
      </w:r>
      <w:r>
        <w:rPr>
          <w:spacing w:val="12"/>
          <w:sz w:val="19"/>
        </w:rPr>
        <w:t xml:space="preserve"> </w:t>
      </w:r>
      <w:r>
        <w:rPr>
          <w:sz w:val="19"/>
        </w:rPr>
        <w:t>vs.</w:t>
      </w:r>
      <w:r>
        <w:rPr>
          <w:spacing w:val="31"/>
          <w:sz w:val="19"/>
        </w:rPr>
        <w:t xml:space="preserve"> </w:t>
      </w:r>
      <w:r>
        <w:rPr>
          <w:sz w:val="19"/>
        </w:rPr>
        <w:t>CARI-Inc</w:t>
      </w:r>
      <w:r>
        <w:rPr>
          <w:spacing w:val="11"/>
          <w:sz w:val="19"/>
        </w:rPr>
        <w:t xml:space="preserve"> </w:t>
      </w:r>
      <w:r>
        <w:rPr>
          <w:sz w:val="19"/>
        </w:rPr>
        <w:t>in</w:t>
      </w:r>
      <w:r>
        <w:rPr>
          <w:spacing w:val="12"/>
          <w:sz w:val="19"/>
        </w:rPr>
        <w:t xml:space="preserve"> </w:t>
      </w:r>
      <w:r>
        <w:rPr>
          <w:sz w:val="19"/>
        </w:rPr>
        <w:t>F2F</w:t>
      </w:r>
      <w:r>
        <w:rPr>
          <w:spacing w:val="12"/>
          <w:sz w:val="19"/>
        </w:rPr>
        <w:t xml:space="preserve"> </w:t>
      </w:r>
      <w:r>
        <w:rPr>
          <w:sz w:val="19"/>
        </w:rPr>
        <w:t>Surveys</w:t>
      </w:r>
    </w:p>
    <w:p w14:paraId="620DC314" w14:textId="77777777" w:rsidR="007158A6" w:rsidRDefault="007158A6">
      <w:pPr>
        <w:pStyle w:val="BodyText"/>
        <w:rPr>
          <w:sz w:val="20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4"/>
        <w:gridCol w:w="835"/>
        <w:gridCol w:w="740"/>
        <w:gridCol w:w="915"/>
        <w:gridCol w:w="835"/>
        <w:gridCol w:w="740"/>
        <w:gridCol w:w="915"/>
        <w:gridCol w:w="834"/>
        <w:gridCol w:w="739"/>
      </w:tblGrid>
      <w:tr w:rsidR="007158A6" w14:paraId="381A53E9" w14:textId="77777777">
        <w:trPr>
          <w:trHeight w:val="317"/>
        </w:trPr>
        <w:tc>
          <w:tcPr>
            <w:tcW w:w="2804" w:type="dxa"/>
            <w:tcBorders>
              <w:top w:val="double" w:sz="1" w:space="0" w:color="000000"/>
            </w:tcBorders>
          </w:tcPr>
          <w:p w14:paraId="4501BEF1" w14:textId="77777777" w:rsidR="007158A6" w:rsidRDefault="004F2724">
            <w:pPr>
              <w:pStyle w:val="TableParagraph"/>
              <w:tabs>
                <w:tab w:val="left" w:pos="1993"/>
              </w:tabs>
              <w:spacing w:before="161" w:line="136" w:lineRule="exact"/>
              <w:ind w:left="104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Food</w:t>
            </w:r>
            <w:r>
              <w:rPr>
                <w:spacing w:val="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Security</w:t>
            </w:r>
            <w:r>
              <w:rPr>
                <w:spacing w:val="10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Category</w:t>
            </w:r>
            <w:r>
              <w:rPr>
                <w:w w:val="105"/>
                <w:sz w:val="14"/>
              </w:rPr>
              <w:tab/>
              <w:t>CARI-FES</w:t>
            </w:r>
          </w:p>
        </w:tc>
        <w:tc>
          <w:tcPr>
            <w:tcW w:w="835" w:type="dxa"/>
            <w:tcBorders>
              <w:top w:val="double" w:sz="1" w:space="0" w:color="000000"/>
            </w:tcBorders>
          </w:tcPr>
          <w:p w14:paraId="6F06F3DF" w14:textId="77777777" w:rsidR="007158A6" w:rsidRDefault="004F2724">
            <w:pPr>
              <w:pStyle w:val="TableParagraph"/>
              <w:spacing w:before="0"/>
              <w:ind w:left="2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Myanmar</w:t>
            </w:r>
          </w:p>
          <w:p w14:paraId="78C6A76C" w14:textId="77777777" w:rsidR="007158A6" w:rsidRDefault="004F2724">
            <w:pPr>
              <w:pStyle w:val="TableParagraph"/>
              <w:spacing w:before="5" w:line="136" w:lineRule="exact"/>
              <w:ind w:left="104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CARI-Inc</w:t>
            </w:r>
          </w:p>
        </w:tc>
        <w:tc>
          <w:tcPr>
            <w:tcW w:w="740" w:type="dxa"/>
            <w:tcBorders>
              <w:top w:val="double" w:sz="1" w:space="0" w:color="000000"/>
            </w:tcBorders>
          </w:tcPr>
          <w:p w14:paraId="7811CC59" w14:textId="77777777" w:rsidR="007158A6" w:rsidRDefault="004F2724">
            <w:pPr>
              <w:pStyle w:val="TableParagraph"/>
              <w:spacing w:before="161" w:line="136" w:lineRule="exact"/>
              <w:ind w:left="80" w:right="77"/>
              <w:rPr>
                <w:sz w:val="14"/>
              </w:rPr>
            </w:pPr>
            <w:r>
              <w:rPr>
                <w:sz w:val="14"/>
              </w:rPr>
              <w:t>Diff</w:t>
            </w:r>
          </w:p>
        </w:tc>
        <w:tc>
          <w:tcPr>
            <w:tcW w:w="915" w:type="dxa"/>
            <w:tcBorders>
              <w:top w:val="double" w:sz="1" w:space="0" w:color="000000"/>
            </w:tcBorders>
          </w:tcPr>
          <w:p w14:paraId="5DD964BF" w14:textId="77777777" w:rsidR="007158A6" w:rsidRDefault="004F2724">
            <w:pPr>
              <w:pStyle w:val="TableParagraph"/>
              <w:spacing w:before="161" w:line="136" w:lineRule="exact"/>
              <w:ind w:left="84" w:right="81"/>
              <w:rPr>
                <w:sz w:val="14"/>
              </w:rPr>
            </w:pPr>
            <w:r>
              <w:rPr>
                <w:w w:val="110"/>
                <w:sz w:val="14"/>
              </w:rPr>
              <w:t>CARI-FES</w:t>
            </w:r>
          </w:p>
        </w:tc>
        <w:tc>
          <w:tcPr>
            <w:tcW w:w="835" w:type="dxa"/>
            <w:tcBorders>
              <w:top w:val="double" w:sz="1" w:space="0" w:color="000000"/>
            </w:tcBorders>
          </w:tcPr>
          <w:p w14:paraId="77FADB4F" w14:textId="77777777" w:rsidR="007158A6" w:rsidRDefault="004F2724">
            <w:pPr>
              <w:pStyle w:val="TableParagraph"/>
              <w:spacing w:before="0"/>
              <w:ind w:left="63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Ecuador</w:t>
            </w:r>
          </w:p>
          <w:p w14:paraId="6DBC636D" w14:textId="77777777" w:rsidR="007158A6" w:rsidRDefault="004F2724">
            <w:pPr>
              <w:pStyle w:val="TableParagraph"/>
              <w:spacing w:before="5" w:line="136" w:lineRule="exact"/>
              <w:ind w:left="105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CARI-Inc</w:t>
            </w:r>
          </w:p>
        </w:tc>
        <w:tc>
          <w:tcPr>
            <w:tcW w:w="740" w:type="dxa"/>
            <w:tcBorders>
              <w:top w:val="double" w:sz="1" w:space="0" w:color="000000"/>
            </w:tcBorders>
          </w:tcPr>
          <w:p w14:paraId="6F3F4501" w14:textId="77777777" w:rsidR="007158A6" w:rsidRDefault="004F2724">
            <w:pPr>
              <w:pStyle w:val="TableParagraph"/>
              <w:spacing w:before="161" w:line="136" w:lineRule="exact"/>
              <w:ind w:left="80" w:right="75"/>
              <w:rPr>
                <w:sz w:val="14"/>
              </w:rPr>
            </w:pPr>
            <w:r>
              <w:rPr>
                <w:sz w:val="14"/>
              </w:rPr>
              <w:t>Diff</w:t>
            </w:r>
          </w:p>
        </w:tc>
        <w:tc>
          <w:tcPr>
            <w:tcW w:w="915" w:type="dxa"/>
            <w:tcBorders>
              <w:top w:val="double" w:sz="1" w:space="0" w:color="000000"/>
            </w:tcBorders>
          </w:tcPr>
          <w:p w14:paraId="694733AB" w14:textId="77777777" w:rsidR="007158A6" w:rsidRDefault="004F2724">
            <w:pPr>
              <w:pStyle w:val="TableParagraph"/>
              <w:spacing w:before="161" w:line="136" w:lineRule="exact"/>
              <w:ind w:left="85" w:right="80"/>
              <w:rPr>
                <w:sz w:val="14"/>
              </w:rPr>
            </w:pPr>
            <w:r>
              <w:rPr>
                <w:w w:val="110"/>
                <w:sz w:val="14"/>
              </w:rPr>
              <w:t>CARI-FES</w:t>
            </w:r>
          </w:p>
        </w:tc>
        <w:tc>
          <w:tcPr>
            <w:tcW w:w="834" w:type="dxa"/>
            <w:tcBorders>
              <w:top w:val="double" w:sz="1" w:space="0" w:color="000000"/>
            </w:tcBorders>
          </w:tcPr>
          <w:p w14:paraId="6B960E25" w14:textId="77777777" w:rsidR="007158A6" w:rsidRDefault="004F2724">
            <w:pPr>
              <w:pStyle w:val="TableParagraph"/>
              <w:spacing w:before="0"/>
              <w:ind w:left="168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CAR</w:t>
            </w:r>
          </w:p>
          <w:p w14:paraId="76A99846" w14:textId="77777777" w:rsidR="007158A6" w:rsidRDefault="004F2724">
            <w:pPr>
              <w:pStyle w:val="TableParagraph"/>
              <w:spacing w:before="5" w:line="136" w:lineRule="exact"/>
              <w:ind w:left="106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CARI-Inc</w:t>
            </w:r>
          </w:p>
        </w:tc>
        <w:tc>
          <w:tcPr>
            <w:tcW w:w="739" w:type="dxa"/>
            <w:tcBorders>
              <w:top w:val="double" w:sz="1" w:space="0" w:color="000000"/>
            </w:tcBorders>
          </w:tcPr>
          <w:p w14:paraId="6343B8ED" w14:textId="77777777" w:rsidR="007158A6" w:rsidRDefault="004F2724">
            <w:pPr>
              <w:pStyle w:val="TableParagraph"/>
              <w:spacing w:before="161" w:line="136" w:lineRule="exact"/>
              <w:ind w:left="81" w:right="71"/>
              <w:rPr>
                <w:sz w:val="14"/>
              </w:rPr>
            </w:pPr>
            <w:r>
              <w:rPr>
                <w:sz w:val="14"/>
              </w:rPr>
              <w:t>Diff</w:t>
            </w:r>
          </w:p>
        </w:tc>
      </w:tr>
      <w:tr w:rsidR="007158A6" w14:paraId="17514CBC" w14:textId="77777777">
        <w:trPr>
          <w:trHeight w:val="168"/>
        </w:trPr>
        <w:tc>
          <w:tcPr>
            <w:tcW w:w="2804" w:type="dxa"/>
          </w:tcPr>
          <w:p w14:paraId="6511D621" w14:textId="77777777" w:rsidR="007158A6" w:rsidRDefault="004F2724">
            <w:pPr>
              <w:pStyle w:val="TableParagraph"/>
              <w:tabs>
                <w:tab w:val="right" w:pos="2477"/>
              </w:tabs>
              <w:spacing w:before="15" w:line="133" w:lineRule="exact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Food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Secure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0.08</w:t>
            </w:r>
          </w:p>
        </w:tc>
        <w:tc>
          <w:tcPr>
            <w:tcW w:w="835" w:type="dxa"/>
          </w:tcPr>
          <w:p w14:paraId="78508A93" w14:textId="77777777" w:rsidR="007158A6" w:rsidRDefault="004F2724">
            <w:pPr>
              <w:pStyle w:val="TableParagraph"/>
              <w:spacing w:before="15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0.16</w:t>
            </w:r>
          </w:p>
        </w:tc>
        <w:tc>
          <w:tcPr>
            <w:tcW w:w="740" w:type="dxa"/>
          </w:tcPr>
          <w:p w14:paraId="44E11A65" w14:textId="77777777" w:rsidR="007158A6" w:rsidRDefault="004F2724">
            <w:pPr>
              <w:pStyle w:val="TableParagraph"/>
              <w:spacing w:before="15" w:line="133" w:lineRule="exact"/>
              <w:ind w:left="80" w:right="79"/>
              <w:rPr>
                <w:sz w:val="14"/>
              </w:rPr>
            </w:pPr>
            <w:r>
              <w:rPr>
                <w:sz w:val="14"/>
              </w:rPr>
              <w:t>0.08***</w:t>
            </w:r>
          </w:p>
        </w:tc>
        <w:tc>
          <w:tcPr>
            <w:tcW w:w="915" w:type="dxa"/>
          </w:tcPr>
          <w:p w14:paraId="0ABE6B3D" w14:textId="77777777" w:rsidR="007158A6" w:rsidRDefault="004F2724">
            <w:pPr>
              <w:pStyle w:val="TableParagraph"/>
              <w:spacing w:before="15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0.01</w:t>
            </w:r>
          </w:p>
        </w:tc>
        <w:tc>
          <w:tcPr>
            <w:tcW w:w="835" w:type="dxa"/>
          </w:tcPr>
          <w:p w14:paraId="4624AEC5" w14:textId="77777777" w:rsidR="007158A6" w:rsidRDefault="004F2724">
            <w:pPr>
              <w:pStyle w:val="TableParagraph"/>
              <w:spacing w:before="15" w:line="133" w:lineRule="exact"/>
              <w:ind w:right="284"/>
              <w:jc w:val="right"/>
              <w:rPr>
                <w:sz w:val="14"/>
              </w:rPr>
            </w:pPr>
            <w:r>
              <w:rPr>
                <w:sz w:val="14"/>
              </w:rPr>
              <w:t>0.03</w:t>
            </w:r>
          </w:p>
        </w:tc>
        <w:tc>
          <w:tcPr>
            <w:tcW w:w="740" w:type="dxa"/>
          </w:tcPr>
          <w:p w14:paraId="08518A78" w14:textId="77777777" w:rsidR="007158A6" w:rsidRDefault="004F2724">
            <w:pPr>
              <w:pStyle w:val="TableParagraph"/>
              <w:spacing w:before="15" w:line="133" w:lineRule="exact"/>
              <w:ind w:left="80" w:right="79"/>
              <w:rPr>
                <w:sz w:val="14"/>
              </w:rPr>
            </w:pPr>
            <w:r>
              <w:rPr>
                <w:sz w:val="14"/>
              </w:rPr>
              <w:t>0.02</w:t>
            </w:r>
          </w:p>
        </w:tc>
        <w:tc>
          <w:tcPr>
            <w:tcW w:w="915" w:type="dxa"/>
          </w:tcPr>
          <w:p w14:paraId="3B39DB56" w14:textId="77777777" w:rsidR="007158A6" w:rsidRDefault="004F2724">
            <w:pPr>
              <w:pStyle w:val="TableParagraph"/>
              <w:spacing w:before="15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0.01</w:t>
            </w:r>
          </w:p>
        </w:tc>
        <w:tc>
          <w:tcPr>
            <w:tcW w:w="834" w:type="dxa"/>
          </w:tcPr>
          <w:p w14:paraId="35A03F7F" w14:textId="77777777" w:rsidR="007158A6" w:rsidRDefault="004F2724">
            <w:pPr>
              <w:pStyle w:val="TableParagraph"/>
              <w:spacing w:before="15" w:line="133" w:lineRule="exact"/>
              <w:ind w:right="283"/>
              <w:jc w:val="right"/>
              <w:rPr>
                <w:sz w:val="14"/>
              </w:rPr>
            </w:pPr>
            <w:r>
              <w:rPr>
                <w:sz w:val="14"/>
              </w:rPr>
              <w:t>0.02</w:t>
            </w:r>
          </w:p>
        </w:tc>
        <w:tc>
          <w:tcPr>
            <w:tcW w:w="739" w:type="dxa"/>
          </w:tcPr>
          <w:p w14:paraId="5FB0A907" w14:textId="77777777" w:rsidR="007158A6" w:rsidRDefault="004F2724">
            <w:pPr>
              <w:pStyle w:val="TableParagraph"/>
              <w:spacing w:before="15" w:line="133" w:lineRule="exact"/>
              <w:ind w:left="81" w:right="76"/>
              <w:rPr>
                <w:sz w:val="14"/>
              </w:rPr>
            </w:pPr>
            <w:r>
              <w:rPr>
                <w:sz w:val="14"/>
              </w:rPr>
              <w:t>0.01*</w:t>
            </w:r>
          </w:p>
        </w:tc>
      </w:tr>
      <w:tr w:rsidR="007158A6" w14:paraId="29557E25" w14:textId="77777777">
        <w:trPr>
          <w:trHeight w:val="164"/>
        </w:trPr>
        <w:tc>
          <w:tcPr>
            <w:tcW w:w="2804" w:type="dxa"/>
          </w:tcPr>
          <w:p w14:paraId="24F97DF3" w14:textId="77777777" w:rsidR="007158A6" w:rsidRDefault="004F2724">
            <w:pPr>
              <w:pStyle w:val="TableParagraph"/>
              <w:spacing w:before="11" w:line="133" w:lineRule="exact"/>
              <w:ind w:right="267"/>
              <w:jc w:val="right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835" w:type="dxa"/>
          </w:tcPr>
          <w:p w14:paraId="126188DB" w14:textId="77777777" w:rsidR="007158A6" w:rsidRDefault="004F2724">
            <w:pPr>
              <w:pStyle w:val="TableParagraph"/>
              <w:spacing w:before="11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740" w:type="dxa"/>
          </w:tcPr>
          <w:p w14:paraId="42CBE82A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915" w:type="dxa"/>
          </w:tcPr>
          <w:p w14:paraId="23966C5A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835" w:type="dxa"/>
          </w:tcPr>
          <w:p w14:paraId="5CC76B0C" w14:textId="77777777" w:rsidR="007158A6" w:rsidRDefault="004F2724">
            <w:pPr>
              <w:pStyle w:val="TableParagraph"/>
              <w:spacing w:before="11" w:line="133" w:lineRule="exact"/>
              <w:ind w:right="227"/>
              <w:jc w:val="right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740" w:type="dxa"/>
          </w:tcPr>
          <w:p w14:paraId="69628798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915" w:type="dxa"/>
          </w:tcPr>
          <w:p w14:paraId="03F8C311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834" w:type="dxa"/>
          </w:tcPr>
          <w:p w14:paraId="7960056A" w14:textId="77777777" w:rsidR="007158A6" w:rsidRDefault="004F2724">
            <w:pPr>
              <w:pStyle w:val="TableParagraph"/>
              <w:spacing w:before="11" w:line="133" w:lineRule="exact"/>
              <w:ind w:right="226"/>
              <w:jc w:val="right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739" w:type="dxa"/>
          </w:tcPr>
          <w:p w14:paraId="73BCB415" w14:textId="77777777" w:rsidR="007158A6" w:rsidRDefault="004F2724">
            <w:pPr>
              <w:pStyle w:val="TableParagraph"/>
              <w:spacing w:before="11" w:line="133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</w:tr>
      <w:tr w:rsidR="007158A6" w14:paraId="5C9791B7" w14:textId="77777777">
        <w:trPr>
          <w:trHeight w:val="164"/>
        </w:trPr>
        <w:tc>
          <w:tcPr>
            <w:tcW w:w="2804" w:type="dxa"/>
          </w:tcPr>
          <w:p w14:paraId="4FD5164D" w14:textId="77777777" w:rsidR="007158A6" w:rsidRDefault="004F2724">
            <w:pPr>
              <w:pStyle w:val="TableParagraph"/>
              <w:tabs>
                <w:tab w:val="right" w:pos="2476"/>
              </w:tabs>
              <w:spacing w:before="11" w:line="133" w:lineRule="exact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Marginally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Food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Secure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0.44</w:t>
            </w:r>
          </w:p>
        </w:tc>
        <w:tc>
          <w:tcPr>
            <w:tcW w:w="835" w:type="dxa"/>
          </w:tcPr>
          <w:p w14:paraId="3CC55F0A" w14:textId="77777777" w:rsidR="007158A6" w:rsidRDefault="004F2724">
            <w:pPr>
              <w:pStyle w:val="TableParagraph"/>
              <w:spacing w:before="11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0.43</w:t>
            </w:r>
          </w:p>
        </w:tc>
        <w:tc>
          <w:tcPr>
            <w:tcW w:w="740" w:type="dxa"/>
          </w:tcPr>
          <w:p w14:paraId="7ADBDF04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-0.01</w:t>
            </w:r>
          </w:p>
        </w:tc>
        <w:tc>
          <w:tcPr>
            <w:tcW w:w="915" w:type="dxa"/>
          </w:tcPr>
          <w:p w14:paraId="60079B3B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0.23</w:t>
            </w:r>
          </w:p>
        </w:tc>
        <w:tc>
          <w:tcPr>
            <w:tcW w:w="835" w:type="dxa"/>
          </w:tcPr>
          <w:p w14:paraId="1EDB0D2A" w14:textId="77777777" w:rsidR="007158A6" w:rsidRDefault="004F2724">
            <w:pPr>
              <w:pStyle w:val="TableParagraph"/>
              <w:spacing w:before="11" w:line="133" w:lineRule="exact"/>
              <w:ind w:right="284"/>
              <w:jc w:val="right"/>
              <w:rPr>
                <w:sz w:val="14"/>
              </w:rPr>
            </w:pPr>
            <w:r>
              <w:rPr>
                <w:sz w:val="14"/>
              </w:rPr>
              <w:t>0.33</w:t>
            </w:r>
          </w:p>
        </w:tc>
        <w:tc>
          <w:tcPr>
            <w:tcW w:w="740" w:type="dxa"/>
          </w:tcPr>
          <w:p w14:paraId="5494B8DB" w14:textId="77777777" w:rsidR="007158A6" w:rsidRDefault="004F2724">
            <w:pPr>
              <w:pStyle w:val="TableParagraph"/>
              <w:spacing w:before="11" w:line="133" w:lineRule="exact"/>
              <w:ind w:left="80" w:right="79"/>
              <w:rPr>
                <w:sz w:val="14"/>
              </w:rPr>
            </w:pPr>
            <w:r>
              <w:rPr>
                <w:w w:val="105"/>
                <w:sz w:val="14"/>
              </w:rPr>
              <w:t>0.10***</w:t>
            </w:r>
          </w:p>
        </w:tc>
        <w:tc>
          <w:tcPr>
            <w:tcW w:w="915" w:type="dxa"/>
          </w:tcPr>
          <w:p w14:paraId="68849707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0.31</w:t>
            </w:r>
          </w:p>
        </w:tc>
        <w:tc>
          <w:tcPr>
            <w:tcW w:w="834" w:type="dxa"/>
          </w:tcPr>
          <w:p w14:paraId="41A2CFD8" w14:textId="77777777" w:rsidR="007158A6" w:rsidRDefault="004F2724">
            <w:pPr>
              <w:pStyle w:val="TableParagraph"/>
              <w:spacing w:before="11" w:line="133" w:lineRule="exact"/>
              <w:ind w:right="283"/>
              <w:jc w:val="right"/>
              <w:rPr>
                <w:sz w:val="14"/>
              </w:rPr>
            </w:pPr>
            <w:r>
              <w:rPr>
                <w:sz w:val="14"/>
              </w:rPr>
              <w:t>0.51</w:t>
            </w:r>
          </w:p>
        </w:tc>
        <w:tc>
          <w:tcPr>
            <w:tcW w:w="739" w:type="dxa"/>
          </w:tcPr>
          <w:p w14:paraId="1E0C6551" w14:textId="77777777" w:rsidR="007158A6" w:rsidRDefault="004F2724">
            <w:pPr>
              <w:pStyle w:val="TableParagraph"/>
              <w:spacing w:before="11" w:line="133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-0.20***</w:t>
            </w:r>
          </w:p>
        </w:tc>
      </w:tr>
      <w:tr w:rsidR="007158A6" w14:paraId="7C7F4346" w14:textId="77777777">
        <w:trPr>
          <w:trHeight w:val="164"/>
        </w:trPr>
        <w:tc>
          <w:tcPr>
            <w:tcW w:w="2804" w:type="dxa"/>
          </w:tcPr>
          <w:p w14:paraId="3DBE09A6" w14:textId="77777777" w:rsidR="007158A6" w:rsidRDefault="004F2724">
            <w:pPr>
              <w:pStyle w:val="TableParagraph"/>
              <w:spacing w:before="11" w:line="133" w:lineRule="exact"/>
              <w:ind w:right="267"/>
              <w:jc w:val="right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5" w:type="dxa"/>
          </w:tcPr>
          <w:p w14:paraId="3E84FBEC" w14:textId="77777777" w:rsidR="007158A6" w:rsidRDefault="004F2724">
            <w:pPr>
              <w:pStyle w:val="TableParagraph"/>
              <w:spacing w:before="11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740" w:type="dxa"/>
          </w:tcPr>
          <w:p w14:paraId="0EC165AD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915" w:type="dxa"/>
          </w:tcPr>
          <w:p w14:paraId="2C6668A1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5" w:type="dxa"/>
          </w:tcPr>
          <w:p w14:paraId="6FC8A69A" w14:textId="77777777" w:rsidR="007158A6" w:rsidRDefault="004F2724">
            <w:pPr>
              <w:pStyle w:val="TableParagraph"/>
              <w:spacing w:before="11" w:line="133" w:lineRule="exact"/>
              <w:ind w:right="227"/>
              <w:jc w:val="right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740" w:type="dxa"/>
          </w:tcPr>
          <w:p w14:paraId="7FAC5209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915" w:type="dxa"/>
          </w:tcPr>
          <w:p w14:paraId="10D41949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  <w:tc>
          <w:tcPr>
            <w:tcW w:w="834" w:type="dxa"/>
          </w:tcPr>
          <w:p w14:paraId="33DABC4B" w14:textId="77777777" w:rsidR="007158A6" w:rsidRDefault="004F2724">
            <w:pPr>
              <w:pStyle w:val="TableParagraph"/>
              <w:spacing w:before="11" w:line="133" w:lineRule="exact"/>
              <w:ind w:right="226"/>
              <w:jc w:val="right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  <w:tc>
          <w:tcPr>
            <w:tcW w:w="739" w:type="dxa"/>
          </w:tcPr>
          <w:p w14:paraId="69765A9E" w14:textId="77777777" w:rsidR="007158A6" w:rsidRDefault="004F2724">
            <w:pPr>
              <w:pStyle w:val="TableParagraph"/>
              <w:spacing w:before="11" w:line="133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</w:tr>
      <w:tr w:rsidR="007158A6" w14:paraId="02EECF5A" w14:textId="77777777">
        <w:trPr>
          <w:trHeight w:val="164"/>
        </w:trPr>
        <w:tc>
          <w:tcPr>
            <w:tcW w:w="2804" w:type="dxa"/>
          </w:tcPr>
          <w:p w14:paraId="3944D981" w14:textId="77777777" w:rsidR="007158A6" w:rsidRDefault="004F2724">
            <w:pPr>
              <w:pStyle w:val="TableParagraph"/>
              <w:tabs>
                <w:tab w:val="right" w:pos="2476"/>
              </w:tabs>
              <w:spacing w:before="11" w:line="133" w:lineRule="exact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Moderately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Food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Insecure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0.44</w:t>
            </w:r>
          </w:p>
        </w:tc>
        <w:tc>
          <w:tcPr>
            <w:tcW w:w="835" w:type="dxa"/>
          </w:tcPr>
          <w:p w14:paraId="2158F41F" w14:textId="77777777" w:rsidR="007158A6" w:rsidRDefault="004F2724">
            <w:pPr>
              <w:pStyle w:val="TableParagraph"/>
              <w:spacing w:before="11" w:line="133" w:lineRule="exact"/>
              <w:ind w:left="200" w:right="201"/>
              <w:rPr>
                <w:sz w:val="14"/>
              </w:rPr>
            </w:pPr>
            <w:r>
              <w:rPr>
                <w:sz w:val="14"/>
              </w:rPr>
              <w:t>0.39</w:t>
            </w:r>
          </w:p>
        </w:tc>
        <w:tc>
          <w:tcPr>
            <w:tcW w:w="740" w:type="dxa"/>
          </w:tcPr>
          <w:p w14:paraId="6C99FCF6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-0.05**</w:t>
            </w:r>
          </w:p>
        </w:tc>
        <w:tc>
          <w:tcPr>
            <w:tcW w:w="915" w:type="dxa"/>
          </w:tcPr>
          <w:p w14:paraId="6A8A4FF1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0.59</w:t>
            </w:r>
          </w:p>
        </w:tc>
        <w:tc>
          <w:tcPr>
            <w:tcW w:w="835" w:type="dxa"/>
          </w:tcPr>
          <w:p w14:paraId="5729C404" w14:textId="77777777" w:rsidR="007158A6" w:rsidRDefault="004F2724">
            <w:pPr>
              <w:pStyle w:val="TableParagraph"/>
              <w:spacing w:before="11" w:line="133" w:lineRule="exact"/>
              <w:ind w:right="285"/>
              <w:jc w:val="right"/>
              <w:rPr>
                <w:sz w:val="14"/>
              </w:rPr>
            </w:pPr>
            <w:r>
              <w:rPr>
                <w:sz w:val="14"/>
              </w:rPr>
              <w:t>0.53</w:t>
            </w:r>
          </w:p>
        </w:tc>
        <w:tc>
          <w:tcPr>
            <w:tcW w:w="740" w:type="dxa"/>
          </w:tcPr>
          <w:p w14:paraId="7851A3C4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-0.06**</w:t>
            </w:r>
          </w:p>
        </w:tc>
        <w:tc>
          <w:tcPr>
            <w:tcW w:w="915" w:type="dxa"/>
          </w:tcPr>
          <w:p w14:paraId="6F049FFE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0.60</w:t>
            </w:r>
          </w:p>
        </w:tc>
        <w:tc>
          <w:tcPr>
            <w:tcW w:w="834" w:type="dxa"/>
          </w:tcPr>
          <w:p w14:paraId="1F7AD4FA" w14:textId="77777777" w:rsidR="007158A6" w:rsidRDefault="004F2724">
            <w:pPr>
              <w:pStyle w:val="TableParagraph"/>
              <w:spacing w:before="11" w:line="133" w:lineRule="exact"/>
              <w:ind w:right="283"/>
              <w:jc w:val="right"/>
              <w:rPr>
                <w:sz w:val="14"/>
              </w:rPr>
            </w:pPr>
            <w:r>
              <w:rPr>
                <w:sz w:val="14"/>
              </w:rPr>
              <w:t>0.45</w:t>
            </w:r>
          </w:p>
        </w:tc>
        <w:tc>
          <w:tcPr>
            <w:tcW w:w="739" w:type="dxa"/>
          </w:tcPr>
          <w:p w14:paraId="46493E7B" w14:textId="77777777" w:rsidR="007158A6" w:rsidRDefault="004F2724">
            <w:pPr>
              <w:pStyle w:val="TableParagraph"/>
              <w:spacing w:before="11" w:line="133" w:lineRule="exact"/>
              <w:ind w:left="80" w:right="77"/>
              <w:rPr>
                <w:sz w:val="14"/>
              </w:rPr>
            </w:pPr>
            <w:r>
              <w:rPr>
                <w:w w:val="105"/>
                <w:sz w:val="14"/>
              </w:rPr>
              <w:t>-0.16***</w:t>
            </w:r>
          </w:p>
        </w:tc>
      </w:tr>
      <w:tr w:rsidR="007158A6" w14:paraId="5B306442" w14:textId="77777777">
        <w:trPr>
          <w:trHeight w:val="164"/>
        </w:trPr>
        <w:tc>
          <w:tcPr>
            <w:tcW w:w="2804" w:type="dxa"/>
          </w:tcPr>
          <w:p w14:paraId="1E955AEE" w14:textId="77777777" w:rsidR="007158A6" w:rsidRDefault="004F2724">
            <w:pPr>
              <w:pStyle w:val="TableParagraph"/>
              <w:spacing w:before="11" w:line="133" w:lineRule="exact"/>
              <w:ind w:right="267"/>
              <w:jc w:val="right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5" w:type="dxa"/>
          </w:tcPr>
          <w:p w14:paraId="62CE2EE2" w14:textId="77777777" w:rsidR="007158A6" w:rsidRDefault="004F2724">
            <w:pPr>
              <w:pStyle w:val="TableParagraph"/>
              <w:spacing w:before="11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740" w:type="dxa"/>
          </w:tcPr>
          <w:p w14:paraId="1AE97D74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915" w:type="dxa"/>
          </w:tcPr>
          <w:p w14:paraId="0A7E8D75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5" w:type="dxa"/>
          </w:tcPr>
          <w:p w14:paraId="34056B77" w14:textId="77777777" w:rsidR="007158A6" w:rsidRDefault="004F2724">
            <w:pPr>
              <w:pStyle w:val="TableParagraph"/>
              <w:spacing w:before="11" w:line="133" w:lineRule="exact"/>
              <w:ind w:right="227"/>
              <w:jc w:val="right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740" w:type="dxa"/>
          </w:tcPr>
          <w:p w14:paraId="4EF88347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915" w:type="dxa"/>
          </w:tcPr>
          <w:p w14:paraId="2ED12CD6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  <w:tc>
          <w:tcPr>
            <w:tcW w:w="834" w:type="dxa"/>
          </w:tcPr>
          <w:p w14:paraId="29B1D2C1" w14:textId="77777777" w:rsidR="007158A6" w:rsidRDefault="004F2724">
            <w:pPr>
              <w:pStyle w:val="TableParagraph"/>
              <w:spacing w:before="11" w:line="133" w:lineRule="exact"/>
              <w:ind w:right="226"/>
              <w:jc w:val="right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  <w:tc>
          <w:tcPr>
            <w:tcW w:w="739" w:type="dxa"/>
          </w:tcPr>
          <w:p w14:paraId="25EEF4C1" w14:textId="77777777" w:rsidR="007158A6" w:rsidRDefault="004F2724">
            <w:pPr>
              <w:pStyle w:val="TableParagraph"/>
              <w:spacing w:before="11" w:line="133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</w:tr>
      <w:tr w:rsidR="007158A6" w14:paraId="69B2EF72" w14:textId="77777777">
        <w:trPr>
          <w:trHeight w:val="164"/>
        </w:trPr>
        <w:tc>
          <w:tcPr>
            <w:tcW w:w="2804" w:type="dxa"/>
          </w:tcPr>
          <w:p w14:paraId="6A831124" w14:textId="77777777" w:rsidR="007158A6" w:rsidRDefault="004F2724">
            <w:pPr>
              <w:pStyle w:val="TableParagraph"/>
              <w:tabs>
                <w:tab w:val="right" w:pos="2477"/>
              </w:tabs>
              <w:spacing w:before="11" w:line="133" w:lineRule="exact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Severely</w:t>
            </w:r>
            <w:r>
              <w:rPr>
                <w:spacing w:val="13"/>
                <w:sz w:val="14"/>
              </w:rPr>
              <w:t xml:space="preserve"> </w:t>
            </w:r>
            <w:r>
              <w:rPr>
                <w:sz w:val="14"/>
              </w:rPr>
              <w:t>Food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Insecure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0.03</w:t>
            </w:r>
          </w:p>
        </w:tc>
        <w:tc>
          <w:tcPr>
            <w:tcW w:w="835" w:type="dxa"/>
          </w:tcPr>
          <w:p w14:paraId="413571C3" w14:textId="77777777" w:rsidR="007158A6" w:rsidRDefault="004F2724">
            <w:pPr>
              <w:pStyle w:val="TableParagraph"/>
              <w:spacing w:before="11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0.02</w:t>
            </w:r>
          </w:p>
        </w:tc>
        <w:tc>
          <w:tcPr>
            <w:tcW w:w="740" w:type="dxa"/>
          </w:tcPr>
          <w:p w14:paraId="3A5A1DF5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-0.01</w:t>
            </w:r>
          </w:p>
        </w:tc>
        <w:tc>
          <w:tcPr>
            <w:tcW w:w="915" w:type="dxa"/>
          </w:tcPr>
          <w:p w14:paraId="2E3C0ADC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0.16</w:t>
            </w:r>
          </w:p>
        </w:tc>
        <w:tc>
          <w:tcPr>
            <w:tcW w:w="835" w:type="dxa"/>
          </w:tcPr>
          <w:p w14:paraId="50795F01" w14:textId="77777777" w:rsidR="007158A6" w:rsidRDefault="004F2724">
            <w:pPr>
              <w:pStyle w:val="TableParagraph"/>
              <w:spacing w:before="11" w:line="133" w:lineRule="exact"/>
              <w:ind w:right="284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0.11</w:t>
            </w:r>
          </w:p>
        </w:tc>
        <w:tc>
          <w:tcPr>
            <w:tcW w:w="740" w:type="dxa"/>
          </w:tcPr>
          <w:p w14:paraId="5B3E9555" w14:textId="77777777" w:rsidR="007158A6" w:rsidRDefault="004F2724">
            <w:pPr>
              <w:pStyle w:val="TableParagraph"/>
              <w:spacing w:before="11" w:line="133" w:lineRule="exact"/>
              <w:ind w:left="80" w:right="79"/>
              <w:rPr>
                <w:sz w:val="14"/>
              </w:rPr>
            </w:pPr>
            <w:r>
              <w:rPr>
                <w:sz w:val="14"/>
              </w:rPr>
              <w:t>-0.06***</w:t>
            </w:r>
          </w:p>
        </w:tc>
        <w:tc>
          <w:tcPr>
            <w:tcW w:w="915" w:type="dxa"/>
          </w:tcPr>
          <w:p w14:paraId="0AF3D445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0.08</w:t>
            </w:r>
          </w:p>
        </w:tc>
        <w:tc>
          <w:tcPr>
            <w:tcW w:w="834" w:type="dxa"/>
          </w:tcPr>
          <w:p w14:paraId="47230E3E" w14:textId="77777777" w:rsidR="007158A6" w:rsidRDefault="004F2724">
            <w:pPr>
              <w:pStyle w:val="TableParagraph"/>
              <w:spacing w:before="11" w:line="133" w:lineRule="exact"/>
              <w:ind w:right="283"/>
              <w:jc w:val="right"/>
              <w:rPr>
                <w:sz w:val="14"/>
              </w:rPr>
            </w:pPr>
            <w:r>
              <w:rPr>
                <w:sz w:val="14"/>
              </w:rPr>
              <w:t>0.02</w:t>
            </w:r>
          </w:p>
        </w:tc>
        <w:tc>
          <w:tcPr>
            <w:tcW w:w="739" w:type="dxa"/>
          </w:tcPr>
          <w:p w14:paraId="26E63CB0" w14:textId="77777777" w:rsidR="007158A6" w:rsidRDefault="004F2724">
            <w:pPr>
              <w:pStyle w:val="TableParagraph"/>
              <w:spacing w:before="11" w:line="133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-0.06***</w:t>
            </w:r>
          </w:p>
        </w:tc>
      </w:tr>
      <w:tr w:rsidR="007158A6" w14:paraId="32EEF2A1" w14:textId="77777777">
        <w:trPr>
          <w:trHeight w:val="164"/>
        </w:trPr>
        <w:tc>
          <w:tcPr>
            <w:tcW w:w="2804" w:type="dxa"/>
          </w:tcPr>
          <w:p w14:paraId="1098DB82" w14:textId="77777777" w:rsidR="007158A6" w:rsidRDefault="004F2724">
            <w:pPr>
              <w:pStyle w:val="TableParagraph"/>
              <w:spacing w:before="11" w:line="133" w:lineRule="exact"/>
              <w:ind w:right="267"/>
              <w:jc w:val="right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835" w:type="dxa"/>
          </w:tcPr>
          <w:p w14:paraId="5329BDB4" w14:textId="77777777" w:rsidR="007158A6" w:rsidRDefault="004F2724">
            <w:pPr>
              <w:pStyle w:val="TableParagraph"/>
              <w:spacing w:before="11" w:line="133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740" w:type="dxa"/>
          </w:tcPr>
          <w:p w14:paraId="035F7411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915" w:type="dxa"/>
          </w:tcPr>
          <w:p w14:paraId="7FF46333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835" w:type="dxa"/>
          </w:tcPr>
          <w:p w14:paraId="5D8E901D" w14:textId="77777777" w:rsidR="007158A6" w:rsidRDefault="004F2724">
            <w:pPr>
              <w:pStyle w:val="TableParagraph"/>
              <w:spacing w:before="11" w:line="133" w:lineRule="exact"/>
              <w:ind w:right="227"/>
              <w:jc w:val="right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740" w:type="dxa"/>
          </w:tcPr>
          <w:p w14:paraId="413B9AA7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915" w:type="dxa"/>
          </w:tcPr>
          <w:p w14:paraId="26A8C4A6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4" w:type="dxa"/>
          </w:tcPr>
          <w:p w14:paraId="338CCED3" w14:textId="77777777" w:rsidR="007158A6" w:rsidRDefault="004F2724">
            <w:pPr>
              <w:pStyle w:val="TableParagraph"/>
              <w:spacing w:before="11" w:line="133" w:lineRule="exact"/>
              <w:ind w:right="226"/>
              <w:jc w:val="right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  <w:tc>
          <w:tcPr>
            <w:tcW w:w="739" w:type="dxa"/>
          </w:tcPr>
          <w:p w14:paraId="3BE7492C" w14:textId="77777777" w:rsidR="007158A6" w:rsidRDefault="004F2724">
            <w:pPr>
              <w:pStyle w:val="TableParagraph"/>
              <w:spacing w:before="11" w:line="133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</w:tr>
      <w:tr w:rsidR="007158A6" w14:paraId="2FB00349" w14:textId="77777777">
        <w:trPr>
          <w:trHeight w:val="164"/>
        </w:trPr>
        <w:tc>
          <w:tcPr>
            <w:tcW w:w="2804" w:type="dxa"/>
          </w:tcPr>
          <w:p w14:paraId="13DED592" w14:textId="77777777" w:rsidR="007158A6" w:rsidRDefault="004F2724">
            <w:pPr>
              <w:pStyle w:val="TableParagraph"/>
              <w:tabs>
                <w:tab w:val="right" w:pos="2476"/>
              </w:tabs>
              <w:spacing w:before="11" w:line="133" w:lineRule="exact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Food</w:t>
            </w:r>
            <w:r>
              <w:rPr>
                <w:spacing w:val="14"/>
                <w:sz w:val="14"/>
              </w:rPr>
              <w:t xml:space="preserve"> </w:t>
            </w:r>
            <w:r>
              <w:rPr>
                <w:sz w:val="14"/>
              </w:rPr>
              <w:t>Insecure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Group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0.47</w:t>
            </w:r>
          </w:p>
        </w:tc>
        <w:tc>
          <w:tcPr>
            <w:tcW w:w="835" w:type="dxa"/>
          </w:tcPr>
          <w:p w14:paraId="66B3F5AA" w14:textId="77777777" w:rsidR="007158A6" w:rsidRDefault="004F2724">
            <w:pPr>
              <w:pStyle w:val="TableParagraph"/>
              <w:spacing w:before="11" w:line="133" w:lineRule="exact"/>
              <w:ind w:left="200" w:right="201"/>
              <w:rPr>
                <w:sz w:val="14"/>
              </w:rPr>
            </w:pPr>
            <w:r>
              <w:rPr>
                <w:sz w:val="14"/>
              </w:rPr>
              <w:t>0.41</w:t>
            </w:r>
          </w:p>
        </w:tc>
        <w:tc>
          <w:tcPr>
            <w:tcW w:w="740" w:type="dxa"/>
          </w:tcPr>
          <w:p w14:paraId="20E45A5E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-0.06***</w:t>
            </w:r>
          </w:p>
        </w:tc>
        <w:tc>
          <w:tcPr>
            <w:tcW w:w="915" w:type="dxa"/>
          </w:tcPr>
          <w:p w14:paraId="736B994B" w14:textId="77777777" w:rsidR="007158A6" w:rsidRDefault="004F2724">
            <w:pPr>
              <w:pStyle w:val="TableParagraph"/>
              <w:spacing w:before="11" w:line="133" w:lineRule="exact"/>
              <w:ind w:left="80" w:right="81"/>
              <w:rPr>
                <w:sz w:val="14"/>
              </w:rPr>
            </w:pPr>
            <w:r>
              <w:rPr>
                <w:sz w:val="14"/>
              </w:rPr>
              <w:t>0.76</w:t>
            </w:r>
          </w:p>
        </w:tc>
        <w:tc>
          <w:tcPr>
            <w:tcW w:w="835" w:type="dxa"/>
          </w:tcPr>
          <w:p w14:paraId="01E4C797" w14:textId="77777777" w:rsidR="007158A6" w:rsidRDefault="004F2724">
            <w:pPr>
              <w:pStyle w:val="TableParagraph"/>
              <w:spacing w:before="11" w:line="133" w:lineRule="exact"/>
              <w:ind w:right="285"/>
              <w:jc w:val="right"/>
              <w:rPr>
                <w:sz w:val="14"/>
              </w:rPr>
            </w:pPr>
            <w:r>
              <w:rPr>
                <w:sz w:val="14"/>
              </w:rPr>
              <w:t>0.64</w:t>
            </w:r>
          </w:p>
        </w:tc>
        <w:tc>
          <w:tcPr>
            <w:tcW w:w="740" w:type="dxa"/>
          </w:tcPr>
          <w:p w14:paraId="40C98A5A" w14:textId="77777777" w:rsidR="007158A6" w:rsidRDefault="004F2724">
            <w:pPr>
              <w:pStyle w:val="TableParagraph"/>
              <w:spacing w:before="11" w:line="133" w:lineRule="exact"/>
              <w:ind w:left="79" w:right="79"/>
              <w:rPr>
                <w:sz w:val="14"/>
              </w:rPr>
            </w:pPr>
            <w:r>
              <w:rPr>
                <w:w w:val="105"/>
                <w:sz w:val="14"/>
              </w:rPr>
              <w:t>-0.12***</w:t>
            </w:r>
          </w:p>
        </w:tc>
        <w:tc>
          <w:tcPr>
            <w:tcW w:w="915" w:type="dxa"/>
          </w:tcPr>
          <w:p w14:paraId="0ECD75C5" w14:textId="77777777" w:rsidR="007158A6" w:rsidRDefault="004F2724">
            <w:pPr>
              <w:pStyle w:val="TableParagraph"/>
              <w:spacing w:before="11" w:line="133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0.68</w:t>
            </w:r>
          </w:p>
        </w:tc>
        <w:tc>
          <w:tcPr>
            <w:tcW w:w="834" w:type="dxa"/>
          </w:tcPr>
          <w:p w14:paraId="7B2BAD3A" w14:textId="77777777" w:rsidR="007158A6" w:rsidRDefault="004F2724">
            <w:pPr>
              <w:pStyle w:val="TableParagraph"/>
              <w:spacing w:before="11" w:line="133" w:lineRule="exact"/>
              <w:ind w:right="283"/>
              <w:jc w:val="right"/>
              <w:rPr>
                <w:sz w:val="14"/>
              </w:rPr>
            </w:pPr>
            <w:r>
              <w:rPr>
                <w:sz w:val="14"/>
              </w:rPr>
              <w:t>0.47</w:t>
            </w:r>
          </w:p>
        </w:tc>
        <w:tc>
          <w:tcPr>
            <w:tcW w:w="739" w:type="dxa"/>
          </w:tcPr>
          <w:p w14:paraId="55A17FC8" w14:textId="77777777" w:rsidR="007158A6" w:rsidRDefault="004F2724">
            <w:pPr>
              <w:pStyle w:val="TableParagraph"/>
              <w:spacing w:before="11" w:line="133" w:lineRule="exact"/>
              <w:ind w:left="80" w:right="77"/>
              <w:rPr>
                <w:sz w:val="14"/>
              </w:rPr>
            </w:pPr>
            <w:r>
              <w:rPr>
                <w:sz w:val="14"/>
              </w:rPr>
              <w:t>-0.22***</w:t>
            </w:r>
          </w:p>
        </w:tc>
      </w:tr>
      <w:tr w:rsidR="007158A6" w14:paraId="3A216CFB" w14:textId="77777777">
        <w:trPr>
          <w:trHeight w:val="168"/>
        </w:trPr>
        <w:tc>
          <w:tcPr>
            <w:tcW w:w="2804" w:type="dxa"/>
          </w:tcPr>
          <w:p w14:paraId="0E7AC304" w14:textId="77777777" w:rsidR="007158A6" w:rsidRDefault="004F2724">
            <w:pPr>
              <w:pStyle w:val="TableParagraph"/>
              <w:spacing w:before="11" w:line="136" w:lineRule="exact"/>
              <w:ind w:right="267"/>
              <w:jc w:val="right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5" w:type="dxa"/>
          </w:tcPr>
          <w:p w14:paraId="16982C79" w14:textId="77777777" w:rsidR="007158A6" w:rsidRDefault="004F2724">
            <w:pPr>
              <w:pStyle w:val="TableParagraph"/>
              <w:spacing w:before="11" w:line="136" w:lineRule="exact"/>
              <w:ind w:left="201" w:right="20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740" w:type="dxa"/>
          </w:tcPr>
          <w:p w14:paraId="66EEE463" w14:textId="77777777" w:rsidR="007158A6" w:rsidRDefault="004F2724">
            <w:pPr>
              <w:pStyle w:val="TableParagraph"/>
              <w:spacing w:before="11" w:line="136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915" w:type="dxa"/>
          </w:tcPr>
          <w:p w14:paraId="75BCA046" w14:textId="77777777" w:rsidR="007158A6" w:rsidRDefault="004F2724">
            <w:pPr>
              <w:pStyle w:val="TableParagraph"/>
              <w:spacing w:before="11" w:line="136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835" w:type="dxa"/>
          </w:tcPr>
          <w:p w14:paraId="605D965D" w14:textId="77777777" w:rsidR="007158A6" w:rsidRDefault="004F2724">
            <w:pPr>
              <w:pStyle w:val="TableParagraph"/>
              <w:spacing w:before="11" w:line="136" w:lineRule="exact"/>
              <w:ind w:right="227"/>
              <w:jc w:val="right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740" w:type="dxa"/>
          </w:tcPr>
          <w:p w14:paraId="015E4E39" w14:textId="77777777" w:rsidR="007158A6" w:rsidRDefault="004F2724">
            <w:pPr>
              <w:pStyle w:val="TableParagraph"/>
              <w:spacing w:before="11" w:line="136" w:lineRule="exact"/>
              <w:ind w:left="79" w:right="79"/>
              <w:rPr>
                <w:sz w:val="14"/>
              </w:rPr>
            </w:pPr>
            <w:r>
              <w:rPr>
                <w:sz w:val="14"/>
              </w:rPr>
              <w:t>(0.02)</w:t>
            </w:r>
          </w:p>
        </w:tc>
        <w:tc>
          <w:tcPr>
            <w:tcW w:w="915" w:type="dxa"/>
          </w:tcPr>
          <w:p w14:paraId="19EB8B6B" w14:textId="77777777" w:rsidR="007158A6" w:rsidRDefault="004F2724">
            <w:pPr>
              <w:pStyle w:val="TableParagraph"/>
              <w:spacing w:before="11" w:line="136" w:lineRule="exact"/>
              <w:ind w:left="81" w:right="81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  <w:tc>
          <w:tcPr>
            <w:tcW w:w="834" w:type="dxa"/>
          </w:tcPr>
          <w:p w14:paraId="7C504FE0" w14:textId="77777777" w:rsidR="007158A6" w:rsidRDefault="004F2724">
            <w:pPr>
              <w:pStyle w:val="TableParagraph"/>
              <w:spacing w:before="11" w:line="136" w:lineRule="exact"/>
              <w:ind w:right="226"/>
              <w:jc w:val="right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  <w:tc>
          <w:tcPr>
            <w:tcW w:w="739" w:type="dxa"/>
          </w:tcPr>
          <w:p w14:paraId="30153F12" w14:textId="77777777" w:rsidR="007158A6" w:rsidRDefault="004F2724">
            <w:pPr>
              <w:pStyle w:val="TableParagraph"/>
              <w:spacing w:before="11" w:line="136" w:lineRule="exact"/>
              <w:ind w:left="81" w:right="77"/>
              <w:rPr>
                <w:sz w:val="14"/>
              </w:rPr>
            </w:pPr>
            <w:r>
              <w:rPr>
                <w:sz w:val="14"/>
              </w:rPr>
              <w:t>(0.03)</w:t>
            </w:r>
          </w:p>
        </w:tc>
      </w:tr>
      <w:tr w:rsidR="007158A6" w14:paraId="033FEC6E" w14:textId="77777777">
        <w:trPr>
          <w:trHeight w:val="202"/>
        </w:trPr>
        <w:tc>
          <w:tcPr>
            <w:tcW w:w="2804" w:type="dxa"/>
            <w:tcBorders>
              <w:bottom w:val="double" w:sz="1" w:space="0" w:color="000000"/>
            </w:tcBorders>
          </w:tcPr>
          <w:p w14:paraId="2F5EB20D" w14:textId="77777777" w:rsidR="007158A6" w:rsidRDefault="004F2724">
            <w:pPr>
              <w:pStyle w:val="TableParagraph"/>
              <w:tabs>
                <w:tab w:val="right" w:pos="2457"/>
              </w:tabs>
              <w:spacing w:before="15" w:line="240" w:lineRule="auto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Observations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610</w:t>
            </w:r>
          </w:p>
        </w:tc>
        <w:tc>
          <w:tcPr>
            <w:tcW w:w="835" w:type="dxa"/>
            <w:tcBorders>
              <w:bottom w:val="double" w:sz="1" w:space="0" w:color="000000"/>
            </w:tcBorders>
          </w:tcPr>
          <w:p w14:paraId="5EE16088" w14:textId="77777777" w:rsidR="007158A6" w:rsidRDefault="004F2724">
            <w:pPr>
              <w:pStyle w:val="TableParagraph"/>
              <w:spacing w:before="15" w:line="240" w:lineRule="auto"/>
              <w:ind w:left="201" w:right="201"/>
              <w:rPr>
                <w:sz w:val="14"/>
              </w:rPr>
            </w:pPr>
            <w:r>
              <w:rPr>
                <w:sz w:val="14"/>
              </w:rPr>
              <w:t>610</w:t>
            </w:r>
          </w:p>
        </w:tc>
        <w:tc>
          <w:tcPr>
            <w:tcW w:w="740" w:type="dxa"/>
            <w:tcBorders>
              <w:bottom w:val="double" w:sz="1" w:space="0" w:color="000000"/>
            </w:tcBorders>
          </w:tcPr>
          <w:p w14:paraId="07412A03" w14:textId="77777777" w:rsidR="007158A6" w:rsidRDefault="004F2724">
            <w:pPr>
              <w:pStyle w:val="TableParagraph"/>
              <w:spacing w:before="15" w:line="240" w:lineRule="auto"/>
              <w:ind w:left="80" w:right="79"/>
              <w:rPr>
                <w:sz w:val="14"/>
              </w:rPr>
            </w:pPr>
            <w:r>
              <w:rPr>
                <w:sz w:val="14"/>
              </w:rPr>
              <w:t>610</w:t>
            </w:r>
          </w:p>
        </w:tc>
        <w:tc>
          <w:tcPr>
            <w:tcW w:w="915" w:type="dxa"/>
            <w:tcBorders>
              <w:bottom w:val="double" w:sz="1" w:space="0" w:color="000000"/>
            </w:tcBorders>
          </w:tcPr>
          <w:p w14:paraId="69F55814" w14:textId="77777777" w:rsidR="007158A6" w:rsidRDefault="004F2724">
            <w:pPr>
              <w:pStyle w:val="TableParagraph"/>
              <w:spacing w:before="15" w:line="240" w:lineRule="auto"/>
              <w:ind w:left="81" w:right="81"/>
              <w:rPr>
                <w:sz w:val="14"/>
              </w:rPr>
            </w:pPr>
            <w:r>
              <w:rPr>
                <w:sz w:val="14"/>
              </w:rPr>
              <w:t>760</w:t>
            </w:r>
          </w:p>
        </w:tc>
        <w:tc>
          <w:tcPr>
            <w:tcW w:w="835" w:type="dxa"/>
            <w:tcBorders>
              <w:bottom w:val="double" w:sz="1" w:space="0" w:color="000000"/>
            </w:tcBorders>
          </w:tcPr>
          <w:p w14:paraId="0440F0CE" w14:textId="77777777" w:rsidR="007158A6" w:rsidRDefault="004F2724">
            <w:pPr>
              <w:pStyle w:val="TableParagraph"/>
              <w:spacing w:before="15" w:line="240" w:lineRule="auto"/>
              <w:ind w:right="304"/>
              <w:jc w:val="right"/>
              <w:rPr>
                <w:sz w:val="14"/>
              </w:rPr>
            </w:pPr>
            <w:r>
              <w:rPr>
                <w:sz w:val="14"/>
              </w:rPr>
              <w:t>760</w:t>
            </w:r>
          </w:p>
        </w:tc>
        <w:tc>
          <w:tcPr>
            <w:tcW w:w="740" w:type="dxa"/>
            <w:tcBorders>
              <w:bottom w:val="double" w:sz="1" w:space="0" w:color="000000"/>
            </w:tcBorders>
          </w:tcPr>
          <w:p w14:paraId="4A62B3C6" w14:textId="77777777" w:rsidR="007158A6" w:rsidRDefault="004F2724">
            <w:pPr>
              <w:pStyle w:val="TableParagraph"/>
              <w:spacing w:before="15" w:line="240" w:lineRule="auto"/>
              <w:ind w:left="80" w:right="79"/>
              <w:rPr>
                <w:sz w:val="14"/>
              </w:rPr>
            </w:pPr>
            <w:r>
              <w:rPr>
                <w:sz w:val="14"/>
              </w:rPr>
              <w:t>760</w:t>
            </w:r>
          </w:p>
        </w:tc>
        <w:tc>
          <w:tcPr>
            <w:tcW w:w="915" w:type="dxa"/>
            <w:tcBorders>
              <w:bottom w:val="double" w:sz="1" w:space="0" w:color="000000"/>
            </w:tcBorders>
          </w:tcPr>
          <w:p w14:paraId="4797A1D3" w14:textId="77777777" w:rsidR="007158A6" w:rsidRDefault="004F2724">
            <w:pPr>
              <w:pStyle w:val="TableParagraph"/>
              <w:spacing w:before="15" w:line="240" w:lineRule="auto"/>
              <w:ind w:left="82" w:right="81"/>
              <w:rPr>
                <w:sz w:val="14"/>
              </w:rPr>
            </w:pPr>
            <w:r>
              <w:rPr>
                <w:sz w:val="14"/>
              </w:rPr>
              <w:t>294</w:t>
            </w:r>
          </w:p>
        </w:tc>
        <w:tc>
          <w:tcPr>
            <w:tcW w:w="834" w:type="dxa"/>
            <w:tcBorders>
              <w:bottom w:val="double" w:sz="1" w:space="0" w:color="000000"/>
            </w:tcBorders>
          </w:tcPr>
          <w:p w14:paraId="1F27EEE6" w14:textId="77777777" w:rsidR="007158A6" w:rsidRDefault="004F2724">
            <w:pPr>
              <w:pStyle w:val="TableParagraph"/>
              <w:spacing w:before="15" w:line="240" w:lineRule="auto"/>
              <w:ind w:right="303"/>
              <w:jc w:val="right"/>
              <w:rPr>
                <w:sz w:val="14"/>
              </w:rPr>
            </w:pPr>
            <w:r>
              <w:rPr>
                <w:sz w:val="14"/>
              </w:rPr>
              <w:t>294</w:t>
            </w:r>
          </w:p>
        </w:tc>
        <w:tc>
          <w:tcPr>
            <w:tcW w:w="739" w:type="dxa"/>
            <w:tcBorders>
              <w:bottom w:val="double" w:sz="1" w:space="0" w:color="000000"/>
            </w:tcBorders>
          </w:tcPr>
          <w:p w14:paraId="5A04BFD3" w14:textId="77777777" w:rsidR="007158A6" w:rsidRDefault="004F2724">
            <w:pPr>
              <w:pStyle w:val="TableParagraph"/>
              <w:spacing w:before="15" w:line="240" w:lineRule="auto"/>
              <w:ind w:left="81" w:right="76"/>
              <w:rPr>
                <w:sz w:val="14"/>
              </w:rPr>
            </w:pPr>
            <w:r>
              <w:rPr>
                <w:sz w:val="14"/>
              </w:rPr>
              <w:t>294</w:t>
            </w:r>
          </w:p>
        </w:tc>
      </w:tr>
    </w:tbl>
    <w:p w14:paraId="465DE538" w14:textId="4E35B8AD" w:rsidR="007158A6" w:rsidRDefault="004F2724">
      <w:pPr>
        <w:spacing w:before="41" w:line="247" w:lineRule="auto"/>
        <w:ind w:left="120" w:right="4537" w:firstLine="33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1" locked="0" layoutInCell="1" allowOverlap="1" wp14:anchorId="3962CA13" wp14:editId="197C3CD0">
                <wp:simplePos x="0" y="0"/>
                <wp:positionH relativeFrom="page">
                  <wp:posOffset>914400</wp:posOffset>
                </wp:positionH>
                <wp:positionV relativeFrom="paragraph">
                  <wp:posOffset>-127000</wp:posOffset>
                </wp:positionV>
                <wp:extent cx="5943600" cy="0"/>
                <wp:effectExtent l="0" t="0" r="0" b="0"/>
                <wp:wrapNone/>
                <wp:docPr id="4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39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9D40B2F">
              <v:line id="Line 42" style="position:absolute;z-index:-2021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222mm" from="1in,-10pt" to="540pt,-10pt" w14:anchorId="5D8EC9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">
                <w10:wrap anchorx="page"/>
              </v:line>
            </w:pict>
          </mc:Fallback>
        </mc:AlternateContent>
      </w:r>
      <w:r>
        <w:rPr>
          <w:sz w:val="14"/>
        </w:rPr>
        <w:t>Note:</w:t>
      </w:r>
      <w:r>
        <w:rPr>
          <w:spacing w:val="2"/>
          <w:sz w:val="14"/>
        </w:rPr>
        <w:t xml:space="preserve"> </w:t>
      </w:r>
      <w:r>
        <w:rPr>
          <w:sz w:val="14"/>
        </w:rPr>
        <w:t>Robust</w:t>
      </w:r>
      <w:r>
        <w:rPr>
          <w:spacing w:val="17"/>
          <w:sz w:val="14"/>
        </w:rPr>
        <w:t xml:space="preserve"> </w:t>
      </w:r>
      <w:r>
        <w:rPr>
          <w:sz w:val="14"/>
        </w:rPr>
        <w:t>standard</w:t>
      </w:r>
      <w:r>
        <w:rPr>
          <w:spacing w:val="17"/>
          <w:sz w:val="14"/>
        </w:rPr>
        <w:t xml:space="preserve"> </w:t>
      </w:r>
      <w:r>
        <w:rPr>
          <w:sz w:val="14"/>
        </w:rPr>
        <w:t>errors</w:t>
      </w:r>
      <w:r>
        <w:rPr>
          <w:spacing w:val="18"/>
          <w:sz w:val="14"/>
        </w:rPr>
        <w:t xml:space="preserve"> </w:t>
      </w:r>
      <w:r>
        <w:rPr>
          <w:sz w:val="14"/>
        </w:rPr>
        <w:t>in</w:t>
      </w:r>
      <w:r>
        <w:rPr>
          <w:spacing w:val="17"/>
          <w:sz w:val="14"/>
        </w:rPr>
        <w:t xml:space="preserve"> </w:t>
      </w:r>
      <w:r>
        <w:rPr>
          <w:sz w:val="14"/>
        </w:rPr>
        <w:t>parentheses;</w:t>
      </w:r>
      <w:r>
        <w:rPr>
          <w:spacing w:val="18"/>
          <w:sz w:val="14"/>
        </w:rPr>
        <w:t xml:space="preserve"> </w:t>
      </w:r>
      <w:r>
        <w:rPr>
          <w:sz w:val="14"/>
        </w:rPr>
        <w:t>*</w:t>
      </w:r>
      <w:r>
        <w:rPr>
          <w:spacing w:val="17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0.05,</w:t>
      </w:r>
      <w:r>
        <w:rPr>
          <w:spacing w:val="18"/>
          <w:sz w:val="14"/>
        </w:rPr>
        <w:t xml:space="preserve"> </w:t>
      </w:r>
      <w:r>
        <w:rPr>
          <w:sz w:val="14"/>
        </w:rPr>
        <w:t>**</w:t>
      </w:r>
      <w:r>
        <w:rPr>
          <w:spacing w:val="17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0.01,</w:t>
      </w:r>
      <w:r>
        <w:rPr>
          <w:spacing w:val="18"/>
          <w:sz w:val="14"/>
        </w:rPr>
        <w:t xml:space="preserve"> </w:t>
      </w:r>
      <w:r>
        <w:rPr>
          <w:sz w:val="14"/>
        </w:rPr>
        <w:t>***</w:t>
      </w:r>
      <w:r>
        <w:rPr>
          <w:spacing w:val="17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0.001.</w:t>
      </w:r>
      <w:r>
        <w:rPr>
          <w:spacing w:val="-31"/>
          <w:sz w:val="14"/>
        </w:rPr>
        <w:t xml:space="preserve"> </w:t>
      </w:r>
      <w:r>
        <w:rPr>
          <w:sz w:val="14"/>
        </w:rPr>
        <w:t>For</w:t>
      </w:r>
      <w:r>
        <w:rPr>
          <w:spacing w:val="16"/>
          <w:sz w:val="14"/>
        </w:rPr>
        <w:t xml:space="preserve"> </w:t>
      </w:r>
      <w:r>
        <w:rPr>
          <w:sz w:val="14"/>
        </w:rPr>
        <w:t>CAR,</w:t>
      </w:r>
      <w:r>
        <w:rPr>
          <w:spacing w:val="16"/>
          <w:sz w:val="14"/>
        </w:rPr>
        <w:t xml:space="preserve"> </w:t>
      </w:r>
      <w:r>
        <w:rPr>
          <w:sz w:val="14"/>
        </w:rPr>
        <w:t>the</w:t>
      </w:r>
      <w:r>
        <w:rPr>
          <w:spacing w:val="16"/>
          <w:sz w:val="14"/>
        </w:rPr>
        <w:t xml:space="preserve"> </w:t>
      </w:r>
      <w:r>
        <w:rPr>
          <w:sz w:val="14"/>
        </w:rPr>
        <w:t>sample</w:t>
      </w:r>
      <w:r>
        <w:rPr>
          <w:spacing w:val="16"/>
          <w:sz w:val="14"/>
        </w:rPr>
        <w:t xml:space="preserve"> </w:t>
      </w:r>
      <w:r>
        <w:rPr>
          <w:sz w:val="14"/>
        </w:rPr>
        <w:t>is</w:t>
      </w:r>
      <w:r>
        <w:rPr>
          <w:spacing w:val="16"/>
          <w:sz w:val="14"/>
        </w:rPr>
        <w:t xml:space="preserve"> </w:t>
      </w:r>
      <w:r>
        <w:rPr>
          <w:sz w:val="14"/>
        </w:rPr>
        <w:t>limited</w:t>
      </w:r>
      <w:r>
        <w:rPr>
          <w:spacing w:val="16"/>
          <w:sz w:val="14"/>
        </w:rPr>
        <w:t xml:space="preserve"> </w:t>
      </w:r>
      <w:r>
        <w:rPr>
          <w:sz w:val="14"/>
        </w:rPr>
        <w:t>to</w:t>
      </w:r>
      <w:r>
        <w:rPr>
          <w:spacing w:val="16"/>
          <w:sz w:val="14"/>
        </w:rPr>
        <w:t xml:space="preserve"> </w:t>
      </w:r>
      <w:r>
        <w:rPr>
          <w:sz w:val="14"/>
        </w:rPr>
        <w:t>phone</w:t>
      </w:r>
      <w:r>
        <w:rPr>
          <w:spacing w:val="16"/>
          <w:sz w:val="14"/>
        </w:rPr>
        <w:t xml:space="preserve"> </w:t>
      </w:r>
      <w:r>
        <w:rPr>
          <w:sz w:val="14"/>
        </w:rPr>
        <w:t>owners</w:t>
      </w:r>
      <w:r>
        <w:rPr>
          <w:spacing w:val="16"/>
          <w:sz w:val="14"/>
        </w:rPr>
        <w:t xml:space="preserve"> </w:t>
      </w:r>
      <w:r>
        <w:rPr>
          <w:sz w:val="14"/>
        </w:rPr>
        <w:t>only.</w:t>
      </w:r>
    </w:p>
    <w:p w14:paraId="1B2F6419" w14:textId="77777777" w:rsidR="007158A6" w:rsidRDefault="007158A6">
      <w:pPr>
        <w:pStyle w:val="BodyText"/>
        <w:spacing w:before="8"/>
        <w:rPr>
          <w:sz w:val="26"/>
        </w:rPr>
      </w:pPr>
    </w:p>
    <w:p w14:paraId="041FD9E5" w14:textId="77777777" w:rsidR="007158A6" w:rsidRDefault="004F2724">
      <w:pPr>
        <w:pStyle w:val="BodyText"/>
        <w:spacing w:line="314" w:lineRule="auto"/>
        <w:ind w:left="120" w:right="576"/>
        <w:jc w:val="both"/>
      </w:pPr>
      <w:r>
        <w:rPr>
          <w:w w:val="95"/>
        </w:rPr>
        <w:t>The results of comparing FES and income indicator using same respondent households in the remote</w:t>
      </w:r>
      <w:r>
        <w:rPr>
          <w:spacing w:val="1"/>
          <w:w w:val="95"/>
        </w:rPr>
        <w:t xml:space="preserve"> </w:t>
      </w:r>
      <w:r>
        <w:rPr>
          <w:w w:val="95"/>
        </w:rPr>
        <w:t>modality show similar trend of respondents significantly under-reporting their food insecurity using</w:t>
      </w:r>
      <w:r>
        <w:rPr>
          <w:spacing w:val="1"/>
          <w:w w:val="95"/>
        </w:rPr>
        <w:t xml:space="preserve"> </w:t>
      </w:r>
      <w:r>
        <w:rPr>
          <w:w w:val="95"/>
        </w:rPr>
        <w:t>the</w:t>
      </w:r>
      <w:r>
        <w:rPr>
          <w:spacing w:val="17"/>
          <w:w w:val="95"/>
        </w:rPr>
        <w:t xml:space="preserve"> </w:t>
      </w:r>
      <w:r>
        <w:rPr>
          <w:w w:val="95"/>
        </w:rPr>
        <w:t>income</w:t>
      </w:r>
      <w:r>
        <w:rPr>
          <w:spacing w:val="16"/>
          <w:w w:val="95"/>
        </w:rPr>
        <w:t xml:space="preserve"> </w:t>
      </w:r>
      <w:r>
        <w:rPr>
          <w:w w:val="95"/>
        </w:rPr>
        <w:t>source</w:t>
      </w:r>
      <w:r>
        <w:rPr>
          <w:spacing w:val="17"/>
          <w:w w:val="95"/>
        </w:rPr>
        <w:t xml:space="preserve"> </w:t>
      </w:r>
      <w:r>
        <w:rPr>
          <w:w w:val="95"/>
        </w:rPr>
        <w:t>and</w:t>
      </w:r>
      <w:r>
        <w:rPr>
          <w:spacing w:val="18"/>
          <w:w w:val="95"/>
        </w:rPr>
        <w:t xml:space="preserve"> </w:t>
      </w:r>
      <w:r>
        <w:rPr>
          <w:w w:val="95"/>
        </w:rPr>
        <w:t>income</w:t>
      </w:r>
      <w:r>
        <w:rPr>
          <w:spacing w:val="16"/>
          <w:w w:val="95"/>
        </w:rPr>
        <w:t xml:space="preserve"> </w:t>
      </w:r>
      <w:r>
        <w:rPr>
          <w:w w:val="95"/>
        </w:rPr>
        <w:t>change</w:t>
      </w:r>
      <w:r>
        <w:rPr>
          <w:spacing w:val="16"/>
          <w:w w:val="95"/>
        </w:rPr>
        <w:t xml:space="preserve"> </w:t>
      </w:r>
      <w:r>
        <w:rPr>
          <w:w w:val="95"/>
        </w:rPr>
        <w:t>indicator</w:t>
      </w:r>
      <w:r>
        <w:rPr>
          <w:spacing w:val="17"/>
          <w:w w:val="95"/>
        </w:rPr>
        <w:t xml:space="preserve"> </w:t>
      </w:r>
      <w:r>
        <w:rPr>
          <w:w w:val="95"/>
        </w:rPr>
        <w:t>by</w:t>
      </w:r>
      <w:r>
        <w:rPr>
          <w:spacing w:val="18"/>
          <w:w w:val="95"/>
        </w:rPr>
        <w:t xml:space="preserve"> </w:t>
      </w:r>
      <w:r>
        <w:rPr>
          <w:w w:val="95"/>
        </w:rPr>
        <w:t>between</w:t>
      </w:r>
      <w:r>
        <w:rPr>
          <w:spacing w:val="17"/>
          <w:w w:val="95"/>
        </w:rPr>
        <w:t xml:space="preserve"> </w:t>
      </w:r>
      <w:r>
        <w:rPr>
          <w:w w:val="95"/>
        </w:rPr>
        <w:t>12</w:t>
      </w:r>
      <w:r>
        <w:rPr>
          <w:spacing w:val="16"/>
          <w:w w:val="95"/>
        </w:rPr>
        <w:t xml:space="preserve"> </w:t>
      </w:r>
      <w:r>
        <w:rPr>
          <w:w w:val="95"/>
        </w:rPr>
        <w:t>and</w:t>
      </w:r>
      <w:r>
        <w:rPr>
          <w:spacing w:val="18"/>
          <w:w w:val="95"/>
        </w:rPr>
        <w:t xml:space="preserve"> </w:t>
      </w:r>
      <w:r>
        <w:rPr>
          <w:w w:val="95"/>
        </w:rPr>
        <w:t>24</w:t>
      </w:r>
      <w:r>
        <w:rPr>
          <w:spacing w:val="17"/>
          <w:w w:val="95"/>
        </w:rPr>
        <w:t xml:space="preserve"> </w:t>
      </w:r>
      <w:r>
        <w:rPr>
          <w:w w:val="95"/>
        </w:rPr>
        <w:t>percentage</w:t>
      </w:r>
      <w:r>
        <w:rPr>
          <w:spacing w:val="16"/>
          <w:w w:val="95"/>
        </w:rPr>
        <w:t xml:space="preserve"> </w:t>
      </w:r>
      <w:r>
        <w:rPr>
          <w:w w:val="95"/>
        </w:rPr>
        <w:t>points</w:t>
      </w:r>
      <w:r>
        <w:rPr>
          <w:spacing w:val="17"/>
          <w:w w:val="95"/>
        </w:rPr>
        <w:t xml:space="preserve"> </w:t>
      </w:r>
      <w:r>
        <w:rPr>
          <w:w w:val="95"/>
        </w:rPr>
        <w:t>compared</w:t>
      </w:r>
      <w:r>
        <w:rPr>
          <w:spacing w:val="-48"/>
          <w:w w:val="95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FES</w:t>
      </w:r>
      <w:r>
        <w:rPr>
          <w:spacing w:val="13"/>
        </w:rPr>
        <w:t xml:space="preserve"> </w:t>
      </w:r>
      <w:r>
        <w:t>indicator</w:t>
      </w:r>
      <w:r>
        <w:rPr>
          <w:spacing w:val="13"/>
        </w:rPr>
        <w:t xml:space="preserve"> </w:t>
      </w:r>
      <w:r>
        <w:t>(12%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Myanmar,</w:t>
      </w:r>
      <w:r>
        <w:rPr>
          <w:spacing w:val="13"/>
        </w:rPr>
        <w:t xml:space="preserve"> </w:t>
      </w:r>
      <w:r>
        <w:t>19%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Ecuador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24%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CAR,</w:t>
      </w:r>
      <w:r>
        <w:rPr>
          <w:spacing w:val="13"/>
        </w:rPr>
        <w:t xml:space="preserve"> </w:t>
      </w:r>
      <w:r>
        <w:t>see</w:t>
      </w:r>
      <w:r>
        <w:rPr>
          <w:spacing w:val="13"/>
        </w:rPr>
        <w:t xml:space="preserve"> </w:t>
      </w:r>
      <w:r>
        <w:t>table</w:t>
      </w:r>
      <w:r>
        <w:rPr>
          <w:spacing w:val="13"/>
        </w:rPr>
        <w:t xml:space="preserve"> </w:t>
      </w:r>
      <w:r>
        <w:t>7).</w:t>
      </w:r>
    </w:p>
    <w:p w14:paraId="54F6CC41" w14:textId="4589500E" w:rsidR="007158A6" w:rsidRDefault="004F2724">
      <w:pPr>
        <w:spacing w:before="166"/>
        <w:ind w:left="257" w:right="715"/>
        <w:jc w:val="center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1" locked="0" layoutInCell="1" allowOverlap="1" wp14:anchorId="1DEF138B" wp14:editId="27C4D76E">
                <wp:simplePos x="0" y="0"/>
                <wp:positionH relativeFrom="page">
                  <wp:posOffset>914400</wp:posOffset>
                </wp:positionH>
                <wp:positionV relativeFrom="paragraph">
                  <wp:posOffset>593090</wp:posOffset>
                </wp:positionV>
                <wp:extent cx="5943600" cy="0"/>
                <wp:effectExtent l="0" t="0" r="0" b="0"/>
                <wp:wrapNone/>
                <wp:docPr id="45" name="Straight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24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12AFFC97">
              <v:line id="Line 41" style="position:absolute;z-index:-2021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179mm" from="1in,46.7pt" to="540pt,46.7pt" w14:anchorId="79EECE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">
                <w10:wrap anchorx="page"/>
              </v:line>
            </w:pict>
          </mc:Fallback>
        </mc:AlternateContent>
      </w:r>
      <w:r>
        <w:rPr>
          <w:sz w:val="18"/>
        </w:rPr>
        <w:t>Table</w:t>
      </w:r>
      <w:r>
        <w:rPr>
          <w:spacing w:val="18"/>
          <w:sz w:val="18"/>
        </w:rPr>
        <w:t xml:space="preserve"> </w:t>
      </w:r>
      <w:r>
        <w:rPr>
          <w:sz w:val="18"/>
        </w:rPr>
        <w:t>7:</w:t>
      </w:r>
      <w:r>
        <w:rPr>
          <w:spacing w:val="39"/>
          <w:sz w:val="18"/>
        </w:rPr>
        <w:t xml:space="preserve"> </w:t>
      </w:r>
      <w:r>
        <w:rPr>
          <w:sz w:val="18"/>
        </w:rPr>
        <w:t>FES</w:t>
      </w:r>
      <w:r>
        <w:rPr>
          <w:spacing w:val="18"/>
          <w:sz w:val="18"/>
        </w:rPr>
        <w:t xml:space="preserve"> </w:t>
      </w:r>
      <w:r>
        <w:rPr>
          <w:sz w:val="18"/>
        </w:rPr>
        <w:t>vs</w:t>
      </w:r>
      <w:r>
        <w:rPr>
          <w:spacing w:val="19"/>
          <w:sz w:val="18"/>
        </w:rPr>
        <w:t xml:space="preserve"> </w:t>
      </w:r>
      <w:r>
        <w:rPr>
          <w:sz w:val="18"/>
        </w:rPr>
        <w:t>Income:</w:t>
      </w:r>
      <w:r>
        <w:rPr>
          <w:spacing w:val="39"/>
          <w:sz w:val="18"/>
        </w:rPr>
        <w:t xml:space="preserve"> </w:t>
      </w:r>
      <w:r>
        <w:rPr>
          <w:sz w:val="18"/>
        </w:rPr>
        <w:t>Paired</w:t>
      </w:r>
      <w:r>
        <w:rPr>
          <w:spacing w:val="18"/>
          <w:sz w:val="18"/>
        </w:rPr>
        <w:t xml:space="preserve"> </w:t>
      </w:r>
      <w:r>
        <w:rPr>
          <w:sz w:val="18"/>
        </w:rPr>
        <w:t>rCARI-FES</w:t>
      </w:r>
      <w:r>
        <w:rPr>
          <w:spacing w:val="18"/>
          <w:sz w:val="18"/>
        </w:rPr>
        <w:t xml:space="preserve"> </w:t>
      </w:r>
      <w:r>
        <w:rPr>
          <w:sz w:val="18"/>
        </w:rPr>
        <w:t>vs.</w:t>
      </w:r>
      <w:r>
        <w:rPr>
          <w:spacing w:val="40"/>
          <w:sz w:val="18"/>
        </w:rPr>
        <w:t xml:space="preserve"> </w:t>
      </w:r>
      <w:r>
        <w:rPr>
          <w:sz w:val="18"/>
        </w:rPr>
        <w:t>rCARI-Inc</w:t>
      </w:r>
      <w:r>
        <w:rPr>
          <w:spacing w:val="18"/>
          <w:sz w:val="18"/>
        </w:rPr>
        <w:t xml:space="preserve"> </w:t>
      </w:r>
      <w:r>
        <w:rPr>
          <w:sz w:val="18"/>
        </w:rPr>
        <w:t>in</w:t>
      </w:r>
      <w:r>
        <w:rPr>
          <w:spacing w:val="18"/>
          <w:sz w:val="18"/>
        </w:rPr>
        <w:t xml:space="preserve"> </w:t>
      </w:r>
      <w:r>
        <w:rPr>
          <w:sz w:val="18"/>
        </w:rPr>
        <w:t>Remote</w:t>
      </w:r>
      <w:r>
        <w:rPr>
          <w:spacing w:val="19"/>
          <w:sz w:val="18"/>
        </w:rPr>
        <w:t xml:space="preserve"> </w:t>
      </w:r>
      <w:r>
        <w:rPr>
          <w:sz w:val="18"/>
        </w:rPr>
        <w:t>Surveys</w:t>
      </w:r>
    </w:p>
    <w:p w14:paraId="1B06BDF2" w14:textId="77777777" w:rsidR="007158A6" w:rsidRDefault="007158A6">
      <w:pPr>
        <w:pStyle w:val="BodyText"/>
        <w:spacing w:before="3" w:after="1"/>
        <w:rPr>
          <w:sz w:val="19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0"/>
        <w:gridCol w:w="862"/>
        <w:gridCol w:w="715"/>
        <w:gridCol w:w="939"/>
        <w:gridCol w:w="863"/>
        <w:gridCol w:w="716"/>
        <w:gridCol w:w="939"/>
        <w:gridCol w:w="862"/>
        <w:gridCol w:w="715"/>
      </w:tblGrid>
      <w:tr w:rsidR="007158A6" w14:paraId="132DF94C" w14:textId="77777777">
        <w:trPr>
          <w:trHeight w:val="305"/>
        </w:trPr>
        <w:tc>
          <w:tcPr>
            <w:tcW w:w="2760" w:type="dxa"/>
            <w:tcBorders>
              <w:top w:val="double" w:sz="1" w:space="0" w:color="000000"/>
            </w:tcBorders>
          </w:tcPr>
          <w:p w14:paraId="6CB1A8B4" w14:textId="77777777" w:rsidR="007158A6" w:rsidRDefault="004F2724">
            <w:pPr>
              <w:pStyle w:val="TableParagraph"/>
              <w:tabs>
                <w:tab w:val="left" w:pos="1922"/>
              </w:tabs>
              <w:spacing w:before="159" w:line="126" w:lineRule="exact"/>
              <w:ind w:left="100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Food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Security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Category</w:t>
            </w:r>
            <w:r>
              <w:rPr>
                <w:w w:val="110"/>
                <w:sz w:val="13"/>
              </w:rPr>
              <w:tab/>
              <w:t>rCARI-FES</w:t>
            </w:r>
          </w:p>
        </w:tc>
        <w:tc>
          <w:tcPr>
            <w:tcW w:w="862" w:type="dxa"/>
            <w:tcBorders>
              <w:top w:val="double" w:sz="1" w:space="0" w:color="000000"/>
            </w:tcBorders>
          </w:tcPr>
          <w:p w14:paraId="76A1FFA4" w14:textId="77777777" w:rsidR="007158A6" w:rsidRDefault="004F2724">
            <w:pPr>
              <w:pStyle w:val="TableParagraph"/>
              <w:spacing w:before="0" w:line="240" w:lineRule="auto"/>
              <w:ind w:left="2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Myanmar</w:t>
            </w:r>
          </w:p>
          <w:p w14:paraId="3FD93954" w14:textId="77777777" w:rsidR="007158A6" w:rsidRDefault="004F2724">
            <w:pPr>
              <w:pStyle w:val="TableParagraph"/>
              <w:spacing w:before="11" w:line="126" w:lineRule="exact"/>
              <w:ind w:left="100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rCARI-Inc</w:t>
            </w:r>
          </w:p>
        </w:tc>
        <w:tc>
          <w:tcPr>
            <w:tcW w:w="715" w:type="dxa"/>
            <w:tcBorders>
              <w:top w:val="double" w:sz="1" w:space="0" w:color="000000"/>
            </w:tcBorders>
          </w:tcPr>
          <w:p w14:paraId="0B792402" w14:textId="77777777" w:rsidR="007158A6" w:rsidRDefault="004F2724">
            <w:pPr>
              <w:pStyle w:val="TableParagraph"/>
              <w:spacing w:before="159" w:line="126" w:lineRule="exact"/>
              <w:ind w:left="74" w:right="75"/>
              <w:rPr>
                <w:sz w:val="13"/>
              </w:rPr>
            </w:pPr>
            <w:r>
              <w:rPr>
                <w:w w:val="105"/>
                <w:sz w:val="13"/>
              </w:rPr>
              <w:t>Diff</w:t>
            </w:r>
          </w:p>
        </w:tc>
        <w:tc>
          <w:tcPr>
            <w:tcW w:w="939" w:type="dxa"/>
            <w:tcBorders>
              <w:top w:val="double" w:sz="1" w:space="0" w:color="000000"/>
            </w:tcBorders>
          </w:tcPr>
          <w:p w14:paraId="4167280F" w14:textId="77777777" w:rsidR="007158A6" w:rsidRDefault="004F2724">
            <w:pPr>
              <w:pStyle w:val="TableParagraph"/>
              <w:spacing w:before="159" w:line="126" w:lineRule="exact"/>
              <w:ind w:left="69" w:right="71"/>
              <w:rPr>
                <w:sz w:val="13"/>
              </w:rPr>
            </w:pPr>
            <w:r>
              <w:rPr>
                <w:w w:val="115"/>
                <w:sz w:val="13"/>
              </w:rPr>
              <w:t>rCARI-FES</w:t>
            </w:r>
          </w:p>
        </w:tc>
        <w:tc>
          <w:tcPr>
            <w:tcW w:w="863" w:type="dxa"/>
            <w:tcBorders>
              <w:top w:val="double" w:sz="1" w:space="0" w:color="000000"/>
            </w:tcBorders>
          </w:tcPr>
          <w:p w14:paraId="2D789E4B" w14:textId="77777777" w:rsidR="007158A6" w:rsidRDefault="004F2724">
            <w:pPr>
              <w:pStyle w:val="TableParagraph"/>
              <w:spacing w:before="0" w:line="240" w:lineRule="auto"/>
              <w:ind w:left="5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Ecuador</w:t>
            </w:r>
          </w:p>
          <w:p w14:paraId="075D6ABB" w14:textId="77777777" w:rsidR="007158A6" w:rsidRDefault="004F2724">
            <w:pPr>
              <w:pStyle w:val="TableParagraph"/>
              <w:spacing w:before="11" w:line="126" w:lineRule="exact"/>
              <w:ind w:left="96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rCARI-Inc</w:t>
            </w:r>
          </w:p>
        </w:tc>
        <w:tc>
          <w:tcPr>
            <w:tcW w:w="716" w:type="dxa"/>
            <w:tcBorders>
              <w:top w:val="double" w:sz="1" w:space="0" w:color="000000"/>
            </w:tcBorders>
          </w:tcPr>
          <w:p w14:paraId="25D4465A" w14:textId="77777777" w:rsidR="007158A6" w:rsidRDefault="004F2724">
            <w:pPr>
              <w:pStyle w:val="TableParagraph"/>
              <w:spacing w:before="159" w:line="126" w:lineRule="exact"/>
              <w:ind w:left="23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Diff</w:t>
            </w:r>
          </w:p>
        </w:tc>
        <w:tc>
          <w:tcPr>
            <w:tcW w:w="939" w:type="dxa"/>
            <w:tcBorders>
              <w:top w:val="double" w:sz="1" w:space="0" w:color="000000"/>
            </w:tcBorders>
          </w:tcPr>
          <w:p w14:paraId="5B9BA9EF" w14:textId="77777777" w:rsidR="007158A6" w:rsidRDefault="004F2724">
            <w:pPr>
              <w:pStyle w:val="TableParagraph"/>
              <w:spacing w:before="159" w:line="126" w:lineRule="exact"/>
              <w:ind w:left="63" w:right="76"/>
              <w:rPr>
                <w:sz w:val="13"/>
              </w:rPr>
            </w:pPr>
            <w:r>
              <w:rPr>
                <w:w w:val="115"/>
                <w:sz w:val="13"/>
              </w:rPr>
              <w:t>rCARI-FES</w:t>
            </w:r>
          </w:p>
        </w:tc>
        <w:tc>
          <w:tcPr>
            <w:tcW w:w="862" w:type="dxa"/>
            <w:tcBorders>
              <w:top w:val="double" w:sz="1" w:space="0" w:color="000000"/>
            </w:tcBorders>
          </w:tcPr>
          <w:p w14:paraId="7DD31B59" w14:textId="77777777" w:rsidR="007158A6" w:rsidRDefault="004F2724">
            <w:pPr>
              <w:pStyle w:val="TableParagraph"/>
              <w:spacing w:before="0" w:line="240" w:lineRule="auto"/>
              <w:ind w:left="152"/>
              <w:jc w:val="left"/>
              <w:rPr>
                <w:sz w:val="13"/>
              </w:rPr>
            </w:pPr>
            <w:r>
              <w:rPr>
                <w:w w:val="120"/>
                <w:sz w:val="13"/>
              </w:rPr>
              <w:t>CAR</w:t>
            </w:r>
          </w:p>
          <w:p w14:paraId="26CD2A42" w14:textId="77777777" w:rsidR="007158A6" w:rsidRDefault="004F2724">
            <w:pPr>
              <w:pStyle w:val="TableParagraph"/>
              <w:spacing w:before="11" w:line="126" w:lineRule="exact"/>
              <w:ind w:left="9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rCARI-Inc</w:t>
            </w:r>
          </w:p>
        </w:tc>
        <w:tc>
          <w:tcPr>
            <w:tcW w:w="715" w:type="dxa"/>
            <w:tcBorders>
              <w:top w:val="double" w:sz="1" w:space="0" w:color="000000"/>
            </w:tcBorders>
          </w:tcPr>
          <w:p w14:paraId="27DAE272" w14:textId="77777777" w:rsidR="007158A6" w:rsidRDefault="004F2724">
            <w:pPr>
              <w:pStyle w:val="TableParagraph"/>
              <w:spacing w:before="159" w:line="126" w:lineRule="exact"/>
              <w:ind w:left="232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Diff</w:t>
            </w:r>
          </w:p>
        </w:tc>
      </w:tr>
      <w:tr w:rsidR="007158A6" w14:paraId="452CBB30" w14:textId="77777777">
        <w:trPr>
          <w:trHeight w:val="162"/>
        </w:trPr>
        <w:tc>
          <w:tcPr>
            <w:tcW w:w="2760" w:type="dxa"/>
          </w:tcPr>
          <w:p w14:paraId="65C18FD4" w14:textId="77777777" w:rsidR="007158A6" w:rsidRDefault="004F2724">
            <w:pPr>
              <w:pStyle w:val="TableParagraph"/>
              <w:tabs>
                <w:tab w:val="right" w:pos="2417"/>
              </w:tabs>
              <w:spacing w:before="19" w:line="123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Food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Secure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0.03</w:t>
            </w:r>
          </w:p>
        </w:tc>
        <w:tc>
          <w:tcPr>
            <w:tcW w:w="862" w:type="dxa"/>
          </w:tcPr>
          <w:p w14:paraId="4DB7B332" w14:textId="77777777" w:rsidR="007158A6" w:rsidRDefault="004F2724">
            <w:pPr>
              <w:pStyle w:val="TableParagraph"/>
              <w:spacing w:before="19" w:line="123" w:lineRule="exact"/>
              <w:ind w:left="303"/>
              <w:jc w:val="left"/>
              <w:rPr>
                <w:sz w:val="13"/>
              </w:rPr>
            </w:pPr>
            <w:r>
              <w:rPr>
                <w:sz w:val="13"/>
              </w:rPr>
              <w:t>0.07</w:t>
            </w:r>
          </w:p>
        </w:tc>
        <w:tc>
          <w:tcPr>
            <w:tcW w:w="715" w:type="dxa"/>
          </w:tcPr>
          <w:p w14:paraId="1B6276AF" w14:textId="77777777" w:rsidR="007158A6" w:rsidRDefault="004F2724">
            <w:pPr>
              <w:pStyle w:val="TableParagraph"/>
              <w:spacing w:before="19" w:line="123" w:lineRule="exact"/>
              <w:ind w:left="74" w:right="74"/>
              <w:rPr>
                <w:sz w:val="13"/>
              </w:rPr>
            </w:pPr>
            <w:r>
              <w:rPr>
                <w:w w:val="105"/>
                <w:sz w:val="13"/>
              </w:rPr>
              <w:t>0.05**</w:t>
            </w:r>
          </w:p>
        </w:tc>
        <w:tc>
          <w:tcPr>
            <w:tcW w:w="939" w:type="dxa"/>
          </w:tcPr>
          <w:p w14:paraId="2B6FD22B" w14:textId="77777777" w:rsidR="007158A6" w:rsidRDefault="004F2724">
            <w:pPr>
              <w:pStyle w:val="TableParagraph"/>
              <w:spacing w:before="19" w:line="123" w:lineRule="exact"/>
              <w:ind w:left="69" w:right="72"/>
              <w:rPr>
                <w:sz w:val="13"/>
              </w:rPr>
            </w:pPr>
            <w:r>
              <w:rPr>
                <w:sz w:val="13"/>
              </w:rPr>
              <w:t>0.00</w:t>
            </w:r>
          </w:p>
        </w:tc>
        <w:tc>
          <w:tcPr>
            <w:tcW w:w="863" w:type="dxa"/>
          </w:tcPr>
          <w:p w14:paraId="7BDE971B" w14:textId="77777777" w:rsidR="007158A6" w:rsidRDefault="004F2724">
            <w:pPr>
              <w:pStyle w:val="TableParagraph"/>
              <w:spacing w:before="19" w:line="123" w:lineRule="exact"/>
              <w:ind w:left="222" w:right="229"/>
              <w:rPr>
                <w:sz w:val="13"/>
              </w:rPr>
            </w:pPr>
            <w:r>
              <w:rPr>
                <w:sz w:val="13"/>
              </w:rPr>
              <w:t>0.00</w:t>
            </w:r>
          </w:p>
        </w:tc>
        <w:tc>
          <w:tcPr>
            <w:tcW w:w="716" w:type="dxa"/>
          </w:tcPr>
          <w:p w14:paraId="2557DEB2" w14:textId="77777777" w:rsidR="007158A6" w:rsidRDefault="004F2724">
            <w:pPr>
              <w:pStyle w:val="TableParagraph"/>
              <w:spacing w:before="19" w:line="123" w:lineRule="exact"/>
              <w:ind w:left="225"/>
              <w:jc w:val="left"/>
              <w:rPr>
                <w:sz w:val="13"/>
              </w:rPr>
            </w:pPr>
            <w:r>
              <w:rPr>
                <w:sz w:val="13"/>
              </w:rPr>
              <w:t>0.00</w:t>
            </w:r>
          </w:p>
        </w:tc>
        <w:tc>
          <w:tcPr>
            <w:tcW w:w="939" w:type="dxa"/>
          </w:tcPr>
          <w:p w14:paraId="37071E1E" w14:textId="77777777" w:rsidR="007158A6" w:rsidRDefault="004F2724">
            <w:pPr>
              <w:pStyle w:val="TableParagraph"/>
              <w:spacing w:before="19" w:line="123" w:lineRule="exact"/>
              <w:ind w:left="62" w:right="76"/>
              <w:rPr>
                <w:sz w:val="13"/>
              </w:rPr>
            </w:pPr>
            <w:r>
              <w:rPr>
                <w:sz w:val="13"/>
              </w:rPr>
              <w:t>0.01</w:t>
            </w:r>
          </w:p>
        </w:tc>
        <w:tc>
          <w:tcPr>
            <w:tcW w:w="862" w:type="dxa"/>
          </w:tcPr>
          <w:p w14:paraId="271B3B5E" w14:textId="77777777" w:rsidR="007158A6" w:rsidRDefault="004F2724">
            <w:pPr>
              <w:pStyle w:val="TableParagraph"/>
              <w:spacing w:before="19" w:line="123" w:lineRule="exact"/>
              <w:ind w:right="312"/>
              <w:jc w:val="right"/>
              <w:rPr>
                <w:sz w:val="13"/>
              </w:rPr>
            </w:pPr>
            <w:r>
              <w:rPr>
                <w:sz w:val="13"/>
              </w:rPr>
              <w:t>0.01</w:t>
            </w:r>
          </w:p>
        </w:tc>
        <w:tc>
          <w:tcPr>
            <w:tcW w:w="715" w:type="dxa"/>
          </w:tcPr>
          <w:p w14:paraId="5AC15026" w14:textId="77777777" w:rsidR="007158A6" w:rsidRDefault="004F2724">
            <w:pPr>
              <w:pStyle w:val="TableParagraph"/>
              <w:spacing w:before="19" w:line="123" w:lineRule="exact"/>
              <w:ind w:left="221"/>
              <w:jc w:val="left"/>
              <w:rPr>
                <w:sz w:val="13"/>
              </w:rPr>
            </w:pPr>
            <w:r>
              <w:rPr>
                <w:sz w:val="13"/>
              </w:rPr>
              <w:t>0.00</w:t>
            </w:r>
          </w:p>
        </w:tc>
      </w:tr>
      <w:tr w:rsidR="007158A6" w14:paraId="565F69DC" w14:textId="77777777">
        <w:trPr>
          <w:trHeight w:val="158"/>
        </w:trPr>
        <w:tc>
          <w:tcPr>
            <w:tcW w:w="2760" w:type="dxa"/>
          </w:tcPr>
          <w:p w14:paraId="6016042A" w14:textId="77777777" w:rsidR="007158A6" w:rsidRDefault="004F2724">
            <w:pPr>
              <w:pStyle w:val="TableParagraph"/>
              <w:spacing w:before="16" w:line="123" w:lineRule="exact"/>
              <w:ind w:right="28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862" w:type="dxa"/>
          </w:tcPr>
          <w:p w14:paraId="47AAB665" w14:textId="77777777" w:rsidR="007158A6" w:rsidRDefault="004F2724">
            <w:pPr>
              <w:pStyle w:val="TableParagraph"/>
              <w:spacing w:before="16" w:line="123" w:lineRule="exact"/>
              <w:ind w:left="248"/>
              <w:jc w:val="left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715" w:type="dxa"/>
          </w:tcPr>
          <w:p w14:paraId="7B24132F" w14:textId="77777777" w:rsidR="007158A6" w:rsidRDefault="004F2724">
            <w:pPr>
              <w:pStyle w:val="TableParagraph"/>
              <w:spacing w:before="16" w:line="123" w:lineRule="exact"/>
              <w:ind w:left="74" w:right="75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939" w:type="dxa"/>
          </w:tcPr>
          <w:p w14:paraId="3200F1C1" w14:textId="77777777" w:rsidR="007158A6" w:rsidRDefault="004F2724">
            <w:pPr>
              <w:pStyle w:val="TableParagraph"/>
              <w:spacing w:before="16" w:line="123" w:lineRule="exact"/>
              <w:ind w:left="69" w:right="73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863" w:type="dxa"/>
          </w:tcPr>
          <w:p w14:paraId="6947405E" w14:textId="77777777" w:rsidR="007158A6" w:rsidRDefault="004F2724">
            <w:pPr>
              <w:pStyle w:val="TableParagraph"/>
              <w:spacing w:before="16" w:line="123" w:lineRule="exact"/>
              <w:ind w:left="222" w:right="229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716" w:type="dxa"/>
          </w:tcPr>
          <w:p w14:paraId="6D7D4C62" w14:textId="77777777" w:rsidR="007158A6" w:rsidRDefault="004F2724">
            <w:pPr>
              <w:pStyle w:val="TableParagraph"/>
              <w:spacing w:before="16" w:line="123" w:lineRule="exact"/>
              <w:ind w:left="169"/>
              <w:jc w:val="lef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939" w:type="dxa"/>
          </w:tcPr>
          <w:p w14:paraId="7AE83D90" w14:textId="77777777" w:rsidR="007158A6" w:rsidRDefault="004F2724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862" w:type="dxa"/>
          </w:tcPr>
          <w:p w14:paraId="3A8EC828" w14:textId="77777777" w:rsidR="007158A6" w:rsidRDefault="004F2724">
            <w:pPr>
              <w:pStyle w:val="TableParagraph"/>
              <w:spacing w:before="16" w:line="123" w:lineRule="exact"/>
              <w:ind w:right="25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715" w:type="dxa"/>
          </w:tcPr>
          <w:p w14:paraId="12A17057" w14:textId="77777777" w:rsidR="007158A6" w:rsidRDefault="004F2724">
            <w:pPr>
              <w:pStyle w:val="TableParagraph"/>
              <w:spacing w:before="16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7158A6" w14:paraId="102A0430" w14:textId="77777777">
        <w:trPr>
          <w:trHeight w:val="158"/>
        </w:trPr>
        <w:tc>
          <w:tcPr>
            <w:tcW w:w="2760" w:type="dxa"/>
          </w:tcPr>
          <w:p w14:paraId="256CF5DD" w14:textId="77777777" w:rsidR="007158A6" w:rsidRDefault="004F2724">
            <w:pPr>
              <w:pStyle w:val="TableParagraph"/>
              <w:tabs>
                <w:tab w:val="right" w:pos="2416"/>
              </w:tabs>
              <w:spacing w:before="16" w:line="123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Marginally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Food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Secure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0.34</w:t>
            </w:r>
          </w:p>
        </w:tc>
        <w:tc>
          <w:tcPr>
            <w:tcW w:w="862" w:type="dxa"/>
          </w:tcPr>
          <w:p w14:paraId="6020EA10" w14:textId="77777777" w:rsidR="007158A6" w:rsidRDefault="004F2724">
            <w:pPr>
              <w:pStyle w:val="TableParagraph"/>
              <w:spacing w:before="16" w:line="123" w:lineRule="exact"/>
              <w:ind w:left="30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0.41</w:t>
            </w:r>
          </w:p>
        </w:tc>
        <w:tc>
          <w:tcPr>
            <w:tcW w:w="715" w:type="dxa"/>
          </w:tcPr>
          <w:p w14:paraId="69C04C4A" w14:textId="77777777" w:rsidR="007158A6" w:rsidRDefault="004F2724">
            <w:pPr>
              <w:pStyle w:val="TableParagraph"/>
              <w:spacing w:before="16" w:line="123" w:lineRule="exact"/>
              <w:ind w:left="74" w:right="75"/>
              <w:rPr>
                <w:sz w:val="13"/>
              </w:rPr>
            </w:pPr>
            <w:r>
              <w:rPr>
                <w:sz w:val="13"/>
              </w:rPr>
              <w:t>0.07*</w:t>
            </w:r>
          </w:p>
        </w:tc>
        <w:tc>
          <w:tcPr>
            <w:tcW w:w="939" w:type="dxa"/>
          </w:tcPr>
          <w:p w14:paraId="113BA2FB" w14:textId="77777777" w:rsidR="007158A6" w:rsidRDefault="004F2724">
            <w:pPr>
              <w:pStyle w:val="TableParagraph"/>
              <w:spacing w:before="16" w:line="123" w:lineRule="exact"/>
              <w:ind w:left="69" w:right="73"/>
              <w:rPr>
                <w:sz w:val="13"/>
              </w:rPr>
            </w:pPr>
            <w:r>
              <w:rPr>
                <w:sz w:val="13"/>
              </w:rPr>
              <w:t>0.07</w:t>
            </w:r>
          </w:p>
        </w:tc>
        <w:tc>
          <w:tcPr>
            <w:tcW w:w="863" w:type="dxa"/>
          </w:tcPr>
          <w:p w14:paraId="37E82078" w14:textId="77777777" w:rsidR="007158A6" w:rsidRDefault="004F2724">
            <w:pPr>
              <w:pStyle w:val="TableParagraph"/>
              <w:spacing w:before="16" w:line="123" w:lineRule="exact"/>
              <w:ind w:left="222" w:right="229"/>
              <w:rPr>
                <w:sz w:val="13"/>
              </w:rPr>
            </w:pPr>
            <w:r>
              <w:rPr>
                <w:sz w:val="13"/>
              </w:rPr>
              <w:t>0.27</w:t>
            </w:r>
          </w:p>
        </w:tc>
        <w:tc>
          <w:tcPr>
            <w:tcW w:w="716" w:type="dxa"/>
          </w:tcPr>
          <w:p w14:paraId="5F3278A7" w14:textId="77777777" w:rsidR="007158A6" w:rsidRDefault="004F2724">
            <w:pPr>
              <w:pStyle w:val="TableParagraph"/>
              <w:spacing w:before="16" w:line="123" w:lineRule="exact"/>
              <w:ind w:left="118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0.19***</w:t>
            </w:r>
          </w:p>
        </w:tc>
        <w:tc>
          <w:tcPr>
            <w:tcW w:w="939" w:type="dxa"/>
          </w:tcPr>
          <w:p w14:paraId="2E4B8F70" w14:textId="77777777" w:rsidR="007158A6" w:rsidRDefault="004F2724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0.29</w:t>
            </w:r>
          </w:p>
        </w:tc>
        <w:tc>
          <w:tcPr>
            <w:tcW w:w="862" w:type="dxa"/>
          </w:tcPr>
          <w:p w14:paraId="23CA7D54" w14:textId="77777777" w:rsidR="007158A6" w:rsidRDefault="004F2724">
            <w:pPr>
              <w:pStyle w:val="TableParagraph"/>
              <w:spacing w:before="16" w:line="123" w:lineRule="exact"/>
              <w:ind w:right="312"/>
              <w:jc w:val="right"/>
              <w:rPr>
                <w:sz w:val="13"/>
              </w:rPr>
            </w:pPr>
            <w:r>
              <w:rPr>
                <w:sz w:val="13"/>
              </w:rPr>
              <w:t>0.52</w:t>
            </w:r>
          </w:p>
        </w:tc>
        <w:tc>
          <w:tcPr>
            <w:tcW w:w="715" w:type="dxa"/>
          </w:tcPr>
          <w:p w14:paraId="2A36B77D" w14:textId="77777777" w:rsidR="007158A6" w:rsidRDefault="004F2724">
            <w:pPr>
              <w:pStyle w:val="TableParagraph"/>
              <w:spacing w:before="16" w:line="123" w:lineRule="exact"/>
              <w:ind w:right="132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0.24***</w:t>
            </w:r>
          </w:p>
        </w:tc>
      </w:tr>
      <w:tr w:rsidR="007158A6" w14:paraId="184C24FE" w14:textId="77777777">
        <w:trPr>
          <w:trHeight w:val="158"/>
        </w:trPr>
        <w:tc>
          <w:tcPr>
            <w:tcW w:w="2760" w:type="dxa"/>
          </w:tcPr>
          <w:p w14:paraId="36EF6DBF" w14:textId="77777777" w:rsidR="007158A6" w:rsidRDefault="004F2724">
            <w:pPr>
              <w:pStyle w:val="TableParagraph"/>
              <w:spacing w:before="16" w:line="123" w:lineRule="exact"/>
              <w:ind w:right="285"/>
              <w:jc w:val="righ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862" w:type="dxa"/>
          </w:tcPr>
          <w:p w14:paraId="1A51F6BB" w14:textId="77777777" w:rsidR="007158A6" w:rsidRDefault="004F2724">
            <w:pPr>
              <w:pStyle w:val="TableParagraph"/>
              <w:spacing w:before="16" w:line="123" w:lineRule="exact"/>
              <w:ind w:left="248"/>
              <w:jc w:val="lef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715" w:type="dxa"/>
          </w:tcPr>
          <w:p w14:paraId="55731C34" w14:textId="77777777" w:rsidR="007158A6" w:rsidRDefault="004F2724">
            <w:pPr>
              <w:pStyle w:val="TableParagraph"/>
              <w:spacing w:before="16" w:line="123" w:lineRule="exact"/>
              <w:ind w:left="74" w:right="75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939" w:type="dxa"/>
          </w:tcPr>
          <w:p w14:paraId="3C0DE08A" w14:textId="77777777" w:rsidR="007158A6" w:rsidRDefault="004F2724">
            <w:pPr>
              <w:pStyle w:val="TableParagraph"/>
              <w:spacing w:before="16" w:line="123" w:lineRule="exact"/>
              <w:ind w:left="69" w:right="73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863" w:type="dxa"/>
          </w:tcPr>
          <w:p w14:paraId="7B6BEC50" w14:textId="77777777" w:rsidR="007158A6" w:rsidRDefault="004F2724">
            <w:pPr>
              <w:pStyle w:val="TableParagraph"/>
              <w:spacing w:before="16" w:line="123" w:lineRule="exact"/>
              <w:ind w:left="222" w:right="229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716" w:type="dxa"/>
          </w:tcPr>
          <w:p w14:paraId="7655C5A0" w14:textId="77777777" w:rsidR="007158A6" w:rsidRDefault="004F2724">
            <w:pPr>
              <w:pStyle w:val="TableParagraph"/>
              <w:spacing w:before="16" w:line="123" w:lineRule="exact"/>
              <w:ind w:left="169"/>
              <w:jc w:val="left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939" w:type="dxa"/>
          </w:tcPr>
          <w:p w14:paraId="538B8209" w14:textId="77777777" w:rsidR="007158A6" w:rsidRDefault="004F2724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862" w:type="dxa"/>
          </w:tcPr>
          <w:p w14:paraId="2A08774D" w14:textId="77777777" w:rsidR="007158A6" w:rsidRDefault="004F2724">
            <w:pPr>
              <w:pStyle w:val="TableParagraph"/>
              <w:spacing w:before="16" w:line="123" w:lineRule="exact"/>
              <w:ind w:right="257"/>
              <w:jc w:val="right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715" w:type="dxa"/>
          </w:tcPr>
          <w:p w14:paraId="21D58B42" w14:textId="77777777" w:rsidR="007158A6" w:rsidRDefault="004F2724">
            <w:pPr>
              <w:pStyle w:val="TableParagraph"/>
              <w:spacing w:before="16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</w:tr>
      <w:tr w:rsidR="007158A6" w14:paraId="777654DB" w14:textId="77777777">
        <w:trPr>
          <w:trHeight w:val="158"/>
        </w:trPr>
        <w:tc>
          <w:tcPr>
            <w:tcW w:w="2760" w:type="dxa"/>
          </w:tcPr>
          <w:p w14:paraId="3C33D8B9" w14:textId="77777777" w:rsidR="007158A6" w:rsidRDefault="004F2724">
            <w:pPr>
              <w:pStyle w:val="TableParagraph"/>
              <w:tabs>
                <w:tab w:val="right" w:pos="2416"/>
              </w:tabs>
              <w:spacing w:before="16" w:line="123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Moderately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Food</w:t>
            </w:r>
            <w:r>
              <w:rPr>
                <w:spacing w:val="13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Insecure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0.57</w:t>
            </w:r>
          </w:p>
        </w:tc>
        <w:tc>
          <w:tcPr>
            <w:tcW w:w="862" w:type="dxa"/>
          </w:tcPr>
          <w:p w14:paraId="2C0E10BE" w14:textId="77777777" w:rsidR="007158A6" w:rsidRDefault="004F2724">
            <w:pPr>
              <w:pStyle w:val="TableParagraph"/>
              <w:spacing w:before="16" w:line="123" w:lineRule="exact"/>
              <w:ind w:left="303"/>
              <w:jc w:val="left"/>
              <w:rPr>
                <w:sz w:val="13"/>
              </w:rPr>
            </w:pPr>
            <w:r>
              <w:rPr>
                <w:sz w:val="13"/>
              </w:rPr>
              <w:t>0.49</w:t>
            </w:r>
          </w:p>
        </w:tc>
        <w:tc>
          <w:tcPr>
            <w:tcW w:w="715" w:type="dxa"/>
          </w:tcPr>
          <w:p w14:paraId="32A51334" w14:textId="77777777" w:rsidR="007158A6" w:rsidRDefault="004F2724">
            <w:pPr>
              <w:pStyle w:val="TableParagraph"/>
              <w:spacing w:before="16" w:line="123" w:lineRule="exact"/>
              <w:ind w:left="73" w:right="76"/>
              <w:rPr>
                <w:sz w:val="13"/>
              </w:rPr>
            </w:pPr>
            <w:r>
              <w:rPr>
                <w:sz w:val="13"/>
              </w:rPr>
              <w:t>-0.09**</w:t>
            </w:r>
          </w:p>
        </w:tc>
        <w:tc>
          <w:tcPr>
            <w:tcW w:w="939" w:type="dxa"/>
          </w:tcPr>
          <w:p w14:paraId="01DE84FD" w14:textId="77777777" w:rsidR="007158A6" w:rsidRDefault="004F2724">
            <w:pPr>
              <w:pStyle w:val="TableParagraph"/>
              <w:spacing w:before="16" w:line="123" w:lineRule="exact"/>
              <w:ind w:left="69" w:right="74"/>
              <w:rPr>
                <w:sz w:val="13"/>
              </w:rPr>
            </w:pPr>
            <w:r>
              <w:rPr>
                <w:sz w:val="13"/>
              </w:rPr>
              <w:t>0.69</w:t>
            </w:r>
          </w:p>
        </w:tc>
        <w:tc>
          <w:tcPr>
            <w:tcW w:w="863" w:type="dxa"/>
          </w:tcPr>
          <w:p w14:paraId="50A0A23E" w14:textId="77777777" w:rsidR="007158A6" w:rsidRDefault="004F2724">
            <w:pPr>
              <w:pStyle w:val="TableParagraph"/>
              <w:spacing w:before="16" w:line="123" w:lineRule="exact"/>
              <w:ind w:left="221" w:right="229"/>
              <w:rPr>
                <w:sz w:val="13"/>
              </w:rPr>
            </w:pPr>
            <w:r>
              <w:rPr>
                <w:sz w:val="13"/>
              </w:rPr>
              <w:t>0.63</w:t>
            </w:r>
          </w:p>
        </w:tc>
        <w:tc>
          <w:tcPr>
            <w:tcW w:w="716" w:type="dxa"/>
          </w:tcPr>
          <w:p w14:paraId="3D7D178B" w14:textId="77777777" w:rsidR="007158A6" w:rsidRDefault="004F2724">
            <w:pPr>
              <w:pStyle w:val="TableParagraph"/>
              <w:spacing w:before="16" w:line="123" w:lineRule="exact"/>
              <w:ind w:left="129"/>
              <w:jc w:val="left"/>
              <w:rPr>
                <w:sz w:val="13"/>
              </w:rPr>
            </w:pPr>
            <w:r>
              <w:rPr>
                <w:sz w:val="13"/>
              </w:rPr>
              <w:t>-0.07**</w:t>
            </w:r>
          </w:p>
        </w:tc>
        <w:tc>
          <w:tcPr>
            <w:tcW w:w="939" w:type="dxa"/>
          </w:tcPr>
          <w:p w14:paraId="02FCF303" w14:textId="77777777" w:rsidR="007158A6" w:rsidRDefault="004F2724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0.58</w:t>
            </w:r>
          </w:p>
        </w:tc>
        <w:tc>
          <w:tcPr>
            <w:tcW w:w="862" w:type="dxa"/>
          </w:tcPr>
          <w:p w14:paraId="3D036074" w14:textId="77777777" w:rsidR="007158A6" w:rsidRDefault="004F2724">
            <w:pPr>
              <w:pStyle w:val="TableParagraph"/>
              <w:spacing w:before="16" w:line="123" w:lineRule="exact"/>
              <w:ind w:right="312"/>
              <w:jc w:val="right"/>
              <w:rPr>
                <w:sz w:val="13"/>
              </w:rPr>
            </w:pPr>
            <w:r>
              <w:rPr>
                <w:sz w:val="13"/>
              </w:rPr>
              <w:t>0.45</w:t>
            </w:r>
          </w:p>
        </w:tc>
        <w:tc>
          <w:tcPr>
            <w:tcW w:w="715" w:type="dxa"/>
          </w:tcPr>
          <w:p w14:paraId="45981BFB" w14:textId="77777777" w:rsidR="007158A6" w:rsidRDefault="004F2724">
            <w:pPr>
              <w:pStyle w:val="TableParagraph"/>
              <w:spacing w:before="16" w:line="123" w:lineRule="exact"/>
              <w:ind w:right="180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-0.13*</w:t>
            </w:r>
          </w:p>
        </w:tc>
      </w:tr>
      <w:tr w:rsidR="007158A6" w14:paraId="5330DCB7" w14:textId="77777777">
        <w:trPr>
          <w:trHeight w:val="158"/>
        </w:trPr>
        <w:tc>
          <w:tcPr>
            <w:tcW w:w="2760" w:type="dxa"/>
          </w:tcPr>
          <w:p w14:paraId="11A24C40" w14:textId="77777777" w:rsidR="007158A6" w:rsidRDefault="004F2724">
            <w:pPr>
              <w:pStyle w:val="TableParagraph"/>
              <w:spacing w:before="16" w:line="123" w:lineRule="exact"/>
              <w:ind w:right="285"/>
              <w:jc w:val="righ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862" w:type="dxa"/>
          </w:tcPr>
          <w:p w14:paraId="1A53DBF0" w14:textId="77777777" w:rsidR="007158A6" w:rsidRDefault="004F2724">
            <w:pPr>
              <w:pStyle w:val="TableParagraph"/>
              <w:spacing w:before="16" w:line="123" w:lineRule="exact"/>
              <w:ind w:left="248"/>
              <w:jc w:val="lef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715" w:type="dxa"/>
          </w:tcPr>
          <w:p w14:paraId="1E2951DE" w14:textId="77777777" w:rsidR="007158A6" w:rsidRDefault="004F2724">
            <w:pPr>
              <w:pStyle w:val="TableParagraph"/>
              <w:spacing w:before="16" w:line="123" w:lineRule="exact"/>
              <w:ind w:left="74" w:right="75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939" w:type="dxa"/>
          </w:tcPr>
          <w:p w14:paraId="323676A9" w14:textId="77777777" w:rsidR="007158A6" w:rsidRDefault="004F2724">
            <w:pPr>
              <w:pStyle w:val="TableParagraph"/>
              <w:spacing w:before="16" w:line="123" w:lineRule="exact"/>
              <w:ind w:left="69" w:right="73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863" w:type="dxa"/>
          </w:tcPr>
          <w:p w14:paraId="6E72F008" w14:textId="77777777" w:rsidR="007158A6" w:rsidRDefault="004F2724">
            <w:pPr>
              <w:pStyle w:val="TableParagraph"/>
              <w:spacing w:before="16" w:line="123" w:lineRule="exact"/>
              <w:ind w:left="222" w:right="229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716" w:type="dxa"/>
          </w:tcPr>
          <w:p w14:paraId="4A6F5D6A" w14:textId="77777777" w:rsidR="007158A6" w:rsidRDefault="004F2724">
            <w:pPr>
              <w:pStyle w:val="TableParagraph"/>
              <w:spacing w:before="16" w:line="123" w:lineRule="exact"/>
              <w:ind w:left="169"/>
              <w:jc w:val="left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939" w:type="dxa"/>
          </w:tcPr>
          <w:p w14:paraId="2D5F84C0" w14:textId="77777777" w:rsidR="007158A6" w:rsidRDefault="004F2724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862" w:type="dxa"/>
          </w:tcPr>
          <w:p w14:paraId="44747A0A" w14:textId="77777777" w:rsidR="007158A6" w:rsidRDefault="004F2724">
            <w:pPr>
              <w:pStyle w:val="TableParagraph"/>
              <w:spacing w:before="16" w:line="123" w:lineRule="exact"/>
              <w:ind w:right="257"/>
              <w:jc w:val="right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715" w:type="dxa"/>
          </w:tcPr>
          <w:p w14:paraId="437AA5A1" w14:textId="77777777" w:rsidR="007158A6" w:rsidRDefault="004F2724">
            <w:pPr>
              <w:pStyle w:val="TableParagraph"/>
              <w:spacing w:before="16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(0.05)</w:t>
            </w:r>
          </w:p>
        </w:tc>
      </w:tr>
      <w:tr w:rsidR="007158A6" w14:paraId="417F3A7D" w14:textId="77777777">
        <w:trPr>
          <w:trHeight w:val="158"/>
        </w:trPr>
        <w:tc>
          <w:tcPr>
            <w:tcW w:w="2760" w:type="dxa"/>
          </w:tcPr>
          <w:p w14:paraId="14904069" w14:textId="77777777" w:rsidR="007158A6" w:rsidRDefault="004F2724">
            <w:pPr>
              <w:pStyle w:val="TableParagraph"/>
              <w:tabs>
                <w:tab w:val="right" w:pos="2417"/>
              </w:tabs>
              <w:spacing w:before="16" w:line="123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Severely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Food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Insecure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0.06</w:t>
            </w:r>
          </w:p>
        </w:tc>
        <w:tc>
          <w:tcPr>
            <w:tcW w:w="862" w:type="dxa"/>
          </w:tcPr>
          <w:p w14:paraId="7D03AD25" w14:textId="77777777" w:rsidR="007158A6" w:rsidRDefault="004F2724">
            <w:pPr>
              <w:pStyle w:val="TableParagraph"/>
              <w:spacing w:before="16" w:line="123" w:lineRule="exact"/>
              <w:ind w:left="303"/>
              <w:jc w:val="left"/>
              <w:rPr>
                <w:sz w:val="13"/>
              </w:rPr>
            </w:pPr>
            <w:r>
              <w:rPr>
                <w:sz w:val="13"/>
              </w:rPr>
              <w:t>0.03</w:t>
            </w:r>
          </w:p>
        </w:tc>
        <w:tc>
          <w:tcPr>
            <w:tcW w:w="715" w:type="dxa"/>
          </w:tcPr>
          <w:p w14:paraId="11165CB4" w14:textId="77777777" w:rsidR="007158A6" w:rsidRDefault="004F2724">
            <w:pPr>
              <w:pStyle w:val="TableParagraph"/>
              <w:spacing w:before="16" w:line="123" w:lineRule="exact"/>
              <w:ind w:left="74" w:right="75"/>
              <w:rPr>
                <w:sz w:val="13"/>
              </w:rPr>
            </w:pPr>
            <w:r>
              <w:rPr>
                <w:sz w:val="13"/>
              </w:rPr>
              <w:t>-0.03*</w:t>
            </w:r>
          </w:p>
        </w:tc>
        <w:tc>
          <w:tcPr>
            <w:tcW w:w="939" w:type="dxa"/>
          </w:tcPr>
          <w:p w14:paraId="21EF2D66" w14:textId="77777777" w:rsidR="007158A6" w:rsidRDefault="004F2724">
            <w:pPr>
              <w:pStyle w:val="TableParagraph"/>
              <w:spacing w:before="16" w:line="123" w:lineRule="exact"/>
              <w:ind w:left="69" w:right="73"/>
              <w:rPr>
                <w:sz w:val="13"/>
              </w:rPr>
            </w:pPr>
            <w:r>
              <w:rPr>
                <w:sz w:val="13"/>
              </w:rPr>
              <w:t>0.23</w:t>
            </w:r>
          </w:p>
        </w:tc>
        <w:tc>
          <w:tcPr>
            <w:tcW w:w="863" w:type="dxa"/>
          </w:tcPr>
          <w:p w14:paraId="6FAD6AE2" w14:textId="77777777" w:rsidR="007158A6" w:rsidRDefault="004F2724">
            <w:pPr>
              <w:pStyle w:val="TableParagraph"/>
              <w:spacing w:before="16" w:line="123" w:lineRule="exact"/>
              <w:ind w:left="222" w:right="229"/>
              <w:rPr>
                <w:sz w:val="13"/>
              </w:rPr>
            </w:pPr>
            <w:r>
              <w:rPr>
                <w:w w:val="110"/>
                <w:sz w:val="13"/>
              </w:rPr>
              <w:t>0.11</w:t>
            </w:r>
          </w:p>
        </w:tc>
        <w:tc>
          <w:tcPr>
            <w:tcW w:w="716" w:type="dxa"/>
          </w:tcPr>
          <w:p w14:paraId="6AEA4F38" w14:textId="77777777" w:rsidR="007158A6" w:rsidRDefault="004F2724">
            <w:pPr>
              <w:pStyle w:val="TableParagraph"/>
              <w:spacing w:before="16" w:line="123" w:lineRule="exact"/>
              <w:ind w:left="94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-0.13***</w:t>
            </w:r>
          </w:p>
        </w:tc>
        <w:tc>
          <w:tcPr>
            <w:tcW w:w="939" w:type="dxa"/>
          </w:tcPr>
          <w:p w14:paraId="39EDFF92" w14:textId="77777777" w:rsidR="007158A6" w:rsidRDefault="004F2724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0.18</w:t>
            </w:r>
          </w:p>
        </w:tc>
        <w:tc>
          <w:tcPr>
            <w:tcW w:w="862" w:type="dxa"/>
          </w:tcPr>
          <w:p w14:paraId="7A7250FD" w14:textId="77777777" w:rsidR="007158A6" w:rsidRDefault="004F2724">
            <w:pPr>
              <w:pStyle w:val="TableParagraph"/>
              <w:spacing w:before="16" w:line="123" w:lineRule="exact"/>
              <w:ind w:right="312"/>
              <w:jc w:val="right"/>
              <w:rPr>
                <w:sz w:val="13"/>
              </w:rPr>
            </w:pPr>
            <w:r>
              <w:rPr>
                <w:sz w:val="13"/>
              </w:rPr>
              <w:t>0.02</w:t>
            </w:r>
          </w:p>
        </w:tc>
        <w:tc>
          <w:tcPr>
            <w:tcW w:w="715" w:type="dxa"/>
          </w:tcPr>
          <w:p w14:paraId="0E99E8A8" w14:textId="77777777" w:rsidR="007158A6" w:rsidRDefault="004F2724">
            <w:pPr>
              <w:pStyle w:val="TableParagraph"/>
              <w:spacing w:before="16" w:line="123" w:lineRule="exact"/>
              <w:ind w:right="109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-0.11***</w:t>
            </w:r>
          </w:p>
        </w:tc>
      </w:tr>
      <w:tr w:rsidR="007158A6" w14:paraId="35D36E5F" w14:textId="77777777">
        <w:trPr>
          <w:trHeight w:val="158"/>
        </w:trPr>
        <w:tc>
          <w:tcPr>
            <w:tcW w:w="2760" w:type="dxa"/>
          </w:tcPr>
          <w:p w14:paraId="48F3B5DC" w14:textId="77777777" w:rsidR="007158A6" w:rsidRDefault="004F2724">
            <w:pPr>
              <w:pStyle w:val="TableParagraph"/>
              <w:spacing w:before="16" w:line="123" w:lineRule="exact"/>
              <w:ind w:right="285"/>
              <w:jc w:val="right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862" w:type="dxa"/>
          </w:tcPr>
          <w:p w14:paraId="48949AB4" w14:textId="77777777" w:rsidR="007158A6" w:rsidRDefault="004F2724">
            <w:pPr>
              <w:pStyle w:val="TableParagraph"/>
              <w:spacing w:before="16" w:line="123" w:lineRule="exact"/>
              <w:ind w:left="248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715" w:type="dxa"/>
          </w:tcPr>
          <w:p w14:paraId="07FFC6CF" w14:textId="77777777" w:rsidR="007158A6" w:rsidRDefault="004F2724">
            <w:pPr>
              <w:pStyle w:val="TableParagraph"/>
              <w:spacing w:before="16" w:line="123" w:lineRule="exact"/>
              <w:ind w:left="74" w:right="75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939" w:type="dxa"/>
          </w:tcPr>
          <w:p w14:paraId="7A7A9763" w14:textId="77777777" w:rsidR="007158A6" w:rsidRDefault="004F2724">
            <w:pPr>
              <w:pStyle w:val="TableParagraph"/>
              <w:spacing w:before="16" w:line="123" w:lineRule="exact"/>
              <w:ind w:left="69" w:right="73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863" w:type="dxa"/>
          </w:tcPr>
          <w:p w14:paraId="4C0EA6E7" w14:textId="77777777" w:rsidR="007158A6" w:rsidRDefault="004F2724">
            <w:pPr>
              <w:pStyle w:val="TableParagraph"/>
              <w:spacing w:before="16" w:line="123" w:lineRule="exact"/>
              <w:ind w:left="222" w:right="229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716" w:type="dxa"/>
          </w:tcPr>
          <w:p w14:paraId="6925C229" w14:textId="77777777" w:rsidR="007158A6" w:rsidRDefault="004F2724">
            <w:pPr>
              <w:pStyle w:val="TableParagraph"/>
              <w:spacing w:before="16" w:line="123" w:lineRule="exact"/>
              <w:ind w:left="169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939" w:type="dxa"/>
          </w:tcPr>
          <w:p w14:paraId="68967B5B" w14:textId="77777777" w:rsidR="007158A6" w:rsidRDefault="004F2724">
            <w:pPr>
              <w:pStyle w:val="TableParagraph"/>
              <w:spacing w:before="16" w:line="123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862" w:type="dxa"/>
          </w:tcPr>
          <w:p w14:paraId="70073171" w14:textId="77777777" w:rsidR="007158A6" w:rsidRDefault="004F2724">
            <w:pPr>
              <w:pStyle w:val="TableParagraph"/>
              <w:spacing w:before="16" w:line="123" w:lineRule="exact"/>
              <w:ind w:right="25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715" w:type="dxa"/>
          </w:tcPr>
          <w:p w14:paraId="5F009EA8" w14:textId="77777777" w:rsidR="007158A6" w:rsidRDefault="004F2724">
            <w:pPr>
              <w:pStyle w:val="TableParagraph"/>
              <w:spacing w:before="16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</w:tr>
      <w:tr w:rsidR="007158A6" w14:paraId="30FFD9B5" w14:textId="77777777">
        <w:trPr>
          <w:trHeight w:val="158"/>
        </w:trPr>
        <w:tc>
          <w:tcPr>
            <w:tcW w:w="2760" w:type="dxa"/>
          </w:tcPr>
          <w:p w14:paraId="0B3DF61A" w14:textId="77777777" w:rsidR="007158A6" w:rsidRDefault="004F2724">
            <w:pPr>
              <w:pStyle w:val="TableParagraph"/>
              <w:tabs>
                <w:tab w:val="right" w:pos="2416"/>
              </w:tabs>
              <w:spacing w:before="16" w:line="123" w:lineRule="exact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Food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Insecure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Group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0.63</w:t>
            </w:r>
          </w:p>
        </w:tc>
        <w:tc>
          <w:tcPr>
            <w:tcW w:w="862" w:type="dxa"/>
          </w:tcPr>
          <w:p w14:paraId="6316F0C6" w14:textId="77777777" w:rsidR="007158A6" w:rsidRDefault="004F2724">
            <w:pPr>
              <w:pStyle w:val="TableParagraph"/>
              <w:spacing w:before="16" w:line="123" w:lineRule="exact"/>
              <w:ind w:left="303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0.51</w:t>
            </w:r>
          </w:p>
        </w:tc>
        <w:tc>
          <w:tcPr>
            <w:tcW w:w="715" w:type="dxa"/>
          </w:tcPr>
          <w:p w14:paraId="021FD804" w14:textId="77777777" w:rsidR="007158A6" w:rsidRDefault="004F2724">
            <w:pPr>
              <w:pStyle w:val="TableParagraph"/>
              <w:spacing w:before="16" w:line="123" w:lineRule="exact"/>
              <w:ind w:left="74" w:right="76"/>
              <w:rPr>
                <w:sz w:val="13"/>
              </w:rPr>
            </w:pPr>
            <w:r>
              <w:rPr>
                <w:w w:val="110"/>
                <w:sz w:val="13"/>
              </w:rPr>
              <w:t>-0.12***</w:t>
            </w:r>
          </w:p>
        </w:tc>
        <w:tc>
          <w:tcPr>
            <w:tcW w:w="939" w:type="dxa"/>
          </w:tcPr>
          <w:p w14:paraId="1AAEBD24" w14:textId="77777777" w:rsidR="007158A6" w:rsidRDefault="004F2724">
            <w:pPr>
              <w:pStyle w:val="TableParagraph"/>
              <w:spacing w:before="16" w:line="123" w:lineRule="exact"/>
              <w:ind w:left="69" w:right="74"/>
              <w:rPr>
                <w:sz w:val="13"/>
              </w:rPr>
            </w:pPr>
            <w:r>
              <w:rPr>
                <w:sz w:val="13"/>
              </w:rPr>
              <w:t>0.92</w:t>
            </w:r>
          </w:p>
        </w:tc>
        <w:tc>
          <w:tcPr>
            <w:tcW w:w="863" w:type="dxa"/>
          </w:tcPr>
          <w:p w14:paraId="3C9ABD96" w14:textId="77777777" w:rsidR="007158A6" w:rsidRDefault="004F2724">
            <w:pPr>
              <w:pStyle w:val="TableParagraph"/>
              <w:spacing w:before="16" w:line="123" w:lineRule="exact"/>
              <w:ind w:left="221" w:right="229"/>
              <w:rPr>
                <w:sz w:val="13"/>
              </w:rPr>
            </w:pPr>
            <w:r>
              <w:rPr>
                <w:sz w:val="13"/>
              </w:rPr>
              <w:t>0.73</w:t>
            </w:r>
          </w:p>
        </w:tc>
        <w:tc>
          <w:tcPr>
            <w:tcW w:w="716" w:type="dxa"/>
          </w:tcPr>
          <w:p w14:paraId="1767F41E" w14:textId="77777777" w:rsidR="007158A6" w:rsidRDefault="004F2724">
            <w:pPr>
              <w:pStyle w:val="TableParagraph"/>
              <w:spacing w:before="16" w:line="123" w:lineRule="exact"/>
              <w:ind w:left="94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-0.19***</w:t>
            </w:r>
          </w:p>
        </w:tc>
        <w:tc>
          <w:tcPr>
            <w:tcW w:w="939" w:type="dxa"/>
          </w:tcPr>
          <w:p w14:paraId="0A0CE776" w14:textId="77777777" w:rsidR="007158A6" w:rsidRDefault="004F2724">
            <w:pPr>
              <w:pStyle w:val="TableParagraph"/>
              <w:spacing w:before="16" w:line="123" w:lineRule="exact"/>
              <w:ind w:left="60" w:right="76"/>
              <w:rPr>
                <w:sz w:val="13"/>
              </w:rPr>
            </w:pPr>
            <w:r>
              <w:rPr>
                <w:w w:val="105"/>
                <w:sz w:val="13"/>
              </w:rPr>
              <w:t>0.71</w:t>
            </w:r>
          </w:p>
        </w:tc>
        <w:tc>
          <w:tcPr>
            <w:tcW w:w="862" w:type="dxa"/>
          </w:tcPr>
          <w:p w14:paraId="2C185510" w14:textId="77777777" w:rsidR="007158A6" w:rsidRDefault="004F2724">
            <w:pPr>
              <w:pStyle w:val="TableParagraph"/>
              <w:spacing w:before="16" w:line="123" w:lineRule="exact"/>
              <w:ind w:right="313"/>
              <w:jc w:val="right"/>
              <w:rPr>
                <w:sz w:val="13"/>
              </w:rPr>
            </w:pPr>
            <w:r>
              <w:rPr>
                <w:sz w:val="13"/>
              </w:rPr>
              <w:t>0.47</w:t>
            </w:r>
          </w:p>
        </w:tc>
        <w:tc>
          <w:tcPr>
            <w:tcW w:w="715" w:type="dxa"/>
          </w:tcPr>
          <w:p w14:paraId="3C840D52" w14:textId="77777777" w:rsidR="007158A6" w:rsidRDefault="004F2724">
            <w:pPr>
              <w:pStyle w:val="TableParagraph"/>
              <w:spacing w:before="16" w:line="123" w:lineRule="exact"/>
              <w:ind w:right="10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-0.24***</w:t>
            </w:r>
          </w:p>
        </w:tc>
      </w:tr>
      <w:tr w:rsidR="007158A6" w14:paraId="78656CC7" w14:textId="77777777">
        <w:trPr>
          <w:trHeight w:val="162"/>
        </w:trPr>
        <w:tc>
          <w:tcPr>
            <w:tcW w:w="2760" w:type="dxa"/>
          </w:tcPr>
          <w:p w14:paraId="624FC334" w14:textId="77777777" w:rsidR="007158A6" w:rsidRDefault="004F2724">
            <w:pPr>
              <w:pStyle w:val="TableParagraph"/>
              <w:spacing w:before="16" w:line="126" w:lineRule="exact"/>
              <w:ind w:right="285"/>
              <w:jc w:val="righ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862" w:type="dxa"/>
          </w:tcPr>
          <w:p w14:paraId="2900828D" w14:textId="77777777" w:rsidR="007158A6" w:rsidRDefault="004F2724">
            <w:pPr>
              <w:pStyle w:val="TableParagraph"/>
              <w:spacing w:before="16" w:line="126" w:lineRule="exact"/>
              <w:ind w:left="248"/>
              <w:jc w:val="lef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715" w:type="dxa"/>
          </w:tcPr>
          <w:p w14:paraId="139D1AD7" w14:textId="77777777" w:rsidR="007158A6" w:rsidRDefault="004F2724">
            <w:pPr>
              <w:pStyle w:val="TableParagraph"/>
              <w:spacing w:before="16" w:line="126" w:lineRule="exact"/>
              <w:ind w:left="74" w:right="75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939" w:type="dxa"/>
          </w:tcPr>
          <w:p w14:paraId="0D1B65C0" w14:textId="77777777" w:rsidR="007158A6" w:rsidRDefault="004F2724">
            <w:pPr>
              <w:pStyle w:val="TableParagraph"/>
              <w:spacing w:before="16" w:line="126" w:lineRule="exact"/>
              <w:ind w:left="69" w:right="73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  <w:tc>
          <w:tcPr>
            <w:tcW w:w="863" w:type="dxa"/>
          </w:tcPr>
          <w:p w14:paraId="6F1B40B4" w14:textId="77777777" w:rsidR="007158A6" w:rsidRDefault="004F2724">
            <w:pPr>
              <w:pStyle w:val="TableParagraph"/>
              <w:spacing w:before="16" w:line="126" w:lineRule="exact"/>
              <w:ind w:left="222" w:right="229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716" w:type="dxa"/>
          </w:tcPr>
          <w:p w14:paraId="038E1DF3" w14:textId="77777777" w:rsidR="007158A6" w:rsidRDefault="004F2724">
            <w:pPr>
              <w:pStyle w:val="TableParagraph"/>
              <w:spacing w:before="16" w:line="126" w:lineRule="exact"/>
              <w:ind w:left="169"/>
              <w:jc w:val="left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939" w:type="dxa"/>
          </w:tcPr>
          <w:p w14:paraId="7E1F9DC2" w14:textId="77777777" w:rsidR="007158A6" w:rsidRDefault="004F2724">
            <w:pPr>
              <w:pStyle w:val="TableParagraph"/>
              <w:spacing w:before="16" w:line="126" w:lineRule="exact"/>
              <w:ind w:left="61" w:right="76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862" w:type="dxa"/>
          </w:tcPr>
          <w:p w14:paraId="1DF41B4F" w14:textId="77777777" w:rsidR="007158A6" w:rsidRDefault="004F2724">
            <w:pPr>
              <w:pStyle w:val="TableParagraph"/>
              <w:spacing w:before="16" w:line="126" w:lineRule="exact"/>
              <w:ind w:right="257"/>
              <w:jc w:val="right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715" w:type="dxa"/>
          </w:tcPr>
          <w:p w14:paraId="38C854AE" w14:textId="77777777" w:rsidR="007158A6" w:rsidRDefault="004F2724">
            <w:pPr>
              <w:pStyle w:val="TableParagraph"/>
              <w:spacing w:before="16" w:line="126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</w:tr>
      <w:tr w:rsidR="007158A6" w14:paraId="199A5787" w14:textId="77777777">
        <w:trPr>
          <w:trHeight w:val="194"/>
        </w:trPr>
        <w:tc>
          <w:tcPr>
            <w:tcW w:w="2760" w:type="dxa"/>
            <w:tcBorders>
              <w:bottom w:val="double" w:sz="1" w:space="0" w:color="000000"/>
            </w:tcBorders>
          </w:tcPr>
          <w:p w14:paraId="660AF8C4" w14:textId="77777777" w:rsidR="007158A6" w:rsidRDefault="004F2724">
            <w:pPr>
              <w:pStyle w:val="TableParagraph"/>
              <w:tabs>
                <w:tab w:val="right" w:pos="2397"/>
              </w:tabs>
              <w:spacing w:before="19" w:line="240" w:lineRule="auto"/>
              <w:ind w:left="10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Observations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232</w:t>
            </w:r>
          </w:p>
        </w:tc>
        <w:tc>
          <w:tcPr>
            <w:tcW w:w="862" w:type="dxa"/>
            <w:tcBorders>
              <w:bottom w:val="double" w:sz="1" w:space="0" w:color="000000"/>
            </w:tcBorders>
          </w:tcPr>
          <w:p w14:paraId="4DF65563" w14:textId="77777777" w:rsidR="007158A6" w:rsidRDefault="004F2724">
            <w:pPr>
              <w:pStyle w:val="TableParagraph"/>
              <w:spacing w:before="19" w:line="240" w:lineRule="auto"/>
              <w:ind w:left="323"/>
              <w:jc w:val="left"/>
              <w:rPr>
                <w:sz w:val="13"/>
              </w:rPr>
            </w:pPr>
            <w:r>
              <w:rPr>
                <w:sz w:val="13"/>
              </w:rPr>
              <w:t>232</w:t>
            </w:r>
          </w:p>
        </w:tc>
        <w:tc>
          <w:tcPr>
            <w:tcW w:w="715" w:type="dxa"/>
            <w:tcBorders>
              <w:bottom w:val="double" w:sz="1" w:space="0" w:color="000000"/>
            </w:tcBorders>
          </w:tcPr>
          <w:p w14:paraId="7E369D2A" w14:textId="77777777" w:rsidR="007158A6" w:rsidRDefault="004F2724">
            <w:pPr>
              <w:pStyle w:val="TableParagraph"/>
              <w:spacing w:before="19" w:line="240" w:lineRule="auto"/>
              <w:ind w:left="74" w:right="74"/>
              <w:rPr>
                <w:sz w:val="13"/>
              </w:rPr>
            </w:pPr>
            <w:r>
              <w:rPr>
                <w:sz w:val="13"/>
              </w:rPr>
              <w:t>232</w:t>
            </w:r>
          </w:p>
        </w:tc>
        <w:tc>
          <w:tcPr>
            <w:tcW w:w="939" w:type="dxa"/>
            <w:tcBorders>
              <w:bottom w:val="double" w:sz="1" w:space="0" w:color="000000"/>
            </w:tcBorders>
          </w:tcPr>
          <w:p w14:paraId="10384B2C" w14:textId="77777777" w:rsidR="007158A6" w:rsidRDefault="004F2724">
            <w:pPr>
              <w:pStyle w:val="TableParagraph"/>
              <w:spacing w:before="19" w:line="240" w:lineRule="auto"/>
              <w:ind w:left="69" w:right="72"/>
              <w:rPr>
                <w:sz w:val="13"/>
              </w:rPr>
            </w:pPr>
            <w:r>
              <w:rPr>
                <w:sz w:val="13"/>
              </w:rPr>
              <w:t>656</w:t>
            </w:r>
          </w:p>
        </w:tc>
        <w:tc>
          <w:tcPr>
            <w:tcW w:w="863" w:type="dxa"/>
            <w:tcBorders>
              <w:bottom w:val="double" w:sz="1" w:space="0" w:color="000000"/>
            </w:tcBorders>
          </w:tcPr>
          <w:p w14:paraId="5AA894A6" w14:textId="77777777" w:rsidR="007158A6" w:rsidRDefault="004F2724">
            <w:pPr>
              <w:pStyle w:val="TableParagraph"/>
              <w:spacing w:before="19" w:line="240" w:lineRule="auto"/>
              <w:ind w:left="222" w:right="229"/>
              <w:rPr>
                <w:sz w:val="13"/>
              </w:rPr>
            </w:pPr>
            <w:r>
              <w:rPr>
                <w:sz w:val="13"/>
              </w:rPr>
              <w:t>656</w:t>
            </w:r>
          </w:p>
        </w:tc>
        <w:tc>
          <w:tcPr>
            <w:tcW w:w="716" w:type="dxa"/>
            <w:tcBorders>
              <w:bottom w:val="double" w:sz="1" w:space="0" w:color="000000"/>
            </w:tcBorders>
          </w:tcPr>
          <w:p w14:paraId="105B90F4" w14:textId="77777777" w:rsidR="007158A6" w:rsidRDefault="004F2724">
            <w:pPr>
              <w:pStyle w:val="TableParagraph"/>
              <w:spacing w:before="19" w:line="240" w:lineRule="auto"/>
              <w:ind w:left="225" w:right="235"/>
              <w:rPr>
                <w:sz w:val="13"/>
              </w:rPr>
            </w:pPr>
            <w:r>
              <w:rPr>
                <w:sz w:val="13"/>
              </w:rPr>
              <w:t>656</w:t>
            </w:r>
          </w:p>
        </w:tc>
        <w:tc>
          <w:tcPr>
            <w:tcW w:w="939" w:type="dxa"/>
            <w:tcBorders>
              <w:bottom w:val="double" w:sz="1" w:space="0" w:color="000000"/>
            </w:tcBorders>
          </w:tcPr>
          <w:p w14:paraId="23D4A2A8" w14:textId="77777777" w:rsidR="007158A6" w:rsidRDefault="004F2724">
            <w:pPr>
              <w:pStyle w:val="TableParagraph"/>
              <w:spacing w:before="19" w:line="240" w:lineRule="auto"/>
              <w:ind w:left="62" w:right="76"/>
              <w:rPr>
                <w:sz w:val="13"/>
              </w:rPr>
            </w:pPr>
            <w:r>
              <w:rPr>
                <w:w w:val="110"/>
                <w:sz w:val="13"/>
              </w:rPr>
              <w:t>157</w:t>
            </w:r>
          </w:p>
        </w:tc>
        <w:tc>
          <w:tcPr>
            <w:tcW w:w="862" w:type="dxa"/>
            <w:tcBorders>
              <w:bottom w:val="double" w:sz="1" w:space="0" w:color="000000"/>
            </w:tcBorders>
          </w:tcPr>
          <w:p w14:paraId="2F70BB7B" w14:textId="77777777" w:rsidR="007158A6" w:rsidRDefault="004F2724">
            <w:pPr>
              <w:pStyle w:val="TableParagraph"/>
              <w:spacing w:before="19" w:line="240" w:lineRule="auto"/>
              <w:ind w:right="33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157</w:t>
            </w:r>
          </w:p>
        </w:tc>
        <w:tc>
          <w:tcPr>
            <w:tcW w:w="715" w:type="dxa"/>
            <w:tcBorders>
              <w:bottom w:val="double" w:sz="1" w:space="0" w:color="000000"/>
            </w:tcBorders>
          </w:tcPr>
          <w:p w14:paraId="12D53D38" w14:textId="77777777" w:rsidR="007158A6" w:rsidRDefault="004F2724">
            <w:pPr>
              <w:pStyle w:val="TableParagraph"/>
              <w:spacing w:before="19" w:line="240" w:lineRule="auto"/>
              <w:ind w:left="58" w:right="76"/>
              <w:rPr>
                <w:sz w:val="13"/>
              </w:rPr>
            </w:pPr>
            <w:r>
              <w:rPr>
                <w:w w:val="110"/>
                <w:sz w:val="13"/>
              </w:rPr>
              <w:t>157</w:t>
            </w:r>
          </w:p>
        </w:tc>
      </w:tr>
    </w:tbl>
    <w:p w14:paraId="511C82C6" w14:textId="0E7EB4D6" w:rsidR="007158A6" w:rsidRDefault="004F2724">
      <w:pPr>
        <w:spacing w:before="45" w:line="256" w:lineRule="auto"/>
        <w:ind w:left="120" w:right="4697" w:firstLine="32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1" locked="0" layoutInCell="1" allowOverlap="1" wp14:anchorId="77CD90C3" wp14:editId="5B6D6313">
                <wp:simplePos x="0" y="0"/>
                <wp:positionH relativeFrom="page">
                  <wp:posOffset>914400</wp:posOffset>
                </wp:positionH>
                <wp:positionV relativeFrom="paragraph">
                  <wp:posOffset>-121920</wp:posOffset>
                </wp:positionV>
                <wp:extent cx="5943600" cy="0"/>
                <wp:effectExtent l="0" t="0" r="0" b="0"/>
                <wp:wrapNone/>
                <wp:docPr id="44" name="Straight Connector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24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410A2E98">
              <v:line id="Line 40" style="position:absolute;z-index:-20217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179mm" from="1in,-9.6pt" to="540pt,-9.6pt" w14:anchorId="2CCDF1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">
                <w10:wrap anchorx="page"/>
              </v:line>
            </w:pict>
          </mc:Fallback>
        </mc:AlternateContent>
      </w:r>
      <w:r>
        <w:rPr>
          <w:w w:val="105"/>
          <w:sz w:val="13"/>
        </w:rPr>
        <w:t>Note:</w:t>
      </w:r>
      <w:r>
        <w:rPr>
          <w:spacing w:val="27"/>
          <w:w w:val="105"/>
          <w:sz w:val="13"/>
        </w:rPr>
        <w:t xml:space="preserve"> </w:t>
      </w:r>
      <w:r>
        <w:rPr>
          <w:w w:val="105"/>
          <w:sz w:val="13"/>
        </w:rPr>
        <w:t>Robust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standard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errors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in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parentheses;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*</w:t>
      </w:r>
      <w:r>
        <w:rPr>
          <w:spacing w:val="13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0.05,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**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0.01,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***</w:t>
      </w:r>
      <w:r>
        <w:rPr>
          <w:spacing w:val="12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0.001.</w:t>
      </w:r>
      <w:r>
        <w:rPr>
          <w:spacing w:val="-30"/>
          <w:w w:val="105"/>
          <w:sz w:val="13"/>
        </w:rPr>
        <w:t xml:space="preserve"> </w:t>
      </w:r>
      <w:r>
        <w:rPr>
          <w:w w:val="105"/>
          <w:sz w:val="13"/>
        </w:rPr>
        <w:t>For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CAR,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the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sample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is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limited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to</w:t>
      </w:r>
      <w:r>
        <w:rPr>
          <w:spacing w:val="15"/>
          <w:w w:val="105"/>
          <w:sz w:val="13"/>
        </w:rPr>
        <w:t xml:space="preserve"> </w:t>
      </w:r>
      <w:r>
        <w:rPr>
          <w:w w:val="105"/>
          <w:sz w:val="13"/>
        </w:rPr>
        <w:t>phone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owners</w:t>
      </w:r>
      <w:r>
        <w:rPr>
          <w:spacing w:val="14"/>
          <w:w w:val="105"/>
          <w:sz w:val="13"/>
        </w:rPr>
        <w:t xml:space="preserve"> </w:t>
      </w:r>
      <w:r>
        <w:rPr>
          <w:w w:val="105"/>
          <w:sz w:val="13"/>
        </w:rPr>
        <w:t>only.</w:t>
      </w:r>
    </w:p>
    <w:p w14:paraId="4DD1D0A1" w14:textId="77777777" w:rsidR="007158A6" w:rsidRDefault="007158A6">
      <w:pPr>
        <w:spacing w:line="256" w:lineRule="auto"/>
        <w:rPr>
          <w:sz w:val="13"/>
        </w:rPr>
        <w:sectPr w:rsidR="007158A6">
          <w:pgSz w:w="12240" w:h="15840"/>
          <w:pgMar w:top="1300" w:right="860" w:bottom="1080" w:left="1320" w:header="0" w:footer="888" w:gutter="0"/>
          <w:cols w:space="720"/>
        </w:sectPr>
      </w:pPr>
    </w:p>
    <w:p w14:paraId="053D7D25" w14:textId="77777777" w:rsidR="007158A6" w:rsidRDefault="004F2724">
      <w:pPr>
        <w:pStyle w:val="BodyText"/>
        <w:spacing w:before="117" w:line="314" w:lineRule="auto"/>
        <w:ind w:left="120" w:right="577"/>
        <w:jc w:val="both"/>
      </w:pPr>
      <w:r>
        <w:t>The results in Tables 6 &amp; 7, demonstrate that the income source and income change variable as</w:t>
      </w:r>
      <w:r>
        <w:rPr>
          <w:spacing w:val="1"/>
        </w:rPr>
        <w:t xml:space="preserve"> </w:t>
      </w:r>
      <w:r>
        <w:rPr>
          <w:spacing w:val="-1"/>
        </w:rPr>
        <w:t xml:space="preserve">formulated in its current form significantly </w:t>
      </w:r>
      <w:r>
        <w:t>under-reports food insecurity compared to using the</w:t>
      </w:r>
      <w:r>
        <w:rPr>
          <w:spacing w:val="1"/>
        </w:rPr>
        <w:t xml:space="preserve"> </w:t>
      </w:r>
      <w:r>
        <w:t>traditional</w:t>
      </w:r>
      <w:r>
        <w:rPr>
          <w:spacing w:val="18"/>
        </w:rPr>
        <w:t xml:space="preserve"> </w:t>
      </w:r>
      <w:r>
        <w:t>FES</w:t>
      </w:r>
      <w:r>
        <w:rPr>
          <w:spacing w:val="18"/>
        </w:rPr>
        <w:t xml:space="preserve"> </w:t>
      </w:r>
      <w:r>
        <w:t>indicator.</w:t>
      </w:r>
    </w:p>
    <w:p w14:paraId="22F6A0F3" w14:textId="77777777" w:rsidR="007158A6" w:rsidRDefault="007158A6">
      <w:pPr>
        <w:spacing w:line="314" w:lineRule="auto"/>
        <w:jc w:val="both"/>
        <w:sectPr w:rsidR="007158A6">
          <w:pgSz w:w="12240" w:h="15840"/>
          <w:pgMar w:top="1340" w:right="860" w:bottom="1080" w:left="1320" w:header="0" w:footer="888" w:gutter="0"/>
          <w:cols w:space="720"/>
        </w:sectPr>
      </w:pPr>
    </w:p>
    <w:p w14:paraId="6A896011" w14:textId="77777777" w:rsidR="007158A6" w:rsidRDefault="004F2724">
      <w:pPr>
        <w:pStyle w:val="Heading2"/>
        <w:numPr>
          <w:ilvl w:val="1"/>
          <w:numId w:val="10"/>
        </w:numPr>
        <w:tabs>
          <w:tab w:val="left" w:pos="732"/>
          <w:tab w:val="left" w:pos="733"/>
        </w:tabs>
        <w:spacing w:before="139"/>
      </w:pPr>
      <w:bookmarkStart w:id="59" w:name="Food_Consumption_Score_(FCS)"/>
      <w:bookmarkStart w:id="60" w:name="_bookmark11"/>
      <w:bookmarkEnd w:id="59"/>
      <w:bookmarkEnd w:id="60"/>
      <w:r>
        <w:rPr>
          <w:w w:val="95"/>
        </w:rPr>
        <w:t>Food</w:t>
      </w:r>
      <w:r>
        <w:rPr>
          <w:spacing w:val="21"/>
          <w:w w:val="95"/>
        </w:rPr>
        <w:t xml:space="preserve"> </w:t>
      </w:r>
      <w:r>
        <w:rPr>
          <w:w w:val="95"/>
        </w:rPr>
        <w:t>Consumption</w:t>
      </w:r>
      <w:r>
        <w:rPr>
          <w:spacing w:val="21"/>
          <w:w w:val="95"/>
        </w:rPr>
        <w:t xml:space="preserve"> </w:t>
      </w:r>
      <w:r>
        <w:rPr>
          <w:w w:val="95"/>
        </w:rPr>
        <w:t>Score</w:t>
      </w:r>
      <w:r>
        <w:rPr>
          <w:spacing w:val="21"/>
          <w:w w:val="95"/>
        </w:rPr>
        <w:t xml:space="preserve"> </w:t>
      </w:r>
      <w:r>
        <w:rPr>
          <w:w w:val="95"/>
        </w:rPr>
        <w:t>(FCS)</w:t>
      </w:r>
    </w:p>
    <w:p w14:paraId="33376B8E" w14:textId="77777777" w:rsidR="007158A6" w:rsidRDefault="004F2724">
      <w:pPr>
        <w:pStyle w:val="BodyText"/>
        <w:spacing w:before="215" w:line="314" w:lineRule="auto"/>
        <w:ind w:left="120" w:right="575"/>
        <w:jc w:val="both"/>
      </w:pPr>
      <w:r>
        <w:t>The Food Consumption Score (FCS) is a composite score based on households’ dietary diversity,</w:t>
      </w:r>
      <w:r>
        <w:rPr>
          <w:spacing w:val="1"/>
        </w:rPr>
        <w:t xml:space="preserve"> </w:t>
      </w:r>
      <w:r>
        <w:t>food consumption frequency, and the relative nutritional value of different food groups.</w:t>
      </w:r>
      <w:r>
        <w:rPr>
          <w:spacing w:val="1"/>
        </w:rPr>
        <w:t xml:space="preserve"> </w:t>
      </w:r>
      <w:r>
        <w:t>FCS is</w:t>
      </w:r>
      <w:r>
        <w:rPr>
          <w:spacing w:val="1"/>
        </w:rPr>
        <w:t xml:space="preserve"> </w:t>
      </w:r>
      <w:r>
        <w:rPr>
          <w:w w:val="95"/>
        </w:rPr>
        <w:t>calculated using household food consumption of eight food groups during a 7-day reference period.</w:t>
      </w:r>
      <w:r>
        <w:rPr>
          <w:spacing w:val="1"/>
          <w:w w:val="95"/>
        </w:rPr>
        <w:t xml:space="preserve"> </w:t>
      </w:r>
      <w:r>
        <w:rPr>
          <w:w w:val="95"/>
        </w:rPr>
        <w:t>The responses are aggregated, and weights applied to obtain a score, which is then used to categorize</w:t>
      </w:r>
      <w:r>
        <w:rPr>
          <w:spacing w:val="1"/>
          <w:w w:val="95"/>
        </w:rPr>
        <w:t xml:space="preserve"> </w:t>
      </w:r>
      <w:r>
        <w:rPr>
          <w:w w:val="95"/>
        </w:rPr>
        <w:t>the households into one of three food consumption groups – acceptable, borderline, or poor food</w:t>
      </w:r>
      <w:r>
        <w:rPr>
          <w:spacing w:val="1"/>
          <w:w w:val="95"/>
        </w:rPr>
        <w:t xml:space="preserve"> </w:t>
      </w:r>
      <w:r>
        <w:t>consumption.</w:t>
      </w:r>
    </w:p>
    <w:p w14:paraId="7025F855" w14:textId="1BDD7EA5" w:rsidR="007158A6" w:rsidRDefault="004F2724">
      <w:pPr>
        <w:pStyle w:val="BodyText"/>
        <w:spacing w:before="167" w:line="314" w:lineRule="auto"/>
        <w:ind w:left="120" w:right="574"/>
        <w:jc w:val="both"/>
      </w:pPr>
      <w:r>
        <w:t>The results of the FCS analysed across the three pilot countries are presented in Table 8.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results show that respondents tend to overstate their food security outcomes (report better food</w:t>
      </w:r>
      <w:r>
        <w:rPr>
          <w:spacing w:val="1"/>
        </w:rPr>
        <w:t xml:space="preserve"> </w:t>
      </w:r>
      <w:r>
        <w:t>consumption) over the phone compared to F2F. A comparison of the FCS reported over the two</w:t>
      </w:r>
      <w:r>
        <w:rPr>
          <w:spacing w:val="1"/>
        </w:rPr>
        <w:t xml:space="preserve"> </w:t>
      </w:r>
      <w:r>
        <w:rPr>
          <w:spacing w:val="-1"/>
        </w:rPr>
        <w:t xml:space="preserve">modalities show statistical </w:t>
      </w:r>
      <w:r>
        <w:t>significance in Ecuador and CAR. However, there is no significant difference found in Myanmar. This means that more households are classified as having poor food</w:t>
      </w:r>
      <w:r>
        <w:rPr>
          <w:spacing w:val="1"/>
        </w:rPr>
        <w:t xml:space="preserve"> </w:t>
      </w:r>
      <w:r>
        <w:t>consumption</w:t>
      </w:r>
      <w:r>
        <w:rPr>
          <w:spacing w:val="15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F2F</w:t>
      </w:r>
      <w:r>
        <w:rPr>
          <w:spacing w:val="15"/>
        </w:rPr>
        <w:t xml:space="preserve"> </w:t>
      </w:r>
      <w:r>
        <w:t>survey</w:t>
      </w:r>
      <w:r>
        <w:rPr>
          <w:spacing w:val="16"/>
        </w:rPr>
        <w:t xml:space="preserve"> </w:t>
      </w:r>
      <w:r>
        <w:t>compared</w:t>
      </w:r>
      <w:r>
        <w:rPr>
          <w:spacing w:val="16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remote.</w:t>
      </w:r>
    </w:p>
    <w:p w14:paraId="7BB4B53C" w14:textId="67246137" w:rsidR="007158A6" w:rsidRDefault="004F2724">
      <w:pPr>
        <w:spacing w:before="161"/>
        <w:ind w:left="257" w:right="714"/>
        <w:jc w:val="center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1" locked="0" layoutInCell="1" allowOverlap="1" wp14:anchorId="24377DCE" wp14:editId="68C84C4F">
                <wp:simplePos x="0" y="0"/>
                <wp:positionH relativeFrom="page">
                  <wp:posOffset>914400</wp:posOffset>
                </wp:positionH>
                <wp:positionV relativeFrom="paragraph">
                  <wp:posOffset>572770</wp:posOffset>
                </wp:positionV>
                <wp:extent cx="5943600" cy="0"/>
                <wp:effectExtent l="0" t="0" r="0" b="0"/>
                <wp:wrapNone/>
                <wp:docPr id="43" name="Straight Connector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1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2E9CD8D">
              <v:line id="Line 39" style="position:absolute;z-index:-2021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144mm" from="1in,45.1pt" to="540pt,45.1pt" w14:anchorId="47C69A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">
                <w10:wrap anchorx="page"/>
              </v:line>
            </w:pict>
          </mc:Fallback>
        </mc:AlternateContent>
      </w:r>
      <w:r>
        <w:rPr>
          <w:sz w:val="17"/>
        </w:rPr>
        <w:t>Table</w:t>
      </w:r>
      <w:r>
        <w:rPr>
          <w:spacing w:val="22"/>
          <w:sz w:val="17"/>
        </w:rPr>
        <w:t xml:space="preserve"> </w:t>
      </w:r>
      <w:r>
        <w:rPr>
          <w:sz w:val="17"/>
        </w:rPr>
        <w:t>8:</w:t>
      </w:r>
      <w:r>
        <w:rPr>
          <w:spacing w:val="4"/>
          <w:sz w:val="17"/>
        </w:rPr>
        <w:t xml:space="preserve"> </w:t>
      </w:r>
      <w:r>
        <w:rPr>
          <w:sz w:val="17"/>
        </w:rPr>
        <w:t>Impact</w:t>
      </w:r>
      <w:r>
        <w:rPr>
          <w:spacing w:val="23"/>
          <w:sz w:val="17"/>
        </w:rPr>
        <w:t xml:space="preserve"> </w:t>
      </w:r>
      <w:r>
        <w:rPr>
          <w:sz w:val="17"/>
        </w:rPr>
        <w:t>of</w:t>
      </w:r>
      <w:r>
        <w:rPr>
          <w:spacing w:val="23"/>
          <w:sz w:val="17"/>
        </w:rPr>
        <w:t xml:space="preserve"> </w:t>
      </w:r>
      <w:r>
        <w:rPr>
          <w:sz w:val="17"/>
        </w:rPr>
        <w:t>Survey</w:t>
      </w:r>
      <w:r>
        <w:rPr>
          <w:spacing w:val="23"/>
          <w:sz w:val="17"/>
        </w:rPr>
        <w:t xml:space="preserve"> </w:t>
      </w:r>
      <w:r>
        <w:rPr>
          <w:sz w:val="17"/>
        </w:rPr>
        <w:t>Modality</w:t>
      </w:r>
      <w:r>
        <w:rPr>
          <w:spacing w:val="23"/>
          <w:sz w:val="17"/>
        </w:rPr>
        <w:t xml:space="preserve"> </w:t>
      </w:r>
      <w:r>
        <w:rPr>
          <w:sz w:val="17"/>
        </w:rPr>
        <w:t>on</w:t>
      </w:r>
      <w:r>
        <w:rPr>
          <w:spacing w:val="23"/>
          <w:sz w:val="17"/>
        </w:rPr>
        <w:t xml:space="preserve"> </w:t>
      </w:r>
      <w:r>
        <w:rPr>
          <w:sz w:val="17"/>
        </w:rPr>
        <w:t>Food</w:t>
      </w:r>
      <w:r>
        <w:rPr>
          <w:spacing w:val="23"/>
          <w:sz w:val="17"/>
        </w:rPr>
        <w:t xml:space="preserve"> </w:t>
      </w:r>
      <w:r>
        <w:rPr>
          <w:sz w:val="17"/>
        </w:rPr>
        <w:t>Consumption</w:t>
      </w:r>
      <w:r>
        <w:rPr>
          <w:spacing w:val="23"/>
          <w:sz w:val="17"/>
        </w:rPr>
        <w:t xml:space="preserve"> </w:t>
      </w:r>
      <w:r>
        <w:rPr>
          <w:sz w:val="17"/>
        </w:rPr>
        <w:t>Score</w:t>
      </w:r>
      <w:r>
        <w:rPr>
          <w:spacing w:val="23"/>
          <w:sz w:val="17"/>
        </w:rPr>
        <w:t xml:space="preserve"> </w:t>
      </w:r>
      <w:r>
        <w:rPr>
          <w:sz w:val="17"/>
        </w:rPr>
        <w:t>and</w:t>
      </w:r>
      <w:r>
        <w:rPr>
          <w:spacing w:val="22"/>
          <w:sz w:val="17"/>
        </w:rPr>
        <w:t xml:space="preserve"> </w:t>
      </w:r>
      <w:r>
        <w:rPr>
          <w:sz w:val="17"/>
        </w:rPr>
        <w:t>Groups</w:t>
      </w:r>
    </w:p>
    <w:p w14:paraId="5E99AF6A" w14:textId="77777777" w:rsidR="007158A6" w:rsidRDefault="007158A6">
      <w:pPr>
        <w:pStyle w:val="BodyText"/>
        <w:spacing w:before="9"/>
        <w:rPr>
          <w:sz w:val="18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26"/>
        <w:gridCol w:w="657"/>
        <w:gridCol w:w="693"/>
        <w:gridCol w:w="616"/>
        <w:gridCol w:w="657"/>
        <w:gridCol w:w="693"/>
        <w:gridCol w:w="616"/>
        <w:gridCol w:w="657"/>
        <w:gridCol w:w="647"/>
      </w:tblGrid>
      <w:tr w:rsidR="007158A6" w14:paraId="4B30B0B3" w14:textId="77777777">
        <w:trPr>
          <w:trHeight w:val="296"/>
        </w:trPr>
        <w:tc>
          <w:tcPr>
            <w:tcW w:w="4126" w:type="dxa"/>
            <w:tcBorders>
              <w:top w:val="double" w:sz="1" w:space="0" w:color="000000"/>
            </w:tcBorders>
          </w:tcPr>
          <w:p w14:paraId="48EB4FA5" w14:textId="77777777" w:rsidR="007158A6" w:rsidRDefault="004F2724">
            <w:pPr>
              <w:pStyle w:val="TableParagraph"/>
              <w:tabs>
                <w:tab w:val="left" w:pos="3693"/>
              </w:tabs>
              <w:spacing w:before="150" w:line="125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Variable</w:t>
            </w:r>
            <w:r>
              <w:rPr>
                <w:w w:val="105"/>
                <w:sz w:val="13"/>
              </w:rPr>
              <w:tab/>
              <w:t>F2F</w:t>
            </w:r>
          </w:p>
        </w:tc>
        <w:tc>
          <w:tcPr>
            <w:tcW w:w="657" w:type="dxa"/>
            <w:tcBorders>
              <w:top w:val="double" w:sz="1" w:space="0" w:color="000000"/>
            </w:tcBorders>
          </w:tcPr>
          <w:p w14:paraId="065B5A7E" w14:textId="77777777" w:rsidR="007158A6" w:rsidRDefault="004F2724">
            <w:pPr>
              <w:pStyle w:val="TableParagraph"/>
              <w:spacing w:before="0" w:line="144" w:lineRule="exact"/>
              <w:ind w:left="77"/>
              <w:jc w:val="left"/>
              <w:rPr>
                <w:sz w:val="13"/>
              </w:rPr>
            </w:pPr>
            <w:r>
              <w:rPr>
                <w:sz w:val="13"/>
              </w:rPr>
              <w:t>Myanmar</w:t>
            </w:r>
          </w:p>
          <w:p w14:paraId="79AB3650" w14:textId="77777777" w:rsidR="007158A6" w:rsidRDefault="004F2724">
            <w:pPr>
              <w:pStyle w:val="TableParagraph"/>
              <w:spacing w:before="6" w:line="125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Remote</w:t>
            </w:r>
          </w:p>
        </w:tc>
        <w:tc>
          <w:tcPr>
            <w:tcW w:w="693" w:type="dxa"/>
            <w:tcBorders>
              <w:top w:val="double" w:sz="1" w:space="0" w:color="000000"/>
            </w:tcBorders>
          </w:tcPr>
          <w:p w14:paraId="384F9126" w14:textId="77777777" w:rsidR="007158A6" w:rsidRDefault="004F2724">
            <w:pPr>
              <w:pStyle w:val="TableParagraph"/>
              <w:spacing w:before="150" w:line="125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Diff</w:t>
            </w:r>
          </w:p>
        </w:tc>
        <w:tc>
          <w:tcPr>
            <w:tcW w:w="616" w:type="dxa"/>
            <w:tcBorders>
              <w:top w:val="double" w:sz="1" w:space="0" w:color="000000"/>
            </w:tcBorders>
          </w:tcPr>
          <w:p w14:paraId="5F8042D5" w14:textId="77777777" w:rsidR="007158A6" w:rsidRDefault="004F2724">
            <w:pPr>
              <w:pStyle w:val="TableParagraph"/>
              <w:spacing w:before="150" w:line="125" w:lineRule="exact"/>
              <w:ind w:left="80" w:right="81"/>
              <w:rPr>
                <w:sz w:val="13"/>
              </w:rPr>
            </w:pPr>
            <w:r>
              <w:rPr>
                <w:w w:val="110"/>
                <w:sz w:val="13"/>
              </w:rPr>
              <w:t>F2F</w:t>
            </w:r>
          </w:p>
        </w:tc>
        <w:tc>
          <w:tcPr>
            <w:tcW w:w="657" w:type="dxa"/>
            <w:tcBorders>
              <w:top w:val="double" w:sz="1" w:space="0" w:color="000000"/>
            </w:tcBorders>
          </w:tcPr>
          <w:p w14:paraId="5690D206" w14:textId="77777777" w:rsidR="007158A6" w:rsidRDefault="004F2724">
            <w:pPr>
              <w:pStyle w:val="TableParagraph"/>
              <w:spacing w:before="0" w:line="144" w:lineRule="exact"/>
              <w:ind w:left="115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Ecuador</w:t>
            </w:r>
          </w:p>
          <w:p w14:paraId="0CD6188F" w14:textId="77777777" w:rsidR="007158A6" w:rsidRDefault="004F2724">
            <w:pPr>
              <w:pStyle w:val="TableParagraph"/>
              <w:spacing w:before="6" w:line="125" w:lineRule="exact"/>
              <w:ind w:left="96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Remote</w:t>
            </w:r>
          </w:p>
        </w:tc>
        <w:tc>
          <w:tcPr>
            <w:tcW w:w="693" w:type="dxa"/>
            <w:tcBorders>
              <w:top w:val="double" w:sz="1" w:space="0" w:color="000000"/>
            </w:tcBorders>
          </w:tcPr>
          <w:p w14:paraId="0C78DA67" w14:textId="77777777" w:rsidR="007158A6" w:rsidRDefault="004F2724">
            <w:pPr>
              <w:pStyle w:val="TableParagraph"/>
              <w:spacing w:before="150" w:line="125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Diff</w:t>
            </w:r>
          </w:p>
        </w:tc>
        <w:tc>
          <w:tcPr>
            <w:tcW w:w="616" w:type="dxa"/>
            <w:tcBorders>
              <w:top w:val="double" w:sz="1" w:space="0" w:color="000000"/>
            </w:tcBorders>
          </w:tcPr>
          <w:p w14:paraId="135F5A97" w14:textId="77777777" w:rsidR="007158A6" w:rsidRDefault="004F2724">
            <w:pPr>
              <w:pStyle w:val="TableParagraph"/>
              <w:spacing w:before="150" w:line="125" w:lineRule="exact"/>
              <w:ind w:left="182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F2F</w:t>
            </w:r>
          </w:p>
        </w:tc>
        <w:tc>
          <w:tcPr>
            <w:tcW w:w="657" w:type="dxa"/>
            <w:tcBorders>
              <w:top w:val="double" w:sz="1" w:space="0" w:color="000000"/>
            </w:tcBorders>
          </w:tcPr>
          <w:p w14:paraId="4C231D09" w14:textId="77777777" w:rsidR="007158A6" w:rsidRDefault="004F2724">
            <w:pPr>
              <w:pStyle w:val="TableParagraph"/>
              <w:spacing w:before="0" w:line="144" w:lineRule="exact"/>
              <w:ind w:left="189"/>
              <w:jc w:val="left"/>
              <w:rPr>
                <w:sz w:val="13"/>
              </w:rPr>
            </w:pPr>
            <w:r>
              <w:rPr>
                <w:w w:val="115"/>
                <w:sz w:val="13"/>
              </w:rPr>
              <w:t>CAR</w:t>
            </w:r>
          </w:p>
          <w:p w14:paraId="7A1DB55D" w14:textId="77777777" w:rsidR="007158A6" w:rsidRDefault="004F2724">
            <w:pPr>
              <w:pStyle w:val="TableParagraph"/>
              <w:spacing w:before="6" w:line="125" w:lineRule="exact"/>
              <w:ind w:left="96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Remote</w:t>
            </w:r>
          </w:p>
        </w:tc>
        <w:tc>
          <w:tcPr>
            <w:tcW w:w="647" w:type="dxa"/>
            <w:tcBorders>
              <w:top w:val="double" w:sz="1" w:space="0" w:color="000000"/>
            </w:tcBorders>
          </w:tcPr>
          <w:p w14:paraId="60C39B7B" w14:textId="77777777" w:rsidR="007158A6" w:rsidRDefault="004F2724">
            <w:pPr>
              <w:pStyle w:val="TableParagraph"/>
              <w:spacing w:before="150" w:line="125" w:lineRule="exact"/>
              <w:ind w:left="209"/>
              <w:jc w:val="left"/>
              <w:rPr>
                <w:sz w:val="13"/>
              </w:rPr>
            </w:pPr>
            <w:r>
              <w:rPr>
                <w:sz w:val="13"/>
              </w:rPr>
              <w:t>Diff</w:t>
            </w:r>
          </w:p>
        </w:tc>
      </w:tr>
      <w:tr w:rsidR="007158A6" w14:paraId="085A74DD" w14:textId="77777777">
        <w:trPr>
          <w:trHeight w:val="157"/>
        </w:trPr>
        <w:tc>
          <w:tcPr>
            <w:tcW w:w="4126" w:type="dxa"/>
          </w:tcPr>
          <w:p w14:paraId="25F795E6" w14:textId="77777777" w:rsidR="007158A6" w:rsidRDefault="004F2724">
            <w:pPr>
              <w:pStyle w:val="TableParagraph"/>
              <w:tabs>
                <w:tab w:val="right" w:pos="3975"/>
              </w:tabs>
              <w:spacing w:before="15" w:line="122" w:lineRule="exact"/>
              <w:ind w:left="97"/>
              <w:jc w:val="left"/>
              <w:rPr>
                <w:sz w:val="13"/>
              </w:rPr>
            </w:pPr>
            <w:r>
              <w:rPr>
                <w:sz w:val="13"/>
              </w:rPr>
              <w:t>Food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Consumption</w:t>
            </w:r>
            <w:r>
              <w:rPr>
                <w:spacing w:val="15"/>
                <w:sz w:val="13"/>
              </w:rPr>
              <w:t xml:space="preserve"> </w:t>
            </w:r>
            <w:r>
              <w:rPr>
                <w:sz w:val="13"/>
              </w:rPr>
              <w:t>Score</w:t>
            </w:r>
            <w:r>
              <w:rPr>
                <w:rFonts w:ascii="Times New Roman"/>
                <w:sz w:val="13"/>
              </w:rPr>
              <w:tab/>
            </w:r>
            <w:r>
              <w:rPr>
                <w:sz w:val="13"/>
              </w:rPr>
              <w:t>44.32</w:t>
            </w:r>
          </w:p>
        </w:tc>
        <w:tc>
          <w:tcPr>
            <w:tcW w:w="657" w:type="dxa"/>
          </w:tcPr>
          <w:p w14:paraId="263E6E59" w14:textId="77777777" w:rsidR="007158A6" w:rsidRDefault="004F2724">
            <w:pPr>
              <w:pStyle w:val="TableParagraph"/>
              <w:spacing w:before="15" w:line="122" w:lineRule="exact"/>
              <w:ind w:left="171"/>
              <w:jc w:val="left"/>
              <w:rPr>
                <w:sz w:val="13"/>
              </w:rPr>
            </w:pPr>
            <w:r>
              <w:rPr>
                <w:sz w:val="13"/>
              </w:rPr>
              <w:t>43.75</w:t>
            </w:r>
          </w:p>
        </w:tc>
        <w:tc>
          <w:tcPr>
            <w:tcW w:w="693" w:type="dxa"/>
          </w:tcPr>
          <w:p w14:paraId="441C2559" w14:textId="77777777" w:rsidR="007158A6" w:rsidRDefault="004F2724">
            <w:pPr>
              <w:pStyle w:val="TableParagraph"/>
              <w:spacing w:before="15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-0.57</w:t>
            </w:r>
          </w:p>
        </w:tc>
        <w:tc>
          <w:tcPr>
            <w:tcW w:w="616" w:type="dxa"/>
          </w:tcPr>
          <w:p w14:paraId="06D19915" w14:textId="77777777" w:rsidR="007158A6" w:rsidRDefault="004F2724">
            <w:pPr>
              <w:pStyle w:val="TableParagraph"/>
              <w:spacing w:before="15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46.28</w:t>
            </w:r>
          </w:p>
        </w:tc>
        <w:tc>
          <w:tcPr>
            <w:tcW w:w="657" w:type="dxa"/>
          </w:tcPr>
          <w:p w14:paraId="31EA74A0" w14:textId="77777777" w:rsidR="007158A6" w:rsidRDefault="004F2724">
            <w:pPr>
              <w:pStyle w:val="TableParagraph"/>
              <w:spacing w:before="15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52.54</w:t>
            </w:r>
          </w:p>
        </w:tc>
        <w:tc>
          <w:tcPr>
            <w:tcW w:w="693" w:type="dxa"/>
          </w:tcPr>
          <w:p w14:paraId="0A88E83C" w14:textId="77777777" w:rsidR="007158A6" w:rsidRDefault="004F2724">
            <w:pPr>
              <w:pStyle w:val="TableParagraph"/>
              <w:spacing w:before="15" w:line="122" w:lineRule="exact"/>
              <w:ind w:left="75" w:right="76"/>
              <w:rPr>
                <w:sz w:val="13"/>
              </w:rPr>
            </w:pPr>
            <w:r>
              <w:rPr>
                <w:w w:val="105"/>
                <w:sz w:val="13"/>
              </w:rPr>
              <w:t>6.25***</w:t>
            </w:r>
          </w:p>
        </w:tc>
        <w:tc>
          <w:tcPr>
            <w:tcW w:w="616" w:type="dxa"/>
          </w:tcPr>
          <w:p w14:paraId="4141EB90" w14:textId="77777777" w:rsidR="007158A6" w:rsidRDefault="004F2724">
            <w:pPr>
              <w:pStyle w:val="TableParagraph"/>
              <w:spacing w:before="15" w:line="122" w:lineRule="exact"/>
              <w:ind w:left="150"/>
              <w:jc w:val="left"/>
              <w:rPr>
                <w:sz w:val="13"/>
              </w:rPr>
            </w:pPr>
            <w:r>
              <w:rPr>
                <w:sz w:val="13"/>
              </w:rPr>
              <w:t>39.76</w:t>
            </w:r>
          </w:p>
        </w:tc>
        <w:tc>
          <w:tcPr>
            <w:tcW w:w="657" w:type="dxa"/>
          </w:tcPr>
          <w:p w14:paraId="18F6BBC5" w14:textId="77777777" w:rsidR="007158A6" w:rsidRDefault="004F2724">
            <w:pPr>
              <w:pStyle w:val="TableParagraph"/>
              <w:spacing w:before="15" w:line="122" w:lineRule="exact"/>
              <w:ind w:right="170"/>
              <w:jc w:val="right"/>
              <w:rPr>
                <w:sz w:val="13"/>
              </w:rPr>
            </w:pPr>
            <w:r>
              <w:rPr>
                <w:sz w:val="13"/>
              </w:rPr>
              <w:t>47.63</w:t>
            </w:r>
          </w:p>
        </w:tc>
        <w:tc>
          <w:tcPr>
            <w:tcW w:w="647" w:type="dxa"/>
          </w:tcPr>
          <w:p w14:paraId="4C8E40D8" w14:textId="77777777" w:rsidR="007158A6" w:rsidRDefault="004F2724">
            <w:pPr>
              <w:pStyle w:val="TableParagraph"/>
              <w:spacing w:before="15" w:line="122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7.87***</w:t>
            </w:r>
          </w:p>
        </w:tc>
      </w:tr>
      <w:tr w:rsidR="007158A6" w14:paraId="4F05E4DD" w14:textId="77777777">
        <w:trPr>
          <w:trHeight w:val="154"/>
        </w:trPr>
        <w:tc>
          <w:tcPr>
            <w:tcW w:w="4126" w:type="dxa"/>
          </w:tcPr>
          <w:p w14:paraId="11420653" w14:textId="77777777" w:rsidR="007158A6" w:rsidRDefault="004F2724">
            <w:pPr>
              <w:pStyle w:val="TableParagraph"/>
              <w:spacing w:before="12" w:line="122" w:lineRule="exact"/>
              <w:ind w:right="95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(12.36)</w:t>
            </w:r>
          </w:p>
        </w:tc>
        <w:tc>
          <w:tcPr>
            <w:tcW w:w="657" w:type="dxa"/>
          </w:tcPr>
          <w:p w14:paraId="2CF94EEF" w14:textId="77777777" w:rsidR="007158A6" w:rsidRDefault="004F2724">
            <w:pPr>
              <w:pStyle w:val="TableParagraph"/>
              <w:spacing w:before="12" w:line="122" w:lineRule="exact"/>
              <w:ind w:left="117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(12.15)</w:t>
            </w:r>
          </w:p>
        </w:tc>
        <w:tc>
          <w:tcPr>
            <w:tcW w:w="693" w:type="dxa"/>
          </w:tcPr>
          <w:p w14:paraId="7355E3D0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(0.45)</w:t>
            </w:r>
          </w:p>
        </w:tc>
        <w:tc>
          <w:tcPr>
            <w:tcW w:w="616" w:type="dxa"/>
          </w:tcPr>
          <w:p w14:paraId="41119D38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w w:val="105"/>
                <w:sz w:val="13"/>
              </w:rPr>
              <w:t>(21.57)</w:t>
            </w:r>
          </w:p>
        </w:tc>
        <w:tc>
          <w:tcPr>
            <w:tcW w:w="657" w:type="dxa"/>
          </w:tcPr>
          <w:p w14:paraId="5BC95485" w14:textId="77777777" w:rsidR="007158A6" w:rsidRDefault="004F2724">
            <w:pPr>
              <w:pStyle w:val="TableParagraph"/>
              <w:spacing w:before="12" w:line="122" w:lineRule="exact"/>
              <w:ind w:left="94" w:right="94"/>
              <w:rPr>
                <w:sz w:val="13"/>
              </w:rPr>
            </w:pPr>
            <w:r>
              <w:rPr>
                <w:w w:val="105"/>
                <w:sz w:val="13"/>
              </w:rPr>
              <w:t>(24.12)</w:t>
            </w:r>
          </w:p>
        </w:tc>
        <w:tc>
          <w:tcPr>
            <w:tcW w:w="693" w:type="dxa"/>
          </w:tcPr>
          <w:p w14:paraId="55BC50BA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3471C451" w14:textId="77777777" w:rsidR="007158A6" w:rsidRDefault="004F2724">
            <w:pPr>
              <w:pStyle w:val="TableParagraph"/>
              <w:spacing w:before="12" w:line="122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(17.58)</w:t>
            </w:r>
          </w:p>
        </w:tc>
        <w:tc>
          <w:tcPr>
            <w:tcW w:w="657" w:type="dxa"/>
          </w:tcPr>
          <w:p w14:paraId="0B851B9D" w14:textId="77777777" w:rsidR="007158A6" w:rsidRDefault="004F2724">
            <w:pPr>
              <w:pStyle w:val="TableParagraph"/>
              <w:spacing w:before="12" w:line="122" w:lineRule="exact"/>
              <w:ind w:right="11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(17.45)</w:t>
            </w:r>
          </w:p>
        </w:tc>
        <w:tc>
          <w:tcPr>
            <w:tcW w:w="647" w:type="dxa"/>
          </w:tcPr>
          <w:p w14:paraId="0C8114C1" w14:textId="77777777" w:rsidR="007158A6" w:rsidRDefault="004F2724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7158A6" w14:paraId="0A26E1E1" w14:textId="77777777">
        <w:trPr>
          <w:trHeight w:val="154"/>
        </w:trPr>
        <w:tc>
          <w:tcPr>
            <w:tcW w:w="4126" w:type="dxa"/>
          </w:tcPr>
          <w:p w14:paraId="3029C754" w14:textId="77777777" w:rsidR="007158A6" w:rsidRDefault="004F2724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FCS: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Acceptable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0.54</w:t>
            </w:r>
          </w:p>
        </w:tc>
        <w:tc>
          <w:tcPr>
            <w:tcW w:w="657" w:type="dxa"/>
          </w:tcPr>
          <w:p w14:paraId="4DD0C193" w14:textId="77777777" w:rsidR="007158A6" w:rsidRDefault="004F2724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0.48</w:t>
            </w:r>
          </w:p>
        </w:tc>
        <w:tc>
          <w:tcPr>
            <w:tcW w:w="693" w:type="dxa"/>
          </w:tcPr>
          <w:p w14:paraId="5C9EF8FF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-0.06</w:t>
            </w:r>
          </w:p>
        </w:tc>
        <w:tc>
          <w:tcPr>
            <w:tcW w:w="616" w:type="dxa"/>
          </w:tcPr>
          <w:p w14:paraId="59C32B3F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0.54</w:t>
            </w:r>
          </w:p>
        </w:tc>
        <w:tc>
          <w:tcPr>
            <w:tcW w:w="657" w:type="dxa"/>
          </w:tcPr>
          <w:p w14:paraId="2F5EFD35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0.62</w:t>
            </w:r>
          </w:p>
        </w:tc>
        <w:tc>
          <w:tcPr>
            <w:tcW w:w="693" w:type="dxa"/>
          </w:tcPr>
          <w:p w14:paraId="6A24B49D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0.09***</w:t>
            </w:r>
          </w:p>
        </w:tc>
        <w:tc>
          <w:tcPr>
            <w:tcW w:w="616" w:type="dxa"/>
          </w:tcPr>
          <w:p w14:paraId="1D31ED7D" w14:textId="77777777" w:rsidR="007158A6" w:rsidRDefault="004F2724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0.40</w:t>
            </w:r>
          </w:p>
        </w:tc>
        <w:tc>
          <w:tcPr>
            <w:tcW w:w="657" w:type="dxa"/>
          </w:tcPr>
          <w:p w14:paraId="1F7090F4" w14:textId="77777777" w:rsidR="007158A6" w:rsidRDefault="004F2724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0.58</w:t>
            </w:r>
          </w:p>
        </w:tc>
        <w:tc>
          <w:tcPr>
            <w:tcW w:w="647" w:type="dxa"/>
          </w:tcPr>
          <w:p w14:paraId="3C75B17D" w14:textId="77777777" w:rsidR="007158A6" w:rsidRDefault="004F2724">
            <w:pPr>
              <w:pStyle w:val="TableParagraph"/>
              <w:spacing w:before="12" w:line="122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0.18***</w:t>
            </w:r>
          </w:p>
        </w:tc>
      </w:tr>
      <w:tr w:rsidR="007158A6" w14:paraId="41581A0E" w14:textId="77777777">
        <w:trPr>
          <w:trHeight w:val="154"/>
        </w:trPr>
        <w:tc>
          <w:tcPr>
            <w:tcW w:w="4126" w:type="dxa"/>
          </w:tcPr>
          <w:p w14:paraId="10B42392" w14:textId="77777777" w:rsidR="007158A6" w:rsidRDefault="004F2724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57" w:type="dxa"/>
          </w:tcPr>
          <w:p w14:paraId="69C55FAB" w14:textId="77777777" w:rsidR="007158A6" w:rsidRDefault="004F2724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93" w:type="dxa"/>
          </w:tcPr>
          <w:p w14:paraId="53F415D6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(0.07)</w:t>
            </w:r>
          </w:p>
        </w:tc>
        <w:tc>
          <w:tcPr>
            <w:tcW w:w="616" w:type="dxa"/>
          </w:tcPr>
          <w:p w14:paraId="55F6901A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57" w:type="dxa"/>
          </w:tcPr>
          <w:p w14:paraId="6F031BB8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(0.49)</w:t>
            </w:r>
          </w:p>
        </w:tc>
        <w:tc>
          <w:tcPr>
            <w:tcW w:w="693" w:type="dxa"/>
          </w:tcPr>
          <w:p w14:paraId="654B5FB9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17A41C0B" w14:textId="77777777" w:rsidR="007158A6" w:rsidRDefault="004F2724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(0.49)</w:t>
            </w:r>
          </w:p>
        </w:tc>
        <w:tc>
          <w:tcPr>
            <w:tcW w:w="657" w:type="dxa"/>
          </w:tcPr>
          <w:p w14:paraId="0DD491B0" w14:textId="77777777" w:rsidR="007158A6" w:rsidRDefault="004F2724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47" w:type="dxa"/>
          </w:tcPr>
          <w:p w14:paraId="2EE5CF8D" w14:textId="77777777" w:rsidR="007158A6" w:rsidRDefault="004F2724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7158A6" w14:paraId="5A98E49B" w14:textId="77777777">
        <w:trPr>
          <w:trHeight w:val="154"/>
        </w:trPr>
        <w:tc>
          <w:tcPr>
            <w:tcW w:w="4126" w:type="dxa"/>
          </w:tcPr>
          <w:p w14:paraId="6BEC7003" w14:textId="77777777" w:rsidR="007158A6" w:rsidRDefault="004F2724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sz w:val="13"/>
              </w:rPr>
              <w:t>FCS:</w:t>
            </w:r>
            <w:r>
              <w:rPr>
                <w:spacing w:val="14"/>
                <w:sz w:val="13"/>
              </w:rPr>
              <w:t xml:space="preserve"> </w:t>
            </w:r>
            <w:r>
              <w:rPr>
                <w:sz w:val="13"/>
              </w:rPr>
              <w:t>Borderline</w:t>
            </w:r>
            <w:r>
              <w:rPr>
                <w:rFonts w:ascii="Times New Roman"/>
                <w:sz w:val="13"/>
              </w:rPr>
              <w:tab/>
            </w:r>
            <w:r>
              <w:rPr>
                <w:sz w:val="13"/>
              </w:rPr>
              <w:t>0.40</w:t>
            </w:r>
          </w:p>
        </w:tc>
        <w:tc>
          <w:tcPr>
            <w:tcW w:w="657" w:type="dxa"/>
          </w:tcPr>
          <w:p w14:paraId="689216A1" w14:textId="77777777" w:rsidR="007158A6" w:rsidRDefault="004F2724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0.45</w:t>
            </w:r>
          </w:p>
        </w:tc>
        <w:tc>
          <w:tcPr>
            <w:tcW w:w="693" w:type="dxa"/>
          </w:tcPr>
          <w:p w14:paraId="477AFBEC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0.05</w:t>
            </w:r>
          </w:p>
        </w:tc>
        <w:tc>
          <w:tcPr>
            <w:tcW w:w="616" w:type="dxa"/>
          </w:tcPr>
          <w:p w14:paraId="541F79FB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0.24</w:t>
            </w:r>
          </w:p>
        </w:tc>
        <w:tc>
          <w:tcPr>
            <w:tcW w:w="657" w:type="dxa"/>
          </w:tcPr>
          <w:p w14:paraId="56976594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0.22</w:t>
            </w:r>
          </w:p>
        </w:tc>
        <w:tc>
          <w:tcPr>
            <w:tcW w:w="693" w:type="dxa"/>
          </w:tcPr>
          <w:p w14:paraId="0920BEFA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  <w:tc>
          <w:tcPr>
            <w:tcW w:w="616" w:type="dxa"/>
          </w:tcPr>
          <w:p w14:paraId="484B38FD" w14:textId="77777777" w:rsidR="007158A6" w:rsidRDefault="004F2724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0.35</w:t>
            </w:r>
          </w:p>
        </w:tc>
        <w:tc>
          <w:tcPr>
            <w:tcW w:w="657" w:type="dxa"/>
          </w:tcPr>
          <w:p w14:paraId="08D61648" w14:textId="77777777" w:rsidR="007158A6" w:rsidRDefault="004F2724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0.29</w:t>
            </w:r>
          </w:p>
        </w:tc>
        <w:tc>
          <w:tcPr>
            <w:tcW w:w="647" w:type="dxa"/>
          </w:tcPr>
          <w:p w14:paraId="18218FDE" w14:textId="77777777" w:rsidR="007158A6" w:rsidRDefault="004F2724">
            <w:pPr>
              <w:pStyle w:val="TableParagraph"/>
              <w:spacing w:before="12" w:line="122" w:lineRule="exact"/>
              <w:ind w:right="177"/>
              <w:jc w:val="right"/>
              <w:rPr>
                <w:sz w:val="13"/>
              </w:rPr>
            </w:pPr>
            <w:r>
              <w:rPr>
                <w:sz w:val="13"/>
              </w:rPr>
              <w:t>-0.06</w:t>
            </w:r>
          </w:p>
        </w:tc>
      </w:tr>
      <w:tr w:rsidR="007158A6" w14:paraId="502C9B95" w14:textId="77777777">
        <w:trPr>
          <w:trHeight w:val="154"/>
        </w:trPr>
        <w:tc>
          <w:tcPr>
            <w:tcW w:w="4126" w:type="dxa"/>
          </w:tcPr>
          <w:p w14:paraId="3686E78D" w14:textId="77777777" w:rsidR="007158A6" w:rsidRDefault="004F2724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sz w:val="13"/>
              </w:rPr>
              <w:t>(0.49)</w:t>
            </w:r>
          </w:p>
        </w:tc>
        <w:tc>
          <w:tcPr>
            <w:tcW w:w="657" w:type="dxa"/>
          </w:tcPr>
          <w:p w14:paraId="706DCC82" w14:textId="77777777" w:rsidR="007158A6" w:rsidRDefault="004F2724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93" w:type="dxa"/>
          </w:tcPr>
          <w:p w14:paraId="3F4B9196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(0.09)</w:t>
            </w:r>
          </w:p>
        </w:tc>
        <w:tc>
          <w:tcPr>
            <w:tcW w:w="616" w:type="dxa"/>
          </w:tcPr>
          <w:p w14:paraId="511CF2CB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(0.43)</w:t>
            </w:r>
          </w:p>
        </w:tc>
        <w:tc>
          <w:tcPr>
            <w:tcW w:w="657" w:type="dxa"/>
          </w:tcPr>
          <w:p w14:paraId="5E9B44A3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(0.42)</w:t>
            </w:r>
          </w:p>
        </w:tc>
        <w:tc>
          <w:tcPr>
            <w:tcW w:w="693" w:type="dxa"/>
          </w:tcPr>
          <w:p w14:paraId="05A51AD4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(0.35)</w:t>
            </w:r>
          </w:p>
        </w:tc>
        <w:tc>
          <w:tcPr>
            <w:tcW w:w="616" w:type="dxa"/>
          </w:tcPr>
          <w:p w14:paraId="2A02E2ED" w14:textId="77777777" w:rsidR="007158A6" w:rsidRDefault="004F2724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(0.48)</w:t>
            </w:r>
          </w:p>
        </w:tc>
        <w:tc>
          <w:tcPr>
            <w:tcW w:w="657" w:type="dxa"/>
          </w:tcPr>
          <w:p w14:paraId="4BC86282" w14:textId="77777777" w:rsidR="007158A6" w:rsidRDefault="004F2724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sz w:val="13"/>
              </w:rPr>
              <w:t>(0.45)</w:t>
            </w:r>
          </w:p>
        </w:tc>
        <w:tc>
          <w:tcPr>
            <w:tcW w:w="647" w:type="dxa"/>
          </w:tcPr>
          <w:p w14:paraId="6177E8D8" w14:textId="77777777" w:rsidR="007158A6" w:rsidRDefault="004F2724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(0.19)</w:t>
            </w:r>
          </w:p>
        </w:tc>
      </w:tr>
      <w:tr w:rsidR="007158A6" w14:paraId="561DA4B9" w14:textId="77777777">
        <w:trPr>
          <w:trHeight w:val="154"/>
        </w:trPr>
        <w:tc>
          <w:tcPr>
            <w:tcW w:w="4126" w:type="dxa"/>
          </w:tcPr>
          <w:p w14:paraId="5A59794C" w14:textId="77777777" w:rsidR="007158A6" w:rsidRDefault="004F2724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FCS: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Poor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0.06</w:t>
            </w:r>
          </w:p>
        </w:tc>
        <w:tc>
          <w:tcPr>
            <w:tcW w:w="657" w:type="dxa"/>
          </w:tcPr>
          <w:p w14:paraId="358F2E1B" w14:textId="77777777" w:rsidR="007158A6" w:rsidRDefault="004F2724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0.07</w:t>
            </w:r>
          </w:p>
        </w:tc>
        <w:tc>
          <w:tcPr>
            <w:tcW w:w="693" w:type="dxa"/>
          </w:tcPr>
          <w:p w14:paraId="50E87EF3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0.00</w:t>
            </w:r>
          </w:p>
        </w:tc>
        <w:tc>
          <w:tcPr>
            <w:tcW w:w="616" w:type="dxa"/>
          </w:tcPr>
          <w:p w14:paraId="025B1283" w14:textId="77777777" w:rsidR="007158A6" w:rsidRDefault="004F2724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0.22</w:t>
            </w:r>
          </w:p>
        </w:tc>
        <w:tc>
          <w:tcPr>
            <w:tcW w:w="657" w:type="dxa"/>
          </w:tcPr>
          <w:p w14:paraId="7AE1E415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0.16</w:t>
            </w:r>
          </w:p>
        </w:tc>
        <w:tc>
          <w:tcPr>
            <w:tcW w:w="693" w:type="dxa"/>
          </w:tcPr>
          <w:p w14:paraId="46F7F82F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-0.07**</w:t>
            </w:r>
          </w:p>
        </w:tc>
        <w:tc>
          <w:tcPr>
            <w:tcW w:w="616" w:type="dxa"/>
          </w:tcPr>
          <w:p w14:paraId="31F90BE6" w14:textId="77777777" w:rsidR="007158A6" w:rsidRDefault="004F2724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0.25</w:t>
            </w:r>
          </w:p>
        </w:tc>
        <w:tc>
          <w:tcPr>
            <w:tcW w:w="657" w:type="dxa"/>
          </w:tcPr>
          <w:p w14:paraId="3A4A54D1" w14:textId="77777777" w:rsidR="007158A6" w:rsidRDefault="004F2724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0.13</w:t>
            </w:r>
          </w:p>
        </w:tc>
        <w:tc>
          <w:tcPr>
            <w:tcW w:w="647" w:type="dxa"/>
          </w:tcPr>
          <w:p w14:paraId="50A49CBB" w14:textId="77777777" w:rsidR="007158A6" w:rsidRDefault="004F2724">
            <w:pPr>
              <w:pStyle w:val="TableParagraph"/>
              <w:spacing w:before="12" w:line="122" w:lineRule="exact"/>
              <w:ind w:right="10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-0.12**</w:t>
            </w:r>
          </w:p>
        </w:tc>
      </w:tr>
      <w:tr w:rsidR="007158A6" w14:paraId="3FC95818" w14:textId="77777777">
        <w:trPr>
          <w:trHeight w:val="154"/>
        </w:trPr>
        <w:tc>
          <w:tcPr>
            <w:tcW w:w="4126" w:type="dxa"/>
          </w:tcPr>
          <w:p w14:paraId="4A453189" w14:textId="77777777" w:rsidR="007158A6" w:rsidRDefault="004F2724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sz w:val="13"/>
              </w:rPr>
              <w:t>(0.24)</w:t>
            </w:r>
          </w:p>
        </w:tc>
        <w:tc>
          <w:tcPr>
            <w:tcW w:w="657" w:type="dxa"/>
          </w:tcPr>
          <w:p w14:paraId="5B8A36ED" w14:textId="77777777" w:rsidR="007158A6" w:rsidRDefault="004F2724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sz w:val="13"/>
              </w:rPr>
              <w:t>(0.25)</w:t>
            </w:r>
          </w:p>
        </w:tc>
        <w:tc>
          <w:tcPr>
            <w:tcW w:w="693" w:type="dxa"/>
          </w:tcPr>
          <w:p w14:paraId="6069F9FD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(0.79)</w:t>
            </w:r>
          </w:p>
        </w:tc>
        <w:tc>
          <w:tcPr>
            <w:tcW w:w="616" w:type="dxa"/>
          </w:tcPr>
          <w:p w14:paraId="5CA83B38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(0.42)</w:t>
            </w:r>
          </w:p>
        </w:tc>
        <w:tc>
          <w:tcPr>
            <w:tcW w:w="657" w:type="dxa"/>
          </w:tcPr>
          <w:p w14:paraId="3CF4CB28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(0.36)</w:t>
            </w:r>
          </w:p>
        </w:tc>
        <w:tc>
          <w:tcPr>
            <w:tcW w:w="693" w:type="dxa"/>
          </w:tcPr>
          <w:p w14:paraId="16228205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44E2AE0B" w14:textId="77777777" w:rsidR="007158A6" w:rsidRDefault="004F2724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(0.43)</w:t>
            </w:r>
          </w:p>
        </w:tc>
        <w:tc>
          <w:tcPr>
            <w:tcW w:w="657" w:type="dxa"/>
          </w:tcPr>
          <w:p w14:paraId="473BA6A0" w14:textId="77777777" w:rsidR="007158A6" w:rsidRDefault="004F2724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sz w:val="13"/>
              </w:rPr>
              <w:t>(0.34)</w:t>
            </w:r>
          </w:p>
        </w:tc>
        <w:tc>
          <w:tcPr>
            <w:tcW w:w="647" w:type="dxa"/>
          </w:tcPr>
          <w:p w14:paraId="56741EAB" w14:textId="77777777" w:rsidR="007158A6" w:rsidRDefault="004F2724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7158A6" w14:paraId="5A9910FB" w14:textId="77777777">
        <w:trPr>
          <w:trHeight w:val="154"/>
        </w:trPr>
        <w:tc>
          <w:tcPr>
            <w:tcW w:w="4126" w:type="dxa"/>
          </w:tcPr>
          <w:p w14:paraId="2A455F9F" w14:textId="77777777" w:rsidR="007158A6" w:rsidRDefault="004F2724">
            <w:pPr>
              <w:pStyle w:val="TableParagraph"/>
              <w:tabs>
                <w:tab w:val="left" w:pos="3695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(cereals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and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tubers)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7.00</w:t>
            </w:r>
          </w:p>
        </w:tc>
        <w:tc>
          <w:tcPr>
            <w:tcW w:w="657" w:type="dxa"/>
          </w:tcPr>
          <w:p w14:paraId="42721481" w14:textId="77777777" w:rsidR="007158A6" w:rsidRDefault="004F2724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7.00</w:t>
            </w:r>
          </w:p>
        </w:tc>
        <w:tc>
          <w:tcPr>
            <w:tcW w:w="693" w:type="dxa"/>
          </w:tcPr>
          <w:p w14:paraId="2D89661E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0.00</w:t>
            </w:r>
          </w:p>
        </w:tc>
        <w:tc>
          <w:tcPr>
            <w:tcW w:w="616" w:type="dxa"/>
          </w:tcPr>
          <w:p w14:paraId="0B1F4ACB" w14:textId="77777777" w:rsidR="007158A6" w:rsidRDefault="004F2724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5.38</w:t>
            </w:r>
          </w:p>
        </w:tc>
        <w:tc>
          <w:tcPr>
            <w:tcW w:w="657" w:type="dxa"/>
          </w:tcPr>
          <w:p w14:paraId="4A850292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4.93</w:t>
            </w:r>
          </w:p>
        </w:tc>
        <w:tc>
          <w:tcPr>
            <w:tcW w:w="693" w:type="dxa"/>
          </w:tcPr>
          <w:p w14:paraId="6BC0770C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-0.45***</w:t>
            </w:r>
          </w:p>
        </w:tc>
        <w:tc>
          <w:tcPr>
            <w:tcW w:w="616" w:type="dxa"/>
          </w:tcPr>
          <w:p w14:paraId="51A409A9" w14:textId="77777777" w:rsidR="007158A6" w:rsidRDefault="004F2724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5.87</w:t>
            </w:r>
          </w:p>
        </w:tc>
        <w:tc>
          <w:tcPr>
            <w:tcW w:w="657" w:type="dxa"/>
          </w:tcPr>
          <w:p w14:paraId="1D136D71" w14:textId="77777777" w:rsidR="007158A6" w:rsidRDefault="004F2724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6.24</w:t>
            </w:r>
          </w:p>
        </w:tc>
        <w:tc>
          <w:tcPr>
            <w:tcW w:w="647" w:type="dxa"/>
          </w:tcPr>
          <w:p w14:paraId="0D5A41C0" w14:textId="77777777" w:rsidR="007158A6" w:rsidRDefault="004F2724">
            <w:pPr>
              <w:pStyle w:val="TableParagraph"/>
              <w:spacing w:before="12" w:line="122" w:lineRule="exact"/>
              <w:ind w:right="165"/>
              <w:jc w:val="right"/>
              <w:rPr>
                <w:sz w:val="13"/>
              </w:rPr>
            </w:pPr>
            <w:r>
              <w:rPr>
                <w:sz w:val="13"/>
              </w:rPr>
              <w:t>0.36*</w:t>
            </w:r>
          </w:p>
        </w:tc>
      </w:tr>
      <w:tr w:rsidR="007158A6" w14:paraId="495E987E" w14:textId="77777777">
        <w:trPr>
          <w:trHeight w:val="154"/>
        </w:trPr>
        <w:tc>
          <w:tcPr>
            <w:tcW w:w="4126" w:type="dxa"/>
          </w:tcPr>
          <w:p w14:paraId="3D2D49CC" w14:textId="77777777" w:rsidR="007158A6" w:rsidRDefault="004F2724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(0.12)</w:t>
            </w:r>
          </w:p>
        </w:tc>
        <w:tc>
          <w:tcPr>
            <w:tcW w:w="657" w:type="dxa"/>
          </w:tcPr>
          <w:p w14:paraId="0D74DE12" w14:textId="77777777" w:rsidR="007158A6" w:rsidRDefault="004F2724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93" w:type="dxa"/>
          </w:tcPr>
          <w:p w14:paraId="57780C8A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(0.32)</w:t>
            </w:r>
          </w:p>
        </w:tc>
        <w:tc>
          <w:tcPr>
            <w:tcW w:w="616" w:type="dxa"/>
          </w:tcPr>
          <w:p w14:paraId="3385E639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(2.28)</w:t>
            </w:r>
          </w:p>
        </w:tc>
        <w:tc>
          <w:tcPr>
            <w:tcW w:w="657" w:type="dxa"/>
          </w:tcPr>
          <w:p w14:paraId="32DDD540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(2.32)</w:t>
            </w:r>
          </w:p>
        </w:tc>
        <w:tc>
          <w:tcPr>
            <w:tcW w:w="693" w:type="dxa"/>
          </w:tcPr>
          <w:p w14:paraId="034AC91A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67119D8B" w14:textId="77777777" w:rsidR="007158A6" w:rsidRDefault="004F2724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(1.86)</w:t>
            </w:r>
          </w:p>
        </w:tc>
        <w:tc>
          <w:tcPr>
            <w:tcW w:w="657" w:type="dxa"/>
          </w:tcPr>
          <w:p w14:paraId="29D5D90F" w14:textId="77777777" w:rsidR="007158A6" w:rsidRDefault="004F2724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(1.33)</w:t>
            </w:r>
          </w:p>
        </w:tc>
        <w:tc>
          <w:tcPr>
            <w:tcW w:w="647" w:type="dxa"/>
          </w:tcPr>
          <w:p w14:paraId="0BF4CCB9" w14:textId="77777777" w:rsidR="007158A6" w:rsidRDefault="004F2724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</w:tr>
      <w:tr w:rsidR="007158A6" w14:paraId="4061D3E9" w14:textId="77777777">
        <w:trPr>
          <w:trHeight w:val="154"/>
        </w:trPr>
        <w:tc>
          <w:tcPr>
            <w:tcW w:w="4126" w:type="dxa"/>
          </w:tcPr>
          <w:p w14:paraId="4D0CF7F5" w14:textId="77777777" w:rsidR="007158A6" w:rsidRDefault="004F2724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(pulses)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1.63</w:t>
            </w:r>
          </w:p>
        </w:tc>
        <w:tc>
          <w:tcPr>
            <w:tcW w:w="657" w:type="dxa"/>
          </w:tcPr>
          <w:p w14:paraId="05915836" w14:textId="77777777" w:rsidR="007158A6" w:rsidRDefault="004F2724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1.82</w:t>
            </w:r>
          </w:p>
        </w:tc>
        <w:tc>
          <w:tcPr>
            <w:tcW w:w="693" w:type="dxa"/>
          </w:tcPr>
          <w:p w14:paraId="33F1B9CE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0.20*</w:t>
            </w:r>
          </w:p>
        </w:tc>
        <w:tc>
          <w:tcPr>
            <w:tcW w:w="616" w:type="dxa"/>
          </w:tcPr>
          <w:p w14:paraId="5B71D16D" w14:textId="77777777" w:rsidR="007158A6" w:rsidRDefault="004F2724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2.00</w:t>
            </w:r>
          </w:p>
        </w:tc>
        <w:tc>
          <w:tcPr>
            <w:tcW w:w="657" w:type="dxa"/>
          </w:tcPr>
          <w:p w14:paraId="387C2847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2.50</w:t>
            </w:r>
          </w:p>
        </w:tc>
        <w:tc>
          <w:tcPr>
            <w:tcW w:w="693" w:type="dxa"/>
          </w:tcPr>
          <w:p w14:paraId="0E21F1EE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0.50***</w:t>
            </w:r>
          </w:p>
        </w:tc>
        <w:tc>
          <w:tcPr>
            <w:tcW w:w="616" w:type="dxa"/>
          </w:tcPr>
          <w:p w14:paraId="474AEB89" w14:textId="77777777" w:rsidR="007158A6" w:rsidRDefault="004F2724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3.74</w:t>
            </w:r>
          </w:p>
        </w:tc>
        <w:tc>
          <w:tcPr>
            <w:tcW w:w="657" w:type="dxa"/>
          </w:tcPr>
          <w:p w14:paraId="203AC9D4" w14:textId="77777777" w:rsidR="007158A6" w:rsidRDefault="004F2724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3.74</w:t>
            </w:r>
          </w:p>
        </w:tc>
        <w:tc>
          <w:tcPr>
            <w:tcW w:w="647" w:type="dxa"/>
          </w:tcPr>
          <w:p w14:paraId="0A5D8271" w14:textId="77777777" w:rsidR="007158A6" w:rsidRDefault="004F2724">
            <w:pPr>
              <w:pStyle w:val="TableParagraph"/>
              <w:spacing w:before="12" w:line="122" w:lineRule="exact"/>
              <w:ind w:right="177"/>
              <w:jc w:val="right"/>
              <w:rPr>
                <w:sz w:val="13"/>
              </w:rPr>
            </w:pPr>
            <w:r>
              <w:rPr>
                <w:sz w:val="13"/>
              </w:rPr>
              <w:t>-0.01</w:t>
            </w:r>
          </w:p>
        </w:tc>
      </w:tr>
      <w:tr w:rsidR="007158A6" w14:paraId="04D047A7" w14:textId="77777777">
        <w:trPr>
          <w:trHeight w:val="154"/>
        </w:trPr>
        <w:tc>
          <w:tcPr>
            <w:tcW w:w="4126" w:type="dxa"/>
          </w:tcPr>
          <w:p w14:paraId="040B6797" w14:textId="77777777" w:rsidR="007158A6" w:rsidRDefault="004F2724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(1.46)</w:t>
            </w:r>
          </w:p>
        </w:tc>
        <w:tc>
          <w:tcPr>
            <w:tcW w:w="657" w:type="dxa"/>
          </w:tcPr>
          <w:p w14:paraId="4491CC72" w14:textId="77777777" w:rsidR="007158A6" w:rsidRDefault="004F2724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(1.55)</w:t>
            </w:r>
          </w:p>
        </w:tc>
        <w:tc>
          <w:tcPr>
            <w:tcW w:w="693" w:type="dxa"/>
          </w:tcPr>
          <w:p w14:paraId="285CFAEC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  <w:tc>
          <w:tcPr>
            <w:tcW w:w="616" w:type="dxa"/>
          </w:tcPr>
          <w:p w14:paraId="1212EA7B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(2.06)</w:t>
            </w:r>
          </w:p>
        </w:tc>
        <w:tc>
          <w:tcPr>
            <w:tcW w:w="657" w:type="dxa"/>
          </w:tcPr>
          <w:p w14:paraId="7ABA33BE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(2.24)</w:t>
            </w:r>
          </w:p>
        </w:tc>
        <w:tc>
          <w:tcPr>
            <w:tcW w:w="693" w:type="dxa"/>
          </w:tcPr>
          <w:p w14:paraId="545FEFAA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7F7A3F78" w14:textId="77777777" w:rsidR="007158A6" w:rsidRDefault="004F2724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(2.33)</w:t>
            </w:r>
          </w:p>
        </w:tc>
        <w:tc>
          <w:tcPr>
            <w:tcW w:w="657" w:type="dxa"/>
          </w:tcPr>
          <w:p w14:paraId="0FE1E252" w14:textId="77777777" w:rsidR="007158A6" w:rsidRDefault="004F2724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sz w:val="13"/>
              </w:rPr>
              <w:t>(2.08)</w:t>
            </w:r>
          </w:p>
        </w:tc>
        <w:tc>
          <w:tcPr>
            <w:tcW w:w="647" w:type="dxa"/>
          </w:tcPr>
          <w:p w14:paraId="67B423DA" w14:textId="77777777" w:rsidR="007158A6" w:rsidRDefault="004F2724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(0.98)</w:t>
            </w:r>
          </w:p>
        </w:tc>
      </w:tr>
      <w:tr w:rsidR="007158A6" w14:paraId="4F77597B" w14:textId="77777777">
        <w:trPr>
          <w:trHeight w:val="154"/>
        </w:trPr>
        <w:tc>
          <w:tcPr>
            <w:tcW w:w="4126" w:type="dxa"/>
          </w:tcPr>
          <w:p w14:paraId="455982E5" w14:textId="77777777" w:rsidR="007158A6" w:rsidRDefault="004F2724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(dairy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products)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0.17</w:t>
            </w:r>
          </w:p>
        </w:tc>
        <w:tc>
          <w:tcPr>
            <w:tcW w:w="657" w:type="dxa"/>
          </w:tcPr>
          <w:p w14:paraId="15FF71FF" w14:textId="77777777" w:rsidR="007158A6" w:rsidRDefault="004F2724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0.18</w:t>
            </w:r>
          </w:p>
        </w:tc>
        <w:tc>
          <w:tcPr>
            <w:tcW w:w="693" w:type="dxa"/>
          </w:tcPr>
          <w:p w14:paraId="03C4FF35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0.01</w:t>
            </w:r>
          </w:p>
        </w:tc>
        <w:tc>
          <w:tcPr>
            <w:tcW w:w="616" w:type="dxa"/>
          </w:tcPr>
          <w:p w14:paraId="377F573E" w14:textId="77777777" w:rsidR="007158A6" w:rsidRDefault="004F2724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1.38</w:t>
            </w:r>
          </w:p>
        </w:tc>
        <w:tc>
          <w:tcPr>
            <w:tcW w:w="657" w:type="dxa"/>
          </w:tcPr>
          <w:p w14:paraId="2B42A7D6" w14:textId="77777777" w:rsidR="007158A6" w:rsidRDefault="004F2724">
            <w:pPr>
              <w:pStyle w:val="TableParagraph"/>
              <w:spacing w:before="12" w:line="122" w:lineRule="exact"/>
              <w:ind w:left="94" w:right="94"/>
              <w:rPr>
                <w:sz w:val="13"/>
              </w:rPr>
            </w:pPr>
            <w:r>
              <w:rPr>
                <w:sz w:val="13"/>
              </w:rPr>
              <w:t>2.03</w:t>
            </w:r>
          </w:p>
        </w:tc>
        <w:tc>
          <w:tcPr>
            <w:tcW w:w="693" w:type="dxa"/>
          </w:tcPr>
          <w:p w14:paraId="372D8D11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w w:val="105"/>
                <w:sz w:val="13"/>
              </w:rPr>
              <w:t>0.65***</w:t>
            </w:r>
          </w:p>
        </w:tc>
        <w:tc>
          <w:tcPr>
            <w:tcW w:w="616" w:type="dxa"/>
          </w:tcPr>
          <w:p w14:paraId="69899439" w14:textId="77777777" w:rsidR="007158A6" w:rsidRDefault="004F2724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0.50</w:t>
            </w:r>
          </w:p>
        </w:tc>
        <w:tc>
          <w:tcPr>
            <w:tcW w:w="657" w:type="dxa"/>
          </w:tcPr>
          <w:p w14:paraId="5E0840BF" w14:textId="77777777" w:rsidR="007158A6" w:rsidRDefault="004F2724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1.14</w:t>
            </w:r>
          </w:p>
        </w:tc>
        <w:tc>
          <w:tcPr>
            <w:tcW w:w="647" w:type="dxa"/>
          </w:tcPr>
          <w:p w14:paraId="7DA8CAC1" w14:textId="77777777" w:rsidR="007158A6" w:rsidRDefault="004F2724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0.64**</w:t>
            </w:r>
          </w:p>
        </w:tc>
      </w:tr>
      <w:tr w:rsidR="007158A6" w14:paraId="41D2A774" w14:textId="77777777">
        <w:trPr>
          <w:trHeight w:val="154"/>
        </w:trPr>
        <w:tc>
          <w:tcPr>
            <w:tcW w:w="4126" w:type="dxa"/>
          </w:tcPr>
          <w:p w14:paraId="30B097D4" w14:textId="77777777" w:rsidR="007158A6" w:rsidRDefault="004F2724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sz w:val="13"/>
              </w:rPr>
              <w:t>(0.67)</w:t>
            </w:r>
          </w:p>
        </w:tc>
        <w:tc>
          <w:tcPr>
            <w:tcW w:w="657" w:type="dxa"/>
          </w:tcPr>
          <w:p w14:paraId="01BD792F" w14:textId="77777777" w:rsidR="007158A6" w:rsidRDefault="004F2724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sz w:val="13"/>
              </w:rPr>
              <w:t>(0.62)</w:t>
            </w:r>
          </w:p>
        </w:tc>
        <w:tc>
          <w:tcPr>
            <w:tcW w:w="693" w:type="dxa"/>
          </w:tcPr>
          <w:p w14:paraId="5CDEB965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(0.79)</w:t>
            </w:r>
          </w:p>
        </w:tc>
        <w:tc>
          <w:tcPr>
            <w:tcW w:w="616" w:type="dxa"/>
          </w:tcPr>
          <w:p w14:paraId="677B2FCF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(2.02)</w:t>
            </w:r>
          </w:p>
        </w:tc>
        <w:tc>
          <w:tcPr>
            <w:tcW w:w="657" w:type="dxa"/>
          </w:tcPr>
          <w:p w14:paraId="7BE5FA0D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(2.32)</w:t>
            </w:r>
          </w:p>
        </w:tc>
        <w:tc>
          <w:tcPr>
            <w:tcW w:w="693" w:type="dxa"/>
          </w:tcPr>
          <w:p w14:paraId="40B6CD78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3FF53B1A" w14:textId="77777777" w:rsidR="007158A6" w:rsidRDefault="004F2724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(1.57)</w:t>
            </w:r>
          </w:p>
        </w:tc>
        <w:tc>
          <w:tcPr>
            <w:tcW w:w="657" w:type="dxa"/>
          </w:tcPr>
          <w:p w14:paraId="3DE92B5D" w14:textId="77777777" w:rsidR="007158A6" w:rsidRDefault="004F2724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(2.27)</w:t>
            </w:r>
          </w:p>
        </w:tc>
        <w:tc>
          <w:tcPr>
            <w:tcW w:w="647" w:type="dxa"/>
          </w:tcPr>
          <w:p w14:paraId="35315D3C" w14:textId="77777777" w:rsidR="007158A6" w:rsidRDefault="004F2724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7158A6" w14:paraId="1F8A8A41" w14:textId="77777777">
        <w:trPr>
          <w:trHeight w:val="154"/>
        </w:trPr>
        <w:tc>
          <w:tcPr>
            <w:tcW w:w="4126" w:type="dxa"/>
          </w:tcPr>
          <w:p w14:paraId="496EF31E" w14:textId="77777777" w:rsidR="007158A6" w:rsidRDefault="004F2724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6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(protein-rich</w:t>
            </w:r>
            <w:r>
              <w:rPr>
                <w:spacing w:val="7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foods)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3.22</w:t>
            </w:r>
          </w:p>
        </w:tc>
        <w:tc>
          <w:tcPr>
            <w:tcW w:w="657" w:type="dxa"/>
          </w:tcPr>
          <w:p w14:paraId="4071A7E8" w14:textId="77777777" w:rsidR="007158A6" w:rsidRDefault="004F2724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3.01</w:t>
            </w:r>
          </w:p>
        </w:tc>
        <w:tc>
          <w:tcPr>
            <w:tcW w:w="693" w:type="dxa"/>
          </w:tcPr>
          <w:p w14:paraId="6343393C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-0.21</w:t>
            </w:r>
          </w:p>
        </w:tc>
        <w:tc>
          <w:tcPr>
            <w:tcW w:w="616" w:type="dxa"/>
          </w:tcPr>
          <w:p w14:paraId="24F7975A" w14:textId="77777777" w:rsidR="007158A6" w:rsidRDefault="004F2724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3.03</w:t>
            </w:r>
          </w:p>
        </w:tc>
        <w:tc>
          <w:tcPr>
            <w:tcW w:w="657" w:type="dxa"/>
          </w:tcPr>
          <w:p w14:paraId="49762865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3.48</w:t>
            </w:r>
          </w:p>
        </w:tc>
        <w:tc>
          <w:tcPr>
            <w:tcW w:w="693" w:type="dxa"/>
          </w:tcPr>
          <w:p w14:paraId="54F87638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0.44***</w:t>
            </w:r>
          </w:p>
        </w:tc>
        <w:tc>
          <w:tcPr>
            <w:tcW w:w="616" w:type="dxa"/>
          </w:tcPr>
          <w:p w14:paraId="5ADC1FC7" w14:textId="77777777" w:rsidR="007158A6" w:rsidRDefault="004F2724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1.72</w:t>
            </w:r>
          </w:p>
        </w:tc>
        <w:tc>
          <w:tcPr>
            <w:tcW w:w="657" w:type="dxa"/>
          </w:tcPr>
          <w:p w14:paraId="49BC028A" w14:textId="77777777" w:rsidR="007158A6" w:rsidRDefault="004F2724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2.09</w:t>
            </w:r>
          </w:p>
        </w:tc>
        <w:tc>
          <w:tcPr>
            <w:tcW w:w="647" w:type="dxa"/>
          </w:tcPr>
          <w:p w14:paraId="4CBA3B87" w14:textId="77777777" w:rsidR="007158A6" w:rsidRDefault="004F2724">
            <w:pPr>
              <w:pStyle w:val="TableParagraph"/>
              <w:spacing w:before="12" w:line="122" w:lineRule="exact"/>
              <w:ind w:right="165"/>
              <w:jc w:val="right"/>
              <w:rPr>
                <w:sz w:val="13"/>
              </w:rPr>
            </w:pPr>
            <w:r>
              <w:rPr>
                <w:sz w:val="13"/>
              </w:rPr>
              <w:t>0.37*</w:t>
            </w:r>
          </w:p>
        </w:tc>
      </w:tr>
      <w:tr w:rsidR="007158A6" w14:paraId="2E804D6D" w14:textId="77777777">
        <w:trPr>
          <w:trHeight w:val="154"/>
        </w:trPr>
        <w:tc>
          <w:tcPr>
            <w:tcW w:w="4126" w:type="dxa"/>
          </w:tcPr>
          <w:p w14:paraId="20E69BC8" w14:textId="77777777" w:rsidR="007158A6" w:rsidRDefault="004F2724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sz w:val="13"/>
              </w:rPr>
              <w:t>(2.05)</w:t>
            </w:r>
          </w:p>
        </w:tc>
        <w:tc>
          <w:tcPr>
            <w:tcW w:w="657" w:type="dxa"/>
          </w:tcPr>
          <w:p w14:paraId="49F31C06" w14:textId="77777777" w:rsidR="007158A6" w:rsidRDefault="004F2724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(1.97)</w:t>
            </w:r>
          </w:p>
        </w:tc>
        <w:tc>
          <w:tcPr>
            <w:tcW w:w="693" w:type="dxa"/>
          </w:tcPr>
          <w:p w14:paraId="0E870041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(0.09)</w:t>
            </w:r>
          </w:p>
        </w:tc>
        <w:tc>
          <w:tcPr>
            <w:tcW w:w="616" w:type="dxa"/>
          </w:tcPr>
          <w:p w14:paraId="6C216A91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(2.42)</w:t>
            </w:r>
          </w:p>
        </w:tc>
        <w:tc>
          <w:tcPr>
            <w:tcW w:w="657" w:type="dxa"/>
          </w:tcPr>
          <w:p w14:paraId="59023C47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(2.39)</w:t>
            </w:r>
          </w:p>
        </w:tc>
        <w:tc>
          <w:tcPr>
            <w:tcW w:w="693" w:type="dxa"/>
          </w:tcPr>
          <w:p w14:paraId="45CF5685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3E370748" w14:textId="77777777" w:rsidR="007158A6" w:rsidRDefault="004F2724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(1.81)</w:t>
            </w:r>
          </w:p>
        </w:tc>
        <w:tc>
          <w:tcPr>
            <w:tcW w:w="657" w:type="dxa"/>
          </w:tcPr>
          <w:p w14:paraId="601F1C43" w14:textId="77777777" w:rsidR="007158A6" w:rsidRDefault="004F2724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(1.81)</w:t>
            </w:r>
          </w:p>
        </w:tc>
        <w:tc>
          <w:tcPr>
            <w:tcW w:w="647" w:type="dxa"/>
          </w:tcPr>
          <w:p w14:paraId="248C1EA4" w14:textId="77777777" w:rsidR="007158A6" w:rsidRDefault="004F2724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</w:tr>
      <w:tr w:rsidR="007158A6" w14:paraId="02F0423C" w14:textId="77777777">
        <w:trPr>
          <w:trHeight w:val="154"/>
        </w:trPr>
        <w:tc>
          <w:tcPr>
            <w:tcW w:w="4126" w:type="dxa"/>
          </w:tcPr>
          <w:p w14:paraId="0B270BE4" w14:textId="77777777" w:rsidR="007158A6" w:rsidRDefault="004F2724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9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(vegetables)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6.42</w:t>
            </w:r>
          </w:p>
        </w:tc>
        <w:tc>
          <w:tcPr>
            <w:tcW w:w="657" w:type="dxa"/>
          </w:tcPr>
          <w:p w14:paraId="73FFF3A1" w14:textId="77777777" w:rsidR="007158A6" w:rsidRDefault="004F2724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6.48</w:t>
            </w:r>
          </w:p>
        </w:tc>
        <w:tc>
          <w:tcPr>
            <w:tcW w:w="693" w:type="dxa"/>
          </w:tcPr>
          <w:p w14:paraId="3D326478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0.06</w:t>
            </w:r>
          </w:p>
        </w:tc>
        <w:tc>
          <w:tcPr>
            <w:tcW w:w="616" w:type="dxa"/>
          </w:tcPr>
          <w:p w14:paraId="51452888" w14:textId="77777777" w:rsidR="007158A6" w:rsidRDefault="004F2724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3.93</w:t>
            </w:r>
          </w:p>
        </w:tc>
        <w:tc>
          <w:tcPr>
            <w:tcW w:w="657" w:type="dxa"/>
          </w:tcPr>
          <w:p w14:paraId="6530DA8C" w14:textId="77777777" w:rsidR="007158A6" w:rsidRDefault="004F2724">
            <w:pPr>
              <w:pStyle w:val="TableParagraph"/>
              <w:spacing w:before="12" w:line="122" w:lineRule="exact"/>
              <w:ind w:left="94" w:right="94"/>
              <w:rPr>
                <w:sz w:val="13"/>
              </w:rPr>
            </w:pPr>
            <w:r>
              <w:rPr>
                <w:sz w:val="13"/>
              </w:rPr>
              <w:t>4.75</w:t>
            </w:r>
          </w:p>
        </w:tc>
        <w:tc>
          <w:tcPr>
            <w:tcW w:w="693" w:type="dxa"/>
          </w:tcPr>
          <w:p w14:paraId="1E3D1157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0.82***</w:t>
            </w:r>
          </w:p>
        </w:tc>
        <w:tc>
          <w:tcPr>
            <w:tcW w:w="616" w:type="dxa"/>
          </w:tcPr>
          <w:p w14:paraId="27CF0056" w14:textId="77777777" w:rsidR="007158A6" w:rsidRDefault="004F2724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3.73</w:t>
            </w:r>
          </w:p>
        </w:tc>
        <w:tc>
          <w:tcPr>
            <w:tcW w:w="657" w:type="dxa"/>
          </w:tcPr>
          <w:p w14:paraId="4B4CB2E4" w14:textId="77777777" w:rsidR="007158A6" w:rsidRDefault="004F2724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5.64</w:t>
            </w:r>
          </w:p>
        </w:tc>
        <w:tc>
          <w:tcPr>
            <w:tcW w:w="647" w:type="dxa"/>
          </w:tcPr>
          <w:p w14:paraId="5877B1E3" w14:textId="77777777" w:rsidR="007158A6" w:rsidRDefault="004F2724">
            <w:pPr>
              <w:pStyle w:val="TableParagraph"/>
              <w:spacing w:before="12" w:line="122" w:lineRule="exact"/>
              <w:ind w:right="96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1.92***</w:t>
            </w:r>
          </w:p>
        </w:tc>
      </w:tr>
      <w:tr w:rsidR="007158A6" w14:paraId="6BAA02AC" w14:textId="77777777">
        <w:trPr>
          <w:trHeight w:val="154"/>
        </w:trPr>
        <w:tc>
          <w:tcPr>
            <w:tcW w:w="4126" w:type="dxa"/>
          </w:tcPr>
          <w:p w14:paraId="5629B96F" w14:textId="77777777" w:rsidR="007158A6" w:rsidRDefault="004F2724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(1.36)</w:t>
            </w:r>
          </w:p>
        </w:tc>
        <w:tc>
          <w:tcPr>
            <w:tcW w:w="657" w:type="dxa"/>
          </w:tcPr>
          <w:p w14:paraId="19BBB5AA" w14:textId="77777777" w:rsidR="007158A6" w:rsidRDefault="004F2724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(1.21)</w:t>
            </w:r>
          </w:p>
        </w:tc>
        <w:tc>
          <w:tcPr>
            <w:tcW w:w="693" w:type="dxa"/>
          </w:tcPr>
          <w:p w14:paraId="5134F92C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(0.43)</w:t>
            </w:r>
          </w:p>
        </w:tc>
        <w:tc>
          <w:tcPr>
            <w:tcW w:w="616" w:type="dxa"/>
          </w:tcPr>
          <w:p w14:paraId="7847F296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(2.82)</w:t>
            </w:r>
          </w:p>
        </w:tc>
        <w:tc>
          <w:tcPr>
            <w:tcW w:w="657" w:type="dxa"/>
          </w:tcPr>
          <w:p w14:paraId="7B324A04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(2.56)</w:t>
            </w:r>
          </w:p>
        </w:tc>
        <w:tc>
          <w:tcPr>
            <w:tcW w:w="693" w:type="dxa"/>
          </w:tcPr>
          <w:p w14:paraId="534E8073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05A2A581" w14:textId="77777777" w:rsidR="007158A6" w:rsidRDefault="004F2724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(2.93)</w:t>
            </w:r>
          </w:p>
        </w:tc>
        <w:tc>
          <w:tcPr>
            <w:tcW w:w="657" w:type="dxa"/>
          </w:tcPr>
          <w:p w14:paraId="4BB404A7" w14:textId="77777777" w:rsidR="007158A6" w:rsidRDefault="004F2724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(1.66)</w:t>
            </w:r>
          </w:p>
        </w:tc>
        <w:tc>
          <w:tcPr>
            <w:tcW w:w="647" w:type="dxa"/>
          </w:tcPr>
          <w:p w14:paraId="54235CC0" w14:textId="77777777" w:rsidR="007158A6" w:rsidRDefault="004F2724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7158A6" w14:paraId="6B9893C2" w14:textId="77777777">
        <w:trPr>
          <w:trHeight w:val="154"/>
        </w:trPr>
        <w:tc>
          <w:tcPr>
            <w:tcW w:w="4126" w:type="dxa"/>
          </w:tcPr>
          <w:p w14:paraId="743560EA" w14:textId="77777777" w:rsidR="007158A6" w:rsidRDefault="004F2724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1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(fruit)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1.73</w:t>
            </w:r>
          </w:p>
        </w:tc>
        <w:tc>
          <w:tcPr>
            <w:tcW w:w="657" w:type="dxa"/>
          </w:tcPr>
          <w:p w14:paraId="3ED3E885" w14:textId="77777777" w:rsidR="007158A6" w:rsidRDefault="004F2724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1.43</w:t>
            </w:r>
          </w:p>
        </w:tc>
        <w:tc>
          <w:tcPr>
            <w:tcW w:w="693" w:type="dxa"/>
          </w:tcPr>
          <w:p w14:paraId="628C055D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-0.30**</w:t>
            </w:r>
          </w:p>
        </w:tc>
        <w:tc>
          <w:tcPr>
            <w:tcW w:w="616" w:type="dxa"/>
          </w:tcPr>
          <w:p w14:paraId="30B6B2D4" w14:textId="77777777" w:rsidR="007158A6" w:rsidRDefault="004F2724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2.58</w:t>
            </w:r>
          </w:p>
        </w:tc>
        <w:tc>
          <w:tcPr>
            <w:tcW w:w="657" w:type="dxa"/>
          </w:tcPr>
          <w:p w14:paraId="6BF73406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2.90</w:t>
            </w:r>
          </w:p>
        </w:tc>
        <w:tc>
          <w:tcPr>
            <w:tcW w:w="693" w:type="dxa"/>
          </w:tcPr>
          <w:p w14:paraId="0593AF30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w w:val="105"/>
                <w:sz w:val="13"/>
              </w:rPr>
              <w:t>0.31*</w:t>
            </w:r>
          </w:p>
        </w:tc>
        <w:tc>
          <w:tcPr>
            <w:tcW w:w="616" w:type="dxa"/>
          </w:tcPr>
          <w:p w14:paraId="0DB47239" w14:textId="77777777" w:rsidR="007158A6" w:rsidRDefault="004F2724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0.54</w:t>
            </w:r>
          </w:p>
        </w:tc>
        <w:tc>
          <w:tcPr>
            <w:tcW w:w="657" w:type="dxa"/>
          </w:tcPr>
          <w:p w14:paraId="5E8EA782" w14:textId="77777777" w:rsidR="007158A6" w:rsidRDefault="004F2724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0.72</w:t>
            </w:r>
          </w:p>
        </w:tc>
        <w:tc>
          <w:tcPr>
            <w:tcW w:w="647" w:type="dxa"/>
          </w:tcPr>
          <w:p w14:paraId="21BD05EA" w14:textId="77777777" w:rsidR="007158A6" w:rsidRDefault="004F2724">
            <w:pPr>
              <w:pStyle w:val="TableParagraph"/>
              <w:spacing w:before="12" w:line="122" w:lineRule="exact"/>
              <w:ind w:left="199"/>
              <w:jc w:val="left"/>
              <w:rPr>
                <w:sz w:val="13"/>
              </w:rPr>
            </w:pPr>
            <w:r>
              <w:rPr>
                <w:sz w:val="13"/>
              </w:rPr>
              <w:t>0.18</w:t>
            </w:r>
          </w:p>
        </w:tc>
      </w:tr>
      <w:tr w:rsidR="007158A6" w14:paraId="1F1F71A2" w14:textId="77777777">
        <w:trPr>
          <w:trHeight w:val="154"/>
        </w:trPr>
        <w:tc>
          <w:tcPr>
            <w:tcW w:w="4126" w:type="dxa"/>
          </w:tcPr>
          <w:p w14:paraId="57696AB1" w14:textId="77777777" w:rsidR="007158A6" w:rsidRDefault="004F2724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(1.92)</w:t>
            </w:r>
          </w:p>
        </w:tc>
        <w:tc>
          <w:tcPr>
            <w:tcW w:w="657" w:type="dxa"/>
          </w:tcPr>
          <w:p w14:paraId="022EF3D4" w14:textId="77777777" w:rsidR="007158A6" w:rsidRDefault="004F2724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(1.67)</w:t>
            </w:r>
          </w:p>
        </w:tc>
        <w:tc>
          <w:tcPr>
            <w:tcW w:w="693" w:type="dxa"/>
          </w:tcPr>
          <w:p w14:paraId="5E4CB23A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(0.01)</w:t>
            </w:r>
          </w:p>
        </w:tc>
        <w:tc>
          <w:tcPr>
            <w:tcW w:w="616" w:type="dxa"/>
          </w:tcPr>
          <w:p w14:paraId="3F5E4D57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w w:val="105"/>
                <w:sz w:val="13"/>
              </w:rPr>
              <w:t>(2.57)</w:t>
            </w:r>
          </w:p>
        </w:tc>
        <w:tc>
          <w:tcPr>
            <w:tcW w:w="657" w:type="dxa"/>
          </w:tcPr>
          <w:p w14:paraId="1FC9CD29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w w:val="105"/>
                <w:sz w:val="13"/>
              </w:rPr>
              <w:t>(2.61)</w:t>
            </w:r>
          </w:p>
        </w:tc>
        <w:tc>
          <w:tcPr>
            <w:tcW w:w="693" w:type="dxa"/>
          </w:tcPr>
          <w:p w14:paraId="1BD06D79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616" w:type="dxa"/>
          </w:tcPr>
          <w:p w14:paraId="26046AB0" w14:textId="77777777" w:rsidR="007158A6" w:rsidRDefault="004F2724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(1.31)</w:t>
            </w:r>
          </w:p>
        </w:tc>
        <w:tc>
          <w:tcPr>
            <w:tcW w:w="657" w:type="dxa"/>
          </w:tcPr>
          <w:p w14:paraId="127DB077" w14:textId="77777777" w:rsidR="007158A6" w:rsidRDefault="004F2724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(1.34)</w:t>
            </w:r>
          </w:p>
        </w:tc>
        <w:tc>
          <w:tcPr>
            <w:tcW w:w="647" w:type="dxa"/>
          </w:tcPr>
          <w:p w14:paraId="7AE7867D" w14:textId="77777777" w:rsidR="007158A6" w:rsidRDefault="004F2724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(0.17)</w:t>
            </w:r>
          </w:p>
        </w:tc>
      </w:tr>
      <w:tr w:rsidR="007158A6" w14:paraId="07402FFF" w14:textId="77777777">
        <w:trPr>
          <w:trHeight w:val="154"/>
        </w:trPr>
        <w:tc>
          <w:tcPr>
            <w:tcW w:w="4126" w:type="dxa"/>
          </w:tcPr>
          <w:p w14:paraId="14571006" w14:textId="77777777" w:rsidR="007158A6" w:rsidRDefault="004F2724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1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(oil)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6.67</w:t>
            </w:r>
          </w:p>
        </w:tc>
        <w:tc>
          <w:tcPr>
            <w:tcW w:w="657" w:type="dxa"/>
          </w:tcPr>
          <w:p w14:paraId="6B0E642F" w14:textId="77777777" w:rsidR="007158A6" w:rsidRDefault="004F2724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6.37</w:t>
            </w:r>
          </w:p>
        </w:tc>
        <w:tc>
          <w:tcPr>
            <w:tcW w:w="693" w:type="dxa"/>
          </w:tcPr>
          <w:p w14:paraId="22264D25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-0.30***</w:t>
            </w:r>
          </w:p>
        </w:tc>
        <w:tc>
          <w:tcPr>
            <w:tcW w:w="616" w:type="dxa"/>
          </w:tcPr>
          <w:p w14:paraId="326A57D6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5.38</w:t>
            </w:r>
          </w:p>
        </w:tc>
        <w:tc>
          <w:tcPr>
            <w:tcW w:w="657" w:type="dxa"/>
          </w:tcPr>
          <w:p w14:paraId="34B88CF3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5.40</w:t>
            </w:r>
          </w:p>
        </w:tc>
        <w:tc>
          <w:tcPr>
            <w:tcW w:w="693" w:type="dxa"/>
          </w:tcPr>
          <w:p w14:paraId="270428CF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0.02</w:t>
            </w:r>
          </w:p>
        </w:tc>
        <w:tc>
          <w:tcPr>
            <w:tcW w:w="616" w:type="dxa"/>
          </w:tcPr>
          <w:p w14:paraId="659E6191" w14:textId="77777777" w:rsidR="007158A6" w:rsidRDefault="004F2724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4.90</w:t>
            </w:r>
          </w:p>
        </w:tc>
        <w:tc>
          <w:tcPr>
            <w:tcW w:w="657" w:type="dxa"/>
          </w:tcPr>
          <w:p w14:paraId="0811E5C0" w14:textId="77777777" w:rsidR="007158A6" w:rsidRDefault="004F2724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5.79</w:t>
            </w:r>
          </w:p>
        </w:tc>
        <w:tc>
          <w:tcPr>
            <w:tcW w:w="647" w:type="dxa"/>
          </w:tcPr>
          <w:p w14:paraId="31A7A3B5" w14:textId="77777777" w:rsidR="007158A6" w:rsidRDefault="004F2724">
            <w:pPr>
              <w:pStyle w:val="TableParagraph"/>
              <w:spacing w:before="12" w:line="122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0.89***</w:t>
            </w:r>
          </w:p>
        </w:tc>
      </w:tr>
      <w:tr w:rsidR="007158A6" w14:paraId="0CBCB922" w14:textId="77777777">
        <w:trPr>
          <w:trHeight w:val="154"/>
        </w:trPr>
        <w:tc>
          <w:tcPr>
            <w:tcW w:w="4126" w:type="dxa"/>
          </w:tcPr>
          <w:p w14:paraId="447E09ED" w14:textId="77777777" w:rsidR="007158A6" w:rsidRDefault="004F2724">
            <w:pPr>
              <w:pStyle w:val="TableParagraph"/>
              <w:spacing w:before="12" w:line="122" w:lineRule="exact"/>
              <w:ind w:right="129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(1.21)</w:t>
            </w:r>
          </w:p>
        </w:tc>
        <w:tc>
          <w:tcPr>
            <w:tcW w:w="657" w:type="dxa"/>
          </w:tcPr>
          <w:p w14:paraId="324F9D18" w14:textId="77777777" w:rsidR="007158A6" w:rsidRDefault="004F2724">
            <w:pPr>
              <w:pStyle w:val="TableParagraph"/>
              <w:spacing w:before="12" w:line="122" w:lineRule="exact"/>
              <w:ind w:left="15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(1.31)</w:t>
            </w:r>
          </w:p>
        </w:tc>
        <w:tc>
          <w:tcPr>
            <w:tcW w:w="693" w:type="dxa"/>
          </w:tcPr>
          <w:p w14:paraId="334A6CF3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616" w:type="dxa"/>
          </w:tcPr>
          <w:p w14:paraId="494267D7" w14:textId="77777777" w:rsidR="007158A6" w:rsidRDefault="004F2724">
            <w:pPr>
              <w:pStyle w:val="TableParagraph"/>
              <w:spacing w:before="12" w:line="122" w:lineRule="exact"/>
              <w:ind w:left="80" w:right="81"/>
              <w:rPr>
                <w:sz w:val="13"/>
              </w:rPr>
            </w:pPr>
            <w:r>
              <w:rPr>
                <w:sz w:val="13"/>
              </w:rPr>
              <w:t>(2.52)</w:t>
            </w:r>
          </w:p>
        </w:tc>
        <w:tc>
          <w:tcPr>
            <w:tcW w:w="657" w:type="dxa"/>
          </w:tcPr>
          <w:p w14:paraId="13967A7A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(2.34)</w:t>
            </w:r>
          </w:p>
        </w:tc>
        <w:tc>
          <w:tcPr>
            <w:tcW w:w="693" w:type="dxa"/>
          </w:tcPr>
          <w:p w14:paraId="0EE545DB" w14:textId="77777777" w:rsidR="007158A6" w:rsidRDefault="004F2724">
            <w:pPr>
              <w:pStyle w:val="TableParagraph"/>
              <w:spacing w:before="12" w:line="122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(0.87)</w:t>
            </w:r>
          </w:p>
        </w:tc>
        <w:tc>
          <w:tcPr>
            <w:tcW w:w="616" w:type="dxa"/>
          </w:tcPr>
          <w:p w14:paraId="0CB5AA7E" w14:textId="77777777" w:rsidR="007158A6" w:rsidRDefault="004F2724">
            <w:pPr>
              <w:pStyle w:val="TableParagraph"/>
              <w:spacing w:before="12" w:line="122" w:lineRule="exact"/>
              <w:ind w:right="131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(2.37)</w:t>
            </w:r>
          </w:p>
        </w:tc>
        <w:tc>
          <w:tcPr>
            <w:tcW w:w="657" w:type="dxa"/>
          </w:tcPr>
          <w:p w14:paraId="305A65A3" w14:textId="77777777" w:rsidR="007158A6" w:rsidRDefault="004F2724">
            <w:pPr>
              <w:pStyle w:val="TableParagraph"/>
              <w:spacing w:before="12" w:line="122" w:lineRule="exact"/>
              <w:ind w:right="151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(1.81)</w:t>
            </w:r>
          </w:p>
        </w:tc>
        <w:tc>
          <w:tcPr>
            <w:tcW w:w="647" w:type="dxa"/>
          </w:tcPr>
          <w:p w14:paraId="16F9EB18" w14:textId="77777777" w:rsidR="007158A6" w:rsidRDefault="004F2724">
            <w:pPr>
              <w:pStyle w:val="TableParagraph"/>
              <w:spacing w:before="12" w:line="122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7158A6" w14:paraId="0EEFD289" w14:textId="77777777">
        <w:trPr>
          <w:trHeight w:val="154"/>
        </w:trPr>
        <w:tc>
          <w:tcPr>
            <w:tcW w:w="4126" w:type="dxa"/>
          </w:tcPr>
          <w:p w14:paraId="3F1716C8" w14:textId="77777777" w:rsidR="007158A6" w:rsidRDefault="004F2724">
            <w:pPr>
              <w:pStyle w:val="TableParagraph"/>
              <w:tabs>
                <w:tab w:val="right" w:pos="3940"/>
              </w:tabs>
              <w:spacing w:before="12" w:line="122" w:lineRule="exact"/>
              <w:ind w:left="9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Consumption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over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the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past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7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days</w:t>
            </w:r>
            <w:r>
              <w:rPr>
                <w:spacing w:val="10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(sugar)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0.82</w:t>
            </w:r>
          </w:p>
        </w:tc>
        <w:tc>
          <w:tcPr>
            <w:tcW w:w="657" w:type="dxa"/>
          </w:tcPr>
          <w:p w14:paraId="73D1D0CB" w14:textId="77777777" w:rsidR="007158A6" w:rsidRDefault="004F2724">
            <w:pPr>
              <w:pStyle w:val="TableParagraph"/>
              <w:spacing w:before="12" w:line="122" w:lineRule="exact"/>
              <w:ind w:left="205"/>
              <w:jc w:val="left"/>
              <w:rPr>
                <w:sz w:val="13"/>
              </w:rPr>
            </w:pPr>
            <w:r>
              <w:rPr>
                <w:sz w:val="13"/>
              </w:rPr>
              <w:t>0.85</w:t>
            </w:r>
          </w:p>
        </w:tc>
        <w:tc>
          <w:tcPr>
            <w:tcW w:w="693" w:type="dxa"/>
          </w:tcPr>
          <w:p w14:paraId="5343E94A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0.03</w:t>
            </w:r>
          </w:p>
        </w:tc>
        <w:tc>
          <w:tcPr>
            <w:tcW w:w="616" w:type="dxa"/>
          </w:tcPr>
          <w:p w14:paraId="6F59AB4C" w14:textId="77777777" w:rsidR="007158A6" w:rsidRDefault="004F2724">
            <w:pPr>
              <w:pStyle w:val="TableParagraph"/>
              <w:spacing w:before="12" w:line="122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5.39</w:t>
            </w:r>
          </w:p>
        </w:tc>
        <w:tc>
          <w:tcPr>
            <w:tcW w:w="657" w:type="dxa"/>
          </w:tcPr>
          <w:p w14:paraId="5E0D86A2" w14:textId="77777777" w:rsidR="007158A6" w:rsidRDefault="004F2724">
            <w:pPr>
              <w:pStyle w:val="TableParagraph"/>
              <w:spacing w:before="12" w:line="122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5.64</w:t>
            </w:r>
          </w:p>
        </w:tc>
        <w:tc>
          <w:tcPr>
            <w:tcW w:w="693" w:type="dxa"/>
          </w:tcPr>
          <w:p w14:paraId="47F2D0CA" w14:textId="77777777" w:rsidR="007158A6" w:rsidRDefault="004F2724">
            <w:pPr>
              <w:pStyle w:val="TableParagraph"/>
              <w:spacing w:before="12" w:line="122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0.25*</w:t>
            </w:r>
          </w:p>
        </w:tc>
        <w:tc>
          <w:tcPr>
            <w:tcW w:w="616" w:type="dxa"/>
          </w:tcPr>
          <w:p w14:paraId="4940AA5A" w14:textId="77777777" w:rsidR="007158A6" w:rsidRDefault="004F2724">
            <w:pPr>
              <w:pStyle w:val="TableParagraph"/>
              <w:spacing w:before="12" w:line="122" w:lineRule="exact"/>
              <w:ind w:left="184"/>
              <w:jc w:val="left"/>
              <w:rPr>
                <w:sz w:val="13"/>
              </w:rPr>
            </w:pPr>
            <w:r>
              <w:rPr>
                <w:sz w:val="13"/>
              </w:rPr>
              <w:t>2.36</w:t>
            </w:r>
          </w:p>
        </w:tc>
        <w:tc>
          <w:tcPr>
            <w:tcW w:w="657" w:type="dxa"/>
          </w:tcPr>
          <w:p w14:paraId="50D417C9" w14:textId="77777777" w:rsidR="007158A6" w:rsidRDefault="004F2724">
            <w:pPr>
              <w:pStyle w:val="TableParagraph"/>
              <w:spacing w:before="12" w:line="122" w:lineRule="exact"/>
              <w:ind w:left="204"/>
              <w:jc w:val="left"/>
              <w:rPr>
                <w:sz w:val="13"/>
              </w:rPr>
            </w:pPr>
            <w:r>
              <w:rPr>
                <w:sz w:val="13"/>
              </w:rPr>
              <w:t>3.53</w:t>
            </w:r>
          </w:p>
        </w:tc>
        <w:tc>
          <w:tcPr>
            <w:tcW w:w="647" w:type="dxa"/>
          </w:tcPr>
          <w:p w14:paraId="73A152BB" w14:textId="77777777" w:rsidR="007158A6" w:rsidRDefault="004F2724">
            <w:pPr>
              <w:pStyle w:val="TableParagraph"/>
              <w:spacing w:before="12" w:line="122" w:lineRule="exact"/>
              <w:ind w:right="96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1.17***</w:t>
            </w:r>
          </w:p>
        </w:tc>
      </w:tr>
      <w:tr w:rsidR="007158A6" w14:paraId="439FCEDD" w14:textId="77777777">
        <w:trPr>
          <w:trHeight w:val="175"/>
        </w:trPr>
        <w:tc>
          <w:tcPr>
            <w:tcW w:w="4126" w:type="dxa"/>
            <w:tcBorders>
              <w:bottom w:val="single" w:sz="4" w:space="0" w:color="000000"/>
            </w:tcBorders>
          </w:tcPr>
          <w:p w14:paraId="216C9C53" w14:textId="77777777" w:rsidR="007158A6" w:rsidRDefault="004F2724">
            <w:pPr>
              <w:pStyle w:val="TableParagraph"/>
              <w:spacing w:before="12" w:line="144" w:lineRule="exact"/>
              <w:ind w:right="129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(1.50)</w:t>
            </w:r>
          </w:p>
        </w:tc>
        <w:tc>
          <w:tcPr>
            <w:tcW w:w="657" w:type="dxa"/>
            <w:tcBorders>
              <w:bottom w:val="single" w:sz="4" w:space="0" w:color="000000"/>
            </w:tcBorders>
          </w:tcPr>
          <w:p w14:paraId="5EB5EBBA" w14:textId="77777777" w:rsidR="007158A6" w:rsidRDefault="004F2724">
            <w:pPr>
              <w:pStyle w:val="TableParagraph"/>
              <w:spacing w:before="12" w:line="144" w:lineRule="exact"/>
              <w:ind w:left="15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(1.58)</w:t>
            </w:r>
          </w:p>
        </w:tc>
        <w:tc>
          <w:tcPr>
            <w:tcW w:w="693" w:type="dxa"/>
            <w:tcBorders>
              <w:bottom w:val="single" w:sz="4" w:space="0" w:color="000000"/>
            </w:tcBorders>
          </w:tcPr>
          <w:p w14:paraId="042114AB" w14:textId="77777777" w:rsidR="007158A6" w:rsidRDefault="004F2724">
            <w:pPr>
              <w:pStyle w:val="TableParagraph"/>
              <w:spacing w:before="12" w:line="144" w:lineRule="exact"/>
              <w:ind w:left="75" w:right="76"/>
              <w:rPr>
                <w:sz w:val="13"/>
              </w:rPr>
            </w:pPr>
            <w:r>
              <w:rPr>
                <w:sz w:val="13"/>
              </w:rPr>
              <w:t>(0.74)</w:t>
            </w:r>
          </w:p>
        </w:tc>
        <w:tc>
          <w:tcPr>
            <w:tcW w:w="616" w:type="dxa"/>
            <w:tcBorders>
              <w:bottom w:val="single" w:sz="4" w:space="0" w:color="000000"/>
            </w:tcBorders>
          </w:tcPr>
          <w:p w14:paraId="04228C49" w14:textId="77777777" w:rsidR="007158A6" w:rsidRDefault="004F2724">
            <w:pPr>
              <w:pStyle w:val="TableParagraph"/>
              <w:spacing w:before="12" w:line="144" w:lineRule="exact"/>
              <w:ind w:left="80" w:right="81"/>
              <w:rPr>
                <w:sz w:val="13"/>
              </w:rPr>
            </w:pPr>
            <w:r>
              <w:rPr>
                <w:w w:val="105"/>
                <w:sz w:val="13"/>
              </w:rPr>
              <w:t>(2.57)</w:t>
            </w:r>
          </w:p>
        </w:tc>
        <w:tc>
          <w:tcPr>
            <w:tcW w:w="657" w:type="dxa"/>
            <w:tcBorders>
              <w:bottom w:val="single" w:sz="4" w:space="0" w:color="000000"/>
            </w:tcBorders>
          </w:tcPr>
          <w:p w14:paraId="3C6C8DC8" w14:textId="77777777" w:rsidR="007158A6" w:rsidRDefault="004F2724">
            <w:pPr>
              <w:pStyle w:val="TableParagraph"/>
              <w:spacing w:before="12" w:line="144" w:lineRule="exact"/>
              <w:ind w:left="93" w:right="94"/>
              <w:rPr>
                <w:sz w:val="13"/>
              </w:rPr>
            </w:pPr>
            <w:r>
              <w:rPr>
                <w:sz w:val="13"/>
              </w:rPr>
              <w:t>(2.25)</w:t>
            </w:r>
          </w:p>
        </w:tc>
        <w:tc>
          <w:tcPr>
            <w:tcW w:w="693" w:type="dxa"/>
            <w:tcBorders>
              <w:bottom w:val="single" w:sz="4" w:space="0" w:color="000000"/>
            </w:tcBorders>
          </w:tcPr>
          <w:p w14:paraId="2B881384" w14:textId="77777777" w:rsidR="007158A6" w:rsidRDefault="004F2724">
            <w:pPr>
              <w:pStyle w:val="TableParagraph"/>
              <w:spacing w:before="12" w:line="144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(0.05)</w:t>
            </w:r>
          </w:p>
        </w:tc>
        <w:tc>
          <w:tcPr>
            <w:tcW w:w="616" w:type="dxa"/>
            <w:tcBorders>
              <w:bottom w:val="single" w:sz="4" w:space="0" w:color="000000"/>
            </w:tcBorders>
          </w:tcPr>
          <w:p w14:paraId="1E616AF9" w14:textId="77777777" w:rsidR="007158A6" w:rsidRDefault="004F2724">
            <w:pPr>
              <w:pStyle w:val="TableParagraph"/>
              <w:spacing w:before="12" w:line="144" w:lineRule="exact"/>
              <w:ind w:right="131"/>
              <w:jc w:val="right"/>
              <w:rPr>
                <w:sz w:val="13"/>
              </w:rPr>
            </w:pPr>
            <w:r>
              <w:rPr>
                <w:sz w:val="13"/>
              </w:rPr>
              <w:t>(2.60)</w:t>
            </w:r>
          </w:p>
        </w:tc>
        <w:tc>
          <w:tcPr>
            <w:tcW w:w="657" w:type="dxa"/>
            <w:tcBorders>
              <w:bottom w:val="single" w:sz="4" w:space="0" w:color="000000"/>
            </w:tcBorders>
          </w:tcPr>
          <w:p w14:paraId="1A5198E4" w14:textId="77777777" w:rsidR="007158A6" w:rsidRDefault="004F2724">
            <w:pPr>
              <w:pStyle w:val="TableParagraph"/>
              <w:spacing w:before="12" w:line="144" w:lineRule="exact"/>
              <w:ind w:right="151"/>
              <w:jc w:val="right"/>
              <w:rPr>
                <w:sz w:val="13"/>
              </w:rPr>
            </w:pPr>
            <w:r>
              <w:rPr>
                <w:sz w:val="13"/>
              </w:rPr>
              <w:t>(2.78)</w:t>
            </w:r>
          </w:p>
        </w:tc>
        <w:tc>
          <w:tcPr>
            <w:tcW w:w="647" w:type="dxa"/>
            <w:tcBorders>
              <w:bottom w:val="single" w:sz="4" w:space="0" w:color="000000"/>
            </w:tcBorders>
          </w:tcPr>
          <w:p w14:paraId="476332C7" w14:textId="77777777" w:rsidR="007158A6" w:rsidRDefault="004F2724">
            <w:pPr>
              <w:pStyle w:val="TableParagraph"/>
              <w:spacing w:before="12" w:line="144" w:lineRule="exact"/>
              <w:ind w:right="147"/>
              <w:jc w:val="right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7158A6" w14:paraId="692FAB2F" w14:textId="77777777">
        <w:trPr>
          <w:trHeight w:val="160"/>
        </w:trPr>
        <w:tc>
          <w:tcPr>
            <w:tcW w:w="4126" w:type="dxa"/>
            <w:tcBorders>
              <w:top w:val="single" w:sz="4" w:space="0" w:color="000000"/>
              <w:bottom w:val="double" w:sz="1" w:space="0" w:color="000000"/>
            </w:tcBorders>
          </w:tcPr>
          <w:p w14:paraId="64CFD491" w14:textId="77777777" w:rsidR="007158A6" w:rsidRDefault="004F2724">
            <w:pPr>
              <w:pStyle w:val="TableParagraph"/>
              <w:tabs>
                <w:tab w:val="right" w:pos="3921"/>
              </w:tabs>
              <w:spacing w:before="0" w:line="135" w:lineRule="exact"/>
              <w:ind w:left="97"/>
              <w:jc w:val="left"/>
              <w:rPr>
                <w:sz w:val="13"/>
              </w:rPr>
            </w:pPr>
            <w:r>
              <w:rPr>
                <w:sz w:val="13"/>
              </w:rPr>
              <w:t>Observations</w:t>
            </w:r>
            <w:r>
              <w:rPr>
                <w:rFonts w:ascii="Times New Roman"/>
                <w:sz w:val="13"/>
              </w:rPr>
              <w:tab/>
            </w:r>
            <w:r>
              <w:rPr>
                <w:sz w:val="13"/>
              </w:rPr>
              <w:t>610</w:t>
            </w:r>
          </w:p>
        </w:tc>
        <w:tc>
          <w:tcPr>
            <w:tcW w:w="657" w:type="dxa"/>
            <w:tcBorders>
              <w:top w:val="single" w:sz="4" w:space="0" w:color="000000"/>
              <w:bottom w:val="double" w:sz="1" w:space="0" w:color="000000"/>
            </w:tcBorders>
          </w:tcPr>
          <w:p w14:paraId="141AA82E" w14:textId="77777777" w:rsidR="007158A6" w:rsidRDefault="004F2724">
            <w:pPr>
              <w:pStyle w:val="TableParagraph"/>
              <w:spacing w:before="0" w:line="135" w:lineRule="exact"/>
              <w:ind w:left="94" w:right="94"/>
              <w:rPr>
                <w:sz w:val="13"/>
              </w:rPr>
            </w:pPr>
            <w:r>
              <w:rPr>
                <w:sz w:val="13"/>
              </w:rPr>
              <w:t>483</w:t>
            </w:r>
          </w:p>
        </w:tc>
        <w:tc>
          <w:tcPr>
            <w:tcW w:w="693" w:type="dxa"/>
            <w:tcBorders>
              <w:top w:val="single" w:sz="4" w:space="0" w:color="000000"/>
              <w:bottom w:val="double" w:sz="1" w:space="0" w:color="000000"/>
            </w:tcBorders>
          </w:tcPr>
          <w:p w14:paraId="5DB29698" w14:textId="77777777" w:rsidR="007158A6" w:rsidRDefault="004F2724">
            <w:pPr>
              <w:pStyle w:val="TableParagraph"/>
              <w:spacing w:before="0" w:line="135" w:lineRule="exact"/>
              <w:ind w:left="76" w:right="76"/>
              <w:rPr>
                <w:sz w:val="13"/>
              </w:rPr>
            </w:pPr>
            <w:r>
              <w:rPr>
                <w:sz w:val="13"/>
              </w:rPr>
              <w:t>1,093</w:t>
            </w:r>
          </w:p>
        </w:tc>
        <w:tc>
          <w:tcPr>
            <w:tcW w:w="616" w:type="dxa"/>
            <w:tcBorders>
              <w:top w:val="single" w:sz="4" w:space="0" w:color="000000"/>
              <w:bottom w:val="double" w:sz="1" w:space="0" w:color="000000"/>
            </w:tcBorders>
          </w:tcPr>
          <w:p w14:paraId="274833AA" w14:textId="77777777" w:rsidR="007158A6" w:rsidRDefault="004F2724">
            <w:pPr>
              <w:pStyle w:val="TableParagraph"/>
              <w:spacing w:before="0" w:line="135" w:lineRule="exact"/>
              <w:ind w:left="80" w:right="80"/>
              <w:rPr>
                <w:sz w:val="13"/>
              </w:rPr>
            </w:pPr>
            <w:r>
              <w:rPr>
                <w:sz w:val="13"/>
              </w:rPr>
              <w:t>760</w:t>
            </w:r>
          </w:p>
        </w:tc>
        <w:tc>
          <w:tcPr>
            <w:tcW w:w="657" w:type="dxa"/>
            <w:tcBorders>
              <w:top w:val="single" w:sz="4" w:space="0" w:color="000000"/>
              <w:bottom w:val="double" w:sz="1" w:space="0" w:color="000000"/>
            </w:tcBorders>
          </w:tcPr>
          <w:p w14:paraId="17F2D08F" w14:textId="77777777" w:rsidR="007158A6" w:rsidRDefault="004F2724">
            <w:pPr>
              <w:pStyle w:val="TableParagraph"/>
              <w:spacing w:before="0" w:line="135" w:lineRule="exact"/>
              <w:ind w:left="94" w:right="94"/>
              <w:rPr>
                <w:sz w:val="13"/>
              </w:rPr>
            </w:pPr>
            <w:r>
              <w:rPr>
                <w:sz w:val="13"/>
              </w:rPr>
              <w:t>656</w:t>
            </w:r>
          </w:p>
        </w:tc>
        <w:tc>
          <w:tcPr>
            <w:tcW w:w="693" w:type="dxa"/>
            <w:tcBorders>
              <w:top w:val="single" w:sz="4" w:space="0" w:color="000000"/>
              <w:bottom w:val="double" w:sz="1" w:space="0" w:color="000000"/>
            </w:tcBorders>
          </w:tcPr>
          <w:p w14:paraId="5937C295" w14:textId="77777777" w:rsidR="007158A6" w:rsidRDefault="004F2724">
            <w:pPr>
              <w:pStyle w:val="TableParagraph"/>
              <w:spacing w:before="0" w:line="135" w:lineRule="exact"/>
              <w:ind w:left="75" w:right="76"/>
              <w:rPr>
                <w:sz w:val="13"/>
              </w:rPr>
            </w:pPr>
            <w:r>
              <w:rPr>
                <w:w w:val="105"/>
                <w:sz w:val="13"/>
              </w:rPr>
              <w:t>1,416</w:t>
            </w:r>
          </w:p>
        </w:tc>
        <w:tc>
          <w:tcPr>
            <w:tcW w:w="616" w:type="dxa"/>
            <w:tcBorders>
              <w:top w:val="single" w:sz="4" w:space="0" w:color="000000"/>
              <w:bottom w:val="double" w:sz="1" w:space="0" w:color="000000"/>
            </w:tcBorders>
          </w:tcPr>
          <w:p w14:paraId="4B30B6A7" w14:textId="77777777" w:rsidR="007158A6" w:rsidRDefault="004F2724">
            <w:pPr>
              <w:pStyle w:val="TableParagraph"/>
              <w:spacing w:before="0" w:line="135" w:lineRule="exact"/>
              <w:ind w:left="203"/>
              <w:jc w:val="left"/>
              <w:rPr>
                <w:sz w:val="13"/>
              </w:rPr>
            </w:pPr>
            <w:r>
              <w:rPr>
                <w:sz w:val="13"/>
              </w:rPr>
              <w:t>294</w:t>
            </w:r>
          </w:p>
        </w:tc>
        <w:tc>
          <w:tcPr>
            <w:tcW w:w="657" w:type="dxa"/>
            <w:tcBorders>
              <w:top w:val="single" w:sz="4" w:space="0" w:color="000000"/>
              <w:bottom w:val="double" w:sz="1" w:space="0" w:color="000000"/>
            </w:tcBorders>
          </w:tcPr>
          <w:p w14:paraId="26DC0D6B" w14:textId="77777777" w:rsidR="007158A6" w:rsidRDefault="004F2724">
            <w:pPr>
              <w:pStyle w:val="TableParagraph"/>
              <w:spacing w:before="0" w:line="135" w:lineRule="exact"/>
              <w:ind w:left="93" w:right="94"/>
              <w:rPr>
                <w:sz w:val="13"/>
              </w:rPr>
            </w:pPr>
            <w:r>
              <w:rPr>
                <w:w w:val="110"/>
                <w:sz w:val="13"/>
              </w:rPr>
              <w:t>157</w:t>
            </w:r>
          </w:p>
        </w:tc>
        <w:tc>
          <w:tcPr>
            <w:tcW w:w="647" w:type="dxa"/>
            <w:tcBorders>
              <w:top w:val="single" w:sz="4" w:space="0" w:color="000000"/>
              <w:bottom w:val="double" w:sz="1" w:space="0" w:color="000000"/>
            </w:tcBorders>
          </w:tcPr>
          <w:p w14:paraId="62FB9929" w14:textId="77777777" w:rsidR="007158A6" w:rsidRDefault="004F2724">
            <w:pPr>
              <w:pStyle w:val="TableParagraph"/>
              <w:spacing w:before="0" w:line="135" w:lineRule="exact"/>
              <w:ind w:left="199" w:right="199"/>
              <w:rPr>
                <w:sz w:val="13"/>
              </w:rPr>
            </w:pPr>
            <w:r>
              <w:rPr>
                <w:w w:val="105"/>
                <w:sz w:val="13"/>
              </w:rPr>
              <w:t>451</w:t>
            </w:r>
          </w:p>
        </w:tc>
      </w:tr>
    </w:tbl>
    <w:p w14:paraId="64C71C7D" w14:textId="77777777" w:rsidR="007158A6" w:rsidRDefault="004F2724">
      <w:pPr>
        <w:spacing w:before="39"/>
        <w:ind w:left="151"/>
        <w:jc w:val="both"/>
        <w:rPr>
          <w:sz w:val="13"/>
        </w:rPr>
      </w:pPr>
      <w:r>
        <w:rPr>
          <w:sz w:val="13"/>
        </w:rPr>
        <w:t>Note:</w:t>
      </w:r>
      <w:r>
        <w:rPr>
          <w:spacing w:val="6"/>
          <w:sz w:val="13"/>
        </w:rPr>
        <w:t xml:space="preserve"> </w:t>
      </w:r>
      <w:r>
        <w:rPr>
          <w:sz w:val="13"/>
        </w:rPr>
        <w:t>Robust</w:t>
      </w:r>
      <w:r>
        <w:rPr>
          <w:spacing w:val="19"/>
          <w:sz w:val="13"/>
        </w:rPr>
        <w:t xml:space="preserve"> </w:t>
      </w:r>
      <w:r>
        <w:rPr>
          <w:sz w:val="13"/>
        </w:rPr>
        <w:t>standard</w:t>
      </w:r>
      <w:r>
        <w:rPr>
          <w:spacing w:val="19"/>
          <w:sz w:val="13"/>
        </w:rPr>
        <w:t xml:space="preserve"> </w:t>
      </w:r>
      <w:r>
        <w:rPr>
          <w:sz w:val="13"/>
        </w:rPr>
        <w:t>errors</w:t>
      </w:r>
      <w:r>
        <w:rPr>
          <w:spacing w:val="20"/>
          <w:sz w:val="13"/>
        </w:rPr>
        <w:t xml:space="preserve"> </w:t>
      </w:r>
      <w:r>
        <w:rPr>
          <w:sz w:val="13"/>
        </w:rPr>
        <w:t>in</w:t>
      </w:r>
      <w:r>
        <w:rPr>
          <w:spacing w:val="19"/>
          <w:sz w:val="13"/>
        </w:rPr>
        <w:t xml:space="preserve"> </w:t>
      </w:r>
      <w:r>
        <w:rPr>
          <w:sz w:val="13"/>
        </w:rPr>
        <w:t>parentheses;</w:t>
      </w:r>
      <w:r>
        <w:rPr>
          <w:spacing w:val="20"/>
          <w:sz w:val="13"/>
        </w:rPr>
        <w:t xml:space="preserve"> </w:t>
      </w:r>
      <w:r>
        <w:rPr>
          <w:sz w:val="13"/>
        </w:rPr>
        <w:t>*</w:t>
      </w:r>
      <w:r>
        <w:rPr>
          <w:spacing w:val="19"/>
          <w:sz w:val="13"/>
        </w:rPr>
        <w:t xml:space="preserve"> </w:t>
      </w:r>
      <w:r>
        <w:rPr>
          <w:sz w:val="13"/>
        </w:rPr>
        <w:t>p</w:t>
      </w:r>
      <w:r>
        <w:rPr>
          <w:rFonts w:ascii="Verdana"/>
          <w:i/>
          <w:sz w:val="13"/>
        </w:rPr>
        <w:t>&lt;</w:t>
      </w:r>
      <w:r>
        <w:rPr>
          <w:sz w:val="13"/>
        </w:rPr>
        <w:t>0.05,</w:t>
      </w:r>
      <w:r>
        <w:rPr>
          <w:spacing w:val="20"/>
          <w:sz w:val="13"/>
        </w:rPr>
        <w:t xml:space="preserve"> </w:t>
      </w:r>
      <w:r>
        <w:rPr>
          <w:sz w:val="13"/>
        </w:rPr>
        <w:t>**</w:t>
      </w:r>
      <w:r>
        <w:rPr>
          <w:spacing w:val="19"/>
          <w:sz w:val="13"/>
        </w:rPr>
        <w:t xml:space="preserve"> </w:t>
      </w:r>
      <w:r>
        <w:rPr>
          <w:sz w:val="13"/>
        </w:rPr>
        <w:t>p</w:t>
      </w:r>
      <w:r>
        <w:rPr>
          <w:rFonts w:ascii="Verdana"/>
          <w:i/>
          <w:sz w:val="13"/>
        </w:rPr>
        <w:t>&lt;</w:t>
      </w:r>
      <w:r>
        <w:rPr>
          <w:sz w:val="13"/>
        </w:rPr>
        <w:t>0.01,</w:t>
      </w:r>
      <w:r>
        <w:rPr>
          <w:spacing w:val="20"/>
          <w:sz w:val="13"/>
        </w:rPr>
        <w:t xml:space="preserve"> </w:t>
      </w:r>
      <w:r>
        <w:rPr>
          <w:sz w:val="13"/>
        </w:rPr>
        <w:t>***</w:t>
      </w:r>
      <w:r>
        <w:rPr>
          <w:spacing w:val="19"/>
          <w:sz w:val="13"/>
        </w:rPr>
        <w:t xml:space="preserve"> </w:t>
      </w:r>
      <w:r>
        <w:rPr>
          <w:sz w:val="13"/>
        </w:rPr>
        <w:t>p</w:t>
      </w:r>
      <w:r>
        <w:rPr>
          <w:rFonts w:ascii="Verdana"/>
          <w:i/>
          <w:sz w:val="13"/>
        </w:rPr>
        <w:t>&lt;</w:t>
      </w:r>
      <w:r>
        <w:rPr>
          <w:sz w:val="13"/>
        </w:rPr>
        <w:t>0.001.</w:t>
      </w:r>
    </w:p>
    <w:p w14:paraId="459CCF43" w14:textId="77777777" w:rsidR="007158A6" w:rsidRDefault="007158A6">
      <w:pPr>
        <w:jc w:val="both"/>
        <w:rPr>
          <w:sz w:val="13"/>
        </w:rPr>
        <w:sectPr w:rsidR="007158A6">
          <w:pgSz w:w="12240" w:h="15840"/>
          <w:pgMar w:top="1300" w:right="860" w:bottom="1080" w:left="1320" w:header="0" w:footer="888" w:gutter="0"/>
          <w:cols w:space="720"/>
        </w:sectPr>
      </w:pPr>
    </w:p>
    <w:p w14:paraId="2BC80DBD" w14:textId="77777777" w:rsidR="007158A6" w:rsidRDefault="004F2724">
      <w:pPr>
        <w:pStyle w:val="Heading2"/>
        <w:numPr>
          <w:ilvl w:val="1"/>
          <w:numId w:val="10"/>
        </w:numPr>
        <w:tabs>
          <w:tab w:val="left" w:pos="732"/>
          <w:tab w:val="left" w:pos="733"/>
        </w:tabs>
        <w:spacing w:before="139"/>
      </w:pPr>
      <w:bookmarkStart w:id="61" w:name="Reduced_Coping_Strategy_Index_(rCSI)"/>
      <w:bookmarkStart w:id="62" w:name="_bookmark12"/>
      <w:bookmarkEnd w:id="61"/>
      <w:bookmarkEnd w:id="62"/>
      <w:r>
        <w:rPr>
          <w:w w:val="95"/>
        </w:rPr>
        <w:t>Reduced</w:t>
      </w:r>
      <w:r>
        <w:rPr>
          <w:spacing w:val="39"/>
          <w:w w:val="95"/>
        </w:rPr>
        <w:t xml:space="preserve"> </w:t>
      </w:r>
      <w:r>
        <w:rPr>
          <w:w w:val="95"/>
        </w:rPr>
        <w:t>Coping</w:t>
      </w:r>
      <w:r>
        <w:rPr>
          <w:spacing w:val="40"/>
          <w:w w:val="95"/>
        </w:rPr>
        <w:t xml:space="preserve"> </w:t>
      </w:r>
      <w:r>
        <w:rPr>
          <w:w w:val="95"/>
        </w:rPr>
        <w:t>Strategy</w:t>
      </w:r>
      <w:r>
        <w:rPr>
          <w:spacing w:val="40"/>
          <w:w w:val="95"/>
        </w:rPr>
        <w:t xml:space="preserve"> </w:t>
      </w:r>
      <w:r>
        <w:rPr>
          <w:w w:val="95"/>
        </w:rPr>
        <w:t>Index</w:t>
      </w:r>
      <w:r>
        <w:rPr>
          <w:spacing w:val="40"/>
          <w:w w:val="95"/>
        </w:rPr>
        <w:t xml:space="preserve"> </w:t>
      </w:r>
      <w:r>
        <w:rPr>
          <w:w w:val="95"/>
        </w:rPr>
        <w:t>(rCSI)</w:t>
      </w:r>
    </w:p>
    <w:p w14:paraId="34C3E1AE" w14:textId="26867300" w:rsidR="007158A6" w:rsidRDefault="004F2724">
      <w:pPr>
        <w:pStyle w:val="BodyText"/>
        <w:spacing w:before="215" w:line="314" w:lineRule="auto"/>
        <w:ind w:left="120" w:right="574"/>
        <w:jc w:val="both"/>
      </w:pPr>
      <w:r>
        <w:rPr>
          <w:w w:val="95"/>
        </w:rPr>
        <w:t>The reduced Coping Strategies index (rCSI) is used to compare households’</w:t>
      </w:r>
      <w:r w:rsidR="008400A3">
        <w:rPr>
          <w:w w:val="95"/>
        </w:rPr>
        <w:t xml:space="preserve"> </w:t>
      </w:r>
      <w:r>
        <w:rPr>
          <w:w w:val="95"/>
        </w:rPr>
        <w:t>stress levels due to food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shortages. It measures </w:t>
      </w:r>
      <w:r>
        <w:t>the frequency and severity of the food consumption related behaviours by</w:t>
      </w:r>
      <w:r>
        <w:rPr>
          <w:spacing w:val="-51"/>
        </w:rPr>
        <w:t xml:space="preserve"> </w:t>
      </w:r>
      <w:r>
        <w:t>households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cope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shortage</w:t>
      </w:r>
      <w:r>
        <w:rPr>
          <w:spacing w:val="-7"/>
        </w:rPr>
        <w:t xml:space="preserve"> </w:t>
      </w:r>
      <w:r>
        <w:t>within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7</w:t>
      </w:r>
      <w:r>
        <w:rPr>
          <w:spacing w:val="-7"/>
        </w:rPr>
        <w:t xml:space="preserve"> </w:t>
      </w:r>
      <w:r w:rsidR="008400A3">
        <w:t>day</w:t>
      </w:r>
      <w:r>
        <w:rPr>
          <w:spacing w:val="-7"/>
        </w:rPr>
        <w:t xml:space="preserve"> </w:t>
      </w:r>
      <w:r>
        <w:t>recall</w:t>
      </w:r>
      <w:r>
        <w:rPr>
          <w:spacing w:val="-8"/>
        </w:rPr>
        <w:t xml:space="preserve"> </w:t>
      </w:r>
      <w:r>
        <w:t>period.</w:t>
      </w:r>
      <w:r>
        <w:rPr>
          <w:spacing w:val="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indicator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comprised</w:t>
      </w:r>
      <w:r>
        <w:rPr>
          <w:spacing w:val="-7"/>
        </w:rPr>
        <w:t xml:space="preserve"> </w:t>
      </w:r>
      <w:r>
        <w:t>of</w:t>
      </w:r>
      <w:r>
        <w:rPr>
          <w:spacing w:val="-51"/>
        </w:rPr>
        <w:t xml:space="preserve"> </w:t>
      </w:r>
      <w:r>
        <w:rPr>
          <w:w w:val="95"/>
        </w:rPr>
        <w:t>5</w:t>
      </w:r>
      <w:r>
        <w:rPr>
          <w:spacing w:val="15"/>
          <w:w w:val="95"/>
        </w:rPr>
        <w:t xml:space="preserve"> </w:t>
      </w:r>
      <w:r>
        <w:rPr>
          <w:w w:val="95"/>
        </w:rPr>
        <w:t>standard</w:t>
      </w:r>
      <w:r>
        <w:rPr>
          <w:spacing w:val="16"/>
          <w:w w:val="95"/>
        </w:rPr>
        <w:t xml:space="preserve"> </w:t>
      </w:r>
      <w:r>
        <w:rPr>
          <w:w w:val="95"/>
        </w:rPr>
        <w:t>strategies</w:t>
      </w:r>
      <w:r>
        <w:rPr>
          <w:spacing w:val="15"/>
          <w:w w:val="95"/>
        </w:rPr>
        <w:t xml:space="preserve"> </w:t>
      </w:r>
      <w:r>
        <w:rPr>
          <w:w w:val="95"/>
        </w:rPr>
        <w:t>framed</w:t>
      </w:r>
      <w:r>
        <w:rPr>
          <w:spacing w:val="16"/>
          <w:w w:val="95"/>
        </w:rPr>
        <w:t xml:space="preserve"> </w:t>
      </w:r>
      <w:r>
        <w:rPr>
          <w:w w:val="95"/>
        </w:rPr>
        <w:t>around</w:t>
      </w:r>
      <w:r>
        <w:rPr>
          <w:spacing w:val="16"/>
          <w:w w:val="95"/>
        </w:rPr>
        <w:t xml:space="preserve"> </w:t>
      </w:r>
      <w:r>
        <w:rPr>
          <w:w w:val="95"/>
        </w:rPr>
        <w:t>how</w:t>
      </w:r>
      <w:r>
        <w:rPr>
          <w:spacing w:val="15"/>
          <w:w w:val="95"/>
        </w:rPr>
        <w:t xml:space="preserve"> </w:t>
      </w:r>
      <w:r>
        <w:rPr>
          <w:w w:val="95"/>
        </w:rPr>
        <w:t>and</w:t>
      </w:r>
      <w:r>
        <w:rPr>
          <w:spacing w:val="16"/>
          <w:w w:val="95"/>
        </w:rPr>
        <w:t xml:space="preserve"> </w:t>
      </w:r>
      <w:r>
        <w:rPr>
          <w:w w:val="95"/>
        </w:rPr>
        <w:t>who</w:t>
      </w:r>
      <w:r>
        <w:rPr>
          <w:spacing w:val="15"/>
          <w:w w:val="95"/>
        </w:rPr>
        <w:t xml:space="preserve"> </w:t>
      </w:r>
      <w:r>
        <w:rPr>
          <w:w w:val="95"/>
        </w:rPr>
        <w:t>consumes</w:t>
      </w:r>
      <w:r>
        <w:rPr>
          <w:spacing w:val="16"/>
          <w:w w:val="95"/>
        </w:rPr>
        <w:t xml:space="preserve"> </w:t>
      </w:r>
      <w:r>
        <w:rPr>
          <w:w w:val="95"/>
        </w:rPr>
        <w:t>food</w:t>
      </w:r>
      <w:r>
        <w:rPr>
          <w:spacing w:val="16"/>
          <w:w w:val="95"/>
        </w:rPr>
        <w:t xml:space="preserve"> </w:t>
      </w:r>
      <w:r>
        <w:rPr>
          <w:w w:val="95"/>
        </w:rPr>
        <w:t>in</w:t>
      </w:r>
      <w:r>
        <w:rPr>
          <w:spacing w:val="15"/>
          <w:w w:val="95"/>
        </w:rPr>
        <w:t xml:space="preserve"> </w:t>
      </w:r>
      <w:r>
        <w:rPr>
          <w:w w:val="95"/>
        </w:rPr>
        <w:t>times</w:t>
      </w:r>
      <w:r>
        <w:rPr>
          <w:spacing w:val="16"/>
          <w:w w:val="95"/>
        </w:rPr>
        <w:t xml:space="preserve"> </w:t>
      </w:r>
      <w:r>
        <w:rPr>
          <w:w w:val="95"/>
        </w:rPr>
        <w:t>of</w:t>
      </w:r>
      <w:r>
        <w:rPr>
          <w:spacing w:val="15"/>
          <w:w w:val="95"/>
        </w:rPr>
        <w:t xml:space="preserve"> </w:t>
      </w:r>
      <w:r>
        <w:rPr>
          <w:w w:val="95"/>
        </w:rPr>
        <w:t>shortage.</w:t>
      </w:r>
      <w:r>
        <w:rPr>
          <w:spacing w:val="44"/>
          <w:w w:val="95"/>
        </w:rPr>
        <w:t xml:space="preserve"> </w:t>
      </w:r>
      <w:r>
        <w:rPr>
          <w:w w:val="95"/>
        </w:rPr>
        <w:t>It</w:t>
      </w:r>
      <w:r>
        <w:rPr>
          <w:spacing w:val="16"/>
          <w:w w:val="95"/>
        </w:rPr>
        <w:t xml:space="preserve"> </w:t>
      </w:r>
      <w:r>
        <w:rPr>
          <w:w w:val="95"/>
        </w:rPr>
        <w:t>serves</w:t>
      </w:r>
      <w:r>
        <w:rPr>
          <w:spacing w:val="15"/>
          <w:w w:val="95"/>
        </w:rPr>
        <w:t xml:space="preserve"> </w:t>
      </w:r>
      <w:r>
        <w:rPr>
          <w:w w:val="95"/>
        </w:rPr>
        <w:t>as</w:t>
      </w:r>
      <w:r>
        <w:rPr>
          <w:spacing w:val="-48"/>
          <w:w w:val="95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proxy</w:t>
      </w:r>
      <w:r>
        <w:rPr>
          <w:spacing w:val="18"/>
        </w:rPr>
        <w:t xml:space="preserve"> </w:t>
      </w:r>
      <w:r>
        <w:t>indicator</w:t>
      </w:r>
      <w:r>
        <w:rPr>
          <w:spacing w:val="17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food</w:t>
      </w:r>
      <w:r>
        <w:rPr>
          <w:spacing w:val="17"/>
        </w:rPr>
        <w:t xml:space="preserve"> </w:t>
      </w:r>
      <w:r>
        <w:t>access.</w:t>
      </w:r>
    </w:p>
    <w:p w14:paraId="59B597C4" w14:textId="77777777" w:rsidR="007158A6" w:rsidRDefault="004F2724">
      <w:pPr>
        <w:pStyle w:val="BodyText"/>
        <w:spacing w:before="166" w:line="314" w:lineRule="auto"/>
        <w:ind w:left="120" w:right="576"/>
        <w:jc w:val="both"/>
      </w:pPr>
      <w:r>
        <w:t>A comparison of the coping strategy adoption based on F2F and remote interviews is reported in</w:t>
      </w:r>
      <w:r>
        <w:rPr>
          <w:spacing w:val="-51"/>
        </w:rPr>
        <w:t xml:space="preserve"> </w:t>
      </w:r>
      <w:r>
        <w:t>Table 9. The results show that in Myanmar and CAR, households tend to report adopting more</w:t>
      </w:r>
      <w:r>
        <w:rPr>
          <w:spacing w:val="1"/>
        </w:rPr>
        <w:t xml:space="preserve"> </w:t>
      </w:r>
      <w:r>
        <w:t>coping</w:t>
      </w:r>
      <w:r>
        <w:rPr>
          <w:spacing w:val="-6"/>
        </w:rPr>
        <w:t xml:space="preserve"> </w:t>
      </w:r>
      <w:r>
        <w:t>strategies</w:t>
      </w:r>
      <w:r>
        <w:rPr>
          <w:spacing w:val="-5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phone</w:t>
      </w:r>
      <w:r>
        <w:rPr>
          <w:spacing w:val="-6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F2F</w:t>
      </w:r>
      <w:r>
        <w:rPr>
          <w:spacing w:val="-5"/>
        </w:rPr>
        <w:t xml:space="preserve"> </w:t>
      </w:r>
      <w:r>
        <w:t>while,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opposite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Ecuador</w:t>
      </w:r>
      <w:r>
        <w:rPr>
          <w:spacing w:val="-6"/>
        </w:rPr>
        <w:t xml:space="preserve"> </w:t>
      </w:r>
      <w:r>
        <w:t>(where</w:t>
      </w:r>
      <w:r>
        <w:rPr>
          <w:spacing w:val="-51"/>
        </w:rPr>
        <w:t xml:space="preserve"> </w:t>
      </w:r>
      <w:r>
        <w:t>respondents</w:t>
      </w:r>
      <w:r>
        <w:rPr>
          <w:spacing w:val="11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adopting</w:t>
      </w:r>
      <w:r>
        <w:rPr>
          <w:spacing w:val="11"/>
        </w:rPr>
        <w:t xml:space="preserve"> </w:t>
      </w:r>
      <w:r>
        <w:t>significantly</w:t>
      </w:r>
      <w:r>
        <w:rPr>
          <w:spacing w:val="12"/>
        </w:rPr>
        <w:t xml:space="preserve"> </w:t>
      </w:r>
      <w:r>
        <w:t>higher</w:t>
      </w:r>
      <w:r>
        <w:rPr>
          <w:spacing w:val="11"/>
        </w:rPr>
        <w:t xml:space="preserve"> </w:t>
      </w:r>
      <w:r>
        <w:t>coping</w:t>
      </w:r>
      <w:r>
        <w:rPr>
          <w:spacing w:val="12"/>
        </w:rPr>
        <w:t xml:space="preserve"> </w:t>
      </w:r>
      <w:r>
        <w:t>strategies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F2F).</w:t>
      </w:r>
    </w:p>
    <w:p w14:paraId="268C25F4" w14:textId="77777777" w:rsidR="007158A6" w:rsidRDefault="004F2724">
      <w:pPr>
        <w:spacing w:before="168"/>
        <w:ind w:left="257" w:right="714"/>
        <w:jc w:val="center"/>
        <w:rPr>
          <w:sz w:val="16"/>
        </w:rPr>
      </w:pPr>
      <w:r>
        <w:rPr>
          <w:sz w:val="16"/>
        </w:rPr>
        <w:t>Table</w:t>
      </w:r>
      <w:r>
        <w:rPr>
          <w:spacing w:val="20"/>
          <w:sz w:val="16"/>
        </w:rPr>
        <w:t xml:space="preserve"> </w:t>
      </w:r>
      <w:r>
        <w:rPr>
          <w:sz w:val="16"/>
        </w:rPr>
        <w:t>9:</w:t>
      </w:r>
      <w:r>
        <w:rPr>
          <w:spacing w:val="3"/>
          <w:sz w:val="16"/>
        </w:rPr>
        <w:t xml:space="preserve"> </w:t>
      </w:r>
      <w:r>
        <w:rPr>
          <w:sz w:val="16"/>
        </w:rPr>
        <w:t>Impact</w:t>
      </w:r>
      <w:r>
        <w:rPr>
          <w:spacing w:val="20"/>
          <w:sz w:val="16"/>
        </w:rPr>
        <w:t xml:space="preserve"> </w:t>
      </w:r>
      <w:r>
        <w:rPr>
          <w:sz w:val="16"/>
        </w:rPr>
        <w:t>of</w:t>
      </w:r>
      <w:r>
        <w:rPr>
          <w:spacing w:val="21"/>
          <w:sz w:val="16"/>
        </w:rPr>
        <w:t xml:space="preserve"> </w:t>
      </w:r>
      <w:r>
        <w:rPr>
          <w:sz w:val="16"/>
        </w:rPr>
        <w:t>Survey</w:t>
      </w:r>
      <w:r>
        <w:rPr>
          <w:spacing w:val="20"/>
          <w:sz w:val="16"/>
        </w:rPr>
        <w:t xml:space="preserve"> </w:t>
      </w:r>
      <w:r>
        <w:rPr>
          <w:sz w:val="16"/>
        </w:rPr>
        <w:t>Modality</w:t>
      </w:r>
      <w:r>
        <w:rPr>
          <w:spacing w:val="20"/>
          <w:sz w:val="16"/>
        </w:rPr>
        <w:t xml:space="preserve"> </w:t>
      </w:r>
      <w:r>
        <w:rPr>
          <w:sz w:val="16"/>
        </w:rPr>
        <w:t>on</w:t>
      </w:r>
      <w:r>
        <w:rPr>
          <w:spacing w:val="21"/>
          <w:sz w:val="16"/>
        </w:rPr>
        <w:t xml:space="preserve"> </w:t>
      </w:r>
      <w:r>
        <w:rPr>
          <w:sz w:val="16"/>
        </w:rPr>
        <w:t>Reduced</w:t>
      </w:r>
      <w:r>
        <w:rPr>
          <w:spacing w:val="20"/>
          <w:sz w:val="16"/>
        </w:rPr>
        <w:t xml:space="preserve"> </w:t>
      </w:r>
      <w:r>
        <w:rPr>
          <w:sz w:val="16"/>
        </w:rPr>
        <w:t>Coping</w:t>
      </w:r>
      <w:r>
        <w:rPr>
          <w:spacing w:val="20"/>
          <w:sz w:val="16"/>
        </w:rPr>
        <w:t xml:space="preserve"> </w:t>
      </w:r>
      <w:r>
        <w:rPr>
          <w:sz w:val="16"/>
        </w:rPr>
        <w:t>Strategy</w:t>
      </w:r>
      <w:r>
        <w:rPr>
          <w:spacing w:val="21"/>
          <w:sz w:val="16"/>
        </w:rPr>
        <w:t xml:space="preserve"> </w:t>
      </w:r>
      <w:r>
        <w:rPr>
          <w:sz w:val="16"/>
        </w:rPr>
        <w:t>Index</w:t>
      </w:r>
      <w:r>
        <w:rPr>
          <w:spacing w:val="20"/>
          <w:sz w:val="16"/>
        </w:rPr>
        <w:t xml:space="preserve"> </w:t>
      </w:r>
      <w:r>
        <w:rPr>
          <w:sz w:val="16"/>
        </w:rPr>
        <w:t>Classification</w:t>
      </w:r>
    </w:p>
    <w:p w14:paraId="6998BCC2" w14:textId="77777777" w:rsidR="007158A6" w:rsidRDefault="007158A6">
      <w:pPr>
        <w:pStyle w:val="BodyText"/>
        <w:spacing w:before="6"/>
        <w:rPr>
          <w:sz w:val="17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586"/>
        <w:gridCol w:w="671"/>
        <w:gridCol w:w="574"/>
        <w:gridCol w:w="638"/>
        <w:gridCol w:w="619"/>
        <w:gridCol w:w="510"/>
        <w:gridCol w:w="612"/>
        <w:gridCol w:w="647"/>
      </w:tblGrid>
      <w:tr w:rsidR="007158A6" w14:paraId="235F2E03" w14:textId="77777777">
        <w:trPr>
          <w:trHeight w:val="291"/>
        </w:trPr>
        <w:tc>
          <w:tcPr>
            <w:tcW w:w="4507" w:type="dxa"/>
            <w:tcBorders>
              <w:top w:val="double" w:sz="1" w:space="0" w:color="000000"/>
              <w:bottom w:val="single" w:sz="4" w:space="0" w:color="000000"/>
            </w:tcBorders>
          </w:tcPr>
          <w:p w14:paraId="238E4462" w14:textId="77777777" w:rsidR="007158A6" w:rsidRDefault="004F2724">
            <w:pPr>
              <w:pStyle w:val="TableParagraph"/>
              <w:tabs>
                <w:tab w:val="left" w:pos="4135"/>
              </w:tabs>
              <w:spacing w:before="140" w:line="131" w:lineRule="exact"/>
              <w:ind w:left="90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Variable</w:t>
            </w:r>
            <w:r>
              <w:rPr>
                <w:w w:val="110"/>
                <w:sz w:val="12"/>
              </w:rPr>
              <w:tab/>
              <w:t>F2F</w:t>
            </w:r>
          </w:p>
        </w:tc>
        <w:tc>
          <w:tcPr>
            <w:tcW w:w="1257" w:type="dxa"/>
            <w:gridSpan w:val="2"/>
            <w:tcBorders>
              <w:top w:val="double" w:sz="1" w:space="0" w:color="000000"/>
              <w:bottom w:val="single" w:sz="4" w:space="0" w:color="000000"/>
            </w:tcBorders>
          </w:tcPr>
          <w:p w14:paraId="23E21847" w14:textId="77777777" w:rsidR="007158A6" w:rsidRDefault="004F2724">
            <w:pPr>
              <w:pStyle w:val="TableParagraph"/>
              <w:spacing w:before="0" w:line="133" w:lineRule="exact"/>
              <w:ind w:left="103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Myanmar</w:t>
            </w:r>
          </w:p>
          <w:p w14:paraId="33CA29DF" w14:textId="77777777" w:rsidR="007158A6" w:rsidRDefault="004F2724">
            <w:pPr>
              <w:pStyle w:val="TableParagraph"/>
              <w:tabs>
                <w:tab w:val="left" w:pos="829"/>
              </w:tabs>
              <w:spacing w:before="7" w:line="131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  <w:r>
              <w:rPr>
                <w:w w:val="105"/>
                <w:sz w:val="12"/>
              </w:rPr>
              <w:tab/>
              <w:t>Diff</w:t>
            </w:r>
          </w:p>
        </w:tc>
        <w:tc>
          <w:tcPr>
            <w:tcW w:w="574" w:type="dxa"/>
            <w:tcBorders>
              <w:top w:val="double" w:sz="1" w:space="0" w:color="000000"/>
              <w:bottom w:val="single" w:sz="4" w:space="0" w:color="000000"/>
            </w:tcBorders>
          </w:tcPr>
          <w:p w14:paraId="6DB50DD3" w14:textId="77777777" w:rsidR="007158A6" w:rsidRDefault="004F2724">
            <w:pPr>
              <w:pStyle w:val="TableParagraph"/>
              <w:spacing w:before="140" w:line="131" w:lineRule="exact"/>
              <w:ind w:left="68" w:right="69"/>
              <w:rPr>
                <w:sz w:val="12"/>
              </w:rPr>
            </w:pPr>
            <w:r>
              <w:rPr>
                <w:w w:val="110"/>
                <w:sz w:val="12"/>
              </w:rPr>
              <w:t>F2F</w:t>
            </w:r>
          </w:p>
        </w:tc>
        <w:tc>
          <w:tcPr>
            <w:tcW w:w="638" w:type="dxa"/>
            <w:tcBorders>
              <w:top w:val="double" w:sz="1" w:space="0" w:color="000000"/>
              <w:bottom w:val="single" w:sz="4" w:space="0" w:color="000000"/>
            </w:tcBorders>
          </w:tcPr>
          <w:p w14:paraId="55E0523C" w14:textId="77777777" w:rsidR="007158A6" w:rsidRDefault="004F2724">
            <w:pPr>
              <w:pStyle w:val="TableParagraph"/>
              <w:spacing w:before="0" w:line="133" w:lineRule="exact"/>
              <w:ind w:left="107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Ecuador</w:t>
            </w:r>
          </w:p>
          <w:p w14:paraId="19BFA7EF" w14:textId="77777777" w:rsidR="007158A6" w:rsidRDefault="004F2724">
            <w:pPr>
              <w:pStyle w:val="TableParagraph"/>
              <w:spacing w:before="7" w:line="131" w:lineRule="exact"/>
              <w:ind w:left="8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</w:p>
        </w:tc>
        <w:tc>
          <w:tcPr>
            <w:tcW w:w="619" w:type="dxa"/>
            <w:tcBorders>
              <w:top w:val="double" w:sz="1" w:space="0" w:color="000000"/>
              <w:bottom w:val="single" w:sz="4" w:space="0" w:color="000000"/>
            </w:tcBorders>
          </w:tcPr>
          <w:p w14:paraId="689A3105" w14:textId="77777777" w:rsidR="007158A6" w:rsidRDefault="004F2724">
            <w:pPr>
              <w:pStyle w:val="TableParagraph"/>
              <w:spacing w:before="140" w:line="131" w:lineRule="exact"/>
              <w:ind w:left="1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Diff</w:t>
            </w:r>
          </w:p>
        </w:tc>
        <w:tc>
          <w:tcPr>
            <w:tcW w:w="510" w:type="dxa"/>
            <w:tcBorders>
              <w:top w:val="double" w:sz="1" w:space="0" w:color="000000"/>
              <w:bottom w:val="single" w:sz="4" w:space="0" w:color="000000"/>
            </w:tcBorders>
          </w:tcPr>
          <w:p w14:paraId="7E578BAB" w14:textId="77777777" w:rsidR="007158A6" w:rsidRDefault="004F2724">
            <w:pPr>
              <w:pStyle w:val="TableParagraph"/>
              <w:spacing w:before="140" w:line="131" w:lineRule="exact"/>
              <w:ind w:left="65" w:right="66"/>
              <w:rPr>
                <w:sz w:val="12"/>
              </w:rPr>
            </w:pPr>
            <w:r>
              <w:rPr>
                <w:w w:val="110"/>
                <w:sz w:val="12"/>
              </w:rPr>
              <w:t>F2F</w:t>
            </w:r>
          </w:p>
        </w:tc>
        <w:tc>
          <w:tcPr>
            <w:tcW w:w="612" w:type="dxa"/>
            <w:tcBorders>
              <w:top w:val="double" w:sz="1" w:space="0" w:color="000000"/>
              <w:bottom w:val="single" w:sz="4" w:space="0" w:color="000000"/>
            </w:tcBorders>
          </w:tcPr>
          <w:p w14:paraId="7F960CD0" w14:textId="77777777" w:rsidR="007158A6" w:rsidRDefault="004F2724">
            <w:pPr>
              <w:pStyle w:val="TableParagraph"/>
              <w:spacing w:before="0" w:line="133" w:lineRule="exact"/>
              <w:ind w:left="229"/>
              <w:jc w:val="left"/>
              <w:rPr>
                <w:sz w:val="12"/>
              </w:rPr>
            </w:pPr>
            <w:r>
              <w:rPr>
                <w:w w:val="115"/>
                <w:sz w:val="12"/>
              </w:rPr>
              <w:t>CAR</w:t>
            </w:r>
          </w:p>
          <w:p w14:paraId="3A7684C5" w14:textId="77777777" w:rsidR="007158A6" w:rsidRDefault="004F2724">
            <w:pPr>
              <w:pStyle w:val="TableParagraph"/>
              <w:spacing w:before="7" w:line="131" w:lineRule="exact"/>
              <w:ind w:left="88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</w:p>
        </w:tc>
        <w:tc>
          <w:tcPr>
            <w:tcW w:w="647" w:type="dxa"/>
            <w:tcBorders>
              <w:top w:val="double" w:sz="1" w:space="0" w:color="000000"/>
              <w:bottom w:val="single" w:sz="4" w:space="0" w:color="000000"/>
            </w:tcBorders>
          </w:tcPr>
          <w:p w14:paraId="6FD0411F" w14:textId="77777777" w:rsidR="007158A6" w:rsidRDefault="004F2724">
            <w:pPr>
              <w:pStyle w:val="TableParagraph"/>
              <w:spacing w:before="140" w:line="131" w:lineRule="exact"/>
              <w:ind w:left="215"/>
              <w:jc w:val="left"/>
              <w:rPr>
                <w:sz w:val="12"/>
              </w:rPr>
            </w:pPr>
            <w:r>
              <w:rPr>
                <w:sz w:val="12"/>
              </w:rPr>
              <w:t>Diff</w:t>
            </w:r>
          </w:p>
        </w:tc>
      </w:tr>
      <w:tr w:rsidR="007158A6" w14:paraId="530B084A" w14:textId="77777777">
        <w:trPr>
          <w:trHeight w:val="119"/>
        </w:trPr>
        <w:tc>
          <w:tcPr>
            <w:tcW w:w="4507" w:type="dxa"/>
          </w:tcPr>
          <w:p w14:paraId="1574E45C" w14:textId="77777777" w:rsidR="007158A6" w:rsidRDefault="004F2724">
            <w:pPr>
              <w:pStyle w:val="TableParagraph"/>
              <w:tabs>
                <w:tab w:val="right" w:pos="4365"/>
              </w:tabs>
              <w:spacing w:before="0" w:line="100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Reduced</w:t>
            </w:r>
            <w:r>
              <w:rPr>
                <w:spacing w:val="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Coping</w:t>
            </w:r>
            <w:r>
              <w:rPr>
                <w:spacing w:val="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Strategies</w:t>
            </w:r>
            <w:r>
              <w:rPr>
                <w:spacing w:val="12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Index</w:t>
            </w:r>
            <w:r>
              <w:rPr>
                <w:spacing w:val="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(rCSI)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5.43</w:t>
            </w:r>
          </w:p>
        </w:tc>
        <w:tc>
          <w:tcPr>
            <w:tcW w:w="586" w:type="dxa"/>
          </w:tcPr>
          <w:p w14:paraId="40696AE6" w14:textId="77777777" w:rsidR="007158A6" w:rsidRDefault="004F2724">
            <w:pPr>
              <w:pStyle w:val="TableParagraph"/>
              <w:spacing w:before="0" w:line="100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9.24</w:t>
            </w:r>
          </w:p>
        </w:tc>
        <w:tc>
          <w:tcPr>
            <w:tcW w:w="671" w:type="dxa"/>
          </w:tcPr>
          <w:p w14:paraId="2736CC5A" w14:textId="77777777" w:rsidR="007158A6" w:rsidRDefault="004F2724">
            <w:pPr>
              <w:pStyle w:val="TableParagraph"/>
              <w:spacing w:before="0" w:line="100" w:lineRule="exact"/>
              <w:ind w:right="1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3.81***</w:t>
            </w:r>
          </w:p>
        </w:tc>
        <w:tc>
          <w:tcPr>
            <w:tcW w:w="574" w:type="dxa"/>
          </w:tcPr>
          <w:p w14:paraId="7C4A6784" w14:textId="77777777" w:rsidR="007158A6" w:rsidRDefault="004F2724">
            <w:pPr>
              <w:pStyle w:val="TableParagraph"/>
              <w:spacing w:before="0" w:line="100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19.86</w:t>
            </w:r>
          </w:p>
        </w:tc>
        <w:tc>
          <w:tcPr>
            <w:tcW w:w="638" w:type="dxa"/>
          </w:tcPr>
          <w:p w14:paraId="4D723674" w14:textId="77777777" w:rsidR="007158A6" w:rsidRDefault="004F2724">
            <w:pPr>
              <w:pStyle w:val="TableParagraph"/>
              <w:spacing w:before="0" w:line="100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18.50</w:t>
            </w:r>
          </w:p>
        </w:tc>
        <w:tc>
          <w:tcPr>
            <w:tcW w:w="619" w:type="dxa"/>
          </w:tcPr>
          <w:p w14:paraId="319FD197" w14:textId="77777777" w:rsidR="007158A6" w:rsidRDefault="004F2724">
            <w:pPr>
              <w:pStyle w:val="TableParagraph"/>
              <w:spacing w:before="0" w:line="100" w:lineRule="exact"/>
              <w:ind w:left="127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-1.36*</w:t>
            </w:r>
          </w:p>
        </w:tc>
        <w:tc>
          <w:tcPr>
            <w:tcW w:w="510" w:type="dxa"/>
          </w:tcPr>
          <w:p w14:paraId="5B385257" w14:textId="77777777" w:rsidR="007158A6" w:rsidRDefault="004F2724">
            <w:pPr>
              <w:pStyle w:val="TableParagraph"/>
              <w:spacing w:before="0" w:line="100" w:lineRule="exact"/>
              <w:ind w:left="65" w:right="66"/>
              <w:rPr>
                <w:sz w:val="12"/>
              </w:rPr>
            </w:pPr>
            <w:r>
              <w:rPr>
                <w:w w:val="105"/>
                <w:sz w:val="12"/>
              </w:rPr>
              <w:t>14.35</w:t>
            </w:r>
          </w:p>
        </w:tc>
        <w:tc>
          <w:tcPr>
            <w:tcW w:w="612" w:type="dxa"/>
          </w:tcPr>
          <w:p w14:paraId="1ABBAE32" w14:textId="77777777" w:rsidR="007158A6" w:rsidRDefault="004F2724">
            <w:pPr>
              <w:pStyle w:val="TableParagraph"/>
              <w:spacing w:before="0" w:line="100" w:lineRule="exact"/>
              <w:ind w:left="116" w:right="118"/>
              <w:rPr>
                <w:sz w:val="12"/>
              </w:rPr>
            </w:pPr>
            <w:r>
              <w:rPr>
                <w:w w:val="110"/>
                <w:sz w:val="12"/>
              </w:rPr>
              <w:t>17.27</w:t>
            </w:r>
          </w:p>
        </w:tc>
        <w:tc>
          <w:tcPr>
            <w:tcW w:w="647" w:type="dxa"/>
          </w:tcPr>
          <w:p w14:paraId="2D167ECB" w14:textId="77777777" w:rsidR="007158A6" w:rsidRDefault="004F2724">
            <w:pPr>
              <w:pStyle w:val="TableParagraph"/>
              <w:spacing w:before="0" w:line="100" w:lineRule="exact"/>
              <w:ind w:right="146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2.92**</w:t>
            </w:r>
          </w:p>
        </w:tc>
      </w:tr>
      <w:tr w:rsidR="007158A6" w14:paraId="466A0109" w14:textId="77777777">
        <w:trPr>
          <w:trHeight w:val="143"/>
        </w:trPr>
        <w:tc>
          <w:tcPr>
            <w:tcW w:w="4507" w:type="dxa"/>
          </w:tcPr>
          <w:p w14:paraId="6949D0DA" w14:textId="77777777" w:rsidR="007158A6" w:rsidRDefault="004F2724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(7.46)</w:t>
            </w:r>
          </w:p>
        </w:tc>
        <w:tc>
          <w:tcPr>
            <w:tcW w:w="586" w:type="dxa"/>
          </w:tcPr>
          <w:p w14:paraId="4FDE3075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(8.87)</w:t>
            </w:r>
          </w:p>
        </w:tc>
        <w:tc>
          <w:tcPr>
            <w:tcW w:w="671" w:type="dxa"/>
          </w:tcPr>
          <w:p w14:paraId="19F5DC9C" w14:textId="77777777" w:rsidR="007158A6" w:rsidRDefault="004F2724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081D19ED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w w:val="110"/>
                <w:sz w:val="12"/>
              </w:rPr>
              <w:t>(12.41)</w:t>
            </w:r>
          </w:p>
        </w:tc>
        <w:tc>
          <w:tcPr>
            <w:tcW w:w="638" w:type="dxa"/>
          </w:tcPr>
          <w:p w14:paraId="5F7856FD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w w:val="110"/>
                <w:sz w:val="12"/>
              </w:rPr>
              <w:t>(11.68)</w:t>
            </w:r>
          </w:p>
        </w:tc>
        <w:tc>
          <w:tcPr>
            <w:tcW w:w="619" w:type="dxa"/>
          </w:tcPr>
          <w:p w14:paraId="26AE031A" w14:textId="77777777" w:rsidR="007158A6" w:rsidRDefault="004F2724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(0.03)</w:t>
            </w:r>
          </w:p>
        </w:tc>
        <w:tc>
          <w:tcPr>
            <w:tcW w:w="510" w:type="dxa"/>
          </w:tcPr>
          <w:p w14:paraId="7CB9B217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w w:val="105"/>
                <w:sz w:val="12"/>
              </w:rPr>
              <w:t>(9.97)</w:t>
            </w:r>
          </w:p>
        </w:tc>
        <w:tc>
          <w:tcPr>
            <w:tcW w:w="612" w:type="dxa"/>
          </w:tcPr>
          <w:p w14:paraId="7AF21EA7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(8.88)</w:t>
            </w:r>
          </w:p>
        </w:tc>
        <w:tc>
          <w:tcPr>
            <w:tcW w:w="647" w:type="dxa"/>
          </w:tcPr>
          <w:p w14:paraId="358EE813" w14:textId="77777777" w:rsidR="007158A6" w:rsidRDefault="004F2724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7158A6" w14:paraId="38773593" w14:textId="77777777">
        <w:trPr>
          <w:trHeight w:val="143"/>
        </w:trPr>
        <w:tc>
          <w:tcPr>
            <w:tcW w:w="4507" w:type="dxa"/>
          </w:tcPr>
          <w:p w14:paraId="6BB691D4" w14:textId="77777777" w:rsidR="007158A6" w:rsidRDefault="004F2724">
            <w:pPr>
              <w:pStyle w:val="TableParagraph"/>
              <w:tabs>
                <w:tab w:val="right" w:pos="4365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rCSI:</w:t>
            </w:r>
            <w:r>
              <w:rPr>
                <w:spacing w:val="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Low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0.59</w:t>
            </w:r>
          </w:p>
        </w:tc>
        <w:tc>
          <w:tcPr>
            <w:tcW w:w="586" w:type="dxa"/>
          </w:tcPr>
          <w:p w14:paraId="560570DE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0.31</w:t>
            </w:r>
          </w:p>
        </w:tc>
        <w:tc>
          <w:tcPr>
            <w:tcW w:w="671" w:type="dxa"/>
          </w:tcPr>
          <w:p w14:paraId="29C7E26C" w14:textId="77777777" w:rsidR="007158A6" w:rsidRDefault="004F2724">
            <w:pPr>
              <w:pStyle w:val="TableParagraph"/>
              <w:spacing w:before="12" w:line="111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-0.29***</w:t>
            </w:r>
          </w:p>
        </w:tc>
        <w:tc>
          <w:tcPr>
            <w:tcW w:w="574" w:type="dxa"/>
          </w:tcPr>
          <w:p w14:paraId="744600AE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0.08</w:t>
            </w:r>
          </w:p>
        </w:tc>
        <w:tc>
          <w:tcPr>
            <w:tcW w:w="638" w:type="dxa"/>
          </w:tcPr>
          <w:p w14:paraId="3C94FCEF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0.06</w:t>
            </w:r>
          </w:p>
        </w:tc>
        <w:tc>
          <w:tcPr>
            <w:tcW w:w="619" w:type="dxa"/>
          </w:tcPr>
          <w:p w14:paraId="3AB8420E" w14:textId="77777777" w:rsidR="007158A6" w:rsidRDefault="004F2724">
            <w:pPr>
              <w:pStyle w:val="TableParagraph"/>
              <w:spacing w:before="12" w:line="111" w:lineRule="exact"/>
              <w:ind w:left="159"/>
              <w:jc w:val="left"/>
              <w:rPr>
                <w:sz w:val="12"/>
              </w:rPr>
            </w:pPr>
            <w:r>
              <w:rPr>
                <w:sz w:val="12"/>
              </w:rPr>
              <w:t>-0.02</w:t>
            </w:r>
          </w:p>
        </w:tc>
        <w:tc>
          <w:tcPr>
            <w:tcW w:w="510" w:type="dxa"/>
          </w:tcPr>
          <w:p w14:paraId="49CAD5C6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0.06</w:t>
            </w:r>
          </w:p>
        </w:tc>
        <w:tc>
          <w:tcPr>
            <w:tcW w:w="612" w:type="dxa"/>
          </w:tcPr>
          <w:p w14:paraId="0577D9BC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0.04</w:t>
            </w:r>
          </w:p>
        </w:tc>
        <w:tc>
          <w:tcPr>
            <w:tcW w:w="647" w:type="dxa"/>
          </w:tcPr>
          <w:p w14:paraId="61E8BBBD" w14:textId="77777777" w:rsidR="007158A6" w:rsidRDefault="004F2724">
            <w:pPr>
              <w:pStyle w:val="TableParagraph"/>
              <w:spacing w:before="12" w:line="111" w:lineRule="exact"/>
              <w:ind w:right="188"/>
              <w:jc w:val="right"/>
              <w:rPr>
                <w:sz w:val="12"/>
              </w:rPr>
            </w:pPr>
            <w:r>
              <w:rPr>
                <w:sz w:val="12"/>
              </w:rPr>
              <w:t>-0.02</w:t>
            </w:r>
          </w:p>
        </w:tc>
      </w:tr>
      <w:tr w:rsidR="007158A6" w14:paraId="3265107A" w14:textId="77777777">
        <w:trPr>
          <w:trHeight w:val="143"/>
        </w:trPr>
        <w:tc>
          <w:tcPr>
            <w:tcW w:w="4507" w:type="dxa"/>
          </w:tcPr>
          <w:p w14:paraId="504F222A" w14:textId="77777777" w:rsidR="007158A6" w:rsidRDefault="004F2724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586" w:type="dxa"/>
          </w:tcPr>
          <w:p w14:paraId="06DE9654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(0.46)</w:t>
            </w:r>
          </w:p>
        </w:tc>
        <w:tc>
          <w:tcPr>
            <w:tcW w:w="671" w:type="dxa"/>
          </w:tcPr>
          <w:p w14:paraId="2439CBAA" w14:textId="77777777" w:rsidR="007158A6" w:rsidRDefault="004F2724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5847069B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(0.28)</w:t>
            </w:r>
          </w:p>
        </w:tc>
        <w:tc>
          <w:tcPr>
            <w:tcW w:w="638" w:type="dxa"/>
          </w:tcPr>
          <w:p w14:paraId="37D55DF2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(0.24)</w:t>
            </w:r>
          </w:p>
        </w:tc>
        <w:tc>
          <w:tcPr>
            <w:tcW w:w="619" w:type="dxa"/>
          </w:tcPr>
          <w:p w14:paraId="0F81ED80" w14:textId="77777777" w:rsidR="007158A6" w:rsidRDefault="004F2724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(0.09)</w:t>
            </w:r>
          </w:p>
        </w:tc>
        <w:tc>
          <w:tcPr>
            <w:tcW w:w="510" w:type="dxa"/>
          </w:tcPr>
          <w:p w14:paraId="06810026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(0.25)</w:t>
            </w:r>
          </w:p>
        </w:tc>
        <w:tc>
          <w:tcPr>
            <w:tcW w:w="612" w:type="dxa"/>
          </w:tcPr>
          <w:p w14:paraId="1DEF7192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w w:val="105"/>
                <w:sz w:val="12"/>
              </w:rPr>
              <w:t>(0.21)</w:t>
            </w:r>
          </w:p>
        </w:tc>
        <w:tc>
          <w:tcPr>
            <w:tcW w:w="647" w:type="dxa"/>
          </w:tcPr>
          <w:p w14:paraId="05E4B79F" w14:textId="77777777" w:rsidR="007158A6" w:rsidRDefault="004F2724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(0.36)</w:t>
            </w:r>
          </w:p>
        </w:tc>
      </w:tr>
      <w:tr w:rsidR="007158A6" w14:paraId="73D17C39" w14:textId="77777777">
        <w:trPr>
          <w:trHeight w:val="143"/>
        </w:trPr>
        <w:tc>
          <w:tcPr>
            <w:tcW w:w="4507" w:type="dxa"/>
          </w:tcPr>
          <w:p w14:paraId="6A35D742" w14:textId="77777777" w:rsidR="007158A6" w:rsidRDefault="004F2724">
            <w:pPr>
              <w:pStyle w:val="TableParagraph"/>
              <w:tabs>
                <w:tab w:val="right" w:pos="4365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sz w:val="12"/>
              </w:rPr>
              <w:t>rCSI: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Median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0.33</w:t>
            </w:r>
          </w:p>
        </w:tc>
        <w:tc>
          <w:tcPr>
            <w:tcW w:w="586" w:type="dxa"/>
          </w:tcPr>
          <w:p w14:paraId="2E8FEEFF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0.53</w:t>
            </w:r>
          </w:p>
        </w:tc>
        <w:tc>
          <w:tcPr>
            <w:tcW w:w="671" w:type="dxa"/>
          </w:tcPr>
          <w:p w14:paraId="62D07551" w14:textId="77777777" w:rsidR="007158A6" w:rsidRDefault="004F2724">
            <w:pPr>
              <w:pStyle w:val="TableParagraph"/>
              <w:spacing w:before="12" w:line="111" w:lineRule="exact"/>
              <w:ind w:right="110"/>
              <w:jc w:val="right"/>
              <w:rPr>
                <w:sz w:val="12"/>
              </w:rPr>
            </w:pPr>
            <w:r>
              <w:rPr>
                <w:sz w:val="12"/>
              </w:rPr>
              <w:t>0.20***</w:t>
            </w:r>
          </w:p>
        </w:tc>
        <w:tc>
          <w:tcPr>
            <w:tcW w:w="574" w:type="dxa"/>
          </w:tcPr>
          <w:p w14:paraId="7231859B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0.44</w:t>
            </w:r>
          </w:p>
        </w:tc>
        <w:tc>
          <w:tcPr>
            <w:tcW w:w="638" w:type="dxa"/>
          </w:tcPr>
          <w:p w14:paraId="70DF7BB3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w w:val="105"/>
                <w:sz w:val="12"/>
              </w:rPr>
              <w:t>0.51</w:t>
            </w:r>
          </w:p>
        </w:tc>
        <w:tc>
          <w:tcPr>
            <w:tcW w:w="619" w:type="dxa"/>
          </w:tcPr>
          <w:p w14:paraId="48996D8D" w14:textId="77777777" w:rsidR="007158A6" w:rsidRDefault="004F2724">
            <w:pPr>
              <w:pStyle w:val="TableParagraph"/>
              <w:spacing w:before="12" w:line="111" w:lineRule="exact"/>
              <w:ind w:right="143"/>
              <w:jc w:val="right"/>
              <w:rPr>
                <w:sz w:val="12"/>
              </w:rPr>
            </w:pPr>
            <w:r>
              <w:rPr>
                <w:sz w:val="12"/>
              </w:rPr>
              <w:t>0.08**</w:t>
            </w:r>
          </w:p>
        </w:tc>
        <w:tc>
          <w:tcPr>
            <w:tcW w:w="510" w:type="dxa"/>
          </w:tcPr>
          <w:p w14:paraId="410C86E0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0.70</w:t>
            </w:r>
          </w:p>
        </w:tc>
        <w:tc>
          <w:tcPr>
            <w:tcW w:w="612" w:type="dxa"/>
          </w:tcPr>
          <w:p w14:paraId="189F1240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0.57</w:t>
            </w:r>
          </w:p>
        </w:tc>
        <w:tc>
          <w:tcPr>
            <w:tcW w:w="647" w:type="dxa"/>
          </w:tcPr>
          <w:p w14:paraId="298BD0AE" w14:textId="77777777" w:rsidR="007158A6" w:rsidRDefault="004F2724">
            <w:pPr>
              <w:pStyle w:val="TableParagraph"/>
              <w:spacing w:before="12" w:line="111" w:lineRule="exact"/>
              <w:ind w:right="124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-0.14**</w:t>
            </w:r>
          </w:p>
        </w:tc>
      </w:tr>
      <w:tr w:rsidR="007158A6" w14:paraId="2B22FEE7" w14:textId="77777777">
        <w:trPr>
          <w:trHeight w:val="143"/>
        </w:trPr>
        <w:tc>
          <w:tcPr>
            <w:tcW w:w="4507" w:type="dxa"/>
          </w:tcPr>
          <w:p w14:paraId="46978ED1" w14:textId="77777777" w:rsidR="007158A6" w:rsidRDefault="004F2724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(0.47)</w:t>
            </w:r>
          </w:p>
        </w:tc>
        <w:tc>
          <w:tcPr>
            <w:tcW w:w="586" w:type="dxa"/>
          </w:tcPr>
          <w:p w14:paraId="3F4EC85C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71" w:type="dxa"/>
          </w:tcPr>
          <w:p w14:paraId="4C69427E" w14:textId="77777777" w:rsidR="007158A6" w:rsidRDefault="004F2724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7D28CA24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38" w:type="dxa"/>
          </w:tcPr>
          <w:p w14:paraId="20DFB646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19" w:type="dxa"/>
          </w:tcPr>
          <w:p w14:paraId="4160642F" w14:textId="77777777" w:rsidR="007158A6" w:rsidRDefault="004F2724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10" w:type="dxa"/>
          </w:tcPr>
          <w:p w14:paraId="29F0473A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(0.46)</w:t>
            </w:r>
          </w:p>
        </w:tc>
        <w:tc>
          <w:tcPr>
            <w:tcW w:w="612" w:type="dxa"/>
          </w:tcPr>
          <w:p w14:paraId="01E941FC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47" w:type="dxa"/>
          </w:tcPr>
          <w:p w14:paraId="6C94FFB7" w14:textId="77777777" w:rsidR="007158A6" w:rsidRDefault="004F2724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7158A6" w14:paraId="727839A6" w14:textId="77777777">
        <w:trPr>
          <w:trHeight w:val="143"/>
        </w:trPr>
        <w:tc>
          <w:tcPr>
            <w:tcW w:w="4507" w:type="dxa"/>
          </w:tcPr>
          <w:p w14:paraId="7899B237" w14:textId="77777777" w:rsidR="007158A6" w:rsidRDefault="004F2724">
            <w:pPr>
              <w:pStyle w:val="TableParagraph"/>
              <w:tabs>
                <w:tab w:val="right" w:pos="4366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sz w:val="12"/>
              </w:rPr>
              <w:t>rCSI: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Severe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0.08</w:t>
            </w:r>
          </w:p>
        </w:tc>
        <w:tc>
          <w:tcPr>
            <w:tcW w:w="586" w:type="dxa"/>
          </w:tcPr>
          <w:p w14:paraId="3B56E111" w14:textId="77777777" w:rsidR="007158A6" w:rsidRDefault="004F2724">
            <w:pPr>
              <w:pStyle w:val="TableParagraph"/>
              <w:spacing w:before="12" w:line="111" w:lineRule="exact"/>
              <w:ind w:left="117" w:right="92"/>
              <w:rPr>
                <w:sz w:val="12"/>
              </w:rPr>
            </w:pPr>
            <w:r>
              <w:rPr>
                <w:w w:val="105"/>
                <w:sz w:val="12"/>
              </w:rPr>
              <w:t>0.17</w:t>
            </w:r>
          </w:p>
        </w:tc>
        <w:tc>
          <w:tcPr>
            <w:tcW w:w="671" w:type="dxa"/>
          </w:tcPr>
          <w:p w14:paraId="0F051109" w14:textId="77777777" w:rsidR="007158A6" w:rsidRDefault="004F2724">
            <w:pPr>
              <w:pStyle w:val="TableParagraph"/>
              <w:spacing w:before="12" w:line="111" w:lineRule="exact"/>
              <w:ind w:right="110"/>
              <w:jc w:val="right"/>
              <w:rPr>
                <w:sz w:val="12"/>
              </w:rPr>
            </w:pPr>
            <w:r>
              <w:rPr>
                <w:sz w:val="12"/>
              </w:rPr>
              <w:t>0.09***</w:t>
            </w:r>
          </w:p>
        </w:tc>
        <w:tc>
          <w:tcPr>
            <w:tcW w:w="574" w:type="dxa"/>
          </w:tcPr>
          <w:p w14:paraId="506B412A" w14:textId="77777777" w:rsidR="007158A6" w:rsidRDefault="004F2724">
            <w:pPr>
              <w:pStyle w:val="TableParagraph"/>
              <w:spacing w:before="12" w:line="111" w:lineRule="exact"/>
              <w:ind w:left="68" w:right="68"/>
              <w:rPr>
                <w:sz w:val="12"/>
              </w:rPr>
            </w:pPr>
            <w:r>
              <w:rPr>
                <w:sz w:val="12"/>
              </w:rPr>
              <w:t>0.48</w:t>
            </w:r>
          </w:p>
        </w:tc>
        <w:tc>
          <w:tcPr>
            <w:tcW w:w="638" w:type="dxa"/>
          </w:tcPr>
          <w:p w14:paraId="3DAFB941" w14:textId="77777777" w:rsidR="007158A6" w:rsidRDefault="004F2724">
            <w:pPr>
              <w:pStyle w:val="TableParagraph"/>
              <w:spacing w:before="12" w:line="111" w:lineRule="exact"/>
              <w:ind w:left="85" w:right="110"/>
              <w:rPr>
                <w:sz w:val="12"/>
              </w:rPr>
            </w:pPr>
            <w:r>
              <w:rPr>
                <w:sz w:val="12"/>
              </w:rPr>
              <w:t>0.43</w:t>
            </w:r>
          </w:p>
        </w:tc>
        <w:tc>
          <w:tcPr>
            <w:tcW w:w="619" w:type="dxa"/>
          </w:tcPr>
          <w:p w14:paraId="1962DA04" w14:textId="77777777" w:rsidR="007158A6" w:rsidRDefault="004F2724">
            <w:pPr>
              <w:pStyle w:val="TableParagraph"/>
              <w:spacing w:before="12" w:line="111" w:lineRule="exact"/>
              <w:ind w:left="159"/>
              <w:jc w:val="left"/>
              <w:rPr>
                <w:sz w:val="12"/>
              </w:rPr>
            </w:pPr>
            <w:r>
              <w:rPr>
                <w:sz w:val="12"/>
              </w:rPr>
              <w:t>-0.05</w:t>
            </w:r>
          </w:p>
        </w:tc>
        <w:tc>
          <w:tcPr>
            <w:tcW w:w="510" w:type="dxa"/>
          </w:tcPr>
          <w:p w14:paraId="00529869" w14:textId="77777777" w:rsidR="007158A6" w:rsidRDefault="004F2724">
            <w:pPr>
              <w:pStyle w:val="TableParagraph"/>
              <w:spacing w:before="12" w:line="111" w:lineRule="exact"/>
              <w:ind w:left="65" w:right="66"/>
              <w:rPr>
                <w:sz w:val="12"/>
              </w:rPr>
            </w:pPr>
            <w:r>
              <w:rPr>
                <w:sz w:val="12"/>
              </w:rPr>
              <w:t>0.23</w:t>
            </w:r>
          </w:p>
        </w:tc>
        <w:tc>
          <w:tcPr>
            <w:tcW w:w="612" w:type="dxa"/>
          </w:tcPr>
          <w:p w14:paraId="7BAD9629" w14:textId="77777777" w:rsidR="007158A6" w:rsidRDefault="004F2724">
            <w:pPr>
              <w:pStyle w:val="TableParagraph"/>
              <w:spacing w:before="12" w:line="111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0.39</w:t>
            </w:r>
          </w:p>
        </w:tc>
        <w:tc>
          <w:tcPr>
            <w:tcW w:w="647" w:type="dxa"/>
          </w:tcPr>
          <w:p w14:paraId="4D668E91" w14:textId="77777777" w:rsidR="007158A6" w:rsidRDefault="004F2724">
            <w:pPr>
              <w:pStyle w:val="TableParagraph"/>
              <w:spacing w:before="12" w:line="111" w:lineRule="exact"/>
              <w:ind w:right="11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0.16***</w:t>
            </w:r>
          </w:p>
        </w:tc>
      </w:tr>
      <w:tr w:rsidR="007158A6" w14:paraId="692F2216" w14:textId="77777777">
        <w:trPr>
          <w:trHeight w:val="143"/>
        </w:trPr>
        <w:tc>
          <w:tcPr>
            <w:tcW w:w="4507" w:type="dxa"/>
          </w:tcPr>
          <w:p w14:paraId="09488181" w14:textId="77777777" w:rsidR="007158A6" w:rsidRDefault="004F2724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(0.26)</w:t>
            </w:r>
          </w:p>
        </w:tc>
        <w:tc>
          <w:tcPr>
            <w:tcW w:w="586" w:type="dxa"/>
          </w:tcPr>
          <w:p w14:paraId="3D9CF06E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(0.37)</w:t>
            </w:r>
          </w:p>
        </w:tc>
        <w:tc>
          <w:tcPr>
            <w:tcW w:w="671" w:type="dxa"/>
          </w:tcPr>
          <w:p w14:paraId="48C07923" w14:textId="77777777" w:rsidR="007158A6" w:rsidRDefault="004F2724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1AF41101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38" w:type="dxa"/>
          </w:tcPr>
          <w:p w14:paraId="203D0C50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19" w:type="dxa"/>
          </w:tcPr>
          <w:p w14:paraId="610E0E56" w14:textId="77777777" w:rsidR="007158A6" w:rsidRDefault="004F2724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(0.05)</w:t>
            </w:r>
          </w:p>
        </w:tc>
        <w:tc>
          <w:tcPr>
            <w:tcW w:w="510" w:type="dxa"/>
          </w:tcPr>
          <w:p w14:paraId="7348D8B3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(0.42)</w:t>
            </w:r>
          </w:p>
        </w:tc>
        <w:tc>
          <w:tcPr>
            <w:tcW w:w="612" w:type="dxa"/>
          </w:tcPr>
          <w:p w14:paraId="4CAE349A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647" w:type="dxa"/>
          </w:tcPr>
          <w:p w14:paraId="5224CF3C" w14:textId="77777777" w:rsidR="007158A6" w:rsidRDefault="004F2724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7158A6" w14:paraId="75845B42" w14:textId="77777777">
        <w:trPr>
          <w:trHeight w:val="143"/>
        </w:trPr>
        <w:tc>
          <w:tcPr>
            <w:tcW w:w="4507" w:type="dxa"/>
          </w:tcPr>
          <w:p w14:paraId="503B9868" w14:textId="77777777" w:rsidR="007158A6" w:rsidRDefault="004F2724">
            <w:pPr>
              <w:pStyle w:val="TableParagraph"/>
              <w:tabs>
                <w:tab w:val="right" w:pos="4365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sz w:val="12"/>
              </w:rPr>
              <w:t>Relied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on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less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preferred,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less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expensive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food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1.92</w:t>
            </w:r>
          </w:p>
        </w:tc>
        <w:tc>
          <w:tcPr>
            <w:tcW w:w="586" w:type="dxa"/>
          </w:tcPr>
          <w:p w14:paraId="1952B5A2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2.86</w:t>
            </w:r>
          </w:p>
        </w:tc>
        <w:tc>
          <w:tcPr>
            <w:tcW w:w="671" w:type="dxa"/>
          </w:tcPr>
          <w:p w14:paraId="150ED841" w14:textId="77777777" w:rsidR="007158A6" w:rsidRDefault="004F2724">
            <w:pPr>
              <w:pStyle w:val="TableParagraph"/>
              <w:spacing w:before="12" w:line="111" w:lineRule="exact"/>
              <w:ind w:right="110"/>
              <w:jc w:val="right"/>
              <w:rPr>
                <w:sz w:val="12"/>
              </w:rPr>
            </w:pPr>
            <w:r>
              <w:rPr>
                <w:sz w:val="12"/>
              </w:rPr>
              <w:t>0.94***</w:t>
            </w:r>
          </w:p>
        </w:tc>
        <w:tc>
          <w:tcPr>
            <w:tcW w:w="574" w:type="dxa"/>
          </w:tcPr>
          <w:p w14:paraId="758AE544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w w:val="105"/>
                <w:sz w:val="12"/>
              </w:rPr>
              <w:t>4.41</w:t>
            </w:r>
          </w:p>
        </w:tc>
        <w:tc>
          <w:tcPr>
            <w:tcW w:w="638" w:type="dxa"/>
          </w:tcPr>
          <w:p w14:paraId="6C8A4F9F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4.56</w:t>
            </w:r>
          </w:p>
        </w:tc>
        <w:tc>
          <w:tcPr>
            <w:tcW w:w="619" w:type="dxa"/>
          </w:tcPr>
          <w:p w14:paraId="111D7296" w14:textId="77777777" w:rsidR="007158A6" w:rsidRDefault="004F2724">
            <w:pPr>
              <w:pStyle w:val="TableParagraph"/>
              <w:spacing w:before="12" w:line="111" w:lineRule="exact"/>
              <w:ind w:left="181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0.15</w:t>
            </w:r>
          </w:p>
        </w:tc>
        <w:tc>
          <w:tcPr>
            <w:tcW w:w="510" w:type="dxa"/>
          </w:tcPr>
          <w:p w14:paraId="31C1A6A8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3.92</w:t>
            </w:r>
          </w:p>
        </w:tc>
        <w:tc>
          <w:tcPr>
            <w:tcW w:w="612" w:type="dxa"/>
          </w:tcPr>
          <w:p w14:paraId="6D233D6A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2.75</w:t>
            </w:r>
          </w:p>
        </w:tc>
        <w:tc>
          <w:tcPr>
            <w:tcW w:w="647" w:type="dxa"/>
          </w:tcPr>
          <w:p w14:paraId="7BF80929" w14:textId="77777777" w:rsidR="007158A6" w:rsidRDefault="004F2724">
            <w:pPr>
              <w:pStyle w:val="TableParagraph"/>
              <w:spacing w:before="12" w:line="111" w:lineRule="exact"/>
              <w:ind w:right="92"/>
              <w:jc w:val="right"/>
              <w:rPr>
                <w:sz w:val="12"/>
              </w:rPr>
            </w:pPr>
            <w:r>
              <w:rPr>
                <w:w w:val="115"/>
                <w:sz w:val="12"/>
              </w:rPr>
              <w:t>-1.17***</w:t>
            </w:r>
          </w:p>
        </w:tc>
      </w:tr>
      <w:tr w:rsidR="007158A6" w14:paraId="54121212" w14:textId="77777777">
        <w:trPr>
          <w:trHeight w:val="143"/>
        </w:trPr>
        <w:tc>
          <w:tcPr>
            <w:tcW w:w="4507" w:type="dxa"/>
          </w:tcPr>
          <w:p w14:paraId="71ADEC6F" w14:textId="77777777" w:rsidR="007158A6" w:rsidRDefault="004F2724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(2.20)</w:t>
            </w:r>
          </w:p>
        </w:tc>
        <w:tc>
          <w:tcPr>
            <w:tcW w:w="586" w:type="dxa"/>
          </w:tcPr>
          <w:p w14:paraId="38544919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(2.26)</w:t>
            </w:r>
          </w:p>
        </w:tc>
        <w:tc>
          <w:tcPr>
            <w:tcW w:w="671" w:type="dxa"/>
          </w:tcPr>
          <w:p w14:paraId="148517C8" w14:textId="77777777" w:rsidR="007158A6" w:rsidRDefault="004F2724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50EE0303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(2.58)</w:t>
            </w:r>
          </w:p>
        </w:tc>
        <w:tc>
          <w:tcPr>
            <w:tcW w:w="638" w:type="dxa"/>
          </w:tcPr>
          <w:p w14:paraId="55F65C23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w w:val="110"/>
                <w:sz w:val="12"/>
              </w:rPr>
              <w:t>(2.71)</w:t>
            </w:r>
          </w:p>
        </w:tc>
        <w:tc>
          <w:tcPr>
            <w:tcW w:w="619" w:type="dxa"/>
          </w:tcPr>
          <w:p w14:paraId="67398095" w14:textId="77777777" w:rsidR="007158A6" w:rsidRDefault="004F2724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(0.29)</w:t>
            </w:r>
          </w:p>
        </w:tc>
        <w:tc>
          <w:tcPr>
            <w:tcW w:w="510" w:type="dxa"/>
          </w:tcPr>
          <w:p w14:paraId="2406B41D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(2.00)</w:t>
            </w:r>
          </w:p>
        </w:tc>
        <w:tc>
          <w:tcPr>
            <w:tcW w:w="612" w:type="dxa"/>
          </w:tcPr>
          <w:p w14:paraId="30388A2A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w w:val="105"/>
                <w:sz w:val="12"/>
              </w:rPr>
              <w:t>(1.84)</w:t>
            </w:r>
          </w:p>
        </w:tc>
        <w:tc>
          <w:tcPr>
            <w:tcW w:w="647" w:type="dxa"/>
          </w:tcPr>
          <w:p w14:paraId="041927A2" w14:textId="77777777" w:rsidR="007158A6" w:rsidRDefault="004F2724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7158A6" w14:paraId="6CD6FBB5" w14:textId="77777777">
        <w:trPr>
          <w:trHeight w:val="143"/>
        </w:trPr>
        <w:tc>
          <w:tcPr>
            <w:tcW w:w="4507" w:type="dxa"/>
          </w:tcPr>
          <w:p w14:paraId="544C1A6C" w14:textId="77777777" w:rsidR="007158A6" w:rsidRDefault="004F2724">
            <w:pPr>
              <w:pStyle w:val="TableParagraph"/>
              <w:tabs>
                <w:tab w:val="right" w:pos="4365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sz w:val="12"/>
              </w:rPr>
              <w:t>Borrowed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food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or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relied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on</w:t>
            </w:r>
            <w:r>
              <w:rPr>
                <w:spacing w:val="15"/>
                <w:sz w:val="12"/>
              </w:rPr>
              <w:t xml:space="preserve"> </w:t>
            </w:r>
            <w:r>
              <w:rPr>
                <w:sz w:val="12"/>
              </w:rPr>
              <w:t>help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from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friends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or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relatives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0.59</w:t>
            </w:r>
          </w:p>
        </w:tc>
        <w:tc>
          <w:tcPr>
            <w:tcW w:w="586" w:type="dxa"/>
          </w:tcPr>
          <w:p w14:paraId="069E91EE" w14:textId="77777777" w:rsidR="007158A6" w:rsidRDefault="004F2724">
            <w:pPr>
              <w:pStyle w:val="TableParagraph"/>
              <w:spacing w:before="12" w:line="111" w:lineRule="exact"/>
              <w:ind w:left="116" w:right="93"/>
              <w:rPr>
                <w:sz w:val="12"/>
              </w:rPr>
            </w:pPr>
            <w:r>
              <w:rPr>
                <w:sz w:val="12"/>
              </w:rPr>
              <w:t>0.56</w:t>
            </w:r>
          </w:p>
        </w:tc>
        <w:tc>
          <w:tcPr>
            <w:tcW w:w="671" w:type="dxa"/>
          </w:tcPr>
          <w:p w14:paraId="0C511222" w14:textId="77777777" w:rsidR="007158A6" w:rsidRDefault="004F2724">
            <w:pPr>
              <w:pStyle w:val="TableParagraph"/>
              <w:spacing w:before="12" w:line="111" w:lineRule="exact"/>
              <w:ind w:right="186"/>
              <w:jc w:val="right"/>
              <w:rPr>
                <w:sz w:val="12"/>
              </w:rPr>
            </w:pPr>
            <w:r>
              <w:rPr>
                <w:sz w:val="12"/>
              </w:rPr>
              <w:t>-0.03</w:t>
            </w:r>
          </w:p>
        </w:tc>
        <w:tc>
          <w:tcPr>
            <w:tcW w:w="574" w:type="dxa"/>
          </w:tcPr>
          <w:p w14:paraId="1D315E72" w14:textId="77777777" w:rsidR="007158A6" w:rsidRDefault="004F2724">
            <w:pPr>
              <w:pStyle w:val="TableParagraph"/>
              <w:spacing w:before="12" w:line="111" w:lineRule="exact"/>
              <w:ind w:left="68" w:right="68"/>
              <w:rPr>
                <w:sz w:val="12"/>
              </w:rPr>
            </w:pPr>
            <w:r>
              <w:rPr>
                <w:w w:val="105"/>
                <w:sz w:val="12"/>
              </w:rPr>
              <w:t>1.64</w:t>
            </w:r>
          </w:p>
        </w:tc>
        <w:tc>
          <w:tcPr>
            <w:tcW w:w="638" w:type="dxa"/>
          </w:tcPr>
          <w:p w14:paraId="0A0108D2" w14:textId="77777777" w:rsidR="007158A6" w:rsidRDefault="004F2724">
            <w:pPr>
              <w:pStyle w:val="TableParagraph"/>
              <w:spacing w:before="12" w:line="111" w:lineRule="exact"/>
              <w:ind w:left="84" w:right="111"/>
              <w:rPr>
                <w:sz w:val="12"/>
              </w:rPr>
            </w:pPr>
            <w:r>
              <w:rPr>
                <w:w w:val="110"/>
                <w:sz w:val="12"/>
              </w:rPr>
              <w:t>1.75</w:t>
            </w:r>
          </w:p>
        </w:tc>
        <w:tc>
          <w:tcPr>
            <w:tcW w:w="619" w:type="dxa"/>
          </w:tcPr>
          <w:p w14:paraId="64BC05C0" w14:textId="77777777" w:rsidR="007158A6" w:rsidRDefault="004F2724">
            <w:pPr>
              <w:pStyle w:val="TableParagraph"/>
              <w:spacing w:before="12" w:line="111" w:lineRule="exact"/>
              <w:ind w:left="180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0.11</w:t>
            </w:r>
          </w:p>
        </w:tc>
        <w:tc>
          <w:tcPr>
            <w:tcW w:w="510" w:type="dxa"/>
          </w:tcPr>
          <w:p w14:paraId="1C359010" w14:textId="77777777" w:rsidR="007158A6" w:rsidRDefault="004F2724">
            <w:pPr>
              <w:pStyle w:val="TableParagraph"/>
              <w:spacing w:before="12" w:line="111" w:lineRule="exact"/>
              <w:ind w:left="65" w:right="66"/>
              <w:rPr>
                <w:sz w:val="12"/>
              </w:rPr>
            </w:pPr>
            <w:r>
              <w:rPr>
                <w:sz w:val="12"/>
              </w:rPr>
              <w:t>0.77</w:t>
            </w:r>
          </w:p>
        </w:tc>
        <w:tc>
          <w:tcPr>
            <w:tcW w:w="612" w:type="dxa"/>
          </w:tcPr>
          <w:p w14:paraId="4DE46C36" w14:textId="77777777" w:rsidR="007158A6" w:rsidRDefault="004F2724">
            <w:pPr>
              <w:pStyle w:val="TableParagraph"/>
              <w:spacing w:before="12" w:line="111" w:lineRule="exact"/>
              <w:ind w:left="116" w:right="118"/>
              <w:rPr>
                <w:sz w:val="12"/>
              </w:rPr>
            </w:pPr>
            <w:r>
              <w:rPr>
                <w:sz w:val="12"/>
              </w:rPr>
              <w:t>0.89</w:t>
            </w:r>
          </w:p>
        </w:tc>
        <w:tc>
          <w:tcPr>
            <w:tcW w:w="647" w:type="dxa"/>
          </w:tcPr>
          <w:p w14:paraId="4F182883" w14:textId="77777777" w:rsidR="007158A6" w:rsidRDefault="004F2724">
            <w:pPr>
              <w:pStyle w:val="TableParagraph"/>
              <w:spacing w:before="12" w:line="111" w:lineRule="exact"/>
              <w:ind w:left="205"/>
              <w:jc w:val="left"/>
              <w:rPr>
                <w:sz w:val="12"/>
              </w:rPr>
            </w:pPr>
            <w:r>
              <w:rPr>
                <w:sz w:val="12"/>
              </w:rPr>
              <w:t>0.12</w:t>
            </w:r>
          </w:p>
        </w:tc>
      </w:tr>
      <w:tr w:rsidR="007158A6" w14:paraId="73A6070C" w14:textId="77777777">
        <w:trPr>
          <w:trHeight w:val="143"/>
        </w:trPr>
        <w:tc>
          <w:tcPr>
            <w:tcW w:w="4507" w:type="dxa"/>
          </w:tcPr>
          <w:p w14:paraId="0E8351F5" w14:textId="77777777" w:rsidR="007158A6" w:rsidRDefault="004F2724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(1.20)</w:t>
            </w:r>
          </w:p>
        </w:tc>
        <w:tc>
          <w:tcPr>
            <w:tcW w:w="586" w:type="dxa"/>
          </w:tcPr>
          <w:p w14:paraId="5EEBD993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w w:val="115"/>
                <w:sz w:val="12"/>
              </w:rPr>
              <w:t>(1.13)</w:t>
            </w:r>
          </w:p>
        </w:tc>
        <w:tc>
          <w:tcPr>
            <w:tcW w:w="671" w:type="dxa"/>
          </w:tcPr>
          <w:p w14:paraId="1906D7BD" w14:textId="77777777" w:rsidR="007158A6" w:rsidRDefault="004F2724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(0.69)</w:t>
            </w:r>
          </w:p>
        </w:tc>
        <w:tc>
          <w:tcPr>
            <w:tcW w:w="574" w:type="dxa"/>
          </w:tcPr>
          <w:p w14:paraId="368F2063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w w:val="110"/>
                <w:sz w:val="12"/>
              </w:rPr>
              <w:t>(1.95)</w:t>
            </w:r>
          </w:p>
        </w:tc>
        <w:tc>
          <w:tcPr>
            <w:tcW w:w="638" w:type="dxa"/>
          </w:tcPr>
          <w:p w14:paraId="2BDA4EAE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w w:val="105"/>
                <w:sz w:val="12"/>
              </w:rPr>
              <w:t>(2.13)</w:t>
            </w:r>
          </w:p>
        </w:tc>
        <w:tc>
          <w:tcPr>
            <w:tcW w:w="619" w:type="dxa"/>
          </w:tcPr>
          <w:p w14:paraId="71094572" w14:textId="77777777" w:rsidR="007158A6" w:rsidRDefault="004F2724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(0.33)</w:t>
            </w:r>
          </w:p>
        </w:tc>
        <w:tc>
          <w:tcPr>
            <w:tcW w:w="510" w:type="dxa"/>
          </w:tcPr>
          <w:p w14:paraId="0BBA1742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w w:val="115"/>
                <w:sz w:val="12"/>
              </w:rPr>
              <w:t>(1.15)</w:t>
            </w:r>
          </w:p>
        </w:tc>
        <w:tc>
          <w:tcPr>
            <w:tcW w:w="612" w:type="dxa"/>
          </w:tcPr>
          <w:p w14:paraId="7D1B07BB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w w:val="110"/>
                <w:sz w:val="12"/>
              </w:rPr>
              <w:t>(1.25)</w:t>
            </w:r>
          </w:p>
        </w:tc>
        <w:tc>
          <w:tcPr>
            <w:tcW w:w="647" w:type="dxa"/>
          </w:tcPr>
          <w:p w14:paraId="11047916" w14:textId="77777777" w:rsidR="007158A6" w:rsidRDefault="004F2724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(0.32)</w:t>
            </w:r>
          </w:p>
        </w:tc>
      </w:tr>
      <w:tr w:rsidR="007158A6" w14:paraId="6C7A7D2C" w14:textId="77777777">
        <w:trPr>
          <w:trHeight w:val="143"/>
        </w:trPr>
        <w:tc>
          <w:tcPr>
            <w:tcW w:w="4507" w:type="dxa"/>
          </w:tcPr>
          <w:p w14:paraId="43695131" w14:textId="77777777" w:rsidR="007158A6" w:rsidRDefault="004F2724">
            <w:pPr>
              <w:pStyle w:val="TableParagraph"/>
              <w:tabs>
                <w:tab w:val="right" w:pos="4365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Reduced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portion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size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of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meals</w:t>
            </w:r>
            <w:r>
              <w:rPr>
                <w:spacing w:val="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at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meals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time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0.56</w:t>
            </w:r>
          </w:p>
        </w:tc>
        <w:tc>
          <w:tcPr>
            <w:tcW w:w="586" w:type="dxa"/>
          </w:tcPr>
          <w:p w14:paraId="3A5CAC21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0.74</w:t>
            </w:r>
          </w:p>
        </w:tc>
        <w:tc>
          <w:tcPr>
            <w:tcW w:w="671" w:type="dxa"/>
          </w:tcPr>
          <w:p w14:paraId="104433F9" w14:textId="77777777" w:rsidR="007158A6" w:rsidRDefault="004F2724">
            <w:pPr>
              <w:pStyle w:val="TableParagraph"/>
              <w:spacing w:before="12" w:line="111" w:lineRule="exact"/>
              <w:ind w:right="175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0.18*</w:t>
            </w:r>
          </w:p>
        </w:tc>
        <w:tc>
          <w:tcPr>
            <w:tcW w:w="574" w:type="dxa"/>
          </w:tcPr>
          <w:p w14:paraId="238AA3F6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3.80</w:t>
            </w:r>
          </w:p>
        </w:tc>
        <w:tc>
          <w:tcPr>
            <w:tcW w:w="638" w:type="dxa"/>
          </w:tcPr>
          <w:p w14:paraId="18C0D94E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3.27</w:t>
            </w:r>
          </w:p>
        </w:tc>
        <w:tc>
          <w:tcPr>
            <w:tcW w:w="619" w:type="dxa"/>
          </w:tcPr>
          <w:p w14:paraId="395D3D02" w14:textId="77777777" w:rsidR="007158A6" w:rsidRDefault="004F2724">
            <w:pPr>
              <w:pStyle w:val="TableParagraph"/>
              <w:spacing w:before="12" w:line="111" w:lineRule="exact"/>
              <w:ind w:right="8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-0.53***</w:t>
            </w:r>
          </w:p>
        </w:tc>
        <w:tc>
          <w:tcPr>
            <w:tcW w:w="510" w:type="dxa"/>
          </w:tcPr>
          <w:p w14:paraId="48FA4DFE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1.98</w:t>
            </w:r>
          </w:p>
        </w:tc>
        <w:tc>
          <w:tcPr>
            <w:tcW w:w="612" w:type="dxa"/>
          </w:tcPr>
          <w:p w14:paraId="458EE210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2.65</w:t>
            </w:r>
          </w:p>
        </w:tc>
        <w:tc>
          <w:tcPr>
            <w:tcW w:w="647" w:type="dxa"/>
          </w:tcPr>
          <w:p w14:paraId="15836305" w14:textId="77777777" w:rsidR="007158A6" w:rsidRDefault="004F2724">
            <w:pPr>
              <w:pStyle w:val="TableParagraph"/>
              <w:spacing w:before="12" w:line="111" w:lineRule="exact"/>
              <w:ind w:right="145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0.67**</w:t>
            </w:r>
          </w:p>
        </w:tc>
      </w:tr>
      <w:tr w:rsidR="007158A6" w14:paraId="45382AB0" w14:textId="77777777">
        <w:trPr>
          <w:trHeight w:val="143"/>
        </w:trPr>
        <w:tc>
          <w:tcPr>
            <w:tcW w:w="4507" w:type="dxa"/>
          </w:tcPr>
          <w:p w14:paraId="3220F054" w14:textId="77777777" w:rsidR="007158A6" w:rsidRDefault="004F2724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(1.32)</w:t>
            </w:r>
          </w:p>
        </w:tc>
        <w:tc>
          <w:tcPr>
            <w:tcW w:w="586" w:type="dxa"/>
          </w:tcPr>
          <w:p w14:paraId="34B09D5C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w w:val="105"/>
                <w:sz w:val="12"/>
              </w:rPr>
              <w:t>(1.42)</w:t>
            </w:r>
          </w:p>
        </w:tc>
        <w:tc>
          <w:tcPr>
            <w:tcW w:w="671" w:type="dxa"/>
          </w:tcPr>
          <w:p w14:paraId="769199E7" w14:textId="77777777" w:rsidR="007158A6" w:rsidRDefault="004F2724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(0.03)</w:t>
            </w:r>
          </w:p>
        </w:tc>
        <w:tc>
          <w:tcPr>
            <w:tcW w:w="574" w:type="dxa"/>
          </w:tcPr>
          <w:p w14:paraId="4ACA17B2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(2.70)</w:t>
            </w:r>
          </w:p>
        </w:tc>
        <w:tc>
          <w:tcPr>
            <w:tcW w:w="638" w:type="dxa"/>
          </w:tcPr>
          <w:p w14:paraId="45FBED57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(2.85)</w:t>
            </w:r>
          </w:p>
        </w:tc>
        <w:tc>
          <w:tcPr>
            <w:tcW w:w="619" w:type="dxa"/>
          </w:tcPr>
          <w:p w14:paraId="6CCD0F19" w14:textId="77777777" w:rsidR="007158A6" w:rsidRDefault="004F2724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10" w:type="dxa"/>
          </w:tcPr>
          <w:p w14:paraId="11C932E3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w w:val="105"/>
                <w:sz w:val="12"/>
              </w:rPr>
              <w:t>(2.27)</w:t>
            </w:r>
          </w:p>
        </w:tc>
        <w:tc>
          <w:tcPr>
            <w:tcW w:w="612" w:type="dxa"/>
          </w:tcPr>
          <w:p w14:paraId="6EB1EB3B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w w:val="105"/>
                <w:sz w:val="12"/>
              </w:rPr>
              <w:t>(2.14)</w:t>
            </w:r>
          </w:p>
        </w:tc>
        <w:tc>
          <w:tcPr>
            <w:tcW w:w="647" w:type="dxa"/>
          </w:tcPr>
          <w:p w14:paraId="3A9A1C30" w14:textId="77777777" w:rsidR="007158A6" w:rsidRDefault="004F2724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7158A6" w14:paraId="769FF2EC" w14:textId="77777777">
        <w:trPr>
          <w:trHeight w:val="143"/>
        </w:trPr>
        <w:tc>
          <w:tcPr>
            <w:tcW w:w="4507" w:type="dxa"/>
          </w:tcPr>
          <w:p w14:paraId="16CA8632" w14:textId="77777777" w:rsidR="007158A6" w:rsidRDefault="004F2724">
            <w:pPr>
              <w:pStyle w:val="TableParagraph"/>
              <w:tabs>
                <w:tab w:val="left" w:pos="4136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Restricted</w:t>
            </w:r>
            <w:r>
              <w:rPr>
                <w:spacing w:val="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consumption</w:t>
            </w:r>
            <w:r>
              <w:rPr>
                <w:spacing w:val="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by</w:t>
            </w:r>
            <w:r>
              <w:rPr>
                <w:spacing w:val="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adults</w:t>
            </w:r>
            <w:r>
              <w:rPr>
                <w:spacing w:val="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in</w:t>
            </w:r>
            <w:r>
              <w:rPr>
                <w:spacing w:val="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order</w:t>
            </w:r>
            <w:r>
              <w:rPr>
                <w:spacing w:val="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for</w:t>
            </w:r>
            <w:r>
              <w:rPr>
                <w:spacing w:val="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young-children</w:t>
            </w:r>
            <w:r>
              <w:rPr>
                <w:spacing w:val="6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to</w:t>
            </w:r>
            <w:r>
              <w:rPr>
                <w:spacing w:val="5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eat</w:t>
            </w:r>
            <w:r>
              <w:rPr>
                <w:w w:val="105"/>
                <w:sz w:val="12"/>
              </w:rPr>
              <w:tab/>
              <w:t>0.52</w:t>
            </w:r>
          </w:p>
        </w:tc>
        <w:tc>
          <w:tcPr>
            <w:tcW w:w="586" w:type="dxa"/>
          </w:tcPr>
          <w:p w14:paraId="728AE0FC" w14:textId="77777777" w:rsidR="007158A6" w:rsidRDefault="004F2724">
            <w:pPr>
              <w:pStyle w:val="TableParagraph"/>
              <w:spacing w:before="12" w:line="111" w:lineRule="exact"/>
              <w:ind w:left="116" w:right="93"/>
              <w:rPr>
                <w:sz w:val="12"/>
              </w:rPr>
            </w:pPr>
            <w:r>
              <w:rPr>
                <w:w w:val="105"/>
                <w:sz w:val="12"/>
              </w:rPr>
              <w:t>1.23</w:t>
            </w:r>
          </w:p>
        </w:tc>
        <w:tc>
          <w:tcPr>
            <w:tcW w:w="671" w:type="dxa"/>
          </w:tcPr>
          <w:p w14:paraId="54E625EC" w14:textId="77777777" w:rsidR="007158A6" w:rsidRDefault="004F2724">
            <w:pPr>
              <w:pStyle w:val="TableParagraph"/>
              <w:spacing w:before="12" w:line="111" w:lineRule="exact"/>
              <w:ind w:right="111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0.72***</w:t>
            </w:r>
          </w:p>
        </w:tc>
        <w:tc>
          <w:tcPr>
            <w:tcW w:w="574" w:type="dxa"/>
          </w:tcPr>
          <w:p w14:paraId="1C49AAAD" w14:textId="77777777" w:rsidR="007158A6" w:rsidRDefault="004F2724">
            <w:pPr>
              <w:pStyle w:val="TableParagraph"/>
              <w:spacing w:before="12" w:line="111" w:lineRule="exact"/>
              <w:ind w:left="68" w:right="68"/>
              <w:rPr>
                <w:sz w:val="12"/>
              </w:rPr>
            </w:pPr>
            <w:r>
              <w:rPr>
                <w:w w:val="105"/>
                <w:sz w:val="12"/>
              </w:rPr>
              <w:t>1.87</w:t>
            </w:r>
          </w:p>
        </w:tc>
        <w:tc>
          <w:tcPr>
            <w:tcW w:w="638" w:type="dxa"/>
          </w:tcPr>
          <w:p w14:paraId="51255D74" w14:textId="77777777" w:rsidR="007158A6" w:rsidRDefault="004F2724">
            <w:pPr>
              <w:pStyle w:val="TableParagraph"/>
              <w:spacing w:before="12" w:line="111" w:lineRule="exact"/>
              <w:ind w:left="84" w:right="111"/>
              <w:rPr>
                <w:sz w:val="12"/>
              </w:rPr>
            </w:pPr>
            <w:r>
              <w:rPr>
                <w:w w:val="115"/>
                <w:sz w:val="12"/>
              </w:rPr>
              <w:t>1.51</w:t>
            </w:r>
          </w:p>
        </w:tc>
        <w:tc>
          <w:tcPr>
            <w:tcW w:w="619" w:type="dxa"/>
          </w:tcPr>
          <w:p w14:paraId="217F043C" w14:textId="77777777" w:rsidR="007158A6" w:rsidRDefault="004F2724">
            <w:pPr>
              <w:pStyle w:val="TableParagraph"/>
              <w:spacing w:before="12" w:line="111" w:lineRule="exact"/>
              <w:ind w:right="122"/>
              <w:jc w:val="right"/>
              <w:rPr>
                <w:sz w:val="12"/>
              </w:rPr>
            </w:pPr>
            <w:r>
              <w:rPr>
                <w:sz w:val="12"/>
              </w:rPr>
              <w:t>-0.36**</w:t>
            </w:r>
          </w:p>
        </w:tc>
        <w:tc>
          <w:tcPr>
            <w:tcW w:w="510" w:type="dxa"/>
          </w:tcPr>
          <w:p w14:paraId="20D22427" w14:textId="77777777" w:rsidR="007158A6" w:rsidRDefault="004F2724">
            <w:pPr>
              <w:pStyle w:val="TableParagraph"/>
              <w:spacing w:before="12" w:line="111" w:lineRule="exact"/>
              <w:ind w:left="65" w:right="66"/>
              <w:rPr>
                <w:sz w:val="12"/>
              </w:rPr>
            </w:pPr>
            <w:r>
              <w:rPr>
                <w:w w:val="110"/>
                <w:sz w:val="12"/>
              </w:rPr>
              <w:t>1.73</w:t>
            </w:r>
          </w:p>
        </w:tc>
        <w:tc>
          <w:tcPr>
            <w:tcW w:w="612" w:type="dxa"/>
          </w:tcPr>
          <w:p w14:paraId="38C1A20B" w14:textId="77777777" w:rsidR="007158A6" w:rsidRDefault="004F2724">
            <w:pPr>
              <w:pStyle w:val="TableParagraph"/>
              <w:spacing w:before="12" w:line="111" w:lineRule="exact"/>
              <w:ind w:left="116" w:right="118"/>
              <w:rPr>
                <w:sz w:val="12"/>
              </w:rPr>
            </w:pPr>
            <w:r>
              <w:rPr>
                <w:sz w:val="12"/>
              </w:rPr>
              <w:t>2.70</w:t>
            </w:r>
          </w:p>
        </w:tc>
        <w:tc>
          <w:tcPr>
            <w:tcW w:w="647" w:type="dxa"/>
          </w:tcPr>
          <w:p w14:paraId="77724A79" w14:textId="77777777" w:rsidR="007158A6" w:rsidRDefault="004F2724">
            <w:pPr>
              <w:pStyle w:val="TableParagraph"/>
              <w:spacing w:before="12" w:line="111" w:lineRule="exact"/>
              <w:ind w:right="114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0.97***</w:t>
            </w:r>
          </w:p>
        </w:tc>
      </w:tr>
      <w:tr w:rsidR="007158A6" w14:paraId="4231557F" w14:textId="77777777">
        <w:trPr>
          <w:trHeight w:val="143"/>
        </w:trPr>
        <w:tc>
          <w:tcPr>
            <w:tcW w:w="4507" w:type="dxa"/>
          </w:tcPr>
          <w:p w14:paraId="71374862" w14:textId="77777777" w:rsidR="007158A6" w:rsidRDefault="004F2724">
            <w:pPr>
              <w:pStyle w:val="TableParagraph"/>
              <w:spacing w:before="12" w:line="111" w:lineRule="exact"/>
              <w:ind w:right="8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(1.39)</w:t>
            </w:r>
          </w:p>
        </w:tc>
        <w:tc>
          <w:tcPr>
            <w:tcW w:w="586" w:type="dxa"/>
          </w:tcPr>
          <w:p w14:paraId="70E0D328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w w:val="105"/>
                <w:sz w:val="12"/>
              </w:rPr>
              <w:t>(1.78)</w:t>
            </w:r>
          </w:p>
        </w:tc>
        <w:tc>
          <w:tcPr>
            <w:tcW w:w="671" w:type="dxa"/>
          </w:tcPr>
          <w:p w14:paraId="7C119399" w14:textId="77777777" w:rsidR="007158A6" w:rsidRDefault="004F2724">
            <w:pPr>
              <w:pStyle w:val="TableParagraph"/>
              <w:spacing w:before="12" w:line="111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49584E57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sz w:val="12"/>
              </w:rPr>
              <w:t>(2.38)</w:t>
            </w:r>
          </w:p>
        </w:tc>
        <w:tc>
          <w:tcPr>
            <w:tcW w:w="638" w:type="dxa"/>
          </w:tcPr>
          <w:p w14:paraId="5BC23FE3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(2.24)</w:t>
            </w:r>
          </w:p>
        </w:tc>
        <w:tc>
          <w:tcPr>
            <w:tcW w:w="619" w:type="dxa"/>
          </w:tcPr>
          <w:p w14:paraId="4619D0F7" w14:textId="77777777" w:rsidR="007158A6" w:rsidRDefault="004F2724">
            <w:pPr>
              <w:pStyle w:val="TableParagraph"/>
              <w:spacing w:before="12" w:line="111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10" w:type="dxa"/>
          </w:tcPr>
          <w:p w14:paraId="677263FA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w w:val="105"/>
                <w:sz w:val="12"/>
              </w:rPr>
              <w:t>(1.90)</w:t>
            </w:r>
          </w:p>
        </w:tc>
        <w:tc>
          <w:tcPr>
            <w:tcW w:w="612" w:type="dxa"/>
          </w:tcPr>
          <w:p w14:paraId="2A725C44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w w:val="105"/>
                <w:sz w:val="12"/>
              </w:rPr>
              <w:t>(1.83)</w:t>
            </w:r>
          </w:p>
        </w:tc>
        <w:tc>
          <w:tcPr>
            <w:tcW w:w="647" w:type="dxa"/>
          </w:tcPr>
          <w:p w14:paraId="004A6C82" w14:textId="77777777" w:rsidR="007158A6" w:rsidRDefault="004F2724">
            <w:pPr>
              <w:pStyle w:val="TableParagraph"/>
              <w:spacing w:before="12" w:line="111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7158A6" w14:paraId="1D0EDFCA" w14:textId="77777777">
        <w:trPr>
          <w:trHeight w:val="143"/>
        </w:trPr>
        <w:tc>
          <w:tcPr>
            <w:tcW w:w="4507" w:type="dxa"/>
          </w:tcPr>
          <w:p w14:paraId="79A9D1A9" w14:textId="77777777" w:rsidR="007158A6" w:rsidRDefault="004F2724">
            <w:pPr>
              <w:pStyle w:val="TableParagraph"/>
              <w:tabs>
                <w:tab w:val="right" w:pos="4365"/>
              </w:tabs>
              <w:spacing w:before="12" w:line="111" w:lineRule="exact"/>
              <w:ind w:left="90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Reduced</w:t>
            </w:r>
            <w:r>
              <w:rPr>
                <w:spacing w:val="9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the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number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of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meals</w:t>
            </w:r>
            <w:r>
              <w:rPr>
                <w:spacing w:val="11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eaten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per</w:t>
            </w:r>
            <w:r>
              <w:rPr>
                <w:spacing w:val="10"/>
                <w:w w:val="105"/>
                <w:sz w:val="12"/>
              </w:rPr>
              <w:t xml:space="preserve"> </w:t>
            </w:r>
            <w:r>
              <w:rPr>
                <w:w w:val="105"/>
                <w:sz w:val="12"/>
              </w:rPr>
              <w:t>day</w:t>
            </w:r>
            <w:r>
              <w:rPr>
                <w:rFonts w:ascii="Times New Roman"/>
                <w:w w:val="105"/>
                <w:sz w:val="12"/>
              </w:rPr>
              <w:tab/>
            </w:r>
            <w:r>
              <w:rPr>
                <w:w w:val="105"/>
                <w:sz w:val="12"/>
              </w:rPr>
              <w:t>0.22</w:t>
            </w:r>
          </w:p>
        </w:tc>
        <w:tc>
          <w:tcPr>
            <w:tcW w:w="586" w:type="dxa"/>
          </w:tcPr>
          <w:p w14:paraId="02DD3789" w14:textId="77777777" w:rsidR="007158A6" w:rsidRDefault="004F2724">
            <w:pPr>
              <w:pStyle w:val="TableParagraph"/>
              <w:spacing w:before="12" w:line="111" w:lineRule="exact"/>
              <w:ind w:left="117" w:right="93"/>
              <w:rPr>
                <w:sz w:val="12"/>
              </w:rPr>
            </w:pPr>
            <w:r>
              <w:rPr>
                <w:sz w:val="12"/>
              </w:rPr>
              <w:t>0.82</w:t>
            </w:r>
          </w:p>
        </w:tc>
        <w:tc>
          <w:tcPr>
            <w:tcW w:w="671" w:type="dxa"/>
          </w:tcPr>
          <w:p w14:paraId="7BA82F0D" w14:textId="77777777" w:rsidR="007158A6" w:rsidRDefault="004F2724">
            <w:pPr>
              <w:pStyle w:val="TableParagraph"/>
              <w:spacing w:before="12" w:line="111" w:lineRule="exact"/>
              <w:ind w:right="110"/>
              <w:jc w:val="right"/>
              <w:rPr>
                <w:sz w:val="12"/>
              </w:rPr>
            </w:pPr>
            <w:r>
              <w:rPr>
                <w:sz w:val="12"/>
              </w:rPr>
              <w:t>0.60***</w:t>
            </w:r>
          </w:p>
        </w:tc>
        <w:tc>
          <w:tcPr>
            <w:tcW w:w="574" w:type="dxa"/>
          </w:tcPr>
          <w:p w14:paraId="7E21ECF9" w14:textId="77777777" w:rsidR="007158A6" w:rsidRDefault="004F2724">
            <w:pPr>
              <w:pStyle w:val="TableParagraph"/>
              <w:spacing w:before="12" w:line="111" w:lineRule="exact"/>
              <w:ind w:left="68" w:right="69"/>
              <w:rPr>
                <w:sz w:val="12"/>
              </w:rPr>
            </w:pPr>
            <w:r>
              <w:rPr>
                <w:w w:val="105"/>
                <w:sz w:val="12"/>
              </w:rPr>
              <w:t>2.77</w:t>
            </w:r>
          </w:p>
        </w:tc>
        <w:tc>
          <w:tcPr>
            <w:tcW w:w="638" w:type="dxa"/>
          </w:tcPr>
          <w:p w14:paraId="768D08E9" w14:textId="77777777" w:rsidR="007158A6" w:rsidRDefault="004F2724">
            <w:pPr>
              <w:pStyle w:val="TableParagraph"/>
              <w:spacing w:before="12" w:line="111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2.66</w:t>
            </w:r>
          </w:p>
        </w:tc>
        <w:tc>
          <w:tcPr>
            <w:tcW w:w="619" w:type="dxa"/>
          </w:tcPr>
          <w:p w14:paraId="1B9BC79C" w14:textId="77777777" w:rsidR="007158A6" w:rsidRDefault="004F2724">
            <w:pPr>
              <w:pStyle w:val="TableParagraph"/>
              <w:spacing w:before="12" w:line="111" w:lineRule="exact"/>
              <w:ind w:left="15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-0.11</w:t>
            </w:r>
          </w:p>
        </w:tc>
        <w:tc>
          <w:tcPr>
            <w:tcW w:w="510" w:type="dxa"/>
          </w:tcPr>
          <w:p w14:paraId="424573FA" w14:textId="77777777" w:rsidR="007158A6" w:rsidRDefault="004F2724">
            <w:pPr>
              <w:pStyle w:val="TableParagraph"/>
              <w:spacing w:before="12" w:line="111" w:lineRule="exact"/>
              <w:ind w:left="66" w:right="66"/>
              <w:rPr>
                <w:sz w:val="12"/>
              </w:rPr>
            </w:pPr>
            <w:r>
              <w:rPr>
                <w:w w:val="110"/>
                <w:sz w:val="12"/>
              </w:rPr>
              <w:t>1.74</w:t>
            </w:r>
          </w:p>
        </w:tc>
        <w:tc>
          <w:tcPr>
            <w:tcW w:w="612" w:type="dxa"/>
          </w:tcPr>
          <w:p w14:paraId="7D7F2285" w14:textId="77777777" w:rsidR="007158A6" w:rsidRDefault="004F2724">
            <w:pPr>
              <w:pStyle w:val="TableParagraph"/>
              <w:spacing w:before="12" w:line="111" w:lineRule="exact"/>
              <w:ind w:left="117" w:right="118"/>
              <w:rPr>
                <w:sz w:val="12"/>
              </w:rPr>
            </w:pPr>
            <w:r>
              <w:rPr>
                <w:sz w:val="12"/>
              </w:rPr>
              <w:t>2.00</w:t>
            </w:r>
          </w:p>
        </w:tc>
        <w:tc>
          <w:tcPr>
            <w:tcW w:w="647" w:type="dxa"/>
          </w:tcPr>
          <w:p w14:paraId="115C4D51" w14:textId="77777777" w:rsidR="007158A6" w:rsidRDefault="004F2724">
            <w:pPr>
              <w:pStyle w:val="TableParagraph"/>
              <w:spacing w:before="12" w:line="111" w:lineRule="exact"/>
              <w:ind w:left="206"/>
              <w:jc w:val="left"/>
              <w:rPr>
                <w:sz w:val="12"/>
              </w:rPr>
            </w:pPr>
            <w:r>
              <w:rPr>
                <w:sz w:val="12"/>
              </w:rPr>
              <w:t>0.26</w:t>
            </w:r>
          </w:p>
        </w:tc>
      </w:tr>
      <w:tr w:rsidR="007158A6" w14:paraId="5FBC8AE2" w14:textId="77777777">
        <w:trPr>
          <w:trHeight w:val="146"/>
        </w:trPr>
        <w:tc>
          <w:tcPr>
            <w:tcW w:w="4507" w:type="dxa"/>
          </w:tcPr>
          <w:p w14:paraId="5EAC072C" w14:textId="77777777" w:rsidR="007158A6" w:rsidRDefault="004F2724">
            <w:pPr>
              <w:pStyle w:val="TableParagraph"/>
              <w:spacing w:before="12" w:line="114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(0.90)</w:t>
            </w:r>
          </w:p>
        </w:tc>
        <w:tc>
          <w:tcPr>
            <w:tcW w:w="586" w:type="dxa"/>
          </w:tcPr>
          <w:p w14:paraId="089C0512" w14:textId="77777777" w:rsidR="007158A6" w:rsidRDefault="004F2724">
            <w:pPr>
              <w:pStyle w:val="TableParagraph"/>
              <w:spacing w:before="12" w:line="114" w:lineRule="exact"/>
              <w:ind w:left="117" w:right="93"/>
              <w:rPr>
                <w:sz w:val="12"/>
              </w:rPr>
            </w:pPr>
            <w:r>
              <w:rPr>
                <w:w w:val="110"/>
                <w:sz w:val="12"/>
              </w:rPr>
              <w:t>(1.67)</w:t>
            </w:r>
          </w:p>
        </w:tc>
        <w:tc>
          <w:tcPr>
            <w:tcW w:w="671" w:type="dxa"/>
          </w:tcPr>
          <w:p w14:paraId="647B2E19" w14:textId="77777777" w:rsidR="007158A6" w:rsidRDefault="004F2724">
            <w:pPr>
              <w:pStyle w:val="TableParagraph"/>
              <w:spacing w:before="12" w:line="114" w:lineRule="exact"/>
              <w:ind w:right="157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74" w:type="dxa"/>
          </w:tcPr>
          <w:p w14:paraId="64A45583" w14:textId="77777777" w:rsidR="007158A6" w:rsidRDefault="004F2724">
            <w:pPr>
              <w:pStyle w:val="TableParagraph"/>
              <w:spacing w:before="12" w:line="114" w:lineRule="exact"/>
              <w:ind w:left="68" w:right="69"/>
              <w:rPr>
                <w:sz w:val="12"/>
              </w:rPr>
            </w:pPr>
            <w:r>
              <w:rPr>
                <w:w w:val="105"/>
                <w:sz w:val="12"/>
              </w:rPr>
              <w:t>(2.52)</w:t>
            </w:r>
          </w:p>
        </w:tc>
        <w:tc>
          <w:tcPr>
            <w:tcW w:w="638" w:type="dxa"/>
          </w:tcPr>
          <w:p w14:paraId="0F717A07" w14:textId="77777777" w:rsidR="007158A6" w:rsidRDefault="004F2724">
            <w:pPr>
              <w:pStyle w:val="TableParagraph"/>
              <w:spacing w:before="12" w:line="114" w:lineRule="exact"/>
              <w:ind w:left="85" w:right="111"/>
              <w:rPr>
                <w:sz w:val="12"/>
              </w:rPr>
            </w:pPr>
            <w:r>
              <w:rPr>
                <w:sz w:val="12"/>
              </w:rPr>
              <w:t>(2.70)</w:t>
            </w:r>
          </w:p>
        </w:tc>
        <w:tc>
          <w:tcPr>
            <w:tcW w:w="619" w:type="dxa"/>
          </w:tcPr>
          <w:p w14:paraId="0F63268D" w14:textId="77777777" w:rsidR="007158A6" w:rsidRDefault="004F2724">
            <w:pPr>
              <w:pStyle w:val="TableParagraph"/>
              <w:spacing w:before="12" w:line="114" w:lineRule="exact"/>
              <w:ind w:left="130"/>
              <w:jc w:val="left"/>
              <w:rPr>
                <w:sz w:val="12"/>
              </w:rPr>
            </w:pPr>
            <w:r>
              <w:rPr>
                <w:sz w:val="12"/>
              </w:rPr>
              <w:t>(0.43)</w:t>
            </w:r>
          </w:p>
        </w:tc>
        <w:tc>
          <w:tcPr>
            <w:tcW w:w="510" w:type="dxa"/>
          </w:tcPr>
          <w:p w14:paraId="69CAB80D" w14:textId="77777777" w:rsidR="007158A6" w:rsidRDefault="004F2724">
            <w:pPr>
              <w:pStyle w:val="TableParagraph"/>
              <w:spacing w:before="12" w:line="114" w:lineRule="exact"/>
              <w:ind w:left="66" w:right="66"/>
              <w:rPr>
                <w:sz w:val="12"/>
              </w:rPr>
            </w:pPr>
            <w:r>
              <w:rPr>
                <w:sz w:val="12"/>
              </w:rPr>
              <w:t>(2.38)</w:t>
            </w:r>
          </w:p>
        </w:tc>
        <w:tc>
          <w:tcPr>
            <w:tcW w:w="612" w:type="dxa"/>
          </w:tcPr>
          <w:p w14:paraId="2103B9D8" w14:textId="77777777" w:rsidR="007158A6" w:rsidRDefault="004F2724">
            <w:pPr>
              <w:pStyle w:val="TableParagraph"/>
              <w:spacing w:before="12" w:line="114" w:lineRule="exact"/>
              <w:ind w:left="117" w:right="118"/>
              <w:rPr>
                <w:sz w:val="12"/>
              </w:rPr>
            </w:pPr>
            <w:r>
              <w:rPr>
                <w:w w:val="105"/>
                <w:sz w:val="12"/>
              </w:rPr>
              <w:t>(2.12)</w:t>
            </w:r>
          </w:p>
        </w:tc>
        <w:tc>
          <w:tcPr>
            <w:tcW w:w="647" w:type="dxa"/>
          </w:tcPr>
          <w:p w14:paraId="26FD5542" w14:textId="77777777" w:rsidR="007158A6" w:rsidRDefault="004F2724">
            <w:pPr>
              <w:pStyle w:val="TableParagraph"/>
              <w:spacing w:before="12" w:line="114" w:lineRule="exact"/>
              <w:ind w:right="160"/>
              <w:jc w:val="right"/>
              <w:rPr>
                <w:sz w:val="12"/>
              </w:rPr>
            </w:pPr>
            <w:r>
              <w:rPr>
                <w:sz w:val="12"/>
              </w:rPr>
              <w:t>(0.24)</w:t>
            </w:r>
          </w:p>
        </w:tc>
      </w:tr>
      <w:tr w:rsidR="007158A6" w14:paraId="000B29DC" w14:textId="77777777">
        <w:trPr>
          <w:trHeight w:val="174"/>
        </w:trPr>
        <w:tc>
          <w:tcPr>
            <w:tcW w:w="4507" w:type="dxa"/>
            <w:tcBorders>
              <w:bottom w:val="double" w:sz="1" w:space="0" w:color="000000"/>
            </w:tcBorders>
          </w:tcPr>
          <w:p w14:paraId="5F28EBFF" w14:textId="77777777" w:rsidR="007158A6" w:rsidRDefault="004F2724">
            <w:pPr>
              <w:pStyle w:val="TableParagraph"/>
              <w:tabs>
                <w:tab w:val="right" w:pos="4348"/>
              </w:tabs>
              <w:spacing w:before="15" w:line="240" w:lineRule="auto"/>
              <w:ind w:left="90"/>
              <w:jc w:val="left"/>
              <w:rPr>
                <w:sz w:val="12"/>
              </w:rPr>
            </w:pPr>
            <w:r>
              <w:rPr>
                <w:sz w:val="12"/>
              </w:rPr>
              <w:t>Observations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610</w:t>
            </w:r>
          </w:p>
        </w:tc>
        <w:tc>
          <w:tcPr>
            <w:tcW w:w="586" w:type="dxa"/>
            <w:tcBorders>
              <w:bottom w:val="double" w:sz="1" w:space="0" w:color="000000"/>
            </w:tcBorders>
          </w:tcPr>
          <w:p w14:paraId="3FF2850E" w14:textId="77777777" w:rsidR="007158A6" w:rsidRDefault="004F2724">
            <w:pPr>
              <w:pStyle w:val="TableParagraph"/>
              <w:spacing w:before="15" w:line="240" w:lineRule="auto"/>
              <w:ind w:left="117" w:right="92"/>
              <w:rPr>
                <w:sz w:val="12"/>
              </w:rPr>
            </w:pPr>
            <w:r>
              <w:rPr>
                <w:sz w:val="12"/>
              </w:rPr>
              <w:t>483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55E747BF" w14:textId="77777777" w:rsidR="007158A6" w:rsidRDefault="004F2724">
            <w:pPr>
              <w:pStyle w:val="TableParagraph"/>
              <w:spacing w:before="15" w:line="240" w:lineRule="auto"/>
              <w:ind w:right="174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1,093</w:t>
            </w:r>
          </w:p>
        </w:tc>
        <w:tc>
          <w:tcPr>
            <w:tcW w:w="574" w:type="dxa"/>
            <w:tcBorders>
              <w:bottom w:val="double" w:sz="1" w:space="0" w:color="000000"/>
            </w:tcBorders>
          </w:tcPr>
          <w:p w14:paraId="24B8462D" w14:textId="77777777" w:rsidR="007158A6" w:rsidRDefault="004F2724">
            <w:pPr>
              <w:pStyle w:val="TableParagraph"/>
              <w:spacing w:before="15" w:line="240" w:lineRule="auto"/>
              <w:ind w:left="68" w:right="68"/>
              <w:rPr>
                <w:sz w:val="12"/>
              </w:rPr>
            </w:pPr>
            <w:r>
              <w:rPr>
                <w:sz w:val="12"/>
              </w:rPr>
              <w:t>760</w:t>
            </w:r>
          </w:p>
        </w:tc>
        <w:tc>
          <w:tcPr>
            <w:tcW w:w="638" w:type="dxa"/>
            <w:tcBorders>
              <w:bottom w:val="double" w:sz="1" w:space="0" w:color="000000"/>
            </w:tcBorders>
          </w:tcPr>
          <w:p w14:paraId="4C68F361" w14:textId="77777777" w:rsidR="007158A6" w:rsidRDefault="004F2724">
            <w:pPr>
              <w:pStyle w:val="TableParagraph"/>
              <w:spacing w:before="15" w:line="240" w:lineRule="auto"/>
              <w:ind w:left="85" w:right="110"/>
              <w:rPr>
                <w:sz w:val="12"/>
              </w:rPr>
            </w:pPr>
            <w:r>
              <w:rPr>
                <w:sz w:val="12"/>
              </w:rPr>
              <w:t>656</w:t>
            </w:r>
          </w:p>
        </w:tc>
        <w:tc>
          <w:tcPr>
            <w:tcW w:w="619" w:type="dxa"/>
            <w:tcBorders>
              <w:bottom w:val="double" w:sz="1" w:space="0" w:color="000000"/>
            </w:tcBorders>
          </w:tcPr>
          <w:p w14:paraId="714DB191" w14:textId="77777777" w:rsidR="007158A6" w:rsidRDefault="004F2724">
            <w:pPr>
              <w:pStyle w:val="TableParagraph"/>
              <w:spacing w:before="15" w:line="240" w:lineRule="auto"/>
              <w:ind w:left="149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1,416</w:t>
            </w:r>
          </w:p>
        </w:tc>
        <w:tc>
          <w:tcPr>
            <w:tcW w:w="510" w:type="dxa"/>
            <w:tcBorders>
              <w:bottom w:val="double" w:sz="1" w:space="0" w:color="000000"/>
            </w:tcBorders>
          </w:tcPr>
          <w:p w14:paraId="4CA20601" w14:textId="77777777" w:rsidR="007158A6" w:rsidRDefault="004F2724">
            <w:pPr>
              <w:pStyle w:val="TableParagraph"/>
              <w:spacing w:before="15" w:line="240" w:lineRule="auto"/>
              <w:ind w:left="65" w:right="66"/>
              <w:rPr>
                <w:sz w:val="12"/>
              </w:rPr>
            </w:pPr>
            <w:r>
              <w:rPr>
                <w:sz w:val="12"/>
              </w:rPr>
              <w:t>294</w:t>
            </w:r>
          </w:p>
        </w:tc>
        <w:tc>
          <w:tcPr>
            <w:tcW w:w="612" w:type="dxa"/>
            <w:tcBorders>
              <w:bottom w:val="double" w:sz="1" w:space="0" w:color="000000"/>
            </w:tcBorders>
          </w:tcPr>
          <w:p w14:paraId="7ECD37CA" w14:textId="77777777" w:rsidR="007158A6" w:rsidRDefault="004F2724">
            <w:pPr>
              <w:pStyle w:val="TableParagraph"/>
              <w:spacing w:before="15" w:line="240" w:lineRule="auto"/>
              <w:ind w:left="117" w:right="117"/>
              <w:rPr>
                <w:sz w:val="12"/>
              </w:rPr>
            </w:pPr>
            <w:r>
              <w:rPr>
                <w:w w:val="110"/>
                <w:sz w:val="12"/>
              </w:rPr>
              <w:t>157</w:t>
            </w:r>
          </w:p>
        </w:tc>
        <w:tc>
          <w:tcPr>
            <w:tcW w:w="647" w:type="dxa"/>
            <w:tcBorders>
              <w:bottom w:val="double" w:sz="1" w:space="0" w:color="000000"/>
            </w:tcBorders>
          </w:tcPr>
          <w:p w14:paraId="21E24203" w14:textId="77777777" w:rsidR="007158A6" w:rsidRDefault="004F2724">
            <w:pPr>
              <w:pStyle w:val="TableParagraph"/>
              <w:spacing w:before="15" w:line="240" w:lineRule="auto"/>
              <w:ind w:left="196" w:right="199"/>
              <w:rPr>
                <w:sz w:val="12"/>
              </w:rPr>
            </w:pPr>
            <w:r>
              <w:rPr>
                <w:w w:val="105"/>
                <w:sz w:val="12"/>
              </w:rPr>
              <w:t>451</w:t>
            </w:r>
          </w:p>
        </w:tc>
      </w:tr>
    </w:tbl>
    <w:p w14:paraId="47519C50" w14:textId="7A04F0DE" w:rsidR="007158A6" w:rsidRDefault="004F2724">
      <w:pPr>
        <w:spacing w:before="38"/>
        <w:ind w:left="148"/>
        <w:jc w:val="both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1" locked="0" layoutInCell="1" allowOverlap="1" wp14:anchorId="7FE21023" wp14:editId="6AF2A731">
                <wp:simplePos x="0" y="0"/>
                <wp:positionH relativeFrom="page">
                  <wp:posOffset>914400</wp:posOffset>
                </wp:positionH>
                <wp:positionV relativeFrom="paragraph">
                  <wp:posOffset>-110490</wp:posOffset>
                </wp:positionV>
                <wp:extent cx="5943600" cy="0"/>
                <wp:effectExtent l="0" t="0" r="0" b="0"/>
                <wp:wrapNone/>
                <wp:docPr id="42" name="Straight Connector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3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F7D55F8">
              <v:line id="Line 38" style="position:absolute;z-index:-2021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065mm" from="1in,-8.7pt" to="540pt,-8.7pt" w14:anchorId="210ADE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">
                <w10:wrap anchorx="page"/>
              </v:line>
            </w:pict>
          </mc:Fallback>
        </mc:AlternateContent>
      </w:r>
      <w:r>
        <w:rPr>
          <w:w w:val="105"/>
          <w:sz w:val="12"/>
        </w:rPr>
        <w:t>Note:</w:t>
      </w:r>
      <w:r>
        <w:rPr>
          <w:spacing w:val="14"/>
          <w:w w:val="105"/>
          <w:sz w:val="12"/>
        </w:rPr>
        <w:t xml:space="preserve"> </w:t>
      </w:r>
      <w:r>
        <w:rPr>
          <w:w w:val="105"/>
          <w:sz w:val="12"/>
        </w:rPr>
        <w:t>Robust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standard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errors</w:t>
      </w:r>
      <w:r>
        <w:rPr>
          <w:spacing w:val="4"/>
          <w:w w:val="105"/>
          <w:sz w:val="12"/>
        </w:rPr>
        <w:t xml:space="preserve"> </w:t>
      </w:r>
      <w:r>
        <w:rPr>
          <w:w w:val="105"/>
          <w:sz w:val="12"/>
        </w:rPr>
        <w:t>in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parentheses;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*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p</w:t>
      </w:r>
      <w:r>
        <w:rPr>
          <w:rFonts w:ascii="Verdana"/>
          <w:i/>
          <w:w w:val="105"/>
          <w:sz w:val="12"/>
        </w:rPr>
        <w:t>&lt;</w:t>
      </w:r>
      <w:r>
        <w:rPr>
          <w:w w:val="105"/>
          <w:sz w:val="12"/>
        </w:rPr>
        <w:t>0.05,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**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p</w:t>
      </w:r>
      <w:r>
        <w:rPr>
          <w:rFonts w:ascii="Verdana"/>
          <w:i/>
          <w:w w:val="105"/>
          <w:sz w:val="12"/>
        </w:rPr>
        <w:t>&lt;</w:t>
      </w:r>
      <w:r>
        <w:rPr>
          <w:w w:val="105"/>
          <w:sz w:val="12"/>
        </w:rPr>
        <w:t>0.01,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***</w:t>
      </w:r>
      <w:r>
        <w:rPr>
          <w:spacing w:val="3"/>
          <w:w w:val="105"/>
          <w:sz w:val="12"/>
        </w:rPr>
        <w:t xml:space="preserve"> </w:t>
      </w:r>
      <w:r>
        <w:rPr>
          <w:w w:val="105"/>
          <w:sz w:val="12"/>
        </w:rPr>
        <w:t>p</w:t>
      </w:r>
      <w:r>
        <w:rPr>
          <w:rFonts w:ascii="Verdana"/>
          <w:i/>
          <w:w w:val="105"/>
          <w:sz w:val="12"/>
        </w:rPr>
        <w:t>&lt;</w:t>
      </w:r>
      <w:r>
        <w:rPr>
          <w:w w:val="105"/>
          <w:sz w:val="12"/>
        </w:rPr>
        <w:t>0.001.</w:t>
      </w:r>
    </w:p>
    <w:p w14:paraId="20E6762B" w14:textId="77777777" w:rsidR="007158A6" w:rsidRDefault="007158A6">
      <w:pPr>
        <w:pStyle w:val="BodyText"/>
        <w:rPr>
          <w:sz w:val="16"/>
        </w:rPr>
      </w:pPr>
    </w:p>
    <w:p w14:paraId="44500D36" w14:textId="77777777" w:rsidR="007158A6" w:rsidRDefault="004F2724">
      <w:pPr>
        <w:pStyle w:val="BodyText"/>
        <w:spacing w:before="127" w:line="314" w:lineRule="auto"/>
        <w:ind w:left="120" w:right="576"/>
        <w:jc w:val="both"/>
      </w:pPr>
      <w:r>
        <w:rPr>
          <w:spacing w:val="-1"/>
        </w:rPr>
        <w:t>In</w:t>
      </w:r>
      <w:r>
        <w:rPr>
          <w:spacing w:val="-9"/>
        </w:rPr>
        <w:t xml:space="preserve"> </w:t>
      </w:r>
      <w:r>
        <w:rPr>
          <w:spacing w:val="-1"/>
        </w:rPr>
        <w:t>terms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categorizing</w:t>
      </w:r>
      <w:r>
        <w:rPr>
          <w:spacing w:val="-9"/>
        </w:rPr>
        <w:t xml:space="preserve"> </w:t>
      </w:r>
      <w:r>
        <w:rPr>
          <w:spacing w:val="-1"/>
        </w:rPr>
        <w:t>respondents</w:t>
      </w:r>
      <w:r>
        <w:rPr>
          <w:spacing w:val="-9"/>
        </w:rPr>
        <w:t xml:space="preserve"> </w:t>
      </w:r>
      <w:r>
        <w:rPr>
          <w:spacing w:val="-1"/>
        </w:rPr>
        <w:t>into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classes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rCSI,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remote</w:t>
      </w:r>
      <w:r>
        <w:rPr>
          <w:spacing w:val="-9"/>
        </w:rPr>
        <w:t xml:space="preserve"> </w:t>
      </w:r>
      <w:r>
        <w:t>surveys</w:t>
      </w:r>
      <w:r>
        <w:rPr>
          <w:spacing w:val="-9"/>
        </w:rPr>
        <w:t xml:space="preserve"> </w:t>
      </w:r>
      <w:r>
        <w:t>seem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classify</w:t>
      </w:r>
      <w:r>
        <w:rPr>
          <w:spacing w:val="-51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households</w:t>
      </w:r>
      <w:r>
        <w:rPr>
          <w:spacing w:val="-7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severe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Myanmar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CAR</w:t>
      </w:r>
      <w:r>
        <w:rPr>
          <w:spacing w:val="-7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Ecuador.</w:t>
      </w:r>
      <w:r>
        <w:rPr>
          <w:spacing w:val="13"/>
        </w:rPr>
        <w:t xml:space="preserve"> </w:t>
      </w:r>
      <w:r>
        <w:t>Although</w:t>
      </w:r>
      <w:r>
        <w:rPr>
          <w:spacing w:val="-7"/>
        </w:rPr>
        <w:t xml:space="preserve"> </w:t>
      </w:r>
      <w:r>
        <w:t>the</w:t>
      </w:r>
      <w:r>
        <w:rPr>
          <w:spacing w:val="-51"/>
        </w:rPr>
        <w:t xml:space="preserve"> </w:t>
      </w:r>
      <w:r>
        <w:rPr>
          <w:spacing w:val="-1"/>
        </w:rPr>
        <w:t xml:space="preserve">direction of the difference is not consistent across the countries, the differences remain </w:t>
      </w:r>
      <w:r>
        <w:t>relatively</w:t>
      </w:r>
      <w:r>
        <w:rPr>
          <w:spacing w:val="1"/>
        </w:rPr>
        <w:t xml:space="preserve"> </w:t>
      </w:r>
      <w:r>
        <w:t>minimal</w:t>
      </w:r>
      <w:r>
        <w:rPr>
          <w:spacing w:val="-11"/>
        </w:rPr>
        <w:t xml:space="preserve"> </w:t>
      </w:r>
      <w:r>
        <w:t>(ranging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-1.3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+3.8</w:t>
      </w:r>
      <w:r>
        <w:rPr>
          <w:spacing w:val="-10"/>
        </w:rPr>
        <w:t xml:space="preserve"> </w:t>
      </w:r>
      <w:r>
        <w:t>points)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since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rCSI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low</w:t>
      </w:r>
      <w:r>
        <w:rPr>
          <w:spacing w:val="-10"/>
        </w:rPr>
        <w:t xml:space="preserve"> </w:t>
      </w:r>
      <w:r>
        <w:t>overall</w:t>
      </w:r>
      <w:r>
        <w:rPr>
          <w:spacing w:val="-11"/>
        </w:rPr>
        <w:t xml:space="preserve"> </w:t>
      </w:r>
      <w:r>
        <w:t>weight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CARI</w:t>
      </w:r>
      <w:r>
        <w:rPr>
          <w:spacing w:val="-50"/>
        </w:rPr>
        <w:t xml:space="preserve"> </w:t>
      </w:r>
      <w:r>
        <w:rPr>
          <w:spacing w:val="-1"/>
        </w:rPr>
        <w:t>aggregate,</w:t>
      </w:r>
      <w:r>
        <w:rPr>
          <w:spacing w:val="-8"/>
        </w:rPr>
        <w:t xml:space="preserve"> </w:t>
      </w:r>
      <w:r>
        <w:rPr>
          <w:spacing w:val="-1"/>
        </w:rPr>
        <w:t>this</w:t>
      </w:r>
      <w:r>
        <w:rPr>
          <w:spacing w:val="-9"/>
        </w:rPr>
        <w:t xml:space="preserve"> </w:t>
      </w:r>
      <w:r>
        <w:rPr>
          <w:spacing w:val="-1"/>
        </w:rPr>
        <w:t>minimal</w:t>
      </w:r>
      <w:r>
        <w:rPr>
          <w:spacing w:val="-8"/>
        </w:rPr>
        <w:t xml:space="preserve"> </w:t>
      </w:r>
      <w:r>
        <w:rPr>
          <w:spacing w:val="-1"/>
        </w:rPr>
        <w:t>change</w:t>
      </w:r>
      <w:r>
        <w:rPr>
          <w:spacing w:val="-9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>reporting</w:t>
      </w:r>
      <w:r>
        <w:rPr>
          <w:spacing w:val="-9"/>
        </w:rPr>
        <w:t xml:space="preserve"> </w:t>
      </w:r>
      <w:r>
        <w:rPr>
          <w:spacing w:val="-1"/>
        </w:rPr>
        <w:t>between</w:t>
      </w:r>
      <w:r>
        <w:rPr>
          <w:spacing w:val="-8"/>
        </w:rPr>
        <w:t xml:space="preserve"> </w:t>
      </w:r>
      <w:r>
        <w:t>F2F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remote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expected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negligible</w:t>
      </w:r>
      <w:r>
        <w:rPr>
          <w:spacing w:val="-51"/>
        </w:rPr>
        <w:t xml:space="preserve"> </w:t>
      </w:r>
      <w:r>
        <w:t>overall</w:t>
      </w:r>
      <w:r>
        <w:rPr>
          <w:spacing w:val="17"/>
        </w:rPr>
        <w:t xml:space="preserve"> </w:t>
      </w:r>
      <w:r>
        <w:t>impact</w:t>
      </w:r>
      <w:r>
        <w:rPr>
          <w:spacing w:val="18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final</w:t>
      </w:r>
      <w:r>
        <w:rPr>
          <w:spacing w:val="18"/>
        </w:rPr>
        <w:t xml:space="preserve"> </w:t>
      </w:r>
      <w:r>
        <w:t>CARI</w:t>
      </w:r>
      <w:r>
        <w:rPr>
          <w:spacing w:val="17"/>
        </w:rPr>
        <w:t xml:space="preserve"> </w:t>
      </w:r>
      <w:r>
        <w:t>index.</w:t>
      </w:r>
    </w:p>
    <w:p w14:paraId="4E17B64B" w14:textId="77777777" w:rsidR="007158A6" w:rsidRDefault="007158A6">
      <w:pPr>
        <w:spacing w:line="314" w:lineRule="auto"/>
        <w:jc w:val="both"/>
        <w:sectPr w:rsidR="007158A6">
          <w:pgSz w:w="12240" w:h="15840"/>
          <w:pgMar w:top="1300" w:right="860" w:bottom="1080" w:left="1320" w:header="0" w:footer="888" w:gutter="0"/>
          <w:cols w:space="720"/>
        </w:sectPr>
      </w:pPr>
    </w:p>
    <w:p w14:paraId="7EB947BD" w14:textId="77777777" w:rsidR="007158A6" w:rsidRDefault="004F2724">
      <w:pPr>
        <w:pStyle w:val="Heading2"/>
        <w:numPr>
          <w:ilvl w:val="1"/>
          <w:numId w:val="10"/>
        </w:numPr>
        <w:tabs>
          <w:tab w:val="left" w:pos="732"/>
          <w:tab w:val="left" w:pos="733"/>
        </w:tabs>
        <w:spacing w:before="139"/>
      </w:pPr>
      <w:bookmarkStart w:id="63" w:name="Livelihood_Coping_Strategy_(LCS)"/>
      <w:bookmarkStart w:id="64" w:name="_bookmark13"/>
      <w:bookmarkEnd w:id="63"/>
      <w:bookmarkEnd w:id="64"/>
      <w:r>
        <w:rPr>
          <w:w w:val="95"/>
        </w:rPr>
        <w:t>Livelihood</w:t>
      </w:r>
      <w:r>
        <w:rPr>
          <w:spacing w:val="44"/>
          <w:w w:val="95"/>
        </w:rPr>
        <w:t xml:space="preserve"> </w:t>
      </w:r>
      <w:r>
        <w:rPr>
          <w:w w:val="95"/>
        </w:rPr>
        <w:t>Coping</w:t>
      </w:r>
      <w:r>
        <w:rPr>
          <w:spacing w:val="45"/>
          <w:w w:val="95"/>
        </w:rPr>
        <w:t xml:space="preserve"> </w:t>
      </w:r>
      <w:r>
        <w:rPr>
          <w:w w:val="95"/>
        </w:rPr>
        <w:t>Strategy</w:t>
      </w:r>
      <w:r>
        <w:rPr>
          <w:spacing w:val="44"/>
          <w:w w:val="95"/>
        </w:rPr>
        <w:t xml:space="preserve"> </w:t>
      </w:r>
      <w:r>
        <w:rPr>
          <w:w w:val="95"/>
        </w:rPr>
        <w:t>(LCS)</w:t>
      </w:r>
    </w:p>
    <w:p w14:paraId="25021E77" w14:textId="5CE46836" w:rsidR="007158A6" w:rsidRDefault="004F2724">
      <w:pPr>
        <w:pStyle w:val="BodyText"/>
        <w:spacing w:before="215" w:line="314" w:lineRule="auto"/>
        <w:ind w:left="120" w:right="574"/>
        <w:jc w:val="both"/>
      </w:pPr>
      <w:r>
        <w:t xml:space="preserve">The livelihood coping strategy indicator is a household-level indicator that measures the </w:t>
      </w:r>
      <w:del w:id="65" w:author="Matthieu TOCKERT" w:date="2024-01-10T13:33:00Z">
        <w:r w:rsidDel="004F2724">
          <w:delText>house- hold’s</w:delText>
        </w:r>
      </w:del>
      <w:ins w:id="66" w:author="Matthieu TOCKERT" w:date="2024-01-10T13:33:00Z">
        <w:r w:rsidR="1574370F">
          <w:t>household’s</w:t>
        </w:r>
      </w:ins>
      <w:r>
        <w:t xml:space="preserve"> capacity to deal with insufficient food consumption due to lack of food or lack of money to</w:t>
      </w:r>
      <w:r>
        <w:rPr>
          <w:spacing w:val="-51"/>
        </w:rPr>
        <w:t xml:space="preserve"> </w:t>
      </w:r>
      <w:r>
        <w:rPr>
          <w:w w:val="95"/>
        </w:rPr>
        <w:t>buy food in the medium- to long-term (30 days to 12 months). The livelihood coping strategies are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categorized </w:t>
      </w:r>
      <w:r>
        <w:t>into three severity levels: stress, crisis</w:t>
      </w:r>
      <w:r w:rsidR="008400A3">
        <w:t>,</w:t>
      </w:r>
      <w:r>
        <w:t xml:space="preserve"> and emergency. For the purposes of targeting</w:t>
      </w:r>
      <w:r>
        <w:rPr>
          <w:spacing w:val="1"/>
        </w:rPr>
        <w:t xml:space="preserve"> </w:t>
      </w:r>
      <w:r>
        <w:t>and assistance, the LCS crisis and emergency categories are of relevance.</w:t>
      </w:r>
      <w:r>
        <w:rPr>
          <w:spacing w:val="1"/>
        </w:rPr>
        <w:t xml:space="preserve"> </w:t>
      </w:r>
      <w:r>
        <w:t>Across the three pilot</w:t>
      </w:r>
      <w:r>
        <w:rPr>
          <w:spacing w:val="1"/>
        </w:rPr>
        <w:t xml:space="preserve"> </w:t>
      </w:r>
      <w:r>
        <w:rPr>
          <w:spacing w:val="-1"/>
        </w:rPr>
        <w:t>countries,</w:t>
      </w:r>
      <w:r>
        <w:rPr>
          <w:spacing w:val="-8"/>
        </w:rPr>
        <w:t xml:space="preserve"> </w:t>
      </w:r>
      <w:r>
        <w:rPr>
          <w:spacing w:val="-1"/>
        </w:rPr>
        <w:t>in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F2F</w:t>
      </w:r>
      <w:r>
        <w:rPr>
          <w:spacing w:val="-8"/>
        </w:rPr>
        <w:t xml:space="preserve"> </w:t>
      </w:r>
      <w:r>
        <w:rPr>
          <w:spacing w:val="-1"/>
        </w:rPr>
        <w:t>modality,</w:t>
      </w:r>
      <w:r>
        <w:rPr>
          <w:spacing w:val="-8"/>
        </w:rPr>
        <w:t xml:space="preserve"> </w:t>
      </w:r>
      <w:r>
        <w:rPr>
          <w:spacing w:val="-1"/>
        </w:rPr>
        <w:t>households</w:t>
      </w:r>
      <w:r>
        <w:rPr>
          <w:spacing w:val="-8"/>
        </w:rPr>
        <w:t xml:space="preserve"> </w:t>
      </w:r>
      <w:r>
        <w:rPr>
          <w:spacing w:val="-1"/>
        </w:rPr>
        <w:t>tended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1"/>
        </w:rPr>
        <w:t>report</w:t>
      </w:r>
      <w:r>
        <w:rPr>
          <w:spacing w:val="-9"/>
        </w:rPr>
        <w:t xml:space="preserve"> </w:t>
      </w:r>
      <w:r>
        <w:rPr>
          <w:spacing w:val="-1"/>
        </w:rPr>
        <w:t>higher</w:t>
      </w:r>
      <w:r>
        <w:rPr>
          <w:spacing w:val="-8"/>
        </w:rPr>
        <w:t xml:space="preserve"> </w:t>
      </w:r>
      <w:r>
        <w:t>adoption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either</w:t>
      </w:r>
      <w:r>
        <w:rPr>
          <w:spacing w:val="-8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stress-</w:t>
      </w:r>
      <w:r>
        <w:rPr>
          <w:spacing w:val="-51"/>
        </w:rPr>
        <w:t xml:space="preserve"> </w:t>
      </w:r>
      <w:r>
        <w:rPr>
          <w:w w:val="95"/>
        </w:rPr>
        <w:t>level</w:t>
      </w:r>
      <w:r>
        <w:rPr>
          <w:spacing w:val="27"/>
          <w:w w:val="95"/>
        </w:rPr>
        <w:t xml:space="preserve"> </w:t>
      </w:r>
      <w:r>
        <w:rPr>
          <w:w w:val="95"/>
        </w:rPr>
        <w:t>livelihood</w:t>
      </w:r>
      <w:r>
        <w:rPr>
          <w:spacing w:val="28"/>
          <w:w w:val="95"/>
        </w:rPr>
        <w:t xml:space="preserve"> </w:t>
      </w:r>
      <w:r>
        <w:rPr>
          <w:w w:val="95"/>
        </w:rPr>
        <w:t>coping</w:t>
      </w:r>
      <w:r>
        <w:rPr>
          <w:spacing w:val="28"/>
          <w:w w:val="95"/>
        </w:rPr>
        <w:t xml:space="preserve"> </w:t>
      </w:r>
      <w:r>
        <w:rPr>
          <w:w w:val="95"/>
        </w:rPr>
        <w:t>strategies.</w:t>
      </w:r>
      <w:r>
        <w:rPr>
          <w:spacing w:val="14"/>
          <w:w w:val="95"/>
        </w:rPr>
        <w:t xml:space="preserve"> </w:t>
      </w:r>
      <w:r>
        <w:rPr>
          <w:w w:val="95"/>
        </w:rPr>
        <w:t>However</w:t>
      </w:r>
      <w:r w:rsidR="008400A3">
        <w:rPr>
          <w:w w:val="95"/>
        </w:rPr>
        <w:t>,</w:t>
      </w:r>
      <w:r>
        <w:rPr>
          <w:spacing w:val="28"/>
          <w:w w:val="95"/>
        </w:rPr>
        <w:t xml:space="preserve"> </w:t>
      </w:r>
      <w:r>
        <w:rPr>
          <w:w w:val="95"/>
        </w:rPr>
        <w:t>the</w:t>
      </w:r>
      <w:r>
        <w:rPr>
          <w:spacing w:val="28"/>
          <w:w w:val="95"/>
        </w:rPr>
        <w:t xml:space="preserve"> </w:t>
      </w:r>
      <w:r>
        <w:rPr>
          <w:w w:val="95"/>
        </w:rPr>
        <w:t>results</w:t>
      </w:r>
      <w:r>
        <w:rPr>
          <w:spacing w:val="27"/>
          <w:w w:val="95"/>
        </w:rPr>
        <w:t xml:space="preserve"> </w:t>
      </w:r>
      <w:r>
        <w:rPr>
          <w:w w:val="95"/>
        </w:rPr>
        <w:t>are</w:t>
      </w:r>
      <w:r>
        <w:rPr>
          <w:spacing w:val="28"/>
          <w:w w:val="95"/>
        </w:rPr>
        <w:t xml:space="preserve"> </w:t>
      </w:r>
      <w:r>
        <w:rPr>
          <w:w w:val="95"/>
        </w:rPr>
        <w:t>mixed</w:t>
      </w:r>
      <w:r>
        <w:rPr>
          <w:spacing w:val="28"/>
          <w:w w:val="95"/>
        </w:rPr>
        <w:t xml:space="preserve"> </w:t>
      </w:r>
      <w:r>
        <w:rPr>
          <w:w w:val="95"/>
        </w:rPr>
        <w:t>comparing</w:t>
      </w:r>
      <w:r>
        <w:rPr>
          <w:spacing w:val="28"/>
          <w:w w:val="95"/>
        </w:rPr>
        <w:t xml:space="preserve"> </w:t>
      </w:r>
      <w:r>
        <w:rPr>
          <w:w w:val="95"/>
        </w:rPr>
        <w:t>the</w:t>
      </w:r>
      <w:r>
        <w:rPr>
          <w:spacing w:val="28"/>
          <w:w w:val="95"/>
        </w:rPr>
        <w:t xml:space="preserve"> </w:t>
      </w:r>
      <w:r>
        <w:rPr>
          <w:w w:val="95"/>
        </w:rPr>
        <w:t>adoption</w:t>
      </w:r>
      <w:r>
        <w:rPr>
          <w:spacing w:val="27"/>
          <w:w w:val="95"/>
        </w:rPr>
        <w:t xml:space="preserve"> </w:t>
      </w:r>
      <w:r>
        <w:rPr>
          <w:w w:val="95"/>
        </w:rPr>
        <w:t>of</w:t>
      </w:r>
      <w:r>
        <w:rPr>
          <w:spacing w:val="28"/>
          <w:w w:val="95"/>
        </w:rPr>
        <w:t xml:space="preserve"> </w:t>
      </w:r>
      <w:r>
        <w:rPr>
          <w:w w:val="95"/>
        </w:rPr>
        <w:t>crisis</w:t>
      </w:r>
      <w:r>
        <w:rPr>
          <w:spacing w:val="-49"/>
          <w:w w:val="95"/>
        </w:rPr>
        <w:t xml:space="preserve"> </w:t>
      </w:r>
      <w:r>
        <w:rPr>
          <w:w w:val="95"/>
        </w:rPr>
        <w:t>and emergency coping strategies, which are the two severity levels that are responsible for the mod</w:t>
      </w:r>
      <w:r>
        <w:rPr>
          <w:spacing w:val="-1"/>
        </w:rPr>
        <w:t>erately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severely</w:t>
      </w:r>
      <w:r>
        <w:rPr>
          <w:spacing w:val="-9"/>
        </w:rPr>
        <w:t xml:space="preserve"> </w:t>
      </w:r>
      <w:r>
        <w:t>food</w:t>
      </w:r>
      <w:r>
        <w:rPr>
          <w:spacing w:val="-9"/>
        </w:rPr>
        <w:t xml:space="preserve"> </w:t>
      </w:r>
      <w:r>
        <w:t>insecure</w:t>
      </w:r>
      <w:r>
        <w:rPr>
          <w:spacing w:val="-10"/>
        </w:rPr>
        <w:t xml:space="preserve"> </w:t>
      </w:r>
      <w:r>
        <w:t>CARI</w:t>
      </w:r>
      <w:r>
        <w:rPr>
          <w:spacing w:val="-9"/>
        </w:rPr>
        <w:t xml:space="preserve"> </w:t>
      </w:r>
      <w:r>
        <w:t>categories).</w:t>
      </w:r>
      <w:r>
        <w:rPr>
          <w:spacing w:val="9"/>
        </w:rPr>
        <w:t xml:space="preserve"> </w:t>
      </w:r>
      <w:r>
        <w:t>While</w:t>
      </w:r>
      <w:r>
        <w:rPr>
          <w:spacing w:val="-10"/>
        </w:rPr>
        <w:t xml:space="preserve"> </w:t>
      </w:r>
      <w:r>
        <w:t>there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significantly</w:t>
      </w:r>
      <w:r>
        <w:rPr>
          <w:spacing w:val="-9"/>
        </w:rPr>
        <w:t xml:space="preserve"> </w:t>
      </w:r>
      <w:r>
        <w:t>higher</w:t>
      </w:r>
      <w:r>
        <w:rPr>
          <w:spacing w:val="-10"/>
        </w:rPr>
        <w:t xml:space="preserve"> </w:t>
      </w:r>
      <w:r>
        <w:t>adoption</w:t>
      </w:r>
      <w:r>
        <w:rPr>
          <w:spacing w:val="-50"/>
        </w:rPr>
        <w:t xml:space="preserve"> </w:t>
      </w:r>
      <w:r>
        <w:rPr>
          <w:w w:val="95"/>
        </w:rPr>
        <w:t>of crisis and severe coping strategies by households during the remote interviews in Myanmar and</w:t>
      </w:r>
      <w:r>
        <w:rPr>
          <w:spacing w:val="1"/>
          <w:w w:val="95"/>
        </w:rPr>
        <w:t xml:space="preserve"> </w:t>
      </w:r>
      <w:r>
        <w:t>CAR</w:t>
      </w:r>
      <w:r>
        <w:rPr>
          <w:spacing w:val="-12"/>
        </w:rPr>
        <w:t xml:space="preserve"> </w:t>
      </w:r>
      <w:r>
        <w:t>compared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F2F,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opposite</w:t>
      </w:r>
      <w:r>
        <w:rPr>
          <w:spacing w:val="-11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observed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crisis</w:t>
      </w:r>
      <w:r>
        <w:rPr>
          <w:spacing w:val="-12"/>
        </w:rPr>
        <w:t xml:space="preserve"> </w:t>
      </w:r>
      <w:r>
        <w:t>level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Ecuador.</w:t>
      </w:r>
      <w:r>
        <w:rPr>
          <w:spacing w:val="10"/>
        </w:rPr>
        <w:t xml:space="preserve"> </w:t>
      </w:r>
      <w:r>
        <w:t>Worthy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mention</w:t>
      </w:r>
      <w:r>
        <w:rPr>
          <w:spacing w:val="-12"/>
        </w:rPr>
        <w:t xml:space="preserve"> </w:t>
      </w:r>
      <w:r>
        <w:t>is</w:t>
      </w:r>
      <w:r>
        <w:rPr>
          <w:spacing w:val="-50"/>
        </w:rPr>
        <w:t xml:space="preserve"> </w:t>
      </w:r>
      <w:r>
        <w:rPr>
          <w:w w:val="95"/>
        </w:rPr>
        <w:t>that</w:t>
      </w:r>
      <w:r>
        <w:rPr>
          <w:spacing w:val="18"/>
          <w:w w:val="95"/>
        </w:rPr>
        <w:t xml:space="preserve"> </w:t>
      </w:r>
      <w:r>
        <w:rPr>
          <w:w w:val="95"/>
        </w:rPr>
        <w:t>in</w:t>
      </w:r>
      <w:r>
        <w:rPr>
          <w:spacing w:val="19"/>
          <w:w w:val="95"/>
        </w:rPr>
        <w:t xml:space="preserve"> </w:t>
      </w:r>
      <w:r>
        <w:rPr>
          <w:w w:val="95"/>
        </w:rPr>
        <w:t>Ecuador,</w:t>
      </w:r>
      <w:r>
        <w:rPr>
          <w:spacing w:val="20"/>
          <w:w w:val="95"/>
        </w:rPr>
        <w:t xml:space="preserve"> </w:t>
      </w:r>
      <w:r>
        <w:rPr>
          <w:w w:val="95"/>
        </w:rPr>
        <w:t>there</w:t>
      </w:r>
      <w:r>
        <w:rPr>
          <w:spacing w:val="19"/>
          <w:w w:val="95"/>
        </w:rPr>
        <w:t xml:space="preserve"> </w:t>
      </w:r>
      <w:r>
        <w:rPr>
          <w:w w:val="95"/>
        </w:rPr>
        <w:t>was</w:t>
      </w:r>
      <w:r>
        <w:rPr>
          <w:spacing w:val="18"/>
          <w:w w:val="95"/>
        </w:rPr>
        <w:t xml:space="preserve"> </w:t>
      </w:r>
      <w:r>
        <w:rPr>
          <w:w w:val="95"/>
        </w:rPr>
        <w:t>an</w:t>
      </w:r>
      <w:r>
        <w:rPr>
          <w:spacing w:val="19"/>
          <w:w w:val="95"/>
        </w:rPr>
        <w:t xml:space="preserve"> </w:t>
      </w:r>
      <w:r>
        <w:rPr>
          <w:w w:val="95"/>
        </w:rPr>
        <w:t>unexplained</w:t>
      </w:r>
      <w:r>
        <w:rPr>
          <w:spacing w:val="19"/>
          <w:w w:val="95"/>
        </w:rPr>
        <w:t xml:space="preserve"> </w:t>
      </w:r>
      <w:r>
        <w:rPr>
          <w:w w:val="95"/>
        </w:rPr>
        <w:t>over</w:t>
      </w:r>
      <w:r>
        <w:rPr>
          <w:spacing w:val="19"/>
          <w:w w:val="95"/>
        </w:rPr>
        <w:t xml:space="preserve"> </w:t>
      </w:r>
      <w:r>
        <w:rPr>
          <w:w w:val="95"/>
        </w:rPr>
        <w:t>reporting</w:t>
      </w:r>
      <w:r>
        <w:rPr>
          <w:spacing w:val="19"/>
          <w:w w:val="95"/>
        </w:rPr>
        <w:t xml:space="preserve"> </w:t>
      </w:r>
      <w:r>
        <w:rPr>
          <w:w w:val="95"/>
        </w:rPr>
        <w:t>of</w:t>
      </w:r>
      <w:r>
        <w:rPr>
          <w:spacing w:val="18"/>
          <w:w w:val="95"/>
        </w:rPr>
        <w:t xml:space="preserve"> </w:t>
      </w:r>
      <w:r>
        <w:rPr>
          <w:w w:val="95"/>
        </w:rPr>
        <w:t>emergency-level</w:t>
      </w:r>
      <w:r>
        <w:rPr>
          <w:spacing w:val="19"/>
          <w:w w:val="95"/>
        </w:rPr>
        <w:t xml:space="preserve"> </w:t>
      </w:r>
      <w:r>
        <w:rPr>
          <w:w w:val="95"/>
        </w:rPr>
        <w:t>coping</w:t>
      </w:r>
      <w:r>
        <w:rPr>
          <w:spacing w:val="19"/>
          <w:w w:val="95"/>
        </w:rPr>
        <w:t xml:space="preserve"> </w:t>
      </w:r>
      <w:r>
        <w:rPr>
          <w:w w:val="95"/>
        </w:rPr>
        <w:t>severity</w:t>
      </w:r>
      <w:r>
        <w:rPr>
          <w:spacing w:val="19"/>
          <w:w w:val="95"/>
        </w:rPr>
        <w:t xml:space="preserve"> </w:t>
      </w:r>
      <w:r>
        <w:rPr>
          <w:w w:val="95"/>
        </w:rPr>
        <w:t>(large</w:t>
      </w:r>
      <w:r>
        <w:rPr>
          <w:spacing w:val="-48"/>
          <w:w w:val="95"/>
        </w:rPr>
        <w:t xml:space="preserve"> </w:t>
      </w:r>
      <w:r>
        <w:rPr>
          <w:w w:val="95"/>
        </w:rPr>
        <w:t>50 percentage points difference). This was driven by misreporting on the household engagement in</w:t>
      </w:r>
      <w:r>
        <w:rPr>
          <w:spacing w:val="1"/>
          <w:w w:val="95"/>
        </w:rPr>
        <w:t xml:space="preserve"> </w:t>
      </w:r>
      <w:r>
        <w:t>illegal activities and begging over phone surveys. The over reporting of emergency coping led to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under</w:t>
      </w:r>
      <w:r>
        <w:rPr>
          <w:spacing w:val="-11"/>
        </w:rPr>
        <w:t xml:space="preserve"> </w:t>
      </w:r>
      <w:r>
        <w:rPr>
          <w:spacing w:val="-1"/>
        </w:rPr>
        <w:t>classification</w:t>
      </w:r>
      <w:r>
        <w:rPr>
          <w:spacing w:val="-10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crisis</w:t>
      </w:r>
      <w:r>
        <w:rPr>
          <w:spacing w:val="-10"/>
        </w:rPr>
        <w:t xml:space="preserve"> </w:t>
      </w:r>
      <w:r>
        <w:rPr>
          <w:spacing w:val="-1"/>
        </w:rPr>
        <w:t>coping</w:t>
      </w:r>
      <w:r>
        <w:rPr>
          <w:spacing w:val="-10"/>
        </w:rPr>
        <w:t xml:space="preserve"> </w:t>
      </w:r>
      <w:r>
        <w:rPr>
          <w:spacing w:val="-1"/>
        </w:rPr>
        <w:t>in</w:t>
      </w:r>
      <w:r>
        <w:rPr>
          <w:spacing w:val="-10"/>
        </w:rPr>
        <w:t xml:space="preserve"> </w:t>
      </w:r>
      <w:r>
        <w:rPr>
          <w:spacing w:val="-1"/>
        </w:rPr>
        <w:t>Ecuador</w:t>
      </w:r>
      <w:r>
        <w:rPr>
          <w:spacing w:val="-10"/>
        </w:rPr>
        <w:t xml:space="preserve"> </w:t>
      </w:r>
      <w:r>
        <w:rPr>
          <w:spacing w:val="-1"/>
        </w:rPr>
        <w:t>(as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9"/>
        </w:rPr>
        <w:t xml:space="preserve"> </w:t>
      </w:r>
      <w:r>
        <w:rPr>
          <w:spacing w:val="-1"/>
        </w:rPr>
        <w:t>indicator</w:t>
      </w:r>
      <w:r>
        <w:rPr>
          <w:spacing w:val="-10"/>
        </w:rPr>
        <w:t xml:space="preserve"> </w:t>
      </w:r>
      <w:r>
        <w:t>takes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maximum</w:t>
      </w:r>
      <w:r>
        <w:rPr>
          <w:spacing w:val="-10"/>
        </w:rPr>
        <w:t xml:space="preserve"> </w:t>
      </w:r>
      <w:r>
        <w:t>severity</w:t>
      </w:r>
      <w:r>
        <w:rPr>
          <w:spacing w:val="-10"/>
        </w:rPr>
        <w:t xml:space="preserve"> </w:t>
      </w:r>
      <w:r>
        <w:t>of</w:t>
      </w:r>
      <w:r>
        <w:rPr>
          <w:spacing w:val="-50"/>
        </w:rPr>
        <w:t xml:space="preserve"> </w:t>
      </w:r>
      <w:r>
        <w:rPr>
          <w:spacing w:val="-1"/>
        </w:rPr>
        <w:t>the coping strategies applied by the household). However, both crisis and emergency-level coping</w:t>
      </w:r>
      <w:r>
        <w:rPr>
          <w:spacing w:val="-51"/>
        </w:rPr>
        <w:t xml:space="preserve"> </w:t>
      </w:r>
      <w:r>
        <w:t>in Ecuador was still higher in the remote group than the F2F by 27 percentage points.</w:t>
      </w:r>
      <w:r>
        <w:rPr>
          <w:spacing w:val="1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investigation</w:t>
      </w:r>
      <w:r>
        <w:rPr>
          <w:spacing w:val="16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needed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explain</w:t>
      </w:r>
      <w:r>
        <w:rPr>
          <w:spacing w:val="16"/>
        </w:rPr>
        <w:t xml:space="preserve"> </w:t>
      </w:r>
      <w:r>
        <w:t>these</w:t>
      </w:r>
      <w:r>
        <w:rPr>
          <w:spacing w:val="16"/>
        </w:rPr>
        <w:t xml:space="preserve"> </w:t>
      </w:r>
      <w:r>
        <w:t>results.</w:t>
      </w:r>
    </w:p>
    <w:p w14:paraId="5D5777FF" w14:textId="77777777" w:rsidR="007158A6" w:rsidRDefault="004F2724">
      <w:pPr>
        <w:spacing w:before="168"/>
        <w:ind w:left="257" w:right="714"/>
        <w:jc w:val="center"/>
        <w:rPr>
          <w:sz w:val="19"/>
        </w:rPr>
      </w:pPr>
      <w:r>
        <w:rPr>
          <w:sz w:val="19"/>
        </w:rPr>
        <w:t>Table</w:t>
      </w:r>
      <w:r>
        <w:rPr>
          <w:spacing w:val="7"/>
          <w:sz w:val="19"/>
        </w:rPr>
        <w:t xml:space="preserve"> </w:t>
      </w:r>
      <w:r>
        <w:rPr>
          <w:sz w:val="19"/>
        </w:rPr>
        <w:t>10:</w:t>
      </w:r>
      <w:r>
        <w:rPr>
          <w:spacing w:val="26"/>
          <w:sz w:val="19"/>
        </w:rPr>
        <w:t xml:space="preserve"> </w:t>
      </w:r>
      <w:r>
        <w:rPr>
          <w:sz w:val="19"/>
        </w:rPr>
        <w:t>Impact</w:t>
      </w:r>
      <w:r>
        <w:rPr>
          <w:spacing w:val="7"/>
          <w:sz w:val="19"/>
        </w:rPr>
        <w:t xml:space="preserve"> </w:t>
      </w:r>
      <w:r>
        <w:rPr>
          <w:sz w:val="19"/>
        </w:rPr>
        <w:t>of</w:t>
      </w:r>
      <w:r>
        <w:rPr>
          <w:spacing w:val="8"/>
          <w:sz w:val="19"/>
        </w:rPr>
        <w:t xml:space="preserve"> </w:t>
      </w:r>
      <w:r>
        <w:rPr>
          <w:sz w:val="19"/>
        </w:rPr>
        <w:t>Survey</w:t>
      </w:r>
      <w:r>
        <w:rPr>
          <w:spacing w:val="7"/>
          <w:sz w:val="19"/>
        </w:rPr>
        <w:t xml:space="preserve"> </w:t>
      </w:r>
      <w:r>
        <w:rPr>
          <w:sz w:val="19"/>
        </w:rPr>
        <w:t>Modality</w:t>
      </w:r>
      <w:r>
        <w:rPr>
          <w:spacing w:val="7"/>
          <w:sz w:val="19"/>
        </w:rPr>
        <w:t xml:space="preserve"> </w:t>
      </w:r>
      <w:r>
        <w:rPr>
          <w:sz w:val="19"/>
        </w:rPr>
        <w:t>on</w:t>
      </w:r>
      <w:r>
        <w:rPr>
          <w:spacing w:val="8"/>
          <w:sz w:val="19"/>
        </w:rPr>
        <w:t xml:space="preserve"> </w:t>
      </w:r>
      <w:r>
        <w:rPr>
          <w:sz w:val="19"/>
        </w:rPr>
        <w:t>Livelihood</w:t>
      </w:r>
      <w:r>
        <w:rPr>
          <w:spacing w:val="7"/>
          <w:sz w:val="19"/>
        </w:rPr>
        <w:t xml:space="preserve"> </w:t>
      </w:r>
      <w:r>
        <w:rPr>
          <w:sz w:val="19"/>
        </w:rPr>
        <w:t>Coping</w:t>
      </w:r>
      <w:r>
        <w:rPr>
          <w:spacing w:val="7"/>
          <w:sz w:val="19"/>
        </w:rPr>
        <w:t xml:space="preserve"> </w:t>
      </w:r>
      <w:r>
        <w:rPr>
          <w:sz w:val="19"/>
        </w:rPr>
        <w:t>Strategy</w:t>
      </w:r>
      <w:r>
        <w:rPr>
          <w:spacing w:val="8"/>
          <w:sz w:val="19"/>
        </w:rPr>
        <w:t xml:space="preserve"> </w:t>
      </w:r>
      <w:r>
        <w:rPr>
          <w:sz w:val="19"/>
        </w:rPr>
        <w:t>Index</w:t>
      </w:r>
    </w:p>
    <w:p w14:paraId="7FA35763" w14:textId="77777777" w:rsidR="007158A6" w:rsidRDefault="007158A6">
      <w:pPr>
        <w:pStyle w:val="BodyText"/>
        <w:spacing w:before="1"/>
        <w:rPr>
          <w:sz w:val="20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43"/>
        <w:gridCol w:w="675"/>
        <w:gridCol w:w="773"/>
        <w:gridCol w:w="588"/>
        <w:gridCol w:w="754"/>
        <w:gridCol w:w="695"/>
        <w:gridCol w:w="587"/>
        <w:gridCol w:w="705"/>
        <w:gridCol w:w="745"/>
      </w:tblGrid>
      <w:tr w:rsidR="007158A6" w14:paraId="082188A4" w14:textId="77777777">
        <w:trPr>
          <w:trHeight w:val="338"/>
        </w:trPr>
        <w:tc>
          <w:tcPr>
            <w:tcW w:w="3843" w:type="dxa"/>
            <w:tcBorders>
              <w:top w:val="double" w:sz="1" w:space="0" w:color="000000"/>
              <w:bottom w:val="single" w:sz="4" w:space="0" w:color="000000"/>
            </w:tcBorders>
          </w:tcPr>
          <w:p w14:paraId="385C646E" w14:textId="77777777" w:rsidR="007158A6" w:rsidRDefault="004F2724">
            <w:pPr>
              <w:pStyle w:val="TableParagraph"/>
              <w:tabs>
                <w:tab w:val="left" w:pos="3310"/>
              </w:tabs>
              <w:spacing w:before="162" w:line="156" w:lineRule="exact"/>
              <w:ind w:right="158"/>
              <w:jc w:val="right"/>
              <w:rPr>
                <w:sz w:val="14"/>
              </w:rPr>
            </w:pPr>
            <w:r>
              <w:rPr>
                <w:w w:val="105"/>
                <w:sz w:val="14"/>
              </w:rPr>
              <w:t>Variable</w:t>
            </w:r>
            <w:r>
              <w:rPr>
                <w:w w:val="105"/>
                <w:sz w:val="14"/>
              </w:rPr>
              <w:tab/>
              <w:t>F2F</w:t>
            </w:r>
          </w:p>
        </w:tc>
        <w:tc>
          <w:tcPr>
            <w:tcW w:w="1448" w:type="dxa"/>
            <w:gridSpan w:val="2"/>
            <w:tcBorders>
              <w:top w:val="double" w:sz="1" w:space="0" w:color="000000"/>
              <w:bottom w:val="single" w:sz="4" w:space="0" w:color="000000"/>
            </w:tcBorders>
          </w:tcPr>
          <w:p w14:paraId="4B85A65A" w14:textId="77777777" w:rsidR="007158A6" w:rsidRDefault="004F2724">
            <w:pPr>
              <w:pStyle w:val="TableParagraph"/>
              <w:spacing w:before="0" w:line="156" w:lineRule="exact"/>
              <w:ind w:left="119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Myanmar</w:t>
            </w:r>
          </w:p>
          <w:p w14:paraId="614BB517" w14:textId="77777777" w:rsidR="007158A6" w:rsidRDefault="004F2724">
            <w:pPr>
              <w:pStyle w:val="TableParagraph"/>
              <w:tabs>
                <w:tab w:val="left" w:pos="954"/>
              </w:tabs>
              <w:spacing w:before="6" w:line="156" w:lineRule="exact"/>
              <w:ind w:left="104"/>
              <w:jc w:val="left"/>
              <w:rPr>
                <w:sz w:val="14"/>
              </w:rPr>
            </w:pPr>
            <w:r>
              <w:rPr>
                <w:sz w:val="14"/>
              </w:rPr>
              <w:t>Remote</w:t>
            </w:r>
            <w:r>
              <w:rPr>
                <w:sz w:val="14"/>
              </w:rPr>
              <w:tab/>
              <w:t>Diff</w:t>
            </w:r>
          </w:p>
        </w:tc>
        <w:tc>
          <w:tcPr>
            <w:tcW w:w="588" w:type="dxa"/>
            <w:tcBorders>
              <w:top w:val="double" w:sz="1" w:space="0" w:color="000000"/>
              <w:bottom w:val="single" w:sz="4" w:space="0" w:color="000000"/>
            </w:tcBorders>
          </w:tcPr>
          <w:p w14:paraId="306F30DD" w14:textId="77777777" w:rsidR="007158A6" w:rsidRDefault="004F2724">
            <w:pPr>
              <w:pStyle w:val="TableParagraph"/>
              <w:spacing w:before="162" w:line="156" w:lineRule="exact"/>
              <w:ind w:left="79" w:right="80"/>
              <w:rPr>
                <w:sz w:val="14"/>
              </w:rPr>
            </w:pPr>
            <w:r>
              <w:rPr>
                <w:w w:val="110"/>
                <w:sz w:val="14"/>
              </w:rPr>
              <w:t>F2F</w:t>
            </w:r>
          </w:p>
        </w:tc>
        <w:tc>
          <w:tcPr>
            <w:tcW w:w="754" w:type="dxa"/>
            <w:tcBorders>
              <w:top w:val="double" w:sz="1" w:space="0" w:color="000000"/>
              <w:bottom w:val="single" w:sz="4" w:space="0" w:color="000000"/>
            </w:tcBorders>
          </w:tcPr>
          <w:p w14:paraId="34B24B47" w14:textId="77777777" w:rsidR="007158A6" w:rsidRDefault="004F2724">
            <w:pPr>
              <w:pStyle w:val="TableParagraph"/>
              <w:spacing w:before="0" w:line="156" w:lineRule="exact"/>
              <w:ind w:left="160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Ecuador</w:t>
            </w:r>
          </w:p>
          <w:p w14:paraId="36FEB717" w14:textId="77777777" w:rsidR="007158A6" w:rsidRDefault="004F2724">
            <w:pPr>
              <w:pStyle w:val="TableParagraph"/>
              <w:spacing w:before="6" w:line="156" w:lineRule="exact"/>
              <w:ind w:left="102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Remote</w:t>
            </w:r>
          </w:p>
        </w:tc>
        <w:tc>
          <w:tcPr>
            <w:tcW w:w="695" w:type="dxa"/>
            <w:tcBorders>
              <w:top w:val="double" w:sz="1" w:space="0" w:color="000000"/>
              <w:bottom w:val="single" w:sz="4" w:space="0" w:color="000000"/>
            </w:tcBorders>
          </w:tcPr>
          <w:p w14:paraId="64C2AE17" w14:textId="77777777" w:rsidR="007158A6" w:rsidRDefault="004F2724">
            <w:pPr>
              <w:pStyle w:val="TableParagraph"/>
              <w:spacing w:before="162" w:line="156" w:lineRule="exact"/>
              <w:ind w:left="199"/>
              <w:jc w:val="left"/>
              <w:rPr>
                <w:sz w:val="14"/>
              </w:rPr>
            </w:pPr>
            <w:r>
              <w:rPr>
                <w:sz w:val="14"/>
              </w:rPr>
              <w:t>Diff</w:t>
            </w:r>
          </w:p>
        </w:tc>
        <w:tc>
          <w:tcPr>
            <w:tcW w:w="587" w:type="dxa"/>
            <w:tcBorders>
              <w:top w:val="double" w:sz="1" w:space="0" w:color="000000"/>
              <w:bottom w:val="single" w:sz="4" w:space="0" w:color="000000"/>
            </w:tcBorders>
          </w:tcPr>
          <w:p w14:paraId="1B9DA62A" w14:textId="77777777" w:rsidR="007158A6" w:rsidRDefault="004F2724">
            <w:pPr>
              <w:pStyle w:val="TableParagraph"/>
              <w:spacing w:before="162" w:line="156" w:lineRule="exact"/>
              <w:ind w:left="73" w:right="78"/>
              <w:rPr>
                <w:sz w:val="14"/>
              </w:rPr>
            </w:pPr>
            <w:r>
              <w:rPr>
                <w:w w:val="110"/>
                <w:sz w:val="14"/>
              </w:rPr>
              <w:t>F2F</w:t>
            </w:r>
          </w:p>
        </w:tc>
        <w:tc>
          <w:tcPr>
            <w:tcW w:w="705" w:type="dxa"/>
            <w:tcBorders>
              <w:top w:val="double" w:sz="1" w:space="0" w:color="000000"/>
              <w:bottom w:val="single" w:sz="4" w:space="0" w:color="000000"/>
            </w:tcBorders>
          </w:tcPr>
          <w:p w14:paraId="09FC4BC3" w14:textId="77777777" w:rsidR="007158A6" w:rsidRDefault="004F2724">
            <w:pPr>
              <w:pStyle w:val="TableParagraph"/>
              <w:spacing w:before="0" w:line="156" w:lineRule="exact"/>
              <w:ind w:left="263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CAR</w:t>
            </w:r>
          </w:p>
          <w:p w14:paraId="2EF33BA7" w14:textId="77777777" w:rsidR="007158A6" w:rsidRDefault="004F2724">
            <w:pPr>
              <w:pStyle w:val="TableParagraph"/>
              <w:spacing w:before="6" w:line="156" w:lineRule="exact"/>
              <w:ind w:left="10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Remote</w:t>
            </w:r>
          </w:p>
        </w:tc>
        <w:tc>
          <w:tcPr>
            <w:tcW w:w="745" w:type="dxa"/>
            <w:tcBorders>
              <w:top w:val="double" w:sz="1" w:space="0" w:color="000000"/>
              <w:bottom w:val="single" w:sz="4" w:space="0" w:color="000000"/>
            </w:tcBorders>
          </w:tcPr>
          <w:p w14:paraId="444437E8" w14:textId="77777777" w:rsidR="007158A6" w:rsidRDefault="004F2724">
            <w:pPr>
              <w:pStyle w:val="TableParagraph"/>
              <w:spacing w:before="162" w:line="156" w:lineRule="exact"/>
              <w:ind w:left="78" w:right="86"/>
              <w:rPr>
                <w:sz w:val="14"/>
              </w:rPr>
            </w:pPr>
            <w:r>
              <w:rPr>
                <w:sz w:val="14"/>
              </w:rPr>
              <w:t>Diff</w:t>
            </w:r>
          </w:p>
        </w:tc>
      </w:tr>
      <w:tr w:rsidR="007158A6" w14:paraId="7A0B0859" w14:textId="77777777">
        <w:trPr>
          <w:trHeight w:val="138"/>
        </w:trPr>
        <w:tc>
          <w:tcPr>
            <w:tcW w:w="3843" w:type="dxa"/>
          </w:tcPr>
          <w:p w14:paraId="0983A864" w14:textId="77777777" w:rsidR="007158A6" w:rsidRDefault="004F2724">
            <w:pPr>
              <w:pStyle w:val="TableParagraph"/>
              <w:tabs>
                <w:tab w:val="right" w:pos="3575"/>
              </w:tabs>
              <w:spacing w:before="0" w:line="119" w:lineRule="exact"/>
              <w:ind w:right="160"/>
              <w:jc w:val="right"/>
              <w:rPr>
                <w:sz w:val="14"/>
              </w:rPr>
            </w:pPr>
            <w:r>
              <w:rPr>
                <w:sz w:val="14"/>
              </w:rPr>
              <w:t>Maximum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z w:val="14"/>
              </w:rPr>
              <w:t>Livelihood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Coping:</w:t>
            </w:r>
            <w:r>
              <w:rPr>
                <w:spacing w:val="33"/>
                <w:sz w:val="14"/>
              </w:rPr>
              <w:t xml:space="preserve"> </w:t>
            </w:r>
            <w:r>
              <w:rPr>
                <w:sz w:val="14"/>
              </w:rPr>
              <w:t>None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0.26</w:t>
            </w:r>
          </w:p>
        </w:tc>
        <w:tc>
          <w:tcPr>
            <w:tcW w:w="675" w:type="dxa"/>
          </w:tcPr>
          <w:p w14:paraId="1ADFA945" w14:textId="77777777" w:rsidR="007158A6" w:rsidRDefault="004F2724">
            <w:pPr>
              <w:pStyle w:val="TableParagraph"/>
              <w:spacing w:before="0" w:line="119" w:lineRule="exact"/>
              <w:ind w:left="137" w:right="110"/>
              <w:rPr>
                <w:sz w:val="14"/>
              </w:rPr>
            </w:pPr>
            <w:r>
              <w:rPr>
                <w:sz w:val="14"/>
              </w:rPr>
              <w:t>0.12</w:t>
            </w:r>
          </w:p>
        </w:tc>
        <w:tc>
          <w:tcPr>
            <w:tcW w:w="773" w:type="dxa"/>
          </w:tcPr>
          <w:p w14:paraId="116D849A" w14:textId="77777777" w:rsidR="007158A6" w:rsidRDefault="004F2724">
            <w:pPr>
              <w:pStyle w:val="TableParagraph"/>
              <w:spacing w:before="0" w:line="119" w:lineRule="exact"/>
              <w:ind w:left="110" w:right="83"/>
              <w:rPr>
                <w:sz w:val="14"/>
              </w:rPr>
            </w:pPr>
            <w:r>
              <w:rPr>
                <w:w w:val="105"/>
                <w:sz w:val="14"/>
              </w:rPr>
              <w:t>-0.14***</w:t>
            </w:r>
          </w:p>
        </w:tc>
        <w:tc>
          <w:tcPr>
            <w:tcW w:w="588" w:type="dxa"/>
          </w:tcPr>
          <w:p w14:paraId="3184B4D4" w14:textId="77777777" w:rsidR="007158A6" w:rsidRDefault="004F2724">
            <w:pPr>
              <w:pStyle w:val="TableParagraph"/>
              <w:spacing w:before="0" w:line="119" w:lineRule="exact"/>
              <w:ind w:left="80" w:right="80"/>
              <w:rPr>
                <w:sz w:val="14"/>
              </w:rPr>
            </w:pPr>
            <w:r>
              <w:rPr>
                <w:sz w:val="14"/>
              </w:rPr>
              <w:t>0.09</w:t>
            </w:r>
          </w:p>
        </w:tc>
        <w:tc>
          <w:tcPr>
            <w:tcW w:w="754" w:type="dxa"/>
          </w:tcPr>
          <w:p w14:paraId="4B19FB49" w14:textId="77777777" w:rsidR="007158A6" w:rsidRDefault="004F2724">
            <w:pPr>
              <w:pStyle w:val="TableParagraph"/>
              <w:spacing w:before="0" w:line="119" w:lineRule="exact"/>
              <w:ind w:left="136" w:right="187"/>
              <w:rPr>
                <w:sz w:val="14"/>
              </w:rPr>
            </w:pPr>
            <w:r>
              <w:rPr>
                <w:sz w:val="14"/>
              </w:rPr>
              <w:t>0.02</w:t>
            </w:r>
          </w:p>
        </w:tc>
        <w:tc>
          <w:tcPr>
            <w:tcW w:w="695" w:type="dxa"/>
          </w:tcPr>
          <w:p w14:paraId="3ECA0A4B" w14:textId="77777777" w:rsidR="007158A6" w:rsidRDefault="004F2724">
            <w:pPr>
              <w:pStyle w:val="TableParagraph"/>
              <w:spacing w:before="0" w:line="119" w:lineRule="exact"/>
              <w:ind w:left="53"/>
              <w:jc w:val="left"/>
              <w:rPr>
                <w:sz w:val="14"/>
              </w:rPr>
            </w:pPr>
            <w:r>
              <w:rPr>
                <w:sz w:val="14"/>
              </w:rPr>
              <w:t>-0.07***</w:t>
            </w:r>
          </w:p>
        </w:tc>
        <w:tc>
          <w:tcPr>
            <w:tcW w:w="587" w:type="dxa"/>
          </w:tcPr>
          <w:p w14:paraId="67F9B2DD" w14:textId="77777777" w:rsidR="007158A6" w:rsidRDefault="004F2724">
            <w:pPr>
              <w:pStyle w:val="TableParagraph"/>
              <w:spacing w:before="0" w:line="119" w:lineRule="exact"/>
              <w:ind w:left="75" w:right="78"/>
              <w:rPr>
                <w:sz w:val="14"/>
              </w:rPr>
            </w:pPr>
            <w:r>
              <w:rPr>
                <w:sz w:val="14"/>
              </w:rPr>
              <w:t>0.20</w:t>
            </w:r>
          </w:p>
        </w:tc>
        <w:tc>
          <w:tcPr>
            <w:tcW w:w="705" w:type="dxa"/>
          </w:tcPr>
          <w:p w14:paraId="714FBD65" w14:textId="77777777" w:rsidR="007158A6" w:rsidRDefault="004F2724">
            <w:pPr>
              <w:pStyle w:val="TableParagraph"/>
              <w:spacing w:before="0" w:line="119" w:lineRule="exact"/>
              <w:ind w:left="133" w:right="137"/>
              <w:rPr>
                <w:sz w:val="14"/>
              </w:rPr>
            </w:pPr>
            <w:r>
              <w:rPr>
                <w:w w:val="110"/>
                <w:sz w:val="14"/>
              </w:rPr>
              <w:t>0.11</w:t>
            </w:r>
          </w:p>
        </w:tc>
        <w:tc>
          <w:tcPr>
            <w:tcW w:w="745" w:type="dxa"/>
          </w:tcPr>
          <w:p w14:paraId="1B21C83A" w14:textId="77777777" w:rsidR="007158A6" w:rsidRDefault="004F2724">
            <w:pPr>
              <w:pStyle w:val="TableParagraph"/>
              <w:spacing w:before="0" w:line="119" w:lineRule="exact"/>
              <w:ind w:left="79" w:right="85"/>
              <w:rPr>
                <w:sz w:val="14"/>
              </w:rPr>
            </w:pPr>
            <w:r>
              <w:rPr>
                <w:sz w:val="14"/>
              </w:rPr>
              <w:t>-0.09*</w:t>
            </w:r>
          </w:p>
        </w:tc>
      </w:tr>
      <w:tr w:rsidR="007158A6" w14:paraId="0CB2A783" w14:textId="77777777">
        <w:trPr>
          <w:trHeight w:val="165"/>
        </w:trPr>
        <w:tc>
          <w:tcPr>
            <w:tcW w:w="3843" w:type="dxa"/>
          </w:tcPr>
          <w:p w14:paraId="144C2FC7" w14:textId="77777777" w:rsidR="007158A6" w:rsidRDefault="004F2724">
            <w:pPr>
              <w:pStyle w:val="TableParagraph"/>
              <w:spacing w:before="12" w:line="133" w:lineRule="exact"/>
              <w:ind w:right="102"/>
              <w:jc w:val="right"/>
              <w:rPr>
                <w:sz w:val="14"/>
              </w:rPr>
            </w:pPr>
            <w:r>
              <w:rPr>
                <w:sz w:val="14"/>
              </w:rPr>
              <w:t>(0.44)</w:t>
            </w:r>
          </w:p>
        </w:tc>
        <w:tc>
          <w:tcPr>
            <w:tcW w:w="675" w:type="dxa"/>
          </w:tcPr>
          <w:p w14:paraId="49D19911" w14:textId="77777777" w:rsidR="007158A6" w:rsidRDefault="004F2724">
            <w:pPr>
              <w:pStyle w:val="TableParagraph"/>
              <w:spacing w:before="12" w:line="133" w:lineRule="exact"/>
              <w:ind w:left="138" w:right="110"/>
              <w:rPr>
                <w:sz w:val="14"/>
              </w:rPr>
            </w:pPr>
            <w:r>
              <w:rPr>
                <w:sz w:val="14"/>
              </w:rPr>
              <w:t>(0.32)</w:t>
            </w:r>
          </w:p>
        </w:tc>
        <w:tc>
          <w:tcPr>
            <w:tcW w:w="773" w:type="dxa"/>
          </w:tcPr>
          <w:p w14:paraId="08EA0EBA" w14:textId="77777777" w:rsidR="007158A6" w:rsidRDefault="004F2724">
            <w:pPr>
              <w:pStyle w:val="TableParagraph"/>
              <w:spacing w:before="12" w:line="133" w:lineRule="exact"/>
              <w:ind w:left="110" w:right="83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8" w:type="dxa"/>
          </w:tcPr>
          <w:p w14:paraId="1643981D" w14:textId="77777777" w:rsidR="007158A6" w:rsidRDefault="004F2724">
            <w:pPr>
              <w:pStyle w:val="TableParagraph"/>
              <w:spacing w:before="12" w:line="133" w:lineRule="exact"/>
              <w:ind w:left="80" w:right="80"/>
              <w:rPr>
                <w:sz w:val="14"/>
              </w:rPr>
            </w:pPr>
            <w:r>
              <w:rPr>
                <w:sz w:val="14"/>
              </w:rPr>
              <w:t>(0.29)</w:t>
            </w:r>
          </w:p>
        </w:tc>
        <w:tc>
          <w:tcPr>
            <w:tcW w:w="754" w:type="dxa"/>
          </w:tcPr>
          <w:p w14:paraId="3A2F6042" w14:textId="77777777" w:rsidR="007158A6" w:rsidRDefault="004F2724">
            <w:pPr>
              <w:pStyle w:val="TableParagraph"/>
              <w:spacing w:before="12" w:line="133" w:lineRule="exact"/>
              <w:ind w:left="136" w:right="187"/>
              <w:rPr>
                <w:sz w:val="14"/>
              </w:rPr>
            </w:pPr>
            <w:r>
              <w:rPr>
                <w:w w:val="105"/>
                <w:sz w:val="14"/>
              </w:rPr>
              <w:t>(0.14)</w:t>
            </w:r>
          </w:p>
        </w:tc>
        <w:tc>
          <w:tcPr>
            <w:tcW w:w="695" w:type="dxa"/>
          </w:tcPr>
          <w:p w14:paraId="468CA801" w14:textId="77777777" w:rsidR="007158A6" w:rsidRDefault="004F2724">
            <w:pPr>
              <w:pStyle w:val="TableParagraph"/>
              <w:spacing w:before="12" w:line="133" w:lineRule="exact"/>
              <w:ind w:left="131"/>
              <w:jc w:val="left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7" w:type="dxa"/>
          </w:tcPr>
          <w:p w14:paraId="1D161B03" w14:textId="77777777" w:rsidR="007158A6" w:rsidRDefault="004F2724">
            <w:pPr>
              <w:pStyle w:val="TableParagraph"/>
              <w:spacing w:before="12" w:line="133" w:lineRule="exact"/>
              <w:ind w:left="75" w:right="78"/>
              <w:rPr>
                <w:sz w:val="14"/>
              </w:rPr>
            </w:pPr>
            <w:r>
              <w:rPr>
                <w:sz w:val="14"/>
              </w:rPr>
              <w:t>(0.40)</w:t>
            </w:r>
          </w:p>
        </w:tc>
        <w:tc>
          <w:tcPr>
            <w:tcW w:w="705" w:type="dxa"/>
          </w:tcPr>
          <w:p w14:paraId="74170419" w14:textId="77777777" w:rsidR="007158A6" w:rsidRDefault="004F2724">
            <w:pPr>
              <w:pStyle w:val="TableParagraph"/>
              <w:spacing w:before="12" w:line="133" w:lineRule="exact"/>
              <w:ind w:left="133" w:right="137"/>
              <w:rPr>
                <w:sz w:val="14"/>
              </w:rPr>
            </w:pPr>
            <w:r>
              <w:rPr>
                <w:sz w:val="14"/>
              </w:rPr>
              <w:t>(0.32)</w:t>
            </w:r>
          </w:p>
        </w:tc>
        <w:tc>
          <w:tcPr>
            <w:tcW w:w="745" w:type="dxa"/>
          </w:tcPr>
          <w:p w14:paraId="32053442" w14:textId="77777777" w:rsidR="007158A6" w:rsidRDefault="004F2724">
            <w:pPr>
              <w:pStyle w:val="TableParagraph"/>
              <w:spacing w:before="12" w:line="133" w:lineRule="exact"/>
              <w:ind w:left="79" w:right="85"/>
              <w:rPr>
                <w:sz w:val="14"/>
              </w:rPr>
            </w:pPr>
            <w:r>
              <w:rPr>
                <w:sz w:val="14"/>
              </w:rPr>
              <w:t>(0.01)</w:t>
            </w:r>
          </w:p>
        </w:tc>
      </w:tr>
      <w:tr w:rsidR="007158A6" w14:paraId="3FD7792D" w14:textId="77777777">
        <w:trPr>
          <w:trHeight w:val="165"/>
        </w:trPr>
        <w:tc>
          <w:tcPr>
            <w:tcW w:w="3843" w:type="dxa"/>
          </w:tcPr>
          <w:p w14:paraId="3CD116C5" w14:textId="77777777" w:rsidR="007158A6" w:rsidRDefault="004F2724">
            <w:pPr>
              <w:pStyle w:val="TableParagraph"/>
              <w:tabs>
                <w:tab w:val="right" w:pos="3576"/>
              </w:tabs>
              <w:spacing w:before="12" w:line="133" w:lineRule="exact"/>
              <w:ind w:right="160"/>
              <w:jc w:val="right"/>
              <w:rPr>
                <w:sz w:val="14"/>
              </w:rPr>
            </w:pPr>
            <w:r>
              <w:rPr>
                <w:sz w:val="14"/>
              </w:rPr>
              <w:t>Maximum</w:t>
            </w:r>
            <w:r>
              <w:rPr>
                <w:spacing w:val="16"/>
                <w:sz w:val="14"/>
              </w:rPr>
              <w:t xml:space="preserve"> </w:t>
            </w:r>
            <w:r>
              <w:rPr>
                <w:sz w:val="14"/>
              </w:rPr>
              <w:t>Livelihood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Coping:</w:t>
            </w:r>
            <w:r>
              <w:rPr>
                <w:spacing w:val="34"/>
                <w:sz w:val="14"/>
              </w:rPr>
              <w:t xml:space="preserve"> </w:t>
            </w:r>
            <w:r>
              <w:rPr>
                <w:sz w:val="14"/>
              </w:rPr>
              <w:t>Stress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level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0.46</w:t>
            </w:r>
          </w:p>
        </w:tc>
        <w:tc>
          <w:tcPr>
            <w:tcW w:w="675" w:type="dxa"/>
          </w:tcPr>
          <w:p w14:paraId="3C6356AA" w14:textId="77777777" w:rsidR="007158A6" w:rsidRDefault="004F2724">
            <w:pPr>
              <w:pStyle w:val="TableParagraph"/>
              <w:spacing w:before="12" w:line="133" w:lineRule="exact"/>
              <w:ind w:left="138" w:right="110"/>
              <w:rPr>
                <w:sz w:val="14"/>
              </w:rPr>
            </w:pPr>
            <w:r>
              <w:rPr>
                <w:sz w:val="14"/>
              </w:rPr>
              <w:t>0.41</w:t>
            </w:r>
          </w:p>
        </w:tc>
        <w:tc>
          <w:tcPr>
            <w:tcW w:w="773" w:type="dxa"/>
          </w:tcPr>
          <w:p w14:paraId="4A007C18" w14:textId="77777777" w:rsidR="007158A6" w:rsidRDefault="004F2724">
            <w:pPr>
              <w:pStyle w:val="TableParagraph"/>
              <w:spacing w:before="12" w:line="133" w:lineRule="exact"/>
              <w:ind w:left="110" w:right="82"/>
              <w:rPr>
                <w:sz w:val="14"/>
              </w:rPr>
            </w:pPr>
            <w:r>
              <w:rPr>
                <w:sz w:val="14"/>
              </w:rPr>
              <w:t>-0.05</w:t>
            </w:r>
          </w:p>
        </w:tc>
        <w:tc>
          <w:tcPr>
            <w:tcW w:w="588" w:type="dxa"/>
          </w:tcPr>
          <w:p w14:paraId="0FA57160" w14:textId="77777777" w:rsidR="007158A6" w:rsidRDefault="004F2724">
            <w:pPr>
              <w:pStyle w:val="TableParagraph"/>
              <w:spacing w:before="12" w:line="133" w:lineRule="exact"/>
              <w:ind w:left="80" w:right="80"/>
              <w:rPr>
                <w:sz w:val="14"/>
              </w:rPr>
            </w:pPr>
            <w:r>
              <w:rPr>
                <w:sz w:val="14"/>
              </w:rPr>
              <w:t>0.28</w:t>
            </w:r>
          </w:p>
        </w:tc>
        <w:tc>
          <w:tcPr>
            <w:tcW w:w="754" w:type="dxa"/>
          </w:tcPr>
          <w:p w14:paraId="58FB1C62" w14:textId="77777777" w:rsidR="007158A6" w:rsidRDefault="004F2724">
            <w:pPr>
              <w:pStyle w:val="TableParagraph"/>
              <w:spacing w:before="12" w:line="133" w:lineRule="exact"/>
              <w:ind w:left="136" w:right="186"/>
              <w:rPr>
                <w:sz w:val="14"/>
              </w:rPr>
            </w:pPr>
            <w:r>
              <w:rPr>
                <w:sz w:val="14"/>
              </w:rPr>
              <w:t>0.08</w:t>
            </w:r>
          </w:p>
        </w:tc>
        <w:tc>
          <w:tcPr>
            <w:tcW w:w="695" w:type="dxa"/>
          </w:tcPr>
          <w:p w14:paraId="347CB165" w14:textId="77777777" w:rsidR="007158A6" w:rsidRDefault="004F2724">
            <w:pPr>
              <w:pStyle w:val="TableParagraph"/>
              <w:spacing w:before="12" w:line="133" w:lineRule="exact"/>
              <w:ind w:left="53"/>
              <w:jc w:val="left"/>
              <w:rPr>
                <w:sz w:val="14"/>
              </w:rPr>
            </w:pPr>
            <w:r>
              <w:rPr>
                <w:sz w:val="14"/>
              </w:rPr>
              <w:t>-0.20***</w:t>
            </w:r>
          </w:p>
        </w:tc>
        <w:tc>
          <w:tcPr>
            <w:tcW w:w="587" w:type="dxa"/>
          </w:tcPr>
          <w:p w14:paraId="2EAE48B5" w14:textId="77777777" w:rsidR="007158A6" w:rsidRDefault="004F2724">
            <w:pPr>
              <w:pStyle w:val="TableParagraph"/>
              <w:spacing w:before="12" w:line="133" w:lineRule="exact"/>
              <w:ind w:left="75" w:right="78"/>
              <w:rPr>
                <w:sz w:val="14"/>
              </w:rPr>
            </w:pPr>
            <w:r>
              <w:rPr>
                <w:sz w:val="14"/>
              </w:rPr>
              <w:t>0.61</w:t>
            </w:r>
          </w:p>
        </w:tc>
        <w:tc>
          <w:tcPr>
            <w:tcW w:w="705" w:type="dxa"/>
          </w:tcPr>
          <w:p w14:paraId="6F281980" w14:textId="77777777" w:rsidR="007158A6" w:rsidRDefault="004F2724">
            <w:pPr>
              <w:pStyle w:val="TableParagraph"/>
              <w:spacing w:before="12" w:line="133" w:lineRule="exact"/>
              <w:ind w:left="133" w:right="136"/>
              <w:rPr>
                <w:sz w:val="14"/>
              </w:rPr>
            </w:pPr>
            <w:r>
              <w:rPr>
                <w:sz w:val="14"/>
              </w:rPr>
              <w:t>0.43</w:t>
            </w:r>
          </w:p>
        </w:tc>
        <w:tc>
          <w:tcPr>
            <w:tcW w:w="745" w:type="dxa"/>
          </w:tcPr>
          <w:p w14:paraId="706723DB" w14:textId="77777777" w:rsidR="007158A6" w:rsidRDefault="004F2724">
            <w:pPr>
              <w:pStyle w:val="TableParagraph"/>
              <w:spacing w:before="12" w:line="133" w:lineRule="exact"/>
              <w:ind w:left="79" w:right="86"/>
              <w:rPr>
                <w:sz w:val="14"/>
              </w:rPr>
            </w:pPr>
            <w:r>
              <w:rPr>
                <w:w w:val="105"/>
                <w:sz w:val="14"/>
              </w:rPr>
              <w:t>-0.19***</w:t>
            </w:r>
          </w:p>
        </w:tc>
      </w:tr>
      <w:tr w:rsidR="007158A6" w14:paraId="0C5F976D" w14:textId="77777777">
        <w:trPr>
          <w:trHeight w:val="165"/>
        </w:trPr>
        <w:tc>
          <w:tcPr>
            <w:tcW w:w="3843" w:type="dxa"/>
          </w:tcPr>
          <w:p w14:paraId="48508D7C" w14:textId="77777777" w:rsidR="007158A6" w:rsidRDefault="004F2724">
            <w:pPr>
              <w:pStyle w:val="TableParagraph"/>
              <w:spacing w:before="12" w:line="133" w:lineRule="exact"/>
              <w:ind w:right="102"/>
              <w:jc w:val="right"/>
              <w:rPr>
                <w:sz w:val="14"/>
              </w:rPr>
            </w:pPr>
            <w:r>
              <w:rPr>
                <w:sz w:val="14"/>
              </w:rPr>
              <w:t>(0.50)</w:t>
            </w:r>
          </w:p>
        </w:tc>
        <w:tc>
          <w:tcPr>
            <w:tcW w:w="675" w:type="dxa"/>
          </w:tcPr>
          <w:p w14:paraId="5550BB97" w14:textId="77777777" w:rsidR="007158A6" w:rsidRDefault="004F2724">
            <w:pPr>
              <w:pStyle w:val="TableParagraph"/>
              <w:spacing w:before="12" w:line="133" w:lineRule="exact"/>
              <w:ind w:left="138" w:right="110"/>
              <w:rPr>
                <w:sz w:val="14"/>
              </w:rPr>
            </w:pPr>
            <w:r>
              <w:rPr>
                <w:sz w:val="14"/>
              </w:rPr>
              <w:t>(0.49)</w:t>
            </w:r>
          </w:p>
        </w:tc>
        <w:tc>
          <w:tcPr>
            <w:tcW w:w="773" w:type="dxa"/>
          </w:tcPr>
          <w:p w14:paraId="15397F20" w14:textId="77777777" w:rsidR="007158A6" w:rsidRDefault="004F2724">
            <w:pPr>
              <w:pStyle w:val="TableParagraph"/>
              <w:spacing w:before="12" w:line="133" w:lineRule="exact"/>
              <w:ind w:left="110" w:right="83"/>
              <w:rPr>
                <w:sz w:val="14"/>
              </w:rPr>
            </w:pPr>
            <w:r>
              <w:rPr>
                <w:sz w:val="14"/>
              </w:rPr>
              <w:t>(0.10)</w:t>
            </w:r>
          </w:p>
        </w:tc>
        <w:tc>
          <w:tcPr>
            <w:tcW w:w="588" w:type="dxa"/>
          </w:tcPr>
          <w:p w14:paraId="59CEBE59" w14:textId="77777777" w:rsidR="007158A6" w:rsidRDefault="004F2724">
            <w:pPr>
              <w:pStyle w:val="TableParagraph"/>
              <w:spacing w:before="12" w:line="133" w:lineRule="exact"/>
              <w:ind w:left="80" w:right="80"/>
              <w:rPr>
                <w:sz w:val="14"/>
              </w:rPr>
            </w:pPr>
            <w:r>
              <w:rPr>
                <w:sz w:val="14"/>
              </w:rPr>
              <w:t>(0.45)</w:t>
            </w:r>
          </w:p>
        </w:tc>
        <w:tc>
          <w:tcPr>
            <w:tcW w:w="754" w:type="dxa"/>
          </w:tcPr>
          <w:p w14:paraId="6B69405C" w14:textId="77777777" w:rsidR="007158A6" w:rsidRDefault="004F2724">
            <w:pPr>
              <w:pStyle w:val="TableParagraph"/>
              <w:spacing w:before="12" w:line="133" w:lineRule="exact"/>
              <w:ind w:left="136" w:right="187"/>
              <w:rPr>
                <w:sz w:val="14"/>
              </w:rPr>
            </w:pPr>
            <w:r>
              <w:rPr>
                <w:sz w:val="14"/>
              </w:rPr>
              <w:t>(0.28)</w:t>
            </w:r>
          </w:p>
        </w:tc>
        <w:tc>
          <w:tcPr>
            <w:tcW w:w="695" w:type="dxa"/>
          </w:tcPr>
          <w:p w14:paraId="3FD6F611" w14:textId="77777777" w:rsidR="007158A6" w:rsidRDefault="004F2724">
            <w:pPr>
              <w:pStyle w:val="TableParagraph"/>
              <w:spacing w:before="12" w:line="133" w:lineRule="exact"/>
              <w:ind w:left="131"/>
              <w:jc w:val="left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7" w:type="dxa"/>
          </w:tcPr>
          <w:p w14:paraId="34AAD2B4" w14:textId="77777777" w:rsidR="007158A6" w:rsidRDefault="004F2724">
            <w:pPr>
              <w:pStyle w:val="TableParagraph"/>
              <w:spacing w:before="12" w:line="133" w:lineRule="exact"/>
              <w:ind w:left="75" w:right="78"/>
              <w:rPr>
                <w:sz w:val="14"/>
              </w:rPr>
            </w:pPr>
            <w:r>
              <w:rPr>
                <w:sz w:val="14"/>
              </w:rPr>
              <w:t>(0.49)</w:t>
            </w:r>
          </w:p>
        </w:tc>
        <w:tc>
          <w:tcPr>
            <w:tcW w:w="705" w:type="dxa"/>
          </w:tcPr>
          <w:p w14:paraId="186205C8" w14:textId="77777777" w:rsidR="007158A6" w:rsidRDefault="004F2724">
            <w:pPr>
              <w:pStyle w:val="TableParagraph"/>
              <w:spacing w:before="12" w:line="133" w:lineRule="exact"/>
              <w:ind w:left="133" w:right="137"/>
              <w:rPr>
                <w:sz w:val="14"/>
              </w:rPr>
            </w:pPr>
            <w:r>
              <w:rPr>
                <w:sz w:val="14"/>
              </w:rPr>
              <w:t>(0.50)</w:t>
            </w:r>
          </w:p>
        </w:tc>
        <w:tc>
          <w:tcPr>
            <w:tcW w:w="745" w:type="dxa"/>
          </w:tcPr>
          <w:p w14:paraId="03847A97" w14:textId="77777777" w:rsidR="007158A6" w:rsidRDefault="004F2724">
            <w:pPr>
              <w:pStyle w:val="TableParagraph"/>
              <w:spacing w:before="12" w:line="133" w:lineRule="exact"/>
              <w:ind w:left="79" w:right="85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</w:tr>
      <w:tr w:rsidR="007158A6" w14:paraId="513C2A0C" w14:textId="77777777">
        <w:trPr>
          <w:trHeight w:val="165"/>
        </w:trPr>
        <w:tc>
          <w:tcPr>
            <w:tcW w:w="3843" w:type="dxa"/>
          </w:tcPr>
          <w:p w14:paraId="4A40D649" w14:textId="77777777" w:rsidR="007158A6" w:rsidRDefault="004F2724">
            <w:pPr>
              <w:pStyle w:val="TableParagraph"/>
              <w:tabs>
                <w:tab w:val="right" w:pos="3576"/>
              </w:tabs>
              <w:spacing w:before="12" w:line="133" w:lineRule="exact"/>
              <w:ind w:right="160"/>
              <w:jc w:val="right"/>
              <w:rPr>
                <w:sz w:val="14"/>
              </w:rPr>
            </w:pPr>
            <w:r>
              <w:rPr>
                <w:sz w:val="14"/>
              </w:rPr>
              <w:t>Maximum</w:t>
            </w:r>
            <w:r>
              <w:rPr>
                <w:spacing w:val="17"/>
                <w:sz w:val="14"/>
              </w:rPr>
              <w:t xml:space="preserve"> </w:t>
            </w:r>
            <w:r>
              <w:rPr>
                <w:sz w:val="14"/>
              </w:rPr>
              <w:t>Livelihood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Coping:</w:t>
            </w:r>
            <w:r>
              <w:rPr>
                <w:spacing w:val="35"/>
                <w:sz w:val="14"/>
              </w:rPr>
              <w:t xml:space="preserve"> </w:t>
            </w:r>
            <w:r>
              <w:rPr>
                <w:sz w:val="14"/>
              </w:rPr>
              <w:t>Crisis</w:t>
            </w:r>
            <w:r>
              <w:rPr>
                <w:spacing w:val="18"/>
                <w:sz w:val="14"/>
              </w:rPr>
              <w:t xml:space="preserve"> </w:t>
            </w:r>
            <w:r>
              <w:rPr>
                <w:sz w:val="14"/>
              </w:rPr>
              <w:t>level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0.25</w:t>
            </w:r>
          </w:p>
        </w:tc>
        <w:tc>
          <w:tcPr>
            <w:tcW w:w="675" w:type="dxa"/>
          </w:tcPr>
          <w:p w14:paraId="3469965F" w14:textId="77777777" w:rsidR="007158A6" w:rsidRDefault="004F2724">
            <w:pPr>
              <w:pStyle w:val="TableParagraph"/>
              <w:spacing w:before="12" w:line="133" w:lineRule="exact"/>
              <w:ind w:left="138" w:right="110"/>
              <w:rPr>
                <w:sz w:val="14"/>
              </w:rPr>
            </w:pPr>
            <w:r>
              <w:rPr>
                <w:sz w:val="14"/>
              </w:rPr>
              <w:t>0.33</w:t>
            </w:r>
          </w:p>
        </w:tc>
        <w:tc>
          <w:tcPr>
            <w:tcW w:w="773" w:type="dxa"/>
          </w:tcPr>
          <w:p w14:paraId="51BA8AE9" w14:textId="77777777" w:rsidR="007158A6" w:rsidRDefault="004F2724">
            <w:pPr>
              <w:pStyle w:val="TableParagraph"/>
              <w:spacing w:before="12" w:line="133" w:lineRule="exact"/>
              <w:ind w:left="110" w:right="82"/>
              <w:rPr>
                <w:sz w:val="14"/>
              </w:rPr>
            </w:pPr>
            <w:r>
              <w:rPr>
                <w:sz w:val="14"/>
              </w:rPr>
              <w:t>0.08**</w:t>
            </w:r>
          </w:p>
        </w:tc>
        <w:tc>
          <w:tcPr>
            <w:tcW w:w="588" w:type="dxa"/>
          </w:tcPr>
          <w:p w14:paraId="7C6FE2A9" w14:textId="77777777" w:rsidR="007158A6" w:rsidRDefault="004F2724">
            <w:pPr>
              <w:pStyle w:val="TableParagraph"/>
              <w:spacing w:before="12" w:line="133" w:lineRule="exact"/>
              <w:ind w:left="79" w:right="80"/>
              <w:rPr>
                <w:sz w:val="14"/>
              </w:rPr>
            </w:pPr>
            <w:r>
              <w:rPr>
                <w:sz w:val="14"/>
              </w:rPr>
              <w:t>0.42</w:t>
            </w:r>
          </w:p>
        </w:tc>
        <w:tc>
          <w:tcPr>
            <w:tcW w:w="754" w:type="dxa"/>
          </w:tcPr>
          <w:p w14:paraId="6B575B50" w14:textId="77777777" w:rsidR="007158A6" w:rsidRDefault="004F2724">
            <w:pPr>
              <w:pStyle w:val="TableParagraph"/>
              <w:spacing w:before="12" w:line="133" w:lineRule="exact"/>
              <w:ind w:left="136" w:right="186"/>
              <w:rPr>
                <w:sz w:val="14"/>
              </w:rPr>
            </w:pPr>
            <w:r>
              <w:rPr>
                <w:sz w:val="14"/>
              </w:rPr>
              <w:t>0.19</w:t>
            </w:r>
          </w:p>
        </w:tc>
        <w:tc>
          <w:tcPr>
            <w:tcW w:w="695" w:type="dxa"/>
          </w:tcPr>
          <w:p w14:paraId="1156F7E3" w14:textId="77777777" w:rsidR="007158A6" w:rsidRDefault="004F2724">
            <w:pPr>
              <w:pStyle w:val="TableParagraph"/>
              <w:spacing w:before="12" w:line="133" w:lineRule="exact"/>
              <w:ind w:left="53"/>
              <w:jc w:val="left"/>
              <w:rPr>
                <w:sz w:val="14"/>
              </w:rPr>
            </w:pPr>
            <w:r>
              <w:rPr>
                <w:sz w:val="14"/>
              </w:rPr>
              <w:t>-0.23***</w:t>
            </w:r>
          </w:p>
        </w:tc>
        <w:tc>
          <w:tcPr>
            <w:tcW w:w="587" w:type="dxa"/>
          </w:tcPr>
          <w:p w14:paraId="507081A0" w14:textId="77777777" w:rsidR="007158A6" w:rsidRDefault="004F2724">
            <w:pPr>
              <w:pStyle w:val="TableParagraph"/>
              <w:spacing w:before="12" w:line="133" w:lineRule="exact"/>
              <w:ind w:left="75" w:right="77"/>
              <w:rPr>
                <w:sz w:val="14"/>
              </w:rPr>
            </w:pPr>
            <w:r>
              <w:rPr>
                <w:sz w:val="14"/>
              </w:rPr>
              <w:t>0.14</w:t>
            </w:r>
          </w:p>
        </w:tc>
        <w:tc>
          <w:tcPr>
            <w:tcW w:w="705" w:type="dxa"/>
          </w:tcPr>
          <w:p w14:paraId="0729BFE1" w14:textId="77777777" w:rsidR="007158A6" w:rsidRDefault="004F2724">
            <w:pPr>
              <w:pStyle w:val="TableParagraph"/>
              <w:spacing w:before="12" w:line="133" w:lineRule="exact"/>
              <w:ind w:left="133" w:right="136"/>
              <w:rPr>
                <w:sz w:val="14"/>
              </w:rPr>
            </w:pPr>
            <w:r>
              <w:rPr>
                <w:sz w:val="14"/>
              </w:rPr>
              <w:t>0.26</w:t>
            </w:r>
          </w:p>
        </w:tc>
        <w:tc>
          <w:tcPr>
            <w:tcW w:w="745" w:type="dxa"/>
          </w:tcPr>
          <w:p w14:paraId="67B2CBAA" w14:textId="77777777" w:rsidR="007158A6" w:rsidRDefault="004F2724">
            <w:pPr>
              <w:pStyle w:val="TableParagraph"/>
              <w:spacing w:before="12" w:line="133" w:lineRule="exact"/>
              <w:ind w:left="79" w:right="84"/>
              <w:rPr>
                <w:sz w:val="14"/>
              </w:rPr>
            </w:pPr>
            <w:r>
              <w:rPr>
                <w:w w:val="105"/>
                <w:sz w:val="14"/>
              </w:rPr>
              <w:t>0.13**</w:t>
            </w:r>
          </w:p>
        </w:tc>
      </w:tr>
      <w:tr w:rsidR="007158A6" w14:paraId="79D46366" w14:textId="77777777">
        <w:trPr>
          <w:trHeight w:val="165"/>
        </w:trPr>
        <w:tc>
          <w:tcPr>
            <w:tcW w:w="3843" w:type="dxa"/>
          </w:tcPr>
          <w:p w14:paraId="0C2600C7" w14:textId="77777777" w:rsidR="007158A6" w:rsidRDefault="004F2724">
            <w:pPr>
              <w:pStyle w:val="TableParagraph"/>
              <w:spacing w:before="12" w:line="133" w:lineRule="exact"/>
              <w:ind w:right="102"/>
              <w:jc w:val="right"/>
              <w:rPr>
                <w:sz w:val="14"/>
              </w:rPr>
            </w:pPr>
            <w:r>
              <w:rPr>
                <w:sz w:val="14"/>
              </w:rPr>
              <w:t>(0.43)</w:t>
            </w:r>
          </w:p>
        </w:tc>
        <w:tc>
          <w:tcPr>
            <w:tcW w:w="675" w:type="dxa"/>
          </w:tcPr>
          <w:p w14:paraId="28F893C8" w14:textId="77777777" w:rsidR="007158A6" w:rsidRDefault="004F2724">
            <w:pPr>
              <w:pStyle w:val="TableParagraph"/>
              <w:spacing w:before="12" w:line="133" w:lineRule="exact"/>
              <w:ind w:left="138" w:right="110"/>
              <w:rPr>
                <w:sz w:val="14"/>
              </w:rPr>
            </w:pPr>
            <w:r>
              <w:rPr>
                <w:sz w:val="14"/>
              </w:rPr>
              <w:t>(0.47)</w:t>
            </w:r>
          </w:p>
        </w:tc>
        <w:tc>
          <w:tcPr>
            <w:tcW w:w="773" w:type="dxa"/>
          </w:tcPr>
          <w:p w14:paraId="634A300D" w14:textId="77777777" w:rsidR="007158A6" w:rsidRDefault="004F2724">
            <w:pPr>
              <w:pStyle w:val="TableParagraph"/>
              <w:spacing w:before="12" w:line="133" w:lineRule="exact"/>
              <w:ind w:left="110" w:right="83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8" w:type="dxa"/>
          </w:tcPr>
          <w:p w14:paraId="30225F1B" w14:textId="77777777" w:rsidR="007158A6" w:rsidRDefault="004F2724">
            <w:pPr>
              <w:pStyle w:val="TableParagraph"/>
              <w:spacing w:before="12" w:line="133" w:lineRule="exact"/>
              <w:ind w:left="80" w:right="80"/>
              <w:rPr>
                <w:sz w:val="14"/>
              </w:rPr>
            </w:pPr>
            <w:r>
              <w:rPr>
                <w:sz w:val="14"/>
              </w:rPr>
              <w:t>(0.49)</w:t>
            </w:r>
          </w:p>
        </w:tc>
        <w:tc>
          <w:tcPr>
            <w:tcW w:w="754" w:type="dxa"/>
          </w:tcPr>
          <w:p w14:paraId="31A7565E" w14:textId="77777777" w:rsidR="007158A6" w:rsidRDefault="004F2724">
            <w:pPr>
              <w:pStyle w:val="TableParagraph"/>
              <w:spacing w:before="12" w:line="133" w:lineRule="exact"/>
              <w:ind w:left="136" w:right="187"/>
              <w:rPr>
                <w:sz w:val="14"/>
              </w:rPr>
            </w:pPr>
            <w:r>
              <w:rPr>
                <w:sz w:val="14"/>
              </w:rPr>
              <w:t>(0.39)</w:t>
            </w:r>
          </w:p>
        </w:tc>
        <w:tc>
          <w:tcPr>
            <w:tcW w:w="695" w:type="dxa"/>
          </w:tcPr>
          <w:p w14:paraId="7BA91987" w14:textId="77777777" w:rsidR="007158A6" w:rsidRDefault="004F2724">
            <w:pPr>
              <w:pStyle w:val="TableParagraph"/>
              <w:spacing w:before="12" w:line="133" w:lineRule="exact"/>
              <w:ind w:left="131"/>
              <w:jc w:val="left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7" w:type="dxa"/>
          </w:tcPr>
          <w:p w14:paraId="214557E4" w14:textId="77777777" w:rsidR="007158A6" w:rsidRDefault="004F2724">
            <w:pPr>
              <w:pStyle w:val="TableParagraph"/>
              <w:spacing w:before="12" w:line="133" w:lineRule="exact"/>
              <w:ind w:left="75" w:right="78"/>
              <w:rPr>
                <w:sz w:val="14"/>
              </w:rPr>
            </w:pPr>
            <w:r>
              <w:rPr>
                <w:sz w:val="14"/>
              </w:rPr>
              <w:t>(0.34)</w:t>
            </w:r>
          </w:p>
        </w:tc>
        <w:tc>
          <w:tcPr>
            <w:tcW w:w="705" w:type="dxa"/>
          </w:tcPr>
          <w:p w14:paraId="7C498570" w14:textId="77777777" w:rsidR="007158A6" w:rsidRDefault="004F2724">
            <w:pPr>
              <w:pStyle w:val="TableParagraph"/>
              <w:spacing w:before="12" w:line="133" w:lineRule="exact"/>
              <w:ind w:left="133" w:right="137"/>
              <w:rPr>
                <w:sz w:val="14"/>
              </w:rPr>
            </w:pPr>
            <w:r>
              <w:rPr>
                <w:sz w:val="14"/>
              </w:rPr>
              <w:t>(0.44)</w:t>
            </w:r>
          </w:p>
        </w:tc>
        <w:tc>
          <w:tcPr>
            <w:tcW w:w="745" w:type="dxa"/>
          </w:tcPr>
          <w:p w14:paraId="2B91220F" w14:textId="77777777" w:rsidR="007158A6" w:rsidRDefault="004F2724">
            <w:pPr>
              <w:pStyle w:val="TableParagraph"/>
              <w:spacing w:before="12" w:line="133" w:lineRule="exact"/>
              <w:ind w:left="79" w:right="85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</w:tr>
      <w:tr w:rsidR="007158A6" w14:paraId="578A8311" w14:textId="77777777">
        <w:trPr>
          <w:trHeight w:val="165"/>
        </w:trPr>
        <w:tc>
          <w:tcPr>
            <w:tcW w:w="3843" w:type="dxa"/>
          </w:tcPr>
          <w:p w14:paraId="63F64AF8" w14:textId="77777777" w:rsidR="007158A6" w:rsidRDefault="004F2724">
            <w:pPr>
              <w:pStyle w:val="TableParagraph"/>
              <w:tabs>
                <w:tab w:val="left" w:pos="3312"/>
              </w:tabs>
              <w:spacing w:before="12" w:line="133" w:lineRule="exact"/>
              <w:ind w:right="161"/>
              <w:jc w:val="right"/>
              <w:rPr>
                <w:sz w:val="14"/>
              </w:rPr>
            </w:pPr>
            <w:r>
              <w:rPr>
                <w:sz w:val="14"/>
              </w:rPr>
              <w:t>Maximum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Livelihood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Coping:</w:t>
            </w:r>
            <w:r>
              <w:rPr>
                <w:spacing w:val="45"/>
                <w:sz w:val="14"/>
              </w:rPr>
              <w:t xml:space="preserve"> </w:t>
            </w:r>
            <w:r>
              <w:rPr>
                <w:sz w:val="14"/>
              </w:rPr>
              <w:t>Emergency</w:t>
            </w:r>
            <w:r>
              <w:rPr>
                <w:spacing w:val="24"/>
                <w:sz w:val="14"/>
              </w:rPr>
              <w:t xml:space="preserve"> </w:t>
            </w:r>
            <w:r>
              <w:rPr>
                <w:sz w:val="14"/>
              </w:rPr>
              <w:t>level</w:t>
            </w:r>
            <w:r>
              <w:rPr>
                <w:sz w:val="14"/>
              </w:rPr>
              <w:tab/>
              <w:t>0.03</w:t>
            </w:r>
          </w:p>
        </w:tc>
        <w:tc>
          <w:tcPr>
            <w:tcW w:w="675" w:type="dxa"/>
          </w:tcPr>
          <w:p w14:paraId="7AA7034D" w14:textId="77777777" w:rsidR="007158A6" w:rsidRDefault="004F2724">
            <w:pPr>
              <w:pStyle w:val="TableParagraph"/>
              <w:spacing w:before="12" w:line="133" w:lineRule="exact"/>
              <w:ind w:left="137" w:right="110"/>
              <w:rPr>
                <w:sz w:val="14"/>
              </w:rPr>
            </w:pPr>
            <w:r>
              <w:rPr>
                <w:sz w:val="14"/>
              </w:rPr>
              <w:t>0.14</w:t>
            </w:r>
          </w:p>
        </w:tc>
        <w:tc>
          <w:tcPr>
            <w:tcW w:w="773" w:type="dxa"/>
          </w:tcPr>
          <w:p w14:paraId="7436A0CC" w14:textId="77777777" w:rsidR="007158A6" w:rsidRDefault="004F2724">
            <w:pPr>
              <w:pStyle w:val="TableParagraph"/>
              <w:spacing w:before="12" w:line="133" w:lineRule="exact"/>
              <w:ind w:left="109" w:right="83"/>
              <w:rPr>
                <w:sz w:val="14"/>
              </w:rPr>
            </w:pPr>
            <w:r>
              <w:rPr>
                <w:w w:val="105"/>
                <w:sz w:val="14"/>
              </w:rPr>
              <w:t>0.10***</w:t>
            </w:r>
          </w:p>
        </w:tc>
        <w:tc>
          <w:tcPr>
            <w:tcW w:w="588" w:type="dxa"/>
          </w:tcPr>
          <w:p w14:paraId="6EC3ADD0" w14:textId="77777777" w:rsidR="007158A6" w:rsidRDefault="004F2724">
            <w:pPr>
              <w:pStyle w:val="TableParagraph"/>
              <w:spacing w:before="12" w:line="133" w:lineRule="exact"/>
              <w:ind w:left="79" w:right="80"/>
              <w:rPr>
                <w:sz w:val="14"/>
              </w:rPr>
            </w:pPr>
            <w:r>
              <w:rPr>
                <w:sz w:val="14"/>
              </w:rPr>
              <w:t>0.21</w:t>
            </w:r>
          </w:p>
        </w:tc>
        <w:tc>
          <w:tcPr>
            <w:tcW w:w="754" w:type="dxa"/>
          </w:tcPr>
          <w:p w14:paraId="63F00091" w14:textId="77777777" w:rsidR="007158A6" w:rsidRDefault="004F2724">
            <w:pPr>
              <w:pStyle w:val="TableParagraph"/>
              <w:spacing w:before="12" w:line="133" w:lineRule="exact"/>
              <w:ind w:left="136" w:right="187"/>
              <w:rPr>
                <w:sz w:val="14"/>
              </w:rPr>
            </w:pPr>
            <w:r>
              <w:rPr>
                <w:sz w:val="14"/>
              </w:rPr>
              <w:t>0.70</w:t>
            </w:r>
          </w:p>
        </w:tc>
        <w:tc>
          <w:tcPr>
            <w:tcW w:w="695" w:type="dxa"/>
          </w:tcPr>
          <w:p w14:paraId="0952AC32" w14:textId="77777777" w:rsidR="007158A6" w:rsidRDefault="004F2724">
            <w:pPr>
              <w:pStyle w:val="TableParagraph"/>
              <w:spacing w:before="12" w:line="133" w:lineRule="exact"/>
              <w:ind w:left="77"/>
              <w:jc w:val="left"/>
              <w:rPr>
                <w:sz w:val="14"/>
              </w:rPr>
            </w:pPr>
            <w:r>
              <w:rPr>
                <w:sz w:val="14"/>
              </w:rPr>
              <w:t>0.50***</w:t>
            </w:r>
          </w:p>
        </w:tc>
        <w:tc>
          <w:tcPr>
            <w:tcW w:w="587" w:type="dxa"/>
          </w:tcPr>
          <w:p w14:paraId="43A4B4C2" w14:textId="77777777" w:rsidR="007158A6" w:rsidRDefault="004F2724">
            <w:pPr>
              <w:pStyle w:val="TableParagraph"/>
              <w:spacing w:before="12" w:line="133" w:lineRule="exact"/>
              <w:ind w:left="74" w:right="78"/>
              <w:rPr>
                <w:sz w:val="14"/>
              </w:rPr>
            </w:pPr>
            <w:r>
              <w:rPr>
                <w:sz w:val="14"/>
              </w:rPr>
              <w:t>0.05</w:t>
            </w:r>
          </w:p>
        </w:tc>
        <w:tc>
          <w:tcPr>
            <w:tcW w:w="705" w:type="dxa"/>
          </w:tcPr>
          <w:p w14:paraId="20B751F7" w14:textId="77777777" w:rsidR="007158A6" w:rsidRDefault="004F2724">
            <w:pPr>
              <w:pStyle w:val="TableParagraph"/>
              <w:spacing w:before="12" w:line="133" w:lineRule="exact"/>
              <w:ind w:left="133" w:right="137"/>
              <w:rPr>
                <w:sz w:val="14"/>
              </w:rPr>
            </w:pPr>
            <w:r>
              <w:rPr>
                <w:sz w:val="14"/>
              </w:rPr>
              <w:t>0.20</w:t>
            </w:r>
          </w:p>
        </w:tc>
        <w:tc>
          <w:tcPr>
            <w:tcW w:w="745" w:type="dxa"/>
          </w:tcPr>
          <w:p w14:paraId="33D04241" w14:textId="77777777" w:rsidR="007158A6" w:rsidRDefault="004F2724">
            <w:pPr>
              <w:pStyle w:val="TableParagraph"/>
              <w:spacing w:before="12" w:line="133" w:lineRule="exact"/>
              <w:ind w:left="79" w:right="86"/>
              <w:rPr>
                <w:sz w:val="14"/>
              </w:rPr>
            </w:pPr>
            <w:r>
              <w:rPr>
                <w:w w:val="105"/>
                <w:sz w:val="14"/>
              </w:rPr>
              <w:t>0.15***</w:t>
            </w:r>
          </w:p>
        </w:tc>
      </w:tr>
      <w:tr w:rsidR="007158A6" w14:paraId="51988F18" w14:textId="77777777">
        <w:trPr>
          <w:trHeight w:val="168"/>
        </w:trPr>
        <w:tc>
          <w:tcPr>
            <w:tcW w:w="3843" w:type="dxa"/>
          </w:tcPr>
          <w:p w14:paraId="77D2F9A4" w14:textId="77777777" w:rsidR="007158A6" w:rsidRDefault="004F2724">
            <w:pPr>
              <w:pStyle w:val="TableParagraph"/>
              <w:spacing w:before="12" w:line="137" w:lineRule="exact"/>
              <w:ind w:right="102"/>
              <w:jc w:val="right"/>
              <w:rPr>
                <w:sz w:val="14"/>
              </w:rPr>
            </w:pPr>
            <w:r>
              <w:rPr>
                <w:sz w:val="14"/>
              </w:rPr>
              <w:t>(0.18)</w:t>
            </w:r>
          </w:p>
        </w:tc>
        <w:tc>
          <w:tcPr>
            <w:tcW w:w="675" w:type="dxa"/>
          </w:tcPr>
          <w:p w14:paraId="73BFF9F1" w14:textId="77777777" w:rsidR="007158A6" w:rsidRDefault="004F2724">
            <w:pPr>
              <w:pStyle w:val="TableParagraph"/>
              <w:spacing w:before="12" w:line="137" w:lineRule="exact"/>
              <w:ind w:left="138" w:right="110"/>
              <w:rPr>
                <w:sz w:val="14"/>
              </w:rPr>
            </w:pPr>
            <w:r>
              <w:rPr>
                <w:sz w:val="14"/>
              </w:rPr>
              <w:t>(0.35)</w:t>
            </w:r>
          </w:p>
        </w:tc>
        <w:tc>
          <w:tcPr>
            <w:tcW w:w="773" w:type="dxa"/>
          </w:tcPr>
          <w:p w14:paraId="26E48C03" w14:textId="77777777" w:rsidR="007158A6" w:rsidRDefault="004F2724">
            <w:pPr>
              <w:pStyle w:val="TableParagraph"/>
              <w:spacing w:before="12" w:line="137" w:lineRule="exact"/>
              <w:ind w:left="110" w:right="83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8" w:type="dxa"/>
          </w:tcPr>
          <w:p w14:paraId="28DC1380" w14:textId="77777777" w:rsidR="007158A6" w:rsidRDefault="004F2724">
            <w:pPr>
              <w:pStyle w:val="TableParagraph"/>
              <w:spacing w:before="12" w:line="137" w:lineRule="exact"/>
              <w:ind w:left="80" w:right="80"/>
              <w:rPr>
                <w:sz w:val="14"/>
              </w:rPr>
            </w:pPr>
            <w:r>
              <w:rPr>
                <w:w w:val="105"/>
                <w:sz w:val="14"/>
              </w:rPr>
              <w:t>(0.41)</w:t>
            </w:r>
          </w:p>
        </w:tc>
        <w:tc>
          <w:tcPr>
            <w:tcW w:w="754" w:type="dxa"/>
          </w:tcPr>
          <w:p w14:paraId="1DE4E91F" w14:textId="77777777" w:rsidR="007158A6" w:rsidRDefault="004F2724">
            <w:pPr>
              <w:pStyle w:val="TableParagraph"/>
              <w:spacing w:before="12" w:line="137" w:lineRule="exact"/>
              <w:ind w:left="136" w:right="187"/>
              <w:rPr>
                <w:sz w:val="14"/>
              </w:rPr>
            </w:pPr>
            <w:r>
              <w:rPr>
                <w:sz w:val="14"/>
              </w:rPr>
              <w:t>(0.46)</w:t>
            </w:r>
          </w:p>
        </w:tc>
        <w:tc>
          <w:tcPr>
            <w:tcW w:w="695" w:type="dxa"/>
          </w:tcPr>
          <w:p w14:paraId="71D01902" w14:textId="77777777" w:rsidR="007158A6" w:rsidRDefault="004F2724">
            <w:pPr>
              <w:pStyle w:val="TableParagraph"/>
              <w:spacing w:before="12" w:line="137" w:lineRule="exact"/>
              <w:ind w:left="131"/>
              <w:jc w:val="left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  <w:tc>
          <w:tcPr>
            <w:tcW w:w="587" w:type="dxa"/>
          </w:tcPr>
          <w:p w14:paraId="575C5E42" w14:textId="77777777" w:rsidR="007158A6" w:rsidRDefault="004F2724">
            <w:pPr>
              <w:pStyle w:val="TableParagraph"/>
              <w:spacing w:before="12" w:line="137" w:lineRule="exact"/>
              <w:ind w:left="75" w:right="78"/>
              <w:rPr>
                <w:sz w:val="14"/>
              </w:rPr>
            </w:pPr>
            <w:r>
              <w:rPr>
                <w:sz w:val="14"/>
              </w:rPr>
              <w:t>(0.22)</w:t>
            </w:r>
          </w:p>
        </w:tc>
        <w:tc>
          <w:tcPr>
            <w:tcW w:w="705" w:type="dxa"/>
          </w:tcPr>
          <w:p w14:paraId="0D98DF9F" w14:textId="77777777" w:rsidR="007158A6" w:rsidRDefault="004F2724">
            <w:pPr>
              <w:pStyle w:val="TableParagraph"/>
              <w:spacing w:before="12" w:line="137" w:lineRule="exact"/>
              <w:ind w:left="133" w:right="137"/>
              <w:rPr>
                <w:sz w:val="14"/>
              </w:rPr>
            </w:pPr>
            <w:r>
              <w:rPr>
                <w:sz w:val="14"/>
              </w:rPr>
              <w:t>(0.40)</w:t>
            </w:r>
          </w:p>
        </w:tc>
        <w:tc>
          <w:tcPr>
            <w:tcW w:w="745" w:type="dxa"/>
          </w:tcPr>
          <w:p w14:paraId="3CC7A1D7" w14:textId="77777777" w:rsidR="007158A6" w:rsidRDefault="004F2724">
            <w:pPr>
              <w:pStyle w:val="TableParagraph"/>
              <w:spacing w:before="12" w:line="137" w:lineRule="exact"/>
              <w:ind w:left="79" w:right="85"/>
              <w:rPr>
                <w:sz w:val="14"/>
              </w:rPr>
            </w:pPr>
            <w:r>
              <w:rPr>
                <w:sz w:val="14"/>
              </w:rPr>
              <w:t>(0.00)</w:t>
            </w:r>
          </w:p>
        </w:tc>
      </w:tr>
      <w:tr w:rsidR="007158A6" w14:paraId="4FFF33FA" w14:textId="77777777">
        <w:trPr>
          <w:trHeight w:val="203"/>
        </w:trPr>
        <w:tc>
          <w:tcPr>
            <w:tcW w:w="3843" w:type="dxa"/>
            <w:tcBorders>
              <w:bottom w:val="double" w:sz="1" w:space="0" w:color="000000"/>
            </w:tcBorders>
          </w:tcPr>
          <w:p w14:paraId="64B66B53" w14:textId="77777777" w:rsidR="007158A6" w:rsidRDefault="004F2724">
            <w:pPr>
              <w:pStyle w:val="TableParagraph"/>
              <w:tabs>
                <w:tab w:val="right" w:pos="3555"/>
              </w:tabs>
              <w:spacing w:before="16" w:line="240" w:lineRule="auto"/>
              <w:ind w:right="180"/>
              <w:jc w:val="right"/>
              <w:rPr>
                <w:sz w:val="14"/>
              </w:rPr>
            </w:pPr>
            <w:r>
              <w:rPr>
                <w:sz w:val="14"/>
              </w:rPr>
              <w:t>Observations</w:t>
            </w:r>
            <w:r>
              <w:rPr>
                <w:rFonts w:ascii="Times New Roman"/>
                <w:sz w:val="14"/>
              </w:rPr>
              <w:tab/>
            </w:r>
            <w:r>
              <w:rPr>
                <w:sz w:val="14"/>
              </w:rPr>
              <w:t>610</w:t>
            </w:r>
          </w:p>
        </w:tc>
        <w:tc>
          <w:tcPr>
            <w:tcW w:w="675" w:type="dxa"/>
            <w:tcBorders>
              <w:bottom w:val="double" w:sz="1" w:space="0" w:color="000000"/>
            </w:tcBorders>
          </w:tcPr>
          <w:p w14:paraId="454046AA" w14:textId="77777777" w:rsidR="007158A6" w:rsidRDefault="004F2724">
            <w:pPr>
              <w:pStyle w:val="TableParagraph"/>
              <w:spacing w:before="16" w:line="240" w:lineRule="auto"/>
              <w:ind w:left="138" w:right="110"/>
              <w:rPr>
                <w:sz w:val="14"/>
              </w:rPr>
            </w:pPr>
            <w:r>
              <w:rPr>
                <w:sz w:val="14"/>
              </w:rPr>
              <w:t>483</w:t>
            </w:r>
          </w:p>
        </w:tc>
        <w:tc>
          <w:tcPr>
            <w:tcW w:w="773" w:type="dxa"/>
            <w:tcBorders>
              <w:bottom w:val="double" w:sz="1" w:space="0" w:color="000000"/>
            </w:tcBorders>
          </w:tcPr>
          <w:p w14:paraId="4DE3B6BB" w14:textId="77777777" w:rsidR="007158A6" w:rsidRDefault="004F2724">
            <w:pPr>
              <w:pStyle w:val="TableParagraph"/>
              <w:spacing w:before="16" w:line="240" w:lineRule="auto"/>
              <w:ind w:left="110" w:right="82"/>
              <w:rPr>
                <w:sz w:val="14"/>
              </w:rPr>
            </w:pPr>
            <w:r>
              <w:rPr>
                <w:sz w:val="14"/>
              </w:rPr>
              <w:t>1,093</w:t>
            </w:r>
          </w:p>
        </w:tc>
        <w:tc>
          <w:tcPr>
            <w:tcW w:w="588" w:type="dxa"/>
            <w:tcBorders>
              <w:bottom w:val="double" w:sz="1" w:space="0" w:color="000000"/>
            </w:tcBorders>
          </w:tcPr>
          <w:p w14:paraId="33E60F02" w14:textId="77777777" w:rsidR="007158A6" w:rsidRDefault="004F2724">
            <w:pPr>
              <w:pStyle w:val="TableParagraph"/>
              <w:spacing w:before="16" w:line="240" w:lineRule="auto"/>
              <w:ind w:left="79" w:right="80"/>
              <w:rPr>
                <w:sz w:val="14"/>
              </w:rPr>
            </w:pPr>
            <w:r>
              <w:rPr>
                <w:sz w:val="14"/>
              </w:rPr>
              <w:t>760</w:t>
            </w:r>
          </w:p>
        </w:tc>
        <w:tc>
          <w:tcPr>
            <w:tcW w:w="754" w:type="dxa"/>
            <w:tcBorders>
              <w:bottom w:val="double" w:sz="1" w:space="0" w:color="000000"/>
            </w:tcBorders>
          </w:tcPr>
          <w:p w14:paraId="1BDA88DC" w14:textId="77777777" w:rsidR="007158A6" w:rsidRDefault="004F2724">
            <w:pPr>
              <w:pStyle w:val="TableParagraph"/>
              <w:spacing w:before="16" w:line="240" w:lineRule="auto"/>
              <w:ind w:left="136" w:right="186"/>
              <w:rPr>
                <w:sz w:val="14"/>
              </w:rPr>
            </w:pPr>
            <w:r>
              <w:rPr>
                <w:sz w:val="14"/>
              </w:rPr>
              <w:t>656</w:t>
            </w:r>
          </w:p>
        </w:tc>
        <w:tc>
          <w:tcPr>
            <w:tcW w:w="695" w:type="dxa"/>
            <w:tcBorders>
              <w:bottom w:val="double" w:sz="1" w:space="0" w:color="000000"/>
            </w:tcBorders>
          </w:tcPr>
          <w:p w14:paraId="29C11E30" w14:textId="77777777" w:rsidR="007158A6" w:rsidRDefault="004F2724">
            <w:pPr>
              <w:pStyle w:val="TableParagraph"/>
              <w:spacing w:before="16" w:line="240" w:lineRule="auto"/>
              <w:ind w:left="152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1,416</w:t>
            </w:r>
          </w:p>
        </w:tc>
        <w:tc>
          <w:tcPr>
            <w:tcW w:w="587" w:type="dxa"/>
            <w:tcBorders>
              <w:bottom w:val="double" w:sz="1" w:space="0" w:color="000000"/>
            </w:tcBorders>
          </w:tcPr>
          <w:p w14:paraId="70AFEF1A" w14:textId="77777777" w:rsidR="007158A6" w:rsidRDefault="004F2724">
            <w:pPr>
              <w:pStyle w:val="TableParagraph"/>
              <w:spacing w:before="16" w:line="240" w:lineRule="auto"/>
              <w:ind w:left="75" w:right="77"/>
              <w:rPr>
                <w:sz w:val="14"/>
              </w:rPr>
            </w:pPr>
            <w:r>
              <w:rPr>
                <w:sz w:val="14"/>
              </w:rPr>
              <w:t>294</w:t>
            </w:r>
          </w:p>
        </w:tc>
        <w:tc>
          <w:tcPr>
            <w:tcW w:w="705" w:type="dxa"/>
            <w:tcBorders>
              <w:bottom w:val="double" w:sz="1" w:space="0" w:color="000000"/>
            </w:tcBorders>
          </w:tcPr>
          <w:p w14:paraId="2874A638" w14:textId="77777777" w:rsidR="007158A6" w:rsidRDefault="004F2724">
            <w:pPr>
              <w:pStyle w:val="TableParagraph"/>
              <w:spacing w:before="16" w:line="240" w:lineRule="auto"/>
              <w:ind w:left="133" w:right="136"/>
              <w:rPr>
                <w:sz w:val="14"/>
              </w:rPr>
            </w:pPr>
            <w:r>
              <w:rPr>
                <w:w w:val="110"/>
                <w:sz w:val="14"/>
              </w:rPr>
              <w:t>157</w:t>
            </w:r>
          </w:p>
        </w:tc>
        <w:tc>
          <w:tcPr>
            <w:tcW w:w="745" w:type="dxa"/>
            <w:tcBorders>
              <w:bottom w:val="double" w:sz="1" w:space="0" w:color="000000"/>
            </w:tcBorders>
          </w:tcPr>
          <w:p w14:paraId="1E1969DE" w14:textId="77777777" w:rsidR="007158A6" w:rsidRDefault="004F2724">
            <w:pPr>
              <w:pStyle w:val="TableParagraph"/>
              <w:spacing w:before="16" w:line="240" w:lineRule="auto"/>
              <w:ind w:left="79" w:right="84"/>
              <w:rPr>
                <w:sz w:val="14"/>
              </w:rPr>
            </w:pPr>
            <w:r>
              <w:rPr>
                <w:w w:val="105"/>
                <w:sz w:val="14"/>
              </w:rPr>
              <w:t>451</w:t>
            </w:r>
          </w:p>
        </w:tc>
      </w:tr>
    </w:tbl>
    <w:p w14:paraId="0C79DEDB" w14:textId="55AEBF1C" w:rsidR="007158A6" w:rsidRDefault="004F2724">
      <w:pPr>
        <w:spacing w:before="42"/>
        <w:ind w:left="153"/>
        <w:jc w:val="both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1" locked="0" layoutInCell="1" allowOverlap="1" wp14:anchorId="1E9219C9" wp14:editId="583072BE">
                <wp:simplePos x="0" y="0"/>
                <wp:positionH relativeFrom="page">
                  <wp:posOffset>914400</wp:posOffset>
                </wp:positionH>
                <wp:positionV relativeFrom="paragraph">
                  <wp:posOffset>-127000</wp:posOffset>
                </wp:positionV>
                <wp:extent cx="5943600" cy="0"/>
                <wp:effectExtent l="0" t="0" r="0" b="0"/>
                <wp:wrapNone/>
                <wp:docPr id="41" name="Straight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41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B5253B9">
              <v:line id="Line 37" style="position:absolute;z-index:-20215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227mm" from="1in,-10pt" to="540pt,-10pt" w14:anchorId="7F6B93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">
                <w10:wrap anchorx="page"/>
              </v:line>
            </w:pict>
          </mc:Fallback>
        </mc:AlternateContent>
      </w:r>
      <w:r>
        <w:rPr>
          <w:sz w:val="14"/>
        </w:rPr>
        <w:t>Note:</w:t>
      </w:r>
      <w:r>
        <w:rPr>
          <w:spacing w:val="4"/>
          <w:sz w:val="14"/>
        </w:rPr>
        <w:t xml:space="preserve"> </w:t>
      </w:r>
      <w:r>
        <w:rPr>
          <w:sz w:val="14"/>
        </w:rPr>
        <w:t>Robust</w:t>
      </w:r>
      <w:r>
        <w:rPr>
          <w:spacing w:val="18"/>
          <w:sz w:val="14"/>
        </w:rPr>
        <w:t xml:space="preserve"> </w:t>
      </w:r>
      <w:r>
        <w:rPr>
          <w:sz w:val="14"/>
        </w:rPr>
        <w:t>standard</w:t>
      </w:r>
      <w:r>
        <w:rPr>
          <w:spacing w:val="19"/>
          <w:sz w:val="14"/>
        </w:rPr>
        <w:t xml:space="preserve"> </w:t>
      </w:r>
      <w:r>
        <w:rPr>
          <w:sz w:val="14"/>
        </w:rPr>
        <w:t>errors</w:t>
      </w:r>
      <w:r>
        <w:rPr>
          <w:spacing w:val="19"/>
          <w:sz w:val="14"/>
        </w:rPr>
        <w:t xml:space="preserve"> </w:t>
      </w:r>
      <w:r>
        <w:rPr>
          <w:sz w:val="14"/>
        </w:rPr>
        <w:t>in</w:t>
      </w:r>
      <w:r>
        <w:rPr>
          <w:spacing w:val="19"/>
          <w:sz w:val="14"/>
        </w:rPr>
        <w:t xml:space="preserve"> </w:t>
      </w:r>
      <w:r>
        <w:rPr>
          <w:sz w:val="14"/>
        </w:rPr>
        <w:t>parentheses;</w:t>
      </w:r>
      <w:r>
        <w:rPr>
          <w:spacing w:val="19"/>
          <w:sz w:val="14"/>
        </w:rPr>
        <w:t xml:space="preserve"> </w:t>
      </w:r>
      <w:r>
        <w:rPr>
          <w:sz w:val="14"/>
        </w:rPr>
        <w:t>*</w:t>
      </w:r>
      <w:r>
        <w:rPr>
          <w:spacing w:val="19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0.05,</w:t>
      </w:r>
      <w:r>
        <w:rPr>
          <w:spacing w:val="19"/>
          <w:sz w:val="14"/>
        </w:rPr>
        <w:t xml:space="preserve"> </w:t>
      </w:r>
      <w:r>
        <w:rPr>
          <w:sz w:val="14"/>
        </w:rPr>
        <w:t>**</w:t>
      </w:r>
      <w:r>
        <w:rPr>
          <w:spacing w:val="19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0.01,</w:t>
      </w:r>
      <w:r>
        <w:rPr>
          <w:spacing w:val="19"/>
          <w:sz w:val="14"/>
        </w:rPr>
        <w:t xml:space="preserve"> </w:t>
      </w:r>
      <w:r>
        <w:rPr>
          <w:sz w:val="14"/>
        </w:rPr>
        <w:t>***</w:t>
      </w:r>
      <w:r>
        <w:rPr>
          <w:spacing w:val="19"/>
          <w:sz w:val="14"/>
        </w:rPr>
        <w:t xml:space="preserve"> </w:t>
      </w:r>
      <w:r>
        <w:rPr>
          <w:sz w:val="14"/>
        </w:rPr>
        <w:t>p</w:t>
      </w:r>
      <w:r>
        <w:rPr>
          <w:rFonts w:ascii="Verdana"/>
          <w:i/>
          <w:sz w:val="14"/>
        </w:rPr>
        <w:t>&lt;</w:t>
      </w:r>
      <w:r>
        <w:rPr>
          <w:sz w:val="14"/>
        </w:rPr>
        <w:t>0.001.</w:t>
      </w:r>
    </w:p>
    <w:p w14:paraId="3A6733A7" w14:textId="77777777" w:rsidR="007158A6" w:rsidRDefault="007158A6">
      <w:pPr>
        <w:pStyle w:val="BodyText"/>
        <w:spacing w:before="1"/>
        <w:rPr>
          <w:sz w:val="28"/>
        </w:rPr>
      </w:pPr>
    </w:p>
    <w:p w14:paraId="24355B12" w14:textId="019AF317" w:rsidR="007158A6" w:rsidRDefault="004F2724">
      <w:pPr>
        <w:pStyle w:val="BodyText"/>
        <w:spacing w:before="1" w:line="314" w:lineRule="auto"/>
        <w:ind w:left="120" w:right="576"/>
        <w:jc w:val="both"/>
      </w:pPr>
      <w:r>
        <w:t>The</w:t>
      </w:r>
      <w:r>
        <w:rPr>
          <w:spacing w:val="-12"/>
        </w:rPr>
        <w:t xml:space="preserve"> </w:t>
      </w:r>
      <w:r>
        <w:t>implications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t>results</w:t>
      </w:r>
      <w:r>
        <w:rPr>
          <w:spacing w:val="-12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stage,</w:t>
      </w:r>
      <w:r>
        <w:rPr>
          <w:spacing w:val="-9"/>
        </w:rPr>
        <w:t xml:space="preserve"> </w:t>
      </w:r>
      <w:r>
        <w:t>though</w:t>
      </w:r>
      <w:r>
        <w:rPr>
          <w:spacing w:val="-12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conclusive,</w:t>
      </w:r>
      <w:r>
        <w:rPr>
          <w:spacing w:val="-9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LCS</w:t>
      </w:r>
      <w:r>
        <w:rPr>
          <w:spacing w:val="-12"/>
        </w:rPr>
        <w:t xml:space="preserve"> </w:t>
      </w:r>
      <w:r>
        <w:t>module</w:t>
      </w:r>
      <w:r>
        <w:rPr>
          <w:spacing w:val="-11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it</w:t>
      </w:r>
      <w:r>
        <w:rPr>
          <w:spacing w:val="-51"/>
        </w:rPr>
        <w:t xml:space="preserve"> </w:t>
      </w:r>
      <w:r>
        <w:rPr>
          <w:w w:val="95"/>
        </w:rPr>
        <w:t>is framed is difficult to ask over the phone. This might be addressed through increased enumerator</w:t>
      </w:r>
      <w:r>
        <w:rPr>
          <w:spacing w:val="1"/>
          <w:w w:val="95"/>
        </w:rPr>
        <w:t xml:space="preserve"> </w:t>
      </w:r>
      <w:r>
        <w:t>training and simulation exercises or an overhaul of the LCS module to make it more practical</w:t>
      </w:r>
      <w:r>
        <w:rPr>
          <w:spacing w:val="1"/>
        </w:rPr>
        <w:t xml:space="preserve"> </w:t>
      </w:r>
      <w:r>
        <w:t>and easier to administer over the phone. To better understand the LCS indicator, the individual</w:t>
      </w:r>
      <w:r>
        <w:rPr>
          <w:spacing w:val="1"/>
        </w:rPr>
        <w:t xml:space="preserve"> </w:t>
      </w:r>
      <w:r>
        <w:t>strategies</w:t>
      </w:r>
      <w:r>
        <w:rPr>
          <w:spacing w:val="12"/>
        </w:rPr>
        <w:t xml:space="preserve"> </w:t>
      </w:r>
      <w:r>
        <w:t>are</w:t>
      </w:r>
      <w:r>
        <w:rPr>
          <w:spacing w:val="12"/>
        </w:rPr>
        <w:t xml:space="preserve"> </w:t>
      </w:r>
      <w:r>
        <w:t>further</w:t>
      </w:r>
      <w:r>
        <w:rPr>
          <w:spacing w:val="12"/>
        </w:rPr>
        <w:t xml:space="preserve"> </w:t>
      </w:r>
      <w:r>
        <w:t>assessed</w:t>
      </w:r>
      <w:r>
        <w:rPr>
          <w:spacing w:val="12"/>
        </w:rPr>
        <w:t xml:space="preserve"> </w:t>
      </w:r>
      <w:r>
        <w:t>across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pilot</w:t>
      </w:r>
      <w:r>
        <w:rPr>
          <w:spacing w:val="12"/>
        </w:rPr>
        <w:t xml:space="preserve"> </w:t>
      </w:r>
      <w:r>
        <w:t>countries</w:t>
      </w:r>
      <w:r>
        <w:rPr>
          <w:spacing w:val="12"/>
        </w:rPr>
        <w:t xml:space="preserve"> </w:t>
      </w:r>
      <w:r>
        <w:t>(see</w:t>
      </w:r>
      <w:r>
        <w:rPr>
          <w:spacing w:val="12"/>
        </w:rPr>
        <w:t xml:space="preserve"> </w:t>
      </w:r>
      <w:r>
        <w:t>Tables</w:t>
      </w:r>
      <w:r>
        <w:rPr>
          <w:spacing w:val="12"/>
        </w:rPr>
        <w:t xml:space="preserve"> </w:t>
      </w:r>
      <w:r>
        <w:t>11-13).</w:t>
      </w:r>
    </w:p>
    <w:p w14:paraId="2DF38D5E" w14:textId="306C65A4" w:rsidR="007158A6" w:rsidRDefault="004F2724">
      <w:pPr>
        <w:pStyle w:val="BodyText"/>
        <w:spacing w:before="165" w:line="314" w:lineRule="auto"/>
        <w:ind w:left="120" w:right="575"/>
        <w:jc w:val="both"/>
      </w:pPr>
      <w:r>
        <w:rPr>
          <w:w w:val="95"/>
        </w:rPr>
        <w:t>Table 11 shows how the adoption of LCS strategies compare across the F2F and Remote samples in</w:t>
      </w:r>
      <w:r>
        <w:rPr>
          <w:spacing w:val="1"/>
          <w:w w:val="95"/>
        </w:rPr>
        <w:t xml:space="preserve"> </w:t>
      </w:r>
      <w:r>
        <w:rPr>
          <w:w w:val="95"/>
        </w:rPr>
        <w:t>Myanmar.</w:t>
      </w:r>
      <w:r>
        <w:rPr>
          <w:spacing w:val="1"/>
          <w:w w:val="95"/>
        </w:rPr>
        <w:t xml:space="preserve"> </w:t>
      </w:r>
      <w:r>
        <w:rPr>
          <w:w w:val="95"/>
        </w:rPr>
        <w:t>The results show a consistent pattern, where respondents reported significantly adopting</w:t>
      </w:r>
      <w:r>
        <w:rPr>
          <w:spacing w:val="1"/>
          <w:w w:val="95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strategies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remote</w:t>
      </w:r>
      <w:r>
        <w:rPr>
          <w:spacing w:val="-9"/>
        </w:rPr>
        <w:t xml:space="preserve"> </w:t>
      </w:r>
      <w:r>
        <w:t>survey</w:t>
      </w:r>
      <w:r>
        <w:rPr>
          <w:spacing w:val="-9"/>
        </w:rPr>
        <w:t xml:space="preserve"> </w:t>
      </w:r>
      <w:r>
        <w:t>(doing</w:t>
      </w:r>
      <w:r>
        <w:rPr>
          <w:spacing w:val="-9"/>
        </w:rPr>
        <w:t xml:space="preserve"> </w:t>
      </w:r>
      <w:r>
        <w:t>worse)</w:t>
      </w:r>
      <w:r>
        <w:rPr>
          <w:spacing w:val="-9"/>
        </w:rPr>
        <w:t xml:space="preserve"> </w:t>
      </w:r>
      <w:r>
        <w:t>compared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F2F</w:t>
      </w:r>
      <w:r>
        <w:rPr>
          <w:spacing w:val="-9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terms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they</w:t>
      </w:r>
      <w:r>
        <w:rPr>
          <w:spacing w:val="-51"/>
        </w:rPr>
        <w:t xml:space="preserve"> </w:t>
      </w:r>
      <w:r>
        <w:t>cope</w:t>
      </w:r>
      <w:r>
        <w:rPr>
          <w:spacing w:val="18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lack</w:t>
      </w:r>
      <w:r>
        <w:rPr>
          <w:spacing w:val="18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food.</w:t>
      </w:r>
    </w:p>
    <w:p w14:paraId="73832217" w14:textId="68D2971C" w:rsidR="007158A6" w:rsidRDefault="004F2724">
      <w:pPr>
        <w:pStyle w:val="BodyText"/>
        <w:spacing w:before="165"/>
        <w:ind w:left="102" w:right="558"/>
        <w:jc w:val="center"/>
      </w:pPr>
      <w:r>
        <w:t>Table</w:t>
      </w:r>
      <w:r>
        <w:rPr>
          <w:spacing w:val="2"/>
        </w:rPr>
        <w:t xml:space="preserve"> </w:t>
      </w:r>
      <w:r>
        <w:t>12</w:t>
      </w:r>
      <w:r>
        <w:rPr>
          <w:spacing w:val="2"/>
        </w:rPr>
        <w:t xml:space="preserve"> </w:t>
      </w:r>
      <w:r>
        <w:t>shows</w:t>
      </w:r>
      <w:r>
        <w:rPr>
          <w:spacing w:val="2"/>
        </w:rPr>
        <w:t xml:space="preserve"> </w:t>
      </w:r>
      <w:r>
        <w:t>how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adoption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LCS</w:t>
      </w:r>
      <w:r>
        <w:rPr>
          <w:spacing w:val="2"/>
        </w:rPr>
        <w:t xml:space="preserve"> </w:t>
      </w:r>
      <w:r>
        <w:t>strategies</w:t>
      </w:r>
      <w:r>
        <w:rPr>
          <w:spacing w:val="3"/>
        </w:rPr>
        <w:t xml:space="preserve"> </w:t>
      </w:r>
      <w:r>
        <w:t>compare</w:t>
      </w:r>
      <w:r>
        <w:rPr>
          <w:spacing w:val="3"/>
        </w:rPr>
        <w:t xml:space="preserve"> </w:t>
      </w:r>
      <w:r>
        <w:t>across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F2F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 w:rsidR="00A571F5">
        <w:t>r</w:t>
      </w:r>
      <w:r>
        <w:t>emote</w:t>
      </w:r>
      <w:r>
        <w:rPr>
          <w:spacing w:val="2"/>
        </w:rPr>
        <w:t xml:space="preserve"> </w:t>
      </w:r>
      <w:r>
        <w:t>samples</w:t>
      </w:r>
    </w:p>
    <w:p w14:paraId="08BFCF7C" w14:textId="77777777" w:rsidR="007158A6" w:rsidRDefault="007158A6">
      <w:pPr>
        <w:jc w:val="center"/>
        <w:sectPr w:rsidR="007158A6">
          <w:pgSz w:w="12240" w:h="15840"/>
          <w:pgMar w:top="1300" w:right="860" w:bottom="1080" w:left="1320" w:header="0" w:footer="888" w:gutter="0"/>
          <w:cols w:space="720"/>
        </w:sectPr>
      </w:pPr>
    </w:p>
    <w:p w14:paraId="418776BA" w14:textId="77777777" w:rsidR="007158A6" w:rsidRDefault="004F2724">
      <w:pPr>
        <w:pStyle w:val="BodyText"/>
        <w:spacing w:before="128"/>
        <w:ind w:left="257" w:right="715"/>
        <w:jc w:val="center"/>
      </w:pPr>
      <w:r>
        <w:t>Table</w:t>
      </w:r>
      <w:r>
        <w:rPr>
          <w:spacing w:val="7"/>
        </w:rPr>
        <w:t xml:space="preserve"> </w:t>
      </w:r>
      <w:r>
        <w:t>11:</w:t>
      </w:r>
      <w:r>
        <w:rPr>
          <w:spacing w:val="27"/>
        </w:rPr>
        <w:t xml:space="preserve"> </w:t>
      </w:r>
      <w:r>
        <w:t>Myanmar:</w:t>
      </w:r>
      <w:r>
        <w:rPr>
          <w:spacing w:val="27"/>
        </w:rPr>
        <w:t xml:space="preserve"> </w:t>
      </w:r>
      <w:r>
        <w:t>Each</w:t>
      </w:r>
      <w:r>
        <w:rPr>
          <w:spacing w:val="7"/>
        </w:rPr>
        <w:t xml:space="preserve"> </w:t>
      </w:r>
      <w:r>
        <w:t>Coping</w:t>
      </w:r>
      <w:r>
        <w:rPr>
          <w:spacing w:val="7"/>
        </w:rPr>
        <w:t xml:space="preserve"> </w:t>
      </w:r>
      <w:r>
        <w:t>Strategy</w:t>
      </w:r>
      <w:r>
        <w:rPr>
          <w:spacing w:val="8"/>
        </w:rPr>
        <w:t xml:space="preserve"> </w:t>
      </w:r>
      <w:r>
        <w:t>Used</w:t>
      </w:r>
    </w:p>
    <w:p w14:paraId="04E29DA2" w14:textId="77777777" w:rsidR="007158A6" w:rsidRDefault="007158A6">
      <w:pPr>
        <w:pStyle w:val="BodyText"/>
        <w:spacing w:before="10"/>
      </w:pPr>
    </w:p>
    <w:tbl>
      <w:tblPr>
        <w:tblW w:w="0" w:type="auto"/>
        <w:tblInd w:w="9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1"/>
        <w:gridCol w:w="673"/>
        <w:gridCol w:w="806"/>
        <w:gridCol w:w="796"/>
      </w:tblGrid>
      <w:tr w:rsidR="007158A6" w14:paraId="7E406E51" w14:textId="77777777">
        <w:trPr>
          <w:trHeight w:val="390"/>
        </w:trPr>
        <w:tc>
          <w:tcPr>
            <w:tcW w:w="5381" w:type="dxa"/>
            <w:tcBorders>
              <w:top w:val="double" w:sz="1" w:space="0" w:color="000000"/>
            </w:tcBorders>
          </w:tcPr>
          <w:p w14:paraId="04C5FE16" w14:textId="77777777" w:rsidR="007158A6" w:rsidRDefault="004F2724">
            <w:pPr>
              <w:pStyle w:val="TableParagraph"/>
              <w:spacing w:before="18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673" w:type="dxa"/>
            <w:tcBorders>
              <w:top w:val="double" w:sz="1" w:space="0" w:color="000000"/>
            </w:tcBorders>
          </w:tcPr>
          <w:p w14:paraId="3AB1483E" w14:textId="77777777" w:rsidR="007158A6" w:rsidRDefault="004F2724">
            <w:pPr>
              <w:pStyle w:val="TableParagraph"/>
              <w:spacing w:before="188" w:line="240" w:lineRule="auto"/>
              <w:ind w:right="181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3E2D397B" w14:textId="77777777" w:rsidR="007158A6" w:rsidRDefault="004F2724">
            <w:pPr>
              <w:pStyle w:val="TableParagraph"/>
              <w:spacing w:before="0" w:line="180" w:lineRule="exact"/>
              <w:ind w:left="108" w:right="-15"/>
              <w:jc w:val="lef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Myanmar</w:t>
            </w:r>
          </w:p>
          <w:p w14:paraId="6802FE0C" w14:textId="77777777" w:rsidR="007158A6" w:rsidRDefault="004F2724">
            <w:pPr>
              <w:pStyle w:val="TableParagraph"/>
              <w:spacing w:before="7" w:line="240" w:lineRule="auto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796" w:type="dxa"/>
            <w:tcBorders>
              <w:top w:val="double" w:sz="1" w:space="0" w:color="000000"/>
            </w:tcBorders>
          </w:tcPr>
          <w:p w14:paraId="55D8EE72" w14:textId="77777777" w:rsidR="007158A6" w:rsidRDefault="004F2724">
            <w:pPr>
              <w:pStyle w:val="TableParagraph"/>
              <w:spacing w:before="188" w:line="240" w:lineRule="auto"/>
              <w:ind w:left="98" w:right="100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48D156BC" w14:textId="77777777">
        <w:trPr>
          <w:trHeight w:val="349"/>
        </w:trPr>
        <w:tc>
          <w:tcPr>
            <w:tcW w:w="5381" w:type="dxa"/>
            <w:tcBorders>
              <w:top w:val="single" w:sz="4" w:space="0" w:color="000000"/>
            </w:tcBorders>
          </w:tcPr>
          <w:p w14:paraId="08D510A4" w14:textId="77777777" w:rsidR="007158A6" w:rsidRDefault="004F2724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assets/goods</w:t>
            </w:r>
          </w:p>
        </w:tc>
        <w:tc>
          <w:tcPr>
            <w:tcW w:w="673" w:type="dxa"/>
            <w:tcBorders>
              <w:top w:val="single" w:sz="4" w:space="0" w:color="000000"/>
            </w:tcBorders>
          </w:tcPr>
          <w:p w14:paraId="70EC16C0" w14:textId="77777777" w:rsidR="007158A6" w:rsidRDefault="004F2724">
            <w:pPr>
              <w:pStyle w:val="TableParagraph"/>
              <w:spacing w:before="0" w:line="167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0.07</w:t>
            </w:r>
          </w:p>
          <w:p w14:paraId="2C31C647" w14:textId="77777777" w:rsidR="007158A6" w:rsidRDefault="004F2724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806" w:type="dxa"/>
            <w:tcBorders>
              <w:top w:val="single" w:sz="4" w:space="0" w:color="000000"/>
            </w:tcBorders>
          </w:tcPr>
          <w:p w14:paraId="0C905575" w14:textId="77777777" w:rsidR="007158A6" w:rsidRDefault="004F2724">
            <w:pPr>
              <w:pStyle w:val="TableParagraph"/>
              <w:spacing w:before="0" w:line="167" w:lineRule="exact"/>
              <w:ind w:left="251"/>
              <w:jc w:val="left"/>
              <w:rPr>
                <w:sz w:val="16"/>
              </w:rPr>
            </w:pPr>
            <w:r>
              <w:rPr>
                <w:sz w:val="16"/>
              </w:rPr>
              <w:t>0.13</w:t>
            </w:r>
          </w:p>
          <w:p w14:paraId="182B1DCE" w14:textId="77777777" w:rsidR="007158A6" w:rsidRDefault="004F2724">
            <w:pPr>
              <w:pStyle w:val="TableParagraph"/>
              <w:spacing w:before="7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796" w:type="dxa"/>
            <w:tcBorders>
              <w:top w:val="single" w:sz="4" w:space="0" w:color="000000"/>
            </w:tcBorders>
          </w:tcPr>
          <w:p w14:paraId="4923396F" w14:textId="77777777" w:rsidR="007158A6" w:rsidRDefault="004F2724">
            <w:pPr>
              <w:pStyle w:val="TableParagraph"/>
              <w:spacing w:before="0" w:line="167" w:lineRule="exact"/>
              <w:ind w:left="161"/>
              <w:jc w:val="left"/>
              <w:rPr>
                <w:sz w:val="16"/>
              </w:rPr>
            </w:pPr>
            <w:r>
              <w:rPr>
                <w:sz w:val="16"/>
              </w:rPr>
              <w:t>0.06**</w:t>
            </w:r>
          </w:p>
          <w:p w14:paraId="675F29BE" w14:textId="77777777" w:rsidR="007158A6" w:rsidRDefault="004F2724">
            <w:pPr>
              <w:pStyle w:val="TableParagraph"/>
              <w:spacing w:before="7"/>
              <w:ind w:left="179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05DCA622" w14:textId="77777777">
        <w:trPr>
          <w:trHeight w:val="189"/>
        </w:trPr>
        <w:tc>
          <w:tcPr>
            <w:tcW w:w="5381" w:type="dxa"/>
          </w:tcPr>
          <w:p w14:paraId="21F935AD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Purchased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food/non-food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credit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(incur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debts)</w:t>
            </w:r>
          </w:p>
        </w:tc>
        <w:tc>
          <w:tcPr>
            <w:tcW w:w="673" w:type="dxa"/>
          </w:tcPr>
          <w:p w14:paraId="708CFD58" w14:textId="77777777" w:rsidR="007158A6" w:rsidRDefault="004F2724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0.53</w:t>
            </w:r>
          </w:p>
        </w:tc>
        <w:tc>
          <w:tcPr>
            <w:tcW w:w="806" w:type="dxa"/>
          </w:tcPr>
          <w:p w14:paraId="6BE00E74" w14:textId="77777777" w:rsidR="007158A6" w:rsidRDefault="004F2724">
            <w:pPr>
              <w:pStyle w:val="TableParagraph"/>
              <w:ind w:left="251"/>
              <w:jc w:val="left"/>
              <w:rPr>
                <w:sz w:val="16"/>
              </w:rPr>
            </w:pPr>
            <w:r>
              <w:rPr>
                <w:sz w:val="16"/>
              </w:rPr>
              <w:t>0.67</w:t>
            </w:r>
          </w:p>
        </w:tc>
        <w:tc>
          <w:tcPr>
            <w:tcW w:w="796" w:type="dxa"/>
          </w:tcPr>
          <w:p w14:paraId="0D977127" w14:textId="77777777" w:rsidR="007158A6" w:rsidRDefault="004F2724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w w:val="105"/>
                <w:sz w:val="16"/>
              </w:rPr>
              <w:t>0.14***</w:t>
            </w:r>
          </w:p>
        </w:tc>
      </w:tr>
      <w:tr w:rsidR="007158A6" w14:paraId="4604C6AE" w14:textId="77777777">
        <w:trPr>
          <w:trHeight w:val="189"/>
        </w:trPr>
        <w:tc>
          <w:tcPr>
            <w:tcW w:w="5381" w:type="dxa"/>
          </w:tcPr>
          <w:p w14:paraId="7CDE2C55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7257ABBE" w14:textId="77777777" w:rsidR="007158A6" w:rsidRDefault="004F2724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6" w:type="dxa"/>
          </w:tcPr>
          <w:p w14:paraId="28648366" w14:textId="77777777" w:rsidR="007158A6" w:rsidRDefault="004F2724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796" w:type="dxa"/>
          </w:tcPr>
          <w:p w14:paraId="33119EC5" w14:textId="77777777" w:rsidR="007158A6" w:rsidRDefault="004F2724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143C6792" w14:textId="77777777">
        <w:trPr>
          <w:trHeight w:val="189"/>
        </w:trPr>
        <w:tc>
          <w:tcPr>
            <w:tcW w:w="5381" w:type="dxa"/>
          </w:tcPr>
          <w:p w14:paraId="4046D641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Spent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savings</w:t>
            </w:r>
          </w:p>
        </w:tc>
        <w:tc>
          <w:tcPr>
            <w:tcW w:w="673" w:type="dxa"/>
          </w:tcPr>
          <w:p w14:paraId="78965BAB" w14:textId="77777777" w:rsidR="007158A6" w:rsidRDefault="004F2724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0.24</w:t>
            </w:r>
          </w:p>
        </w:tc>
        <w:tc>
          <w:tcPr>
            <w:tcW w:w="806" w:type="dxa"/>
          </w:tcPr>
          <w:p w14:paraId="3B47AA14" w14:textId="77777777" w:rsidR="007158A6" w:rsidRDefault="004F2724">
            <w:pPr>
              <w:pStyle w:val="TableParagraph"/>
              <w:ind w:left="251"/>
              <w:jc w:val="left"/>
              <w:rPr>
                <w:sz w:val="16"/>
              </w:rPr>
            </w:pPr>
            <w:r>
              <w:rPr>
                <w:sz w:val="16"/>
              </w:rPr>
              <w:t>0.32</w:t>
            </w:r>
          </w:p>
        </w:tc>
        <w:tc>
          <w:tcPr>
            <w:tcW w:w="796" w:type="dxa"/>
          </w:tcPr>
          <w:p w14:paraId="47549DF4" w14:textId="77777777" w:rsidR="007158A6" w:rsidRDefault="004F2724">
            <w:pPr>
              <w:pStyle w:val="TableParagraph"/>
              <w:ind w:left="98" w:right="100"/>
              <w:rPr>
                <w:sz w:val="16"/>
              </w:rPr>
            </w:pPr>
            <w:r>
              <w:rPr>
                <w:sz w:val="16"/>
              </w:rPr>
              <w:t>0.08**</w:t>
            </w:r>
          </w:p>
        </w:tc>
      </w:tr>
      <w:tr w:rsidR="007158A6" w14:paraId="1BC75768" w14:textId="77777777">
        <w:trPr>
          <w:trHeight w:val="189"/>
        </w:trPr>
        <w:tc>
          <w:tcPr>
            <w:tcW w:w="5381" w:type="dxa"/>
          </w:tcPr>
          <w:p w14:paraId="6C5DFBEA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6C9642D5" w14:textId="77777777" w:rsidR="007158A6" w:rsidRDefault="004F2724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806" w:type="dxa"/>
          </w:tcPr>
          <w:p w14:paraId="5B8EC4E9" w14:textId="77777777" w:rsidR="007158A6" w:rsidRDefault="004F2724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796" w:type="dxa"/>
          </w:tcPr>
          <w:p w14:paraId="0F250F44" w14:textId="77777777" w:rsidR="007158A6" w:rsidRDefault="004F2724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41643B4F" w14:textId="77777777">
        <w:trPr>
          <w:trHeight w:val="189"/>
        </w:trPr>
        <w:tc>
          <w:tcPr>
            <w:tcW w:w="5381" w:type="dxa"/>
          </w:tcPr>
          <w:p w14:paraId="4970F0FF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Borrowed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money</w:t>
            </w:r>
          </w:p>
        </w:tc>
        <w:tc>
          <w:tcPr>
            <w:tcW w:w="673" w:type="dxa"/>
          </w:tcPr>
          <w:p w14:paraId="0CDA33AB" w14:textId="77777777" w:rsidR="007158A6" w:rsidRDefault="004F2724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0.42</w:t>
            </w:r>
          </w:p>
        </w:tc>
        <w:tc>
          <w:tcPr>
            <w:tcW w:w="806" w:type="dxa"/>
          </w:tcPr>
          <w:p w14:paraId="29FCD01C" w14:textId="77777777" w:rsidR="007158A6" w:rsidRDefault="004F2724">
            <w:pPr>
              <w:pStyle w:val="TableParagraph"/>
              <w:ind w:left="251"/>
              <w:jc w:val="left"/>
              <w:rPr>
                <w:sz w:val="16"/>
              </w:rPr>
            </w:pPr>
            <w:r>
              <w:rPr>
                <w:sz w:val="16"/>
              </w:rPr>
              <w:t>0.65</w:t>
            </w:r>
          </w:p>
        </w:tc>
        <w:tc>
          <w:tcPr>
            <w:tcW w:w="796" w:type="dxa"/>
          </w:tcPr>
          <w:p w14:paraId="62C8835C" w14:textId="77777777" w:rsidR="007158A6" w:rsidRDefault="004F2724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0.23***</w:t>
            </w:r>
          </w:p>
        </w:tc>
      </w:tr>
      <w:tr w:rsidR="007158A6" w14:paraId="14168177" w14:textId="77777777">
        <w:trPr>
          <w:trHeight w:val="189"/>
        </w:trPr>
        <w:tc>
          <w:tcPr>
            <w:tcW w:w="5381" w:type="dxa"/>
          </w:tcPr>
          <w:p w14:paraId="3D442C34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7B608CF2" w14:textId="77777777" w:rsidR="007158A6" w:rsidRDefault="004F2724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420C19BF" w14:textId="77777777" w:rsidR="007158A6" w:rsidRDefault="004F2724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796" w:type="dxa"/>
          </w:tcPr>
          <w:p w14:paraId="65449BB6" w14:textId="77777777" w:rsidR="007158A6" w:rsidRDefault="004F2724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69CD27B6" w14:textId="77777777">
        <w:trPr>
          <w:trHeight w:val="189"/>
        </w:trPr>
        <w:tc>
          <w:tcPr>
            <w:tcW w:w="5381" w:type="dxa"/>
          </w:tcPr>
          <w:p w14:paraId="3E717EBC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productive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assets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means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transport</w:t>
            </w:r>
          </w:p>
        </w:tc>
        <w:tc>
          <w:tcPr>
            <w:tcW w:w="673" w:type="dxa"/>
          </w:tcPr>
          <w:p w14:paraId="2317B73C" w14:textId="77777777" w:rsidR="007158A6" w:rsidRDefault="004F2724">
            <w:pPr>
              <w:pStyle w:val="TableParagraph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806" w:type="dxa"/>
          </w:tcPr>
          <w:p w14:paraId="5FDD3078" w14:textId="77777777" w:rsidR="007158A6" w:rsidRDefault="004F2724">
            <w:pPr>
              <w:pStyle w:val="TableParagraph"/>
              <w:ind w:left="252"/>
              <w:jc w:val="left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796" w:type="dxa"/>
          </w:tcPr>
          <w:p w14:paraId="439943DC" w14:textId="77777777" w:rsidR="007158A6" w:rsidRDefault="004F2724">
            <w:pPr>
              <w:pStyle w:val="TableParagraph"/>
              <w:ind w:left="98" w:right="98"/>
              <w:rPr>
                <w:sz w:val="16"/>
              </w:rPr>
            </w:pPr>
            <w:r>
              <w:rPr>
                <w:sz w:val="16"/>
              </w:rPr>
              <w:t>0.04**</w:t>
            </w:r>
          </w:p>
        </w:tc>
      </w:tr>
      <w:tr w:rsidR="007158A6" w14:paraId="2A72A6BC" w14:textId="77777777">
        <w:trPr>
          <w:trHeight w:val="189"/>
        </w:trPr>
        <w:tc>
          <w:tcPr>
            <w:tcW w:w="5381" w:type="dxa"/>
          </w:tcPr>
          <w:p w14:paraId="7E795452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0FA4BA83" w14:textId="77777777" w:rsidR="007158A6" w:rsidRDefault="004F2724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806" w:type="dxa"/>
          </w:tcPr>
          <w:p w14:paraId="3D93FCA5" w14:textId="77777777" w:rsidR="007158A6" w:rsidRDefault="004F2724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796" w:type="dxa"/>
          </w:tcPr>
          <w:p w14:paraId="71502399" w14:textId="77777777" w:rsidR="007158A6" w:rsidRDefault="004F2724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4523C206" w14:textId="77777777">
        <w:trPr>
          <w:trHeight w:val="189"/>
        </w:trPr>
        <w:tc>
          <w:tcPr>
            <w:tcW w:w="5381" w:type="dxa"/>
          </w:tcPr>
          <w:p w14:paraId="0B734168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Reduced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expenses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673" w:type="dxa"/>
          </w:tcPr>
          <w:p w14:paraId="5FA0F4B7" w14:textId="77777777" w:rsidR="007158A6" w:rsidRDefault="004F2724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0.25</w:t>
            </w:r>
          </w:p>
        </w:tc>
        <w:tc>
          <w:tcPr>
            <w:tcW w:w="806" w:type="dxa"/>
          </w:tcPr>
          <w:p w14:paraId="3CD90AB0" w14:textId="77777777" w:rsidR="007158A6" w:rsidRDefault="004F2724">
            <w:pPr>
              <w:pStyle w:val="TableParagraph"/>
              <w:ind w:left="251"/>
              <w:jc w:val="left"/>
              <w:rPr>
                <w:sz w:val="16"/>
              </w:rPr>
            </w:pPr>
            <w:r>
              <w:rPr>
                <w:sz w:val="16"/>
              </w:rPr>
              <w:t>0.40</w:t>
            </w:r>
          </w:p>
        </w:tc>
        <w:tc>
          <w:tcPr>
            <w:tcW w:w="796" w:type="dxa"/>
          </w:tcPr>
          <w:p w14:paraId="6D7BE597" w14:textId="77777777" w:rsidR="007158A6" w:rsidRDefault="004F2724">
            <w:pPr>
              <w:pStyle w:val="TableParagraph"/>
              <w:ind w:left="98" w:right="100"/>
              <w:rPr>
                <w:sz w:val="16"/>
              </w:rPr>
            </w:pPr>
            <w:r>
              <w:rPr>
                <w:w w:val="105"/>
                <w:sz w:val="16"/>
              </w:rPr>
              <w:t>0.15***</w:t>
            </w:r>
          </w:p>
        </w:tc>
      </w:tr>
      <w:tr w:rsidR="007158A6" w14:paraId="441F5A48" w14:textId="77777777">
        <w:trPr>
          <w:trHeight w:val="189"/>
        </w:trPr>
        <w:tc>
          <w:tcPr>
            <w:tcW w:w="5381" w:type="dxa"/>
          </w:tcPr>
          <w:p w14:paraId="07D736E0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6660E8EB" w14:textId="77777777" w:rsidR="007158A6" w:rsidRDefault="004F2724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806" w:type="dxa"/>
          </w:tcPr>
          <w:p w14:paraId="2ED46C65" w14:textId="77777777" w:rsidR="007158A6" w:rsidRDefault="004F2724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96" w:type="dxa"/>
          </w:tcPr>
          <w:p w14:paraId="264F1D2F" w14:textId="77777777" w:rsidR="007158A6" w:rsidRDefault="004F2724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0D028D73" w14:textId="77777777">
        <w:trPr>
          <w:trHeight w:val="189"/>
        </w:trPr>
        <w:tc>
          <w:tcPr>
            <w:tcW w:w="5381" w:type="dxa"/>
          </w:tcPr>
          <w:p w14:paraId="01D75D91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Withdrew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school</w:t>
            </w:r>
          </w:p>
        </w:tc>
        <w:tc>
          <w:tcPr>
            <w:tcW w:w="673" w:type="dxa"/>
          </w:tcPr>
          <w:p w14:paraId="3E2D3C3F" w14:textId="77777777" w:rsidR="007158A6" w:rsidRDefault="004F2724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6" w:type="dxa"/>
          </w:tcPr>
          <w:p w14:paraId="686D1C0C" w14:textId="77777777" w:rsidR="007158A6" w:rsidRDefault="004F2724">
            <w:pPr>
              <w:pStyle w:val="TableParagraph"/>
              <w:ind w:left="251"/>
              <w:jc w:val="left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796" w:type="dxa"/>
          </w:tcPr>
          <w:p w14:paraId="3CD9DD10" w14:textId="77777777" w:rsidR="007158A6" w:rsidRDefault="004F2724">
            <w:pPr>
              <w:pStyle w:val="TableParagraph"/>
              <w:ind w:left="98" w:right="100"/>
              <w:rPr>
                <w:sz w:val="16"/>
              </w:rPr>
            </w:pPr>
            <w:r>
              <w:rPr>
                <w:sz w:val="16"/>
              </w:rPr>
              <w:t>0.05***</w:t>
            </w:r>
          </w:p>
        </w:tc>
      </w:tr>
      <w:tr w:rsidR="007158A6" w14:paraId="2721D5A0" w14:textId="77777777">
        <w:trPr>
          <w:trHeight w:val="189"/>
        </w:trPr>
        <w:tc>
          <w:tcPr>
            <w:tcW w:w="5381" w:type="dxa"/>
          </w:tcPr>
          <w:p w14:paraId="35F93810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34E89C00" w14:textId="77777777" w:rsidR="007158A6" w:rsidRDefault="004F2724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sz w:val="16"/>
              </w:rPr>
              <w:t>(0.10)</w:t>
            </w:r>
          </w:p>
        </w:tc>
        <w:tc>
          <w:tcPr>
            <w:tcW w:w="806" w:type="dxa"/>
          </w:tcPr>
          <w:p w14:paraId="5AB56BD6" w14:textId="77777777" w:rsidR="007158A6" w:rsidRDefault="004F2724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(0.25)</w:t>
            </w:r>
          </w:p>
        </w:tc>
        <w:tc>
          <w:tcPr>
            <w:tcW w:w="796" w:type="dxa"/>
          </w:tcPr>
          <w:p w14:paraId="7CF6E7A6" w14:textId="77777777" w:rsidR="007158A6" w:rsidRDefault="004F2724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78A3CB76" w14:textId="77777777">
        <w:trPr>
          <w:trHeight w:val="189"/>
        </w:trPr>
        <w:tc>
          <w:tcPr>
            <w:tcW w:w="5381" w:type="dxa"/>
          </w:tcPr>
          <w:p w14:paraId="580D1A97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Send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work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</w:p>
        </w:tc>
        <w:tc>
          <w:tcPr>
            <w:tcW w:w="673" w:type="dxa"/>
          </w:tcPr>
          <w:p w14:paraId="09C1E6EE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6" w:type="dxa"/>
          </w:tcPr>
          <w:p w14:paraId="6EC4E44B" w14:textId="77777777" w:rsidR="007158A6" w:rsidRDefault="004F2724">
            <w:pPr>
              <w:pStyle w:val="TableParagraph"/>
              <w:ind w:left="250"/>
              <w:jc w:val="left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796" w:type="dxa"/>
          </w:tcPr>
          <w:p w14:paraId="1276F50E" w14:textId="77777777" w:rsidR="007158A6" w:rsidRDefault="004F2724">
            <w:pPr>
              <w:pStyle w:val="TableParagraph"/>
              <w:ind w:left="98" w:right="101"/>
              <w:rPr>
                <w:sz w:val="16"/>
              </w:rPr>
            </w:pPr>
            <w:r>
              <w:rPr>
                <w:sz w:val="16"/>
              </w:rPr>
              <w:t>0.04***</w:t>
            </w:r>
          </w:p>
        </w:tc>
      </w:tr>
      <w:tr w:rsidR="007158A6" w14:paraId="3B40526B" w14:textId="77777777">
        <w:trPr>
          <w:trHeight w:val="189"/>
        </w:trPr>
        <w:tc>
          <w:tcPr>
            <w:tcW w:w="5381" w:type="dxa"/>
          </w:tcPr>
          <w:p w14:paraId="3EC1629B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1BF0AE26" w14:textId="77777777" w:rsidR="007158A6" w:rsidRDefault="004F2724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(0.11)</w:t>
            </w:r>
          </w:p>
        </w:tc>
        <w:tc>
          <w:tcPr>
            <w:tcW w:w="806" w:type="dxa"/>
          </w:tcPr>
          <w:p w14:paraId="7B55B979" w14:textId="77777777" w:rsidR="007158A6" w:rsidRDefault="004F2724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796" w:type="dxa"/>
          </w:tcPr>
          <w:p w14:paraId="22B956B6" w14:textId="77777777" w:rsidR="007158A6" w:rsidRDefault="004F2724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00FA5CFA" w14:textId="77777777">
        <w:trPr>
          <w:trHeight w:val="189"/>
        </w:trPr>
        <w:tc>
          <w:tcPr>
            <w:tcW w:w="5381" w:type="dxa"/>
          </w:tcPr>
          <w:p w14:paraId="2DA6A598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Begged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and/or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scavenged</w:t>
            </w:r>
          </w:p>
        </w:tc>
        <w:tc>
          <w:tcPr>
            <w:tcW w:w="673" w:type="dxa"/>
          </w:tcPr>
          <w:p w14:paraId="6D2B8013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06" w:type="dxa"/>
          </w:tcPr>
          <w:p w14:paraId="38DD3A29" w14:textId="77777777" w:rsidR="007158A6" w:rsidRDefault="004F2724">
            <w:pPr>
              <w:pStyle w:val="TableParagraph"/>
              <w:ind w:left="250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796" w:type="dxa"/>
          </w:tcPr>
          <w:p w14:paraId="1A0D080B" w14:textId="77777777" w:rsidR="007158A6" w:rsidRDefault="004F2724">
            <w:pPr>
              <w:pStyle w:val="TableParagraph"/>
              <w:ind w:left="98" w:right="101"/>
              <w:rPr>
                <w:sz w:val="16"/>
              </w:rPr>
            </w:pPr>
            <w:r>
              <w:rPr>
                <w:sz w:val="16"/>
              </w:rPr>
              <w:t>0.02*</w:t>
            </w:r>
          </w:p>
        </w:tc>
      </w:tr>
      <w:tr w:rsidR="007158A6" w14:paraId="302FD6DE" w14:textId="77777777">
        <w:trPr>
          <w:trHeight w:val="189"/>
        </w:trPr>
        <w:tc>
          <w:tcPr>
            <w:tcW w:w="5381" w:type="dxa"/>
          </w:tcPr>
          <w:p w14:paraId="1FCD812B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29E117C1" w14:textId="77777777" w:rsidR="007158A6" w:rsidRDefault="004F2724">
            <w:pPr>
              <w:pStyle w:val="TableParagraph"/>
              <w:ind w:right="118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(0.11)</w:t>
            </w:r>
          </w:p>
        </w:tc>
        <w:tc>
          <w:tcPr>
            <w:tcW w:w="806" w:type="dxa"/>
          </w:tcPr>
          <w:p w14:paraId="3B5910E1" w14:textId="77777777" w:rsidR="007158A6" w:rsidRDefault="004F2724">
            <w:pPr>
              <w:pStyle w:val="TableParagraph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  <w:tc>
          <w:tcPr>
            <w:tcW w:w="796" w:type="dxa"/>
          </w:tcPr>
          <w:p w14:paraId="62E96E0D" w14:textId="77777777" w:rsidR="007158A6" w:rsidRDefault="004F2724">
            <w:pPr>
              <w:pStyle w:val="TableParagraph"/>
              <w:ind w:left="98" w:right="99"/>
              <w:rPr>
                <w:sz w:val="16"/>
              </w:rPr>
            </w:pPr>
            <w:r>
              <w:rPr>
                <w:sz w:val="16"/>
              </w:rPr>
              <w:t>(0.02)</w:t>
            </w:r>
          </w:p>
        </w:tc>
      </w:tr>
      <w:tr w:rsidR="007158A6" w14:paraId="7E95A7F6" w14:textId="77777777">
        <w:trPr>
          <w:trHeight w:val="189"/>
        </w:trPr>
        <w:tc>
          <w:tcPr>
            <w:tcW w:w="5381" w:type="dxa"/>
          </w:tcPr>
          <w:p w14:paraId="3652DCF0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Engaged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illegal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activities</w:t>
            </w:r>
          </w:p>
        </w:tc>
        <w:tc>
          <w:tcPr>
            <w:tcW w:w="673" w:type="dxa"/>
          </w:tcPr>
          <w:p w14:paraId="23F2B84F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806" w:type="dxa"/>
          </w:tcPr>
          <w:p w14:paraId="31956F5D" w14:textId="77777777" w:rsidR="007158A6" w:rsidRDefault="004F2724">
            <w:pPr>
              <w:pStyle w:val="TableParagraph"/>
              <w:ind w:left="250"/>
              <w:jc w:val="left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796" w:type="dxa"/>
          </w:tcPr>
          <w:p w14:paraId="4CDE1342" w14:textId="77777777" w:rsidR="007158A6" w:rsidRDefault="004F2724">
            <w:pPr>
              <w:pStyle w:val="TableParagraph"/>
              <w:ind w:left="97" w:right="101"/>
              <w:rPr>
                <w:sz w:val="16"/>
              </w:rPr>
            </w:pPr>
            <w:r>
              <w:rPr>
                <w:sz w:val="16"/>
              </w:rPr>
              <w:t>0.05***</w:t>
            </w:r>
          </w:p>
        </w:tc>
      </w:tr>
      <w:tr w:rsidR="007158A6" w14:paraId="6AC40090" w14:textId="77777777">
        <w:trPr>
          <w:trHeight w:val="193"/>
        </w:trPr>
        <w:tc>
          <w:tcPr>
            <w:tcW w:w="5381" w:type="dxa"/>
          </w:tcPr>
          <w:p w14:paraId="4E59722A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73" w:type="dxa"/>
          </w:tcPr>
          <w:p w14:paraId="587DA161" w14:textId="77777777" w:rsidR="007158A6" w:rsidRDefault="004F2724">
            <w:pPr>
              <w:pStyle w:val="TableParagraph"/>
              <w:spacing w:line="159" w:lineRule="exact"/>
              <w:ind w:right="118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(0.13)</w:t>
            </w:r>
          </w:p>
        </w:tc>
        <w:tc>
          <w:tcPr>
            <w:tcW w:w="806" w:type="dxa"/>
          </w:tcPr>
          <w:p w14:paraId="66A4E432" w14:textId="77777777" w:rsidR="007158A6" w:rsidRDefault="004F2724">
            <w:pPr>
              <w:pStyle w:val="TableParagraph"/>
              <w:spacing w:line="159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796" w:type="dxa"/>
          </w:tcPr>
          <w:p w14:paraId="5ED349D3" w14:textId="77777777" w:rsidR="007158A6" w:rsidRDefault="004F2724">
            <w:pPr>
              <w:pStyle w:val="TableParagraph"/>
              <w:spacing w:line="159" w:lineRule="exact"/>
              <w:ind w:left="98" w:right="9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6187B599" w14:textId="77777777">
        <w:trPr>
          <w:trHeight w:val="234"/>
        </w:trPr>
        <w:tc>
          <w:tcPr>
            <w:tcW w:w="5381" w:type="dxa"/>
            <w:tcBorders>
              <w:bottom w:val="double" w:sz="1" w:space="0" w:color="000000"/>
            </w:tcBorders>
          </w:tcPr>
          <w:p w14:paraId="7C567724" w14:textId="77777777" w:rsidR="007158A6" w:rsidRDefault="004F2724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673" w:type="dxa"/>
            <w:tcBorders>
              <w:bottom w:val="double" w:sz="1" w:space="0" w:color="000000"/>
            </w:tcBorders>
          </w:tcPr>
          <w:p w14:paraId="1C259053" w14:textId="77777777" w:rsidR="007158A6" w:rsidRDefault="004F2724">
            <w:pPr>
              <w:pStyle w:val="TableParagraph"/>
              <w:spacing w:before="18" w:line="240" w:lineRule="auto"/>
              <w:ind w:right="207"/>
              <w:jc w:val="right"/>
              <w:rPr>
                <w:sz w:val="16"/>
              </w:rPr>
            </w:pPr>
            <w:r>
              <w:rPr>
                <w:sz w:val="16"/>
              </w:rPr>
              <w:t>610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681E7786" w14:textId="77777777" w:rsidR="007158A6" w:rsidRDefault="004F2724">
            <w:pPr>
              <w:pStyle w:val="TableParagraph"/>
              <w:spacing w:before="18" w:line="240" w:lineRule="auto"/>
              <w:ind w:left="275"/>
              <w:jc w:val="left"/>
              <w:rPr>
                <w:sz w:val="16"/>
              </w:rPr>
            </w:pPr>
            <w:r>
              <w:rPr>
                <w:sz w:val="16"/>
              </w:rPr>
              <w:t>483</w:t>
            </w:r>
          </w:p>
        </w:tc>
        <w:tc>
          <w:tcPr>
            <w:tcW w:w="796" w:type="dxa"/>
            <w:tcBorders>
              <w:bottom w:val="double" w:sz="1" w:space="0" w:color="000000"/>
            </w:tcBorders>
          </w:tcPr>
          <w:p w14:paraId="73DC326F" w14:textId="77777777" w:rsidR="007158A6" w:rsidRDefault="004F2724">
            <w:pPr>
              <w:pStyle w:val="TableParagraph"/>
              <w:spacing w:before="18" w:line="240" w:lineRule="auto"/>
              <w:ind w:left="98" w:right="98"/>
              <w:rPr>
                <w:sz w:val="16"/>
              </w:rPr>
            </w:pPr>
            <w:r>
              <w:rPr>
                <w:sz w:val="16"/>
              </w:rPr>
              <w:t>1,093</w:t>
            </w:r>
          </w:p>
        </w:tc>
      </w:tr>
    </w:tbl>
    <w:p w14:paraId="2E4E905D" w14:textId="3ED12AC6" w:rsidR="007158A6" w:rsidRDefault="004F2724">
      <w:pPr>
        <w:spacing w:before="48"/>
        <w:ind w:left="101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1" locked="0" layoutInCell="1" allowOverlap="1" wp14:anchorId="65F3EC4A" wp14:editId="456E982F">
                <wp:simplePos x="0" y="0"/>
                <wp:positionH relativeFrom="page">
                  <wp:posOffset>1456055</wp:posOffset>
                </wp:positionH>
                <wp:positionV relativeFrom="paragraph">
                  <wp:posOffset>-146050</wp:posOffset>
                </wp:positionV>
                <wp:extent cx="4860290" cy="0"/>
                <wp:effectExtent l="0" t="0" r="0" b="0"/>
                <wp:wrapNone/>
                <wp:docPr id="40" name="Straight Connector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602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5692F2E">
              <v:line id="Line 36" style="position:absolute;z-index:-2021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14.65pt,-11.5pt" to="497.35pt,-11.5pt" w14:anchorId="7D8B0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3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17051B33" w14:textId="77777777" w:rsidR="007158A6" w:rsidRDefault="007158A6">
      <w:pPr>
        <w:pStyle w:val="BodyText"/>
      </w:pPr>
    </w:p>
    <w:p w14:paraId="39F13E15" w14:textId="23C012A3" w:rsidR="007158A6" w:rsidRDefault="004F2724">
      <w:pPr>
        <w:pStyle w:val="BodyText"/>
        <w:spacing w:before="162" w:line="314" w:lineRule="auto"/>
        <w:ind w:left="119" w:right="575"/>
        <w:jc w:val="both"/>
      </w:pPr>
      <w:r>
        <w:t>in Ecuador. The result is that more households (&gt; 50%) reported engaging in illegal activities to</w:t>
      </w:r>
      <w:r>
        <w:rPr>
          <w:spacing w:val="1"/>
        </w:rPr>
        <w:t xml:space="preserve"> </w:t>
      </w:r>
      <w:r>
        <w:t xml:space="preserve">cope with a lack of food in the remote sample compared to the F2F. </w:t>
      </w:r>
      <w:del w:id="67" w:author="Matthieu TOCKERT" w:date="2024-01-10T13:33:00Z">
        <w:r w:rsidDel="004F2724">
          <w:delText>This however</w:delText>
        </w:r>
      </w:del>
      <w:ins w:id="68" w:author="Matthieu TOCKERT" w:date="2024-01-10T13:33:00Z">
        <w:r w:rsidR="0E59ED54">
          <w:t>This, however,</w:t>
        </w:r>
      </w:ins>
      <w:r>
        <w:t xml:space="preserve"> needs further</w:t>
      </w:r>
      <w:r>
        <w:rPr>
          <w:spacing w:val="1"/>
        </w:rPr>
        <w:t xml:space="preserve"> </w:t>
      </w:r>
      <w:r>
        <w:t>investigation since it is unlikely that more than half of a population relied on begging and illegal</w:t>
      </w:r>
      <w:r>
        <w:rPr>
          <w:spacing w:val="1"/>
        </w:rPr>
        <w:t xml:space="preserve"> </w:t>
      </w:r>
      <w:r>
        <w:t>activities</w:t>
      </w:r>
      <w:r>
        <w:rPr>
          <w:spacing w:val="17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deal</w:t>
      </w:r>
      <w:r>
        <w:rPr>
          <w:spacing w:val="18"/>
        </w:rPr>
        <w:t xml:space="preserve"> </w:t>
      </w:r>
      <w:r>
        <w:t>with</w:t>
      </w:r>
      <w:r>
        <w:rPr>
          <w:spacing w:val="18"/>
        </w:rPr>
        <w:t xml:space="preserve"> </w:t>
      </w:r>
      <w:r>
        <w:t>food</w:t>
      </w:r>
      <w:r>
        <w:rPr>
          <w:spacing w:val="18"/>
        </w:rPr>
        <w:t xml:space="preserve"> </w:t>
      </w:r>
      <w:r>
        <w:t>shortages.</w:t>
      </w:r>
    </w:p>
    <w:p w14:paraId="76E77B33" w14:textId="77777777" w:rsidR="007158A6" w:rsidRDefault="004F2724">
      <w:pPr>
        <w:pStyle w:val="BodyText"/>
        <w:spacing w:before="164" w:line="314" w:lineRule="auto"/>
        <w:ind w:left="119" w:right="577"/>
        <w:jc w:val="both"/>
      </w:pPr>
      <w:r>
        <w:t>The results in CAR (Table 13) are similar to Myanmar, where more households report adopting</w:t>
      </w:r>
      <w:r>
        <w:rPr>
          <w:spacing w:val="1"/>
        </w:rPr>
        <w:t xml:space="preserve"> </w:t>
      </w:r>
      <w:r>
        <w:t>coping</w:t>
      </w:r>
      <w:r>
        <w:rPr>
          <w:spacing w:val="11"/>
        </w:rPr>
        <w:t xml:space="preserve"> </w:t>
      </w:r>
      <w:r>
        <w:t>strategies</w:t>
      </w:r>
      <w:r>
        <w:rPr>
          <w:spacing w:val="11"/>
        </w:rPr>
        <w:t xml:space="preserve"> </w:t>
      </w:r>
      <w:r>
        <w:t>significantly</w:t>
      </w:r>
      <w:r>
        <w:rPr>
          <w:spacing w:val="12"/>
        </w:rPr>
        <w:t xml:space="preserve"> </w:t>
      </w:r>
      <w:r>
        <w:t>more</w:t>
      </w:r>
      <w:r>
        <w:rPr>
          <w:spacing w:val="11"/>
        </w:rPr>
        <w:t xml:space="preserve"> </w:t>
      </w:r>
      <w:r>
        <w:t>often</w:t>
      </w:r>
      <w:r>
        <w:rPr>
          <w:spacing w:val="12"/>
        </w:rPr>
        <w:t xml:space="preserve"> </w:t>
      </w:r>
      <w:r>
        <w:t>over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phone</w:t>
      </w:r>
      <w:r>
        <w:rPr>
          <w:spacing w:val="11"/>
        </w:rPr>
        <w:t xml:space="preserve"> </w:t>
      </w:r>
      <w:r>
        <w:t>compared</w:t>
      </w:r>
      <w:r>
        <w:rPr>
          <w:spacing w:val="12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F2F.</w:t>
      </w:r>
    </w:p>
    <w:p w14:paraId="296E4FFC" w14:textId="77777777" w:rsidR="007158A6" w:rsidRDefault="007158A6">
      <w:pPr>
        <w:spacing w:line="314" w:lineRule="auto"/>
        <w:jc w:val="both"/>
        <w:sectPr w:rsidR="007158A6">
          <w:pgSz w:w="12240" w:h="15840"/>
          <w:pgMar w:top="1300" w:right="860" w:bottom="1080" w:left="1320" w:header="0" w:footer="888" w:gutter="0"/>
          <w:cols w:space="720"/>
        </w:sectPr>
      </w:pPr>
    </w:p>
    <w:p w14:paraId="07FF4527" w14:textId="77777777" w:rsidR="007158A6" w:rsidRDefault="007158A6">
      <w:pPr>
        <w:pStyle w:val="BodyText"/>
        <w:rPr>
          <w:sz w:val="20"/>
        </w:rPr>
      </w:pPr>
    </w:p>
    <w:p w14:paraId="670C8B09" w14:textId="77777777" w:rsidR="007158A6" w:rsidRDefault="007158A6">
      <w:pPr>
        <w:pStyle w:val="BodyText"/>
        <w:spacing w:before="9"/>
        <w:rPr>
          <w:sz w:val="23"/>
        </w:rPr>
      </w:pPr>
    </w:p>
    <w:tbl>
      <w:tblPr>
        <w:tblW w:w="0" w:type="auto"/>
        <w:tblInd w:w="9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1"/>
        <w:gridCol w:w="760"/>
        <w:gridCol w:w="760"/>
        <w:gridCol w:w="753"/>
      </w:tblGrid>
      <w:tr w:rsidR="007158A6" w14:paraId="1E20E0C5" w14:textId="77777777">
        <w:trPr>
          <w:trHeight w:val="520"/>
        </w:trPr>
        <w:tc>
          <w:tcPr>
            <w:tcW w:w="6141" w:type="dxa"/>
            <w:gridSpan w:val="2"/>
            <w:tcBorders>
              <w:bottom w:val="double" w:sz="1" w:space="0" w:color="000000"/>
            </w:tcBorders>
          </w:tcPr>
          <w:p w14:paraId="673EB601" w14:textId="77777777" w:rsidR="007158A6" w:rsidRDefault="004F2724">
            <w:pPr>
              <w:pStyle w:val="TableParagraph"/>
              <w:spacing w:before="44" w:line="240" w:lineRule="auto"/>
              <w:ind w:left="1543"/>
              <w:jc w:val="left"/>
            </w:pPr>
            <w:r>
              <w:t>Table</w:t>
            </w:r>
            <w:r>
              <w:rPr>
                <w:spacing w:val="2"/>
              </w:rPr>
              <w:t xml:space="preserve"> </w:t>
            </w:r>
            <w:r>
              <w:t>12:</w:t>
            </w:r>
            <w:r>
              <w:rPr>
                <w:spacing w:val="22"/>
              </w:rPr>
              <w:t xml:space="preserve"> </w:t>
            </w:r>
            <w:r>
              <w:t>Ecuador:</w:t>
            </w:r>
            <w:r>
              <w:rPr>
                <w:spacing w:val="22"/>
              </w:rPr>
              <w:t xml:space="preserve"> </w:t>
            </w:r>
            <w:r>
              <w:t>Each</w:t>
            </w:r>
            <w:r>
              <w:rPr>
                <w:spacing w:val="3"/>
              </w:rPr>
              <w:t xml:space="preserve"> </w:t>
            </w:r>
            <w:r>
              <w:t>Coping</w:t>
            </w:r>
            <w:r>
              <w:rPr>
                <w:spacing w:val="3"/>
              </w:rPr>
              <w:t xml:space="preserve"> </w:t>
            </w:r>
            <w:r>
              <w:t>Strategy</w:t>
            </w:r>
            <w:r>
              <w:rPr>
                <w:spacing w:val="3"/>
              </w:rPr>
              <w:t xml:space="preserve"> </w:t>
            </w:r>
            <w:r>
              <w:t>Used</w:t>
            </w:r>
          </w:p>
        </w:tc>
        <w:tc>
          <w:tcPr>
            <w:tcW w:w="760" w:type="dxa"/>
            <w:tcBorders>
              <w:bottom w:val="double" w:sz="1" w:space="0" w:color="000000"/>
            </w:tcBorders>
          </w:tcPr>
          <w:p w14:paraId="6BD9271E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53" w:type="dxa"/>
            <w:tcBorders>
              <w:bottom w:val="double" w:sz="1" w:space="0" w:color="000000"/>
            </w:tcBorders>
          </w:tcPr>
          <w:p w14:paraId="04BE932D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 w:rsidR="007158A6" w14:paraId="7ADE44F1" w14:textId="77777777">
        <w:trPr>
          <w:trHeight w:val="192"/>
        </w:trPr>
        <w:tc>
          <w:tcPr>
            <w:tcW w:w="6141" w:type="dxa"/>
            <w:gridSpan w:val="2"/>
            <w:tcBorders>
              <w:top w:val="double" w:sz="1" w:space="0" w:color="000000"/>
            </w:tcBorders>
          </w:tcPr>
          <w:p w14:paraId="6E5B9A9D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60" w:type="dxa"/>
            <w:tcBorders>
              <w:top w:val="double" w:sz="1" w:space="0" w:color="000000"/>
            </w:tcBorders>
          </w:tcPr>
          <w:p w14:paraId="4B4769F4" w14:textId="77777777" w:rsidR="007158A6" w:rsidRDefault="004F2724">
            <w:pPr>
              <w:pStyle w:val="TableParagraph"/>
              <w:spacing w:before="0" w:line="154" w:lineRule="exact"/>
              <w:ind w:left="6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Ecuador</w:t>
            </w:r>
          </w:p>
        </w:tc>
        <w:tc>
          <w:tcPr>
            <w:tcW w:w="753" w:type="dxa"/>
            <w:tcBorders>
              <w:top w:val="double" w:sz="1" w:space="0" w:color="000000"/>
            </w:tcBorders>
          </w:tcPr>
          <w:p w14:paraId="0DB8854B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</w:tr>
      <w:tr w:rsidR="007158A6" w14:paraId="5323FC7D" w14:textId="77777777">
        <w:trPr>
          <w:trHeight w:val="193"/>
        </w:trPr>
        <w:tc>
          <w:tcPr>
            <w:tcW w:w="6141" w:type="dxa"/>
            <w:gridSpan w:val="2"/>
          </w:tcPr>
          <w:p w14:paraId="3C07C252" w14:textId="77777777" w:rsidR="007158A6" w:rsidRDefault="004F2724">
            <w:pPr>
              <w:pStyle w:val="TableParagraph"/>
              <w:tabs>
                <w:tab w:val="left" w:pos="5564"/>
              </w:tabs>
              <w:spacing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760" w:type="dxa"/>
          </w:tcPr>
          <w:p w14:paraId="10B68581" w14:textId="77777777" w:rsidR="007158A6" w:rsidRDefault="004F2724">
            <w:pPr>
              <w:pStyle w:val="TableParagraph"/>
              <w:spacing w:line="159" w:lineRule="exact"/>
              <w:ind w:left="31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753" w:type="dxa"/>
          </w:tcPr>
          <w:p w14:paraId="452C64CE" w14:textId="77777777" w:rsidR="007158A6" w:rsidRDefault="004F2724">
            <w:pPr>
              <w:pStyle w:val="TableParagraph"/>
              <w:spacing w:line="159" w:lineRule="exact"/>
              <w:ind w:left="217"/>
              <w:jc w:val="left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0E468B3D" w14:textId="77777777">
        <w:trPr>
          <w:trHeight w:val="23"/>
        </w:trPr>
        <w:tc>
          <w:tcPr>
            <w:tcW w:w="6141" w:type="dxa"/>
            <w:gridSpan w:val="2"/>
          </w:tcPr>
          <w:p w14:paraId="269A3675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60" w:type="dxa"/>
          </w:tcPr>
          <w:p w14:paraId="0527E154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53" w:type="dxa"/>
          </w:tcPr>
          <w:p w14:paraId="65FBF72E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7158A6" w14:paraId="564F4C95" w14:textId="77777777">
        <w:trPr>
          <w:trHeight w:val="349"/>
        </w:trPr>
        <w:tc>
          <w:tcPr>
            <w:tcW w:w="5381" w:type="dxa"/>
            <w:tcBorders>
              <w:top w:val="single" w:sz="4" w:space="0" w:color="000000"/>
            </w:tcBorders>
          </w:tcPr>
          <w:p w14:paraId="43584960" w14:textId="77777777" w:rsidR="007158A6" w:rsidRDefault="004F2724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assets/goods</w:t>
            </w:r>
          </w:p>
        </w:tc>
        <w:tc>
          <w:tcPr>
            <w:tcW w:w="760" w:type="dxa"/>
            <w:tcBorders>
              <w:top w:val="single" w:sz="4" w:space="0" w:color="000000"/>
            </w:tcBorders>
          </w:tcPr>
          <w:p w14:paraId="2D03B3C7" w14:textId="77777777" w:rsidR="007158A6" w:rsidRDefault="004F2724">
            <w:pPr>
              <w:pStyle w:val="TableParagraph"/>
              <w:spacing w:before="0" w:line="167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0.10</w:t>
            </w:r>
          </w:p>
          <w:p w14:paraId="0214B336" w14:textId="77777777" w:rsidR="007158A6" w:rsidRDefault="004F2724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760" w:type="dxa"/>
            <w:tcBorders>
              <w:top w:val="single" w:sz="4" w:space="0" w:color="000000"/>
            </w:tcBorders>
          </w:tcPr>
          <w:p w14:paraId="6F2BD0E4" w14:textId="77777777" w:rsidR="007158A6" w:rsidRDefault="004F2724">
            <w:pPr>
              <w:pStyle w:val="TableParagraph"/>
              <w:spacing w:before="0" w:line="167" w:lineRule="exact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0.15</w:t>
            </w:r>
          </w:p>
          <w:p w14:paraId="7EF9B675" w14:textId="77777777" w:rsidR="007158A6" w:rsidRDefault="004F2724">
            <w:pPr>
              <w:pStyle w:val="TableParagraph"/>
              <w:spacing w:before="7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753" w:type="dxa"/>
            <w:tcBorders>
              <w:top w:val="single" w:sz="4" w:space="0" w:color="000000"/>
            </w:tcBorders>
          </w:tcPr>
          <w:p w14:paraId="4CD9B28B" w14:textId="77777777" w:rsidR="007158A6" w:rsidRDefault="004F2724">
            <w:pPr>
              <w:pStyle w:val="TableParagraph"/>
              <w:spacing w:before="0" w:line="167" w:lineRule="exact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>0.05**</w:t>
            </w:r>
          </w:p>
          <w:p w14:paraId="56A36B11" w14:textId="77777777" w:rsidR="007158A6" w:rsidRDefault="004F2724">
            <w:pPr>
              <w:pStyle w:val="TableParagraph"/>
              <w:spacing w:before="7"/>
              <w:ind w:left="138"/>
              <w:jc w:val="lef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</w:tr>
      <w:tr w:rsidR="007158A6" w14:paraId="787E2F41" w14:textId="77777777">
        <w:trPr>
          <w:trHeight w:val="189"/>
        </w:trPr>
        <w:tc>
          <w:tcPr>
            <w:tcW w:w="5381" w:type="dxa"/>
          </w:tcPr>
          <w:p w14:paraId="3B39CF10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Purchased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food/non-food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credit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(incur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debts)</w:t>
            </w:r>
          </w:p>
        </w:tc>
        <w:tc>
          <w:tcPr>
            <w:tcW w:w="760" w:type="dxa"/>
          </w:tcPr>
          <w:p w14:paraId="33C977F9" w14:textId="77777777" w:rsidR="007158A6" w:rsidRDefault="004F2724">
            <w:pPr>
              <w:pStyle w:val="TableParagraph"/>
              <w:ind w:right="271"/>
              <w:jc w:val="right"/>
              <w:rPr>
                <w:sz w:val="16"/>
              </w:rPr>
            </w:pPr>
            <w:r>
              <w:rPr>
                <w:sz w:val="16"/>
              </w:rPr>
              <w:t>0.39</w:t>
            </w:r>
          </w:p>
        </w:tc>
        <w:tc>
          <w:tcPr>
            <w:tcW w:w="760" w:type="dxa"/>
          </w:tcPr>
          <w:p w14:paraId="530C5928" w14:textId="77777777" w:rsidR="007158A6" w:rsidRDefault="004F2724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0.31</w:t>
            </w:r>
          </w:p>
        </w:tc>
        <w:tc>
          <w:tcPr>
            <w:tcW w:w="753" w:type="dxa"/>
          </w:tcPr>
          <w:p w14:paraId="1BC53B3C" w14:textId="77777777" w:rsidR="007158A6" w:rsidRDefault="004F2724">
            <w:pPr>
              <w:pStyle w:val="TableParagraph"/>
              <w:ind w:right="132"/>
              <w:jc w:val="right"/>
              <w:rPr>
                <w:sz w:val="16"/>
              </w:rPr>
            </w:pPr>
            <w:r>
              <w:rPr>
                <w:sz w:val="16"/>
              </w:rPr>
              <w:t>-0.08**</w:t>
            </w:r>
          </w:p>
        </w:tc>
      </w:tr>
      <w:tr w:rsidR="007158A6" w14:paraId="55E42381" w14:textId="77777777">
        <w:trPr>
          <w:trHeight w:val="189"/>
        </w:trPr>
        <w:tc>
          <w:tcPr>
            <w:tcW w:w="5381" w:type="dxa"/>
          </w:tcPr>
          <w:p w14:paraId="1BE7D53D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27EC4C1E" w14:textId="77777777" w:rsidR="007158A6" w:rsidRDefault="004F2724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60" w:type="dxa"/>
          </w:tcPr>
          <w:p w14:paraId="2F30F543" w14:textId="77777777" w:rsidR="007158A6" w:rsidRDefault="004F2724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753" w:type="dxa"/>
          </w:tcPr>
          <w:p w14:paraId="043DE76E" w14:textId="77777777" w:rsidR="007158A6" w:rsidRDefault="004F2724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05684E60" w14:textId="77777777">
        <w:trPr>
          <w:trHeight w:val="189"/>
        </w:trPr>
        <w:tc>
          <w:tcPr>
            <w:tcW w:w="5381" w:type="dxa"/>
          </w:tcPr>
          <w:p w14:paraId="2C32DCB6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Spent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savings</w:t>
            </w:r>
          </w:p>
        </w:tc>
        <w:tc>
          <w:tcPr>
            <w:tcW w:w="760" w:type="dxa"/>
          </w:tcPr>
          <w:p w14:paraId="364A0B95" w14:textId="77777777" w:rsidR="007158A6" w:rsidRDefault="004F2724">
            <w:pPr>
              <w:pStyle w:val="TableParagraph"/>
              <w:ind w:right="271"/>
              <w:jc w:val="right"/>
              <w:rPr>
                <w:sz w:val="16"/>
              </w:rPr>
            </w:pPr>
            <w:r>
              <w:rPr>
                <w:sz w:val="16"/>
              </w:rPr>
              <w:t>0.62</w:t>
            </w:r>
          </w:p>
        </w:tc>
        <w:tc>
          <w:tcPr>
            <w:tcW w:w="760" w:type="dxa"/>
          </w:tcPr>
          <w:p w14:paraId="51AB2852" w14:textId="77777777" w:rsidR="007158A6" w:rsidRDefault="004F2724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0.65</w:t>
            </w:r>
          </w:p>
        </w:tc>
        <w:tc>
          <w:tcPr>
            <w:tcW w:w="753" w:type="dxa"/>
          </w:tcPr>
          <w:p w14:paraId="2E36BFC9" w14:textId="77777777" w:rsidR="007158A6" w:rsidRDefault="004F2724">
            <w:pPr>
              <w:pStyle w:val="TableParagraph"/>
              <w:ind w:left="204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</w:tr>
      <w:tr w:rsidR="007158A6" w14:paraId="660F8484" w14:textId="77777777">
        <w:trPr>
          <w:trHeight w:val="189"/>
        </w:trPr>
        <w:tc>
          <w:tcPr>
            <w:tcW w:w="5381" w:type="dxa"/>
          </w:tcPr>
          <w:p w14:paraId="0D936FE0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6C37A449" w14:textId="77777777" w:rsidR="007158A6" w:rsidRDefault="004F2724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60" w:type="dxa"/>
          </w:tcPr>
          <w:p w14:paraId="2DA68267" w14:textId="77777777" w:rsidR="007158A6" w:rsidRDefault="004F2724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753" w:type="dxa"/>
          </w:tcPr>
          <w:p w14:paraId="67E562E3" w14:textId="77777777" w:rsidR="007158A6" w:rsidRDefault="004F2724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</w:tr>
      <w:tr w:rsidR="007158A6" w14:paraId="622836F7" w14:textId="77777777">
        <w:trPr>
          <w:trHeight w:val="189"/>
        </w:trPr>
        <w:tc>
          <w:tcPr>
            <w:tcW w:w="5381" w:type="dxa"/>
          </w:tcPr>
          <w:p w14:paraId="7C5BA4ED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Borrowed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money</w:t>
            </w:r>
          </w:p>
        </w:tc>
        <w:tc>
          <w:tcPr>
            <w:tcW w:w="760" w:type="dxa"/>
          </w:tcPr>
          <w:p w14:paraId="62D3044B" w14:textId="77777777" w:rsidR="007158A6" w:rsidRDefault="004F2724">
            <w:pPr>
              <w:pStyle w:val="TableParagraph"/>
              <w:ind w:right="271"/>
              <w:jc w:val="right"/>
              <w:rPr>
                <w:sz w:val="16"/>
              </w:rPr>
            </w:pPr>
            <w:r>
              <w:rPr>
                <w:sz w:val="16"/>
              </w:rPr>
              <w:t>0.64</w:t>
            </w:r>
          </w:p>
        </w:tc>
        <w:tc>
          <w:tcPr>
            <w:tcW w:w="760" w:type="dxa"/>
          </w:tcPr>
          <w:p w14:paraId="5458962C" w14:textId="77777777" w:rsidR="007158A6" w:rsidRDefault="004F2724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0.64</w:t>
            </w:r>
          </w:p>
        </w:tc>
        <w:tc>
          <w:tcPr>
            <w:tcW w:w="753" w:type="dxa"/>
          </w:tcPr>
          <w:p w14:paraId="65860986" w14:textId="77777777" w:rsidR="007158A6" w:rsidRDefault="004F2724">
            <w:pPr>
              <w:pStyle w:val="TableParagraph"/>
              <w:ind w:left="204"/>
              <w:jc w:val="lef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7158A6" w14:paraId="0E3518A6" w14:textId="77777777">
        <w:trPr>
          <w:trHeight w:val="189"/>
        </w:trPr>
        <w:tc>
          <w:tcPr>
            <w:tcW w:w="5381" w:type="dxa"/>
          </w:tcPr>
          <w:p w14:paraId="3BD1810A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6F503844" w14:textId="77777777" w:rsidR="007158A6" w:rsidRDefault="004F2724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760" w:type="dxa"/>
          </w:tcPr>
          <w:p w14:paraId="738B8E86" w14:textId="77777777" w:rsidR="007158A6" w:rsidRDefault="004F2724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753" w:type="dxa"/>
          </w:tcPr>
          <w:p w14:paraId="4BE79467" w14:textId="77777777" w:rsidR="007158A6" w:rsidRDefault="004F2724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(0.80)</w:t>
            </w:r>
          </w:p>
        </w:tc>
      </w:tr>
      <w:tr w:rsidR="007158A6" w14:paraId="3BC96CE3" w14:textId="77777777">
        <w:trPr>
          <w:trHeight w:val="189"/>
        </w:trPr>
        <w:tc>
          <w:tcPr>
            <w:tcW w:w="5381" w:type="dxa"/>
          </w:tcPr>
          <w:p w14:paraId="25FF5AFE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productive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assets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means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transport</w:t>
            </w:r>
          </w:p>
        </w:tc>
        <w:tc>
          <w:tcPr>
            <w:tcW w:w="760" w:type="dxa"/>
          </w:tcPr>
          <w:p w14:paraId="50528F13" w14:textId="77777777" w:rsidR="007158A6" w:rsidRDefault="004F2724">
            <w:pPr>
              <w:pStyle w:val="TableParagraph"/>
              <w:ind w:right="270"/>
              <w:jc w:val="right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760" w:type="dxa"/>
          </w:tcPr>
          <w:p w14:paraId="0A47ACB7" w14:textId="77777777" w:rsidR="007158A6" w:rsidRDefault="004F2724">
            <w:pPr>
              <w:pStyle w:val="TableParagraph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753" w:type="dxa"/>
          </w:tcPr>
          <w:p w14:paraId="7AB98FAA" w14:textId="77777777" w:rsidR="007158A6" w:rsidRDefault="004F2724">
            <w:pPr>
              <w:pStyle w:val="TableParagraph"/>
              <w:ind w:left="205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</w:tr>
      <w:tr w:rsidR="007158A6" w14:paraId="6CE9E893" w14:textId="77777777">
        <w:trPr>
          <w:trHeight w:val="189"/>
        </w:trPr>
        <w:tc>
          <w:tcPr>
            <w:tcW w:w="5381" w:type="dxa"/>
          </w:tcPr>
          <w:p w14:paraId="39630B52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27B60DE0" w14:textId="77777777" w:rsidR="007158A6" w:rsidRDefault="004F2724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760" w:type="dxa"/>
          </w:tcPr>
          <w:p w14:paraId="0E3F0FFD" w14:textId="77777777" w:rsidR="007158A6" w:rsidRDefault="004F2724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753" w:type="dxa"/>
          </w:tcPr>
          <w:p w14:paraId="24550693" w14:textId="77777777" w:rsidR="007158A6" w:rsidRDefault="004F2724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(0.06)</w:t>
            </w:r>
          </w:p>
        </w:tc>
      </w:tr>
      <w:tr w:rsidR="007158A6" w14:paraId="47E11DD4" w14:textId="77777777">
        <w:trPr>
          <w:trHeight w:val="189"/>
        </w:trPr>
        <w:tc>
          <w:tcPr>
            <w:tcW w:w="5381" w:type="dxa"/>
          </w:tcPr>
          <w:p w14:paraId="648C51ED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Reduced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expenses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education</w:t>
            </w:r>
          </w:p>
        </w:tc>
        <w:tc>
          <w:tcPr>
            <w:tcW w:w="760" w:type="dxa"/>
          </w:tcPr>
          <w:p w14:paraId="762FDB1E" w14:textId="77777777" w:rsidR="007158A6" w:rsidRDefault="004F2724">
            <w:pPr>
              <w:pStyle w:val="TableParagraph"/>
              <w:ind w:right="271"/>
              <w:jc w:val="right"/>
              <w:rPr>
                <w:sz w:val="16"/>
              </w:rPr>
            </w:pPr>
            <w:r>
              <w:rPr>
                <w:sz w:val="16"/>
              </w:rPr>
              <w:t>0.57</w:t>
            </w:r>
          </w:p>
        </w:tc>
        <w:tc>
          <w:tcPr>
            <w:tcW w:w="760" w:type="dxa"/>
          </w:tcPr>
          <w:p w14:paraId="24F60EED" w14:textId="77777777" w:rsidR="007158A6" w:rsidRDefault="004F2724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0.61</w:t>
            </w:r>
          </w:p>
        </w:tc>
        <w:tc>
          <w:tcPr>
            <w:tcW w:w="753" w:type="dxa"/>
          </w:tcPr>
          <w:p w14:paraId="0EA76BD9" w14:textId="77777777" w:rsidR="007158A6" w:rsidRDefault="004F2724">
            <w:pPr>
              <w:pStyle w:val="TableParagraph"/>
              <w:ind w:left="204"/>
              <w:jc w:val="left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</w:tr>
      <w:tr w:rsidR="007158A6" w14:paraId="374F4A01" w14:textId="77777777">
        <w:trPr>
          <w:trHeight w:val="189"/>
        </w:trPr>
        <w:tc>
          <w:tcPr>
            <w:tcW w:w="5381" w:type="dxa"/>
          </w:tcPr>
          <w:p w14:paraId="2242181F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5CA42963" w14:textId="77777777" w:rsidR="007158A6" w:rsidRDefault="004F2724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60" w:type="dxa"/>
          </w:tcPr>
          <w:p w14:paraId="20D4A9C9" w14:textId="77777777" w:rsidR="007158A6" w:rsidRDefault="004F2724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53" w:type="dxa"/>
          </w:tcPr>
          <w:p w14:paraId="1982504D" w14:textId="77777777" w:rsidR="007158A6" w:rsidRDefault="004F2724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(0.10)</w:t>
            </w:r>
          </w:p>
        </w:tc>
      </w:tr>
      <w:tr w:rsidR="007158A6" w14:paraId="11B780AB" w14:textId="77777777">
        <w:trPr>
          <w:trHeight w:val="189"/>
        </w:trPr>
        <w:tc>
          <w:tcPr>
            <w:tcW w:w="5381" w:type="dxa"/>
          </w:tcPr>
          <w:p w14:paraId="77D6CC65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Withdrew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school</w:t>
            </w:r>
          </w:p>
        </w:tc>
        <w:tc>
          <w:tcPr>
            <w:tcW w:w="760" w:type="dxa"/>
          </w:tcPr>
          <w:p w14:paraId="066C3C33" w14:textId="77777777" w:rsidR="007158A6" w:rsidRDefault="004F2724">
            <w:pPr>
              <w:pStyle w:val="TableParagraph"/>
              <w:ind w:right="271"/>
              <w:jc w:val="right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760" w:type="dxa"/>
          </w:tcPr>
          <w:p w14:paraId="014E2D99" w14:textId="77777777" w:rsidR="007158A6" w:rsidRDefault="004F2724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</w:tc>
        <w:tc>
          <w:tcPr>
            <w:tcW w:w="753" w:type="dxa"/>
          </w:tcPr>
          <w:p w14:paraId="2F37FB7C" w14:textId="77777777" w:rsidR="007158A6" w:rsidRDefault="004F2724">
            <w:pPr>
              <w:pStyle w:val="TableParagraph"/>
              <w:ind w:left="204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</w:tr>
      <w:tr w:rsidR="007158A6" w14:paraId="74603EBB" w14:textId="77777777">
        <w:trPr>
          <w:trHeight w:val="189"/>
        </w:trPr>
        <w:tc>
          <w:tcPr>
            <w:tcW w:w="5381" w:type="dxa"/>
          </w:tcPr>
          <w:p w14:paraId="47CFDD13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0C6105E6" w14:textId="77777777" w:rsidR="007158A6" w:rsidRDefault="004F2724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760" w:type="dxa"/>
          </w:tcPr>
          <w:p w14:paraId="012BF837" w14:textId="77777777" w:rsidR="007158A6" w:rsidRDefault="004F2724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753" w:type="dxa"/>
          </w:tcPr>
          <w:p w14:paraId="0EDDF72D" w14:textId="77777777" w:rsidR="007158A6" w:rsidRDefault="004F2724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</w:tr>
      <w:tr w:rsidR="007158A6" w14:paraId="1B967A6E" w14:textId="77777777">
        <w:trPr>
          <w:trHeight w:val="189"/>
        </w:trPr>
        <w:tc>
          <w:tcPr>
            <w:tcW w:w="5381" w:type="dxa"/>
          </w:tcPr>
          <w:p w14:paraId="2B5378EB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Send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work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</w:p>
        </w:tc>
        <w:tc>
          <w:tcPr>
            <w:tcW w:w="760" w:type="dxa"/>
          </w:tcPr>
          <w:p w14:paraId="3C529DAC" w14:textId="77777777" w:rsidR="007158A6" w:rsidRDefault="004F2724">
            <w:pPr>
              <w:pStyle w:val="TableParagraph"/>
              <w:ind w:right="272"/>
              <w:jc w:val="right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760" w:type="dxa"/>
          </w:tcPr>
          <w:p w14:paraId="4877A234" w14:textId="77777777" w:rsidR="007158A6" w:rsidRDefault="004F2724">
            <w:pPr>
              <w:pStyle w:val="TableParagraph"/>
              <w:ind w:left="163"/>
              <w:jc w:val="left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753" w:type="dxa"/>
          </w:tcPr>
          <w:p w14:paraId="3096931D" w14:textId="77777777" w:rsidR="007158A6" w:rsidRDefault="004F2724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7158A6" w14:paraId="52B08285" w14:textId="77777777">
        <w:trPr>
          <w:trHeight w:val="189"/>
        </w:trPr>
        <w:tc>
          <w:tcPr>
            <w:tcW w:w="5381" w:type="dxa"/>
          </w:tcPr>
          <w:p w14:paraId="76E39EF5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15560468" w14:textId="77777777" w:rsidR="007158A6" w:rsidRDefault="004F2724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760" w:type="dxa"/>
          </w:tcPr>
          <w:p w14:paraId="1FF3D6BC" w14:textId="77777777" w:rsidR="007158A6" w:rsidRDefault="004F2724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753" w:type="dxa"/>
          </w:tcPr>
          <w:p w14:paraId="6881B2AD" w14:textId="77777777" w:rsidR="007158A6" w:rsidRDefault="004F2724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(0.53)</w:t>
            </w:r>
          </w:p>
        </w:tc>
      </w:tr>
      <w:tr w:rsidR="007158A6" w14:paraId="1427BBC1" w14:textId="77777777">
        <w:trPr>
          <w:trHeight w:val="189"/>
        </w:trPr>
        <w:tc>
          <w:tcPr>
            <w:tcW w:w="5381" w:type="dxa"/>
          </w:tcPr>
          <w:p w14:paraId="588C02D4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Begged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and/or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scavenged</w:t>
            </w:r>
          </w:p>
        </w:tc>
        <w:tc>
          <w:tcPr>
            <w:tcW w:w="760" w:type="dxa"/>
          </w:tcPr>
          <w:p w14:paraId="0E55690B" w14:textId="77777777" w:rsidR="007158A6" w:rsidRDefault="004F2724">
            <w:pPr>
              <w:pStyle w:val="TableParagraph"/>
              <w:ind w:right="272"/>
              <w:jc w:val="right"/>
              <w:rPr>
                <w:sz w:val="16"/>
              </w:rPr>
            </w:pPr>
            <w:r>
              <w:rPr>
                <w:sz w:val="16"/>
              </w:rPr>
              <w:t>0.10</w:t>
            </w:r>
          </w:p>
        </w:tc>
        <w:tc>
          <w:tcPr>
            <w:tcW w:w="760" w:type="dxa"/>
          </w:tcPr>
          <w:p w14:paraId="7DAB7F4B" w14:textId="77777777" w:rsidR="007158A6" w:rsidRDefault="004F2724">
            <w:pPr>
              <w:pStyle w:val="TableParagraph"/>
              <w:ind w:left="163"/>
              <w:jc w:val="left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753" w:type="dxa"/>
          </w:tcPr>
          <w:p w14:paraId="373F5835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0.13***</w:t>
            </w:r>
          </w:p>
        </w:tc>
      </w:tr>
      <w:tr w:rsidR="007158A6" w14:paraId="349B9578" w14:textId="77777777">
        <w:trPr>
          <w:trHeight w:val="189"/>
        </w:trPr>
        <w:tc>
          <w:tcPr>
            <w:tcW w:w="5381" w:type="dxa"/>
          </w:tcPr>
          <w:p w14:paraId="535A8E10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5408E96F" w14:textId="77777777" w:rsidR="007158A6" w:rsidRDefault="004F2724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(0.29)</w:t>
            </w:r>
          </w:p>
        </w:tc>
        <w:tc>
          <w:tcPr>
            <w:tcW w:w="760" w:type="dxa"/>
          </w:tcPr>
          <w:p w14:paraId="74F01732" w14:textId="77777777" w:rsidR="007158A6" w:rsidRDefault="004F2724">
            <w:pPr>
              <w:pStyle w:val="TableParagraph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753" w:type="dxa"/>
          </w:tcPr>
          <w:p w14:paraId="39B6CB21" w14:textId="77777777" w:rsidR="007158A6" w:rsidRDefault="004F2724">
            <w:pPr>
              <w:pStyle w:val="TableParagraph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242047FD" w14:textId="77777777">
        <w:trPr>
          <w:trHeight w:val="189"/>
        </w:trPr>
        <w:tc>
          <w:tcPr>
            <w:tcW w:w="5381" w:type="dxa"/>
          </w:tcPr>
          <w:p w14:paraId="4FC1E653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Engaged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illegal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activities</w:t>
            </w:r>
          </w:p>
        </w:tc>
        <w:tc>
          <w:tcPr>
            <w:tcW w:w="760" w:type="dxa"/>
          </w:tcPr>
          <w:p w14:paraId="5CADCDCD" w14:textId="77777777" w:rsidR="007158A6" w:rsidRDefault="004F2724">
            <w:pPr>
              <w:pStyle w:val="TableParagraph"/>
              <w:ind w:right="272"/>
              <w:jc w:val="right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760" w:type="dxa"/>
          </w:tcPr>
          <w:p w14:paraId="12BD0E89" w14:textId="77777777" w:rsidR="007158A6" w:rsidRDefault="004F2724">
            <w:pPr>
              <w:pStyle w:val="TableParagraph"/>
              <w:ind w:left="163"/>
              <w:jc w:val="left"/>
              <w:rPr>
                <w:sz w:val="16"/>
              </w:rPr>
            </w:pPr>
            <w:r>
              <w:rPr>
                <w:sz w:val="16"/>
              </w:rPr>
              <w:t>0.58</w:t>
            </w:r>
          </w:p>
        </w:tc>
        <w:tc>
          <w:tcPr>
            <w:tcW w:w="753" w:type="dxa"/>
          </w:tcPr>
          <w:p w14:paraId="79E3682C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0.49***</w:t>
            </w:r>
          </w:p>
        </w:tc>
      </w:tr>
      <w:tr w:rsidR="007158A6" w14:paraId="4D91D6A9" w14:textId="77777777">
        <w:trPr>
          <w:trHeight w:val="193"/>
        </w:trPr>
        <w:tc>
          <w:tcPr>
            <w:tcW w:w="5381" w:type="dxa"/>
          </w:tcPr>
          <w:p w14:paraId="05766CE3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</w:tcPr>
          <w:p w14:paraId="2B3BE7E1" w14:textId="77777777" w:rsidR="007158A6" w:rsidRDefault="004F2724">
            <w:pPr>
              <w:pStyle w:val="TableParagraph"/>
              <w:spacing w:line="159" w:lineRule="exact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760" w:type="dxa"/>
          </w:tcPr>
          <w:p w14:paraId="343B6B0C" w14:textId="77777777" w:rsidR="007158A6" w:rsidRDefault="004F2724">
            <w:pPr>
              <w:pStyle w:val="TableParagraph"/>
              <w:spacing w:line="159" w:lineRule="exact"/>
              <w:ind w:left="98"/>
              <w:jc w:val="lef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53" w:type="dxa"/>
          </w:tcPr>
          <w:p w14:paraId="668669B3" w14:textId="77777777" w:rsidR="007158A6" w:rsidRDefault="004F2724">
            <w:pPr>
              <w:pStyle w:val="TableParagraph"/>
              <w:spacing w:line="159" w:lineRule="exact"/>
              <w:ind w:right="179"/>
              <w:jc w:val="righ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4E356B6E" w14:textId="77777777">
        <w:trPr>
          <w:trHeight w:val="234"/>
        </w:trPr>
        <w:tc>
          <w:tcPr>
            <w:tcW w:w="5381" w:type="dxa"/>
            <w:tcBorders>
              <w:bottom w:val="double" w:sz="1" w:space="0" w:color="000000"/>
            </w:tcBorders>
          </w:tcPr>
          <w:p w14:paraId="6EE4FB0A" w14:textId="77777777" w:rsidR="007158A6" w:rsidRDefault="004F2724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760" w:type="dxa"/>
            <w:tcBorders>
              <w:bottom w:val="double" w:sz="1" w:space="0" w:color="000000"/>
            </w:tcBorders>
          </w:tcPr>
          <w:p w14:paraId="617FB32E" w14:textId="77777777" w:rsidR="007158A6" w:rsidRDefault="004F2724">
            <w:pPr>
              <w:pStyle w:val="TableParagraph"/>
              <w:spacing w:before="18" w:line="240" w:lineRule="auto"/>
              <w:ind w:right="294"/>
              <w:jc w:val="right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760" w:type="dxa"/>
            <w:tcBorders>
              <w:bottom w:val="double" w:sz="1" w:space="0" w:color="000000"/>
            </w:tcBorders>
          </w:tcPr>
          <w:p w14:paraId="7B09D1FC" w14:textId="77777777" w:rsidR="007158A6" w:rsidRDefault="004F2724">
            <w:pPr>
              <w:pStyle w:val="TableParagraph"/>
              <w:spacing w:before="18" w:line="240" w:lineRule="auto"/>
              <w:ind w:left="188"/>
              <w:jc w:val="left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753" w:type="dxa"/>
            <w:tcBorders>
              <w:bottom w:val="double" w:sz="1" w:space="0" w:color="000000"/>
            </w:tcBorders>
          </w:tcPr>
          <w:p w14:paraId="42C9AE6D" w14:textId="77777777" w:rsidR="007158A6" w:rsidRDefault="004F2724">
            <w:pPr>
              <w:pStyle w:val="TableParagraph"/>
              <w:spacing w:before="18" w:line="240" w:lineRule="auto"/>
              <w:ind w:right="202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1,416</w:t>
            </w:r>
          </w:p>
        </w:tc>
      </w:tr>
    </w:tbl>
    <w:p w14:paraId="72674103" w14:textId="1577B269" w:rsidR="007158A6" w:rsidRDefault="004F2724">
      <w:pPr>
        <w:spacing w:before="48"/>
        <w:ind w:left="101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1" locked="0" layoutInCell="1" allowOverlap="1" wp14:anchorId="59BCBC88" wp14:editId="180F13CF">
                <wp:simplePos x="0" y="0"/>
                <wp:positionH relativeFrom="page">
                  <wp:posOffset>1456055</wp:posOffset>
                </wp:positionH>
                <wp:positionV relativeFrom="paragraph">
                  <wp:posOffset>-145415</wp:posOffset>
                </wp:positionV>
                <wp:extent cx="4860290" cy="0"/>
                <wp:effectExtent l="0" t="0" r="0" b="0"/>
                <wp:wrapNone/>
                <wp:docPr id="39" name="Straight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602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33B2272D">
              <v:line id="Line 35" style="position:absolute;z-index:-2021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14.65pt,-11.45pt" to="497.35pt,-11.45pt" w14:anchorId="38E3BF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3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7E35F910" w14:textId="77777777" w:rsidR="007158A6" w:rsidRDefault="007158A6">
      <w:pPr>
        <w:pStyle w:val="BodyText"/>
        <w:rPr>
          <w:sz w:val="20"/>
        </w:rPr>
      </w:pPr>
    </w:p>
    <w:p w14:paraId="77A0C715" w14:textId="77777777" w:rsidR="007158A6" w:rsidRDefault="007158A6">
      <w:pPr>
        <w:pStyle w:val="BodyText"/>
        <w:rPr>
          <w:sz w:val="20"/>
        </w:rPr>
      </w:pPr>
    </w:p>
    <w:p w14:paraId="6E025C99" w14:textId="77777777" w:rsidR="007158A6" w:rsidRDefault="007158A6">
      <w:pPr>
        <w:pStyle w:val="BodyText"/>
        <w:rPr>
          <w:sz w:val="20"/>
        </w:rPr>
      </w:pPr>
    </w:p>
    <w:p w14:paraId="6BA7500B" w14:textId="77777777" w:rsidR="007158A6" w:rsidRDefault="007158A6">
      <w:pPr>
        <w:pStyle w:val="BodyText"/>
        <w:rPr>
          <w:sz w:val="20"/>
        </w:rPr>
      </w:pPr>
    </w:p>
    <w:p w14:paraId="0CB69695" w14:textId="77777777" w:rsidR="007158A6" w:rsidRDefault="007158A6">
      <w:pPr>
        <w:pStyle w:val="BodyText"/>
        <w:rPr>
          <w:sz w:val="20"/>
        </w:rPr>
      </w:pPr>
    </w:p>
    <w:p w14:paraId="53BB8AD9" w14:textId="77777777" w:rsidR="007158A6" w:rsidRDefault="007158A6">
      <w:pPr>
        <w:pStyle w:val="BodyText"/>
        <w:spacing w:before="10"/>
        <w:rPr>
          <w:sz w:val="16"/>
        </w:rPr>
      </w:pPr>
    </w:p>
    <w:tbl>
      <w:tblPr>
        <w:tblW w:w="0" w:type="auto"/>
        <w:tblInd w:w="1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6"/>
        <w:gridCol w:w="759"/>
        <w:gridCol w:w="716"/>
        <w:gridCol w:w="794"/>
      </w:tblGrid>
      <w:tr w:rsidR="007158A6" w14:paraId="42D6DDD2" w14:textId="77777777">
        <w:trPr>
          <w:trHeight w:val="520"/>
        </w:trPr>
        <w:tc>
          <w:tcPr>
            <w:tcW w:w="5805" w:type="dxa"/>
            <w:gridSpan w:val="2"/>
            <w:tcBorders>
              <w:bottom w:val="double" w:sz="1" w:space="0" w:color="000000"/>
            </w:tcBorders>
          </w:tcPr>
          <w:p w14:paraId="5CCA93ED" w14:textId="77777777" w:rsidR="007158A6" w:rsidRDefault="004F2724">
            <w:pPr>
              <w:pStyle w:val="TableParagraph"/>
              <w:spacing w:before="44" w:line="240" w:lineRule="auto"/>
              <w:ind w:left="1542"/>
              <w:jc w:val="left"/>
            </w:pPr>
            <w:r>
              <w:t>Table</w:t>
            </w:r>
            <w:r>
              <w:rPr>
                <w:spacing w:val="12"/>
              </w:rPr>
              <w:t xml:space="preserve"> </w:t>
            </w:r>
            <w:r>
              <w:t>13:</w:t>
            </w:r>
            <w:r>
              <w:rPr>
                <w:spacing w:val="34"/>
              </w:rPr>
              <w:t xml:space="preserve"> </w:t>
            </w:r>
            <w:r>
              <w:t>CAR:</w:t>
            </w:r>
            <w:r>
              <w:rPr>
                <w:spacing w:val="12"/>
              </w:rPr>
              <w:t xml:space="preserve"> </w:t>
            </w:r>
            <w:r>
              <w:t>Each</w:t>
            </w:r>
            <w:r>
              <w:rPr>
                <w:spacing w:val="13"/>
              </w:rPr>
              <w:t xml:space="preserve"> </w:t>
            </w:r>
            <w:r>
              <w:t>Coping</w:t>
            </w:r>
            <w:r>
              <w:rPr>
                <w:spacing w:val="12"/>
              </w:rPr>
              <w:t xml:space="preserve"> </w:t>
            </w:r>
            <w:r>
              <w:t>Strategy</w:t>
            </w:r>
            <w:r>
              <w:rPr>
                <w:spacing w:val="12"/>
              </w:rPr>
              <w:t xml:space="preserve"> </w:t>
            </w:r>
            <w:r>
              <w:t>Used</w:t>
            </w:r>
          </w:p>
        </w:tc>
        <w:tc>
          <w:tcPr>
            <w:tcW w:w="1510" w:type="dxa"/>
            <w:gridSpan w:val="2"/>
            <w:tcBorders>
              <w:bottom w:val="double" w:sz="1" w:space="0" w:color="000000"/>
            </w:tcBorders>
          </w:tcPr>
          <w:p w14:paraId="6299D6EB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 w:rsidR="007158A6" w14:paraId="3D5640BD" w14:textId="77777777">
        <w:trPr>
          <w:trHeight w:val="192"/>
        </w:trPr>
        <w:tc>
          <w:tcPr>
            <w:tcW w:w="5805" w:type="dxa"/>
            <w:gridSpan w:val="2"/>
            <w:tcBorders>
              <w:top w:val="double" w:sz="1" w:space="0" w:color="000000"/>
            </w:tcBorders>
          </w:tcPr>
          <w:p w14:paraId="4808A312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16" w:type="dxa"/>
            <w:tcBorders>
              <w:top w:val="double" w:sz="1" w:space="0" w:color="000000"/>
            </w:tcBorders>
          </w:tcPr>
          <w:p w14:paraId="0E64C4F4" w14:textId="77777777" w:rsidR="007158A6" w:rsidRDefault="004F2724">
            <w:pPr>
              <w:pStyle w:val="TableParagraph"/>
              <w:spacing w:before="0" w:line="154" w:lineRule="exact"/>
              <w:ind w:right="149"/>
              <w:jc w:val="righ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</w:tc>
        <w:tc>
          <w:tcPr>
            <w:tcW w:w="794" w:type="dxa"/>
            <w:tcBorders>
              <w:top w:val="double" w:sz="1" w:space="0" w:color="000000"/>
            </w:tcBorders>
          </w:tcPr>
          <w:p w14:paraId="4AE48F32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</w:tr>
      <w:tr w:rsidR="007158A6" w14:paraId="5881AFF6" w14:textId="77777777">
        <w:trPr>
          <w:trHeight w:val="193"/>
        </w:trPr>
        <w:tc>
          <w:tcPr>
            <w:tcW w:w="5805" w:type="dxa"/>
            <w:gridSpan w:val="2"/>
          </w:tcPr>
          <w:p w14:paraId="30FE68C1" w14:textId="77777777" w:rsidR="007158A6" w:rsidRDefault="004F2724">
            <w:pPr>
              <w:pStyle w:val="TableParagraph"/>
              <w:tabs>
                <w:tab w:val="left" w:pos="5229"/>
              </w:tabs>
              <w:spacing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716" w:type="dxa"/>
          </w:tcPr>
          <w:p w14:paraId="2B0582A4" w14:textId="77777777" w:rsidR="007158A6" w:rsidRDefault="004F2724">
            <w:pPr>
              <w:pStyle w:val="TableParagraph"/>
              <w:spacing w:line="159" w:lineRule="exact"/>
              <w:ind w:right="115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794" w:type="dxa"/>
          </w:tcPr>
          <w:p w14:paraId="0D718ED8" w14:textId="77777777" w:rsidR="007158A6" w:rsidRDefault="004F2724">
            <w:pPr>
              <w:pStyle w:val="TableParagraph"/>
              <w:spacing w:line="159" w:lineRule="exact"/>
              <w:ind w:left="98" w:right="94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793AE4C0" w14:textId="77777777">
        <w:trPr>
          <w:trHeight w:val="23"/>
        </w:trPr>
        <w:tc>
          <w:tcPr>
            <w:tcW w:w="5805" w:type="dxa"/>
            <w:gridSpan w:val="2"/>
          </w:tcPr>
          <w:p w14:paraId="024852C1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16" w:type="dxa"/>
          </w:tcPr>
          <w:p w14:paraId="2B9B562F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94" w:type="dxa"/>
          </w:tcPr>
          <w:p w14:paraId="01461907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7158A6" w14:paraId="00340DE7" w14:textId="77777777">
        <w:trPr>
          <w:trHeight w:val="349"/>
        </w:trPr>
        <w:tc>
          <w:tcPr>
            <w:tcW w:w="5046" w:type="dxa"/>
            <w:tcBorders>
              <w:top w:val="single" w:sz="4" w:space="0" w:color="000000"/>
            </w:tcBorders>
          </w:tcPr>
          <w:p w14:paraId="63669754" w14:textId="77777777" w:rsidR="007158A6" w:rsidRDefault="004F2724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assets/goods</w:t>
            </w:r>
          </w:p>
        </w:tc>
        <w:tc>
          <w:tcPr>
            <w:tcW w:w="759" w:type="dxa"/>
            <w:tcBorders>
              <w:top w:val="single" w:sz="4" w:space="0" w:color="000000"/>
            </w:tcBorders>
          </w:tcPr>
          <w:p w14:paraId="71C86760" w14:textId="77777777" w:rsidR="007158A6" w:rsidRDefault="004F2724">
            <w:pPr>
              <w:pStyle w:val="TableParagraph"/>
              <w:spacing w:before="0" w:line="167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0.28</w:t>
            </w:r>
          </w:p>
          <w:p w14:paraId="3032C35D" w14:textId="77777777" w:rsidR="007158A6" w:rsidRDefault="004F2724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716" w:type="dxa"/>
            <w:tcBorders>
              <w:top w:val="single" w:sz="4" w:space="0" w:color="000000"/>
            </w:tcBorders>
          </w:tcPr>
          <w:p w14:paraId="267D996F" w14:textId="77777777" w:rsidR="007158A6" w:rsidRDefault="004F2724">
            <w:pPr>
              <w:pStyle w:val="TableParagraph"/>
              <w:spacing w:before="0" w:line="167" w:lineRule="exact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0.46</w:t>
            </w:r>
          </w:p>
          <w:p w14:paraId="3B73F836" w14:textId="77777777" w:rsidR="007158A6" w:rsidRDefault="004F2724">
            <w:pPr>
              <w:pStyle w:val="TableParagraph"/>
              <w:spacing w:before="7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94" w:type="dxa"/>
            <w:tcBorders>
              <w:top w:val="single" w:sz="4" w:space="0" w:color="000000"/>
            </w:tcBorders>
          </w:tcPr>
          <w:p w14:paraId="6B0614FE" w14:textId="77777777" w:rsidR="007158A6" w:rsidRDefault="004F2724">
            <w:pPr>
              <w:pStyle w:val="TableParagraph"/>
              <w:spacing w:before="0" w:line="167" w:lineRule="exact"/>
              <w:ind w:left="122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0.18***</w:t>
            </w:r>
          </w:p>
          <w:p w14:paraId="63604B42" w14:textId="77777777" w:rsidR="007158A6" w:rsidRDefault="004F2724">
            <w:pPr>
              <w:pStyle w:val="TableParagraph"/>
              <w:spacing w:before="7"/>
              <w:ind w:left="183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5217802B" w14:textId="77777777">
        <w:trPr>
          <w:trHeight w:val="189"/>
        </w:trPr>
        <w:tc>
          <w:tcPr>
            <w:tcW w:w="5046" w:type="dxa"/>
          </w:tcPr>
          <w:p w14:paraId="6806121C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Reduced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expenses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education</w:t>
            </w:r>
          </w:p>
        </w:tc>
        <w:tc>
          <w:tcPr>
            <w:tcW w:w="759" w:type="dxa"/>
          </w:tcPr>
          <w:p w14:paraId="4BF1A90B" w14:textId="77777777" w:rsidR="007158A6" w:rsidRDefault="004F2724">
            <w:pPr>
              <w:pStyle w:val="TableParagraph"/>
              <w:ind w:left="93" w:right="179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716" w:type="dxa"/>
          </w:tcPr>
          <w:p w14:paraId="10EEF04D" w14:textId="77777777" w:rsidR="007158A6" w:rsidRDefault="004F2724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0.43</w:t>
            </w:r>
          </w:p>
        </w:tc>
        <w:tc>
          <w:tcPr>
            <w:tcW w:w="794" w:type="dxa"/>
          </w:tcPr>
          <w:p w14:paraId="398583A1" w14:textId="77777777" w:rsidR="007158A6" w:rsidRDefault="004F2724">
            <w:pPr>
              <w:pStyle w:val="TableParagraph"/>
              <w:ind w:left="98" w:right="94"/>
              <w:rPr>
                <w:sz w:val="16"/>
              </w:rPr>
            </w:pPr>
            <w:r>
              <w:rPr>
                <w:sz w:val="16"/>
              </w:rPr>
              <w:t>0.20***</w:t>
            </w:r>
          </w:p>
        </w:tc>
      </w:tr>
      <w:tr w:rsidR="007158A6" w14:paraId="03855633" w14:textId="77777777">
        <w:trPr>
          <w:trHeight w:val="189"/>
        </w:trPr>
        <w:tc>
          <w:tcPr>
            <w:tcW w:w="5046" w:type="dxa"/>
          </w:tcPr>
          <w:p w14:paraId="6A9CD2CD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1D4FF2DE" w14:textId="77777777" w:rsidR="007158A6" w:rsidRDefault="004F2724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716" w:type="dxa"/>
          </w:tcPr>
          <w:p w14:paraId="1F24F3CF" w14:textId="77777777" w:rsidR="007158A6" w:rsidRDefault="004F2724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94" w:type="dxa"/>
          </w:tcPr>
          <w:p w14:paraId="67AA18C6" w14:textId="77777777" w:rsidR="007158A6" w:rsidRDefault="004F2724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2C3203E2" w14:textId="77777777">
        <w:trPr>
          <w:trHeight w:val="189"/>
        </w:trPr>
        <w:tc>
          <w:tcPr>
            <w:tcW w:w="5046" w:type="dxa"/>
          </w:tcPr>
          <w:p w14:paraId="2D489614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Spent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savings</w:t>
            </w:r>
          </w:p>
        </w:tc>
        <w:tc>
          <w:tcPr>
            <w:tcW w:w="759" w:type="dxa"/>
          </w:tcPr>
          <w:p w14:paraId="54B255E8" w14:textId="77777777" w:rsidR="007158A6" w:rsidRDefault="004F2724">
            <w:pPr>
              <w:pStyle w:val="TableParagraph"/>
              <w:ind w:left="93" w:right="179"/>
              <w:rPr>
                <w:sz w:val="16"/>
              </w:rPr>
            </w:pPr>
            <w:r>
              <w:rPr>
                <w:sz w:val="16"/>
              </w:rPr>
              <w:t>0.47</w:t>
            </w:r>
          </w:p>
        </w:tc>
        <w:tc>
          <w:tcPr>
            <w:tcW w:w="716" w:type="dxa"/>
          </w:tcPr>
          <w:p w14:paraId="58967A8C" w14:textId="77777777" w:rsidR="007158A6" w:rsidRDefault="004F2724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0.50</w:t>
            </w:r>
          </w:p>
        </w:tc>
        <w:tc>
          <w:tcPr>
            <w:tcW w:w="794" w:type="dxa"/>
          </w:tcPr>
          <w:p w14:paraId="1FE841D3" w14:textId="77777777" w:rsidR="007158A6" w:rsidRDefault="004F2724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</w:tr>
      <w:tr w:rsidR="007158A6" w14:paraId="3346F7A4" w14:textId="77777777">
        <w:trPr>
          <w:trHeight w:val="189"/>
        </w:trPr>
        <w:tc>
          <w:tcPr>
            <w:tcW w:w="5046" w:type="dxa"/>
          </w:tcPr>
          <w:p w14:paraId="15CBD2D7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47643E7F" w14:textId="77777777" w:rsidR="007158A6" w:rsidRDefault="004F2724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16" w:type="dxa"/>
          </w:tcPr>
          <w:p w14:paraId="6BBE7769" w14:textId="77777777" w:rsidR="007158A6" w:rsidRDefault="004F2724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94" w:type="dxa"/>
          </w:tcPr>
          <w:p w14:paraId="04F7D8DB" w14:textId="77777777" w:rsidR="007158A6" w:rsidRDefault="004F2724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</w:tr>
      <w:tr w:rsidR="007158A6" w14:paraId="60420112" w14:textId="77777777">
        <w:trPr>
          <w:trHeight w:val="189"/>
        </w:trPr>
        <w:tc>
          <w:tcPr>
            <w:tcW w:w="5046" w:type="dxa"/>
          </w:tcPr>
          <w:p w14:paraId="44971D41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Borrowed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money</w:t>
            </w:r>
          </w:p>
        </w:tc>
        <w:tc>
          <w:tcPr>
            <w:tcW w:w="759" w:type="dxa"/>
          </w:tcPr>
          <w:p w14:paraId="744A15CF" w14:textId="77777777" w:rsidR="007158A6" w:rsidRDefault="004F2724">
            <w:pPr>
              <w:pStyle w:val="TableParagraph"/>
              <w:ind w:left="94" w:right="178"/>
              <w:rPr>
                <w:sz w:val="16"/>
              </w:rPr>
            </w:pPr>
            <w:r>
              <w:rPr>
                <w:sz w:val="16"/>
              </w:rPr>
              <w:t>0.46</w:t>
            </w:r>
          </w:p>
        </w:tc>
        <w:tc>
          <w:tcPr>
            <w:tcW w:w="716" w:type="dxa"/>
          </w:tcPr>
          <w:p w14:paraId="5933A62D" w14:textId="77777777" w:rsidR="007158A6" w:rsidRDefault="004F2724">
            <w:pPr>
              <w:pStyle w:val="TableParagraph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0.53</w:t>
            </w:r>
          </w:p>
        </w:tc>
        <w:tc>
          <w:tcPr>
            <w:tcW w:w="794" w:type="dxa"/>
          </w:tcPr>
          <w:p w14:paraId="2D7AEF7B" w14:textId="77777777" w:rsidR="007158A6" w:rsidRDefault="004F2724">
            <w:pPr>
              <w:pStyle w:val="TableParagraph"/>
              <w:ind w:left="100" w:right="94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</w:tr>
      <w:tr w:rsidR="007158A6" w14:paraId="6CD79615" w14:textId="77777777">
        <w:trPr>
          <w:trHeight w:val="189"/>
        </w:trPr>
        <w:tc>
          <w:tcPr>
            <w:tcW w:w="5046" w:type="dxa"/>
          </w:tcPr>
          <w:p w14:paraId="5F300301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4FF013AE" w14:textId="77777777" w:rsidR="007158A6" w:rsidRDefault="004F2724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16" w:type="dxa"/>
          </w:tcPr>
          <w:p w14:paraId="482FDDA4" w14:textId="77777777" w:rsidR="007158A6" w:rsidRDefault="004F2724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94" w:type="dxa"/>
          </w:tcPr>
          <w:p w14:paraId="6F56B7D7" w14:textId="77777777" w:rsidR="007158A6" w:rsidRDefault="004F2724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</w:tr>
      <w:tr w:rsidR="007158A6" w14:paraId="35903334" w14:textId="77777777">
        <w:trPr>
          <w:trHeight w:val="189"/>
        </w:trPr>
        <w:tc>
          <w:tcPr>
            <w:tcW w:w="5046" w:type="dxa"/>
          </w:tcPr>
          <w:p w14:paraId="25A5A1E3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productive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assets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means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transport</w:t>
            </w:r>
          </w:p>
        </w:tc>
        <w:tc>
          <w:tcPr>
            <w:tcW w:w="759" w:type="dxa"/>
          </w:tcPr>
          <w:p w14:paraId="5E40377D" w14:textId="77777777" w:rsidR="007158A6" w:rsidRDefault="004F2724">
            <w:pPr>
              <w:pStyle w:val="TableParagraph"/>
              <w:ind w:left="94" w:right="177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716" w:type="dxa"/>
          </w:tcPr>
          <w:p w14:paraId="609D8ED3" w14:textId="77777777" w:rsidR="007158A6" w:rsidRDefault="004F2724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0.26</w:t>
            </w:r>
          </w:p>
        </w:tc>
        <w:tc>
          <w:tcPr>
            <w:tcW w:w="794" w:type="dxa"/>
          </w:tcPr>
          <w:p w14:paraId="177D1B62" w14:textId="77777777" w:rsidR="007158A6" w:rsidRDefault="004F2724">
            <w:pPr>
              <w:pStyle w:val="TableParagraph"/>
              <w:ind w:left="101" w:right="94"/>
              <w:rPr>
                <w:sz w:val="16"/>
              </w:rPr>
            </w:pPr>
            <w:r>
              <w:rPr>
                <w:w w:val="105"/>
                <w:sz w:val="16"/>
              </w:rPr>
              <w:t>0.19***</w:t>
            </w:r>
          </w:p>
        </w:tc>
      </w:tr>
      <w:tr w:rsidR="007158A6" w14:paraId="3436ED45" w14:textId="77777777">
        <w:trPr>
          <w:trHeight w:val="189"/>
        </w:trPr>
        <w:tc>
          <w:tcPr>
            <w:tcW w:w="5046" w:type="dxa"/>
          </w:tcPr>
          <w:p w14:paraId="780918FF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1010D6F1" w14:textId="77777777" w:rsidR="007158A6" w:rsidRDefault="004F2724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716" w:type="dxa"/>
          </w:tcPr>
          <w:p w14:paraId="71128908" w14:textId="77777777" w:rsidR="007158A6" w:rsidRDefault="004F2724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794" w:type="dxa"/>
          </w:tcPr>
          <w:p w14:paraId="6F1FDB8F" w14:textId="77777777" w:rsidR="007158A6" w:rsidRDefault="004F2724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1FA06551" w14:textId="77777777">
        <w:trPr>
          <w:trHeight w:val="189"/>
        </w:trPr>
        <w:tc>
          <w:tcPr>
            <w:tcW w:w="5046" w:type="dxa"/>
          </w:tcPr>
          <w:p w14:paraId="3A392E55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Moved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somewhere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else</w:t>
            </w:r>
          </w:p>
        </w:tc>
        <w:tc>
          <w:tcPr>
            <w:tcW w:w="759" w:type="dxa"/>
          </w:tcPr>
          <w:p w14:paraId="3EB34A8C" w14:textId="77777777" w:rsidR="007158A6" w:rsidRDefault="004F2724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716" w:type="dxa"/>
          </w:tcPr>
          <w:p w14:paraId="7F3FA443" w14:textId="77777777" w:rsidR="007158A6" w:rsidRDefault="004F2724">
            <w:pPr>
              <w:pStyle w:val="TableParagraph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0.14</w:t>
            </w:r>
          </w:p>
        </w:tc>
        <w:tc>
          <w:tcPr>
            <w:tcW w:w="794" w:type="dxa"/>
          </w:tcPr>
          <w:p w14:paraId="478DA283" w14:textId="77777777" w:rsidR="007158A6" w:rsidRDefault="004F2724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0.09**</w:t>
            </w:r>
          </w:p>
        </w:tc>
      </w:tr>
      <w:tr w:rsidR="007158A6" w14:paraId="56FB3C01" w14:textId="77777777">
        <w:trPr>
          <w:trHeight w:val="189"/>
        </w:trPr>
        <w:tc>
          <w:tcPr>
            <w:tcW w:w="5046" w:type="dxa"/>
          </w:tcPr>
          <w:p w14:paraId="675B9337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3F2B8710" w14:textId="77777777" w:rsidR="007158A6" w:rsidRDefault="004F2724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716" w:type="dxa"/>
          </w:tcPr>
          <w:p w14:paraId="03E941BD" w14:textId="77777777" w:rsidR="007158A6" w:rsidRDefault="004F2724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(0.35)</w:t>
            </w:r>
          </w:p>
        </w:tc>
        <w:tc>
          <w:tcPr>
            <w:tcW w:w="794" w:type="dxa"/>
          </w:tcPr>
          <w:p w14:paraId="268BA9BB" w14:textId="77777777" w:rsidR="007158A6" w:rsidRDefault="004F2724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</w:tr>
      <w:tr w:rsidR="007158A6" w14:paraId="58537441" w14:textId="77777777">
        <w:trPr>
          <w:trHeight w:val="189"/>
        </w:trPr>
        <w:tc>
          <w:tcPr>
            <w:tcW w:w="5046" w:type="dxa"/>
          </w:tcPr>
          <w:p w14:paraId="7F39E0BB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Withdrew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school</w:t>
            </w:r>
          </w:p>
        </w:tc>
        <w:tc>
          <w:tcPr>
            <w:tcW w:w="759" w:type="dxa"/>
          </w:tcPr>
          <w:p w14:paraId="6A6F5520" w14:textId="77777777" w:rsidR="007158A6" w:rsidRDefault="004F2724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716" w:type="dxa"/>
          </w:tcPr>
          <w:p w14:paraId="4C219BBE" w14:textId="77777777" w:rsidR="007158A6" w:rsidRDefault="004F2724">
            <w:pPr>
              <w:pStyle w:val="TableParagraph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794" w:type="dxa"/>
          </w:tcPr>
          <w:p w14:paraId="4060B02D" w14:textId="77777777" w:rsidR="007158A6" w:rsidRDefault="004F2724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</w:tr>
      <w:tr w:rsidR="007158A6" w14:paraId="0112C455" w14:textId="77777777">
        <w:trPr>
          <w:trHeight w:val="189"/>
        </w:trPr>
        <w:tc>
          <w:tcPr>
            <w:tcW w:w="5046" w:type="dxa"/>
          </w:tcPr>
          <w:p w14:paraId="149FCD83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519BE3A5" w14:textId="77777777" w:rsidR="007158A6" w:rsidRDefault="004F2724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716" w:type="dxa"/>
          </w:tcPr>
          <w:p w14:paraId="64790E9A" w14:textId="77777777" w:rsidR="007158A6" w:rsidRDefault="004F2724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(0.22)</w:t>
            </w:r>
          </w:p>
        </w:tc>
        <w:tc>
          <w:tcPr>
            <w:tcW w:w="794" w:type="dxa"/>
          </w:tcPr>
          <w:p w14:paraId="133205BC" w14:textId="77777777" w:rsidR="007158A6" w:rsidRDefault="004F2724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(0.32)</w:t>
            </w:r>
          </w:p>
        </w:tc>
      </w:tr>
      <w:tr w:rsidR="007158A6" w14:paraId="3A66842A" w14:textId="77777777">
        <w:trPr>
          <w:trHeight w:val="189"/>
        </w:trPr>
        <w:tc>
          <w:tcPr>
            <w:tcW w:w="5046" w:type="dxa"/>
          </w:tcPr>
          <w:p w14:paraId="4802ABD9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houses</w:t>
            </w:r>
          </w:p>
        </w:tc>
        <w:tc>
          <w:tcPr>
            <w:tcW w:w="759" w:type="dxa"/>
          </w:tcPr>
          <w:p w14:paraId="29877BCD" w14:textId="77777777" w:rsidR="007158A6" w:rsidRDefault="004F2724">
            <w:pPr>
              <w:pStyle w:val="TableParagraph"/>
              <w:ind w:left="93" w:right="179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716" w:type="dxa"/>
          </w:tcPr>
          <w:p w14:paraId="4DA52FDA" w14:textId="77777777" w:rsidR="007158A6" w:rsidRDefault="004F2724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0.14</w:t>
            </w:r>
          </w:p>
        </w:tc>
        <w:tc>
          <w:tcPr>
            <w:tcW w:w="794" w:type="dxa"/>
          </w:tcPr>
          <w:p w14:paraId="5529A9DE" w14:textId="77777777" w:rsidR="007158A6" w:rsidRDefault="004F2724">
            <w:pPr>
              <w:pStyle w:val="TableParagraph"/>
              <w:ind w:left="98" w:right="94"/>
              <w:rPr>
                <w:sz w:val="16"/>
              </w:rPr>
            </w:pPr>
            <w:r>
              <w:rPr>
                <w:w w:val="110"/>
                <w:sz w:val="16"/>
              </w:rPr>
              <w:t>0.11***</w:t>
            </w:r>
          </w:p>
        </w:tc>
      </w:tr>
      <w:tr w:rsidR="007158A6" w14:paraId="5E61D5E2" w14:textId="77777777">
        <w:trPr>
          <w:trHeight w:val="189"/>
        </w:trPr>
        <w:tc>
          <w:tcPr>
            <w:tcW w:w="5046" w:type="dxa"/>
          </w:tcPr>
          <w:p w14:paraId="09E902EC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4B21CC09" w14:textId="77777777" w:rsidR="007158A6" w:rsidRDefault="004F2724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716" w:type="dxa"/>
          </w:tcPr>
          <w:p w14:paraId="6A9D46DD" w14:textId="77777777" w:rsidR="007158A6" w:rsidRDefault="004F2724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(0.35)</w:t>
            </w:r>
          </w:p>
        </w:tc>
        <w:tc>
          <w:tcPr>
            <w:tcW w:w="794" w:type="dxa"/>
          </w:tcPr>
          <w:p w14:paraId="2EB48512" w14:textId="77777777" w:rsidR="007158A6" w:rsidRDefault="004F2724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6D850129" w14:textId="77777777">
        <w:trPr>
          <w:trHeight w:val="189"/>
        </w:trPr>
        <w:tc>
          <w:tcPr>
            <w:tcW w:w="5046" w:type="dxa"/>
          </w:tcPr>
          <w:p w14:paraId="6A5730D7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Begged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and/or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scavenged</w:t>
            </w:r>
          </w:p>
        </w:tc>
        <w:tc>
          <w:tcPr>
            <w:tcW w:w="759" w:type="dxa"/>
          </w:tcPr>
          <w:p w14:paraId="2DF99DF8" w14:textId="77777777" w:rsidR="007158A6" w:rsidRDefault="004F2724">
            <w:pPr>
              <w:pStyle w:val="TableParagraph"/>
              <w:ind w:left="92" w:right="179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716" w:type="dxa"/>
          </w:tcPr>
          <w:p w14:paraId="5C2E0237" w14:textId="77777777" w:rsidR="007158A6" w:rsidRDefault="004F2724">
            <w:pPr>
              <w:pStyle w:val="TableParagraph"/>
              <w:ind w:left="164"/>
              <w:jc w:val="left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794" w:type="dxa"/>
          </w:tcPr>
          <w:p w14:paraId="6C17F0FD" w14:textId="77777777" w:rsidR="007158A6" w:rsidRDefault="004F2724">
            <w:pPr>
              <w:pStyle w:val="TableParagraph"/>
              <w:ind w:left="98" w:right="94"/>
              <w:rPr>
                <w:sz w:val="16"/>
              </w:rPr>
            </w:pPr>
            <w:r>
              <w:rPr>
                <w:sz w:val="16"/>
              </w:rPr>
              <w:t>0.06**</w:t>
            </w:r>
          </w:p>
        </w:tc>
      </w:tr>
      <w:tr w:rsidR="007158A6" w14:paraId="010164F4" w14:textId="77777777">
        <w:trPr>
          <w:trHeight w:val="189"/>
        </w:trPr>
        <w:tc>
          <w:tcPr>
            <w:tcW w:w="5046" w:type="dxa"/>
          </w:tcPr>
          <w:p w14:paraId="228A676D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32AE78DF" w14:textId="77777777" w:rsidR="007158A6" w:rsidRDefault="004F2724">
            <w:pPr>
              <w:pStyle w:val="TableParagraph"/>
              <w:ind w:left="94" w:right="179"/>
              <w:rPr>
                <w:sz w:val="16"/>
              </w:rPr>
            </w:pPr>
            <w:r>
              <w:rPr>
                <w:w w:val="105"/>
                <w:sz w:val="16"/>
              </w:rPr>
              <w:t>(0.12)</w:t>
            </w:r>
          </w:p>
        </w:tc>
        <w:tc>
          <w:tcPr>
            <w:tcW w:w="716" w:type="dxa"/>
          </w:tcPr>
          <w:p w14:paraId="6A5FC64C" w14:textId="77777777" w:rsidR="007158A6" w:rsidRDefault="004F2724">
            <w:pPr>
              <w:pStyle w:val="TableParagraph"/>
              <w:ind w:left="99"/>
              <w:jc w:val="left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794" w:type="dxa"/>
          </w:tcPr>
          <w:p w14:paraId="77472FCB" w14:textId="77777777" w:rsidR="007158A6" w:rsidRDefault="004F2724">
            <w:pPr>
              <w:pStyle w:val="TableParagraph"/>
              <w:ind w:left="99" w:right="94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</w:tr>
      <w:tr w:rsidR="007158A6" w14:paraId="5DC02D96" w14:textId="77777777">
        <w:trPr>
          <w:trHeight w:val="189"/>
        </w:trPr>
        <w:tc>
          <w:tcPr>
            <w:tcW w:w="5046" w:type="dxa"/>
          </w:tcPr>
          <w:p w14:paraId="2D8A8ED4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Engaged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illegal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activities</w:t>
            </w:r>
          </w:p>
        </w:tc>
        <w:tc>
          <w:tcPr>
            <w:tcW w:w="759" w:type="dxa"/>
          </w:tcPr>
          <w:p w14:paraId="3796189C" w14:textId="77777777" w:rsidR="007158A6" w:rsidRDefault="004F2724">
            <w:pPr>
              <w:pStyle w:val="TableParagraph"/>
              <w:ind w:left="91" w:right="179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716" w:type="dxa"/>
          </w:tcPr>
          <w:p w14:paraId="143AE37E" w14:textId="77777777" w:rsidR="007158A6" w:rsidRDefault="004F2724">
            <w:pPr>
              <w:pStyle w:val="TableParagraph"/>
              <w:ind w:left="163"/>
              <w:jc w:val="left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794" w:type="dxa"/>
          </w:tcPr>
          <w:p w14:paraId="3236073B" w14:textId="77777777" w:rsidR="007158A6" w:rsidRDefault="004F2724">
            <w:pPr>
              <w:pStyle w:val="TableParagraph"/>
              <w:ind w:left="97" w:right="94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</w:tr>
      <w:tr w:rsidR="007158A6" w14:paraId="23DFF026" w14:textId="77777777">
        <w:trPr>
          <w:trHeight w:val="193"/>
        </w:trPr>
        <w:tc>
          <w:tcPr>
            <w:tcW w:w="5046" w:type="dxa"/>
          </w:tcPr>
          <w:p w14:paraId="30A1B473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9" w:type="dxa"/>
          </w:tcPr>
          <w:p w14:paraId="46947B44" w14:textId="77777777" w:rsidR="007158A6" w:rsidRDefault="004F2724">
            <w:pPr>
              <w:pStyle w:val="TableParagraph"/>
              <w:spacing w:line="159" w:lineRule="exact"/>
              <w:ind w:left="94" w:right="179"/>
              <w:rPr>
                <w:sz w:val="16"/>
              </w:rPr>
            </w:pPr>
            <w:r>
              <w:rPr>
                <w:sz w:val="16"/>
              </w:rPr>
              <w:t>(0.10)</w:t>
            </w:r>
          </w:p>
        </w:tc>
        <w:tc>
          <w:tcPr>
            <w:tcW w:w="716" w:type="dxa"/>
          </w:tcPr>
          <w:p w14:paraId="4949B13A" w14:textId="77777777" w:rsidR="007158A6" w:rsidRDefault="004F2724">
            <w:pPr>
              <w:pStyle w:val="TableParagraph"/>
              <w:spacing w:line="159" w:lineRule="exact"/>
              <w:ind w:left="9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794" w:type="dxa"/>
          </w:tcPr>
          <w:p w14:paraId="2B20C986" w14:textId="77777777" w:rsidR="007158A6" w:rsidRDefault="004F2724">
            <w:pPr>
              <w:pStyle w:val="TableParagraph"/>
              <w:spacing w:line="159" w:lineRule="exact"/>
              <w:ind w:left="99" w:right="94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</w:tr>
      <w:tr w:rsidR="007158A6" w14:paraId="19F25059" w14:textId="77777777">
        <w:trPr>
          <w:trHeight w:val="234"/>
        </w:trPr>
        <w:tc>
          <w:tcPr>
            <w:tcW w:w="5046" w:type="dxa"/>
            <w:tcBorders>
              <w:bottom w:val="double" w:sz="1" w:space="0" w:color="000000"/>
            </w:tcBorders>
          </w:tcPr>
          <w:p w14:paraId="610CACCE" w14:textId="77777777" w:rsidR="007158A6" w:rsidRDefault="004F2724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759" w:type="dxa"/>
            <w:tcBorders>
              <w:bottom w:val="double" w:sz="1" w:space="0" w:color="000000"/>
            </w:tcBorders>
          </w:tcPr>
          <w:p w14:paraId="3E4E5438" w14:textId="77777777" w:rsidR="007158A6" w:rsidRDefault="004F2724">
            <w:pPr>
              <w:pStyle w:val="TableParagraph"/>
              <w:spacing w:before="18" w:line="240" w:lineRule="auto"/>
              <w:ind w:left="94" w:right="178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716" w:type="dxa"/>
            <w:tcBorders>
              <w:bottom w:val="double" w:sz="1" w:space="0" w:color="000000"/>
            </w:tcBorders>
          </w:tcPr>
          <w:p w14:paraId="5E01CC12" w14:textId="77777777" w:rsidR="007158A6" w:rsidRDefault="004F2724">
            <w:pPr>
              <w:pStyle w:val="TableParagraph"/>
              <w:spacing w:before="18" w:line="240" w:lineRule="auto"/>
              <w:ind w:left="189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  <w:tc>
          <w:tcPr>
            <w:tcW w:w="794" w:type="dxa"/>
            <w:tcBorders>
              <w:bottom w:val="double" w:sz="1" w:space="0" w:color="000000"/>
            </w:tcBorders>
          </w:tcPr>
          <w:p w14:paraId="05FEC5AE" w14:textId="77777777" w:rsidR="007158A6" w:rsidRDefault="004F2724">
            <w:pPr>
              <w:pStyle w:val="TableParagraph"/>
              <w:spacing w:before="18" w:line="240" w:lineRule="auto"/>
              <w:ind w:left="100" w:right="94"/>
              <w:rPr>
                <w:sz w:val="16"/>
              </w:rPr>
            </w:pPr>
            <w:r>
              <w:rPr>
                <w:w w:val="105"/>
                <w:sz w:val="16"/>
              </w:rPr>
              <w:t>451</w:t>
            </w:r>
          </w:p>
        </w:tc>
      </w:tr>
    </w:tbl>
    <w:p w14:paraId="0001194A" w14:textId="4BCA96A6" w:rsidR="007158A6" w:rsidRDefault="004F2724">
      <w:pPr>
        <w:spacing w:before="48"/>
        <w:ind w:left="117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1" locked="0" layoutInCell="1" allowOverlap="1" wp14:anchorId="38998B98" wp14:editId="347D73A7">
                <wp:simplePos x="0" y="0"/>
                <wp:positionH relativeFrom="page">
                  <wp:posOffset>1562735</wp:posOffset>
                </wp:positionH>
                <wp:positionV relativeFrom="paragraph">
                  <wp:posOffset>-146050</wp:posOffset>
                </wp:positionV>
                <wp:extent cx="4646930" cy="0"/>
                <wp:effectExtent l="0" t="0" r="0" b="0"/>
                <wp:wrapNone/>
                <wp:docPr id="38" name="Straight Connector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469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23D2852C">
              <v:line id="Line 34" style="position:absolute;z-index:-2021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23.05pt,-11.5pt" to="488.95pt,-11.5pt" w14:anchorId="5FE7EF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4533CCC7" w14:textId="77777777" w:rsidR="007158A6" w:rsidRDefault="007158A6">
      <w:pPr>
        <w:rPr>
          <w:sz w:val="16"/>
        </w:rPr>
        <w:sectPr w:rsidR="007158A6">
          <w:pgSz w:w="12240" w:h="15840"/>
          <w:pgMar w:top="1500" w:right="860" w:bottom="1080" w:left="1320" w:header="0" w:footer="888" w:gutter="0"/>
          <w:cols w:space="720"/>
        </w:sectPr>
      </w:pPr>
    </w:p>
    <w:p w14:paraId="6F43BE2A" w14:textId="77777777" w:rsidR="007158A6" w:rsidRDefault="004F2724">
      <w:pPr>
        <w:pStyle w:val="Heading2"/>
        <w:numPr>
          <w:ilvl w:val="1"/>
          <w:numId w:val="10"/>
        </w:numPr>
        <w:tabs>
          <w:tab w:val="left" w:pos="732"/>
          <w:tab w:val="left" w:pos="733"/>
        </w:tabs>
        <w:spacing w:before="139"/>
      </w:pPr>
      <w:bookmarkStart w:id="69" w:name="Food_Expenditure_Share_(FES)"/>
      <w:bookmarkStart w:id="70" w:name="_bookmark14"/>
      <w:bookmarkEnd w:id="69"/>
      <w:bookmarkEnd w:id="70"/>
      <w:r>
        <w:rPr>
          <w:w w:val="95"/>
        </w:rPr>
        <w:t>Food</w:t>
      </w:r>
      <w:r>
        <w:rPr>
          <w:spacing w:val="26"/>
          <w:w w:val="95"/>
        </w:rPr>
        <w:t xml:space="preserve"> </w:t>
      </w:r>
      <w:r>
        <w:rPr>
          <w:w w:val="95"/>
        </w:rPr>
        <w:t>Expenditure</w:t>
      </w:r>
      <w:r>
        <w:rPr>
          <w:spacing w:val="26"/>
          <w:w w:val="95"/>
        </w:rPr>
        <w:t xml:space="preserve"> </w:t>
      </w:r>
      <w:r>
        <w:rPr>
          <w:w w:val="95"/>
        </w:rPr>
        <w:t>Share</w:t>
      </w:r>
      <w:r>
        <w:rPr>
          <w:spacing w:val="26"/>
          <w:w w:val="95"/>
        </w:rPr>
        <w:t xml:space="preserve"> </w:t>
      </w:r>
      <w:r>
        <w:rPr>
          <w:w w:val="95"/>
        </w:rPr>
        <w:t>(FES)</w:t>
      </w:r>
    </w:p>
    <w:p w14:paraId="14E35117" w14:textId="68AC0652" w:rsidR="007158A6" w:rsidRDefault="004F2724">
      <w:pPr>
        <w:pStyle w:val="BodyText"/>
        <w:spacing w:before="215" w:line="314" w:lineRule="auto"/>
        <w:ind w:left="120" w:right="574"/>
        <w:jc w:val="both"/>
      </w:pPr>
      <w:r>
        <w:rPr>
          <w:w w:val="95"/>
        </w:rPr>
        <w:t>The food expenditure share (FES) is the share of household’s total consumption expenditures spent</w:t>
      </w:r>
      <w:r>
        <w:rPr>
          <w:spacing w:val="1"/>
          <w:w w:val="95"/>
        </w:rPr>
        <w:t xml:space="preserve"> </w:t>
      </w:r>
      <w:r>
        <w:rPr>
          <w:w w:val="95"/>
        </w:rPr>
        <w:t>on food. It is a proxy food security indicator that is used to measure the economic vulnerability of a</w:t>
      </w:r>
      <w:r>
        <w:rPr>
          <w:spacing w:val="1"/>
          <w:w w:val="95"/>
        </w:rPr>
        <w:t xml:space="preserve"> </w:t>
      </w:r>
      <w:r>
        <w:rPr>
          <w:w w:val="95"/>
        </w:rPr>
        <w:t>household.</w:t>
      </w:r>
      <w:r>
        <w:rPr>
          <w:spacing w:val="43"/>
          <w:w w:val="95"/>
        </w:rPr>
        <w:t xml:space="preserve"> </w:t>
      </w:r>
      <w:r>
        <w:rPr>
          <w:w w:val="95"/>
        </w:rPr>
        <w:t>The</w:t>
      </w:r>
      <w:r>
        <w:rPr>
          <w:spacing w:val="13"/>
          <w:w w:val="95"/>
        </w:rPr>
        <w:t xml:space="preserve"> </w:t>
      </w:r>
      <w:r>
        <w:rPr>
          <w:w w:val="95"/>
        </w:rPr>
        <w:t>higher</w:t>
      </w:r>
      <w:r>
        <w:rPr>
          <w:spacing w:val="12"/>
          <w:w w:val="95"/>
        </w:rPr>
        <w:t xml:space="preserve"> </w:t>
      </w:r>
      <w:r>
        <w:rPr>
          <w:w w:val="95"/>
        </w:rPr>
        <w:t>the</w:t>
      </w:r>
      <w:r>
        <w:rPr>
          <w:spacing w:val="11"/>
          <w:w w:val="95"/>
        </w:rPr>
        <w:t xml:space="preserve"> </w:t>
      </w:r>
      <w:r>
        <w:rPr>
          <w:w w:val="95"/>
        </w:rPr>
        <w:t>FES</w:t>
      </w:r>
      <w:r>
        <w:rPr>
          <w:spacing w:val="13"/>
          <w:w w:val="95"/>
        </w:rPr>
        <w:t xml:space="preserve"> </w:t>
      </w:r>
      <w:r>
        <w:rPr>
          <w:w w:val="95"/>
        </w:rPr>
        <w:t>of</w:t>
      </w:r>
      <w:r>
        <w:rPr>
          <w:spacing w:val="12"/>
          <w:w w:val="95"/>
        </w:rPr>
        <w:t xml:space="preserve"> </w:t>
      </w:r>
      <w:r>
        <w:rPr>
          <w:w w:val="95"/>
        </w:rPr>
        <w:t>a</w:t>
      </w:r>
      <w:r>
        <w:rPr>
          <w:spacing w:val="12"/>
          <w:w w:val="95"/>
        </w:rPr>
        <w:t xml:space="preserve"> </w:t>
      </w:r>
      <w:r>
        <w:rPr>
          <w:w w:val="95"/>
        </w:rPr>
        <w:t>household,</w:t>
      </w:r>
      <w:r>
        <w:rPr>
          <w:spacing w:val="14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more</w:t>
      </w:r>
      <w:r>
        <w:rPr>
          <w:spacing w:val="13"/>
          <w:w w:val="95"/>
        </w:rPr>
        <w:t xml:space="preserve"> </w:t>
      </w:r>
      <w:r>
        <w:rPr>
          <w:w w:val="95"/>
        </w:rPr>
        <w:t>vulnerable/food</w:t>
      </w:r>
      <w:r>
        <w:rPr>
          <w:spacing w:val="12"/>
          <w:w w:val="95"/>
        </w:rPr>
        <w:t xml:space="preserve"> </w:t>
      </w:r>
      <w:r>
        <w:rPr>
          <w:w w:val="95"/>
        </w:rPr>
        <w:t>insecure</w:t>
      </w:r>
      <w:r>
        <w:rPr>
          <w:spacing w:val="13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household.</w:t>
      </w:r>
    </w:p>
    <w:p w14:paraId="6FAA8E55" w14:textId="77777777" w:rsidR="007158A6" w:rsidRDefault="004F2724">
      <w:pPr>
        <w:pStyle w:val="BodyText"/>
        <w:spacing w:before="163" w:line="314" w:lineRule="auto"/>
        <w:ind w:left="120" w:right="575"/>
        <w:jc w:val="both"/>
      </w:pPr>
      <w:r>
        <w:t>Table 14 presents the FES results as reported from the 3 pilot countries. In the first row, the FES</w:t>
      </w:r>
      <w:r>
        <w:rPr>
          <w:spacing w:val="-51"/>
        </w:rPr>
        <w:t xml:space="preserve"> </w:t>
      </w:r>
      <w:r>
        <w:t>shows that respondents consistently report higher FES over the phone compared to F2F e (Table</w:t>
      </w:r>
      <w:r>
        <w:rPr>
          <w:spacing w:val="-51"/>
        </w:rPr>
        <w:t xml:space="preserve"> </w:t>
      </w:r>
      <w:r>
        <w:t>14).</w:t>
      </w:r>
      <w:r>
        <w:rPr>
          <w:spacing w:val="1"/>
        </w:rPr>
        <w:t xml:space="preserve"> </w:t>
      </w:r>
      <w:r>
        <w:t>The difference, on average, is between 5-8 percentage points and is statistically significant</w:t>
      </w:r>
      <w:r>
        <w:rPr>
          <w:spacing w:val="1"/>
        </w:rPr>
        <w:t xml:space="preserve"> </w:t>
      </w:r>
      <w:r>
        <w:t>across</w:t>
      </w:r>
      <w:r>
        <w:rPr>
          <w:spacing w:val="18"/>
        </w:rPr>
        <w:t xml:space="preserve"> </w:t>
      </w:r>
      <w:r>
        <w:t>all</w:t>
      </w:r>
      <w:r>
        <w:rPr>
          <w:spacing w:val="18"/>
        </w:rPr>
        <w:t xml:space="preserve"> </w:t>
      </w:r>
      <w:r>
        <w:t>countries.</w:t>
      </w:r>
    </w:p>
    <w:p w14:paraId="7D234ECF" w14:textId="77777777" w:rsidR="007158A6" w:rsidRDefault="004F2724">
      <w:pPr>
        <w:pStyle w:val="BodyText"/>
        <w:spacing w:before="165" w:line="314" w:lineRule="auto"/>
        <w:ind w:left="120" w:right="576"/>
        <w:jc w:val="both"/>
      </w:pPr>
      <w:r>
        <w:rPr>
          <w:spacing w:val="-1"/>
        </w:rPr>
        <w:t>Across</w:t>
      </w:r>
      <w:r>
        <w:rPr>
          <w:spacing w:val="-12"/>
        </w:rPr>
        <w:t xml:space="preserve"> </w:t>
      </w:r>
      <w:r>
        <w:rPr>
          <w:spacing w:val="-1"/>
        </w:rPr>
        <w:t>all</w:t>
      </w:r>
      <w:r>
        <w:rPr>
          <w:spacing w:val="-12"/>
        </w:rPr>
        <w:t xml:space="preserve"> </w:t>
      </w:r>
      <w:r>
        <w:rPr>
          <w:spacing w:val="-1"/>
        </w:rPr>
        <w:t>countries,</w:t>
      </w:r>
      <w:r>
        <w:rPr>
          <w:spacing w:val="-10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remote</w:t>
      </w:r>
      <w:r>
        <w:rPr>
          <w:spacing w:val="-12"/>
        </w:rPr>
        <w:t xml:space="preserve"> </w:t>
      </w:r>
      <w:r>
        <w:rPr>
          <w:spacing w:val="-1"/>
        </w:rPr>
        <w:t>interviews,</w:t>
      </w:r>
      <w:r>
        <w:rPr>
          <w:spacing w:val="-10"/>
        </w:rPr>
        <w:t xml:space="preserve"> </w:t>
      </w:r>
      <w:r>
        <w:rPr>
          <w:spacing w:val="-1"/>
        </w:rPr>
        <w:t>significantly</w:t>
      </w:r>
      <w:r>
        <w:rPr>
          <w:spacing w:val="-12"/>
        </w:rPr>
        <w:t xml:space="preserve"> </w:t>
      </w:r>
      <w:r>
        <w:rPr>
          <w:spacing w:val="-1"/>
        </w:rPr>
        <w:t>more</w:t>
      </w:r>
      <w:r>
        <w:rPr>
          <w:spacing w:val="-11"/>
        </w:rPr>
        <w:t xml:space="preserve"> </w:t>
      </w:r>
      <w:r>
        <w:rPr>
          <w:spacing w:val="-1"/>
        </w:rPr>
        <w:t>households</w:t>
      </w:r>
      <w:r>
        <w:rPr>
          <w:spacing w:val="-12"/>
        </w:rPr>
        <w:t xml:space="preserve"> </w:t>
      </w:r>
      <w:r>
        <w:rPr>
          <w:spacing w:val="-1"/>
        </w:rPr>
        <w:t>are</w:t>
      </w:r>
      <w:r>
        <w:rPr>
          <w:spacing w:val="-12"/>
        </w:rPr>
        <w:t xml:space="preserve"> </w:t>
      </w:r>
      <w:r>
        <w:rPr>
          <w:spacing w:val="-1"/>
        </w:rPr>
        <w:t>classified</w:t>
      </w:r>
      <w:r>
        <w:rPr>
          <w:spacing w:val="-11"/>
        </w:rPr>
        <w:t xml:space="preserve"> </w:t>
      </w:r>
      <w:r>
        <w:rPr>
          <w:spacing w:val="-1"/>
        </w:rPr>
        <w:t>into</w:t>
      </w:r>
      <w:r>
        <w:rPr>
          <w:spacing w:val="-12"/>
        </w:rPr>
        <w:t xml:space="preserve"> </w:t>
      </w:r>
      <w:r>
        <w:rPr>
          <w:spacing w:val="-1"/>
        </w:rPr>
        <w:t>FES</w:t>
      </w:r>
      <w:r>
        <w:rPr>
          <w:spacing w:val="-12"/>
        </w:rPr>
        <w:t xml:space="preserve"> </w:t>
      </w:r>
      <w:r>
        <w:rPr>
          <w:spacing w:val="-1"/>
        </w:rPr>
        <w:t>&gt;=</w:t>
      </w:r>
      <w:r>
        <w:rPr>
          <w:spacing w:val="-50"/>
        </w:rPr>
        <w:t xml:space="preserve"> </w:t>
      </w:r>
      <w:r>
        <w:t>75%, which corresponds to severely food insecure – CARI) (Myanmar 48%, Ecuador 68% &amp; CAR</w:t>
      </w:r>
      <w:r>
        <w:rPr>
          <w:spacing w:val="-51"/>
        </w:rPr>
        <w:t xml:space="preserve"> </w:t>
      </w:r>
      <w:r>
        <w:rPr>
          <w:w w:val="95"/>
        </w:rPr>
        <w:t>54%). The differences for those who were classified as severely food insecure over the two modalities</w:t>
      </w:r>
      <w:r>
        <w:rPr>
          <w:spacing w:val="1"/>
          <w:w w:val="95"/>
        </w:rPr>
        <w:t xml:space="preserve"> </w:t>
      </w:r>
      <w:r>
        <w:t>was</w:t>
      </w:r>
      <w:r>
        <w:rPr>
          <w:spacing w:val="12"/>
        </w:rPr>
        <w:t xml:space="preserve"> </w:t>
      </w:r>
      <w:r>
        <w:t>larger</w:t>
      </w:r>
      <w:r>
        <w:rPr>
          <w:spacing w:val="13"/>
        </w:rPr>
        <w:t xml:space="preserve"> </w:t>
      </w:r>
      <w:r>
        <w:t>(10</w:t>
      </w:r>
      <w:r>
        <w:rPr>
          <w:spacing w:val="13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19</w:t>
      </w:r>
      <w:r>
        <w:rPr>
          <w:spacing w:val="13"/>
        </w:rPr>
        <w:t xml:space="preserve"> </w:t>
      </w:r>
      <w:r>
        <w:t>percentage</w:t>
      </w:r>
      <w:r>
        <w:rPr>
          <w:spacing w:val="13"/>
        </w:rPr>
        <w:t xml:space="preserve"> </w:t>
      </w:r>
      <w:r>
        <w:t>points</w:t>
      </w:r>
      <w:r>
        <w:rPr>
          <w:spacing w:val="13"/>
        </w:rPr>
        <w:t xml:space="preserve"> </w:t>
      </w:r>
      <w:r>
        <w:t>across</w:t>
      </w:r>
      <w:r>
        <w:rPr>
          <w:spacing w:val="12"/>
        </w:rPr>
        <w:t xml:space="preserve"> </w:t>
      </w:r>
      <w:r>
        <w:t>all</w:t>
      </w:r>
      <w:r>
        <w:rPr>
          <w:spacing w:val="13"/>
        </w:rPr>
        <w:t xml:space="preserve"> </w:t>
      </w:r>
      <w:r>
        <w:t>three-study</w:t>
      </w:r>
      <w:r>
        <w:rPr>
          <w:spacing w:val="13"/>
        </w:rPr>
        <w:t xml:space="preserve"> </w:t>
      </w:r>
      <w:r>
        <w:t>countries).</w:t>
      </w:r>
    </w:p>
    <w:p w14:paraId="4E9345D2" w14:textId="4F59045C" w:rsidR="007158A6" w:rsidRDefault="004F2724">
      <w:pPr>
        <w:pStyle w:val="BodyText"/>
        <w:spacing w:before="159"/>
        <w:ind w:left="83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1" behindDoc="1" locked="0" layoutInCell="1" allowOverlap="1" wp14:anchorId="758D060E" wp14:editId="61E9546F">
                <wp:simplePos x="0" y="0"/>
                <wp:positionH relativeFrom="page">
                  <wp:posOffset>1091565</wp:posOffset>
                </wp:positionH>
                <wp:positionV relativeFrom="paragraph">
                  <wp:posOffset>685800</wp:posOffset>
                </wp:positionV>
                <wp:extent cx="5588635" cy="0"/>
                <wp:effectExtent l="0" t="0" r="0" b="0"/>
                <wp:wrapNone/>
                <wp:docPr id="37" name="Straight Connecto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8635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427A5E1">
              <v:line id="Line 33" style="position:absolute;z-index:-2021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85.95pt,54pt" to="526pt,54pt" w14:anchorId="3188B1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">
                <w10:wrap anchorx="page"/>
              </v:line>
            </w:pict>
          </mc:Fallback>
        </mc:AlternateContent>
      </w:r>
      <w:r>
        <w:t>Table</w:t>
      </w:r>
      <w:r>
        <w:rPr>
          <w:spacing w:val="-1"/>
        </w:rPr>
        <w:t xml:space="preserve"> </w:t>
      </w:r>
      <w:r>
        <w:t>14:</w:t>
      </w:r>
      <w:r>
        <w:rPr>
          <w:spacing w:val="18"/>
        </w:rPr>
        <w:t xml:space="preserve"> </w:t>
      </w:r>
      <w:r>
        <w:t>Impact of Survey Modality on Expenditure and Food Expenditure Share</w:t>
      </w:r>
    </w:p>
    <w:p w14:paraId="02EA756A" w14:textId="77777777" w:rsidR="007158A6" w:rsidRDefault="007158A6">
      <w:pPr>
        <w:pStyle w:val="BodyText"/>
        <w:spacing w:before="10"/>
      </w:pPr>
    </w:p>
    <w:tbl>
      <w:tblPr>
        <w:tblW w:w="0" w:type="auto"/>
        <w:tblInd w:w="4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2"/>
        <w:gridCol w:w="805"/>
        <w:gridCol w:w="794"/>
        <w:gridCol w:w="671"/>
        <w:gridCol w:w="805"/>
        <w:gridCol w:w="850"/>
        <w:gridCol w:w="670"/>
        <w:gridCol w:w="804"/>
        <w:gridCol w:w="671"/>
      </w:tblGrid>
      <w:tr w:rsidR="007158A6" w14:paraId="04E8F72F" w14:textId="77777777">
        <w:trPr>
          <w:trHeight w:val="366"/>
        </w:trPr>
        <w:tc>
          <w:tcPr>
            <w:tcW w:w="2722" w:type="dxa"/>
            <w:tcBorders>
              <w:top w:val="double" w:sz="1" w:space="0" w:color="000000"/>
            </w:tcBorders>
          </w:tcPr>
          <w:p w14:paraId="77A71B1A" w14:textId="77777777" w:rsidR="007158A6" w:rsidRDefault="004F2724">
            <w:pPr>
              <w:pStyle w:val="TableParagraph"/>
              <w:tabs>
                <w:tab w:val="left" w:pos="2233"/>
              </w:tabs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60C7AC1B" w14:textId="77777777" w:rsidR="007158A6" w:rsidRDefault="004F2724">
            <w:pPr>
              <w:pStyle w:val="TableParagraph"/>
              <w:spacing w:before="0" w:line="180" w:lineRule="exact"/>
              <w:ind w:left="109" w:right="-29"/>
              <w:jc w:val="left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Myanmar</w:t>
            </w:r>
          </w:p>
          <w:p w14:paraId="67227BB8" w14:textId="77777777" w:rsidR="007158A6" w:rsidRDefault="004F2724">
            <w:pPr>
              <w:pStyle w:val="TableParagraph"/>
              <w:spacing w:before="7" w:line="159" w:lineRule="exact"/>
              <w:ind w:left="12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794" w:type="dxa"/>
            <w:tcBorders>
              <w:top w:val="double" w:sz="1" w:space="0" w:color="000000"/>
            </w:tcBorders>
          </w:tcPr>
          <w:p w14:paraId="30F141F9" w14:textId="77777777" w:rsidR="007158A6" w:rsidRDefault="004F2724">
            <w:pPr>
              <w:pStyle w:val="TableParagraph"/>
              <w:spacing w:before="188" w:line="159" w:lineRule="exact"/>
              <w:ind w:left="260"/>
              <w:jc w:val="left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327CB829" w14:textId="77777777" w:rsidR="007158A6" w:rsidRDefault="004F2724">
            <w:pPr>
              <w:pStyle w:val="TableParagraph"/>
              <w:spacing w:before="188" w:line="159" w:lineRule="exact"/>
              <w:ind w:left="85" w:right="82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5" w:type="dxa"/>
            <w:tcBorders>
              <w:top w:val="double" w:sz="1" w:space="0" w:color="000000"/>
            </w:tcBorders>
          </w:tcPr>
          <w:p w14:paraId="75B1DA67" w14:textId="77777777" w:rsidR="007158A6" w:rsidRDefault="004F2724">
            <w:pPr>
              <w:pStyle w:val="TableParagraph"/>
              <w:spacing w:before="0" w:line="180" w:lineRule="exact"/>
              <w:ind w:left="187"/>
              <w:jc w:val="left"/>
              <w:rPr>
                <w:sz w:val="16"/>
              </w:rPr>
            </w:pPr>
            <w:r>
              <w:rPr>
                <w:sz w:val="16"/>
              </w:rPr>
              <w:t>Ecuador</w:t>
            </w:r>
          </w:p>
          <w:p w14:paraId="431495A2" w14:textId="77777777" w:rsidR="007158A6" w:rsidRDefault="004F2724">
            <w:pPr>
              <w:pStyle w:val="TableParagraph"/>
              <w:spacing w:before="7" w:line="159" w:lineRule="exact"/>
              <w:ind w:left="121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850" w:type="dxa"/>
            <w:tcBorders>
              <w:top w:val="double" w:sz="1" w:space="0" w:color="000000"/>
            </w:tcBorders>
          </w:tcPr>
          <w:p w14:paraId="07BD3734" w14:textId="77777777" w:rsidR="007158A6" w:rsidRDefault="004F2724">
            <w:pPr>
              <w:pStyle w:val="TableParagraph"/>
              <w:spacing w:before="188" w:line="159" w:lineRule="exact"/>
              <w:ind w:left="98" w:right="93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0" w:type="dxa"/>
            <w:tcBorders>
              <w:top w:val="double" w:sz="1" w:space="0" w:color="000000"/>
            </w:tcBorders>
          </w:tcPr>
          <w:p w14:paraId="00FB8715" w14:textId="77777777" w:rsidR="007158A6" w:rsidRDefault="004F2724">
            <w:pPr>
              <w:pStyle w:val="TableParagraph"/>
              <w:spacing w:before="188" w:line="159" w:lineRule="exact"/>
              <w:ind w:left="93" w:right="85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4" w:type="dxa"/>
            <w:tcBorders>
              <w:top w:val="double" w:sz="1" w:space="0" w:color="000000"/>
            </w:tcBorders>
          </w:tcPr>
          <w:p w14:paraId="4C79E527" w14:textId="77777777" w:rsidR="007158A6" w:rsidRDefault="004F2724">
            <w:pPr>
              <w:pStyle w:val="TableParagraph"/>
              <w:spacing w:before="0" w:line="180" w:lineRule="exact"/>
              <w:ind w:left="221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  <w:p w14:paraId="7B58EFAB" w14:textId="77777777" w:rsidR="007158A6" w:rsidRDefault="004F2724">
            <w:pPr>
              <w:pStyle w:val="TableParagraph"/>
              <w:spacing w:before="7" w:line="159" w:lineRule="exact"/>
              <w:ind w:left="124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1DEF6B02" w14:textId="77777777" w:rsidR="007158A6" w:rsidRDefault="004F2724">
            <w:pPr>
              <w:pStyle w:val="TableParagraph"/>
              <w:spacing w:before="188" w:line="159" w:lineRule="exact"/>
              <w:ind w:left="93" w:right="79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2F421EBD" w14:textId="77777777">
        <w:trPr>
          <w:trHeight w:val="193"/>
        </w:trPr>
        <w:tc>
          <w:tcPr>
            <w:tcW w:w="2722" w:type="dxa"/>
          </w:tcPr>
          <w:p w14:paraId="785F762D" w14:textId="77777777" w:rsidR="007158A6" w:rsidRDefault="004F2724">
            <w:pPr>
              <w:pStyle w:val="TableParagraph"/>
              <w:tabs>
                <w:tab w:val="left" w:pos="2235"/>
              </w:tabs>
              <w:spacing w:before="18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Expenditure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Share</w:t>
            </w:r>
            <w:r>
              <w:rPr>
                <w:sz w:val="16"/>
              </w:rPr>
              <w:tab/>
              <w:t>0.66</w:t>
            </w:r>
          </w:p>
        </w:tc>
        <w:tc>
          <w:tcPr>
            <w:tcW w:w="805" w:type="dxa"/>
          </w:tcPr>
          <w:p w14:paraId="01458DB8" w14:textId="77777777" w:rsidR="007158A6" w:rsidRDefault="004F2724">
            <w:pPr>
              <w:pStyle w:val="TableParagraph"/>
              <w:spacing w:before="18"/>
              <w:ind w:left="150" w:right="149"/>
              <w:rPr>
                <w:sz w:val="16"/>
              </w:rPr>
            </w:pPr>
            <w:r>
              <w:rPr>
                <w:w w:val="105"/>
                <w:sz w:val="16"/>
              </w:rPr>
              <w:t>0.71</w:t>
            </w:r>
          </w:p>
        </w:tc>
        <w:tc>
          <w:tcPr>
            <w:tcW w:w="794" w:type="dxa"/>
          </w:tcPr>
          <w:p w14:paraId="645A7893" w14:textId="77777777" w:rsidR="007158A6" w:rsidRDefault="004F2724">
            <w:pPr>
              <w:pStyle w:val="TableParagraph"/>
              <w:spacing w:before="18"/>
              <w:ind w:left="12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0.05***</w:t>
            </w:r>
          </w:p>
        </w:tc>
        <w:tc>
          <w:tcPr>
            <w:tcW w:w="671" w:type="dxa"/>
          </w:tcPr>
          <w:p w14:paraId="7DD08A19" w14:textId="77777777" w:rsidR="007158A6" w:rsidRDefault="004F2724">
            <w:pPr>
              <w:pStyle w:val="TableParagraph"/>
              <w:spacing w:before="18"/>
              <w:ind w:left="86" w:right="82"/>
              <w:rPr>
                <w:sz w:val="16"/>
              </w:rPr>
            </w:pPr>
            <w:r>
              <w:rPr>
                <w:w w:val="105"/>
                <w:sz w:val="16"/>
              </w:rPr>
              <w:t>0.71</w:t>
            </w:r>
          </w:p>
        </w:tc>
        <w:tc>
          <w:tcPr>
            <w:tcW w:w="805" w:type="dxa"/>
          </w:tcPr>
          <w:p w14:paraId="444EDF90" w14:textId="77777777" w:rsidR="007158A6" w:rsidRDefault="004F2724">
            <w:pPr>
              <w:pStyle w:val="TableParagraph"/>
              <w:spacing w:before="18"/>
              <w:ind w:left="155" w:right="149"/>
              <w:rPr>
                <w:sz w:val="16"/>
              </w:rPr>
            </w:pPr>
            <w:r>
              <w:rPr>
                <w:sz w:val="16"/>
              </w:rPr>
              <w:t>0.79</w:t>
            </w:r>
          </w:p>
        </w:tc>
        <w:tc>
          <w:tcPr>
            <w:tcW w:w="850" w:type="dxa"/>
          </w:tcPr>
          <w:p w14:paraId="20E3622B" w14:textId="77777777" w:rsidR="007158A6" w:rsidRDefault="004F2724">
            <w:pPr>
              <w:pStyle w:val="TableParagraph"/>
              <w:spacing w:before="18"/>
              <w:ind w:left="151"/>
              <w:jc w:val="left"/>
              <w:rPr>
                <w:sz w:val="16"/>
              </w:rPr>
            </w:pPr>
            <w:r>
              <w:rPr>
                <w:sz w:val="16"/>
              </w:rPr>
              <w:t>0.08***</w:t>
            </w:r>
          </w:p>
        </w:tc>
        <w:tc>
          <w:tcPr>
            <w:tcW w:w="670" w:type="dxa"/>
          </w:tcPr>
          <w:p w14:paraId="4E39D0B4" w14:textId="77777777" w:rsidR="007158A6" w:rsidRDefault="004F2724">
            <w:pPr>
              <w:pStyle w:val="TableParagraph"/>
              <w:spacing w:before="18"/>
              <w:ind w:left="94" w:right="84"/>
              <w:rPr>
                <w:sz w:val="16"/>
              </w:rPr>
            </w:pPr>
            <w:r>
              <w:rPr>
                <w:sz w:val="16"/>
              </w:rPr>
              <w:t>0.67</w:t>
            </w:r>
          </w:p>
        </w:tc>
        <w:tc>
          <w:tcPr>
            <w:tcW w:w="804" w:type="dxa"/>
          </w:tcPr>
          <w:p w14:paraId="1B08755D" w14:textId="77777777" w:rsidR="007158A6" w:rsidRDefault="004F2724">
            <w:pPr>
              <w:pStyle w:val="TableParagraph"/>
              <w:spacing w:before="18"/>
              <w:ind w:left="166" w:right="152"/>
              <w:rPr>
                <w:sz w:val="16"/>
              </w:rPr>
            </w:pPr>
            <w:r>
              <w:rPr>
                <w:sz w:val="16"/>
              </w:rPr>
              <w:t>0.73</w:t>
            </w:r>
          </w:p>
        </w:tc>
        <w:tc>
          <w:tcPr>
            <w:tcW w:w="671" w:type="dxa"/>
          </w:tcPr>
          <w:p w14:paraId="2E8B40CF" w14:textId="77777777" w:rsidR="007158A6" w:rsidRDefault="004F2724">
            <w:pPr>
              <w:pStyle w:val="TableParagraph"/>
              <w:spacing w:before="18"/>
              <w:ind w:left="93" w:right="76"/>
              <w:rPr>
                <w:sz w:val="16"/>
              </w:rPr>
            </w:pPr>
            <w:r>
              <w:rPr>
                <w:sz w:val="16"/>
              </w:rPr>
              <w:t>0.06*</w:t>
            </w:r>
          </w:p>
        </w:tc>
      </w:tr>
      <w:tr w:rsidR="007158A6" w14:paraId="41C179D3" w14:textId="77777777">
        <w:trPr>
          <w:trHeight w:val="189"/>
        </w:trPr>
        <w:tc>
          <w:tcPr>
            <w:tcW w:w="2722" w:type="dxa"/>
          </w:tcPr>
          <w:p w14:paraId="16A214D3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(0.15)</w:t>
            </w:r>
          </w:p>
        </w:tc>
        <w:tc>
          <w:tcPr>
            <w:tcW w:w="805" w:type="dxa"/>
          </w:tcPr>
          <w:p w14:paraId="6305A629" w14:textId="77777777" w:rsidR="007158A6" w:rsidRDefault="004F2724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794" w:type="dxa"/>
          </w:tcPr>
          <w:p w14:paraId="6AC465FB" w14:textId="77777777" w:rsidR="007158A6" w:rsidRDefault="004F2724">
            <w:pPr>
              <w:pStyle w:val="TableParagraph"/>
              <w:ind w:left="181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0B894E64" w14:textId="77777777" w:rsidR="007158A6" w:rsidRDefault="004F2724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w w:val="105"/>
                <w:sz w:val="16"/>
              </w:rPr>
              <w:t>(0.19)</w:t>
            </w:r>
          </w:p>
        </w:tc>
        <w:tc>
          <w:tcPr>
            <w:tcW w:w="805" w:type="dxa"/>
          </w:tcPr>
          <w:p w14:paraId="2D90FDB7" w14:textId="77777777" w:rsidR="007158A6" w:rsidRDefault="004F2724">
            <w:pPr>
              <w:pStyle w:val="TableParagraph"/>
              <w:ind w:left="154" w:right="149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850" w:type="dxa"/>
          </w:tcPr>
          <w:p w14:paraId="2E620F7A" w14:textId="77777777" w:rsidR="007158A6" w:rsidRDefault="004F2724">
            <w:pPr>
              <w:pStyle w:val="TableParagraph"/>
              <w:ind w:left="212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0" w:type="dxa"/>
          </w:tcPr>
          <w:p w14:paraId="02F8856E" w14:textId="77777777" w:rsidR="007158A6" w:rsidRDefault="004F2724">
            <w:pPr>
              <w:pStyle w:val="TableParagraph"/>
              <w:ind w:left="94" w:right="85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  <w:tc>
          <w:tcPr>
            <w:tcW w:w="804" w:type="dxa"/>
          </w:tcPr>
          <w:p w14:paraId="132372BA" w14:textId="77777777" w:rsidR="007158A6" w:rsidRDefault="004F2724">
            <w:pPr>
              <w:pStyle w:val="TableParagraph"/>
              <w:ind w:left="166" w:right="153"/>
              <w:rPr>
                <w:sz w:val="16"/>
              </w:rPr>
            </w:pPr>
            <w:r>
              <w:rPr>
                <w:sz w:val="16"/>
              </w:rPr>
              <w:t>(0.24)</w:t>
            </w:r>
          </w:p>
        </w:tc>
        <w:tc>
          <w:tcPr>
            <w:tcW w:w="671" w:type="dxa"/>
          </w:tcPr>
          <w:p w14:paraId="51F51207" w14:textId="77777777" w:rsidR="007158A6" w:rsidRDefault="004F2724">
            <w:pPr>
              <w:pStyle w:val="TableParagraph"/>
              <w:ind w:left="93" w:right="77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</w:tr>
      <w:tr w:rsidR="007158A6" w14:paraId="061D37CF" w14:textId="77777777">
        <w:trPr>
          <w:trHeight w:val="189"/>
        </w:trPr>
        <w:tc>
          <w:tcPr>
            <w:tcW w:w="2722" w:type="dxa"/>
          </w:tcPr>
          <w:p w14:paraId="366B60FB" w14:textId="77777777" w:rsidR="007158A6" w:rsidRDefault="004F2724">
            <w:pPr>
              <w:pStyle w:val="TableParagraph"/>
              <w:tabs>
                <w:tab w:val="right" w:pos="2536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&lt;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50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0.13</w:t>
            </w:r>
          </w:p>
        </w:tc>
        <w:tc>
          <w:tcPr>
            <w:tcW w:w="805" w:type="dxa"/>
          </w:tcPr>
          <w:p w14:paraId="5074420B" w14:textId="77777777" w:rsidR="007158A6" w:rsidRDefault="004F2724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794" w:type="dxa"/>
          </w:tcPr>
          <w:p w14:paraId="17167711" w14:textId="77777777" w:rsidR="007158A6" w:rsidRDefault="004F2724">
            <w:pPr>
              <w:pStyle w:val="TableParagraph"/>
              <w:ind w:left="177"/>
              <w:jc w:val="left"/>
              <w:rPr>
                <w:sz w:val="16"/>
              </w:rPr>
            </w:pPr>
            <w:r>
              <w:rPr>
                <w:sz w:val="16"/>
              </w:rPr>
              <w:t>-0.06*</w:t>
            </w:r>
          </w:p>
        </w:tc>
        <w:tc>
          <w:tcPr>
            <w:tcW w:w="671" w:type="dxa"/>
          </w:tcPr>
          <w:p w14:paraId="53E27D33" w14:textId="77777777" w:rsidR="007158A6" w:rsidRDefault="004F2724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sz w:val="16"/>
              </w:rPr>
              <w:t>0.15</w:t>
            </w:r>
          </w:p>
        </w:tc>
        <w:tc>
          <w:tcPr>
            <w:tcW w:w="805" w:type="dxa"/>
          </w:tcPr>
          <w:p w14:paraId="32E9E5F2" w14:textId="77777777" w:rsidR="007158A6" w:rsidRDefault="004F2724">
            <w:pPr>
              <w:pStyle w:val="TableParagraph"/>
              <w:ind w:left="155" w:right="149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850" w:type="dxa"/>
          </w:tcPr>
          <w:p w14:paraId="52273547" w14:textId="77777777" w:rsidR="007158A6" w:rsidRDefault="004F2724">
            <w:pPr>
              <w:pStyle w:val="TableParagraph"/>
              <w:ind w:left="12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-0.10***</w:t>
            </w:r>
          </w:p>
        </w:tc>
        <w:tc>
          <w:tcPr>
            <w:tcW w:w="670" w:type="dxa"/>
          </w:tcPr>
          <w:p w14:paraId="4533BFC2" w14:textId="77777777" w:rsidR="007158A6" w:rsidRDefault="004F2724">
            <w:pPr>
              <w:pStyle w:val="TableParagraph"/>
              <w:ind w:left="94" w:right="84"/>
              <w:rPr>
                <w:sz w:val="16"/>
              </w:rPr>
            </w:pPr>
            <w:r>
              <w:rPr>
                <w:sz w:val="16"/>
              </w:rPr>
              <w:t>0.20</w:t>
            </w:r>
          </w:p>
        </w:tc>
        <w:tc>
          <w:tcPr>
            <w:tcW w:w="804" w:type="dxa"/>
          </w:tcPr>
          <w:p w14:paraId="6D503C95" w14:textId="77777777" w:rsidR="007158A6" w:rsidRDefault="004F2724">
            <w:pPr>
              <w:pStyle w:val="TableParagraph"/>
              <w:ind w:left="166" w:right="152"/>
              <w:rPr>
                <w:sz w:val="16"/>
              </w:rPr>
            </w:pPr>
            <w:r>
              <w:rPr>
                <w:sz w:val="16"/>
              </w:rPr>
              <w:t>0.16</w:t>
            </w:r>
          </w:p>
        </w:tc>
        <w:tc>
          <w:tcPr>
            <w:tcW w:w="671" w:type="dxa"/>
          </w:tcPr>
          <w:p w14:paraId="3A31086E" w14:textId="77777777" w:rsidR="007158A6" w:rsidRDefault="004F2724">
            <w:pPr>
              <w:pStyle w:val="TableParagraph"/>
              <w:ind w:left="93" w:right="76"/>
              <w:rPr>
                <w:sz w:val="16"/>
              </w:rPr>
            </w:pPr>
            <w:r>
              <w:rPr>
                <w:sz w:val="16"/>
              </w:rPr>
              <w:t>-0.04</w:t>
            </w:r>
          </w:p>
        </w:tc>
      </w:tr>
      <w:tr w:rsidR="007158A6" w14:paraId="2043BAA2" w14:textId="77777777">
        <w:trPr>
          <w:trHeight w:val="189"/>
        </w:trPr>
        <w:tc>
          <w:tcPr>
            <w:tcW w:w="2722" w:type="dxa"/>
          </w:tcPr>
          <w:p w14:paraId="29F2BD7E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(0.34)</w:t>
            </w:r>
          </w:p>
        </w:tc>
        <w:tc>
          <w:tcPr>
            <w:tcW w:w="805" w:type="dxa"/>
          </w:tcPr>
          <w:p w14:paraId="605C5493" w14:textId="77777777" w:rsidR="007158A6" w:rsidRDefault="004F2724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794" w:type="dxa"/>
          </w:tcPr>
          <w:p w14:paraId="51258862" w14:textId="77777777" w:rsidR="007158A6" w:rsidRDefault="004F2724">
            <w:pPr>
              <w:pStyle w:val="TableParagraph"/>
              <w:ind w:left="181"/>
              <w:jc w:val="lef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1" w:type="dxa"/>
          </w:tcPr>
          <w:p w14:paraId="27EDF08B" w14:textId="77777777" w:rsidR="007158A6" w:rsidRDefault="004F2724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805" w:type="dxa"/>
          </w:tcPr>
          <w:p w14:paraId="6E31CF46" w14:textId="77777777" w:rsidR="007158A6" w:rsidRDefault="004F2724">
            <w:pPr>
              <w:pStyle w:val="TableParagraph"/>
              <w:ind w:left="154" w:right="149"/>
              <w:rPr>
                <w:sz w:val="16"/>
              </w:rPr>
            </w:pPr>
            <w:r>
              <w:rPr>
                <w:sz w:val="16"/>
              </w:rPr>
              <w:t>(0.22)</w:t>
            </w:r>
          </w:p>
        </w:tc>
        <w:tc>
          <w:tcPr>
            <w:tcW w:w="850" w:type="dxa"/>
          </w:tcPr>
          <w:p w14:paraId="07E994EA" w14:textId="77777777" w:rsidR="007158A6" w:rsidRDefault="004F2724">
            <w:pPr>
              <w:pStyle w:val="TableParagraph"/>
              <w:ind w:left="212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0" w:type="dxa"/>
          </w:tcPr>
          <w:p w14:paraId="27027873" w14:textId="77777777" w:rsidR="007158A6" w:rsidRDefault="004F2724">
            <w:pPr>
              <w:pStyle w:val="TableParagraph"/>
              <w:ind w:left="94" w:right="85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  <w:tc>
          <w:tcPr>
            <w:tcW w:w="804" w:type="dxa"/>
          </w:tcPr>
          <w:p w14:paraId="24D3AA65" w14:textId="77777777" w:rsidR="007158A6" w:rsidRDefault="004F2724">
            <w:pPr>
              <w:pStyle w:val="TableParagraph"/>
              <w:ind w:left="166" w:right="153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671" w:type="dxa"/>
          </w:tcPr>
          <w:p w14:paraId="673CBDA1" w14:textId="77777777" w:rsidR="007158A6" w:rsidRDefault="004F2724">
            <w:pPr>
              <w:pStyle w:val="TableParagraph"/>
              <w:ind w:left="93" w:right="77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</w:tr>
      <w:tr w:rsidR="007158A6" w14:paraId="71AB2532" w14:textId="77777777">
        <w:trPr>
          <w:trHeight w:val="189"/>
        </w:trPr>
        <w:tc>
          <w:tcPr>
            <w:tcW w:w="2722" w:type="dxa"/>
          </w:tcPr>
          <w:p w14:paraId="615B96F7" w14:textId="77777777" w:rsidR="007158A6" w:rsidRDefault="004F2724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FES: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50-65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percent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0.30</w:t>
            </w:r>
          </w:p>
        </w:tc>
        <w:tc>
          <w:tcPr>
            <w:tcW w:w="805" w:type="dxa"/>
          </w:tcPr>
          <w:p w14:paraId="11BB71D4" w14:textId="77777777" w:rsidR="007158A6" w:rsidRDefault="004F2724">
            <w:pPr>
              <w:pStyle w:val="TableParagraph"/>
              <w:ind w:left="151" w:right="149"/>
              <w:rPr>
                <w:sz w:val="16"/>
              </w:rPr>
            </w:pPr>
            <w:r>
              <w:rPr>
                <w:sz w:val="16"/>
              </w:rPr>
              <w:t>0.22</w:t>
            </w:r>
          </w:p>
        </w:tc>
        <w:tc>
          <w:tcPr>
            <w:tcW w:w="794" w:type="dxa"/>
          </w:tcPr>
          <w:p w14:paraId="5F0A7B4D" w14:textId="77777777" w:rsidR="007158A6" w:rsidRDefault="004F2724">
            <w:pPr>
              <w:pStyle w:val="TableParagraph"/>
              <w:ind w:left="177"/>
              <w:jc w:val="left"/>
              <w:rPr>
                <w:sz w:val="16"/>
              </w:rPr>
            </w:pPr>
            <w:r>
              <w:rPr>
                <w:sz w:val="16"/>
              </w:rPr>
              <w:t>-0.08*</w:t>
            </w:r>
          </w:p>
        </w:tc>
        <w:tc>
          <w:tcPr>
            <w:tcW w:w="671" w:type="dxa"/>
          </w:tcPr>
          <w:p w14:paraId="30291609" w14:textId="77777777" w:rsidR="007158A6" w:rsidRDefault="004F2724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w w:val="105"/>
                <w:sz w:val="16"/>
              </w:rPr>
              <w:t>0.17</w:t>
            </w:r>
          </w:p>
        </w:tc>
        <w:tc>
          <w:tcPr>
            <w:tcW w:w="805" w:type="dxa"/>
          </w:tcPr>
          <w:p w14:paraId="333F21AD" w14:textId="77777777" w:rsidR="007158A6" w:rsidRDefault="004F2724">
            <w:pPr>
              <w:pStyle w:val="TableParagraph"/>
              <w:ind w:left="155" w:right="149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850" w:type="dxa"/>
          </w:tcPr>
          <w:p w14:paraId="17FBAB7D" w14:textId="77777777" w:rsidR="007158A6" w:rsidRDefault="004F2724">
            <w:pPr>
              <w:pStyle w:val="TableParagraph"/>
              <w:ind w:left="123"/>
              <w:jc w:val="left"/>
              <w:rPr>
                <w:sz w:val="16"/>
              </w:rPr>
            </w:pPr>
            <w:r>
              <w:rPr>
                <w:sz w:val="16"/>
              </w:rPr>
              <w:t>-0.08***</w:t>
            </w:r>
          </w:p>
        </w:tc>
        <w:tc>
          <w:tcPr>
            <w:tcW w:w="670" w:type="dxa"/>
          </w:tcPr>
          <w:p w14:paraId="2CEE9262" w14:textId="77777777" w:rsidR="007158A6" w:rsidRDefault="004F2724">
            <w:pPr>
              <w:pStyle w:val="TableParagraph"/>
              <w:ind w:left="94" w:right="84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804" w:type="dxa"/>
          </w:tcPr>
          <w:p w14:paraId="57728760" w14:textId="77777777" w:rsidR="007158A6" w:rsidRDefault="004F2724">
            <w:pPr>
              <w:pStyle w:val="TableParagraph"/>
              <w:ind w:left="166" w:right="152"/>
              <w:rPr>
                <w:sz w:val="16"/>
              </w:rPr>
            </w:pPr>
            <w:r>
              <w:rPr>
                <w:w w:val="105"/>
                <w:sz w:val="16"/>
              </w:rPr>
              <w:t>0.17</w:t>
            </w:r>
          </w:p>
        </w:tc>
        <w:tc>
          <w:tcPr>
            <w:tcW w:w="671" w:type="dxa"/>
          </w:tcPr>
          <w:p w14:paraId="5FC05C8B" w14:textId="77777777" w:rsidR="007158A6" w:rsidRDefault="004F2724">
            <w:pPr>
              <w:pStyle w:val="TableParagraph"/>
              <w:ind w:left="93" w:right="76"/>
              <w:rPr>
                <w:sz w:val="16"/>
              </w:rPr>
            </w:pPr>
            <w:r>
              <w:rPr>
                <w:sz w:val="16"/>
              </w:rPr>
              <w:t>-0.06</w:t>
            </w:r>
          </w:p>
        </w:tc>
      </w:tr>
      <w:tr w:rsidR="007158A6" w14:paraId="0DC4063C" w14:textId="77777777">
        <w:trPr>
          <w:trHeight w:val="189"/>
        </w:trPr>
        <w:tc>
          <w:tcPr>
            <w:tcW w:w="2722" w:type="dxa"/>
          </w:tcPr>
          <w:p w14:paraId="4DBEF429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805" w:type="dxa"/>
          </w:tcPr>
          <w:p w14:paraId="31A9B29F" w14:textId="77777777" w:rsidR="007158A6" w:rsidRDefault="004F2724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  <w:tc>
          <w:tcPr>
            <w:tcW w:w="794" w:type="dxa"/>
          </w:tcPr>
          <w:p w14:paraId="56363C8D" w14:textId="77777777" w:rsidR="007158A6" w:rsidRDefault="004F2724">
            <w:pPr>
              <w:pStyle w:val="TableParagraph"/>
              <w:ind w:left="181"/>
              <w:jc w:val="lef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1" w:type="dxa"/>
          </w:tcPr>
          <w:p w14:paraId="79BDCF4D" w14:textId="77777777" w:rsidR="007158A6" w:rsidRDefault="004F2724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805" w:type="dxa"/>
          </w:tcPr>
          <w:p w14:paraId="01C6B443" w14:textId="77777777" w:rsidR="007158A6" w:rsidRDefault="004F2724">
            <w:pPr>
              <w:pStyle w:val="TableParagraph"/>
              <w:ind w:left="154" w:right="149"/>
              <w:rPr>
                <w:sz w:val="16"/>
              </w:rPr>
            </w:pPr>
            <w:r>
              <w:rPr>
                <w:sz w:val="16"/>
              </w:rPr>
              <w:t>(0.29)</w:t>
            </w:r>
          </w:p>
        </w:tc>
        <w:tc>
          <w:tcPr>
            <w:tcW w:w="850" w:type="dxa"/>
          </w:tcPr>
          <w:p w14:paraId="3EFE2869" w14:textId="77777777" w:rsidR="007158A6" w:rsidRDefault="004F2724">
            <w:pPr>
              <w:pStyle w:val="TableParagraph"/>
              <w:ind w:left="212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0" w:type="dxa"/>
          </w:tcPr>
          <w:p w14:paraId="37611538" w14:textId="77777777" w:rsidR="007158A6" w:rsidRDefault="004F2724">
            <w:pPr>
              <w:pStyle w:val="TableParagraph"/>
              <w:ind w:left="94" w:right="85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804" w:type="dxa"/>
          </w:tcPr>
          <w:p w14:paraId="2277E45B" w14:textId="77777777" w:rsidR="007158A6" w:rsidRDefault="004F2724">
            <w:pPr>
              <w:pStyle w:val="TableParagraph"/>
              <w:ind w:left="166" w:right="153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671" w:type="dxa"/>
          </w:tcPr>
          <w:p w14:paraId="6C8036D2" w14:textId="77777777" w:rsidR="007158A6" w:rsidRDefault="004F2724">
            <w:pPr>
              <w:pStyle w:val="TableParagraph"/>
              <w:ind w:left="93" w:right="77"/>
              <w:rPr>
                <w:sz w:val="16"/>
              </w:rPr>
            </w:pPr>
            <w:r>
              <w:rPr>
                <w:w w:val="105"/>
                <w:sz w:val="16"/>
              </w:rPr>
              <w:t>(0.15)</w:t>
            </w:r>
          </w:p>
        </w:tc>
      </w:tr>
      <w:tr w:rsidR="007158A6" w14:paraId="1D6B4523" w14:textId="77777777">
        <w:trPr>
          <w:trHeight w:val="189"/>
        </w:trPr>
        <w:tc>
          <w:tcPr>
            <w:tcW w:w="2722" w:type="dxa"/>
          </w:tcPr>
          <w:p w14:paraId="342FEDA9" w14:textId="77777777" w:rsidR="007158A6" w:rsidRDefault="004F2724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FES: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65-75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percent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0.27</w:t>
            </w:r>
          </w:p>
        </w:tc>
        <w:tc>
          <w:tcPr>
            <w:tcW w:w="805" w:type="dxa"/>
          </w:tcPr>
          <w:p w14:paraId="2DBD3946" w14:textId="77777777" w:rsidR="007158A6" w:rsidRDefault="004F2724">
            <w:pPr>
              <w:pStyle w:val="TableParagraph"/>
              <w:ind w:left="151" w:right="149"/>
              <w:rPr>
                <w:sz w:val="16"/>
              </w:rPr>
            </w:pPr>
            <w:r>
              <w:rPr>
                <w:sz w:val="16"/>
              </w:rPr>
              <w:t>0.26</w:t>
            </w:r>
          </w:p>
        </w:tc>
        <w:tc>
          <w:tcPr>
            <w:tcW w:w="794" w:type="dxa"/>
          </w:tcPr>
          <w:p w14:paraId="4F4AF3D7" w14:textId="77777777" w:rsidR="007158A6" w:rsidRDefault="004F2724">
            <w:pPr>
              <w:pStyle w:val="TableParagraph"/>
              <w:ind w:left="219"/>
              <w:jc w:val="left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1" w:type="dxa"/>
          </w:tcPr>
          <w:p w14:paraId="09796EE7" w14:textId="77777777" w:rsidR="007158A6" w:rsidRDefault="004F2724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sz w:val="16"/>
              </w:rPr>
              <w:t>0.19</w:t>
            </w:r>
          </w:p>
        </w:tc>
        <w:tc>
          <w:tcPr>
            <w:tcW w:w="805" w:type="dxa"/>
          </w:tcPr>
          <w:p w14:paraId="12A047B2" w14:textId="77777777" w:rsidR="007158A6" w:rsidRDefault="004F2724">
            <w:pPr>
              <w:pStyle w:val="TableParagraph"/>
              <w:ind w:left="155" w:right="149"/>
              <w:rPr>
                <w:sz w:val="16"/>
              </w:rPr>
            </w:pPr>
            <w:r>
              <w:rPr>
                <w:sz w:val="16"/>
              </w:rPr>
              <w:t>0.18</w:t>
            </w:r>
          </w:p>
        </w:tc>
        <w:tc>
          <w:tcPr>
            <w:tcW w:w="850" w:type="dxa"/>
          </w:tcPr>
          <w:p w14:paraId="29EB3ED9" w14:textId="77777777" w:rsidR="007158A6" w:rsidRDefault="004F2724">
            <w:pPr>
              <w:pStyle w:val="TableParagraph"/>
              <w:ind w:left="250"/>
              <w:jc w:val="left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0" w:type="dxa"/>
          </w:tcPr>
          <w:p w14:paraId="40D6D3BD" w14:textId="77777777" w:rsidR="007158A6" w:rsidRDefault="004F2724">
            <w:pPr>
              <w:pStyle w:val="TableParagraph"/>
              <w:ind w:left="94" w:right="84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804" w:type="dxa"/>
          </w:tcPr>
          <w:p w14:paraId="0C85C963" w14:textId="77777777" w:rsidR="007158A6" w:rsidRDefault="004F2724">
            <w:pPr>
              <w:pStyle w:val="TableParagraph"/>
              <w:ind w:left="166" w:right="152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671" w:type="dxa"/>
          </w:tcPr>
          <w:p w14:paraId="038B98A3" w14:textId="77777777" w:rsidR="007158A6" w:rsidRDefault="004F2724">
            <w:pPr>
              <w:pStyle w:val="TableParagraph"/>
              <w:ind w:left="93" w:right="76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7158A6" w14:paraId="0B98EFE9" w14:textId="77777777">
        <w:trPr>
          <w:trHeight w:val="189"/>
        </w:trPr>
        <w:tc>
          <w:tcPr>
            <w:tcW w:w="2722" w:type="dxa"/>
          </w:tcPr>
          <w:p w14:paraId="374811BA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805" w:type="dxa"/>
          </w:tcPr>
          <w:p w14:paraId="62DCE762" w14:textId="77777777" w:rsidR="007158A6" w:rsidRDefault="004F2724">
            <w:pPr>
              <w:pStyle w:val="TableParagraph"/>
              <w:ind w:left="150" w:right="149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794" w:type="dxa"/>
          </w:tcPr>
          <w:p w14:paraId="4FA57A22" w14:textId="77777777" w:rsidR="007158A6" w:rsidRDefault="004F2724">
            <w:pPr>
              <w:pStyle w:val="TableParagraph"/>
              <w:ind w:left="181"/>
              <w:jc w:val="left"/>
              <w:rPr>
                <w:sz w:val="16"/>
              </w:rPr>
            </w:pPr>
            <w:r>
              <w:rPr>
                <w:sz w:val="16"/>
              </w:rPr>
              <w:t>(0.76)</w:t>
            </w:r>
          </w:p>
        </w:tc>
        <w:tc>
          <w:tcPr>
            <w:tcW w:w="671" w:type="dxa"/>
          </w:tcPr>
          <w:p w14:paraId="1A4B5AE5" w14:textId="77777777" w:rsidR="007158A6" w:rsidRDefault="004F2724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805" w:type="dxa"/>
          </w:tcPr>
          <w:p w14:paraId="57EAD649" w14:textId="77777777" w:rsidR="007158A6" w:rsidRDefault="004F2724">
            <w:pPr>
              <w:pStyle w:val="TableParagraph"/>
              <w:ind w:left="154" w:right="149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850" w:type="dxa"/>
          </w:tcPr>
          <w:p w14:paraId="672B9937" w14:textId="77777777" w:rsidR="007158A6" w:rsidRDefault="004F2724">
            <w:pPr>
              <w:pStyle w:val="TableParagraph"/>
              <w:ind w:left="212"/>
              <w:jc w:val="left"/>
              <w:rPr>
                <w:sz w:val="16"/>
              </w:rPr>
            </w:pPr>
            <w:r>
              <w:rPr>
                <w:sz w:val="16"/>
              </w:rPr>
              <w:t>(0.54)</w:t>
            </w:r>
          </w:p>
        </w:tc>
        <w:tc>
          <w:tcPr>
            <w:tcW w:w="670" w:type="dxa"/>
          </w:tcPr>
          <w:p w14:paraId="0EA1C600" w14:textId="77777777" w:rsidR="007158A6" w:rsidRDefault="004F2724">
            <w:pPr>
              <w:pStyle w:val="TableParagraph"/>
              <w:ind w:left="94" w:right="85"/>
              <w:rPr>
                <w:sz w:val="16"/>
              </w:rPr>
            </w:pPr>
            <w:r>
              <w:rPr>
                <w:sz w:val="16"/>
              </w:rPr>
              <w:t>(0.34)</w:t>
            </w:r>
          </w:p>
        </w:tc>
        <w:tc>
          <w:tcPr>
            <w:tcW w:w="804" w:type="dxa"/>
          </w:tcPr>
          <w:p w14:paraId="6F359A81" w14:textId="77777777" w:rsidR="007158A6" w:rsidRDefault="004F2724">
            <w:pPr>
              <w:pStyle w:val="TableParagraph"/>
              <w:ind w:left="166" w:right="153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671" w:type="dxa"/>
          </w:tcPr>
          <w:p w14:paraId="76754304" w14:textId="77777777" w:rsidR="007158A6" w:rsidRDefault="004F2724">
            <w:pPr>
              <w:pStyle w:val="TableParagraph"/>
              <w:ind w:left="93" w:right="77"/>
              <w:rPr>
                <w:sz w:val="16"/>
              </w:rPr>
            </w:pPr>
            <w:r>
              <w:rPr>
                <w:sz w:val="16"/>
              </w:rPr>
              <w:t>(0.87)</w:t>
            </w:r>
          </w:p>
        </w:tc>
      </w:tr>
      <w:tr w:rsidR="007158A6" w14:paraId="50AE340C" w14:textId="77777777">
        <w:trPr>
          <w:trHeight w:val="189"/>
        </w:trPr>
        <w:tc>
          <w:tcPr>
            <w:tcW w:w="2722" w:type="dxa"/>
          </w:tcPr>
          <w:p w14:paraId="05387013" w14:textId="77777777" w:rsidR="007158A6" w:rsidRDefault="004F2724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FES: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&gt;=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75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0.30</w:t>
            </w:r>
          </w:p>
        </w:tc>
        <w:tc>
          <w:tcPr>
            <w:tcW w:w="805" w:type="dxa"/>
          </w:tcPr>
          <w:p w14:paraId="613045BE" w14:textId="77777777" w:rsidR="007158A6" w:rsidRDefault="004F2724">
            <w:pPr>
              <w:pStyle w:val="TableParagraph"/>
              <w:ind w:left="151" w:right="149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794" w:type="dxa"/>
          </w:tcPr>
          <w:p w14:paraId="13F076BF" w14:textId="77777777" w:rsidR="007158A6" w:rsidRDefault="004F2724">
            <w:pPr>
              <w:pStyle w:val="TableParagraph"/>
              <w:ind w:left="121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0.15***</w:t>
            </w:r>
          </w:p>
        </w:tc>
        <w:tc>
          <w:tcPr>
            <w:tcW w:w="671" w:type="dxa"/>
          </w:tcPr>
          <w:p w14:paraId="0B08465F" w14:textId="77777777" w:rsidR="007158A6" w:rsidRDefault="004F2724">
            <w:pPr>
              <w:pStyle w:val="TableParagraph"/>
              <w:ind w:left="86" w:right="82"/>
              <w:rPr>
                <w:sz w:val="16"/>
              </w:rPr>
            </w:pPr>
            <w:r>
              <w:rPr>
                <w:sz w:val="16"/>
              </w:rPr>
              <w:t>0.49</w:t>
            </w:r>
          </w:p>
        </w:tc>
        <w:tc>
          <w:tcPr>
            <w:tcW w:w="805" w:type="dxa"/>
          </w:tcPr>
          <w:p w14:paraId="57805AD7" w14:textId="77777777" w:rsidR="007158A6" w:rsidRDefault="004F2724">
            <w:pPr>
              <w:pStyle w:val="TableParagraph"/>
              <w:ind w:left="155" w:right="149"/>
              <w:rPr>
                <w:sz w:val="16"/>
              </w:rPr>
            </w:pPr>
            <w:r>
              <w:rPr>
                <w:sz w:val="16"/>
              </w:rPr>
              <w:t>0.68</w:t>
            </w:r>
          </w:p>
        </w:tc>
        <w:tc>
          <w:tcPr>
            <w:tcW w:w="850" w:type="dxa"/>
          </w:tcPr>
          <w:p w14:paraId="7229CA03" w14:textId="77777777" w:rsidR="007158A6" w:rsidRDefault="004F2724">
            <w:pPr>
              <w:pStyle w:val="TableParagraph"/>
              <w:ind w:left="151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0.19***</w:t>
            </w:r>
          </w:p>
        </w:tc>
        <w:tc>
          <w:tcPr>
            <w:tcW w:w="670" w:type="dxa"/>
          </w:tcPr>
          <w:p w14:paraId="4837C21C" w14:textId="77777777" w:rsidR="007158A6" w:rsidRDefault="004F2724">
            <w:pPr>
              <w:pStyle w:val="TableParagraph"/>
              <w:ind w:left="94" w:right="84"/>
              <w:rPr>
                <w:sz w:val="16"/>
              </w:rPr>
            </w:pPr>
            <w:r>
              <w:rPr>
                <w:sz w:val="16"/>
              </w:rPr>
              <w:t>0.44</w:t>
            </w:r>
          </w:p>
        </w:tc>
        <w:tc>
          <w:tcPr>
            <w:tcW w:w="804" w:type="dxa"/>
          </w:tcPr>
          <w:p w14:paraId="1E1E911A" w14:textId="77777777" w:rsidR="007158A6" w:rsidRDefault="004F2724">
            <w:pPr>
              <w:pStyle w:val="TableParagraph"/>
              <w:ind w:left="166" w:right="152"/>
              <w:rPr>
                <w:sz w:val="16"/>
              </w:rPr>
            </w:pPr>
            <w:r>
              <w:rPr>
                <w:sz w:val="16"/>
              </w:rPr>
              <w:t>0.54</w:t>
            </w:r>
          </w:p>
        </w:tc>
        <w:tc>
          <w:tcPr>
            <w:tcW w:w="671" w:type="dxa"/>
          </w:tcPr>
          <w:p w14:paraId="15B15FA0" w14:textId="77777777" w:rsidR="007158A6" w:rsidRDefault="004F2724">
            <w:pPr>
              <w:pStyle w:val="TableParagraph"/>
              <w:ind w:left="93" w:right="76"/>
              <w:rPr>
                <w:sz w:val="16"/>
              </w:rPr>
            </w:pPr>
            <w:r>
              <w:rPr>
                <w:sz w:val="16"/>
              </w:rPr>
              <w:t>0.10*</w:t>
            </w:r>
          </w:p>
        </w:tc>
      </w:tr>
      <w:tr w:rsidR="007158A6" w14:paraId="48E16648" w14:textId="77777777">
        <w:trPr>
          <w:trHeight w:val="193"/>
        </w:trPr>
        <w:tc>
          <w:tcPr>
            <w:tcW w:w="2722" w:type="dxa"/>
          </w:tcPr>
          <w:p w14:paraId="460F8FAB" w14:textId="77777777" w:rsidR="007158A6" w:rsidRDefault="004F2724">
            <w:pPr>
              <w:pStyle w:val="TableParagraph"/>
              <w:spacing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805" w:type="dxa"/>
          </w:tcPr>
          <w:p w14:paraId="5E076EC2" w14:textId="77777777" w:rsidR="007158A6" w:rsidRDefault="004F2724">
            <w:pPr>
              <w:pStyle w:val="TableParagraph"/>
              <w:spacing w:line="159" w:lineRule="exact"/>
              <w:ind w:left="150" w:right="14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94" w:type="dxa"/>
          </w:tcPr>
          <w:p w14:paraId="5E30E7EF" w14:textId="77777777" w:rsidR="007158A6" w:rsidRDefault="004F2724">
            <w:pPr>
              <w:pStyle w:val="TableParagraph"/>
              <w:spacing w:line="159" w:lineRule="exact"/>
              <w:ind w:left="181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153EA567" w14:textId="77777777" w:rsidR="007158A6" w:rsidRDefault="004F2724">
            <w:pPr>
              <w:pStyle w:val="TableParagraph"/>
              <w:spacing w:line="159" w:lineRule="exact"/>
              <w:ind w:left="86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5" w:type="dxa"/>
          </w:tcPr>
          <w:p w14:paraId="1F5C1146" w14:textId="77777777" w:rsidR="007158A6" w:rsidRDefault="004F2724">
            <w:pPr>
              <w:pStyle w:val="TableParagraph"/>
              <w:spacing w:line="159" w:lineRule="exact"/>
              <w:ind w:left="154" w:right="149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50" w:type="dxa"/>
          </w:tcPr>
          <w:p w14:paraId="2A0F6E64" w14:textId="77777777" w:rsidR="007158A6" w:rsidRDefault="004F2724">
            <w:pPr>
              <w:pStyle w:val="TableParagraph"/>
              <w:spacing w:line="159" w:lineRule="exact"/>
              <w:ind w:left="212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0" w:type="dxa"/>
          </w:tcPr>
          <w:p w14:paraId="2D0AC281" w14:textId="77777777" w:rsidR="007158A6" w:rsidRDefault="004F2724">
            <w:pPr>
              <w:pStyle w:val="TableParagraph"/>
              <w:spacing w:line="159" w:lineRule="exact"/>
              <w:ind w:left="94" w:right="85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04" w:type="dxa"/>
          </w:tcPr>
          <w:p w14:paraId="10D48FFB" w14:textId="77777777" w:rsidR="007158A6" w:rsidRDefault="004F2724">
            <w:pPr>
              <w:pStyle w:val="TableParagraph"/>
              <w:spacing w:line="159" w:lineRule="exact"/>
              <w:ind w:left="166" w:right="153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45A43DBD" w14:textId="77777777" w:rsidR="007158A6" w:rsidRDefault="004F2724">
            <w:pPr>
              <w:pStyle w:val="TableParagraph"/>
              <w:spacing w:line="159" w:lineRule="exact"/>
              <w:ind w:left="93" w:right="77"/>
              <w:rPr>
                <w:sz w:val="16"/>
              </w:rPr>
            </w:pPr>
            <w:r>
              <w:rPr>
                <w:sz w:val="16"/>
              </w:rPr>
              <w:t>(0.04)</w:t>
            </w:r>
          </w:p>
        </w:tc>
      </w:tr>
      <w:tr w:rsidR="007158A6" w14:paraId="3625BDDD" w14:textId="77777777">
        <w:trPr>
          <w:trHeight w:val="234"/>
        </w:trPr>
        <w:tc>
          <w:tcPr>
            <w:tcW w:w="2722" w:type="dxa"/>
            <w:tcBorders>
              <w:bottom w:val="double" w:sz="1" w:space="0" w:color="000000"/>
            </w:tcBorders>
          </w:tcPr>
          <w:p w14:paraId="0A1DC435" w14:textId="77777777" w:rsidR="007158A6" w:rsidRDefault="004F2724">
            <w:pPr>
              <w:pStyle w:val="TableParagraph"/>
              <w:tabs>
                <w:tab w:val="right" w:pos="2513"/>
              </w:tabs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610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32FCD5E2" w14:textId="77777777" w:rsidR="007158A6" w:rsidRDefault="004F2724">
            <w:pPr>
              <w:pStyle w:val="TableParagraph"/>
              <w:spacing w:before="18" w:line="240" w:lineRule="auto"/>
              <w:ind w:left="151" w:right="149"/>
              <w:rPr>
                <w:sz w:val="16"/>
              </w:rPr>
            </w:pPr>
            <w:r>
              <w:rPr>
                <w:sz w:val="16"/>
              </w:rPr>
              <w:t>232</w:t>
            </w:r>
          </w:p>
        </w:tc>
        <w:tc>
          <w:tcPr>
            <w:tcW w:w="794" w:type="dxa"/>
            <w:tcBorders>
              <w:bottom w:val="double" w:sz="1" w:space="0" w:color="000000"/>
            </w:tcBorders>
          </w:tcPr>
          <w:p w14:paraId="28A61486" w14:textId="77777777" w:rsidR="007158A6" w:rsidRDefault="004F2724">
            <w:pPr>
              <w:pStyle w:val="TableParagraph"/>
              <w:spacing w:before="18" w:line="240" w:lineRule="auto"/>
              <w:ind w:left="97" w:right="94"/>
              <w:rPr>
                <w:sz w:val="16"/>
              </w:rPr>
            </w:pPr>
            <w:r>
              <w:rPr>
                <w:sz w:val="16"/>
              </w:rPr>
              <w:t>842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066E0EDB" w14:textId="77777777" w:rsidR="007158A6" w:rsidRDefault="004F2724">
            <w:pPr>
              <w:pStyle w:val="TableParagraph"/>
              <w:spacing w:before="18" w:line="240" w:lineRule="auto"/>
              <w:ind w:left="86" w:right="82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805" w:type="dxa"/>
            <w:tcBorders>
              <w:bottom w:val="double" w:sz="1" w:space="0" w:color="000000"/>
            </w:tcBorders>
          </w:tcPr>
          <w:p w14:paraId="473CA78C" w14:textId="77777777" w:rsidR="007158A6" w:rsidRDefault="004F2724">
            <w:pPr>
              <w:pStyle w:val="TableParagraph"/>
              <w:spacing w:before="18" w:line="240" w:lineRule="auto"/>
              <w:ind w:left="155" w:right="149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850" w:type="dxa"/>
            <w:tcBorders>
              <w:bottom w:val="double" w:sz="1" w:space="0" w:color="000000"/>
            </w:tcBorders>
          </w:tcPr>
          <w:p w14:paraId="7CF48457" w14:textId="77777777" w:rsidR="007158A6" w:rsidRDefault="004F2724">
            <w:pPr>
              <w:pStyle w:val="TableParagraph"/>
              <w:spacing w:before="18" w:line="240" w:lineRule="auto"/>
              <w:ind w:left="23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1,416</w:t>
            </w:r>
          </w:p>
        </w:tc>
        <w:tc>
          <w:tcPr>
            <w:tcW w:w="670" w:type="dxa"/>
            <w:tcBorders>
              <w:bottom w:val="double" w:sz="1" w:space="0" w:color="000000"/>
            </w:tcBorders>
          </w:tcPr>
          <w:p w14:paraId="4B85FFAE" w14:textId="77777777" w:rsidR="007158A6" w:rsidRDefault="004F2724">
            <w:pPr>
              <w:pStyle w:val="TableParagraph"/>
              <w:spacing w:before="18" w:line="240" w:lineRule="auto"/>
              <w:ind w:left="94" w:right="83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804" w:type="dxa"/>
            <w:tcBorders>
              <w:bottom w:val="double" w:sz="1" w:space="0" w:color="000000"/>
            </w:tcBorders>
          </w:tcPr>
          <w:p w14:paraId="6EAE9CA3" w14:textId="77777777" w:rsidR="007158A6" w:rsidRDefault="004F2724">
            <w:pPr>
              <w:pStyle w:val="TableParagraph"/>
              <w:spacing w:before="18" w:line="240" w:lineRule="auto"/>
              <w:ind w:left="166" w:right="152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3BBBFEAB" w14:textId="77777777" w:rsidR="007158A6" w:rsidRDefault="004F2724">
            <w:pPr>
              <w:pStyle w:val="TableParagraph"/>
              <w:spacing w:before="18" w:line="240" w:lineRule="auto"/>
              <w:ind w:left="93" w:right="76"/>
              <w:rPr>
                <w:sz w:val="16"/>
              </w:rPr>
            </w:pPr>
            <w:r>
              <w:rPr>
                <w:w w:val="105"/>
                <w:sz w:val="16"/>
              </w:rPr>
              <w:t>451</w:t>
            </w:r>
          </w:p>
        </w:tc>
      </w:tr>
    </w:tbl>
    <w:p w14:paraId="60F195A9" w14:textId="2684A4B4" w:rsidR="007158A6" w:rsidRDefault="004F2724">
      <w:pPr>
        <w:spacing w:before="48"/>
        <w:ind w:left="43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1" locked="0" layoutInCell="1" allowOverlap="1" wp14:anchorId="3E2E3DFF" wp14:editId="6F262C76">
                <wp:simplePos x="0" y="0"/>
                <wp:positionH relativeFrom="page">
                  <wp:posOffset>1091565</wp:posOffset>
                </wp:positionH>
                <wp:positionV relativeFrom="paragraph">
                  <wp:posOffset>-146050</wp:posOffset>
                </wp:positionV>
                <wp:extent cx="5588635" cy="0"/>
                <wp:effectExtent l="0" t="0" r="0" b="0"/>
                <wp:wrapNone/>
                <wp:docPr id="36" name="Straight Connector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8635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4280A6C9">
              <v:line id="Line 32" style="position:absolute;z-index:-2021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85.95pt,-11.5pt" to="526pt,-11.5pt" w14:anchorId="01D233D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2F074E16" w14:textId="77777777" w:rsidR="007158A6" w:rsidRDefault="004F2724">
      <w:pPr>
        <w:spacing w:before="8"/>
        <w:ind w:left="399"/>
        <w:rPr>
          <w:sz w:val="16"/>
        </w:rPr>
      </w:pPr>
      <w:r>
        <w:rPr>
          <w:w w:val="105"/>
          <w:sz w:val="16"/>
        </w:rPr>
        <w:t>In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Myanmar,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the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Short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Form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in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Remote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Survey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was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dropped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due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to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translation</w:t>
      </w:r>
      <w:r>
        <w:rPr>
          <w:spacing w:val="5"/>
          <w:w w:val="105"/>
          <w:sz w:val="16"/>
        </w:rPr>
        <w:t xml:space="preserve"> </w:t>
      </w:r>
      <w:r>
        <w:rPr>
          <w:w w:val="105"/>
          <w:sz w:val="16"/>
        </w:rPr>
        <w:t>issues.</w:t>
      </w:r>
    </w:p>
    <w:p w14:paraId="464B65BA" w14:textId="77777777" w:rsidR="007158A6" w:rsidRDefault="007158A6">
      <w:pPr>
        <w:rPr>
          <w:sz w:val="16"/>
        </w:rPr>
        <w:sectPr w:rsidR="007158A6">
          <w:pgSz w:w="12240" w:h="15840"/>
          <w:pgMar w:top="1300" w:right="860" w:bottom="1080" w:left="1320" w:header="0" w:footer="888" w:gutter="0"/>
          <w:cols w:space="720"/>
        </w:sectPr>
      </w:pPr>
    </w:p>
    <w:p w14:paraId="558A7233" w14:textId="77777777" w:rsidR="007158A6" w:rsidRDefault="004F2724">
      <w:pPr>
        <w:pStyle w:val="Heading2"/>
        <w:numPr>
          <w:ilvl w:val="1"/>
          <w:numId w:val="10"/>
        </w:numPr>
        <w:tabs>
          <w:tab w:val="left" w:pos="732"/>
          <w:tab w:val="left" w:pos="733"/>
        </w:tabs>
        <w:spacing w:before="139"/>
      </w:pPr>
      <w:bookmarkStart w:id="71" w:name="Income_Source_and_Income_Change"/>
      <w:bookmarkStart w:id="72" w:name="_bookmark15"/>
      <w:bookmarkEnd w:id="71"/>
      <w:bookmarkEnd w:id="72"/>
      <w:r>
        <w:rPr>
          <w:w w:val="95"/>
        </w:rPr>
        <w:t>Income</w:t>
      </w:r>
      <w:r>
        <w:rPr>
          <w:spacing w:val="1"/>
          <w:w w:val="95"/>
        </w:rPr>
        <w:t xml:space="preserve"> </w:t>
      </w:r>
      <w:r>
        <w:rPr>
          <w:w w:val="95"/>
        </w:rPr>
        <w:t>Source</w:t>
      </w:r>
      <w:r>
        <w:rPr>
          <w:spacing w:val="1"/>
          <w:w w:val="95"/>
        </w:rPr>
        <w:t xml:space="preserve"> </w:t>
      </w:r>
      <w:r>
        <w:rPr>
          <w:w w:val="95"/>
        </w:rPr>
        <w:t>and</w:t>
      </w:r>
      <w:r>
        <w:rPr>
          <w:spacing w:val="2"/>
          <w:w w:val="95"/>
        </w:rPr>
        <w:t xml:space="preserve"> </w:t>
      </w:r>
      <w:r>
        <w:rPr>
          <w:w w:val="95"/>
        </w:rPr>
        <w:t>Income</w:t>
      </w:r>
      <w:r>
        <w:rPr>
          <w:spacing w:val="1"/>
          <w:w w:val="95"/>
        </w:rPr>
        <w:t xml:space="preserve"> </w:t>
      </w:r>
      <w:r>
        <w:rPr>
          <w:w w:val="95"/>
        </w:rPr>
        <w:t>Change</w:t>
      </w:r>
    </w:p>
    <w:p w14:paraId="3B4C025E" w14:textId="58D1D555" w:rsidR="007158A6" w:rsidRDefault="004F2724">
      <w:pPr>
        <w:pStyle w:val="BodyText"/>
        <w:spacing w:before="215" w:line="314" w:lineRule="auto"/>
        <w:ind w:left="120" w:right="575"/>
        <w:jc w:val="both"/>
      </w:pPr>
      <w:r>
        <w:rPr>
          <w:w w:val="95"/>
        </w:rPr>
        <w:t>The income indicator captures the household income source and income change experienced in the</w:t>
      </w:r>
      <w:r>
        <w:rPr>
          <w:spacing w:val="1"/>
          <w:w w:val="95"/>
        </w:rPr>
        <w:t xml:space="preserve"> </w:t>
      </w:r>
      <w:r>
        <w:t>last 12 months prior to the interview. This indicator is a recent addition to the remote CARI con-</w:t>
      </w:r>
      <w:r>
        <w:rPr>
          <w:spacing w:val="-51"/>
        </w:rPr>
        <w:t xml:space="preserve"> </w:t>
      </w:r>
      <w:r>
        <w:rPr>
          <w:spacing w:val="-1"/>
        </w:rPr>
        <w:t xml:space="preserve">sole to reflect the economic </w:t>
      </w:r>
      <w:r>
        <w:t>situation of the household in the absence of ECMEN (recommended)</w:t>
      </w:r>
      <w:r>
        <w:rPr>
          <w:spacing w:val="-51"/>
        </w:rPr>
        <w:t xml:space="preserve"> </w:t>
      </w:r>
      <w:r>
        <w:t>or the FES. This was especially important during the COVID-19 pandemic when time did not</w:t>
      </w:r>
      <w:r>
        <w:rPr>
          <w:spacing w:val="1"/>
        </w:rPr>
        <w:t xml:space="preserve"> </w:t>
      </w:r>
      <w:r>
        <w:t>allow for the collection of expenditure data to calculate FES. The main type of income generating</w:t>
      </w:r>
      <w:r>
        <w:rPr>
          <w:spacing w:val="-52"/>
        </w:rPr>
        <w:t xml:space="preserve"> </w:t>
      </w:r>
      <w:r>
        <w:t>activity and how the economic situation at the time impacted income either positively or negatively was considered as a proxy for household vulnerability.</w:t>
      </w:r>
      <w:r>
        <w:rPr>
          <w:spacing w:val="1"/>
        </w:rPr>
        <w:t xml:space="preserve"> </w:t>
      </w:r>
      <w:r>
        <w:t>Based on the regularity of income</w:t>
      </w:r>
      <w:r>
        <w:rPr>
          <w:spacing w:val="1"/>
        </w:rPr>
        <w:t xml:space="preserve"> </w:t>
      </w:r>
      <w:r>
        <w:rPr>
          <w:w w:val="95"/>
        </w:rPr>
        <w:t>(regular/irregular) and the change to income (no change/increasing/decreasing) the household is</w:t>
      </w:r>
      <w:r>
        <w:rPr>
          <w:spacing w:val="1"/>
          <w:w w:val="95"/>
        </w:rPr>
        <w:t xml:space="preserve"> </w:t>
      </w:r>
      <w:r>
        <w:t>classified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CARI</w:t>
      </w:r>
      <w:r>
        <w:rPr>
          <w:spacing w:val="-2"/>
        </w:rPr>
        <w:t xml:space="preserve"> </w:t>
      </w:r>
      <w:r>
        <w:t>categories</w:t>
      </w:r>
      <w:r>
        <w:rPr>
          <w:spacing w:val="-2"/>
        </w:rPr>
        <w:t xml:space="preserve"> </w:t>
      </w:r>
      <w:r>
        <w:t>(see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15),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‘irregular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reduced</w:t>
      </w:r>
      <w:r>
        <w:rPr>
          <w:spacing w:val="-2"/>
        </w:rPr>
        <w:t xml:space="preserve"> </w:t>
      </w:r>
      <w:r>
        <w:t>income’,</w:t>
      </w:r>
      <w:r>
        <w:rPr>
          <w:spacing w:val="-1"/>
        </w:rPr>
        <w:t xml:space="preserve"> </w:t>
      </w:r>
      <w:r>
        <w:t>and</w:t>
      </w:r>
      <w:r>
        <w:rPr>
          <w:spacing w:val="-51"/>
        </w:rPr>
        <w:t xml:space="preserve"> </w:t>
      </w:r>
      <w:r>
        <w:rPr>
          <w:spacing w:val="-1"/>
        </w:rPr>
        <w:t>‘no</w:t>
      </w:r>
      <w:r>
        <w:rPr>
          <w:spacing w:val="-6"/>
        </w:rPr>
        <w:t xml:space="preserve"> </w:t>
      </w:r>
      <w:r>
        <w:rPr>
          <w:spacing w:val="-1"/>
        </w:rPr>
        <w:t>income</w:t>
      </w:r>
      <w:r>
        <w:rPr>
          <w:spacing w:val="-6"/>
        </w:rPr>
        <w:t xml:space="preserve"> </w:t>
      </w:r>
      <w:r>
        <w:rPr>
          <w:spacing w:val="-1"/>
        </w:rPr>
        <w:t>sources’</w:t>
      </w:r>
      <w:r>
        <w:rPr>
          <w:spacing w:val="-6"/>
        </w:rPr>
        <w:t xml:space="preserve"> </w:t>
      </w:r>
      <w:r>
        <w:t>categories</w:t>
      </w:r>
      <w:r>
        <w:rPr>
          <w:spacing w:val="-6"/>
        </w:rPr>
        <w:t xml:space="preserve"> </w:t>
      </w:r>
      <w:r>
        <w:t>corresponding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FES</w:t>
      </w:r>
      <w:r>
        <w:rPr>
          <w:spacing w:val="-6"/>
        </w:rPr>
        <w:t xml:space="preserve"> </w:t>
      </w:r>
      <w:r>
        <w:t>65-75%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&gt;=75%</w:t>
      </w:r>
      <w:r>
        <w:rPr>
          <w:spacing w:val="-5"/>
        </w:rPr>
        <w:t xml:space="preserve"> </w:t>
      </w:r>
      <w:r>
        <w:t>categories,</w:t>
      </w:r>
      <w:r>
        <w:rPr>
          <w:spacing w:val="-6"/>
        </w:rPr>
        <w:t xml:space="preserve"> </w:t>
      </w:r>
      <w:r>
        <w:t>respectively.</w:t>
      </w:r>
    </w:p>
    <w:p w14:paraId="6E03A2F1" w14:textId="77777777" w:rsidR="007158A6" w:rsidRDefault="004F2724">
      <w:pPr>
        <w:pStyle w:val="BodyText"/>
        <w:spacing w:before="172" w:line="314" w:lineRule="auto"/>
        <w:ind w:left="120" w:right="577"/>
        <w:jc w:val="both"/>
      </w:pPr>
      <w:r>
        <w:t>The results of the income and income change indicator compared by collection modality for the</w:t>
      </w:r>
      <w:r>
        <w:rPr>
          <w:spacing w:val="1"/>
        </w:rPr>
        <w:t xml:space="preserve"> </w:t>
      </w:r>
      <w:r>
        <w:rPr>
          <w:w w:val="95"/>
        </w:rPr>
        <w:t>three pilot countries are presented in Table 15. The results show that more households in Myanmar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and Ecuador underestimated their food insecurity when interviewed over the phone compared </w:t>
      </w:r>
      <w:r>
        <w:t>to</w:t>
      </w:r>
      <w:r>
        <w:rPr>
          <w:spacing w:val="1"/>
        </w:rPr>
        <w:t xml:space="preserve"> </w:t>
      </w:r>
      <w:r>
        <w:t>F2F,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1%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Myanmar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7%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Ecuador.</w:t>
      </w:r>
      <w:r>
        <w:rPr>
          <w:spacing w:val="2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opposite</w:t>
      </w:r>
      <w:r>
        <w:rPr>
          <w:spacing w:val="-4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CAR,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remote</w:t>
      </w:r>
      <w:r>
        <w:rPr>
          <w:spacing w:val="-51"/>
        </w:rPr>
        <w:t xml:space="preserve"> </w:t>
      </w:r>
      <w:r>
        <w:t>interviews</w:t>
      </w:r>
      <w:r>
        <w:rPr>
          <w:spacing w:val="-5"/>
        </w:rPr>
        <w:t xml:space="preserve"> </w:t>
      </w:r>
      <w:r>
        <w:t>resulted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respondents</w:t>
      </w:r>
      <w:r>
        <w:rPr>
          <w:spacing w:val="-5"/>
        </w:rPr>
        <w:t xml:space="preserve"> </w:t>
      </w:r>
      <w:r>
        <w:t>overestimated</w:t>
      </w:r>
      <w:r>
        <w:rPr>
          <w:spacing w:val="-4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insecurity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11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points.</w:t>
      </w:r>
    </w:p>
    <w:p w14:paraId="1C8EECBE" w14:textId="3CD51C5F" w:rsidR="007158A6" w:rsidRDefault="004F2724">
      <w:pPr>
        <w:spacing w:before="157"/>
        <w:ind w:left="257" w:right="714"/>
        <w:jc w:val="center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3" behindDoc="1" locked="0" layoutInCell="1" allowOverlap="1" wp14:anchorId="0F0D43AB" wp14:editId="6375E4BD">
                <wp:simplePos x="0" y="0"/>
                <wp:positionH relativeFrom="page">
                  <wp:posOffset>914400</wp:posOffset>
                </wp:positionH>
                <wp:positionV relativeFrom="paragraph">
                  <wp:posOffset>536575</wp:posOffset>
                </wp:positionV>
                <wp:extent cx="5943600" cy="0"/>
                <wp:effectExtent l="0" t="0" r="0" b="0"/>
                <wp:wrapNone/>
                <wp:docPr id="35" name="Straight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3C2A9C5C">
              <v:line id="Line 31" style="position:absolute;z-index:-2021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056mm" from="1in,42.25pt" to="540pt,42.25pt" w14:anchorId="2A7605F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">
                <w10:wrap anchorx="page"/>
              </v:line>
            </w:pict>
          </mc:Fallback>
        </mc:AlternateContent>
      </w:r>
      <w:r>
        <w:rPr>
          <w:sz w:val="16"/>
        </w:rPr>
        <w:t>Table</w:t>
      </w:r>
      <w:r>
        <w:rPr>
          <w:spacing w:val="14"/>
          <w:sz w:val="16"/>
        </w:rPr>
        <w:t xml:space="preserve"> </w:t>
      </w:r>
      <w:r>
        <w:rPr>
          <w:sz w:val="16"/>
        </w:rPr>
        <w:t>15:</w:t>
      </w:r>
      <w:r>
        <w:rPr>
          <w:spacing w:val="33"/>
          <w:sz w:val="16"/>
        </w:rPr>
        <w:t xml:space="preserve"> </w:t>
      </w:r>
      <w:r>
        <w:rPr>
          <w:sz w:val="16"/>
        </w:rPr>
        <w:t>Impact</w:t>
      </w:r>
      <w:r>
        <w:rPr>
          <w:spacing w:val="15"/>
          <w:sz w:val="16"/>
        </w:rPr>
        <w:t xml:space="preserve"> </w:t>
      </w:r>
      <w:r>
        <w:rPr>
          <w:sz w:val="16"/>
        </w:rPr>
        <w:t>of</w:t>
      </w:r>
      <w:r>
        <w:rPr>
          <w:spacing w:val="15"/>
          <w:sz w:val="16"/>
        </w:rPr>
        <w:t xml:space="preserve"> </w:t>
      </w:r>
      <w:r>
        <w:rPr>
          <w:sz w:val="16"/>
        </w:rPr>
        <w:t>Survey</w:t>
      </w:r>
      <w:r>
        <w:rPr>
          <w:spacing w:val="15"/>
          <w:sz w:val="16"/>
        </w:rPr>
        <w:t xml:space="preserve"> </w:t>
      </w:r>
      <w:r>
        <w:rPr>
          <w:sz w:val="16"/>
        </w:rPr>
        <w:t>Modality</w:t>
      </w:r>
      <w:r>
        <w:rPr>
          <w:spacing w:val="15"/>
          <w:sz w:val="16"/>
        </w:rPr>
        <w:t xml:space="preserve"> </w:t>
      </w:r>
      <w:r>
        <w:rPr>
          <w:sz w:val="16"/>
        </w:rPr>
        <w:t>on</w:t>
      </w:r>
      <w:r>
        <w:rPr>
          <w:spacing w:val="15"/>
          <w:sz w:val="16"/>
        </w:rPr>
        <w:t xml:space="preserve"> </w:t>
      </w:r>
      <w:r>
        <w:rPr>
          <w:sz w:val="16"/>
        </w:rPr>
        <w:t>Income</w:t>
      </w:r>
    </w:p>
    <w:p w14:paraId="321CEBCC" w14:textId="77777777" w:rsidR="007158A6" w:rsidRDefault="007158A6">
      <w:pPr>
        <w:pStyle w:val="BodyText"/>
        <w:spacing w:before="3"/>
        <w:rPr>
          <w:sz w:val="17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4"/>
        <w:gridCol w:w="606"/>
        <w:gridCol w:w="577"/>
        <w:gridCol w:w="506"/>
        <w:gridCol w:w="606"/>
        <w:gridCol w:w="640"/>
        <w:gridCol w:w="505"/>
        <w:gridCol w:w="605"/>
        <w:gridCol w:w="640"/>
      </w:tblGrid>
      <w:tr w:rsidR="007158A6" w14:paraId="4D42964B" w14:textId="77777777">
        <w:trPr>
          <w:trHeight w:val="272"/>
        </w:trPr>
        <w:tc>
          <w:tcPr>
            <w:tcW w:w="4674" w:type="dxa"/>
            <w:tcBorders>
              <w:top w:val="double" w:sz="1" w:space="0" w:color="000000"/>
            </w:tcBorders>
          </w:tcPr>
          <w:p w14:paraId="1A8EC27C" w14:textId="77777777" w:rsidR="007158A6" w:rsidRDefault="004F2724">
            <w:pPr>
              <w:pStyle w:val="TableParagraph"/>
              <w:tabs>
                <w:tab w:val="left" w:pos="4305"/>
              </w:tabs>
              <w:spacing w:before="138" w:line="114" w:lineRule="exact"/>
              <w:ind w:left="8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Variable</w:t>
            </w:r>
            <w:r>
              <w:rPr>
                <w:w w:val="105"/>
                <w:sz w:val="12"/>
              </w:rPr>
              <w:tab/>
              <w:t>F2F</w:t>
            </w:r>
          </w:p>
        </w:tc>
        <w:tc>
          <w:tcPr>
            <w:tcW w:w="606" w:type="dxa"/>
            <w:tcBorders>
              <w:top w:val="double" w:sz="1" w:space="0" w:color="000000"/>
            </w:tcBorders>
          </w:tcPr>
          <w:p w14:paraId="71C7CC8F" w14:textId="77777777" w:rsidR="007158A6" w:rsidRDefault="004F2724">
            <w:pPr>
              <w:pStyle w:val="TableParagraph"/>
              <w:spacing w:before="0" w:line="132" w:lineRule="exact"/>
              <w:ind w:left="70"/>
              <w:jc w:val="left"/>
              <w:rPr>
                <w:sz w:val="12"/>
              </w:rPr>
            </w:pPr>
            <w:r>
              <w:rPr>
                <w:sz w:val="12"/>
              </w:rPr>
              <w:t>Myanmar</w:t>
            </w:r>
          </w:p>
          <w:p w14:paraId="18FF8F06" w14:textId="77777777" w:rsidR="007158A6" w:rsidRDefault="004F2724">
            <w:pPr>
              <w:pStyle w:val="TableParagraph"/>
              <w:spacing w:before="6" w:line="114" w:lineRule="exact"/>
              <w:ind w:left="8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</w:p>
        </w:tc>
        <w:tc>
          <w:tcPr>
            <w:tcW w:w="577" w:type="dxa"/>
            <w:tcBorders>
              <w:top w:val="double" w:sz="1" w:space="0" w:color="000000"/>
            </w:tcBorders>
          </w:tcPr>
          <w:p w14:paraId="1F1EA370" w14:textId="77777777" w:rsidR="007158A6" w:rsidRDefault="004F2724">
            <w:pPr>
              <w:pStyle w:val="TableParagraph"/>
              <w:spacing w:before="138" w:line="114" w:lineRule="exact"/>
              <w:ind w:left="67" w:right="68"/>
              <w:rPr>
                <w:sz w:val="12"/>
              </w:rPr>
            </w:pPr>
            <w:r>
              <w:rPr>
                <w:sz w:val="12"/>
              </w:rPr>
              <w:t>Diff</w:t>
            </w:r>
          </w:p>
        </w:tc>
        <w:tc>
          <w:tcPr>
            <w:tcW w:w="506" w:type="dxa"/>
            <w:tcBorders>
              <w:top w:val="double" w:sz="1" w:space="0" w:color="000000"/>
            </w:tcBorders>
          </w:tcPr>
          <w:p w14:paraId="7570B363" w14:textId="77777777" w:rsidR="007158A6" w:rsidRDefault="004F2724">
            <w:pPr>
              <w:pStyle w:val="TableParagraph"/>
              <w:spacing w:before="138" w:line="114" w:lineRule="exact"/>
              <w:ind w:right="137"/>
              <w:jc w:val="right"/>
              <w:rPr>
                <w:sz w:val="12"/>
              </w:rPr>
            </w:pPr>
            <w:r>
              <w:rPr>
                <w:w w:val="110"/>
                <w:sz w:val="12"/>
              </w:rPr>
              <w:t>F2F</w:t>
            </w:r>
          </w:p>
        </w:tc>
        <w:tc>
          <w:tcPr>
            <w:tcW w:w="606" w:type="dxa"/>
            <w:tcBorders>
              <w:top w:val="double" w:sz="1" w:space="0" w:color="000000"/>
            </w:tcBorders>
          </w:tcPr>
          <w:p w14:paraId="7F9EC38A" w14:textId="77777777" w:rsidR="007158A6" w:rsidRDefault="004F2724">
            <w:pPr>
              <w:pStyle w:val="TableParagraph"/>
              <w:spacing w:before="0" w:line="132" w:lineRule="exact"/>
              <w:ind w:left="138"/>
              <w:jc w:val="left"/>
              <w:rPr>
                <w:sz w:val="12"/>
              </w:rPr>
            </w:pPr>
            <w:r>
              <w:rPr>
                <w:spacing w:val="-1"/>
                <w:w w:val="105"/>
                <w:sz w:val="12"/>
              </w:rPr>
              <w:t>Ecuador</w:t>
            </w:r>
          </w:p>
          <w:p w14:paraId="08C0789A" w14:textId="77777777" w:rsidR="007158A6" w:rsidRDefault="004F2724">
            <w:pPr>
              <w:pStyle w:val="TableParagraph"/>
              <w:spacing w:before="6" w:line="114" w:lineRule="exact"/>
              <w:ind w:left="88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</w:p>
        </w:tc>
        <w:tc>
          <w:tcPr>
            <w:tcW w:w="640" w:type="dxa"/>
            <w:tcBorders>
              <w:top w:val="double" w:sz="1" w:space="0" w:color="000000"/>
            </w:tcBorders>
          </w:tcPr>
          <w:p w14:paraId="5ADF5BF9" w14:textId="77777777" w:rsidR="007158A6" w:rsidRDefault="004F2724">
            <w:pPr>
              <w:pStyle w:val="TableParagraph"/>
              <w:spacing w:before="138" w:line="114" w:lineRule="exact"/>
              <w:ind w:left="198" w:right="198"/>
              <w:rPr>
                <w:sz w:val="12"/>
              </w:rPr>
            </w:pPr>
            <w:r>
              <w:rPr>
                <w:sz w:val="12"/>
              </w:rPr>
              <w:t>Diff</w:t>
            </w:r>
          </w:p>
        </w:tc>
        <w:tc>
          <w:tcPr>
            <w:tcW w:w="505" w:type="dxa"/>
            <w:tcBorders>
              <w:top w:val="double" w:sz="1" w:space="0" w:color="000000"/>
            </w:tcBorders>
          </w:tcPr>
          <w:p w14:paraId="45D849DB" w14:textId="77777777" w:rsidR="007158A6" w:rsidRDefault="004F2724">
            <w:pPr>
              <w:pStyle w:val="TableParagraph"/>
              <w:spacing w:before="138" w:line="114" w:lineRule="exact"/>
              <w:ind w:left="65" w:right="65"/>
              <w:rPr>
                <w:sz w:val="12"/>
              </w:rPr>
            </w:pPr>
            <w:r>
              <w:rPr>
                <w:w w:val="110"/>
                <w:sz w:val="12"/>
              </w:rPr>
              <w:t>F2F</w:t>
            </w:r>
          </w:p>
        </w:tc>
        <w:tc>
          <w:tcPr>
            <w:tcW w:w="605" w:type="dxa"/>
            <w:tcBorders>
              <w:top w:val="double" w:sz="1" w:space="0" w:color="000000"/>
            </w:tcBorders>
          </w:tcPr>
          <w:p w14:paraId="15962DB4" w14:textId="77777777" w:rsidR="007158A6" w:rsidRDefault="004F2724">
            <w:pPr>
              <w:pStyle w:val="TableParagraph"/>
              <w:spacing w:before="0" w:line="132" w:lineRule="exact"/>
              <w:ind w:left="229"/>
              <w:jc w:val="left"/>
              <w:rPr>
                <w:sz w:val="12"/>
              </w:rPr>
            </w:pPr>
            <w:r>
              <w:rPr>
                <w:w w:val="115"/>
                <w:sz w:val="12"/>
              </w:rPr>
              <w:t>CAR</w:t>
            </w:r>
          </w:p>
          <w:p w14:paraId="3D640F62" w14:textId="77777777" w:rsidR="007158A6" w:rsidRDefault="004F2724">
            <w:pPr>
              <w:pStyle w:val="TableParagraph"/>
              <w:spacing w:before="6" w:line="114" w:lineRule="exact"/>
              <w:ind w:left="89"/>
              <w:jc w:val="left"/>
              <w:rPr>
                <w:sz w:val="12"/>
              </w:rPr>
            </w:pPr>
            <w:r>
              <w:rPr>
                <w:w w:val="105"/>
                <w:sz w:val="12"/>
              </w:rPr>
              <w:t>Remote</w:t>
            </w:r>
          </w:p>
        </w:tc>
        <w:tc>
          <w:tcPr>
            <w:tcW w:w="640" w:type="dxa"/>
            <w:tcBorders>
              <w:top w:val="double" w:sz="1" w:space="0" w:color="000000"/>
            </w:tcBorders>
          </w:tcPr>
          <w:p w14:paraId="42AEF6E5" w14:textId="77777777" w:rsidR="007158A6" w:rsidRDefault="004F2724">
            <w:pPr>
              <w:pStyle w:val="TableParagraph"/>
              <w:spacing w:before="138" w:line="114" w:lineRule="exact"/>
              <w:ind w:left="198" w:right="198"/>
              <w:rPr>
                <w:sz w:val="12"/>
              </w:rPr>
            </w:pPr>
            <w:r>
              <w:rPr>
                <w:sz w:val="12"/>
              </w:rPr>
              <w:t>Diff</w:t>
            </w:r>
          </w:p>
        </w:tc>
      </w:tr>
      <w:tr w:rsidR="007158A6" w14:paraId="5C7432AA" w14:textId="77777777">
        <w:trPr>
          <w:trHeight w:val="145"/>
        </w:trPr>
        <w:tc>
          <w:tcPr>
            <w:tcW w:w="4674" w:type="dxa"/>
          </w:tcPr>
          <w:p w14:paraId="0E8C92B1" w14:textId="77777777" w:rsidR="007158A6" w:rsidRDefault="004F2724">
            <w:pPr>
              <w:pStyle w:val="TableParagraph"/>
              <w:tabs>
                <w:tab w:val="right" w:pos="4533"/>
              </w:tabs>
              <w:spacing w:line="111" w:lineRule="exact"/>
              <w:ind w:left="89"/>
              <w:jc w:val="left"/>
              <w:rPr>
                <w:sz w:val="12"/>
              </w:rPr>
            </w:pPr>
            <w:r>
              <w:rPr>
                <w:sz w:val="12"/>
              </w:rPr>
              <w:t>Income: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Regular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14"/>
                <w:sz w:val="12"/>
              </w:rPr>
              <w:t xml:space="preserve"> </w:t>
            </w:r>
            <w:r>
              <w:rPr>
                <w:sz w:val="12"/>
              </w:rPr>
              <w:t>Unchanged/Increasing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0.22</w:t>
            </w:r>
          </w:p>
        </w:tc>
        <w:tc>
          <w:tcPr>
            <w:tcW w:w="606" w:type="dxa"/>
          </w:tcPr>
          <w:p w14:paraId="41E442CD" w14:textId="77777777" w:rsidR="007158A6" w:rsidRDefault="004F2724">
            <w:pPr>
              <w:pStyle w:val="TableParagraph"/>
              <w:spacing w:line="111" w:lineRule="exact"/>
              <w:ind w:left="116" w:right="117"/>
              <w:rPr>
                <w:sz w:val="12"/>
              </w:rPr>
            </w:pPr>
            <w:r>
              <w:rPr>
                <w:sz w:val="12"/>
              </w:rPr>
              <w:t>0.19</w:t>
            </w:r>
          </w:p>
        </w:tc>
        <w:tc>
          <w:tcPr>
            <w:tcW w:w="577" w:type="dxa"/>
          </w:tcPr>
          <w:p w14:paraId="6CE39CA5" w14:textId="77777777" w:rsidR="007158A6" w:rsidRDefault="004F2724">
            <w:pPr>
              <w:pStyle w:val="TableParagraph"/>
              <w:spacing w:line="111" w:lineRule="exact"/>
              <w:ind w:left="67" w:right="67"/>
              <w:rPr>
                <w:sz w:val="12"/>
              </w:rPr>
            </w:pPr>
            <w:r>
              <w:rPr>
                <w:sz w:val="12"/>
              </w:rPr>
              <w:t>-0.03</w:t>
            </w:r>
          </w:p>
        </w:tc>
        <w:tc>
          <w:tcPr>
            <w:tcW w:w="506" w:type="dxa"/>
          </w:tcPr>
          <w:p w14:paraId="72FD4E8A" w14:textId="77777777" w:rsidR="007158A6" w:rsidRDefault="004F2724">
            <w:pPr>
              <w:pStyle w:val="TableParagraph"/>
              <w:spacing w:line="111" w:lineRule="exact"/>
              <w:ind w:right="139"/>
              <w:jc w:val="right"/>
              <w:rPr>
                <w:sz w:val="12"/>
              </w:rPr>
            </w:pPr>
            <w:r>
              <w:rPr>
                <w:sz w:val="12"/>
              </w:rPr>
              <w:t>0.19</w:t>
            </w:r>
          </w:p>
        </w:tc>
        <w:tc>
          <w:tcPr>
            <w:tcW w:w="606" w:type="dxa"/>
          </w:tcPr>
          <w:p w14:paraId="7ABAF3D9" w14:textId="77777777" w:rsidR="007158A6" w:rsidRDefault="004F2724">
            <w:pPr>
              <w:pStyle w:val="TableParagraph"/>
              <w:spacing w:line="111" w:lineRule="exact"/>
              <w:ind w:right="189"/>
              <w:jc w:val="right"/>
              <w:rPr>
                <w:sz w:val="12"/>
              </w:rPr>
            </w:pPr>
            <w:r>
              <w:rPr>
                <w:sz w:val="12"/>
              </w:rPr>
              <w:t>0.25</w:t>
            </w:r>
          </w:p>
        </w:tc>
        <w:tc>
          <w:tcPr>
            <w:tcW w:w="640" w:type="dxa"/>
          </w:tcPr>
          <w:p w14:paraId="7129C570" w14:textId="77777777" w:rsidR="007158A6" w:rsidRDefault="004F2724">
            <w:pPr>
              <w:pStyle w:val="TableParagraph"/>
              <w:spacing w:line="111" w:lineRule="exact"/>
              <w:ind w:right="142"/>
              <w:jc w:val="right"/>
              <w:rPr>
                <w:sz w:val="12"/>
              </w:rPr>
            </w:pPr>
            <w:r>
              <w:rPr>
                <w:sz w:val="12"/>
              </w:rPr>
              <w:t>0.06**</w:t>
            </w:r>
          </w:p>
        </w:tc>
        <w:tc>
          <w:tcPr>
            <w:tcW w:w="505" w:type="dxa"/>
          </w:tcPr>
          <w:p w14:paraId="6A885265" w14:textId="77777777" w:rsidR="007158A6" w:rsidRDefault="004F2724">
            <w:pPr>
              <w:pStyle w:val="TableParagraph"/>
              <w:spacing w:line="111" w:lineRule="exact"/>
              <w:ind w:left="65" w:right="65"/>
              <w:rPr>
                <w:sz w:val="12"/>
              </w:rPr>
            </w:pPr>
            <w:r>
              <w:rPr>
                <w:sz w:val="12"/>
              </w:rPr>
              <w:t>0.45</w:t>
            </w:r>
          </w:p>
        </w:tc>
        <w:tc>
          <w:tcPr>
            <w:tcW w:w="605" w:type="dxa"/>
          </w:tcPr>
          <w:p w14:paraId="0ACDDE83" w14:textId="77777777" w:rsidR="007158A6" w:rsidRDefault="004F2724">
            <w:pPr>
              <w:pStyle w:val="TableParagraph"/>
              <w:spacing w:line="111" w:lineRule="exact"/>
              <w:ind w:left="115" w:right="115"/>
              <w:rPr>
                <w:sz w:val="12"/>
              </w:rPr>
            </w:pPr>
            <w:r>
              <w:rPr>
                <w:sz w:val="12"/>
              </w:rPr>
              <w:t>0.26</w:t>
            </w:r>
          </w:p>
        </w:tc>
        <w:tc>
          <w:tcPr>
            <w:tcW w:w="640" w:type="dxa"/>
          </w:tcPr>
          <w:p w14:paraId="16DDF7B2" w14:textId="77777777" w:rsidR="007158A6" w:rsidRDefault="004F2724">
            <w:pPr>
              <w:pStyle w:val="TableParagraph"/>
              <w:spacing w:line="111" w:lineRule="exact"/>
              <w:ind w:right="87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-0.19***</w:t>
            </w:r>
          </w:p>
        </w:tc>
      </w:tr>
      <w:tr w:rsidR="007158A6" w14:paraId="483CF744" w14:textId="77777777">
        <w:trPr>
          <w:trHeight w:val="142"/>
        </w:trPr>
        <w:tc>
          <w:tcPr>
            <w:tcW w:w="4674" w:type="dxa"/>
          </w:tcPr>
          <w:p w14:paraId="70C89D24" w14:textId="77777777" w:rsidR="007158A6" w:rsidRDefault="004F2724">
            <w:pPr>
              <w:pStyle w:val="TableParagraph"/>
              <w:spacing w:before="11" w:line="111" w:lineRule="exact"/>
              <w:ind w:right="88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(0.41)</w:t>
            </w:r>
          </w:p>
        </w:tc>
        <w:tc>
          <w:tcPr>
            <w:tcW w:w="606" w:type="dxa"/>
          </w:tcPr>
          <w:p w14:paraId="5B4151CE" w14:textId="77777777" w:rsidR="007158A6" w:rsidRDefault="004F2724">
            <w:pPr>
              <w:pStyle w:val="TableParagraph"/>
              <w:spacing w:before="11" w:line="111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(0.39)</w:t>
            </w:r>
          </w:p>
        </w:tc>
        <w:tc>
          <w:tcPr>
            <w:tcW w:w="577" w:type="dxa"/>
          </w:tcPr>
          <w:p w14:paraId="73EC430B" w14:textId="77777777" w:rsidR="007158A6" w:rsidRDefault="004F2724">
            <w:pPr>
              <w:pStyle w:val="TableParagraph"/>
              <w:spacing w:before="11" w:line="111" w:lineRule="exact"/>
              <w:ind w:left="67" w:right="67"/>
              <w:rPr>
                <w:sz w:val="12"/>
              </w:rPr>
            </w:pPr>
            <w:r>
              <w:rPr>
                <w:sz w:val="12"/>
              </w:rPr>
              <w:t>(0.30)</w:t>
            </w:r>
          </w:p>
        </w:tc>
        <w:tc>
          <w:tcPr>
            <w:tcW w:w="506" w:type="dxa"/>
          </w:tcPr>
          <w:p w14:paraId="49D4FCD3" w14:textId="77777777" w:rsidR="007158A6" w:rsidRDefault="004F2724">
            <w:pPr>
              <w:pStyle w:val="TableParagraph"/>
              <w:spacing w:before="11" w:line="111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(0.40)</w:t>
            </w:r>
          </w:p>
        </w:tc>
        <w:tc>
          <w:tcPr>
            <w:tcW w:w="606" w:type="dxa"/>
          </w:tcPr>
          <w:p w14:paraId="0AF40000" w14:textId="77777777" w:rsidR="007158A6" w:rsidRDefault="004F2724">
            <w:pPr>
              <w:pStyle w:val="TableParagraph"/>
              <w:spacing w:before="11" w:line="111" w:lineRule="exact"/>
              <w:ind w:right="139"/>
              <w:jc w:val="right"/>
              <w:rPr>
                <w:sz w:val="12"/>
              </w:rPr>
            </w:pPr>
            <w:r>
              <w:rPr>
                <w:sz w:val="12"/>
              </w:rPr>
              <w:t>(0.44)</w:t>
            </w:r>
          </w:p>
        </w:tc>
        <w:tc>
          <w:tcPr>
            <w:tcW w:w="640" w:type="dxa"/>
          </w:tcPr>
          <w:p w14:paraId="4DB0AF34" w14:textId="77777777" w:rsidR="007158A6" w:rsidRDefault="004F2724">
            <w:pPr>
              <w:pStyle w:val="TableParagraph"/>
              <w:spacing w:before="11" w:line="111" w:lineRule="exact"/>
              <w:ind w:right="155"/>
              <w:jc w:val="right"/>
              <w:rPr>
                <w:sz w:val="12"/>
              </w:rPr>
            </w:pPr>
            <w:r>
              <w:rPr>
                <w:sz w:val="12"/>
              </w:rPr>
              <w:t>(0.01)</w:t>
            </w:r>
          </w:p>
        </w:tc>
        <w:tc>
          <w:tcPr>
            <w:tcW w:w="505" w:type="dxa"/>
          </w:tcPr>
          <w:p w14:paraId="0E3E485E" w14:textId="77777777" w:rsidR="007158A6" w:rsidRDefault="004F2724">
            <w:pPr>
              <w:pStyle w:val="TableParagraph"/>
              <w:spacing w:before="11" w:line="111" w:lineRule="exact"/>
              <w:ind w:left="65" w:right="65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05" w:type="dxa"/>
          </w:tcPr>
          <w:p w14:paraId="066AF5E6" w14:textId="77777777" w:rsidR="007158A6" w:rsidRDefault="004F2724">
            <w:pPr>
              <w:pStyle w:val="TableParagraph"/>
              <w:spacing w:before="11" w:line="111" w:lineRule="exact"/>
              <w:ind w:left="115" w:right="115"/>
              <w:rPr>
                <w:sz w:val="12"/>
              </w:rPr>
            </w:pPr>
            <w:r>
              <w:rPr>
                <w:sz w:val="12"/>
              </w:rPr>
              <w:t>(0.44)</w:t>
            </w:r>
          </w:p>
        </w:tc>
        <w:tc>
          <w:tcPr>
            <w:tcW w:w="640" w:type="dxa"/>
          </w:tcPr>
          <w:p w14:paraId="5068316D" w14:textId="77777777" w:rsidR="007158A6" w:rsidRDefault="004F2724">
            <w:pPr>
              <w:pStyle w:val="TableParagraph"/>
              <w:spacing w:before="11" w:line="111" w:lineRule="exact"/>
              <w:ind w:right="154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7158A6" w14:paraId="44A73583" w14:textId="77777777">
        <w:trPr>
          <w:trHeight w:val="142"/>
        </w:trPr>
        <w:tc>
          <w:tcPr>
            <w:tcW w:w="4674" w:type="dxa"/>
          </w:tcPr>
          <w:p w14:paraId="65E6CF48" w14:textId="77777777" w:rsidR="007158A6" w:rsidRDefault="004F2724">
            <w:pPr>
              <w:pStyle w:val="TableParagraph"/>
              <w:tabs>
                <w:tab w:val="left" w:pos="4305"/>
              </w:tabs>
              <w:spacing w:before="11" w:line="111" w:lineRule="exact"/>
              <w:ind w:left="89"/>
              <w:jc w:val="left"/>
              <w:rPr>
                <w:sz w:val="12"/>
              </w:rPr>
            </w:pPr>
            <w:r>
              <w:rPr>
                <w:sz w:val="12"/>
              </w:rPr>
              <w:t>Income:</w:t>
            </w:r>
            <w:r>
              <w:rPr>
                <w:spacing w:val="36"/>
                <w:sz w:val="12"/>
              </w:rPr>
              <w:t xml:space="preserve"> </w:t>
            </w:r>
            <w:r>
              <w:rPr>
                <w:sz w:val="12"/>
              </w:rPr>
              <w:t>Regular</w:t>
            </w:r>
            <w:r>
              <w:rPr>
                <w:spacing w:val="19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Reduced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OR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Irregular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20"/>
                <w:sz w:val="12"/>
              </w:rPr>
              <w:t xml:space="preserve"> </w:t>
            </w:r>
            <w:r>
              <w:rPr>
                <w:sz w:val="12"/>
              </w:rPr>
              <w:t>Unchanged/Increasing</w:t>
            </w:r>
            <w:r>
              <w:rPr>
                <w:sz w:val="12"/>
              </w:rPr>
              <w:tab/>
              <w:t>0.39</w:t>
            </w:r>
          </w:p>
        </w:tc>
        <w:tc>
          <w:tcPr>
            <w:tcW w:w="606" w:type="dxa"/>
          </w:tcPr>
          <w:p w14:paraId="62AAE65B" w14:textId="77777777" w:rsidR="007158A6" w:rsidRDefault="004F2724">
            <w:pPr>
              <w:pStyle w:val="TableParagraph"/>
              <w:spacing w:before="11" w:line="111" w:lineRule="exact"/>
              <w:ind w:left="116" w:right="117"/>
              <w:rPr>
                <w:sz w:val="12"/>
              </w:rPr>
            </w:pPr>
            <w:r>
              <w:rPr>
                <w:sz w:val="12"/>
              </w:rPr>
              <w:t>0.41</w:t>
            </w:r>
          </w:p>
        </w:tc>
        <w:tc>
          <w:tcPr>
            <w:tcW w:w="577" w:type="dxa"/>
          </w:tcPr>
          <w:p w14:paraId="51540BCC" w14:textId="77777777" w:rsidR="007158A6" w:rsidRDefault="004F2724">
            <w:pPr>
              <w:pStyle w:val="TableParagraph"/>
              <w:spacing w:before="11" w:line="111" w:lineRule="exact"/>
              <w:ind w:left="66" w:right="68"/>
              <w:rPr>
                <w:sz w:val="12"/>
              </w:rPr>
            </w:pPr>
            <w:r>
              <w:rPr>
                <w:sz w:val="12"/>
              </w:rPr>
              <w:t>0.03</w:t>
            </w:r>
          </w:p>
        </w:tc>
        <w:tc>
          <w:tcPr>
            <w:tcW w:w="506" w:type="dxa"/>
          </w:tcPr>
          <w:p w14:paraId="205569AD" w14:textId="77777777" w:rsidR="007158A6" w:rsidRDefault="004F2724">
            <w:pPr>
              <w:pStyle w:val="TableParagraph"/>
              <w:spacing w:before="11" w:line="111" w:lineRule="exact"/>
              <w:ind w:right="140"/>
              <w:jc w:val="right"/>
              <w:rPr>
                <w:sz w:val="12"/>
              </w:rPr>
            </w:pPr>
            <w:r>
              <w:rPr>
                <w:sz w:val="12"/>
              </w:rPr>
              <w:t>0.38</w:t>
            </w:r>
          </w:p>
        </w:tc>
        <w:tc>
          <w:tcPr>
            <w:tcW w:w="606" w:type="dxa"/>
          </w:tcPr>
          <w:p w14:paraId="07C3E027" w14:textId="77777777" w:rsidR="007158A6" w:rsidRDefault="004F2724">
            <w:pPr>
              <w:pStyle w:val="TableParagraph"/>
              <w:spacing w:before="11" w:line="111" w:lineRule="exact"/>
              <w:ind w:right="190"/>
              <w:jc w:val="right"/>
              <w:rPr>
                <w:sz w:val="12"/>
              </w:rPr>
            </w:pPr>
            <w:r>
              <w:rPr>
                <w:sz w:val="12"/>
              </w:rPr>
              <w:t>0.41</w:t>
            </w:r>
          </w:p>
        </w:tc>
        <w:tc>
          <w:tcPr>
            <w:tcW w:w="640" w:type="dxa"/>
          </w:tcPr>
          <w:p w14:paraId="007AE488" w14:textId="77777777" w:rsidR="007158A6" w:rsidRDefault="004F2724">
            <w:pPr>
              <w:pStyle w:val="TableParagraph"/>
              <w:spacing w:before="11" w:line="111" w:lineRule="exact"/>
              <w:ind w:right="206"/>
              <w:jc w:val="right"/>
              <w:rPr>
                <w:sz w:val="12"/>
              </w:rPr>
            </w:pPr>
            <w:r>
              <w:rPr>
                <w:sz w:val="12"/>
              </w:rPr>
              <w:t>0.03</w:t>
            </w:r>
          </w:p>
        </w:tc>
        <w:tc>
          <w:tcPr>
            <w:tcW w:w="505" w:type="dxa"/>
          </w:tcPr>
          <w:p w14:paraId="059DD6E7" w14:textId="77777777" w:rsidR="007158A6" w:rsidRDefault="004F2724">
            <w:pPr>
              <w:pStyle w:val="TableParagraph"/>
              <w:spacing w:before="11" w:line="111" w:lineRule="exact"/>
              <w:ind w:left="64" w:right="65"/>
              <w:rPr>
                <w:sz w:val="12"/>
              </w:rPr>
            </w:pPr>
            <w:r>
              <w:rPr>
                <w:sz w:val="12"/>
              </w:rPr>
              <w:t>0.42</w:t>
            </w:r>
          </w:p>
        </w:tc>
        <w:tc>
          <w:tcPr>
            <w:tcW w:w="605" w:type="dxa"/>
          </w:tcPr>
          <w:p w14:paraId="134A16D1" w14:textId="77777777" w:rsidR="007158A6" w:rsidRDefault="004F2724">
            <w:pPr>
              <w:pStyle w:val="TableParagraph"/>
              <w:spacing w:before="11" w:line="111" w:lineRule="exact"/>
              <w:ind w:left="114" w:right="115"/>
              <w:rPr>
                <w:sz w:val="12"/>
              </w:rPr>
            </w:pPr>
            <w:r>
              <w:rPr>
                <w:sz w:val="12"/>
              </w:rPr>
              <w:t>0.50</w:t>
            </w:r>
          </w:p>
        </w:tc>
        <w:tc>
          <w:tcPr>
            <w:tcW w:w="640" w:type="dxa"/>
          </w:tcPr>
          <w:p w14:paraId="1C5A060F" w14:textId="77777777" w:rsidR="007158A6" w:rsidRDefault="004F2724">
            <w:pPr>
              <w:pStyle w:val="TableParagraph"/>
              <w:spacing w:before="11" w:line="111" w:lineRule="exact"/>
              <w:ind w:left="206"/>
              <w:jc w:val="left"/>
              <w:rPr>
                <w:sz w:val="12"/>
              </w:rPr>
            </w:pPr>
            <w:r>
              <w:rPr>
                <w:sz w:val="12"/>
              </w:rPr>
              <w:t>0.08</w:t>
            </w:r>
          </w:p>
        </w:tc>
      </w:tr>
      <w:tr w:rsidR="007158A6" w14:paraId="5FC7CCCD" w14:textId="77777777">
        <w:trPr>
          <w:trHeight w:val="142"/>
        </w:trPr>
        <w:tc>
          <w:tcPr>
            <w:tcW w:w="4674" w:type="dxa"/>
          </w:tcPr>
          <w:p w14:paraId="5DBCBA41" w14:textId="77777777" w:rsidR="007158A6" w:rsidRDefault="004F2724">
            <w:pPr>
              <w:pStyle w:val="TableParagraph"/>
              <w:spacing w:before="11" w:line="111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606" w:type="dxa"/>
          </w:tcPr>
          <w:p w14:paraId="2C423D62" w14:textId="77777777" w:rsidR="007158A6" w:rsidRDefault="004F2724">
            <w:pPr>
              <w:pStyle w:val="TableParagraph"/>
              <w:spacing w:before="11" w:line="111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577" w:type="dxa"/>
          </w:tcPr>
          <w:p w14:paraId="0439B66A" w14:textId="77777777" w:rsidR="007158A6" w:rsidRDefault="004F2724">
            <w:pPr>
              <w:pStyle w:val="TableParagraph"/>
              <w:spacing w:before="11" w:line="111" w:lineRule="exact"/>
              <w:ind w:left="67" w:right="67"/>
              <w:rPr>
                <w:sz w:val="12"/>
              </w:rPr>
            </w:pPr>
            <w:r>
              <w:rPr>
                <w:sz w:val="12"/>
              </w:rPr>
              <w:t>(0.36)</w:t>
            </w:r>
          </w:p>
        </w:tc>
        <w:tc>
          <w:tcPr>
            <w:tcW w:w="506" w:type="dxa"/>
          </w:tcPr>
          <w:p w14:paraId="3517C3DF" w14:textId="77777777" w:rsidR="007158A6" w:rsidRDefault="004F2724">
            <w:pPr>
              <w:pStyle w:val="TableParagraph"/>
              <w:spacing w:before="11" w:line="111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606" w:type="dxa"/>
          </w:tcPr>
          <w:p w14:paraId="6BC200CD" w14:textId="77777777" w:rsidR="007158A6" w:rsidRDefault="004F2724">
            <w:pPr>
              <w:pStyle w:val="TableParagraph"/>
              <w:spacing w:before="11" w:line="111" w:lineRule="exact"/>
              <w:ind w:right="139"/>
              <w:jc w:val="right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640" w:type="dxa"/>
          </w:tcPr>
          <w:p w14:paraId="0CA59A8F" w14:textId="77777777" w:rsidR="007158A6" w:rsidRDefault="004F2724">
            <w:pPr>
              <w:pStyle w:val="TableParagraph"/>
              <w:spacing w:before="11" w:line="111" w:lineRule="exact"/>
              <w:ind w:right="155"/>
              <w:jc w:val="right"/>
              <w:rPr>
                <w:sz w:val="12"/>
              </w:rPr>
            </w:pPr>
            <w:r>
              <w:rPr>
                <w:sz w:val="12"/>
              </w:rPr>
              <w:t>(0.25)</w:t>
            </w:r>
          </w:p>
        </w:tc>
        <w:tc>
          <w:tcPr>
            <w:tcW w:w="505" w:type="dxa"/>
          </w:tcPr>
          <w:p w14:paraId="48270A95" w14:textId="77777777" w:rsidR="007158A6" w:rsidRDefault="004F2724">
            <w:pPr>
              <w:pStyle w:val="TableParagraph"/>
              <w:spacing w:before="11" w:line="111" w:lineRule="exact"/>
              <w:ind w:left="65" w:right="65"/>
              <w:rPr>
                <w:sz w:val="12"/>
              </w:rPr>
            </w:pPr>
            <w:r>
              <w:rPr>
                <w:sz w:val="12"/>
              </w:rPr>
              <w:t>(0.49)</w:t>
            </w:r>
          </w:p>
        </w:tc>
        <w:tc>
          <w:tcPr>
            <w:tcW w:w="605" w:type="dxa"/>
          </w:tcPr>
          <w:p w14:paraId="1CCDDD88" w14:textId="77777777" w:rsidR="007158A6" w:rsidRDefault="004F2724">
            <w:pPr>
              <w:pStyle w:val="TableParagraph"/>
              <w:spacing w:before="11" w:line="111" w:lineRule="exact"/>
              <w:ind w:left="115" w:right="115"/>
              <w:rPr>
                <w:sz w:val="12"/>
              </w:rPr>
            </w:pPr>
            <w:r>
              <w:rPr>
                <w:sz w:val="12"/>
              </w:rPr>
              <w:t>(0.50)</w:t>
            </w:r>
          </w:p>
        </w:tc>
        <w:tc>
          <w:tcPr>
            <w:tcW w:w="640" w:type="dxa"/>
          </w:tcPr>
          <w:p w14:paraId="20B8775C" w14:textId="77777777" w:rsidR="007158A6" w:rsidRDefault="004F2724">
            <w:pPr>
              <w:pStyle w:val="TableParagraph"/>
              <w:spacing w:before="11" w:line="111" w:lineRule="exact"/>
              <w:ind w:right="154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(0.13)</w:t>
            </w:r>
          </w:p>
        </w:tc>
      </w:tr>
      <w:tr w:rsidR="007158A6" w14:paraId="72B252FC" w14:textId="77777777">
        <w:trPr>
          <w:trHeight w:val="142"/>
        </w:trPr>
        <w:tc>
          <w:tcPr>
            <w:tcW w:w="4674" w:type="dxa"/>
          </w:tcPr>
          <w:p w14:paraId="0F08C026" w14:textId="77777777" w:rsidR="007158A6" w:rsidRDefault="004F2724">
            <w:pPr>
              <w:pStyle w:val="TableParagraph"/>
              <w:tabs>
                <w:tab w:val="right" w:pos="4532"/>
              </w:tabs>
              <w:spacing w:before="11" w:line="111" w:lineRule="exact"/>
              <w:ind w:left="89"/>
              <w:jc w:val="left"/>
              <w:rPr>
                <w:sz w:val="12"/>
              </w:rPr>
            </w:pPr>
            <w:r>
              <w:rPr>
                <w:sz w:val="12"/>
              </w:rPr>
              <w:t>Income:</w:t>
            </w:r>
            <w:r>
              <w:rPr>
                <w:spacing w:val="26"/>
                <w:sz w:val="12"/>
              </w:rPr>
              <w:t xml:space="preserve"> </w:t>
            </w:r>
            <w:r>
              <w:rPr>
                <w:sz w:val="12"/>
              </w:rPr>
              <w:t>Irregular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and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Reduced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0.28</w:t>
            </w:r>
          </w:p>
        </w:tc>
        <w:tc>
          <w:tcPr>
            <w:tcW w:w="606" w:type="dxa"/>
          </w:tcPr>
          <w:p w14:paraId="5DC025F4" w14:textId="77777777" w:rsidR="007158A6" w:rsidRDefault="004F2724">
            <w:pPr>
              <w:pStyle w:val="TableParagraph"/>
              <w:spacing w:before="11" w:line="111" w:lineRule="exact"/>
              <w:ind w:left="116" w:right="117"/>
              <w:rPr>
                <w:sz w:val="12"/>
              </w:rPr>
            </w:pPr>
            <w:r>
              <w:rPr>
                <w:sz w:val="12"/>
              </w:rPr>
              <w:t>0.33</w:t>
            </w:r>
          </w:p>
        </w:tc>
        <w:tc>
          <w:tcPr>
            <w:tcW w:w="577" w:type="dxa"/>
          </w:tcPr>
          <w:p w14:paraId="2F7CEBAA" w14:textId="77777777" w:rsidR="007158A6" w:rsidRDefault="004F2724">
            <w:pPr>
              <w:pStyle w:val="TableParagraph"/>
              <w:spacing w:before="11" w:line="111" w:lineRule="exact"/>
              <w:ind w:left="67" w:right="68"/>
              <w:rPr>
                <w:sz w:val="12"/>
              </w:rPr>
            </w:pPr>
            <w:r>
              <w:rPr>
                <w:sz w:val="12"/>
              </w:rPr>
              <w:t>0.04</w:t>
            </w:r>
          </w:p>
        </w:tc>
        <w:tc>
          <w:tcPr>
            <w:tcW w:w="506" w:type="dxa"/>
          </w:tcPr>
          <w:p w14:paraId="6669B36B" w14:textId="77777777" w:rsidR="007158A6" w:rsidRDefault="004F2724">
            <w:pPr>
              <w:pStyle w:val="TableParagraph"/>
              <w:spacing w:before="11" w:line="111" w:lineRule="exact"/>
              <w:ind w:right="140"/>
              <w:jc w:val="right"/>
              <w:rPr>
                <w:sz w:val="12"/>
              </w:rPr>
            </w:pPr>
            <w:r>
              <w:rPr>
                <w:sz w:val="12"/>
              </w:rPr>
              <w:t>0.26</w:t>
            </w:r>
          </w:p>
        </w:tc>
        <w:tc>
          <w:tcPr>
            <w:tcW w:w="606" w:type="dxa"/>
          </w:tcPr>
          <w:p w14:paraId="001507D6" w14:textId="77777777" w:rsidR="007158A6" w:rsidRDefault="004F2724">
            <w:pPr>
              <w:pStyle w:val="TableParagraph"/>
              <w:spacing w:before="11" w:line="111" w:lineRule="exact"/>
              <w:ind w:right="190"/>
              <w:jc w:val="right"/>
              <w:rPr>
                <w:sz w:val="12"/>
              </w:rPr>
            </w:pPr>
            <w:r>
              <w:rPr>
                <w:sz w:val="12"/>
              </w:rPr>
              <w:t>0.24</w:t>
            </w:r>
          </w:p>
        </w:tc>
        <w:tc>
          <w:tcPr>
            <w:tcW w:w="640" w:type="dxa"/>
          </w:tcPr>
          <w:p w14:paraId="41DA48CD" w14:textId="77777777" w:rsidR="007158A6" w:rsidRDefault="004F2724">
            <w:pPr>
              <w:pStyle w:val="TableParagraph"/>
              <w:spacing w:before="11" w:line="111" w:lineRule="exact"/>
              <w:ind w:right="185"/>
              <w:jc w:val="right"/>
              <w:rPr>
                <w:sz w:val="12"/>
              </w:rPr>
            </w:pPr>
            <w:r>
              <w:rPr>
                <w:sz w:val="12"/>
              </w:rPr>
              <w:t>-0.01</w:t>
            </w:r>
          </w:p>
        </w:tc>
        <w:tc>
          <w:tcPr>
            <w:tcW w:w="505" w:type="dxa"/>
          </w:tcPr>
          <w:p w14:paraId="6E27B2D1" w14:textId="77777777" w:rsidR="007158A6" w:rsidRDefault="004F2724">
            <w:pPr>
              <w:pStyle w:val="TableParagraph"/>
              <w:spacing w:before="11" w:line="111" w:lineRule="exact"/>
              <w:ind w:left="64" w:right="65"/>
              <w:rPr>
                <w:sz w:val="12"/>
              </w:rPr>
            </w:pPr>
            <w:r>
              <w:rPr>
                <w:sz w:val="12"/>
              </w:rPr>
              <w:t>0.12</w:t>
            </w:r>
          </w:p>
        </w:tc>
        <w:tc>
          <w:tcPr>
            <w:tcW w:w="605" w:type="dxa"/>
          </w:tcPr>
          <w:p w14:paraId="0403FB4F" w14:textId="77777777" w:rsidR="007158A6" w:rsidRDefault="004F2724">
            <w:pPr>
              <w:pStyle w:val="TableParagraph"/>
              <w:spacing w:before="11" w:line="111" w:lineRule="exact"/>
              <w:ind w:left="114" w:right="115"/>
              <w:rPr>
                <w:sz w:val="12"/>
              </w:rPr>
            </w:pPr>
            <w:r>
              <w:rPr>
                <w:sz w:val="12"/>
              </w:rPr>
              <w:t>0.23</w:t>
            </w:r>
          </w:p>
        </w:tc>
        <w:tc>
          <w:tcPr>
            <w:tcW w:w="640" w:type="dxa"/>
          </w:tcPr>
          <w:p w14:paraId="27CCB116" w14:textId="77777777" w:rsidR="007158A6" w:rsidRDefault="004F2724">
            <w:pPr>
              <w:pStyle w:val="TableParagraph"/>
              <w:spacing w:before="11" w:line="111" w:lineRule="exact"/>
              <w:ind w:right="141"/>
              <w:jc w:val="right"/>
              <w:rPr>
                <w:sz w:val="12"/>
              </w:rPr>
            </w:pPr>
            <w:r>
              <w:rPr>
                <w:w w:val="110"/>
                <w:sz w:val="12"/>
              </w:rPr>
              <w:t>0.11**</w:t>
            </w:r>
          </w:p>
        </w:tc>
      </w:tr>
      <w:tr w:rsidR="007158A6" w14:paraId="406AB563" w14:textId="77777777">
        <w:trPr>
          <w:trHeight w:val="142"/>
        </w:trPr>
        <w:tc>
          <w:tcPr>
            <w:tcW w:w="4674" w:type="dxa"/>
          </w:tcPr>
          <w:p w14:paraId="3E267E04" w14:textId="77777777" w:rsidR="007158A6" w:rsidRDefault="004F2724">
            <w:pPr>
              <w:pStyle w:val="TableParagraph"/>
              <w:spacing w:before="11" w:line="111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(0.45)</w:t>
            </w:r>
          </w:p>
        </w:tc>
        <w:tc>
          <w:tcPr>
            <w:tcW w:w="606" w:type="dxa"/>
          </w:tcPr>
          <w:p w14:paraId="65BD2BA7" w14:textId="77777777" w:rsidR="007158A6" w:rsidRDefault="004F2724">
            <w:pPr>
              <w:pStyle w:val="TableParagraph"/>
              <w:spacing w:before="11" w:line="111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(0.47)</w:t>
            </w:r>
          </w:p>
        </w:tc>
        <w:tc>
          <w:tcPr>
            <w:tcW w:w="577" w:type="dxa"/>
          </w:tcPr>
          <w:p w14:paraId="25409B75" w14:textId="77777777" w:rsidR="007158A6" w:rsidRDefault="004F2724">
            <w:pPr>
              <w:pStyle w:val="TableParagraph"/>
              <w:spacing w:before="11" w:line="111" w:lineRule="exact"/>
              <w:ind w:left="67" w:right="67"/>
              <w:rPr>
                <w:sz w:val="12"/>
              </w:rPr>
            </w:pPr>
            <w:r>
              <w:rPr>
                <w:w w:val="110"/>
                <w:sz w:val="12"/>
              </w:rPr>
              <w:t>(0.11)</w:t>
            </w:r>
          </w:p>
        </w:tc>
        <w:tc>
          <w:tcPr>
            <w:tcW w:w="506" w:type="dxa"/>
          </w:tcPr>
          <w:p w14:paraId="3A989FA9" w14:textId="77777777" w:rsidR="007158A6" w:rsidRDefault="004F2724">
            <w:pPr>
              <w:pStyle w:val="TableParagraph"/>
              <w:spacing w:before="11" w:line="111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(0.44)</w:t>
            </w:r>
          </w:p>
        </w:tc>
        <w:tc>
          <w:tcPr>
            <w:tcW w:w="606" w:type="dxa"/>
          </w:tcPr>
          <w:p w14:paraId="0C31ED2A" w14:textId="77777777" w:rsidR="007158A6" w:rsidRDefault="004F2724">
            <w:pPr>
              <w:pStyle w:val="TableParagraph"/>
              <w:spacing w:before="11" w:line="111" w:lineRule="exact"/>
              <w:ind w:right="139"/>
              <w:jc w:val="right"/>
              <w:rPr>
                <w:sz w:val="12"/>
              </w:rPr>
            </w:pPr>
            <w:r>
              <w:rPr>
                <w:sz w:val="12"/>
              </w:rPr>
              <w:t>(0.43)</w:t>
            </w:r>
          </w:p>
        </w:tc>
        <w:tc>
          <w:tcPr>
            <w:tcW w:w="640" w:type="dxa"/>
          </w:tcPr>
          <w:p w14:paraId="726424C5" w14:textId="77777777" w:rsidR="007158A6" w:rsidRDefault="004F2724">
            <w:pPr>
              <w:pStyle w:val="TableParagraph"/>
              <w:spacing w:before="11" w:line="111" w:lineRule="exact"/>
              <w:ind w:right="155"/>
              <w:jc w:val="right"/>
              <w:rPr>
                <w:sz w:val="12"/>
              </w:rPr>
            </w:pPr>
            <w:r>
              <w:rPr>
                <w:sz w:val="12"/>
              </w:rPr>
              <w:t>(0.54)</w:t>
            </w:r>
          </w:p>
        </w:tc>
        <w:tc>
          <w:tcPr>
            <w:tcW w:w="505" w:type="dxa"/>
          </w:tcPr>
          <w:p w14:paraId="06E38278" w14:textId="77777777" w:rsidR="007158A6" w:rsidRDefault="004F2724">
            <w:pPr>
              <w:pStyle w:val="TableParagraph"/>
              <w:spacing w:before="11" w:line="111" w:lineRule="exact"/>
              <w:ind w:left="65" w:right="65"/>
              <w:rPr>
                <w:sz w:val="12"/>
              </w:rPr>
            </w:pPr>
            <w:r>
              <w:rPr>
                <w:sz w:val="12"/>
              </w:rPr>
              <w:t>(0.32)</w:t>
            </w:r>
          </w:p>
        </w:tc>
        <w:tc>
          <w:tcPr>
            <w:tcW w:w="605" w:type="dxa"/>
          </w:tcPr>
          <w:p w14:paraId="6110F475" w14:textId="77777777" w:rsidR="007158A6" w:rsidRDefault="004F2724">
            <w:pPr>
              <w:pStyle w:val="TableParagraph"/>
              <w:spacing w:before="11" w:line="111" w:lineRule="exact"/>
              <w:ind w:left="115" w:right="115"/>
              <w:rPr>
                <w:sz w:val="12"/>
              </w:rPr>
            </w:pPr>
            <w:r>
              <w:rPr>
                <w:sz w:val="12"/>
              </w:rPr>
              <w:t>(0.42)</w:t>
            </w:r>
          </w:p>
        </w:tc>
        <w:tc>
          <w:tcPr>
            <w:tcW w:w="640" w:type="dxa"/>
          </w:tcPr>
          <w:p w14:paraId="627F158D" w14:textId="77777777" w:rsidR="007158A6" w:rsidRDefault="004F2724">
            <w:pPr>
              <w:pStyle w:val="TableParagraph"/>
              <w:spacing w:before="11" w:line="111" w:lineRule="exact"/>
              <w:ind w:right="154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</w:tr>
      <w:tr w:rsidR="007158A6" w14:paraId="4BF581C9" w14:textId="77777777">
        <w:trPr>
          <w:trHeight w:val="142"/>
        </w:trPr>
        <w:tc>
          <w:tcPr>
            <w:tcW w:w="4674" w:type="dxa"/>
          </w:tcPr>
          <w:p w14:paraId="58BD77C5" w14:textId="77777777" w:rsidR="007158A6" w:rsidRDefault="004F2724">
            <w:pPr>
              <w:pStyle w:val="TableParagraph"/>
              <w:tabs>
                <w:tab w:val="right" w:pos="4533"/>
              </w:tabs>
              <w:spacing w:before="11" w:line="111" w:lineRule="exact"/>
              <w:ind w:left="89"/>
              <w:jc w:val="left"/>
              <w:rPr>
                <w:sz w:val="12"/>
              </w:rPr>
            </w:pPr>
            <w:r>
              <w:rPr>
                <w:sz w:val="12"/>
              </w:rPr>
              <w:t>Income:</w:t>
            </w:r>
            <w:r>
              <w:rPr>
                <w:spacing w:val="27"/>
                <w:sz w:val="12"/>
              </w:rPr>
              <w:t xml:space="preserve"> </w:t>
            </w:r>
            <w:r>
              <w:rPr>
                <w:sz w:val="12"/>
              </w:rPr>
              <w:t>No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income</w:t>
            </w:r>
            <w:r>
              <w:rPr>
                <w:spacing w:val="13"/>
                <w:sz w:val="12"/>
              </w:rPr>
              <w:t xml:space="preserve"> </w:t>
            </w:r>
            <w:r>
              <w:rPr>
                <w:sz w:val="12"/>
              </w:rPr>
              <w:t>sources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0.11</w:t>
            </w:r>
          </w:p>
        </w:tc>
        <w:tc>
          <w:tcPr>
            <w:tcW w:w="606" w:type="dxa"/>
          </w:tcPr>
          <w:p w14:paraId="77A8B47A" w14:textId="77777777" w:rsidR="007158A6" w:rsidRDefault="004F2724">
            <w:pPr>
              <w:pStyle w:val="TableParagraph"/>
              <w:spacing w:before="11" w:line="111" w:lineRule="exact"/>
              <w:ind w:left="116" w:right="117"/>
              <w:rPr>
                <w:sz w:val="12"/>
              </w:rPr>
            </w:pPr>
            <w:r>
              <w:rPr>
                <w:sz w:val="12"/>
              </w:rPr>
              <w:t>0.07</w:t>
            </w:r>
          </w:p>
        </w:tc>
        <w:tc>
          <w:tcPr>
            <w:tcW w:w="577" w:type="dxa"/>
          </w:tcPr>
          <w:p w14:paraId="1E20AC73" w14:textId="77777777" w:rsidR="007158A6" w:rsidRDefault="004F2724">
            <w:pPr>
              <w:pStyle w:val="TableParagraph"/>
              <w:spacing w:before="11" w:line="111" w:lineRule="exact"/>
              <w:ind w:left="67" w:right="68"/>
              <w:rPr>
                <w:sz w:val="12"/>
              </w:rPr>
            </w:pPr>
            <w:r>
              <w:rPr>
                <w:sz w:val="12"/>
              </w:rPr>
              <w:t>-0.05**</w:t>
            </w:r>
          </w:p>
        </w:tc>
        <w:tc>
          <w:tcPr>
            <w:tcW w:w="506" w:type="dxa"/>
          </w:tcPr>
          <w:p w14:paraId="668482A1" w14:textId="77777777" w:rsidR="007158A6" w:rsidRDefault="004F2724">
            <w:pPr>
              <w:pStyle w:val="TableParagraph"/>
              <w:spacing w:before="11" w:line="111" w:lineRule="exact"/>
              <w:ind w:right="139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0.17</w:t>
            </w:r>
          </w:p>
        </w:tc>
        <w:tc>
          <w:tcPr>
            <w:tcW w:w="606" w:type="dxa"/>
          </w:tcPr>
          <w:p w14:paraId="049445F0" w14:textId="77777777" w:rsidR="007158A6" w:rsidRDefault="004F2724">
            <w:pPr>
              <w:pStyle w:val="TableParagraph"/>
              <w:spacing w:before="11" w:line="111" w:lineRule="exact"/>
              <w:ind w:right="189"/>
              <w:jc w:val="right"/>
              <w:rPr>
                <w:sz w:val="12"/>
              </w:rPr>
            </w:pPr>
            <w:r>
              <w:rPr>
                <w:sz w:val="12"/>
              </w:rPr>
              <w:t>0.09</w:t>
            </w:r>
          </w:p>
        </w:tc>
        <w:tc>
          <w:tcPr>
            <w:tcW w:w="640" w:type="dxa"/>
          </w:tcPr>
          <w:p w14:paraId="474BCDCC" w14:textId="77777777" w:rsidR="007158A6" w:rsidRDefault="004F2724">
            <w:pPr>
              <w:pStyle w:val="TableParagraph"/>
              <w:spacing w:before="11" w:line="111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-0.08***</w:t>
            </w:r>
          </w:p>
        </w:tc>
        <w:tc>
          <w:tcPr>
            <w:tcW w:w="505" w:type="dxa"/>
          </w:tcPr>
          <w:p w14:paraId="4222DB22" w14:textId="77777777" w:rsidR="007158A6" w:rsidRDefault="004F2724">
            <w:pPr>
              <w:pStyle w:val="TableParagraph"/>
              <w:spacing w:before="11" w:line="111" w:lineRule="exact"/>
              <w:ind w:left="64" w:right="65"/>
              <w:rPr>
                <w:sz w:val="12"/>
              </w:rPr>
            </w:pPr>
            <w:r>
              <w:rPr>
                <w:sz w:val="12"/>
              </w:rPr>
              <w:t>0.01</w:t>
            </w:r>
          </w:p>
        </w:tc>
        <w:tc>
          <w:tcPr>
            <w:tcW w:w="605" w:type="dxa"/>
          </w:tcPr>
          <w:p w14:paraId="4E3D80E4" w14:textId="77777777" w:rsidR="007158A6" w:rsidRDefault="004F2724">
            <w:pPr>
              <w:pStyle w:val="TableParagraph"/>
              <w:spacing w:before="11" w:line="111" w:lineRule="exact"/>
              <w:ind w:left="115" w:right="115"/>
              <w:rPr>
                <w:sz w:val="12"/>
              </w:rPr>
            </w:pPr>
            <w:r>
              <w:rPr>
                <w:sz w:val="12"/>
              </w:rPr>
              <w:t>0.01</w:t>
            </w:r>
          </w:p>
        </w:tc>
        <w:tc>
          <w:tcPr>
            <w:tcW w:w="640" w:type="dxa"/>
          </w:tcPr>
          <w:p w14:paraId="288686FE" w14:textId="77777777" w:rsidR="007158A6" w:rsidRDefault="004F2724">
            <w:pPr>
              <w:pStyle w:val="TableParagraph"/>
              <w:spacing w:before="11" w:line="111" w:lineRule="exact"/>
              <w:ind w:right="182"/>
              <w:jc w:val="right"/>
              <w:rPr>
                <w:sz w:val="12"/>
              </w:rPr>
            </w:pPr>
            <w:r>
              <w:rPr>
                <w:sz w:val="12"/>
              </w:rPr>
              <w:t>-0.00</w:t>
            </w:r>
          </w:p>
        </w:tc>
      </w:tr>
      <w:tr w:rsidR="007158A6" w14:paraId="045E1A37" w14:textId="77777777">
        <w:trPr>
          <w:trHeight w:val="145"/>
        </w:trPr>
        <w:tc>
          <w:tcPr>
            <w:tcW w:w="4674" w:type="dxa"/>
          </w:tcPr>
          <w:p w14:paraId="2480C8C0" w14:textId="77777777" w:rsidR="007158A6" w:rsidRDefault="004F2724">
            <w:pPr>
              <w:pStyle w:val="TableParagraph"/>
              <w:spacing w:before="11" w:line="114" w:lineRule="exact"/>
              <w:ind w:right="88"/>
              <w:jc w:val="right"/>
              <w:rPr>
                <w:sz w:val="12"/>
              </w:rPr>
            </w:pPr>
            <w:r>
              <w:rPr>
                <w:sz w:val="12"/>
              </w:rPr>
              <w:t>(0.32)</w:t>
            </w:r>
          </w:p>
        </w:tc>
        <w:tc>
          <w:tcPr>
            <w:tcW w:w="606" w:type="dxa"/>
          </w:tcPr>
          <w:p w14:paraId="7BA22139" w14:textId="77777777" w:rsidR="007158A6" w:rsidRDefault="004F2724">
            <w:pPr>
              <w:pStyle w:val="TableParagraph"/>
              <w:spacing w:before="11" w:line="114" w:lineRule="exact"/>
              <w:ind w:left="117" w:right="117"/>
              <w:rPr>
                <w:sz w:val="12"/>
              </w:rPr>
            </w:pPr>
            <w:r>
              <w:rPr>
                <w:sz w:val="12"/>
              </w:rPr>
              <w:t>(0.25)</w:t>
            </w:r>
          </w:p>
        </w:tc>
        <w:tc>
          <w:tcPr>
            <w:tcW w:w="577" w:type="dxa"/>
          </w:tcPr>
          <w:p w14:paraId="15E17FBF" w14:textId="77777777" w:rsidR="007158A6" w:rsidRDefault="004F2724">
            <w:pPr>
              <w:pStyle w:val="TableParagraph"/>
              <w:spacing w:before="11" w:line="114" w:lineRule="exact"/>
              <w:ind w:left="67" w:right="67"/>
              <w:rPr>
                <w:sz w:val="12"/>
              </w:rPr>
            </w:pPr>
            <w:r>
              <w:rPr>
                <w:sz w:val="12"/>
              </w:rPr>
              <w:t>(0.01)</w:t>
            </w:r>
          </w:p>
        </w:tc>
        <w:tc>
          <w:tcPr>
            <w:tcW w:w="506" w:type="dxa"/>
          </w:tcPr>
          <w:p w14:paraId="06EE7591" w14:textId="77777777" w:rsidR="007158A6" w:rsidRDefault="004F2724">
            <w:pPr>
              <w:pStyle w:val="TableParagraph"/>
              <w:spacing w:before="11" w:line="114" w:lineRule="exact"/>
              <w:ind w:right="89"/>
              <w:jc w:val="right"/>
              <w:rPr>
                <w:sz w:val="12"/>
              </w:rPr>
            </w:pPr>
            <w:r>
              <w:rPr>
                <w:sz w:val="12"/>
              </w:rPr>
              <w:t>(0.37)</w:t>
            </w:r>
          </w:p>
        </w:tc>
        <w:tc>
          <w:tcPr>
            <w:tcW w:w="606" w:type="dxa"/>
          </w:tcPr>
          <w:p w14:paraId="0520F17A" w14:textId="77777777" w:rsidR="007158A6" w:rsidRDefault="004F2724">
            <w:pPr>
              <w:pStyle w:val="TableParagraph"/>
              <w:spacing w:before="11" w:line="114" w:lineRule="exact"/>
              <w:ind w:right="139"/>
              <w:jc w:val="right"/>
              <w:rPr>
                <w:sz w:val="12"/>
              </w:rPr>
            </w:pPr>
            <w:r>
              <w:rPr>
                <w:sz w:val="12"/>
              </w:rPr>
              <w:t>(0.29)</w:t>
            </w:r>
          </w:p>
        </w:tc>
        <w:tc>
          <w:tcPr>
            <w:tcW w:w="640" w:type="dxa"/>
          </w:tcPr>
          <w:p w14:paraId="5BDC98D4" w14:textId="77777777" w:rsidR="007158A6" w:rsidRDefault="004F2724">
            <w:pPr>
              <w:pStyle w:val="TableParagraph"/>
              <w:spacing w:before="11" w:line="114" w:lineRule="exact"/>
              <w:ind w:right="155"/>
              <w:jc w:val="right"/>
              <w:rPr>
                <w:sz w:val="12"/>
              </w:rPr>
            </w:pPr>
            <w:r>
              <w:rPr>
                <w:sz w:val="12"/>
              </w:rPr>
              <w:t>(0.00)</w:t>
            </w:r>
          </w:p>
        </w:tc>
        <w:tc>
          <w:tcPr>
            <w:tcW w:w="505" w:type="dxa"/>
          </w:tcPr>
          <w:p w14:paraId="38DFF01B" w14:textId="77777777" w:rsidR="007158A6" w:rsidRDefault="004F2724">
            <w:pPr>
              <w:pStyle w:val="TableParagraph"/>
              <w:spacing w:before="11" w:line="114" w:lineRule="exact"/>
              <w:ind w:left="65" w:right="65"/>
              <w:rPr>
                <w:sz w:val="12"/>
              </w:rPr>
            </w:pPr>
            <w:r>
              <w:rPr>
                <w:w w:val="105"/>
                <w:sz w:val="12"/>
              </w:rPr>
              <w:t>(0.12)</w:t>
            </w:r>
          </w:p>
        </w:tc>
        <w:tc>
          <w:tcPr>
            <w:tcW w:w="605" w:type="dxa"/>
          </w:tcPr>
          <w:p w14:paraId="020B15A7" w14:textId="77777777" w:rsidR="007158A6" w:rsidRDefault="004F2724">
            <w:pPr>
              <w:pStyle w:val="TableParagraph"/>
              <w:spacing w:before="11" w:line="114" w:lineRule="exact"/>
              <w:ind w:left="115" w:right="115"/>
              <w:rPr>
                <w:sz w:val="12"/>
              </w:rPr>
            </w:pPr>
            <w:r>
              <w:rPr>
                <w:w w:val="110"/>
                <w:sz w:val="12"/>
              </w:rPr>
              <w:t>(0.11)</w:t>
            </w:r>
          </w:p>
        </w:tc>
        <w:tc>
          <w:tcPr>
            <w:tcW w:w="640" w:type="dxa"/>
          </w:tcPr>
          <w:p w14:paraId="7E4A52F9" w14:textId="77777777" w:rsidR="007158A6" w:rsidRDefault="004F2724">
            <w:pPr>
              <w:pStyle w:val="TableParagraph"/>
              <w:spacing w:before="11" w:line="114" w:lineRule="exact"/>
              <w:ind w:right="154"/>
              <w:jc w:val="right"/>
              <w:rPr>
                <w:sz w:val="12"/>
              </w:rPr>
            </w:pPr>
            <w:r>
              <w:rPr>
                <w:sz w:val="12"/>
              </w:rPr>
              <w:t>(0.94)</w:t>
            </w:r>
          </w:p>
        </w:tc>
      </w:tr>
      <w:tr w:rsidR="007158A6" w14:paraId="29685C65" w14:textId="77777777">
        <w:trPr>
          <w:trHeight w:val="172"/>
        </w:trPr>
        <w:tc>
          <w:tcPr>
            <w:tcW w:w="4674" w:type="dxa"/>
            <w:tcBorders>
              <w:bottom w:val="double" w:sz="1" w:space="0" w:color="000000"/>
            </w:tcBorders>
          </w:tcPr>
          <w:p w14:paraId="29206ED9" w14:textId="77777777" w:rsidR="007158A6" w:rsidRDefault="004F2724">
            <w:pPr>
              <w:pStyle w:val="TableParagraph"/>
              <w:tabs>
                <w:tab w:val="right" w:pos="4516"/>
              </w:tabs>
              <w:spacing w:line="240" w:lineRule="auto"/>
              <w:ind w:left="89"/>
              <w:jc w:val="left"/>
              <w:rPr>
                <w:sz w:val="12"/>
              </w:rPr>
            </w:pPr>
            <w:r>
              <w:rPr>
                <w:sz w:val="12"/>
              </w:rPr>
              <w:t>Observations</w:t>
            </w:r>
            <w:r>
              <w:rPr>
                <w:rFonts w:ascii="Times New Roman"/>
                <w:sz w:val="12"/>
              </w:rPr>
              <w:tab/>
            </w:r>
            <w:r>
              <w:rPr>
                <w:sz w:val="12"/>
              </w:rPr>
              <w:t>610</w:t>
            </w:r>
          </w:p>
        </w:tc>
        <w:tc>
          <w:tcPr>
            <w:tcW w:w="606" w:type="dxa"/>
            <w:tcBorders>
              <w:bottom w:val="double" w:sz="1" w:space="0" w:color="000000"/>
            </w:tcBorders>
          </w:tcPr>
          <w:p w14:paraId="5C493D84" w14:textId="77777777" w:rsidR="007158A6" w:rsidRDefault="004F2724">
            <w:pPr>
              <w:pStyle w:val="TableParagraph"/>
              <w:spacing w:line="240" w:lineRule="auto"/>
              <w:ind w:left="117" w:right="117"/>
              <w:rPr>
                <w:sz w:val="12"/>
              </w:rPr>
            </w:pPr>
            <w:r>
              <w:rPr>
                <w:sz w:val="12"/>
              </w:rPr>
              <w:t>483</w:t>
            </w:r>
          </w:p>
        </w:tc>
        <w:tc>
          <w:tcPr>
            <w:tcW w:w="577" w:type="dxa"/>
            <w:tcBorders>
              <w:bottom w:val="double" w:sz="1" w:space="0" w:color="000000"/>
            </w:tcBorders>
          </w:tcPr>
          <w:p w14:paraId="00C9E41F" w14:textId="77777777" w:rsidR="007158A6" w:rsidRDefault="004F2724">
            <w:pPr>
              <w:pStyle w:val="TableParagraph"/>
              <w:spacing w:line="240" w:lineRule="auto"/>
              <w:ind w:left="67" w:right="67"/>
              <w:rPr>
                <w:sz w:val="12"/>
              </w:rPr>
            </w:pPr>
            <w:r>
              <w:rPr>
                <w:sz w:val="12"/>
              </w:rPr>
              <w:t>1,093</w:t>
            </w:r>
          </w:p>
        </w:tc>
        <w:tc>
          <w:tcPr>
            <w:tcW w:w="506" w:type="dxa"/>
            <w:tcBorders>
              <w:bottom w:val="double" w:sz="1" w:space="0" w:color="000000"/>
            </w:tcBorders>
          </w:tcPr>
          <w:p w14:paraId="5C4133B4" w14:textId="77777777" w:rsidR="007158A6" w:rsidRDefault="004F2724">
            <w:pPr>
              <w:pStyle w:val="TableParagraph"/>
              <w:spacing w:line="240" w:lineRule="auto"/>
              <w:ind w:right="156"/>
              <w:jc w:val="right"/>
              <w:rPr>
                <w:sz w:val="12"/>
              </w:rPr>
            </w:pPr>
            <w:r>
              <w:rPr>
                <w:sz w:val="12"/>
              </w:rPr>
              <w:t>760</w:t>
            </w:r>
          </w:p>
        </w:tc>
        <w:tc>
          <w:tcPr>
            <w:tcW w:w="606" w:type="dxa"/>
            <w:tcBorders>
              <w:bottom w:val="double" w:sz="1" w:space="0" w:color="000000"/>
            </w:tcBorders>
          </w:tcPr>
          <w:p w14:paraId="4C69744E" w14:textId="77777777" w:rsidR="007158A6" w:rsidRDefault="004F2724">
            <w:pPr>
              <w:pStyle w:val="TableParagraph"/>
              <w:spacing w:line="240" w:lineRule="auto"/>
              <w:ind w:right="206"/>
              <w:jc w:val="right"/>
              <w:rPr>
                <w:sz w:val="12"/>
              </w:rPr>
            </w:pPr>
            <w:r>
              <w:rPr>
                <w:sz w:val="12"/>
              </w:rPr>
              <w:t>656</w:t>
            </w:r>
          </w:p>
        </w:tc>
        <w:tc>
          <w:tcPr>
            <w:tcW w:w="640" w:type="dxa"/>
            <w:tcBorders>
              <w:bottom w:val="double" w:sz="1" w:space="0" w:color="000000"/>
            </w:tcBorders>
          </w:tcPr>
          <w:p w14:paraId="049FB991" w14:textId="77777777" w:rsidR="007158A6" w:rsidRDefault="004F2724">
            <w:pPr>
              <w:pStyle w:val="TableParagraph"/>
              <w:spacing w:line="240" w:lineRule="auto"/>
              <w:ind w:right="173"/>
              <w:jc w:val="right"/>
              <w:rPr>
                <w:sz w:val="12"/>
              </w:rPr>
            </w:pPr>
            <w:r>
              <w:rPr>
                <w:w w:val="105"/>
                <w:sz w:val="12"/>
              </w:rPr>
              <w:t>1,416</w:t>
            </w:r>
          </w:p>
        </w:tc>
        <w:tc>
          <w:tcPr>
            <w:tcW w:w="505" w:type="dxa"/>
            <w:tcBorders>
              <w:bottom w:val="double" w:sz="1" w:space="0" w:color="000000"/>
            </w:tcBorders>
          </w:tcPr>
          <w:p w14:paraId="7E9EB25C" w14:textId="77777777" w:rsidR="007158A6" w:rsidRDefault="004F2724">
            <w:pPr>
              <w:pStyle w:val="TableParagraph"/>
              <w:spacing w:line="240" w:lineRule="auto"/>
              <w:ind w:left="65" w:right="65"/>
              <w:rPr>
                <w:sz w:val="12"/>
              </w:rPr>
            </w:pPr>
            <w:r>
              <w:rPr>
                <w:sz w:val="12"/>
              </w:rPr>
              <w:t>294</w:t>
            </w:r>
          </w:p>
        </w:tc>
        <w:tc>
          <w:tcPr>
            <w:tcW w:w="605" w:type="dxa"/>
            <w:tcBorders>
              <w:bottom w:val="double" w:sz="1" w:space="0" w:color="000000"/>
            </w:tcBorders>
          </w:tcPr>
          <w:p w14:paraId="292D6697" w14:textId="77777777" w:rsidR="007158A6" w:rsidRDefault="004F2724">
            <w:pPr>
              <w:pStyle w:val="TableParagraph"/>
              <w:spacing w:line="240" w:lineRule="auto"/>
              <w:ind w:left="115" w:right="114"/>
              <w:rPr>
                <w:sz w:val="12"/>
              </w:rPr>
            </w:pPr>
            <w:r>
              <w:rPr>
                <w:w w:val="110"/>
                <w:sz w:val="12"/>
              </w:rPr>
              <w:t>157</w:t>
            </w:r>
          </w:p>
        </w:tc>
        <w:tc>
          <w:tcPr>
            <w:tcW w:w="640" w:type="dxa"/>
            <w:tcBorders>
              <w:bottom w:val="double" w:sz="1" w:space="0" w:color="000000"/>
            </w:tcBorders>
          </w:tcPr>
          <w:p w14:paraId="4DC56960" w14:textId="77777777" w:rsidR="007158A6" w:rsidRDefault="004F2724">
            <w:pPr>
              <w:pStyle w:val="TableParagraph"/>
              <w:spacing w:line="240" w:lineRule="auto"/>
              <w:ind w:left="198" w:right="195"/>
              <w:rPr>
                <w:sz w:val="12"/>
              </w:rPr>
            </w:pPr>
            <w:r>
              <w:rPr>
                <w:w w:val="105"/>
                <w:sz w:val="12"/>
              </w:rPr>
              <w:t>451</w:t>
            </w:r>
          </w:p>
        </w:tc>
      </w:tr>
    </w:tbl>
    <w:p w14:paraId="23AD6456" w14:textId="01D8CB7E" w:rsidR="007158A6" w:rsidRDefault="004F2724">
      <w:pPr>
        <w:spacing w:before="36"/>
        <w:ind w:left="148"/>
        <w:jc w:val="both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4" behindDoc="1" locked="0" layoutInCell="1" allowOverlap="1" wp14:anchorId="0AE9BD68" wp14:editId="622A0A44">
                <wp:simplePos x="0" y="0"/>
                <wp:positionH relativeFrom="page">
                  <wp:posOffset>914400</wp:posOffset>
                </wp:positionH>
                <wp:positionV relativeFrom="paragraph">
                  <wp:posOffset>-109855</wp:posOffset>
                </wp:positionV>
                <wp:extent cx="5943600" cy="0"/>
                <wp:effectExtent l="0" t="0" r="0" b="0"/>
                <wp:wrapNone/>
                <wp:docPr id="34" name="Straight Connector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380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18476620">
              <v:line id="Line 30" style="position:absolute;z-index:-2021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056mm" from="1in,-8.65pt" to="540pt,-8.65pt" w14:anchorId="7CAC7F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">
                <w10:wrap anchorx="page"/>
              </v:line>
            </w:pict>
          </mc:Fallback>
        </mc:AlternateContent>
      </w:r>
      <w:r>
        <w:rPr>
          <w:sz w:val="12"/>
        </w:rPr>
        <w:t>Note:</w:t>
      </w:r>
      <w:r>
        <w:rPr>
          <w:spacing w:val="6"/>
          <w:sz w:val="12"/>
        </w:rPr>
        <w:t xml:space="preserve"> </w:t>
      </w:r>
      <w:r>
        <w:rPr>
          <w:sz w:val="12"/>
        </w:rPr>
        <w:t>Robust</w:t>
      </w:r>
      <w:r>
        <w:rPr>
          <w:spacing w:val="17"/>
          <w:sz w:val="12"/>
        </w:rPr>
        <w:t xml:space="preserve"> </w:t>
      </w:r>
      <w:r>
        <w:rPr>
          <w:sz w:val="12"/>
        </w:rPr>
        <w:t>standard</w:t>
      </w:r>
      <w:r>
        <w:rPr>
          <w:spacing w:val="18"/>
          <w:sz w:val="12"/>
        </w:rPr>
        <w:t xml:space="preserve"> </w:t>
      </w:r>
      <w:r>
        <w:rPr>
          <w:sz w:val="12"/>
        </w:rPr>
        <w:t>errors</w:t>
      </w:r>
      <w:r>
        <w:rPr>
          <w:spacing w:val="18"/>
          <w:sz w:val="12"/>
        </w:rPr>
        <w:t xml:space="preserve"> </w:t>
      </w:r>
      <w:r>
        <w:rPr>
          <w:sz w:val="12"/>
        </w:rPr>
        <w:t>in</w:t>
      </w:r>
      <w:r>
        <w:rPr>
          <w:spacing w:val="18"/>
          <w:sz w:val="12"/>
        </w:rPr>
        <w:t xml:space="preserve"> </w:t>
      </w:r>
      <w:r>
        <w:rPr>
          <w:sz w:val="12"/>
        </w:rPr>
        <w:t>parentheses;</w:t>
      </w:r>
      <w:r>
        <w:rPr>
          <w:spacing w:val="18"/>
          <w:sz w:val="12"/>
        </w:rPr>
        <w:t xml:space="preserve"> </w:t>
      </w:r>
      <w:r>
        <w:rPr>
          <w:sz w:val="12"/>
        </w:rPr>
        <w:t>*</w:t>
      </w:r>
      <w:r>
        <w:rPr>
          <w:spacing w:val="18"/>
          <w:sz w:val="12"/>
        </w:rPr>
        <w:t xml:space="preserve"> </w:t>
      </w:r>
      <w:r>
        <w:rPr>
          <w:sz w:val="12"/>
        </w:rPr>
        <w:t>p</w:t>
      </w:r>
      <w:r>
        <w:rPr>
          <w:rFonts w:ascii="Verdana"/>
          <w:i/>
          <w:sz w:val="12"/>
        </w:rPr>
        <w:t>&lt;</w:t>
      </w:r>
      <w:r>
        <w:rPr>
          <w:sz w:val="12"/>
        </w:rPr>
        <w:t>0.05,</w:t>
      </w:r>
      <w:r>
        <w:rPr>
          <w:spacing w:val="18"/>
          <w:sz w:val="12"/>
        </w:rPr>
        <w:t xml:space="preserve"> </w:t>
      </w:r>
      <w:r>
        <w:rPr>
          <w:sz w:val="12"/>
        </w:rPr>
        <w:t>**</w:t>
      </w:r>
      <w:r>
        <w:rPr>
          <w:spacing w:val="18"/>
          <w:sz w:val="12"/>
        </w:rPr>
        <w:t xml:space="preserve"> </w:t>
      </w:r>
      <w:r>
        <w:rPr>
          <w:sz w:val="12"/>
        </w:rPr>
        <w:t>p</w:t>
      </w:r>
      <w:r>
        <w:rPr>
          <w:rFonts w:ascii="Verdana"/>
          <w:i/>
          <w:sz w:val="12"/>
        </w:rPr>
        <w:t>&lt;</w:t>
      </w:r>
      <w:r>
        <w:rPr>
          <w:sz w:val="12"/>
        </w:rPr>
        <w:t>0.01,</w:t>
      </w:r>
      <w:r>
        <w:rPr>
          <w:spacing w:val="18"/>
          <w:sz w:val="12"/>
        </w:rPr>
        <w:t xml:space="preserve"> </w:t>
      </w:r>
      <w:r>
        <w:rPr>
          <w:sz w:val="12"/>
        </w:rPr>
        <w:t>***</w:t>
      </w:r>
      <w:r>
        <w:rPr>
          <w:spacing w:val="18"/>
          <w:sz w:val="12"/>
        </w:rPr>
        <w:t xml:space="preserve"> </w:t>
      </w:r>
      <w:r>
        <w:rPr>
          <w:sz w:val="12"/>
        </w:rPr>
        <w:t>p</w:t>
      </w:r>
      <w:r>
        <w:rPr>
          <w:rFonts w:ascii="Verdana"/>
          <w:i/>
          <w:sz w:val="12"/>
        </w:rPr>
        <w:t>&lt;</w:t>
      </w:r>
      <w:r>
        <w:rPr>
          <w:sz w:val="12"/>
        </w:rPr>
        <w:t>0.001.</w:t>
      </w:r>
    </w:p>
    <w:p w14:paraId="4DEF0252" w14:textId="77777777" w:rsidR="007158A6" w:rsidRDefault="007158A6">
      <w:pPr>
        <w:pStyle w:val="BodyText"/>
        <w:rPr>
          <w:sz w:val="16"/>
        </w:rPr>
      </w:pPr>
    </w:p>
    <w:p w14:paraId="6538DDC7" w14:textId="77777777" w:rsidR="007158A6" w:rsidRDefault="004F2724">
      <w:pPr>
        <w:pStyle w:val="BodyText"/>
        <w:spacing w:before="139" w:line="314" w:lineRule="auto"/>
        <w:ind w:left="120" w:right="575"/>
        <w:jc w:val="both"/>
      </w:pPr>
      <w:r>
        <w:rPr>
          <w:w w:val="95"/>
        </w:rPr>
        <w:t>As discussed earlier, the income source and income change indicator is a relatively new food security</w:t>
      </w:r>
      <w:r>
        <w:rPr>
          <w:spacing w:val="1"/>
          <w:w w:val="95"/>
        </w:rPr>
        <w:t xml:space="preserve"> </w:t>
      </w:r>
      <w:r>
        <w:t>proxy that is being piloted.</w:t>
      </w:r>
      <w:r>
        <w:rPr>
          <w:spacing w:val="1"/>
        </w:rPr>
        <w:t xml:space="preserve"> </w:t>
      </w:r>
      <w:r>
        <w:t>Further research needs to be conducted on the potential use of the</w:t>
      </w:r>
      <w:r>
        <w:rPr>
          <w:spacing w:val="1"/>
        </w:rPr>
        <w:t xml:space="preserve"> </w:t>
      </w:r>
      <w:r>
        <w:t>main income source and income change on how the employment types may drive the indicator.</w:t>
      </w:r>
      <w:r>
        <w:rPr>
          <w:spacing w:val="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important</w:t>
      </w:r>
      <w:r>
        <w:rPr>
          <w:spacing w:val="-2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employment</w:t>
      </w:r>
      <w:r>
        <w:rPr>
          <w:spacing w:val="-3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economic</w:t>
      </w:r>
      <w:r>
        <w:rPr>
          <w:spacing w:val="-3"/>
        </w:rPr>
        <w:t xml:space="preserve"> </w:t>
      </w:r>
      <w:r>
        <w:t>importance</w:t>
      </w:r>
      <w:r>
        <w:rPr>
          <w:spacing w:val="-2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country-</w:t>
      </w:r>
      <w:r>
        <w:rPr>
          <w:spacing w:val="-50"/>
        </w:rPr>
        <w:t xml:space="preserve"> </w:t>
      </w:r>
      <w:r>
        <w:rPr>
          <w:w w:val="95"/>
        </w:rPr>
        <w:t>specific;</w:t>
      </w:r>
      <w:r>
        <w:rPr>
          <w:spacing w:val="47"/>
        </w:rPr>
        <w:t xml:space="preserve"> </w:t>
      </w:r>
      <w:r>
        <w:rPr>
          <w:w w:val="95"/>
        </w:rPr>
        <w:t>thus,</w:t>
      </w:r>
      <w:r>
        <w:rPr>
          <w:spacing w:val="48"/>
        </w:rPr>
        <w:t xml:space="preserve"> </w:t>
      </w:r>
      <w:r>
        <w:rPr>
          <w:w w:val="95"/>
        </w:rPr>
        <w:t>applying a generalized global classification may result in misclassifying household</w:t>
      </w:r>
      <w:r>
        <w:rPr>
          <w:spacing w:val="1"/>
          <w:w w:val="95"/>
        </w:rPr>
        <w:t xml:space="preserve"> </w:t>
      </w:r>
      <w:r>
        <w:t>food insecurity. Also, to properly situate the performance of this variable against the FES, more</w:t>
      </w:r>
      <w:r>
        <w:rPr>
          <w:spacing w:val="1"/>
        </w:rPr>
        <w:t xml:space="preserve"> </w:t>
      </w:r>
      <w:r>
        <w:t>analysis</w:t>
      </w:r>
      <w:r>
        <w:rPr>
          <w:spacing w:val="14"/>
        </w:rPr>
        <w:t xml:space="preserve"> </w:t>
      </w:r>
      <w:r>
        <w:t>needs</w:t>
      </w:r>
      <w:r>
        <w:rPr>
          <w:spacing w:val="14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be</w:t>
      </w:r>
      <w:r>
        <w:rPr>
          <w:spacing w:val="14"/>
        </w:rPr>
        <w:t xml:space="preserve"> </w:t>
      </w:r>
      <w:r>
        <w:t>performed</w:t>
      </w:r>
      <w:r>
        <w:rPr>
          <w:spacing w:val="14"/>
        </w:rPr>
        <w:t xml:space="preserve"> </w:t>
      </w:r>
      <w:r>
        <w:t>beyond</w:t>
      </w:r>
      <w:r>
        <w:rPr>
          <w:spacing w:val="15"/>
        </w:rPr>
        <w:t xml:space="preserve"> </w:t>
      </w:r>
      <w:r>
        <w:t>mean</w:t>
      </w:r>
      <w:r>
        <w:rPr>
          <w:spacing w:val="14"/>
        </w:rPr>
        <w:t xml:space="preserve"> </w:t>
      </w:r>
      <w:r>
        <w:t>comparisons.</w:t>
      </w:r>
    </w:p>
    <w:p w14:paraId="51A0FAE7" w14:textId="77777777" w:rsidR="007158A6" w:rsidRDefault="004F2724">
      <w:pPr>
        <w:pStyle w:val="BodyText"/>
        <w:spacing w:before="168" w:line="314" w:lineRule="auto"/>
        <w:ind w:left="120" w:right="576"/>
        <w:jc w:val="both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section,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focus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comparison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versions</w:t>
      </w:r>
      <w:r>
        <w:rPr>
          <w:spacing w:val="-51"/>
        </w:rPr>
        <w:t xml:space="preserve"> </w:t>
      </w:r>
      <w:r>
        <w:t>of the indicators. The level of comparison is the length of the forms (long- vs. short version) by</w:t>
      </w:r>
      <w:r>
        <w:rPr>
          <w:spacing w:val="1"/>
        </w:rPr>
        <w:t xml:space="preserve"> </w:t>
      </w:r>
      <w:r>
        <w:t>data</w:t>
      </w:r>
      <w:r>
        <w:rPr>
          <w:spacing w:val="17"/>
        </w:rPr>
        <w:t xml:space="preserve"> </w:t>
      </w:r>
      <w:r>
        <w:t>collection</w:t>
      </w:r>
      <w:r>
        <w:rPr>
          <w:spacing w:val="18"/>
        </w:rPr>
        <w:t xml:space="preserve"> </w:t>
      </w:r>
      <w:r>
        <w:t>modality</w:t>
      </w:r>
      <w:r>
        <w:rPr>
          <w:spacing w:val="18"/>
        </w:rPr>
        <w:t xml:space="preserve"> </w:t>
      </w:r>
      <w:r>
        <w:t>(F2F</w:t>
      </w:r>
      <w:r>
        <w:rPr>
          <w:spacing w:val="1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Remote).</w:t>
      </w:r>
    </w:p>
    <w:p w14:paraId="27C64111" w14:textId="77777777" w:rsidR="007158A6" w:rsidRDefault="007158A6">
      <w:pPr>
        <w:spacing w:line="314" w:lineRule="auto"/>
        <w:jc w:val="both"/>
        <w:sectPr w:rsidR="007158A6">
          <w:pgSz w:w="12240" w:h="15840"/>
          <w:pgMar w:top="1300" w:right="860" w:bottom="1080" w:left="1320" w:header="0" w:footer="888" w:gutter="0"/>
          <w:cols w:space="720"/>
        </w:sectPr>
      </w:pPr>
    </w:p>
    <w:p w14:paraId="7BBAF826" w14:textId="77777777" w:rsidR="007158A6" w:rsidRDefault="004F2724">
      <w:pPr>
        <w:pStyle w:val="Heading1"/>
        <w:numPr>
          <w:ilvl w:val="0"/>
          <w:numId w:val="12"/>
        </w:numPr>
        <w:tabs>
          <w:tab w:val="left" w:pos="604"/>
          <w:tab w:val="left" w:pos="605"/>
        </w:tabs>
      </w:pPr>
      <w:bookmarkStart w:id="73" w:name="Module_Length_and_Food_Security_Indicato"/>
      <w:bookmarkStart w:id="74" w:name="_bookmark16"/>
      <w:bookmarkEnd w:id="73"/>
      <w:bookmarkEnd w:id="74"/>
      <w:r>
        <w:rPr>
          <w:spacing w:val="-1"/>
        </w:rPr>
        <w:t>Module Length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Food Security</w:t>
      </w:r>
      <w:r>
        <w:t xml:space="preserve"> </w:t>
      </w:r>
      <w:r>
        <w:rPr>
          <w:spacing w:val="-1"/>
        </w:rPr>
        <w:t>Indicator</w:t>
      </w:r>
      <w:r>
        <w:t xml:space="preserve"> Reporting</w:t>
      </w:r>
    </w:p>
    <w:p w14:paraId="4ECEB4E0" w14:textId="1C429FF3" w:rsidR="007158A6" w:rsidRDefault="004F2724">
      <w:pPr>
        <w:pStyle w:val="BodyText"/>
        <w:spacing w:before="282" w:line="314" w:lineRule="auto"/>
        <w:ind w:left="120" w:right="575"/>
        <w:jc w:val="both"/>
      </w:pPr>
      <w:r>
        <w:t>As a secondary objective, the study also piloted a number of different versions of the assessment</w:t>
      </w:r>
      <w:r>
        <w:rPr>
          <w:spacing w:val="1"/>
        </w:rPr>
        <w:t xml:space="preserve"> </w:t>
      </w:r>
      <w:r>
        <w:t>indicators</w:t>
      </w:r>
      <w:r>
        <w:rPr>
          <w:spacing w:val="26"/>
        </w:rPr>
        <w:t xml:space="preserve"> </w:t>
      </w:r>
      <w:r>
        <w:t>(shorter</w:t>
      </w:r>
      <w:r>
        <w:rPr>
          <w:spacing w:val="27"/>
        </w:rPr>
        <w:t xml:space="preserve"> </w:t>
      </w:r>
      <w:r>
        <w:t>than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standard</w:t>
      </w:r>
      <w:r>
        <w:rPr>
          <w:spacing w:val="27"/>
        </w:rPr>
        <w:t xml:space="preserve"> </w:t>
      </w:r>
      <w:r>
        <w:t>versions).</w:t>
      </w:r>
      <w:r>
        <w:rPr>
          <w:spacing w:val="44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reason</w:t>
      </w:r>
      <w:r>
        <w:rPr>
          <w:spacing w:val="26"/>
        </w:rPr>
        <w:t xml:space="preserve"> </w:t>
      </w:r>
      <w:r>
        <w:t>was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see</w:t>
      </w:r>
      <w:r>
        <w:rPr>
          <w:spacing w:val="27"/>
        </w:rPr>
        <w:t xml:space="preserve"> </w:t>
      </w:r>
      <w:r>
        <w:t>if</w:t>
      </w:r>
      <w:r>
        <w:rPr>
          <w:spacing w:val="26"/>
        </w:rPr>
        <w:t xml:space="preserve"> </w:t>
      </w:r>
      <w:r>
        <w:t>shortened</w:t>
      </w:r>
      <w:r>
        <w:rPr>
          <w:spacing w:val="27"/>
        </w:rPr>
        <w:t xml:space="preserve"> </w:t>
      </w:r>
      <w:r>
        <w:t>versions</w:t>
      </w:r>
      <w:r>
        <w:rPr>
          <w:spacing w:val="-51"/>
        </w:rPr>
        <w:t xml:space="preserve"> </w:t>
      </w:r>
      <w:r>
        <w:rPr>
          <w:spacing w:val="-1"/>
        </w:rPr>
        <w:t xml:space="preserve">use could be recommended </w:t>
      </w:r>
      <w:r>
        <w:t>in phone interviews when time/length of interview has been shown</w:t>
      </w:r>
      <w:r>
        <w:rPr>
          <w:spacing w:val="1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correlated</w:t>
      </w:r>
      <w:r>
        <w:rPr>
          <w:spacing w:val="29"/>
        </w:rPr>
        <w:t xml:space="preserve"> </w:t>
      </w:r>
      <w:r>
        <w:t>with</w:t>
      </w:r>
      <w:r>
        <w:rPr>
          <w:spacing w:val="29"/>
        </w:rPr>
        <w:t xml:space="preserve"> </w:t>
      </w:r>
      <w:r>
        <w:t>data</w:t>
      </w:r>
      <w:r>
        <w:rPr>
          <w:spacing w:val="29"/>
        </w:rPr>
        <w:t xml:space="preserve"> </w:t>
      </w:r>
      <w:r>
        <w:t>quality.</w:t>
      </w:r>
      <w:r>
        <w:rPr>
          <w:spacing w:val="36"/>
        </w:rPr>
        <w:t xml:space="preserve"> </w:t>
      </w:r>
      <w:r>
        <w:t>Specifically,</w:t>
      </w:r>
      <w:r>
        <w:rPr>
          <w:spacing w:val="34"/>
        </w:rPr>
        <w:t xml:space="preserve"> </w:t>
      </w:r>
      <w:r>
        <w:t>FCS,</w:t>
      </w:r>
      <w:r>
        <w:rPr>
          <w:spacing w:val="29"/>
        </w:rPr>
        <w:t xml:space="preserve"> </w:t>
      </w:r>
      <w:r>
        <w:t>FES,</w:t>
      </w:r>
      <w:r>
        <w:rPr>
          <w:spacing w:val="29"/>
        </w:rPr>
        <w:t xml:space="preserve"> </w:t>
      </w:r>
      <w:r>
        <w:t>LCS-EN,</w:t>
      </w:r>
      <w:r>
        <w:rPr>
          <w:spacing w:val="29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LCS-FS</w:t>
      </w:r>
      <w:r>
        <w:rPr>
          <w:spacing w:val="29"/>
        </w:rPr>
        <w:t xml:space="preserve"> </w:t>
      </w:r>
      <w:r>
        <w:t>modules</w:t>
      </w:r>
      <w:r>
        <w:rPr>
          <w:spacing w:val="29"/>
        </w:rPr>
        <w:t xml:space="preserve"> </w:t>
      </w:r>
      <w:r>
        <w:t>will</w:t>
      </w:r>
      <w:r>
        <w:rPr>
          <w:spacing w:val="-51"/>
        </w:rPr>
        <w:t xml:space="preserve"> </w:t>
      </w:r>
      <w:r>
        <w:t>be</w:t>
      </w:r>
      <w:r>
        <w:rPr>
          <w:spacing w:val="19"/>
        </w:rPr>
        <w:t xml:space="preserve"> </w:t>
      </w:r>
      <w:r>
        <w:t>compared</w:t>
      </w:r>
      <w:r>
        <w:rPr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tested.</w:t>
      </w:r>
      <w:r>
        <w:rPr>
          <w:spacing w:val="27"/>
        </w:rPr>
        <w:t xml:space="preserve"> </w:t>
      </w:r>
      <w:r>
        <w:t>This</w:t>
      </w:r>
      <w:r>
        <w:rPr>
          <w:spacing w:val="20"/>
        </w:rPr>
        <w:t xml:space="preserve"> </w:t>
      </w:r>
      <w:r>
        <w:t>would</w:t>
      </w:r>
      <w:r>
        <w:rPr>
          <w:spacing w:val="20"/>
        </w:rPr>
        <w:t xml:space="preserve"> </w:t>
      </w:r>
      <w:r>
        <w:t>allow</w:t>
      </w:r>
      <w:r>
        <w:rPr>
          <w:spacing w:val="20"/>
        </w:rPr>
        <w:t xml:space="preserve"> </w:t>
      </w:r>
      <w:r>
        <w:t>recommendation</w:t>
      </w:r>
      <w:r>
        <w:rPr>
          <w:spacing w:val="20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use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shorter</w:t>
      </w:r>
      <w:r>
        <w:rPr>
          <w:spacing w:val="20"/>
        </w:rPr>
        <w:t xml:space="preserve"> </w:t>
      </w:r>
      <w:r>
        <w:t>version</w:t>
      </w:r>
      <w:r>
        <w:rPr>
          <w:spacing w:val="-51"/>
        </w:rPr>
        <w:t xml:space="preserve"> </w:t>
      </w:r>
      <w:r>
        <w:t>of the FES module over the phone or in F2F surveys to reduce interviewee fatigue.</w:t>
      </w:r>
      <w:r>
        <w:rPr>
          <w:spacing w:val="1"/>
        </w:rPr>
        <w:t xml:space="preserve"> </w:t>
      </w:r>
      <w:r>
        <w:t>The results</w:t>
      </w:r>
      <w:r>
        <w:rPr>
          <w:spacing w:val="1"/>
        </w:rPr>
        <w:t xml:space="preserve"> </w:t>
      </w:r>
      <w:r>
        <w:rPr>
          <w:w w:val="95"/>
        </w:rPr>
        <w:t>(comparison of short and long (standard module length) is to serve as a guide to revising the current</w:t>
      </w:r>
      <w:r>
        <w:rPr>
          <w:spacing w:val="1"/>
          <w:w w:val="95"/>
        </w:rPr>
        <w:t xml:space="preserve"> </w:t>
      </w:r>
      <w:r>
        <w:rPr>
          <w:w w:val="95"/>
        </w:rPr>
        <w:t xml:space="preserve">modules (long) if need </w:t>
      </w:r>
      <w:r w:rsidR="00A571F5">
        <w:rPr>
          <w:w w:val="95"/>
        </w:rPr>
        <w:t>be,</w:t>
      </w:r>
      <w:r>
        <w:rPr>
          <w:w w:val="95"/>
        </w:rPr>
        <w:t xml:space="preserve"> especially if the shorter versions of each module produces numbers that</w:t>
      </w:r>
      <w:r>
        <w:rPr>
          <w:spacing w:val="1"/>
          <w:w w:val="95"/>
        </w:rPr>
        <w:t xml:space="preserve"> </w:t>
      </w:r>
      <w:r>
        <w:t>statistically</w:t>
      </w:r>
      <w:r>
        <w:rPr>
          <w:spacing w:val="17"/>
        </w:rPr>
        <w:t xml:space="preserve"> </w:t>
      </w:r>
      <w:r>
        <w:t>comparable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long</w:t>
      </w:r>
      <w:r>
        <w:rPr>
          <w:spacing w:val="17"/>
        </w:rPr>
        <w:t xml:space="preserve"> </w:t>
      </w:r>
      <w:r>
        <w:t>versions.</w:t>
      </w:r>
    </w:p>
    <w:p w14:paraId="6AFDE4F1" w14:textId="77777777" w:rsidR="007158A6" w:rsidRDefault="007158A6">
      <w:pPr>
        <w:pStyle w:val="BodyText"/>
        <w:spacing w:before="1"/>
        <w:rPr>
          <w:sz w:val="27"/>
        </w:rPr>
      </w:pPr>
    </w:p>
    <w:p w14:paraId="2944DD26" w14:textId="77777777" w:rsidR="007158A6" w:rsidRDefault="004F2724">
      <w:pPr>
        <w:pStyle w:val="Heading2"/>
        <w:numPr>
          <w:ilvl w:val="1"/>
          <w:numId w:val="9"/>
        </w:numPr>
        <w:tabs>
          <w:tab w:val="left" w:pos="732"/>
          <w:tab w:val="left" w:pos="733"/>
        </w:tabs>
      </w:pPr>
      <w:bookmarkStart w:id="75" w:name="Standard_FCS_module_vs._Short_FCS_module"/>
      <w:bookmarkStart w:id="76" w:name="_bookmark17"/>
      <w:bookmarkEnd w:id="75"/>
      <w:bookmarkEnd w:id="76"/>
      <w:r>
        <w:rPr>
          <w:w w:val="95"/>
        </w:rPr>
        <w:t>Standard</w:t>
      </w:r>
      <w:r>
        <w:rPr>
          <w:spacing w:val="30"/>
          <w:w w:val="95"/>
        </w:rPr>
        <w:t xml:space="preserve"> </w:t>
      </w:r>
      <w:r>
        <w:rPr>
          <w:w w:val="95"/>
        </w:rPr>
        <w:t>FCS</w:t>
      </w:r>
      <w:r>
        <w:rPr>
          <w:spacing w:val="31"/>
          <w:w w:val="95"/>
        </w:rPr>
        <w:t xml:space="preserve"> </w:t>
      </w:r>
      <w:r>
        <w:rPr>
          <w:w w:val="95"/>
        </w:rPr>
        <w:t>module</w:t>
      </w:r>
      <w:r>
        <w:rPr>
          <w:spacing w:val="30"/>
          <w:w w:val="95"/>
        </w:rPr>
        <w:t xml:space="preserve"> </w:t>
      </w:r>
      <w:r>
        <w:rPr>
          <w:w w:val="95"/>
        </w:rPr>
        <w:t>vs.</w:t>
      </w:r>
      <w:r>
        <w:rPr>
          <w:spacing w:val="58"/>
        </w:rPr>
        <w:t xml:space="preserve"> </w:t>
      </w:r>
      <w:r>
        <w:rPr>
          <w:w w:val="95"/>
        </w:rPr>
        <w:t>Short</w:t>
      </w:r>
      <w:r>
        <w:rPr>
          <w:spacing w:val="30"/>
          <w:w w:val="95"/>
        </w:rPr>
        <w:t xml:space="preserve"> </w:t>
      </w:r>
      <w:r>
        <w:rPr>
          <w:w w:val="95"/>
        </w:rPr>
        <w:t>FCS</w:t>
      </w:r>
      <w:r>
        <w:rPr>
          <w:spacing w:val="31"/>
          <w:w w:val="95"/>
        </w:rPr>
        <w:t xml:space="preserve"> </w:t>
      </w:r>
      <w:r>
        <w:rPr>
          <w:w w:val="95"/>
        </w:rPr>
        <w:t>module</w:t>
      </w:r>
    </w:p>
    <w:p w14:paraId="51E4CE59" w14:textId="77777777" w:rsidR="007158A6" w:rsidRDefault="004F2724">
      <w:pPr>
        <w:pStyle w:val="BodyText"/>
        <w:spacing w:before="215" w:line="314" w:lineRule="auto"/>
        <w:ind w:left="120" w:right="574"/>
        <w:jc w:val="both"/>
      </w:pPr>
      <w:r>
        <w:rPr>
          <w:spacing w:val="-1"/>
        </w:rPr>
        <w:t>In</w:t>
      </w:r>
      <w:r>
        <w:rPr>
          <w:spacing w:val="-11"/>
        </w:rPr>
        <w:t xml:space="preserve"> </w:t>
      </w:r>
      <w:r>
        <w:rPr>
          <w:spacing w:val="-1"/>
        </w:rPr>
        <w:t>this</w:t>
      </w:r>
      <w:r>
        <w:rPr>
          <w:spacing w:val="-10"/>
        </w:rPr>
        <w:t xml:space="preserve"> </w:t>
      </w:r>
      <w:r>
        <w:rPr>
          <w:spacing w:val="-1"/>
        </w:rPr>
        <w:t>section,</w:t>
      </w:r>
      <w:r>
        <w:rPr>
          <w:spacing w:val="-10"/>
        </w:rPr>
        <w:t xml:space="preserve"> </w:t>
      </w:r>
      <w:r>
        <w:rPr>
          <w:spacing w:val="-1"/>
        </w:rPr>
        <w:t>the</w:t>
      </w:r>
      <w:r>
        <w:rPr>
          <w:spacing w:val="-11"/>
        </w:rPr>
        <w:t xml:space="preserve"> </w:t>
      </w:r>
      <w:r>
        <w:rPr>
          <w:spacing w:val="-1"/>
        </w:rPr>
        <w:t>results</w:t>
      </w:r>
      <w:r>
        <w:rPr>
          <w:spacing w:val="-10"/>
        </w:rPr>
        <w:t xml:space="preserve"> </w:t>
      </w:r>
      <w:r>
        <w:rPr>
          <w:spacing w:val="-1"/>
        </w:rPr>
        <w:t>are</w:t>
      </w:r>
      <w:r>
        <w:rPr>
          <w:spacing w:val="-11"/>
        </w:rPr>
        <w:t xml:space="preserve"> </w:t>
      </w:r>
      <w:r>
        <w:rPr>
          <w:spacing w:val="-1"/>
        </w:rPr>
        <w:t>compared</w:t>
      </w:r>
      <w:r>
        <w:rPr>
          <w:spacing w:val="-10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standard</w:t>
      </w:r>
      <w:r>
        <w:rPr>
          <w:spacing w:val="-11"/>
        </w:rPr>
        <w:t xml:space="preserve"> </w:t>
      </w:r>
      <w:r>
        <w:t>FCS</w:t>
      </w:r>
      <w:r>
        <w:rPr>
          <w:spacing w:val="-10"/>
        </w:rPr>
        <w:t xml:space="preserve"> </w:t>
      </w:r>
      <w:r>
        <w:t>module</w:t>
      </w:r>
      <w:r>
        <w:rPr>
          <w:spacing w:val="-11"/>
        </w:rPr>
        <w:t xml:space="preserve"> </w:t>
      </w:r>
      <w:r>
        <w:t>(based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16</w:t>
      </w:r>
      <w:r>
        <w:rPr>
          <w:spacing w:val="-10"/>
        </w:rPr>
        <w:t xml:space="preserve"> </w:t>
      </w:r>
      <w:r>
        <w:t>questions</w:t>
      </w:r>
      <w:r>
        <w:rPr>
          <w:spacing w:val="-51"/>
        </w:rPr>
        <w:t xml:space="preserve"> </w:t>
      </w:r>
      <w:r>
        <w:t>to ask main food groups &amp; subgroups) with a collapsed shorter FCS module (that relies on 9</w:t>
      </w:r>
      <w:r>
        <w:rPr>
          <w:spacing w:val="1"/>
        </w:rPr>
        <w:t xml:space="preserve"> </w:t>
      </w:r>
      <w:r>
        <w:t>questions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ask</w:t>
      </w:r>
      <w:r>
        <w:rPr>
          <w:spacing w:val="13"/>
        </w:rPr>
        <w:t xml:space="preserve"> </w:t>
      </w:r>
      <w:r>
        <w:t>about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consumption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t>only</w:t>
      </w:r>
      <w:r>
        <w:rPr>
          <w:spacing w:val="14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main</w:t>
      </w:r>
      <w:r>
        <w:rPr>
          <w:spacing w:val="13"/>
        </w:rPr>
        <w:t xml:space="preserve"> </w:t>
      </w:r>
      <w:r>
        <w:t>food</w:t>
      </w:r>
      <w:r>
        <w:rPr>
          <w:spacing w:val="13"/>
        </w:rPr>
        <w:t xml:space="preserve"> </w:t>
      </w:r>
      <w:r>
        <w:t>groups).</w:t>
      </w:r>
    </w:p>
    <w:p w14:paraId="51CD1A7A" w14:textId="42FEDCB5" w:rsidR="007158A6" w:rsidRDefault="004F2724">
      <w:pPr>
        <w:pStyle w:val="BodyText"/>
        <w:spacing w:before="163" w:line="314" w:lineRule="auto"/>
        <w:ind w:left="120" w:right="574"/>
        <w:jc w:val="both"/>
      </w:pPr>
      <w:r>
        <w:t>In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16,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comparison</w:t>
      </w:r>
      <w:r>
        <w:rPr>
          <w:spacing w:val="-3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length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F2F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pilot</w:t>
      </w:r>
      <w:r>
        <w:rPr>
          <w:spacing w:val="-3"/>
        </w:rPr>
        <w:t xml:space="preserve"> </w:t>
      </w:r>
      <w:r>
        <w:t>countries.</w:t>
      </w:r>
      <w:r>
        <w:rPr>
          <w:spacing w:val="-5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terms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two</w:t>
      </w:r>
      <w:r>
        <w:rPr>
          <w:spacing w:val="-11"/>
        </w:rPr>
        <w:t xml:space="preserve"> </w:t>
      </w:r>
      <w:r>
        <w:t>version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FCS,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aggregated</w:t>
      </w:r>
      <w:r>
        <w:rPr>
          <w:spacing w:val="-12"/>
        </w:rPr>
        <w:t xml:space="preserve"> </w:t>
      </w:r>
      <w:r>
        <w:t>FCS</w:t>
      </w:r>
      <w:r>
        <w:rPr>
          <w:spacing w:val="-11"/>
        </w:rPr>
        <w:t xml:space="preserve"> </w:t>
      </w:r>
      <w:r>
        <w:t>results</w:t>
      </w:r>
      <w:r>
        <w:rPr>
          <w:spacing w:val="-12"/>
        </w:rPr>
        <w:t xml:space="preserve"> </w:t>
      </w:r>
      <w:r>
        <w:t>show</w:t>
      </w:r>
      <w:r>
        <w:rPr>
          <w:spacing w:val="-11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Myanmar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Ecuador</w:t>
      </w:r>
      <w:r>
        <w:rPr>
          <w:spacing w:val="-50"/>
        </w:rPr>
        <w:t xml:space="preserve"> </w:t>
      </w:r>
      <w:r>
        <w:rPr>
          <w:w w:val="95"/>
        </w:rPr>
        <w:t>(except for CAR where the short version significantly overstates food consumption by 4.35 points),</w:t>
      </w:r>
      <w:r>
        <w:rPr>
          <w:spacing w:val="1"/>
          <w:w w:val="95"/>
        </w:rPr>
        <w:t xml:space="preserve"> </w:t>
      </w:r>
      <w:r>
        <w:rPr>
          <w:w w:val="95"/>
        </w:rPr>
        <w:t>there are no significant difference between the short and long FCS. This means that the shorter FCS</w:t>
      </w:r>
      <w:r>
        <w:rPr>
          <w:spacing w:val="1"/>
          <w:w w:val="95"/>
        </w:rPr>
        <w:t xml:space="preserve"> </w:t>
      </w:r>
      <w:r>
        <w:rPr>
          <w:w w:val="95"/>
        </w:rPr>
        <w:t>module in CAR would minimally under-report number of food insecure households. However, when</w:t>
      </w:r>
      <w:r>
        <w:rPr>
          <w:spacing w:val="1"/>
          <w:w w:val="95"/>
        </w:rPr>
        <w:t xml:space="preserve"> </w:t>
      </w:r>
      <w:r>
        <w:t>looking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disaggregated</w:t>
      </w:r>
      <w:r>
        <w:rPr>
          <w:spacing w:val="-4"/>
        </w:rPr>
        <w:t xml:space="preserve"> </w:t>
      </w:r>
      <w:r>
        <w:t>FCS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consumption</w:t>
      </w:r>
      <w:r>
        <w:rPr>
          <w:spacing w:val="-4"/>
        </w:rPr>
        <w:t xml:space="preserve"> </w:t>
      </w:r>
      <w:r>
        <w:t>groups,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poor</w:t>
      </w:r>
      <w:r>
        <w:rPr>
          <w:spacing w:val="-4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(corresponding</w:t>
      </w:r>
      <w:r>
        <w:rPr>
          <w:spacing w:val="-4"/>
        </w:rPr>
        <w:t xml:space="preserve"> </w:t>
      </w:r>
      <w:r>
        <w:t>to</w:t>
      </w:r>
      <w:r>
        <w:rPr>
          <w:spacing w:val="-51"/>
        </w:rPr>
        <w:t xml:space="preserve"> </w:t>
      </w:r>
      <w:r>
        <w:t>severe</w:t>
      </w:r>
      <w:r>
        <w:rPr>
          <w:spacing w:val="-4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insecure</w:t>
      </w:r>
      <w:r>
        <w:rPr>
          <w:spacing w:val="-4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CARI),</w:t>
      </w:r>
      <w:r>
        <w:rPr>
          <w:spacing w:val="-4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statistical</w:t>
      </w:r>
      <w:r>
        <w:rPr>
          <w:spacing w:val="-4"/>
        </w:rPr>
        <w:t xml:space="preserve"> </w:t>
      </w:r>
      <w:r>
        <w:t>difference</w:t>
      </w:r>
      <w:r>
        <w:rPr>
          <w:spacing w:val="-3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pilot</w:t>
      </w:r>
      <w:r>
        <w:rPr>
          <w:spacing w:val="-3"/>
        </w:rPr>
        <w:t xml:space="preserve"> </w:t>
      </w:r>
      <w:r>
        <w:t>countries</w:t>
      </w:r>
      <w:r w:rsidR="00A571F5">
        <w:t>.</w:t>
      </w:r>
    </w:p>
    <w:p w14:paraId="447D949C" w14:textId="77777777" w:rsidR="007158A6" w:rsidRDefault="007158A6">
      <w:pPr>
        <w:pStyle w:val="BodyText"/>
        <w:spacing w:before="10"/>
        <w:rPr>
          <w:sz w:val="26"/>
        </w:rPr>
      </w:pPr>
    </w:p>
    <w:p w14:paraId="20BAF9CB" w14:textId="77777777" w:rsidR="007158A6" w:rsidRDefault="004F2724">
      <w:pPr>
        <w:pStyle w:val="Heading2"/>
        <w:numPr>
          <w:ilvl w:val="1"/>
          <w:numId w:val="9"/>
        </w:numPr>
        <w:tabs>
          <w:tab w:val="left" w:pos="732"/>
          <w:tab w:val="left" w:pos="733"/>
        </w:tabs>
      </w:pPr>
      <w:bookmarkStart w:id="77" w:name="Standard_Expenditure_module_vs._Short_Ex"/>
      <w:bookmarkStart w:id="78" w:name="_bookmark18"/>
      <w:bookmarkEnd w:id="77"/>
      <w:bookmarkEnd w:id="78"/>
      <w:r>
        <w:rPr>
          <w:w w:val="95"/>
        </w:rPr>
        <w:t>Standard</w:t>
      </w:r>
      <w:r>
        <w:rPr>
          <w:spacing w:val="16"/>
          <w:w w:val="95"/>
        </w:rPr>
        <w:t xml:space="preserve"> </w:t>
      </w:r>
      <w:r>
        <w:rPr>
          <w:w w:val="95"/>
        </w:rPr>
        <w:t>Expenditure</w:t>
      </w:r>
      <w:r>
        <w:rPr>
          <w:spacing w:val="17"/>
          <w:w w:val="95"/>
        </w:rPr>
        <w:t xml:space="preserve"> </w:t>
      </w:r>
      <w:r>
        <w:rPr>
          <w:w w:val="95"/>
        </w:rPr>
        <w:t>module</w:t>
      </w:r>
      <w:r>
        <w:rPr>
          <w:spacing w:val="17"/>
          <w:w w:val="95"/>
        </w:rPr>
        <w:t xml:space="preserve"> </w:t>
      </w:r>
      <w:r>
        <w:rPr>
          <w:w w:val="95"/>
        </w:rPr>
        <w:t>vs.</w:t>
      </w:r>
      <w:r>
        <w:rPr>
          <w:spacing w:val="42"/>
          <w:w w:val="95"/>
        </w:rPr>
        <w:t xml:space="preserve"> </w:t>
      </w:r>
      <w:r>
        <w:rPr>
          <w:w w:val="95"/>
        </w:rPr>
        <w:t>Short</w:t>
      </w:r>
      <w:r>
        <w:rPr>
          <w:spacing w:val="17"/>
          <w:w w:val="95"/>
        </w:rPr>
        <w:t xml:space="preserve"> </w:t>
      </w:r>
      <w:r>
        <w:rPr>
          <w:w w:val="95"/>
        </w:rPr>
        <w:t>Expenditure</w:t>
      </w:r>
      <w:r>
        <w:rPr>
          <w:spacing w:val="17"/>
          <w:w w:val="95"/>
        </w:rPr>
        <w:t xml:space="preserve"> </w:t>
      </w:r>
      <w:r>
        <w:rPr>
          <w:w w:val="95"/>
        </w:rPr>
        <w:t>module</w:t>
      </w:r>
    </w:p>
    <w:p w14:paraId="400DA169" w14:textId="77777777" w:rsidR="007158A6" w:rsidRDefault="004F2724">
      <w:pPr>
        <w:pStyle w:val="BodyText"/>
        <w:spacing w:before="215" w:line="314" w:lineRule="auto"/>
        <w:ind w:left="120" w:right="575"/>
        <w:jc w:val="both"/>
      </w:pPr>
      <w:r>
        <w:rPr>
          <w:w w:val="95"/>
        </w:rPr>
        <w:t>This section of the analysis tested whether expenditures could be measured through administering</w:t>
      </w:r>
      <w:r>
        <w:rPr>
          <w:spacing w:val="1"/>
          <w:w w:val="95"/>
        </w:rPr>
        <w:t xml:space="preserve"> </w:t>
      </w:r>
      <w:r>
        <w:rPr>
          <w:w w:val="95"/>
        </w:rPr>
        <w:t>fewer questions.</w:t>
      </w:r>
      <w:r>
        <w:rPr>
          <w:spacing w:val="47"/>
        </w:rPr>
        <w:t xml:space="preserve"> </w:t>
      </w:r>
      <w:r>
        <w:rPr>
          <w:w w:val="95"/>
        </w:rPr>
        <w:t>Four different versions of the expenditure module (2 versions for the F2F modality</w:t>
      </w:r>
      <w:r>
        <w:rPr>
          <w:spacing w:val="1"/>
          <w:w w:val="95"/>
        </w:rPr>
        <w:t xml:space="preserve"> </w:t>
      </w:r>
      <w:r>
        <w:rPr>
          <w:spacing w:val="-1"/>
        </w:rPr>
        <w:t>&amp;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2</w:t>
      </w:r>
      <w:r>
        <w:rPr>
          <w:spacing w:val="-8"/>
        </w:rPr>
        <w:t xml:space="preserve"> </w:t>
      </w:r>
      <w:r>
        <w:rPr>
          <w:spacing w:val="-1"/>
        </w:rPr>
        <w:t>versions</w:t>
      </w:r>
      <w:r>
        <w:rPr>
          <w:spacing w:val="-7"/>
        </w:rPr>
        <w:t xml:space="preserve"> </w:t>
      </w:r>
      <w:r>
        <w:rPr>
          <w:spacing w:val="-1"/>
        </w:rPr>
        <w:t>for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remote</w:t>
      </w:r>
      <w:r>
        <w:rPr>
          <w:spacing w:val="-8"/>
        </w:rPr>
        <w:t xml:space="preserve"> </w:t>
      </w:r>
      <w:r>
        <w:rPr>
          <w:spacing w:val="-1"/>
        </w:rPr>
        <w:t>modality)</w:t>
      </w:r>
      <w:r>
        <w:rPr>
          <w:spacing w:val="-7"/>
        </w:rPr>
        <w:t xml:space="preserve"> </w:t>
      </w:r>
      <w:r>
        <w:rPr>
          <w:spacing w:val="-1"/>
        </w:rPr>
        <w:t>differentiated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entails</w:t>
      </w:r>
      <w:r>
        <w:rPr>
          <w:spacing w:val="-7"/>
        </w:rPr>
        <w:t xml:space="preserve"> </w:t>
      </w:r>
      <w:r>
        <w:t>were</w:t>
      </w:r>
      <w:r>
        <w:rPr>
          <w:spacing w:val="-51"/>
        </w:rPr>
        <w:t xml:space="preserve"> </w:t>
      </w:r>
      <w:r>
        <w:t>carved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tested.</w:t>
      </w:r>
    </w:p>
    <w:p w14:paraId="65F6099E" w14:textId="77777777" w:rsidR="007158A6" w:rsidRDefault="004F2724">
      <w:pPr>
        <w:pStyle w:val="Heading4"/>
        <w:spacing w:before="165"/>
      </w:pPr>
      <w:r>
        <w:rPr>
          <w:b w:val="0"/>
        </w:rPr>
        <w:t>–</w:t>
      </w:r>
      <w:r>
        <w:rPr>
          <w:b w:val="0"/>
          <w:spacing w:val="36"/>
        </w:rPr>
        <w:t xml:space="preserve"> </w:t>
      </w:r>
      <w:r>
        <w:t>F2F</w:t>
      </w:r>
      <w:r>
        <w:rPr>
          <w:spacing w:val="13"/>
        </w:rPr>
        <w:t xml:space="preserve"> </w:t>
      </w:r>
      <w:r>
        <w:t>Modality</w:t>
      </w:r>
    </w:p>
    <w:p w14:paraId="2ADBCF63" w14:textId="77777777" w:rsidR="007158A6" w:rsidRDefault="004F2724">
      <w:pPr>
        <w:pStyle w:val="ListParagraph"/>
        <w:numPr>
          <w:ilvl w:val="2"/>
          <w:numId w:val="9"/>
        </w:numPr>
        <w:tabs>
          <w:tab w:val="left" w:pos="666"/>
        </w:tabs>
        <w:spacing w:line="314" w:lineRule="auto"/>
        <w:ind w:right="576"/>
      </w:pPr>
      <w:r>
        <w:t>Standard expenditure module that contains all standard questions (a total of 154 questions</w:t>
      </w:r>
      <w:r>
        <w:rPr>
          <w:spacing w:val="-51"/>
        </w:rPr>
        <w:t xml:space="preserve"> </w:t>
      </w:r>
      <w:r>
        <w:t>comprising</w:t>
      </w:r>
      <w:r>
        <w:rPr>
          <w:spacing w:val="1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food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non-food</w:t>
      </w:r>
      <w:r>
        <w:rPr>
          <w:spacing w:val="16"/>
        </w:rPr>
        <w:t xml:space="preserve"> </w:t>
      </w:r>
      <w:r>
        <w:t>expenditure).</w:t>
      </w:r>
    </w:p>
    <w:p w14:paraId="4DAFCC66" w14:textId="4FBF676C" w:rsidR="007158A6" w:rsidRDefault="004F2724">
      <w:pPr>
        <w:pStyle w:val="ListParagraph"/>
        <w:numPr>
          <w:ilvl w:val="2"/>
          <w:numId w:val="9"/>
        </w:numPr>
        <w:tabs>
          <w:tab w:val="left" w:pos="666"/>
        </w:tabs>
        <w:spacing w:before="162" w:line="314" w:lineRule="auto"/>
        <w:ind w:right="576"/>
      </w:pPr>
      <w:r>
        <w:rPr>
          <w:spacing w:val="-1"/>
        </w:rPr>
        <w:t>Short</w:t>
      </w:r>
      <w:r>
        <w:rPr>
          <w:spacing w:val="4"/>
        </w:rPr>
        <w:t xml:space="preserve"> </w:t>
      </w:r>
      <w:r>
        <w:rPr>
          <w:spacing w:val="-1"/>
        </w:rPr>
        <w:t>expenditure</w:t>
      </w:r>
      <w:r>
        <w:rPr>
          <w:spacing w:val="5"/>
        </w:rPr>
        <w:t xml:space="preserve"> </w:t>
      </w:r>
      <w:r>
        <w:rPr>
          <w:spacing w:val="-1"/>
        </w:rPr>
        <w:t>module</w:t>
      </w:r>
      <w:r>
        <w:rPr>
          <w:spacing w:val="5"/>
        </w:rPr>
        <w:t xml:space="preserve"> </w:t>
      </w:r>
      <w:r>
        <w:rPr>
          <w:spacing w:val="-1"/>
        </w:rPr>
        <w:t>(made</w:t>
      </w:r>
      <w:r>
        <w:rPr>
          <w:spacing w:val="5"/>
        </w:rPr>
        <w:t xml:space="preserve"> </w:t>
      </w:r>
      <w:r>
        <w:rPr>
          <w:spacing w:val="-1"/>
        </w:rPr>
        <w:t>up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108</w:t>
      </w:r>
      <w:r>
        <w:rPr>
          <w:spacing w:val="5"/>
        </w:rPr>
        <w:t xml:space="preserve"> </w:t>
      </w:r>
      <w:r>
        <w:rPr>
          <w:spacing w:val="-1"/>
        </w:rPr>
        <w:t>collapsed</w:t>
      </w:r>
      <w:r>
        <w:rPr>
          <w:spacing w:val="5"/>
        </w:rPr>
        <w:t xml:space="preserve"> </w:t>
      </w:r>
      <w:r>
        <w:rPr>
          <w:spacing w:val="-1"/>
        </w:rPr>
        <w:t>questions</w:t>
      </w:r>
      <w:r>
        <w:rPr>
          <w:spacing w:val="5"/>
        </w:rPr>
        <w:t xml:space="preserve"> </w:t>
      </w:r>
      <w:r>
        <w:rPr>
          <w:spacing w:val="-1"/>
        </w:rPr>
        <w:t>covering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household</w:t>
      </w:r>
      <w:r>
        <w:rPr>
          <w:spacing w:val="5"/>
        </w:rPr>
        <w:t xml:space="preserve"> </w:t>
      </w:r>
      <w:r>
        <w:t>expenditures</w:t>
      </w:r>
      <w:r>
        <w:rPr>
          <w:spacing w:val="16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food</w:t>
      </w:r>
      <w:r>
        <w:rPr>
          <w:spacing w:val="17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non-food</w:t>
      </w:r>
      <w:r>
        <w:rPr>
          <w:spacing w:val="17"/>
        </w:rPr>
        <w:t xml:space="preserve"> </w:t>
      </w:r>
      <w:r>
        <w:t>items).</w:t>
      </w:r>
    </w:p>
    <w:p w14:paraId="6C41512D" w14:textId="77777777" w:rsidR="007158A6" w:rsidRDefault="004F2724">
      <w:pPr>
        <w:pStyle w:val="Heading4"/>
      </w:pPr>
      <w:r>
        <w:rPr>
          <w:b w:val="0"/>
        </w:rPr>
        <w:t>–</w:t>
      </w:r>
      <w:r>
        <w:rPr>
          <w:b w:val="0"/>
          <w:spacing w:val="21"/>
        </w:rPr>
        <w:t xml:space="preserve"> </w:t>
      </w:r>
      <w:r>
        <w:t>Remote Modality</w:t>
      </w:r>
    </w:p>
    <w:p w14:paraId="20D4094F" w14:textId="77777777" w:rsidR="007158A6" w:rsidRDefault="004F2724">
      <w:pPr>
        <w:pStyle w:val="ListParagraph"/>
        <w:numPr>
          <w:ilvl w:val="0"/>
          <w:numId w:val="8"/>
        </w:numPr>
        <w:tabs>
          <w:tab w:val="left" w:pos="666"/>
        </w:tabs>
        <w:ind w:hanging="280"/>
      </w:pPr>
      <w:r>
        <w:rPr>
          <w:w w:val="95"/>
        </w:rPr>
        <w:t>Shorter</w:t>
      </w:r>
      <w:r>
        <w:rPr>
          <w:spacing w:val="13"/>
          <w:w w:val="95"/>
        </w:rPr>
        <w:t xml:space="preserve"> </w:t>
      </w:r>
      <w:r>
        <w:rPr>
          <w:w w:val="95"/>
        </w:rPr>
        <w:t>expenditure</w:t>
      </w:r>
      <w:r>
        <w:rPr>
          <w:spacing w:val="14"/>
          <w:w w:val="95"/>
        </w:rPr>
        <w:t xml:space="preserve"> </w:t>
      </w:r>
      <w:r>
        <w:rPr>
          <w:w w:val="95"/>
        </w:rPr>
        <w:t>module</w:t>
      </w:r>
      <w:r>
        <w:rPr>
          <w:spacing w:val="14"/>
          <w:w w:val="95"/>
        </w:rPr>
        <w:t xml:space="preserve"> </w:t>
      </w:r>
      <w:r>
        <w:rPr>
          <w:w w:val="95"/>
        </w:rPr>
        <w:t>(made</w:t>
      </w:r>
      <w:r>
        <w:rPr>
          <w:spacing w:val="14"/>
          <w:w w:val="95"/>
        </w:rPr>
        <w:t xml:space="preserve"> </w:t>
      </w:r>
      <w:r>
        <w:rPr>
          <w:w w:val="95"/>
        </w:rPr>
        <w:t>up</w:t>
      </w:r>
      <w:r>
        <w:rPr>
          <w:spacing w:val="13"/>
          <w:w w:val="95"/>
        </w:rPr>
        <w:t xml:space="preserve"> </w:t>
      </w:r>
      <w:r>
        <w:rPr>
          <w:w w:val="95"/>
        </w:rPr>
        <w:t>of</w:t>
      </w:r>
      <w:r>
        <w:rPr>
          <w:spacing w:val="14"/>
          <w:w w:val="95"/>
        </w:rPr>
        <w:t xml:space="preserve"> </w:t>
      </w:r>
      <w:r>
        <w:rPr>
          <w:w w:val="95"/>
        </w:rPr>
        <w:t>23</w:t>
      </w:r>
      <w:r>
        <w:rPr>
          <w:spacing w:val="14"/>
          <w:w w:val="95"/>
        </w:rPr>
        <w:t xml:space="preserve"> </w:t>
      </w:r>
      <w:r>
        <w:rPr>
          <w:w w:val="95"/>
        </w:rPr>
        <w:t>aggregated</w:t>
      </w:r>
      <w:r>
        <w:rPr>
          <w:spacing w:val="14"/>
          <w:w w:val="95"/>
        </w:rPr>
        <w:t xml:space="preserve"> </w:t>
      </w:r>
      <w:r>
        <w:rPr>
          <w:w w:val="95"/>
        </w:rPr>
        <w:t>questions</w:t>
      </w:r>
      <w:r>
        <w:rPr>
          <w:spacing w:val="13"/>
          <w:w w:val="95"/>
        </w:rPr>
        <w:t xml:space="preserve"> </w:t>
      </w:r>
      <w:r>
        <w:rPr>
          <w:w w:val="95"/>
        </w:rPr>
        <w:t>each</w:t>
      </w:r>
      <w:r>
        <w:rPr>
          <w:spacing w:val="14"/>
          <w:w w:val="95"/>
        </w:rPr>
        <w:t xml:space="preserve"> </w:t>
      </w:r>
      <w:r>
        <w:rPr>
          <w:w w:val="95"/>
        </w:rPr>
        <w:t>for</w:t>
      </w:r>
      <w:r>
        <w:rPr>
          <w:spacing w:val="14"/>
          <w:w w:val="95"/>
        </w:rPr>
        <w:t xml:space="preserve"> </w:t>
      </w:r>
      <w:r>
        <w:rPr>
          <w:w w:val="95"/>
        </w:rPr>
        <w:t>food</w:t>
      </w:r>
      <w:r>
        <w:rPr>
          <w:spacing w:val="13"/>
          <w:w w:val="95"/>
        </w:rPr>
        <w:t xml:space="preserve"> </w:t>
      </w:r>
      <w:r>
        <w:rPr>
          <w:w w:val="95"/>
        </w:rPr>
        <w:t>and</w:t>
      </w:r>
      <w:r>
        <w:rPr>
          <w:spacing w:val="14"/>
          <w:w w:val="95"/>
        </w:rPr>
        <w:t xml:space="preserve"> </w:t>
      </w:r>
      <w:r>
        <w:rPr>
          <w:w w:val="95"/>
        </w:rPr>
        <w:t>non-food</w:t>
      </w:r>
    </w:p>
    <w:p w14:paraId="0175ED27" w14:textId="77777777" w:rsidR="007158A6" w:rsidRDefault="007158A6">
      <w:pPr>
        <w:sectPr w:rsidR="007158A6">
          <w:pgSz w:w="12240" w:h="15840"/>
          <w:pgMar w:top="1260" w:right="860" w:bottom="1080" w:left="1320" w:header="0" w:footer="888" w:gutter="0"/>
          <w:cols w:space="720"/>
        </w:sectPr>
      </w:pPr>
    </w:p>
    <w:p w14:paraId="24178F4B" w14:textId="77777777" w:rsidR="007158A6" w:rsidRDefault="004F2724">
      <w:pPr>
        <w:spacing w:before="116"/>
        <w:ind w:left="257" w:right="714"/>
        <w:jc w:val="center"/>
        <w:rPr>
          <w:sz w:val="18"/>
        </w:rPr>
      </w:pPr>
      <w:r>
        <w:rPr>
          <w:sz w:val="18"/>
        </w:rPr>
        <w:t>Table</w:t>
      </w:r>
      <w:r>
        <w:rPr>
          <w:spacing w:val="23"/>
          <w:sz w:val="18"/>
        </w:rPr>
        <w:t xml:space="preserve"> </w:t>
      </w:r>
      <w:r>
        <w:rPr>
          <w:sz w:val="18"/>
        </w:rPr>
        <w:t>16:</w:t>
      </w:r>
      <w:r>
        <w:rPr>
          <w:spacing w:val="3"/>
          <w:sz w:val="18"/>
        </w:rPr>
        <w:t xml:space="preserve"> </w:t>
      </w:r>
      <w:r>
        <w:rPr>
          <w:sz w:val="18"/>
        </w:rPr>
        <w:t>Impact</w:t>
      </w:r>
      <w:r>
        <w:rPr>
          <w:spacing w:val="23"/>
          <w:sz w:val="18"/>
        </w:rPr>
        <w:t xml:space="preserve"> </w:t>
      </w:r>
      <w:r>
        <w:rPr>
          <w:sz w:val="18"/>
        </w:rPr>
        <w:t>of</w:t>
      </w:r>
      <w:r>
        <w:rPr>
          <w:spacing w:val="23"/>
          <w:sz w:val="18"/>
        </w:rPr>
        <w:t xml:space="preserve"> </w:t>
      </w:r>
      <w:r>
        <w:rPr>
          <w:sz w:val="18"/>
        </w:rPr>
        <w:t>Module</w:t>
      </w:r>
      <w:r>
        <w:rPr>
          <w:spacing w:val="23"/>
          <w:sz w:val="18"/>
        </w:rPr>
        <w:t xml:space="preserve"> </w:t>
      </w:r>
      <w:r>
        <w:rPr>
          <w:sz w:val="18"/>
        </w:rPr>
        <w:t>Length</w:t>
      </w:r>
      <w:r>
        <w:rPr>
          <w:spacing w:val="24"/>
          <w:sz w:val="18"/>
        </w:rPr>
        <w:t xml:space="preserve"> </w:t>
      </w:r>
      <w:r>
        <w:rPr>
          <w:sz w:val="18"/>
        </w:rPr>
        <w:t>on</w:t>
      </w:r>
      <w:r>
        <w:rPr>
          <w:spacing w:val="23"/>
          <w:sz w:val="18"/>
        </w:rPr>
        <w:t xml:space="preserve"> </w:t>
      </w:r>
      <w:r>
        <w:rPr>
          <w:sz w:val="18"/>
        </w:rPr>
        <w:t>FCS</w:t>
      </w:r>
      <w:r>
        <w:rPr>
          <w:spacing w:val="23"/>
          <w:sz w:val="18"/>
        </w:rPr>
        <w:t xml:space="preserve"> </w:t>
      </w:r>
      <w:r>
        <w:rPr>
          <w:sz w:val="18"/>
        </w:rPr>
        <w:t>Reporting</w:t>
      </w:r>
    </w:p>
    <w:p w14:paraId="36E0E479" w14:textId="77777777" w:rsidR="007158A6" w:rsidRDefault="007158A6">
      <w:pPr>
        <w:pStyle w:val="BodyText"/>
        <w:spacing w:before="7"/>
        <w:rPr>
          <w:sz w:val="19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8"/>
        <w:gridCol w:w="1553"/>
        <w:gridCol w:w="643"/>
        <w:gridCol w:w="571"/>
        <w:gridCol w:w="643"/>
        <w:gridCol w:w="643"/>
        <w:gridCol w:w="579"/>
        <w:gridCol w:w="643"/>
        <w:gridCol w:w="644"/>
        <w:gridCol w:w="676"/>
      </w:tblGrid>
      <w:tr w:rsidR="007158A6" w14:paraId="5C7E3F0E" w14:textId="77777777">
        <w:trPr>
          <w:trHeight w:val="329"/>
        </w:trPr>
        <w:tc>
          <w:tcPr>
            <w:tcW w:w="2758" w:type="dxa"/>
            <w:tcBorders>
              <w:top w:val="double" w:sz="1" w:space="0" w:color="000000"/>
            </w:tcBorders>
          </w:tcPr>
          <w:p w14:paraId="6CA9CC16" w14:textId="77777777" w:rsidR="007158A6" w:rsidRDefault="007158A6">
            <w:pPr>
              <w:pStyle w:val="TableParagraph"/>
              <w:spacing w:before="4" w:line="240" w:lineRule="auto"/>
              <w:jc w:val="left"/>
              <w:rPr>
                <w:sz w:val="14"/>
              </w:rPr>
            </w:pPr>
          </w:p>
          <w:p w14:paraId="49074D25" w14:textId="77777777" w:rsidR="007158A6" w:rsidRDefault="004F2724">
            <w:pPr>
              <w:pStyle w:val="TableParagraph"/>
              <w:spacing w:before="0" w:line="146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Variable</w:t>
            </w:r>
          </w:p>
        </w:tc>
        <w:tc>
          <w:tcPr>
            <w:tcW w:w="2196" w:type="dxa"/>
            <w:gridSpan w:val="2"/>
            <w:tcBorders>
              <w:top w:val="double" w:sz="1" w:space="0" w:color="000000"/>
            </w:tcBorders>
          </w:tcPr>
          <w:p w14:paraId="382766AC" w14:textId="77777777" w:rsidR="007158A6" w:rsidRDefault="004F2724">
            <w:pPr>
              <w:pStyle w:val="TableParagraph"/>
              <w:spacing w:before="2" w:line="240" w:lineRule="auto"/>
              <w:ind w:left="1383" w:right="-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Myanmar</w:t>
            </w:r>
            <w:r>
              <w:rPr>
                <w:spacing w:val="-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F2F</w:t>
            </w:r>
          </w:p>
          <w:p w14:paraId="5A9AB358" w14:textId="77777777" w:rsidR="007158A6" w:rsidRDefault="004F2724">
            <w:pPr>
              <w:pStyle w:val="TableParagraph"/>
              <w:tabs>
                <w:tab w:val="left" w:pos="1703"/>
              </w:tabs>
              <w:spacing w:before="13" w:line="146" w:lineRule="exact"/>
              <w:ind w:left="1074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Long</w:t>
            </w:r>
            <w:r>
              <w:rPr>
                <w:w w:val="110"/>
                <w:sz w:val="13"/>
              </w:rPr>
              <w:tab/>
              <w:t>Short</w:t>
            </w:r>
          </w:p>
        </w:tc>
        <w:tc>
          <w:tcPr>
            <w:tcW w:w="2436" w:type="dxa"/>
            <w:gridSpan w:val="4"/>
            <w:tcBorders>
              <w:top w:val="double" w:sz="1" w:space="0" w:color="000000"/>
            </w:tcBorders>
          </w:tcPr>
          <w:p w14:paraId="7BDF0F28" w14:textId="77777777" w:rsidR="007158A6" w:rsidRDefault="004F2724">
            <w:pPr>
              <w:pStyle w:val="TableParagraph"/>
              <w:spacing w:before="2" w:line="240" w:lineRule="auto"/>
              <w:ind w:left="1092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Ecuador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F2F</w:t>
            </w:r>
          </w:p>
          <w:p w14:paraId="375569B8" w14:textId="77777777" w:rsidR="007158A6" w:rsidRDefault="004F2724">
            <w:pPr>
              <w:pStyle w:val="TableParagraph"/>
              <w:tabs>
                <w:tab w:val="left" w:pos="739"/>
                <w:tab w:val="left" w:pos="1367"/>
                <w:tab w:val="left" w:pos="2034"/>
              </w:tabs>
              <w:spacing w:before="13" w:line="146" w:lineRule="exact"/>
              <w:ind w:left="17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Diff</w:t>
            </w:r>
            <w:r>
              <w:rPr>
                <w:w w:val="105"/>
                <w:sz w:val="13"/>
              </w:rPr>
              <w:tab/>
              <w:t>Long</w:t>
            </w:r>
            <w:r>
              <w:rPr>
                <w:w w:val="105"/>
                <w:sz w:val="13"/>
              </w:rPr>
              <w:tab/>
              <w:t>Short</w:t>
            </w:r>
            <w:r>
              <w:rPr>
                <w:w w:val="105"/>
                <w:sz w:val="13"/>
              </w:rPr>
              <w:tab/>
              <w:t>Diff</w:t>
            </w:r>
          </w:p>
        </w:tc>
        <w:tc>
          <w:tcPr>
            <w:tcW w:w="643" w:type="dxa"/>
            <w:tcBorders>
              <w:top w:val="double" w:sz="1" w:space="0" w:color="000000"/>
            </w:tcBorders>
          </w:tcPr>
          <w:p w14:paraId="62C578CE" w14:textId="77777777" w:rsidR="007158A6" w:rsidRDefault="007158A6">
            <w:pPr>
              <w:pStyle w:val="TableParagraph"/>
              <w:spacing w:before="4" w:line="240" w:lineRule="auto"/>
              <w:jc w:val="left"/>
              <w:rPr>
                <w:sz w:val="14"/>
              </w:rPr>
            </w:pPr>
          </w:p>
          <w:p w14:paraId="4CB8632F" w14:textId="77777777" w:rsidR="007158A6" w:rsidRDefault="004F2724">
            <w:pPr>
              <w:pStyle w:val="TableParagraph"/>
              <w:spacing w:before="0" w:line="146" w:lineRule="exact"/>
              <w:ind w:right="155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Long</w:t>
            </w:r>
          </w:p>
        </w:tc>
        <w:tc>
          <w:tcPr>
            <w:tcW w:w="644" w:type="dxa"/>
            <w:tcBorders>
              <w:top w:val="double" w:sz="1" w:space="0" w:color="000000"/>
            </w:tcBorders>
          </w:tcPr>
          <w:p w14:paraId="58C1CE93" w14:textId="77777777" w:rsidR="007158A6" w:rsidRDefault="004F2724">
            <w:pPr>
              <w:pStyle w:val="TableParagraph"/>
              <w:spacing w:before="2" w:line="240" w:lineRule="auto"/>
              <w:ind w:left="31" w:right="-15"/>
              <w:rPr>
                <w:sz w:val="13"/>
              </w:rPr>
            </w:pPr>
            <w:r>
              <w:rPr>
                <w:spacing w:val="-1"/>
                <w:w w:val="120"/>
                <w:sz w:val="13"/>
              </w:rPr>
              <w:t>CAR</w:t>
            </w:r>
            <w:r>
              <w:rPr>
                <w:spacing w:val="-6"/>
                <w:w w:val="120"/>
                <w:sz w:val="13"/>
              </w:rPr>
              <w:t xml:space="preserve"> </w:t>
            </w:r>
            <w:r>
              <w:rPr>
                <w:spacing w:val="-1"/>
                <w:w w:val="120"/>
                <w:sz w:val="13"/>
              </w:rPr>
              <w:t>F2F</w:t>
            </w:r>
          </w:p>
          <w:p w14:paraId="1E1EC8B4" w14:textId="77777777" w:rsidR="007158A6" w:rsidRDefault="004F2724">
            <w:pPr>
              <w:pStyle w:val="TableParagraph"/>
              <w:spacing w:before="13" w:line="146" w:lineRule="exact"/>
              <w:ind w:left="31" w:right="18"/>
              <w:rPr>
                <w:sz w:val="13"/>
              </w:rPr>
            </w:pPr>
            <w:r>
              <w:rPr>
                <w:w w:val="110"/>
                <w:sz w:val="13"/>
              </w:rPr>
              <w:t>Short</w:t>
            </w:r>
          </w:p>
        </w:tc>
        <w:tc>
          <w:tcPr>
            <w:tcW w:w="676" w:type="dxa"/>
            <w:tcBorders>
              <w:top w:val="double" w:sz="1" w:space="0" w:color="000000"/>
            </w:tcBorders>
          </w:tcPr>
          <w:p w14:paraId="1E065911" w14:textId="77777777" w:rsidR="007158A6" w:rsidRDefault="007158A6">
            <w:pPr>
              <w:pStyle w:val="TableParagraph"/>
              <w:spacing w:before="4" w:line="240" w:lineRule="auto"/>
              <w:jc w:val="left"/>
              <w:rPr>
                <w:sz w:val="14"/>
              </w:rPr>
            </w:pPr>
          </w:p>
          <w:p w14:paraId="74939313" w14:textId="77777777" w:rsidR="007158A6" w:rsidRDefault="004F2724">
            <w:pPr>
              <w:pStyle w:val="TableParagraph"/>
              <w:spacing w:before="0" w:line="146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Diff</w:t>
            </w:r>
          </w:p>
        </w:tc>
      </w:tr>
      <w:tr w:rsidR="007158A6" w14:paraId="22CE5658" w14:textId="77777777">
        <w:trPr>
          <w:trHeight w:val="296"/>
        </w:trPr>
        <w:tc>
          <w:tcPr>
            <w:tcW w:w="4311" w:type="dxa"/>
            <w:gridSpan w:val="2"/>
            <w:tcBorders>
              <w:top w:val="single" w:sz="4" w:space="0" w:color="000000"/>
            </w:tcBorders>
          </w:tcPr>
          <w:p w14:paraId="7245DF5D" w14:textId="77777777" w:rsidR="007158A6" w:rsidRDefault="004F2724">
            <w:pPr>
              <w:pStyle w:val="TableParagraph"/>
              <w:tabs>
                <w:tab w:val="right" w:pos="4154"/>
              </w:tabs>
              <w:spacing w:before="0" w:line="140" w:lineRule="exact"/>
              <w:ind w:left="10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Food</w:t>
            </w:r>
            <w:r>
              <w:rPr>
                <w:spacing w:val="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Consumption</w:t>
            </w:r>
            <w:r>
              <w:rPr>
                <w:spacing w:val="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Score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44.67</w:t>
            </w:r>
          </w:p>
          <w:p w14:paraId="7D96E679" w14:textId="77777777" w:rsidR="007158A6" w:rsidRDefault="004F2724">
            <w:pPr>
              <w:pStyle w:val="TableParagraph"/>
              <w:spacing w:before="13" w:line="123" w:lineRule="exact"/>
              <w:ind w:left="3769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(12.47)</w:t>
            </w:r>
          </w:p>
        </w:tc>
        <w:tc>
          <w:tcPr>
            <w:tcW w:w="643" w:type="dxa"/>
            <w:tcBorders>
              <w:top w:val="single" w:sz="4" w:space="0" w:color="000000"/>
            </w:tcBorders>
          </w:tcPr>
          <w:p w14:paraId="21149B2E" w14:textId="77777777" w:rsidR="007158A6" w:rsidRDefault="004F2724">
            <w:pPr>
              <w:pStyle w:val="TableParagraph"/>
              <w:spacing w:before="0" w:line="140" w:lineRule="exact"/>
              <w:ind w:left="159"/>
              <w:jc w:val="left"/>
              <w:rPr>
                <w:sz w:val="13"/>
              </w:rPr>
            </w:pPr>
            <w:r>
              <w:rPr>
                <w:sz w:val="13"/>
              </w:rPr>
              <w:t>43.96</w:t>
            </w:r>
          </w:p>
          <w:p w14:paraId="2E920ADB" w14:textId="77777777" w:rsidR="007158A6" w:rsidRDefault="004F2724">
            <w:pPr>
              <w:pStyle w:val="TableParagraph"/>
              <w:spacing w:before="13" w:line="123" w:lineRule="exact"/>
              <w:ind w:left="102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(12.27)</w:t>
            </w:r>
          </w:p>
        </w:tc>
        <w:tc>
          <w:tcPr>
            <w:tcW w:w="571" w:type="dxa"/>
            <w:tcBorders>
              <w:top w:val="single" w:sz="4" w:space="0" w:color="000000"/>
            </w:tcBorders>
          </w:tcPr>
          <w:p w14:paraId="33B7308D" w14:textId="77777777" w:rsidR="007158A6" w:rsidRDefault="004F2724">
            <w:pPr>
              <w:pStyle w:val="TableParagraph"/>
              <w:spacing w:before="0" w:line="140" w:lineRule="exact"/>
              <w:ind w:left="136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-0.71</w:t>
            </w:r>
          </w:p>
          <w:p w14:paraId="15CE6585" w14:textId="77777777" w:rsidR="007158A6" w:rsidRDefault="004F2724">
            <w:pPr>
              <w:pStyle w:val="TableParagraph"/>
              <w:spacing w:before="13" w:line="123" w:lineRule="exact"/>
              <w:ind w:left="103"/>
              <w:jc w:val="left"/>
              <w:rPr>
                <w:sz w:val="13"/>
              </w:rPr>
            </w:pPr>
            <w:r>
              <w:rPr>
                <w:sz w:val="13"/>
              </w:rPr>
              <w:t>(0.48)</w:t>
            </w:r>
          </w:p>
        </w:tc>
        <w:tc>
          <w:tcPr>
            <w:tcW w:w="643" w:type="dxa"/>
            <w:tcBorders>
              <w:top w:val="single" w:sz="4" w:space="0" w:color="000000"/>
            </w:tcBorders>
          </w:tcPr>
          <w:p w14:paraId="2A19600E" w14:textId="77777777" w:rsidR="007158A6" w:rsidRDefault="004F2724">
            <w:pPr>
              <w:pStyle w:val="TableParagraph"/>
              <w:spacing w:before="0" w:line="140" w:lineRule="exact"/>
              <w:ind w:left="161"/>
              <w:jc w:val="left"/>
              <w:rPr>
                <w:sz w:val="13"/>
              </w:rPr>
            </w:pPr>
            <w:r>
              <w:rPr>
                <w:sz w:val="13"/>
              </w:rPr>
              <w:t>46.42</w:t>
            </w:r>
          </w:p>
          <w:p w14:paraId="2A86D087" w14:textId="77777777" w:rsidR="007158A6" w:rsidRDefault="004F2724">
            <w:pPr>
              <w:pStyle w:val="TableParagraph"/>
              <w:spacing w:before="13" w:line="123" w:lineRule="exact"/>
              <w:ind w:left="104"/>
              <w:jc w:val="left"/>
              <w:rPr>
                <w:sz w:val="13"/>
              </w:rPr>
            </w:pPr>
            <w:r>
              <w:rPr>
                <w:w w:val="115"/>
                <w:sz w:val="13"/>
              </w:rPr>
              <w:t>(21.61)</w:t>
            </w:r>
          </w:p>
        </w:tc>
        <w:tc>
          <w:tcPr>
            <w:tcW w:w="643" w:type="dxa"/>
            <w:tcBorders>
              <w:top w:val="single" w:sz="4" w:space="0" w:color="000000"/>
            </w:tcBorders>
          </w:tcPr>
          <w:p w14:paraId="10FAA3E9" w14:textId="77777777" w:rsidR="007158A6" w:rsidRDefault="004F2724">
            <w:pPr>
              <w:pStyle w:val="TableParagraph"/>
              <w:spacing w:before="0" w:line="140" w:lineRule="exact"/>
              <w:ind w:left="162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46.16</w:t>
            </w:r>
          </w:p>
          <w:p w14:paraId="7A6EE574" w14:textId="77777777" w:rsidR="007158A6" w:rsidRDefault="004F2724">
            <w:pPr>
              <w:pStyle w:val="TableParagraph"/>
              <w:spacing w:before="13" w:line="123" w:lineRule="exact"/>
              <w:ind w:left="105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(21.55)</w:t>
            </w:r>
          </w:p>
        </w:tc>
        <w:tc>
          <w:tcPr>
            <w:tcW w:w="579" w:type="dxa"/>
            <w:tcBorders>
              <w:top w:val="single" w:sz="4" w:space="0" w:color="000000"/>
            </w:tcBorders>
          </w:tcPr>
          <w:p w14:paraId="0B657BBE" w14:textId="77777777" w:rsidR="007158A6" w:rsidRDefault="004F2724">
            <w:pPr>
              <w:pStyle w:val="TableParagraph"/>
              <w:spacing w:before="0" w:line="140" w:lineRule="exact"/>
              <w:ind w:left="143"/>
              <w:jc w:val="left"/>
              <w:rPr>
                <w:sz w:val="13"/>
              </w:rPr>
            </w:pPr>
            <w:r>
              <w:rPr>
                <w:sz w:val="13"/>
              </w:rPr>
              <w:t>-0.26</w:t>
            </w:r>
          </w:p>
          <w:p w14:paraId="4F48F161" w14:textId="77777777" w:rsidR="007158A6" w:rsidRDefault="004F2724">
            <w:pPr>
              <w:pStyle w:val="TableParagraph"/>
              <w:spacing w:before="13" w:line="123" w:lineRule="exact"/>
              <w:ind w:left="110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(0.87)</w:t>
            </w:r>
          </w:p>
        </w:tc>
        <w:tc>
          <w:tcPr>
            <w:tcW w:w="643" w:type="dxa"/>
            <w:tcBorders>
              <w:top w:val="single" w:sz="4" w:space="0" w:color="000000"/>
            </w:tcBorders>
          </w:tcPr>
          <w:p w14:paraId="3C60E969" w14:textId="77777777" w:rsidR="007158A6" w:rsidRDefault="004F2724">
            <w:pPr>
              <w:pStyle w:val="TableParagraph"/>
              <w:spacing w:before="0" w:line="140" w:lineRule="exact"/>
              <w:ind w:left="164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37.57</w:t>
            </w:r>
          </w:p>
          <w:p w14:paraId="6CE72C72" w14:textId="77777777" w:rsidR="007158A6" w:rsidRDefault="004F2724">
            <w:pPr>
              <w:pStyle w:val="TableParagraph"/>
              <w:spacing w:before="13" w:line="123" w:lineRule="exact"/>
              <w:ind w:left="107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(16.98)</w:t>
            </w:r>
          </w:p>
        </w:tc>
        <w:tc>
          <w:tcPr>
            <w:tcW w:w="644" w:type="dxa"/>
            <w:tcBorders>
              <w:top w:val="single" w:sz="4" w:space="0" w:color="000000"/>
            </w:tcBorders>
          </w:tcPr>
          <w:p w14:paraId="7BA1004E" w14:textId="77777777" w:rsidR="007158A6" w:rsidRDefault="004F2724">
            <w:pPr>
              <w:pStyle w:val="TableParagraph"/>
              <w:spacing w:before="0" w:line="140" w:lineRule="exact"/>
              <w:ind w:left="165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41.92</w:t>
            </w:r>
          </w:p>
          <w:p w14:paraId="6A95A9F1" w14:textId="77777777" w:rsidR="007158A6" w:rsidRDefault="004F2724">
            <w:pPr>
              <w:pStyle w:val="TableParagraph"/>
              <w:spacing w:before="13" w:line="123" w:lineRule="exact"/>
              <w:ind w:left="108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(17.95)</w:t>
            </w:r>
          </w:p>
        </w:tc>
        <w:tc>
          <w:tcPr>
            <w:tcW w:w="676" w:type="dxa"/>
            <w:tcBorders>
              <w:top w:val="single" w:sz="4" w:space="0" w:color="000000"/>
            </w:tcBorders>
          </w:tcPr>
          <w:p w14:paraId="0AA57B44" w14:textId="77777777" w:rsidR="007158A6" w:rsidRDefault="004F2724">
            <w:pPr>
              <w:pStyle w:val="TableParagraph"/>
              <w:spacing w:before="0" w:line="140" w:lineRule="exact"/>
              <w:ind w:left="18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4.35*</w:t>
            </w:r>
          </w:p>
          <w:p w14:paraId="097684B9" w14:textId="77777777" w:rsidR="007158A6" w:rsidRDefault="004F2724">
            <w:pPr>
              <w:pStyle w:val="TableParagraph"/>
              <w:spacing w:before="13" w:line="123" w:lineRule="exact"/>
              <w:ind w:left="160"/>
              <w:jc w:val="left"/>
              <w:rPr>
                <w:sz w:val="13"/>
              </w:rPr>
            </w:pPr>
            <w:r>
              <w:rPr>
                <w:sz w:val="13"/>
              </w:rPr>
              <w:t>(0.03)</w:t>
            </w:r>
          </w:p>
        </w:tc>
      </w:tr>
      <w:tr w:rsidR="007158A6" w14:paraId="684914C4" w14:textId="77777777">
        <w:trPr>
          <w:trHeight w:val="161"/>
        </w:trPr>
        <w:tc>
          <w:tcPr>
            <w:tcW w:w="4311" w:type="dxa"/>
            <w:gridSpan w:val="2"/>
          </w:tcPr>
          <w:p w14:paraId="60D33D17" w14:textId="77777777" w:rsidR="007158A6" w:rsidRDefault="004F2724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FCS: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Acceptable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0.54</w:t>
            </w:r>
          </w:p>
        </w:tc>
        <w:tc>
          <w:tcPr>
            <w:tcW w:w="643" w:type="dxa"/>
          </w:tcPr>
          <w:p w14:paraId="22DB945E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0.53</w:t>
            </w:r>
          </w:p>
        </w:tc>
        <w:tc>
          <w:tcPr>
            <w:tcW w:w="571" w:type="dxa"/>
          </w:tcPr>
          <w:p w14:paraId="5CD79B09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  <w:tc>
          <w:tcPr>
            <w:tcW w:w="643" w:type="dxa"/>
          </w:tcPr>
          <w:p w14:paraId="56638DA5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sz w:val="13"/>
              </w:rPr>
              <w:t>0.54</w:t>
            </w:r>
          </w:p>
        </w:tc>
        <w:tc>
          <w:tcPr>
            <w:tcW w:w="643" w:type="dxa"/>
          </w:tcPr>
          <w:p w14:paraId="443DE9ED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0.53</w:t>
            </w:r>
          </w:p>
        </w:tc>
        <w:tc>
          <w:tcPr>
            <w:tcW w:w="579" w:type="dxa"/>
          </w:tcPr>
          <w:p w14:paraId="16441406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  <w:tc>
          <w:tcPr>
            <w:tcW w:w="643" w:type="dxa"/>
          </w:tcPr>
          <w:p w14:paraId="4CC0E55F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0.32</w:t>
            </w:r>
          </w:p>
        </w:tc>
        <w:tc>
          <w:tcPr>
            <w:tcW w:w="644" w:type="dxa"/>
          </w:tcPr>
          <w:p w14:paraId="1F2C5A63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0.48</w:t>
            </w:r>
          </w:p>
        </w:tc>
        <w:tc>
          <w:tcPr>
            <w:tcW w:w="676" w:type="dxa"/>
          </w:tcPr>
          <w:p w14:paraId="03943886" w14:textId="77777777" w:rsidR="007158A6" w:rsidRDefault="004F2724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10"/>
                <w:sz w:val="13"/>
              </w:rPr>
              <w:t>0.16**</w:t>
            </w:r>
          </w:p>
        </w:tc>
      </w:tr>
      <w:tr w:rsidR="007158A6" w14:paraId="4750F400" w14:textId="77777777">
        <w:trPr>
          <w:trHeight w:val="161"/>
        </w:trPr>
        <w:tc>
          <w:tcPr>
            <w:tcW w:w="4311" w:type="dxa"/>
            <w:gridSpan w:val="2"/>
          </w:tcPr>
          <w:p w14:paraId="56AE83DC" w14:textId="77777777" w:rsidR="007158A6" w:rsidRDefault="004F2724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43" w:type="dxa"/>
          </w:tcPr>
          <w:p w14:paraId="000574E7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571" w:type="dxa"/>
          </w:tcPr>
          <w:p w14:paraId="6C627D8F" w14:textId="77777777" w:rsidR="007158A6" w:rsidRDefault="004F2724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(0.69)</w:t>
            </w:r>
          </w:p>
        </w:tc>
        <w:tc>
          <w:tcPr>
            <w:tcW w:w="643" w:type="dxa"/>
          </w:tcPr>
          <w:p w14:paraId="1977C745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43" w:type="dxa"/>
          </w:tcPr>
          <w:p w14:paraId="23246E1F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579" w:type="dxa"/>
          </w:tcPr>
          <w:p w14:paraId="47A15CC0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(0.65)</w:t>
            </w:r>
          </w:p>
        </w:tc>
        <w:tc>
          <w:tcPr>
            <w:tcW w:w="643" w:type="dxa"/>
          </w:tcPr>
          <w:p w14:paraId="14700227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(0.47)</w:t>
            </w:r>
          </w:p>
        </w:tc>
        <w:tc>
          <w:tcPr>
            <w:tcW w:w="644" w:type="dxa"/>
          </w:tcPr>
          <w:p w14:paraId="280F41D3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sz w:val="13"/>
              </w:rPr>
              <w:t>(0.50)</w:t>
            </w:r>
          </w:p>
        </w:tc>
        <w:tc>
          <w:tcPr>
            <w:tcW w:w="676" w:type="dxa"/>
          </w:tcPr>
          <w:p w14:paraId="6C5D0335" w14:textId="77777777" w:rsidR="007158A6" w:rsidRDefault="004F2724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</w:tr>
      <w:tr w:rsidR="007158A6" w14:paraId="2A54801A" w14:textId="77777777">
        <w:trPr>
          <w:trHeight w:val="161"/>
        </w:trPr>
        <w:tc>
          <w:tcPr>
            <w:tcW w:w="4311" w:type="dxa"/>
            <w:gridSpan w:val="2"/>
          </w:tcPr>
          <w:p w14:paraId="07AD85A3" w14:textId="77777777" w:rsidR="007158A6" w:rsidRDefault="004F2724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FCS:</w:t>
            </w:r>
            <w:r>
              <w:rPr>
                <w:spacing w:val="15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Borderline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0.38</w:t>
            </w:r>
          </w:p>
        </w:tc>
        <w:tc>
          <w:tcPr>
            <w:tcW w:w="643" w:type="dxa"/>
          </w:tcPr>
          <w:p w14:paraId="26EC6554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0.42</w:t>
            </w:r>
          </w:p>
        </w:tc>
        <w:tc>
          <w:tcPr>
            <w:tcW w:w="571" w:type="dxa"/>
          </w:tcPr>
          <w:p w14:paraId="55F81A4F" w14:textId="77777777" w:rsidR="007158A6" w:rsidRDefault="004F2724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0.04</w:t>
            </w:r>
          </w:p>
        </w:tc>
        <w:tc>
          <w:tcPr>
            <w:tcW w:w="643" w:type="dxa"/>
          </w:tcPr>
          <w:p w14:paraId="2A163DE4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sz w:val="13"/>
              </w:rPr>
              <w:t>0.23</w:t>
            </w:r>
          </w:p>
        </w:tc>
        <w:tc>
          <w:tcPr>
            <w:tcW w:w="643" w:type="dxa"/>
          </w:tcPr>
          <w:p w14:paraId="32510A9A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0.26</w:t>
            </w:r>
          </w:p>
        </w:tc>
        <w:tc>
          <w:tcPr>
            <w:tcW w:w="579" w:type="dxa"/>
          </w:tcPr>
          <w:p w14:paraId="6A108751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sz w:val="13"/>
              </w:rPr>
              <w:t>0.03</w:t>
            </w:r>
          </w:p>
        </w:tc>
        <w:tc>
          <w:tcPr>
            <w:tcW w:w="643" w:type="dxa"/>
          </w:tcPr>
          <w:p w14:paraId="1724124F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0.42</w:t>
            </w:r>
          </w:p>
        </w:tc>
        <w:tc>
          <w:tcPr>
            <w:tcW w:w="644" w:type="dxa"/>
          </w:tcPr>
          <w:p w14:paraId="5DDF190B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0.28</w:t>
            </w:r>
          </w:p>
        </w:tc>
        <w:tc>
          <w:tcPr>
            <w:tcW w:w="676" w:type="dxa"/>
          </w:tcPr>
          <w:p w14:paraId="52D0AB9D" w14:textId="77777777" w:rsidR="007158A6" w:rsidRDefault="004F2724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05"/>
                <w:sz w:val="13"/>
              </w:rPr>
              <w:t>-0.14*</w:t>
            </w:r>
          </w:p>
        </w:tc>
      </w:tr>
      <w:tr w:rsidR="007158A6" w14:paraId="714768BA" w14:textId="77777777">
        <w:trPr>
          <w:trHeight w:val="161"/>
        </w:trPr>
        <w:tc>
          <w:tcPr>
            <w:tcW w:w="4311" w:type="dxa"/>
            <w:gridSpan w:val="2"/>
          </w:tcPr>
          <w:p w14:paraId="06C325AA" w14:textId="77777777" w:rsidR="007158A6" w:rsidRDefault="004F2724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sz w:val="13"/>
              </w:rPr>
              <w:t>(0.49)</w:t>
            </w:r>
          </w:p>
        </w:tc>
        <w:tc>
          <w:tcPr>
            <w:tcW w:w="643" w:type="dxa"/>
          </w:tcPr>
          <w:p w14:paraId="0788916D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(0.49)</w:t>
            </w:r>
          </w:p>
        </w:tc>
        <w:tc>
          <w:tcPr>
            <w:tcW w:w="571" w:type="dxa"/>
          </w:tcPr>
          <w:p w14:paraId="1D3FAB96" w14:textId="77777777" w:rsidR="007158A6" w:rsidRDefault="004F2724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(0.28)</w:t>
            </w:r>
          </w:p>
        </w:tc>
        <w:tc>
          <w:tcPr>
            <w:tcW w:w="643" w:type="dxa"/>
          </w:tcPr>
          <w:p w14:paraId="2EA65AAE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(0.42)</w:t>
            </w:r>
          </w:p>
        </w:tc>
        <w:tc>
          <w:tcPr>
            <w:tcW w:w="643" w:type="dxa"/>
          </w:tcPr>
          <w:p w14:paraId="3EF1A019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(0.44)</w:t>
            </w:r>
          </w:p>
        </w:tc>
        <w:tc>
          <w:tcPr>
            <w:tcW w:w="579" w:type="dxa"/>
          </w:tcPr>
          <w:p w14:paraId="5697C595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(0.29)</w:t>
            </w:r>
          </w:p>
        </w:tc>
        <w:tc>
          <w:tcPr>
            <w:tcW w:w="643" w:type="dxa"/>
          </w:tcPr>
          <w:p w14:paraId="1783D18E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(0.49)</w:t>
            </w:r>
          </w:p>
        </w:tc>
        <w:tc>
          <w:tcPr>
            <w:tcW w:w="644" w:type="dxa"/>
          </w:tcPr>
          <w:p w14:paraId="370AE1B2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  <w:tc>
          <w:tcPr>
            <w:tcW w:w="676" w:type="dxa"/>
          </w:tcPr>
          <w:p w14:paraId="37812A7A" w14:textId="77777777" w:rsidR="007158A6" w:rsidRDefault="004F2724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(0.01)</w:t>
            </w:r>
          </w:p>
        </w:tc>
      </w:tr>
      <w:tr w:rsidR="007158A6" w14:paraId="4DF245C5" w14:textId="77777777">
        <w:trPr>
          <w:trHeight w:val="161"/>
        </w:trPr>
        <w:tc>
          <w:tcPr>
            <w:tcW w:w="4311" w:type="dxa"/>
            <w:gridSpan w:val="2"/>
          </w:tcPr>
          <w:p w14:paraId="5B89A2AD" w14:textId="77777777" w:rsidR="007158A6" w:rsidRDefault="004F2724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FCS: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Poor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0.08</w:t>
            </w:r>
          </w:p>
        </w:tc>
        <w:tc>
          <w:tcPr>
            <w:tcW w:w="643" w:type="dxa"/>
          </w:tcPr>
          <w:p w14:paraId="4A32B178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0.05</w:t>
            </w:r>
          </w:p>
        </w:tc>
        <w:tc>
          <w:tcPr>
            <w:tcW w:w="571" w:type="dxa"/>
          </w:tcPr>
          <w:p w14:paraId="15CF34A5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sz w:val="13"/>
              </w:rPr>
              <w:t>-0.03</w:t>
            </w:r>
          </w:p>
        </w:tc>
        <w:tc>
          <w:tcPr>
            <w:tcW w:w="643" w:type="dxa"/>
          </w:tcPr>
          <w:p w14:paraId="49234E92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sz w:val="13"/>
              </w:rPr>
              <w:t>0.23</w:t>
            </w:r>
          </w:p>
        </w:tc>
        <w:tc>
          <w:tcPr>
            <w:tcW w:w="643" w:type="dxa"/>
          </w:tcPr>
          <w:p w14:paraId="6A8A0C74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0.21</w:t>
            </w:r>
          </w:p>
        </w:tc>
        <w:tc>
          <w:tcPr>
            <w:tcW w:w="579" w:type="dxa"/>
          </w:tcPr>
          <w:p w14:paraId="4D0CC10A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  <w:tc>
          <w:tcPr>
            <w:tcW w:w="643" w:type="dxa"/>
          </w:tcPr>
          <w:p w14:paraId="7D5682FB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0.26</w:t>
            </w:r>
          </w:p>
        </w:tc>
        <w:tc>
          <w:tcPr>
            <w:tcW w:w="644" w:type="dxa"/>
          </w:tcPr>
          <w:p w14:paraId="7AEBDC07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0.24</w:t>
            </w:r>
          </w:p>
        </w:tc>
        <w:tc>
          <w:tcPr>
            <w:tcW w:w="676" w:type="dxa"/>
          </w:tcPr>
          <w:p w14:paraId="4564FAB2" w14:textId="77777777" w:rsidR="007158A6" w:rsidRDefault="004F2724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sz w:val="13"/>
              </w:rPr>
              <w:t>-0.02</w:t>
            </w:r>
          </w:p>
        </w:tc>
      </w:tr>
      <w:tr w:rsidR="007158A6" w14:paraId="22E5621F" w14:textId="77777777">
        <w:trPr>
          <w:trHeight w:val="161"/>
        </w:trPr>
        <w:tc>
          <w:tcPr>
            <w:tcW w:w="4311" w:type="dxa"/>
            <w:gridSpan w:val="2"/>
          </w:tcPr>
          <w:p w14:paraId="626B7EDD" w14:textId="77777777" w:rsidR="007158A6" w:rsidRDefault="004F2724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(0.26)</w:t>
            </w:r>
          </w:p>
        </w:tc>
        <w:tc>
          <w:tcPr>
            <w:tcW w:w="643" w:type="dxa"/>
          </w:tcPr>
          <w:p w14:paraId="50EEDE7E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05"/>
                <w:sz w:val="13"/>
              </w:rPr>
              <w:t>(0.22)</w:t>
            </w:r>
          </w:p>
        </w:tc>
        <w:tc>
          <w:tcPr>
            <w:tcW w:w="571" w:type="dxa"/>
          </w:tcPr>
          <w:p w14:paraId="76DA6B6D" w14:textId="77777777" w:rsidR="007158A6" w:rsidRDefault="004F2724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(0.18)</w:t>
            </w:r>
          </w:p>
        </w:tc>
        <w:tc>
          <w:tcPr>
            <w:tcW w:w="643" w:type="dxa"/>
          </w:tcPr>
          <w:p w14:paraId="345824C4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(0.42)</w:t>
            </w:r>
          </w:p>
        </w:tc>
        <w:tc>
          <w:tcPr>
            <w:tcW w:w="643" w:type="dxa"/>
          </w:tcPr>
          <w:p w14:paraId="348749E5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10"/>
                <w:sz w:val="13"/>
              </w:rPr>
              <w:t>(0.41)</w:t>
            </w:r>
          </w:p>
        </w:tc>
        <w:tc>
          <w:tcPr>
            <w:tcW w:w="579" w:type="dxa"/>
          </w:tcPr>
          <w:p w14:paraId="452AB61A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(0.58)</w:t>
            </w:r>
          </w:p>
        </w:tc>
        <w:tc>
          <w:tcPr>
            <w:tcW w:w="643" w:type="dxa"/>
          </w:tcPr>
          <w:p w14:paraId="1298CA1B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(0.44)</w:t>
            </w:r>
          </w:p>
        </w:tc>
        <w:tc>
          <w:tcPr>
            <w:tcW w:w="644" w:type="dxa"/>
          </w:tcPr>
          <w:p w14:paraId="0A8E2C4D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(0.43)</w:t>
            </w:r>
          </w:p>
        </w:tc>
        <w:tc>
          <w:tcPr>
            <w:tcW w:w="676" w:type="dxa"/>
          </w:tcPr>
          <w:p w14:paraId="0B464C2F" w14:textId="77777777" w:rsidR="007158A6" w:rsidRDefault="004F2724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(0.74)</w:t>
            </w:r>
          </w:p>
        </w:tc>
      </w:tr>
      <w:tr w:rsidR="007158A6" w14:paraId="67A36349" w14:textId="77777777">
        <w:trPr>
          <w:trHeight w:val="161"/>
        </w:trPr>
        <w:tc>
          <w:tcPr>
            <w:tcW w:w="4311" w:type="dxa"/>
            <w:gridSpan w:val="2"/>
          </w:tcPr>
          <w:p w14:paraId="54F1F7D5" w14:textId="77777777" w:rsidR="007158A6" w:rsidRDefault="004F2724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(cereals</w:t>
            </w:r>
            <w:r>
              <w:rPr>
                <w:spacing w:val="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and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tubers)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6.99</w:t>
            </w:r>
          </w:p>
        </w:tc>
        <w:tc>
          <w:tcPr>
            <w:tcW w:w="643" w:type="dxa"/>
          </w:tcPr>
          <w:p w14:paraId="61BD8589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7.00</w:t>
            </w:r>
          </w:p>
        </w:tc>
        <w:tc>
          <w:tcPr>
            <w:tcW w:w="571" w:type="dxa"/>
          </w:tcPr>
          <w:p w14:paraId="3EB8CCD5" w14:textId="77777777" w:rsidR="007158A6" w:rsidRDefault="004F2724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0.01</w:t>
            </w:r>
          </w:p>
        </w:tc>
        <w:tc>
          <w:tcPr>
            <w:tcW w:w="643" w:type="dxa"/>
          </w:tcPr>
          <w:p w14:paraId="5296EF14" w14:textId="77777777" w:rsidR="007158A6" w:rsidRDefault="004F2724">
            <w:pPr>
              <w:pStyle w:val="TableParagraph"/>
              <w:spacing w:before="18" w:line="123" w:lineRule="exact"/>
              <w:ind w:left="114" w:right="106"/>
              <w:rPr>
                <w:sz w:val="13"/>
              </w:rPr>
            </w:pPr>
            <w:r>
              <w:rPr>
                <w:sz w:val="13"/>
              </w:rPr>
              <w:t>5.38</w:t>
            </w:r>
          </w:p>
        </w:tc>
        <w:tc>
          <w:tcPr>
            <w:tcW w:w="643" w:type="dxa"/>
          </w:tcPr>
          <w:p w14:paraId="035EBB18" w14:textId="77777777" w:rsidR="007158A6" w:rsidRDefault="004F2724">
            <w:pPr>
              <w:pStyle w:val="TableParagraph"/>
              <w:spacing w:before="18" w:line="123" w:lineRule="exact"/>
              <w:ind w:left="114" w:right="104"/>
              <w:rPr>
                <w:sz w:val="13"/>
              </w:rPr>
            </w:pPr>
            <w:r>
              <w:rPr>
                <w:sz w:val="13"/>
              </w:rPr>
              <w:t>5.38</w:t>
            </w:r>
          </w:p>
        </w:tc>
        <w:tc>
          <w:tcPr>
            <w:tcW w:w="579" w:type="dxa"/>
          </w:tcPr>
          <w:p w14:paraId="643C3F9D" w14:textId="77777777" w:rsidR="007158A6" w:rsidRDefault="004F2724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sz w:val="13"/>
              </w:rPr>
              <w:t>-0.00</w:t>
            </w:r>
          </w:p>
        </w:tc>
        <w:tc>
          <w:tcPr>
            <w:tcW w:w="643" w:type="dxa"/>
          </w:tcPr>
          <w:p w14:paraId="76615734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5.79</w:t>
            </w:r>
          </w:p>
        </w:tc>
        <w:tc>
          <w:tcPr>
            <w:tcW w:w="644" w:type="dxa"/>
          </w:tcPr>
          <w:p w14:paraId="0F5B58AF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5.95</w:t>
            </w:r>
          </w:p>
        </w:tc>
        <w:tc>
          <w:tcPr>
            <w:tcW w:w="676" w:type="dxa"/>
          </w:tcPr>
          <w:p w14:paraId="3E65EF8A" w14:textId="77777777" w:rsidR="007158A6" w:rsidRDefault="004F2724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10"/>
                <w:sz w:val="13"/>
              </w:rPr>
              <w:t>0.17</w:t>
            </w:r>
          </w:p>
        </w:tc>
      </w:tr>
      <w:tr w:rsidR="007158A6" w14:paraId="09FBFD12" w14:textId="77777777">
        <w:trPr>
          <w:trHeight w:val="161"/>
        </w:trPr>
        <w:tc>
          <w:tcPr>
            <w:tcW w:w="4311" w:type="dxa"/>
            <w:gridSpan w:val="2"/>
          </w:tcPr>
          <w:p w14:paraId="0224E5C7" w14:textId="77777777" w:rsidR="007158A6" w:rsidRDefault="004F2724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(0.17)</w:t>
            </w:r>
          </w:p>
        </w:tc>
        <w:tc>
          <w:tcPr>
            <w:tcW w:w="643" w:type="dxa"/>
          </w:tcPr>
          <w:p w14:paraId="5C8FB93D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  <w:tc>
          <w:tcPr>
            <w:tcW w:w="571" w:type="dxa"/>
          </w:tcPr>
          <w:p w14:paraId="10C250FA" w14:textId="77777777" w:rsidR="007158A6" w:rsidRDefault="004F2724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(0.32)</w:t>
            </w:r>
          </w:p>
        </w:tc>
        <w:tc>
          <w:tcPr>
            <w:tcW w:w="643" w:type="dxa"/>
          </w:tcPr>
          <w:p w14:paraId="09A93BF3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10"/>
                <w:sz w:val="13"/>
              </w:rPr>
              <w:t>(2.31)</w:t>
            </w:r>
          </w:p>
        </w:tc>
        <w:tc>
          <w:tcPr>
            <w:tcW w:w="643" w:type="dxa"/>
          </w:tcPr>
          <w:p w14:paraId="3C6D8470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(2.25)</w:t>
            </w:r>
          </w:p>
        </w:tc>
        <w:tc>
          <w:tcPr>
            <w:tcW w:w="579" w:type="dxa"/>
          </w:tcPr>
          <w:p w14:paraId="507E8824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(1.00)</w:t>
            </w:r>
          </w:p>
        </w:tc>
        <w:tc>
          <w:tcPr>
            <w:tcW w:w="643" w:type="dxa"/>
          </w:tcPr>
          <w:p w14:paraId="2139A38C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(1.96)</w:t>
            </w:r>
          </w:p>
        </w:tc>
        <w:tc>
          <w:tcPr>
            <w:tcW w:w="644" w:type="dxa"/>
          </w:tcPr>
          <w:p w14:paraId="3B43FCDD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(1.75)</w:t>
            </w:r>
          </w:p>
        </w:tc>
        <w:tc>
          <w:tcPr>
            <w:tcW w:w="676" w:type="dxa"/>
          </w:tcPr>
          <w:p w14:paraId="3A487D4E" w14:textId="77777777" w:rsidR="007158A6" w:rsidRDefault="004F2724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(0.45)</w:t>
            </w:r>
          </w:p>
        </w:tc>
      </w:tr>
      <w:tr w:rsidR="007158A6" w14:paraId="610283F9" w14:textId="77777777">
        <w:trPr>
          <w:trHeight w:val="161"/>
        </w:trPr>
        <w:tc>
          <w:tcPr>
            <w:tcW w:w="4311" w:type="dxa"/>
            <w:gridSpan w:val="2"/>
          </w:tcPr>
          <w:p w14:paraId="232845F3" w14:textId="77777777" w:rsidR="007158A6" w:rsidRDefault="004F2724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(pulses)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1.60</w:t>
            </w:r>
          </w:p>
        </w:tc>
        <w:tc>
          <w:tcPr>
            <w:tcW w:w="643" w:type="dxa"/>
          </w:tcPr>
          <w:p w14:paraId="5B104DC6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10"/>
                <w:sz w:val="13"/>
              </w:rPr>
              <w:t>1.66</w:t>
            </w:r>
          </w:p>
        </w:tc>
        <w:tc>
          <w:tcPr>
            <w:tcW w:w="571" w:type="dxa"/>
          </w:tcPr>
          <w:p w14:paraId="1B847E3F" w14:textId="77777777" w:rsidR="007158A6" w:rsidRDefault="004F2724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0.06</w:t>
            </w:r>
          </w:p>
        </w:tc>
        <w:tc>
          <w:tcPr>
            <w:tcW w:w="643" w:type="dxa"/>
          </w:tcPr>
          <w:p w14:paraId="44EBFE25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15"/>
                <w:sz w:val="13"/>
              </w:rPr>
              <w:t>1.91</w:t>
            </w:r>
          </w:p>
        </w:tc>
        <w:tc>
          <w:tcPr>
            <w:tcW w:w="643" w:type="dxa"/>
          </w:tcPr>
          <w:p w14:paraId="2C81A151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2.09</w:t>
            </w:r>
          </w:p>
        </w:tc>
        <w:tc>
          <w:tcPr>
            <w:tcW w:w="579" w:type="dxa"/>
          </w:tcPr>
          <w:p w14:paraId="04166C08" w14:textId="77777777" w:rsidR="007158A6" w:rsidRDefault="004F2724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w w:val="105"/>
                <w:sz w:val="13"/>
              </w:rPr>
              <w:t>0.18</w:t>
            </w:r>
          </w:p>
        </w:tc>
        <w:tc>
          <w:tcPr>
            <w:tcW w:w="643" w:type="dxa"/>
          </w:tcPr>
          <w:p w14:paraId="6B3B2CF2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3.71</w:t>
            </w:r>
          </w:p>
        </w:tc>
        <w:tc>
          <w:tcPr>
            <w:tcW w:w="644" w:type="dxa"/>
          </w:tcPr>
          <w:p w14:paraId="5838290A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3.78</w:t>
            </w:r>
          </w:p>
        </w:tc>
        <w:tc>
          <w:tcPr>
            <w:tcW w:w="676" w:type="dxa"/>
          </w:tcPr>
          <w:p w14:paraId="7D8B3879" w14:textId="77777777" w:rsidR="007158A6" w:rsidRDefault="004F2724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sz w:val="13"/>
              </w:rPr>
              <w:t>0.08</w:t>
            </w:r>
          </w:p>
        </w:tc>
      </w:tr>
      <w:tr w:rsidR="007158A6" w14:paraId="35934CC7" w14:textId="77777777">
        <w:trPr>
          <w:trHeight w:val="161"/>
        </w:trPr>
        <w:tc>
          <w:tcPr>
            <w:tcW w:w="4311" w:type="dxa"/>
            <w:gridSpan w:val="2"/>
          </w:tcPr>
          <w:p w14:paraId="388DD7C6" w14:textId="77777777" w:rsidR="007158A6" w:rsidRDefault="004F2724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(1.42)</w:t>
            </w:r>
          </w:p>
        </w:tc>
        <w:tc>
          <w:tcPr>
            <w:tcW w:w="643" w:type="dxa"/>
          </w:tcPr>
          <w:p w14:paraId="349BAB7C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10"/>
                <w:sz w:val="13"/>
              </w:rPr>
              <w:t>(1.50)</w:t>
            </w:r>
          </w:p>
        </w:tc>
        <w:tc>
          <w:tcPr>
            <w:tcW w:w="571" w:type="dxa"/>
          </w:tcPr>
          <w:p w14:paraId="530E84BE" w14:textId="77777777" w:rsidR="007158A6" w:rsidRDefault="004F2724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(0.62)</w:t>
            </w:r>
          </w:p>
        </w:tc>
        <w:tc>
          <w:tcPr>
            <w:tcW w:w="643" w:type="dxa"/>
          </w:tcPr>
          <w:p w14:paraId="6F075EE9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(2.07)</w:t>
            </w:r>
          </w:p>
        </w:tc>
        <w:tc>
          <w:tcPr>
            <w:tcW w:w="643" w:type="dxa"/>
          </w:tcPr>
          <w:p w14:paraId="08D11472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(2.05)</w:t>
            </w:r>
          </w:p>
        </w:tc>
        <w:tc>
          <w:tcPr>
            <w:tcW w:w="579" w:type="dxa"/>
          </w:tcPr>
          <w:p w14:paraId="580A205F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(0.23)</w:t>
            </w:r>
          </w:p>
        </w:tc>
        <w:tc>
          <w:tcPr>
            <w:tcW w:w="643" w:type="dxa"/>
          </w:tcPr>
          <w:p w14:paraId="1788B6E1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(2.21)</w:t>
            </w:r>
          </w:p>
        </w:tc>
        <w:tc>
          <w:tcPr>
            <w:tcW w:w="644" w:type="dxa"/>
          </w:tcPr>
          <w:p w14:paraId="72DC8B76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(2.45)</w:t>
            </w:r>
          </w:p>
        </w:tc>
        <w:tc>
          <w:tcPr>
            <w:tcW w:w="676" w:type="dxa"/>
          </w:tcPr>
          <w:p w14:paraId="11DF10C7" w14:textId="77777777" w:rsidR="007158A6" w:rsidRDefault="004F2724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(0.77)</w:t>
            </w:r>
          </w:p>
        </w:tc>
      </w:tr>
      <w:tr w:rsidR="007158A6" w14:paraId="50535611" w14:textId="77777777">
        <w:trPr>
          <w:trHeight w:val="161"/>
        </w:trPr>
        <w:tc>
          <w:tcPr>
            <w:tcW w:w="4311" w:type="dxa"/>
            <w:gridSpan w:val="2"/>
          </w:tcPr>
          <w:p w14:paraId="6EF547C1" w14:textId="77777777" w:rsidR="007158A6" w:rsidRDefault="004F2724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9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(dairy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products)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0.16</w:t>
            </w:r>
          </w:p>
        </w:tc>
        <w:tc>
          <w:tcPr>
            <w:tcW w:w="643" w:type="dxa"/>
          </w:tcPr>
          <w:p w14:paraId="52CEB2AB" w14:textId="77777777" w:rsidR="007158A6" w:rsidRDefault="004F2724">
            <w:pPr>
              <w:pStyle w:val="TableParagraph"/>
              <w:spacing w:before="18" w:line="123" w:lineRule="exact"/>
              <w:ind w:left="112" w:right="108"/>
              <w:rPr>
                <w:sz w:val="13"/>
              </w:rPr>
            </w:pPr>
            <w:r>
              <w:rPr>
                <w:w w:val="110"/>
                <w:sz w:val="13"/>
              </w:rPr>
              <w:t>0.17</w:t>
            </w:r>
          </w:p>
        </w:tc>
        <w:tc>
          <w:tcPr>
            <w:tcW w:w="571" w:type="dxa"/>
          </w:tcPr>
          <w:p w14:paraId="5EA93830" w14:textId="77777777" w:rsidR="007158A6" w:rsidRDefault="004F2724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0.01</w:t>
            </w:r>
          </w:p>
        </w:tc>
        <w:tc>
          <w:tcPr>
            <w:tcW w:w="643" w:type="dxa"/>
          </w:tcPr>
          <w:p w14:paraId="1CDD8320" w14:textId="77777777" w:rsidR="007158A6" w:rsidRDefault="004F2724">
            <w:pPr>
              <w:pStyle w:val="TableParagraph"/>
              <w:spacing w:before="18" w:line="123" w:lineRule="exact"/>
              <w:ind w:left="114" w:right="106"/>
              <w:rPr>
                <w:sz w:val="13"/>
              </w:rPr>
            </w:pPr>
            <w:r>
              <w:rPr>
                <w:w w:val="110"/>
                <w:sz w:val="13"/>
              </w:rPr>
              <w:t>1.35</w:t>
            </w:r>
          </w:p>
        </w:tc>
        <w:tc>
          <w:tcPr>
            <w:tcW w:w="643" w:type="dxa"/>
          </w:tcPr>
          <w:p w14:paraId="78FC1580" w14:textId="77777777" w:rsidR="007158A6" w:rsidRDefault="004F2724">
            <w:pPr>
              <w:pStyle w:val="TableParagraph"/>
              <w:spacing w:before="18" w:line="123" w:lineRule="exact"/>
              <w:ind w:left="114" w:right="104"/>
              <w:rPr>
                <w:sz w:val="13"/>
              </w:rPr>
            </w:pPr>
            <w:r>
              <w:rPr>
                <w:w w:val="105"/>
                <w:sz w:val="13"/>
              </w:rPr>
              <w:t>1.40</w:t>
            </w:r>
          </w:p>
        </w:tc>
        <w:tc>
          <w:tcPr>
            <w:tcW w:w="579" w:type="dxa"/>
          </w:tcPr>
          <w:p w14:paraId="79D1B626" w14:textId="77777777" w:rsidR="007158A6" w:rsidRDefault="004F2724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sz w:val="13"/>
              </w:rPr>
              <w:t>0.06</w:t>
            </w:r>
          </w:p>
        </w:tc>
        <w:tc>
          <w:tcPr>
            <w:tcW w:w="643" w:type="dxa"/>
          </w:tcPr>
          <w:p w14:paraId="7D45CA4F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0.55</w:t>
            </w:r>
          </w:p>
        </w:tc>
        <w:tc>
          <w:tcPr>
            <w:tcW w:w="644" w:type="dxa"/>
          </w:tcPr>
          <w:p w14:paraId="796F384D" w14:textId="77777777" w:rsidR="007158A6" w:rsidRDefault="004F2724">
            <w:pPr>
              <w:pStyle w:val="TableParagraph"/>
              <w:spacing w:before="18" w:line="123" w:lineRule="exact"/>
              <w:ind w:right="183"/>
              <w:jc w:val="right"/>
              <w:rPr>
                <w:sz w:val="13"/>
              </w:rPr>
            </w:pPr>
            <w:r>
              <w:rPr>
                <w:sz w:val="13"/>
              </w:rPr>
              <w:t>0.45</w:t>
            </w:r>
          </w:p>
        </w:tc>
        <w:tc>
          <w:tcPr>
            <w:tcW w:w="676" w:type="dxa"/>
          </w:tcPr>
          <w:p w14:paraId="3ACFC8B3" w14:textId="77777777" w:rsidR="007158A6" w:rsidRDefault="004F2724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sz w:val="13"/>
              </w:rPr>
              <w:t>-0.10</w:t>
            </w:r>
          </w:p>
        </w:tc>
      </w:tr>
      <w:tr w:rsidR="007158A6" w14:paraId="75852D0F" w14:textId="77777777">
        <w:trPr>
          <w:trHeight w:val="161"/>
        </w:trPr>
        <w:tc>
          <w:tcPr>
            <w:tcW w:w="4311" w:type="dxa"/>
            <w:gridSpan w:val="2"/>
          </w:tcPr>
          <w:p w14:paraId="28199841" w14:textId="77777777" w:rsidR="007158A6" w:rsidRDefault="004F2724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(0.77)</w:t>
            </w:r>
          </w:p>
        </w:tc>
        <w:tc>
          <w:tcPr>
            <w:tcW w:w="643" w:type="dxa"/>
          </w:tcPr>
          <w:p w14:paraId="78F2B36D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05"/>
                <w:sz w:val="13"/>
              </w:rPr>
              <w:t>(0.56)</w:t>
            </w:r>
          </w:p>
        </w:tc>
        <w:tc>
          <w:tcPr>
            <w:tcW w:w="571" w:type="dxa"/>
          </w:tcPr>
          <w:p w14:paraId="11DA572F" w14:textId="77777777" w:rsidR="007158A6" w:rsidRDefault="004F2724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(0.86)</w:t>
            </w:r>
          </w:p>
        </w:tc>
        <w:tc>
          <w:tcPr>
            <w:tcW w:w="643" w:type="dxa"/>
          </w:tcPr>
          <w:p w14:paraId="004F5FD9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10"/>
                <w:sz w:val="13"/>
              </w:rPr>
              <w:t>(1.96)</w:t>
            </w:r>
          </w:p>
        </w:tc>
        <w:tc>
          <w:tcPr>
            <w:tcW w:w="643" w:type="dxa"/>
          </w:tcPr>
          <w:p w14:paraId="001CBD09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(2.08)</w:t>
            </w:r>
          </w:p>
        </w:tc>
        <w:tc>
          <w:tcPr>
            <w:tcW w:w="579" w:type="dxa"/>
          </w:tcPr>
          <w:p w14:paraId="698CB465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(0.70)</w:t>
            </w:r>
          </w:p>
        </w:tc>
        <w:tc>
          <w:tcPr>
            <w:tcW w:w="643" w:type="dxa"/>
          </w:tcPr>
          <w:p w14:paraId="55F182C2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(1.61)</w:t>
            </w:r>
          </w:p>
        </w:tc>
        <w:tc>
          <w:tcPr>
            <w:tcW w:w="644" w:type="dxa"/>
          </w:tcPr>
          <w:p w14:paraId="2D323F45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(1.53)</w:t>
            </w:r>
          </w:p>
        </w:tc>
        <w:tc>
          <w:tcPr>
            <w:tcW w:w="676" w:type="dxa"/>
          </w:tcPr>
          <w:p w14:paraId="7BB1F807" w14:textId="77777777" w:rsidR="007158A6" w:rsidRDefault="004F2724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sz w:val="13"/>
              </w:rPr>
              <w:t>(0.60)</w:t>
            </w:r>
          </w:p>
        </w:tc>
      </w:tr>
      <w:tr w:rsidR="007158A6" w14:paraId="2BE0C09C" w14:textId="77777777">
        <w:trPr>
          <w:trHeight w:val="161"/>
        </w:trPr>
        <w:tc>
          <w:tcPr>
            <w:tcW w:w="4311" w:type="dxa"/>
            <w:gridSpan w:val="2"/>
          </w:tcPr>
          <w:p w14:paraId="111E96DB" w14:textId="77777777" w:rsidR="007158A6" w:rsidRDefault="004F2724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7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(protein-rich</w:t>
            </w:r>
            <w:r>
              <w:rPr>
                <w:spacing w:val="6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foods)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3.35</w:t>
            </w:r>
          </w:p>
        </w:tc>
        <w:tc>
          <w:tcPr>
            <w:tcW w:w="643" w:type="dxa"/>
          </w:tcPr>
          <w:p w14:paraId="5D8E1384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05"/>
                <w:sz w:val="13"/>
              </w:rPr>
              <w:t>3.10</w:t>
            </w:r>
          </w:p>
        </w:tc>
        <w:tc>
          <w:tcPr>
            <w:tcW w:w="571" w:type="dxa"/>
          </w:tcPr>
          <w:p w14:paraId="2E8FA57E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sz w:val="13"/>
              </w:rPr>
              <w:t>-0.25</w:t>
            </w:r>
          </w:p>
        </w:tc>
        <w:tc>
          <w:tcPr>
            <w:tcW w:w="643" w:type="dxa"/>
          </w:tcPr>
          <w:p w14:paraId="57CC93E3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sz w:val="13"/>
              </w:rPr>
              <w:t>3.06</w:t>
            </w:r>
          </w:p>
        </w:tc>
        <w:tc>
          <w:tcPr>
            <w:tcW w:w="643" w:type="dxa"/>
          </w:tcPr>
          <w:p w14:paraId="5E523F62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3.00</w:t>
            </w:r>
          </w:p>
        </w:tc>
        <w:tc>
          <w:tcPr>
            <w:tcW w:w="579" w:type="dxa"/>
          </w:tcPr>
          <w:p w14:paraId="14567D3A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sz w:val="13"/>
              </w:rPr>
              <w:t>-0.06</w:t>
            </w:r>
          </w:p>
        </w:tc>
        <w:tc>
          <w:tcPr>
            <w:tcW w:w="643" w:type="dxa"/>
          </w:tcPr>
          <w:p w14:paraId="550EDFC1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1.66</w:t>
            </w:r>
          </w:p>
        </w:tc>
        <w:tc>
          <w:tcPr>
            <w:tcW w:w="644" w:type="dxa"/>
          </w:tcPr>
          <w:p w14:paraId="36AAC61B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1.78</w:t>
            </w:r>
          </w:p>
        </w:tc>
        <w:tc>
          <w:tcPr>
            <w:tcW w:w="676" w:type="dxa"/>
          </w:tcPr>
          <w:p w14:paraId="507ECF3A" w14:textId="77777777" w:rsidR="007158A6" w:rsidRDefault="004F2724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15"/>
                <w:sz w:val="13"/>
              </w:rPr>
              <w:t>0.11</w:t>
            </w:r>
          </w:p>
        </w:tc>
      </w:tr>
      <w:tr w:rsidR="007158A6" w14:paraId="07F22ED5" w14:textId="77777777">
        <w:trPr>
          <w:trHeight w:val="161"/>
        </w:trPr>
        <w:tc>
          <w:tcPr>
            <w:tcW w:w="4311" w:type="dxa"/>
            <w:gridSpan w:val="2"/>
          </w:tcPr>
          <w:p w14:paraId="6849E0A9" w14:textId="77777777" w:rsidR="007158A6" w:rsidRDefault="004F2724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(2.04)</w:t>
            </w:r>
          </w:p>
        </w:tc>
        <w:tc>
          <w:tcPr>
            <w:tcW w:w="643" w:type="dxa"/>
          </w:tcPr>
          <w:p w14:paraId="753C91E0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05"/>
                <w:sz w:val="13"/>
              </w:rPr>
              <w:t>(2.04)</w:t>
            </w:r>
          </w:p>
        </w:tc>
        <w:tc>
          <w:tcPr>
            <w:tcW w:w="571" w:type="dxa"/>
          </w:tcPr>
          <w:p w14:paraId="2FB54074" w14:textId="77777777" w:rsidR="007158A6" w:rsidRDefault="004F2724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(0.13)</w:t>
            </w:r>
          </w:p>
        </w:tc>
        <w:tc>
          <w:tcPr>
            <w:tcW w:w="643" w:type="dxa"/>
          </w:tcPr>
          <w:p w14:paraId="57766234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(2.45)</w:t>
            </w:r>
          </w:p>
        </w:tc>
        <w:tc>
          <w:tcPr>
            <w:tcW w:w="643" w:type="dxa"/>
          </w:tcPr>
          <w:p w14:paraId="73A24A57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(2.39)</w:t>
            </w:r>
          </w:p>
        </w:tc>
        <w:tc>
          <w:tcPr>
            <w:tcW w:w="579" w:type="dxa"/>
          </w:tcPr>
          <w:p w14:paraId="340AE990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(0.73)</w:t>
            </w:r>
          </w:p>
        </w:tc>
        <w:tc>
          <w:tcPr>
            <w:tcW w:w="643" w:type="dxa"/>
          </w:tcPr>
          <w:p w14:paraId="21AEF9D4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(1.69)</w:t>
            </w:r>
          </w:p>
        </w:tc>
        <w:tc>
          <w:tcPr>
            <w:tcW w:w="644" w:type="dxa"/>
          </w:tcPr>
          <w:p w14:paraId="50B2FC8D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(1.92)</w:t>
            </w:r>
          </w:p>
        </w:tc>
        <w:tc>
          <w:tcPr>
            <w:tcW w:w="676" w:type="dxa"/>
          </w:tcPr>
          <w:p w14:paraId="7D8F9273" w14:textId="77777777" w:rsidR="007158A6" w:rsidRDefault="004F2724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(0.59)</w:t>
            </w:r>
          </w:p>
        </w:tc>
      </w:tr>
      <w:tr w:rsidR="007158A6" w14:paraId="1CB4D40B" w14:textId="77777777">
        <w:trPr>
          <w:trHeight w:val="161"/>
        </w:trPr>
        <w:tc>
          <w:tcPr>
            <w:tcW w:w="4311" w:type="dxa"/>
            <w:gridSpan w:val="2"/>
          </w:tcPr>
          <w:p w14:paraId="70FB47F7" w14:textId="77777777" w:rsidR="007158A6" w:rsidRDefault="004F2724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10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(vegetables)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6.37</w:t>
            </w:r>
          </w:p>
        </w:tc>
        <w:tc>
          <w:tcPr>
            <w:tcW w:w="643" w:type="dxa"/>
          </w:tcPr>
          <w:p w14:paraId="7304BD79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05"/>
                <w:sz w:val="13"/>
              </w:rPr>
              <w:t>6.47</w:t>
            </w:r>
          </w:p>
        </w:tc>
        <w:tc>
          <w:tcPr>
            <w:tcW w:w="571" w:type="dxa"/>
          </w:tcPr>
          <w:p w14:paraId="17E5B6C8" w14:textId="77777777" w:rsidR="007158A6" w:rsidRDefault="004F2724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0.10</w:t>
            </w:r>
          </w:p>
        </w:tc>
        <w:tc>
          <w:tcPr>
            <w:tcW w:w="643" w:type="dxa"/>
          </w:tcPr>
          <w:p w14:paraId="62A1D8D1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sz w:val="13"/>
              </w:rPr>
              <w:t>4.00</w:t>
            </w:r>
          </w:p>
        </w:tc>
        <w:tc>
          <w:tcPr>
            <w:tcW w:w="643" w:type="dxa"/>
          </w:tcPr>
          <w:p w14:paraId="7607B2AC" w14:textId="77777777" w:rsidR="007158A6" w:rsidRDefault="004F2724">
            <w:pPr>
              <w:pStyle w:val="TableParagraph"/>
              <w:spacing w:before="18" w:line="123" w:lineRule="exact"/>
              <w:ind w:left="114" w:right="104"/>
              <w:rPr>
                <w:sz w:val="13"/>
              </w:rPr>
            </w:pPr>
            <w:r>
              <w:rPr>
                <w:w w:val="105"/>
                <w:sz w:val="13"/>
              </w:rPr>
              <w:t>3.87</w:t>
            </w:r>
          </w:p>
        </w:tc>
        <w:tc>
          <w:tcPr>
            <w:tcW w:w="579" w:type="dxa"/>
          </w:tcPr>
          <w:p w14:paraId="205E6E24" w14:textId="77777777" w:rsidR="007158A6" w:rsidRDefault="004F2724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w w:val="105"/>
                <w:sz w:val="13"/>
              </w:rPr>
              <w:t>-0.13</w:t>
            </w:r>
          </w:p>
        </w:tc>
        <w:tc>
          <w:tcPr>
            <w:tcW w:w="643" w:type="dxa"/>
          </w:tcPr>
          <w:p w14:paraId="61B42614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2.10</w:t>
            </w:r>
          </w:p>
        </w:tc>
        <w:tc>
          <w:tcPr>
            <w:tcW w:w="644" w:type="dxa"/>
          </w:tcPr>
          <w:p w14:paraId="5725C6A6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5.34</w:t>
            </w:r>
          </w:p>
        </w:tc>
        <w:tc>
          <w:tcPr>
            <w:tcW w:w="676" w:type="dxa"/>
          </w:tcPr>
          <w:p w14:paraId="5F42B208" w14:textId="77777777" w:rsidR="007158A6" w:rsidRDefault="004F2724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10"/>
                <w:sz w:val="13"/>
              </w:rPr>
              <w:t>3.24***</w:t>
            </w:r>
          </w:p>
        </w:tc>
      </w:tr>
      <w:tr w:rsidR="007158A6" w14:paraId="0454E779" w14:textId="77777777">
        <w:trPr>
          <w:trHeight w:val="161"/>
        </w:trPr>
        <w:tc>
          <w:tcPr>
            <w:tcW w:w="4311" w:type="dxa"/>
            <w:gridSpan w:val="2"/>
          </w:tcPr>
          <w:p w14:paraId="60377C7E" w14:textId="77777777" w:rsidR="007158A6" w:rsidRDefault="004F2724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(1.40)</w:t>
            </w:r>
          </w:p>
        </w:tc>
        <w:tc>
          <w:tcPr>
            <w:tcW w:w="643" w:type="dxa"/>
          </w:tcPr>
          <w:p w14:paraId="4BAFC716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10"/>
                <w:sz w:val="13"/>
              </w:rPr>
              <w:t>(1.32)</w:t>
            </w:r>
          </w:p>
        </w:tc>
        <w:tc>
          <w:tcPr>
            <w:tcW w:w="571" w:type="dxa"/>
          </w:tcPr>
          <w:p w14:paraId="3175849D" w14:textId="77777777" w:rsidR="007158A6" w:rsidRDefault="004F2724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(0.36)</w:t>
            </w:r>
          </w:p>
        </w:tc>
        <w:tc>
          <w:tcPr>
            <w:tcW w:w="643" w:type="dxa"/>
          </w:tcPr>
          <w:p w14:paraId="046D4AEA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(2.79)</w:t>
            </w:r>
          </w:p>
        </w:tc>
        <w:tc>
          <w:tcPr>
            <w:tcW w:w="643" w:type="dxa"/>
          </w:tcPr>
          <w:p w14:paraId="6FDF983F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(2.86)</w:t>
            </w:r>
          </w:p>
        </w:tc>
        <w:tc>
          <w:tcPr>
            <w:tcW w:w="579" w:type="dxa"/>
          </w:tcPr>
          <w:p w14:paraId="6FE08D4A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(0.53)</w:t>
            </w:r>
          </w:p>
        </w:tc>
        <w:tc>
          <w:tcPr>
            <w:tcW w:w="643" w:type="dxa"/>
          </w:tcPr>
          <w:p w14:paraId="14993903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(2.76)</w:t>
            </w:r>
          </w:p>
        </w:tc>
        <w:tc>
          <w:tcPr>
            <w:tcW w:w="644" w:type="dxa"/>
          </w:tcPr>
          <w:p w14:paraId="552CD592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sz w:val="13"/>
              </w:rPr>
              <w:t>(2.08)</w:t>
            </w:r>
          </w:p>
        </w:tc>
        <w:tc>
          <w:tcPr>
            <w:tcW w:w="676" w:type="dxa"/>
          </w:tcPr>
          <w:p w14:paraId="340A25B2" w14:textId="77777777" w:rsidR="007158A6" w:rsidRDefault="004F2724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sz w:val="13"/>
              </w:rPr>
              <w:t>(0.00)</w:t>
            </w:r>
          </w:p>
        </w:tc>
      </w:tr>
      <w:tr w:rsidR="007158A6" w14:paraId="27415ABE" w14:textId="77777777">
        <w:trPr>
          <w:trHeight w:val="161"/>
        </w:trPr>
        <w:tc>
          <w:tcPr>
            <w:tcW w:w="4311" w:type="dxa"/>
            <w:gridSpan w:val="2"/>
          </w:tcPr>
          <w:p w14:paraId="4840BD36" w14:textId="77777777" w:rsidR="007158A6" w:rsidRDefault="004F2724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12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(fruit)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1.76</w:t>
            </w:r>
          </w:p>
        </w:tc>
        <w:tc>
          <w:tcPr>
            <w:tcW w:w="643" w:type="dxa"/>
          </w:tcPr>
          <w:p w14:paraId="76A7998E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10"/>
                <w:sz w:val="13"/>
              </w:rPr>
              <w:t>1.69</w:t>
            </w:r>
          </w:p>
        </w:tc>
        <w:tc>
          <w:tcPr>
            <w:tcW w:w="571" w:type="dxa"/>
          </w:tcPr>
          <w:p w14:paraId="16BACDBB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sz w:val="13"/>
              </w:rPr>
              <w:t>-0.07</w:t>
            </w:r>
          </w:p>
        </w:tc>
        <w:tc>
          <w:tcPr>
            <w:tcW w:w="643" w:type="dxa"/>
          </w:tcPr>
          <w:p w14:paraId="17733D34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10"/>
                <w:sz w:val="13"/>
              </w:rPr>
              <w:t>2.77</w:t>
            </w:r>
          </w:p>
        </w:tc>
        <w:tc>
          <w:tcPr>
            <w:tcW w:w="643" w:type="dxa"/>
          </w:tcPr>
          <w:p w14:paraId="3AFFA532" w14:textId="77777777" w:rsidR="007158A6" w:rsidRDefault="004F2724">
            <w:pPr>
              <w:pStyle w:val="TableParagraph"/>
              <w:spacing w:before="18" w:line="123" w:lineRule="exact"/>
              <w:ind w:left="114" w:right="104"/>
              <w:rPr>
                <w:sz w:val="13"/>
              </w:rPr>
            </w:pPr>
            <w:r>
              <w:rPr>
                <w:sz w:val="13"/>
              </w:rPr>
              <w:t>2.40</w:t>
            </w:r>
          </w:p>
        </w:tc>
        <w:tc>
          <w:tcPr>
            <w:tcW w:w="579" w:type="dxa"/>
          </w:tcPr>
          <w:p w14:paraId="7C713691" w14:textId="77777777" w:rsidR="007158A6" w:rsidRDefault="004F2724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sz w:val="13"/>
              </w:rPr>
              <w:t>-0.38*</w:t>
            </w:r>
          </w:p>
        </w:tc>
        <w:tc>
          <w:tcPr>
            <w:tcW w:w="643" w:type="dxa"/>
          </w:tcPr>
          <w:p w14:paraId="1E475CDA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0.46</w:t>
            </w:r>
          </w:p>
        </w:tc>
        <w:tc>
          <w:tcPr>
            <w:tcW w:w="644" w:type="dxa"/>
          </w:tcPr>
          <w:p w14:paraId="32C1DA8F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0.62</w:t>
            </w:r>
          </w:p>
        </w:tc>
        <w:tc>
          <w:tcPr>
            <w:tcW w:w="676" w:type="dxa"/>
          </w:tcPr>
          <w:p w14:paraId="51EA5EBD" w14:textId="77777777" w:rsidR="007158A6" w:rsidRDefault="004F2724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05"/>
                <w:sz w:val="13"/>
              </w:rPr>
              <w:t>0.16</w:t>
            </w:r>
          </w:p>
        </w:tc>
      </w:tr>
      <w:tr w:rsidR="007158A6" w14:paraId="4BCDE003" w14:textId="77777777">
        <w:trPr>
          <w:trHeight w:val="161"/>
        </w:trPr>
        <w:tc>
          <w:tcPr>
            <w:tcW w:w="4311" w:type="dxa"/>
            <w:gridSpan w:val="2"/>
          </w:tcPr>
          <w:p w14:paraId="1142FBF3" w14:textId="77777777" w:rsidR="007158A6" w:rsidRDefault="004F2724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(1.97)</w:t>
            </w:r>
          </w:p>
        </w:tc>
        <w:tc>
          <w:tcPr>
            <w:tcW w:w="643" w:type="dxa"/>
          </w:tcPr>
          <w:p w14:paraId="51C85359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05"/>
                <w:sz w:val="13"/>
              </w:rPr>
              <w:t>(1.88)</w:t>
            </w:r>
          </w:p>
        </w:tc>
        <w:tc>
          <w:tcPr>
            <w:tcW w:w="571" w:type="dxa"/>
          </w:tcPr>
          <w:p w14:paraId="0D324E68" w14:textId="77777777" w:rsidR="007158A6" w:rsidRDefault="004F2724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(0.64)</w:t>
            </w:r>
          </w:p>
        </w:tc>
        <w:tc>
          <w:tcPr>
            <w:tcW w:w="643" w:type="dxa"/>
          </w:tcPr>
          <w:p w14:paraId="5DF6B3C9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(2.59)</w:t>
            </w:r>
          </w:p>
        </w:tc>
        <w:tc>
          <w:tcPr>
            <w:tcW w:w="643" w:type="dxa"/>
          </w:tcPr>
          <w:p w14:paraId="5C5C1536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(2.53)</w:t>
            </w:r>
          </w:p>
        </w:tc>
        <w:tc>
          <w:tcPr>
            <w:tcW w:w="579" w:type="dxa"/>
          </w:tcPr>
          <w:p w14:paraId="53A6A7BC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sz w:val="13"/>
              </w:rPr>
              <w:t>(0.04)</w:t>
            </w:r>
          </w:p>
        </w:tc>
        <w:tc>
          <w:tcPr>
            <w:tcW w:w="643" w:type="dxa"/>
          </w:tcPr>
          <w:p w14:paraId="3B7DBF73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(1.26)</w:t>
            </w:r>
          </w:p>
        </w:tc>
        <w:tc>
          <w:tcPr>
            <w:tcW w:w="644" w:type="dxa"/>
          </w:tcPr>
          <w:p w14:paraId="622664AF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(1.36)</w:t>
            </w:r>
          </w:p>
        </w:tc>
        <w:tc>
          <w:tcPr>
            <w:tcW w:w="676" w:type="dxa"/>
          </w:tcPr>
          <w:p w14:paraId="75F17978" w14:textId="77777777" w:rsidR="007158A6" w:rsidRDefault="004F2724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(0.29)</w:t>
            </w:r>
          </w:p>
        </w:tc>
      </w:tr>
      <w:tr w:rsidR="007158A6" w14:paraId="1A58FDC2" w14:textId="77777777">
        <w:trPr>
          <w:trHeight w:val="161"/>
        </w:trPr>
        <w:tc>
          <w:tcPr>
            <w:tcW w:w="4311" w:type="dxa"/>
            <w:gridSpan w:val="2"/>
          </w:tcPr>
          <w:p w14:paraId="3417B0D4" w14:textId="77777777" w:rsidR="007158A6" w:rsidRDefault="004F2724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(oil)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6.66</w:t>
            </w:r>
          </w:p>
        </w:tc>
        <w:tc>
          <w:tcPr>
            <w:tcW w:w="643" w:type="dxa"/>
          </w:tcPr>
          <w:p w14:paraId="0BE77169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6.68</w:t>
            </w:r>
          </w:p>
        </w:tc>
        <w:tc>
          <w:tcPr>
            <w:tcW w:w="571" w:type="dxa"/>
          </w:tcPr>
          <w:p w14:paraId="48F68C0E" w14:textId="77777777" w:rsidR="007158A6" w:rsidRDefault="004F2724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0.02</w:t>
            </w:r>
          </w:p>
        </w:tc>
        <w:tc>
          <w:tcPr>
            <w:tcW w:w="643" w:type="dxa"/>
          </w:tcPr>
          <w:p w14:paraId="3567D6CB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5.59</w:t>
            </w:r>
          </w:p>
        </w:tc>
        <w:tc>
          <w:tcPr>
            <w:tcW w:w="643" w:type="dxa"/>
          </w:tcPr>
          <w:p w14:paraId="6BA7FE30" w14:textId="77777777" w:rsidR="007158A6" w:rsidRDefault="004F2724">
            <w:pPr>
              <w:pStyle w:val="TableParagraph"/>
              <w:spacing w:before="18" w:line="123" w:lineRule="exact"/>
              <w:ind w:left="114" w:right="104"/>
              <w:rPr>
                <w:sz w:val="13"/>
              </w:rPr>
            </w:pPr>
            <w:r>
              <w:rPr>
                <w:w w:val="115"/>
                <w:sz w:val="13"/>
              </w:rPr>
              <w:t>5.17</w:t>
            </w:r>
          </w:p>
        </w:tc>
        <w:tc>
          <w:tcPr>
            <w:tcW w:w="579" w:type="dxa"/>
          </w:tcPr>
          <w:p w14:paraId="26CF6C7A" w14:textId="77777777" w:rsidR="007158A6" w:rsidRDefault="004F2724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sz w:val="13"/>
              </w:rPr>
              <w:t>-0.42*</w:t>
            </w:r>
          </w:p>
        </w:tc>
        <w:tc>
          <w:tcPr>
            <w:tcW w:w="643" w:type="dxa"/>
          </w:tcPr>
          <w:p w14:paraId="7E8153AA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sz w:val="13"/>
              </w:rPr>
              <w:t>4.69</w:t>
            </w:r>
          </w:p>
        </w:tc>
        <w:tc>
          <w:tcPr>
            <w:tcW w:w="644" w:type="dxa"/>
          </w:tcPr>
          <w:p w14:paraId="4273AEAC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5.10</w:t>
            </w:r>
          </w:p>
        </w:tc>
        <w:tc>
          <w:tcPr>
            <w:tcW w:w="676" w:type="dxa"/>
          </w:tcPr>
          <w:p w14:paraId="6B00D785" w14:textId="77777777" w:rsidR="007158A6" w:rsidRDefault="004F2724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w w:val="110"/>
                <w:sz w:val="13"/>
              </w:rPr>
              <w:t>0.41</w:t>
            </w:r>
          </w:p>
        </w:tc>
      </w:tr>
      <w:tr w:rsidR="007158A6" w14:paraId="26637460" w14:textId="77777777">
        <w:trPr>
          <w:trHeight w:val="161"/>
        </w:trPr>
        <w:tc>
          <w:tcPr>
            <w:tcW w:w="4311" w:type="dxa"/>
            <w:gridSpan w:val="2"/>
          </w:tcPr>
          <w:p w14:paraId="630BB971" w14:textId="77777777" w:rsidR="007158A6" w:rsidRDefault="004F2724">
            <w:pPr>
              <w:pStyle w:val="TableParagraph"/>
              <w:spacing w:before="18" w:line="123" w:lineRule="exact"/>
              <w:ind w:right="134"/>
              <w:jc w:val="right"/>
              <w:rPr>
                <w:sz w:val="13"/>
              </w:rPr>
            </w:pPr>
            <w:r>
              <w:rPr>
                <w:w w:val="115"/>
                <w:sz w:val="13"/>
              </w:rPr>
              <w:t>(1.21)</w:t>
            </w:r>
          </w:p>
        </w:tc>
        <w:tc>
          <w:tcPr>
            <w:tcW w:w="643" w:type="dxa"/>
          </w:tcPr>
          <w:p w14:paraId="53D60635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w w:val="115"/>
                <w:sz w:val="13"/>
              </w:rPr>
              <w:t>(1.21)</w:t>
            </w:r>
          </w:p>
        </w:tc>
        <w:tc>
          <w:tcPr>
            <w:tcW w:w="571" w:type="dxa"/>
          </w:tcPr>
          <w:p w14:paraId="54B8F725" w14:textId="77777777" w:rsidR="007158A6" w:rsidRDefault="004F2724">
            <w:pPr>
              <w:pStyle w:val="TableParagraph"/>
              <w:spacing w:before="18" w:line="123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(0.84)</w:t>
            </w:r>
          </w:p>
        </w:tc>
        <w:tc>
          <w:tcPr>
            <w:tcW w:w="643" w:type="dxa"/>
          </w:tcPr>
          <w:p w14:paraId="56EE22C1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(2.42)</w:t>
            </w:r>
          </w:p>
        </w:tc>
        <w:tc>
          <w:tcPr>
            <w:tcW w:w="643" w:type="dxa"/>
          </w:tcPr>
          <w:p w14:paraId="08B81790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(2.59)</w:t>
            </w:r>
          </w:p>
        </w:tc>
        <w:tc>
          <w:tcPr>
            <w:tcW w:w="579" w:type="dxa"/>
          </w:tcPr>
          <w:p w14:paraId="196CB3CD" w14:textId="77777777" w:rsidR="007158A6" w:rsidRDefault="004F2724">
            <w:pPr>
              <w:pStyle w:val="TableParagraph"/>
              <w:spacing w:before="18" w:line="123" w:lineRule="exact"/>
              <w:ind w:left="86" w:right="75"/>
              <w:rPr>
                <w:sz w:val="13"/>
              </w:rPr>
            </w:pPr>
            <w:r>
              <w:rPr>
                <w:sz w:val="13"/>
              </w:rPr>
              <w:t>(0.02)</w:t>
            </w:r>
          </w:p>
        </w:tc>
        <w:tc>
          <w:tcPr>
            <w:tcW w:w="643" w:type="dxa"/>
          </w:tcPr>
          <w:p w14:paraId="7A3A73B2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(2.39)</w:t>
            </w:r>
          </w:p>
        </w:tc>
        <w:tc>
          <w:tcPr>
            <w:tcW w:w="644" w:type="dxa"/>
          </w:tcPr>
          <w:p w14:paraId="2F7564A8" w14:textId="77777777" w:rsidR="007158A6" w:rsidRDefault="004F2724">
            <w:pPr>
              <w:pStyle w:val="TableParagraph"/>
              <w:spacing w:before="18" w:line="123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(2.34)</w:t>
            </w:r>
          </w:p>
        </w:tc>
        <w:tc>
          <w:tcPr>
            <w:tcW w:w="676" w:type="dxa"/>
          </w:tcPr>
          <w:p w14:paraId="45A35793" w14:textId="77777777" w:rsidR="007158A6" w:rsidRDefault="004F2724">
            <w:pPr>
              <w:pStyle w:val="TableParagraph"/>
              <w:spacing w:before="18" w:line="123" w:lineRule="exact"/>
              <w:ind w:left="84" w:right="70"/>
              <w:rPr>
                <w:sz w:val="13"/>
              </w:rPr>
            </w:pPr>
            <w:r>
              <w:rPr>
                <w:w w:val="110"/>
                <w:sz w:val="13"/>
              </w:rPr>
              <w:t>(0.14)</w:t>
            </w:r>
          </w:p>
        </w:tc>
      </w:tr>
      <w:tr w:rsidR="007158A6" w14:paraId="0D26585E" w14:textId="77777777">
        <w:trPr>
          <w:trHeight w:val="161"/>
        </w:trPr>
        <w:tc>
          <w:tcPr>
            <w:tcW w:w="4311" w:type="dxa"/>
            <w:gridSpan w:val="2"/>
          </w:tcPr>
          <w:p w14:paraId="507455C6" w14:textId="77777777" w:rsidR="007158A6" w:rsidRDefault="004F2724">
            <w:pPr>
              <w:pStyle w:val="TableParagraph"/>
              <w:tabs>
                <w:tab w:val="right" w:pos="4118"/>
              </w:tabs>
              <w:spacing w:before="18" w:line="123" w:lineRule="exact"/>
              <w:ind w:left="101"/>
              <w:jc w:val="left"/>
              <w:rPr>
                <w:sz w:val="13"/>
              </w:rPr>
            </w:pPr>
            <w:r>
              <w:rPr>
                <w:w w:val="110"/>
                <w:sz w:val="13"/>
              </w:rPr>
              <w:t>Consumption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over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the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past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7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days</w:t>
            </w:r>
            <w:r>
              <w:rPr>
                <w:spacing w:val="11"/>
                <w:w w:val="110"/>
                <w:sz w:val="13"/>
              </w:rPr>
              <w:t xml:space="preserve"> </w:t>
            </w:r>
            <w:r>
              <w:rPr>
                <w:w w:val="110"/>
                <w:sz w:val="13"/>
              </w:rPr>
              <w:t>(sugar)</w:t>
            </w:r>
            <w:r>
              <w:rPr>
                <w:rFonts w:ascii="Times New Roman"/>
                <w:w w:val="110"/>
                <w:sz w:val="13"/>
              </w:rPr>
              <w:tab/>
            </w:r>
            <w:r>
              <w:rPr>
                <w:w w:val="110"/>
                <w:sz w:val="13"/>
              </w:rPr>
              <w:t>0.81</w:t>
            </w:r>
          </w:p>
        </w:tc>
        <w:tc>
          <w:tcPr>
            <w:tcW w:w="643" w:type="dxa"/>
          </w:tcPr>
          <w:p w14:paraId="1A0B7109" w14:textId="77777777" w:rsidR="007158A6" w:rsidRDefault="004F2724">
            <w:pPr>
              <w:pStyle w:val="TableParagraph"/>
              <w:spacing w:before="18" w:line="123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0.83</w:t>
            </w:r>
          </w:p>
        </w:tc>
        <w:tc>
          <w:tcPr>
            <w:tcW w:w="571" w:type="dxa"/>
          </w:tcPr>
          <w:p w14:paraId="43FC3385" w14:textId="77777777" w:rsidR="007158A6" w:rsidRDefault="004F2724">
            <w:pPr>
              <w:pStyle w:val="TableParagraph"/>
              <w:spacing w:before="18" w:line="123" w:lineRule="exact"/>
              <w:ind w:right="152"/>
              <w:jc w:val="right"/>
              <w:rPr>
                <w:sz w:val="13"/>
              </w:rPr>
            </w:pPr>
            <w:r>
              <w:rPr>
                <w:sz w:val="13"/>
              </w:rPr>
              <w:t>0.03</w:t>
            </w:r>
          </w:p>
        </w:tc>
        <w:tc>
          <w:tcPr>
            <w:tcW w:w="643" w:type="dxa"/>
          </w:tcPr>
          <w:p w14:paraId="3D515992" w14:textId="77777777" w:rsidR="007158A6" w:rsidRDefault="004F2724">
            <w:pPr>
              <w:pStyle w:val="TableParagraph"/>
              <w:spacing w:before="18" w:line="123" w:lineRule="exact"/>
              <w:ind w:left="114" w:right="107"/>
              <w:rPr>
                <w:sz w:val="13"/>
              </w:rPr>
            </w:pPr>
            <w:r>
              <w:rPr>
                <w:w w:val="105"/>
                <w:sz w:val="13"/>
              </w:rPr>
              <w:t>5.45</w:t>
            </w:r>
          </w:p>
        </w:tc>
        <w:tc>
          <w:tcPr>
            <w:tcW w:w="643" w:type="dxa"/>
          </w:tcPr>
          <w:p w14:paraId="74E61139" w14:textId="77777777" w:rsidR="007158A6" w:rsidRDefault="004F2724">
            <w:pPr>
              <w:pStyle w:val="TableParagraph"/>
              <w:spacing w:before="18" w:line="123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5.32</w:t>
            </w:r>
          </w:p>
        </w:tc>
        <w:tc>
          <w:tcPr>
            <w:tcW w:w="579" w:type="dxa"/>
          </w:tcPr>
          <w:p w14:paraId="392FBA15" w14:textId="77777777" w:rsidR="007158A6" w:rsidRDefault="004F2724">
            <w:pPr>
              <w:pStyle w:val="TableParagraph"/>
              <w:spacing w:before="18" w:line="123" w:lineRule="exact"/>
              <w:ind w:left="86" w:right="74"/>
              <w:rPr>
                <w:sz w:val="13"/>
              </w:rPr>
            </w:pPr>
            <w:r>
              <w:rPr>
                <w:w w:val="105"/>
                <w:sz w:val="13"/>
              </w:rPr>
              <w:t>-0.14</w:t>
            </w:r>
          </w:p>
        </w:tc>
        <w:tc>
          <w:tcPr>
            <w:tcW w:w="643" w:type="dxa"/>
          </w:tcPr>
          <w:p w14:paraId="77029390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2.25</w:t>
            </w:r>
          </w:p>
        </w:tc>
        <w:tc>
          <w:tcPr>
            <w:tcW w:w="644" w:type="dxa"/>
          </w:tcPr>
          <w:p w14:paraId="38E3F6A5" w14:textId="77777777" w:rsidR="007158A6" w:rsidRDefault="004F2724">
            <w:pPr>
              <w:pStyle w:val="TableParagraph"/>
              <w:spacing w:before="18" w:line="123" w:lineRule="exact"/>
              <w:ind w:right="18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2.47</w:t>
            </w:r>
          </w:p>
        </w:tc>
        <w:tc>
          <w:tcPr>
            <w:tcW w:w="676" w:type="dxa"/>
          </w:tcPr>
          <w:p w14:paraId="1C79F12F" w14:textId="77777777" w:rsidR="007158A6" w:rsidRDefault="004F2724">
            <w:pPr>
              <w:pStyle w:val="TableParagraph"/>
              <w:spacing w:before="18" w:line="123" w:lineRule="exact"/>
              <w:ind w:left="85" w:right="70"/>
              <w:rPr>
                <w:sz w:val="13"/>
              </w:rPr>
            </w:pPr>
            <w:r>
              <w:rPr>
                <w:sz w:val="13"/>
              </w:rPr>
              <w:t>0.22</w:t>
            </w:r>
          </w:p>
        </w:tc>
      </w:tr>
      <w:tr w:rsidR="007158A6" w14:paraId="711392B7" w14:textId="77777777">
        <w:trPr>
          <w:trHeight w:val="183"/>
        </w:trPr>
        <w:tc>
          <w:tcPr>
            <w:tcW w:w="4311" w:type="dxa"/>
            <w:gridSpan w:val="2"/>
            <w:tcBorders>
              <w:bottom w:val="single" w:sz="4" w:space="0" w:color="000000"/>
            </w:tcBorders>
          </w:tcPr>
          <w:p w14:paraId="1318BBC8" w14:textId="77777777" w:rsidR="007158A6" w:rsidRDefault="004F2724">
            <w:pPr>
              <w:pStyle w:val="TableParagraph"/>
              <w:spacing w:before="18" w:line="146" w:lineRule="exact"/>
              <w:ind w:right="134"/>
              <w:jc w:val="right"/>
              <w:rPr>
                <w:sz w:val="13"/>
              </w:rPr>
            </w:pPr>
            <w:r>
              <w:rPr>
                <w:w w:val="110"/>
                <w:sz w:val="13"/>
              </w:rPr>
              <w:t>(1.58)</w:t>
            </w:r>
          </w:p>
        </w:tc>
        <w:tc>
          <w:tcPr>
            <w:tcW w:w="643" w:type="dxa"/>
            <w:tcBorders>
              <w:bottom w:val="single" w:sz="4" w:space="0" w:color="000000"/>
            </w:tcBorders>
          </w:tcPr>
          <w:p w14:paraId="36E8B2E3" w14:textId="77777777" w:rsidR="007158A6" w:rsidRDefault="004F2724">
            <w:pPr>
              <w:pStyle w:val="TableParagraph"/>
              <w:spacing w:before="18" w:line="146" w:lineRule="exact"/>
              <w:ind w:left="111" w:right="108"/>
              <w:rPr>
                <w:sz w:val="13"/>
              </w:rPr>
            </w:pPr>
            <w:r>
              <w:rPr>
                <w:w w:val="115"/>
                <w:sz w:val="13"/>
              </w:rPr>
              <w:t>(1.41)</w:t>
            </w:r>
          </w:p>
        </w:tc>
        <w:tc>
          <w:tcPr>
            <w:tcW w:w="571" w:type="dxa"/>
            <w:tcBorders>
              <w:bottom w:val="single" w:sz="4" w:space="0" w:color="000000"/>
            </w:tcBorders>
          </w:tcPr>
          <w:p w14:paraId="18237008" w14:textId="77777777" w:rsidR="007158A6" w:rsidRDefault="004F2724">
            <w:pPr>
              <w:pStyle w:val="TableParagraph"/>
              <w:spacing w:before="18" w:line="146" w:lineRule="exact"/>
              <w:ind w:right="96"/>
              <w:jc w:val="right"/>
              <w:rPr>
                <w:sz w:val="13"/>
              </w:rPr>
            </w:pPr>
            <w:r>
              <w:rPr>
                <w:sz w:val="13"/>
              </w:rPr>
              <w:t>(0.83)</w:t>
            </w:r>
          </w:p>
        </w:tc>
        <w:tc>
          <w:tcPr>
            <w:tcW w:w="643" w:type="dxa"/>
            <w:tcBorders>
              <w:bottom w:val="single" w:sz="4" w:space="0" w:color="000000"/>
            </w:tcBorders>
          </w:tcPr>
          <w:p w14:paraId="228D93E9" w14:textId="77777777" w:rsidR="007158A6" w:rsidRDefault="004F2724">
            <w:pPr>
              <w:pStyle w:val="TableParagraph"/>
              <w:spacing w:before="18" w:line="146" w:lineRule="exact"/>
              <w:ind w:left="114" w:right="107"/>
              <w:rPr>
                <w:sz w:val="13"/>
              </w:rPr>
            </w:pPr>
            <w:r>
              <w:rPr>
                <w:w w:val="110"/>
                <w:sz w:val="13"/>
              </w:rPr>
              <w:t>(2.55)</w:t>
            </w:r>
          </w:p>
        </w:tc>
        <w:tc>
          <w:tcPr>
            <w:tcW w:w="643" w:type="dxa"/>
            <w:tcBorders>
              <w:bottom w:val="single" w:sz="4" w:space="0" w:color="000000"/>
            </w:tcBorders>
          </w:tcPr>
          <w:p w14:paraId="2C70238B" w14:textId="77777777" w:rsidR="007158A6" w:rsidRDefault="004F2724">
            <w:pPr>
              <w:pStyle w:val="TableParagraph"/>
              <w:spacing w:before="18" w:line="146" w:lineRule="exact"/>
              <w:ind w:left="114" w:right="105"/>
              <w:rPr>
                <w:sz w:val="13"/>
              </w:rPr>
            </w:pPr>
            <w:r>
              <w:rPr>
                <w:w w:val="105"/>
                <w:sz w:val="13"/>
              </w:rPr>
              <w:t>(2.59)</w:t>
            </w:r>
          </w:p>
        </w:tc>
        <w:tc>
          <w:tcPr>
            <w:tcW w:w="579" w:type="dxa"/>
            <w:tcBorders>
              <w:bottom w:val="single" w:sz="4" w:space="0" w:color="000000"/>
            </w:tcBorders>
          </w:tcPr>
          <w:p w14:paraId="6510536D" w14:textId="77777777" w:rsidR="007158A6" w:rsidRDefault="004F2724">
            <w:pPr>
              <w:pStyle w:val="TableParagraph"/>
              <w:spacing w:before="18" w:line="146" w:lineRule="exact"/>
              <w:ind w:left="86" w:right="75"/>
              <w:rPr>
                <w:sz w:val="13"/>
              </w:rPr>
            </w:pPr>
            <w:r>
              <w:rPr>
                <w:w w:val="105"/>
                <w:sz w:val="13"/>
              </w:rPr>
              <w:t>(0.47)</w:t>
            </w:r>
          </w:p>
        </w:tc>
        <w:tc>
          <w:tcPr>
            <w:tcW w:w="643" w:type="dxa"/>
            <w:tcBorders>
              <w:bottom w:val="single" w:sz="4" w:space="0" w:color="000000"/>
            </w:tcBorders>
          </w:tcPr>
          <w:p w14:paraId="3E5D64D3" w14:textId="77777777" w:rsidR="007158A6" w:rsidRDefault="004F2724">
            <w:pPr>
              <w:pStyle w:val="TableParagraph"/>
              <w:spacing w:before="18" w:line="146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(2.39)</w:t>
            </w:r>
          </w:p>
        </w:tc>
        <w:tc>
          <w:tcPr>
            <w:tcW w:w="644" w:type="dxa"/>
            <w:tcBorders>
              <w:bottom w:val="single" w:sz="4" w:space="0" w:color="000000"/>
            </w:tcBorders>
          </w:tcPr>
          <w:p w14:paraId="1FF1BF88" w14:textId="77777777" w:rsidR="007158A6" w:rsidRDefault="004F2724">
            <w:pPr>
              <w:pStyle w:val="TableParagraph"/>
              <w:spacing w:before="18" w:line="146" w:lineRule="exact"/>
              <w:ind w:right="128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(2.79)</w:t>
            </w:r>
          </w:p>
        </w:tc>
        <w:tc>
          <w:tcPr>
            <w:tcW w:w="676" w:type="dxa"/>
            <w:tcBorders>
              <w:bottom w:val="single" w:sz="4" w:space="0" w:color="000000"/>
            </w:tcBorders>
          </w:tcPr>
          <w:p w14:paraId="184D85D2" w14:textId="77777777" w:rsidR="007158A6" w:rsidRDefault="004F2724">
            <w:pPr>
              <w:pStyle w:val="TableParagraph"/>
              <w:spacing w:before="18" w:line="146" w:lineRule="exact"/>
              <w:ind w:left="84" w:right="70"/>
              <w:rPr>
                <w:sz w:val="13"/>
              </w:rPr>
            </w:pPr>
            <w:r>
              <w:rPr>
                <w:w w:val="105"/>
                <w:sz w:val="13"/>
              </w:rPr>
              <w:t>(0.47)</w:t>
            </w:r>
          </w:p>
        </w:tc>
      </w:tr>
      <w:tr w:rsidR="007158A6" w14:paraId="401E1BC2" w14:textId="77777777">
        <w:trPr>
          <w:trHeight w:val="168"/>
        </w:trPr>
        <w:tc>
          <w:tcPr>
            <w:tcW w:w="4311" w:type="dxa"/>
            <w:gridSpan w:val="2"/>
            <w:tcBorders>
              <w:top w:val="single" w:sz="4" w:space="0" w:color="000000"/>
              <w:bottom w:val="double" w:sz="1" w:space="0" w:color="000000"/>
            </w:tcBorders>
          </w:tcPr>
          <w:p w14:paraId="16F076FC" w14:textId="77777777" w:rsidR="007158A6" w:rsidRDefault="004F2724">
            <w:pPr>
              <w:pStyle w:val="TableParagraph"/>
              <w:tabs>
                <w:tab w:val="right" w:pos="4098"/>
              </w:tabs>
              <w:spacing w:before="0" w:line="140" w:lineRule="exact"/>
              <w:ind w:left="101"/>
              <w:jc w:val="left"/>
              <w:rPr>
                <w:sz w:val="13"/>
              </w:rPr>
            </w:pPr>
            <w:r>
              <w:rPr>
                <w:w w:val="105"/>
                <w:sz w:val="13"/>
              </w:rPr>
              <w:t>Observations</w:t>
            </w:r>
            <w:r>
              <w:rPr>
                <w:rFonts w:ascii="Times New Roman"/>
                <w:w w:val="105"/>
                <w:sz w:val="13"/>
              </w:rPr>
              <w:tab/>
            </w:r>
            <w:r>
              <w:rPr>
                <w:w w:val="105"/>
                <w:sz w:val="13"/>
              </w:rPr>
              <w:t>305</w:t>
            </w:r>
          </w:p>
        </w:tc>
        <w:tc>
          <w:tcPr>
            <w:tcW w:w="643" w:type="dxa"/>
            <w:tcBorders>
              <w:top w:val="single" w:sz="4" w:space="0" w:color="000000"/>
              <w:bottom w:val="double" w:sz="1" w:space="0" w:color="000000"/>
            </w:tcBorders>
          </w:tcPr>
          <w:p w14:paraId="221168CE" w14:textId="77777777" w:rsidR="007158A6" w:rsidRDefault="004F2724">
            <w:pPr>
              <w:pStyle w:val="TableParagraph"/>
              <w:spacing w:before="0" w:line="140" w:lineRule="exact"/>
              <w:ind w:left="111" w:right="108"/>
              <w:rPr>
                <w:sz w:val="13"/>
              </w:rPr>
            </w:pPr>
            <w:r>
              <w:rPr>
                <w:sz w:val="13"/>
              </w:rPr>
              <w:t>305</w:t>
            </w:r>
          </w:p>
        </w:tc>
        <w:tc>
          <w:tcPr>
            <w:tcW w:w="571" w:type="dxa"/>
            <w:tcBorders>
              <w:top w:val="single" w:sz="4" w:space="0" w:color="000000"/>
              <w:bottom w:val="double" w:sz="1" w:space="0" w:color="000000"/>
            </w:tcBorders>
          </w:tcPr>
          <w:p w14:paraId="10EE76B6" w14:textId="77777777" w:rsidR="007158A6" w:rsidRDefault="004F2724">
            <w:pPr>
              <w:pStyle w:val="TableParagraph"/>
              <w:spacing w:before="0" w:line="140" w:lineRule="exact"/>
              <w:ind w:right="172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610</w:t>
            </w:r>
          </w:p>
        </w:tc>
        <w:tc>
          <w:tcPr>
            <w:tcW w:w="643" w:type="dxa"/>
            <w:tcBorders>
              <w:top w:val="single" w:sz="4" w:space="0" w:color="000000"/>
              <w:bottom w:val="double" w:sz="1" w:space="0" w:color="000000"/>
            </w:tcBorders>
          </w:tcPr>
          <w:p w14:paraId="274CEFB9" w14:textId="77777777" w:rsidR="007158A6" w:rsidRDefault="004F2724">
            <w:pPr>
              <w:pStyle w:val="TableParagraph"/>
              <w:spacing w:before="0" w:line="140" w:lineRule="exact"/>
              <w:ind w:left="114" w:right="106"/>
              <w:rPr>
                <w:sz w:val="13"/>
              </w:rPr>
            </w:pPr>
            <w:r>
              <w:rPr>
                <w:w w:val="105"/>
                <w:sz w:val="13"/>
              </w:rPr>
              <w:t>377</w:t>
            </w:r>
          </w:p>
        </w:tc>
        <w:tc>
          <w:tcPr>
            <w:tcW w:w="643" w:type="dxa"/>
            <w:tcBorders>
              <w:top w:val="single" w:sz="4" w:space="0" w:color="000000"/>
              <w:bottom w:val="double" w:sz="1" w:space="0" w:color="000000"/>
            </w:tcBorders>
          </w:tcPr>
          <w:p w14:paraId="4D954A3F" w14:textId="77777777" w:rsidR="007158A6" w:rsidRDefault="004F2724">
            <w:pPr>
              <w:pStyle w:val="TableParagraph"/>
              <w:spacing w:before="0" w:line="140" w:lineRule="exact"/>
              <w:ind w:left="114" w:right="105"/>
              <w:rPr>
                <w:sz w:val="13"/>
              </w:rPr>
            </w:pPr>
            <w:r>
              <w:rPr>
                <w:sz w:val="13"/>
              </w:rPr>
              <w:t>383</w:t>
            </w:r>
          </w:p>
        </w:tc>
        <w:tc>
          <w:tcPr>
            <w:tcW w:w="579" w:type="dxa"/>
            <w:tcBorders>
              <w:top w:val="single" w:sz="4" w:space="0" w:color="000000"/>
              <w:bottom w:val="double" w:sz="1" w:space="0" w:color="000000"/>
            </w:tcBorders>
          </w:tcPr>
          <w:p w14:paraId="734E3C02" w14:textId="77777777" w:rsidR="007158A6" w:rsidRDefault="004F2724">
            <w:pPr>
              <w:pStyle w:val="TableParagraph"/>
              <w:spacing w:before="0" w:line="140" w:lineRule="exact"/>
              <w:ind w:left="86" w:right="74"/>
              <w:rPr>
                <w:sz w:val="13"/>
              </w:rPr>
            </w:pPr>
            <w:r>
              <w:rPr>
                <w:sz w:val="13"/>
              </w:rPr>
              <w:t>760</w:t>
            </w:r>
          </w:p>
        </w:tc>
        <w:tc>
          <w:tcPr>
            <w:tcW w:w="643" w:type="dxa"/>
            <w:tcBorders>
              <w:top w:val="single" w:sz="4" w:space="0" w:color="000000"/>
              <w:bottom w:val="double" w:sz="1" w:space="0" w:color="000000"/>
            </w:tcBorders>
          </w:tcPr>
          <w:p w14:paraId="1B6112DD" w14:textId="77777777" w:rsidR="007158A6" w:rsidRDefault="004F2724">
            <w:pPr>
              <w:pStyle w:val="TableParagraph"/>
              <w:spacing w:before="0" w:line="140" w:lineRule="exact"/>
              <w:ind w:right="20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146</w:t>
            </w:r>
          </w:p>
        </w:tc>
        <w:tc>
          <w:tcPr>
            <w:tcW w:w="644" w:type="dxa"/>
            <w:tcBorders>
              <w:top w:val="single" w:sz="4" w:space="0" w:color="000000"/>
              <w:bottom w:val="double" w:sz="1" w:space="0" w:color="000000"/>
            </w:tcBorders>
          </w:tcPr>
          <w:p w14:paraId="761D5EC1" w14:textId="77777777" w:rsidR="007158A6" w:rsidRDefault="004F2724">
            <w:pPr>
              <w:pStyle w:val="TableParagraph"/>
              <w:spacing w:before="0" w:line="140" w:lineRule="exact"/>
              <w:ind w:right="204"/>
              <w:jc w:val="right"/>
              <w:rPr>
                <w:sz w:val="13"/>
              </w:rPr>
            </w:pPr>
            <w:r>
              <w:rPr>
                <w:w w:val="105"/>
                <w:sz w:val="13"/>
              </w:rPr>
              <w:t>148</w:t>
            </w:r>
          </w:p>
        </w:tc>
        <w:tc>
          <w:tcPr>
            <w:tcW w:w="676" w:type="dxa"/>
            <w:tcBorders>
              <w:top w:val="single" w:sz="4" w:space="0" w:color="000000"/>
              <w:bottom w:val="double" w:sz="1" w:space="0" w:color="000000"/>
            </w:tcBorders>
          </w:tcPr>
          <w:p w14:paraId="5FC91456" w14:textId="77777777" w:rsidR="007158A6" w:rsidRDefault="004F2724">
            <w:pPr>
              <w:pStyle w:val="TableParagraph"/>
              <w:spacing w:before="0" w:line="140" w:lineRule="exact"/>
              <w:ind w:left="85" w:right="70"/>
              <w:rPr>
                <w:sz w:val="13"/>
              </w:rPr>
            </w:pPr>
            <w:r>
              <w:rPr>
                <w:sz w:val="13"/>
              </w:rPr>
              <w:t>294</w:t>
            </w:r>
          </w:p>
        </w:tc>
      </w:tr>
    </w:tbl>
    <w:p w14:paraId="5E1BA642" w14:textId="77777777" w:rsidR="007158A6" w:rsidRDefault="004F2724">
      <w:pPr>
        <w:spacing w:before="47"/>
        <w:ind w:left="152"/>
        <w:jc w:val="both"/>
        <w:rPr>
          <w:sz w:val="13"/>
        </w:rPr>
      </w:pPr>
      <w:r>
        <w:rPr>
          <w:w w:val="105"/>
          <w:sz w:val="13"/>
        </w:rPr>
        <w:t>Note:</w:t>
      </w:r>
      <w:r>
        <w:rPr>
          <w:spacing w:val="4"/>
          <w:w w:val="105"/>
          <w:sz w:val="13"/>
        </w:rPr>
        <w:t xml:space="preserve"> </w:t>
      </w:r>
      <w:r>
        <w:rPr>
          <w:w w:val="105"/>
          <w:sz w:val="13"/>
        </w:rPr>
        <w:t>Robust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standard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errors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in</w:t>
      </w:r>
      <w:r>
        <w:rPr>
          <w:spacing w:val="19"/>
          <w:w w:val="105"/>
          <w:sz w:val="13"/>
        </w:rPr>
        <w:t xml:space="preserve"> </w:t>
      </w:r>
      <w:r>
        <w:rPr>
          <w:w w:val="105"/>
          <w:sz w:val="13"/>
        </w:rPr>
        <w:t>parentheses;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*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0.05,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**</w:t>
      </w:r>
      <w:r>
        <w:rPr>
          <w:spacing w:val="19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0.01,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***</w:t>
      </w:r>
      <w:r>
        <w:rPr>
          <w:spacing w:val="18"/>
          <w:w w:val="105"/>
          <w:sz w:val="13"/>
        </w:rPr>
        <w:t xml:space="preserve"> </w:t>
      </w:r>
      <w:r>
        <w:rPr>
          <w:w w:val="105"/>
          <w:sz w:val="13"/>
        </w:rPr>
        <w:t>p</w:t>
      </w:r>
      <w:r>
        <w:rPr>
          <w:rFonts w:ascii="Verdana"/>
          <w:i/>
          <w:w w:val="105"/>
          <w:sz w:val="13"/>
        </w:rPr>
        <w:t>&lt;</w:t>
      </w:r>
      <w:r>
        <w:rPr>
          <w:w w:val="105"/>
          <w:sz w:val="13"/>
        </w:rPr>
        <w:t>0.001.</w:t>
      </w:r>
    </w:p>
    <w:p w14:paraId="65C62870" w14:textId="77777777" w:rsidR="007158A6" w:rsidRDefault="007158A6">
      <w:pPr>
        <w:pStyle w:val="BodyText"/>
        <w:rPr>
          <w:sz w:val="18"/>
        </w:rPr>
      </w:pPr>
    </w:p>
    <w:p w14:paraId="7E0A3131" w14:textId="77777777" w:rsidR="007158A6" w:rsidRDefault="007158A6">
      <w:pPr>
        <w:pStyle w:val="BodyText"/>
        <w:spacing w:before="5"/>
        <w:rPr>
          <w:sz w:val="15"/>
        </w:rPr>
      </w:pPr>
    </w:p>
    <w:p w14:paraId="680E2334" w14:textId="77777777" w:rsidR="007158A6" w:rsidRDefault="004F2724">
      <w:pPr>
        <w:pStyle w:val="BodyText"/>
        <w:ind w:left="665"/>
      </w:pPr>
      <w:r>
        <w:rPr>
          <w:w w:val="95"/>
        </w:rPr>
        <w:t>expenditure</w:t>
      </w:r>
      <w:r>
        <w:rPr>
          <w:spacing w:val="45"/>
          <w:w w:val="95"/>
        </w:rPr>
        <w:t xml:space="preserve"> </w:t>
      </w:r>
      <w:r>
        <w:rPr>
          <w:w w:val="95"/>
        </w:rPr>
        <w:t>respectively).</w:t>
      </w:r>
    </w:p>
    <w:p w14:paraId="01696C38" w14:textId="0CA8E785" w:rsidR="007158A6" w:rsidRDefault="004F2724">
      <w:pPr>
        <w:pStyle w:val="ListParagraph"/>
        <w:numPr>
          <w:ilvl w:val="0"/>
          <w:numId w:val="8"/>
        </w:numPr>
        <w:tabs>
          <w:tab w:val="left" w:pos="666"/>
        </w:tabs>
        <w:spacing w:line="314" w:lineRule="auto"/>
        <w:ind w:right="574"/>
        <w:jc w:val="both"/>
      </w:pPr>
      <w:r>
        <w:rPr>
          <w:w w:val="95"/>
        </w:rPr>
        <w:t>Extremely short expenditure module (3 collapsed on food and 2 non-food expenditure ques</w:t>
      </w:r>
      <w:r>
        <w:t>tions).</w:t>
      </w:r>
    </w:p>
    <w:p w14:paraId="44694A27" w14:textId="1D23C8A6" w:rsidR="007158A6" w:rsidRDefault="004F2724">
      <w:pPr>
        <w:pStyle w:val="BodyText"/>
        <w:spacing w:before="162" w:line="314" w:lineRule="auto"/>
        <w:ind w:left="120" w:right="574"/>
        <w:jc w:val="both"/>
      </w:pPr>
      <w:r>
        <w:t>The</w:t>
      </w:r>
      <w:r>
        <w:rPr>
          <w:spacing w:val="-10"/>
        </w:rPr>
        <w:t xml:space="preserve"> </w:t>
      </w:r>
      <w:r>
        <w:t>food</w:t>
      </w:r>
      <w:r>
        <w:rPr>
          <w:spacing w:val="-9"/>
        </w:rPr>
        <w:t xml:space="preserve"> </w:t>
      </w:r>
      <w:r>
        <w:t>expenditure</w:t>
      </w:r>
      <w:r>
        <w:rPr>
          <w:spacing w:val="-9"/>
        </w:rPr>
        <w:t xml:space="preserve"> </w:t>
      </w:r>
      <w:r>
        <w:t>amount</w:t>
      </w:r>
      <w:r>
        <w:rPr>
          <w:spacing w:val="-9"/>
        </w:rPr>
        <w:t xml:space="preserve"> </w:t>
      </w:r>
      <w:r>
        <w:t>always</w:t>
      </w:r>
      <w:r>
        <w:rPr>
          <w:spacing w:val="-9"/>
        </w:rPr>
        <w:t xml:space="preserve"> </w:t>
      </w:r>
      <w:r>
        <w:t>covered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7</w:t>
      </w:r>
      <w:r>
        <w:rPr>
          <w:spacing w:val="-9"/>
        </w:rPr>
        <w:t xml:space="preserve"> </w:t>
      </w:r>
      <w:r>
        <w:t>day</w:t>
      </w:r>
      <w:r>
        <w:rPr>
          <w:spacing w:val="-9"/>
        </w:rPr>
        <w:t xml:space="preserve"> </w:t>
      </w:r>
      <w:r>
        <w:t>while</w:t>
      </w:r>
      <w:r>
        <w:rPr>
          <w:spacing w:val="-9"/>
        </w:rPr>
        <w:t xml:space="preserve"> </w:t>
      </w:r>
      <w:r>
        <w:t>non-food</w:t>
      </w:r>
      <w:r>
        <w:rPr>
          <w:spacing w:val="-9"/>
        </w:rPr>
        <w:t xml:space="preserve"> </w:t>
      </w:r>
      <w:r>
        <w:t>covers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6</w:t>
      </w:r>
      <w:r>
        <w:rPr>
          <w:spacing w:val="-9"/>
        </w:rPr>
        <w:t xml:space="preserve"> </w:t>
      </w:r>
      <w:r>
        <w:t>months</w:t>
      </w:r>
      <w:r>
        <w:rPr>
          <w:spacing w:val="-9"/>
        </w:rPr>
        <w:t xml:space="preserve"> </w:t>
      </w:r>
      <w:r>
        <w:t>except</w:t>
      </w:r>
      <w:r>
        <w:rPr>
          <w:spacing w:val="-51"/>
        </w:rPr>
        <w:t xml:space="preserve"> </w:t>
      </w:r>
      <w:r>
        <w:t>in</w:t>
      </w:r>
      <w:r>
        <w:rPr>
          <w:spacing w:val="3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very</w:t>
      </w:r>
      <w:r>
        <w:rPr>
          <w:spacing w:val="32"/>
        </w:rPr>
        <w:t xml:space="preserve"> </w:t>
      </w:r>
      <w:r>
        <w:t>short</w:t>
      </w:r>
      <w:r>
        <w:rPr>
          <w:spacing w:val="32"/>
        </w:rPr>
        <w:t xml:space="preserve"> </w:t>
      </w:r>
      <w:r>
        <w:t>expenditure</w:t>
      </w:r>
      <w:r>
        <w:rPr>
          <w:spacing w:val="32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remote</w:t>
      </w:r>
      <w:r>
        <w:rPr>
          <w:spacing w:val="32"/>
        </w:rPr>
        <w:t xml:space="preserve"> </w:t>
      </w:r>
      <w:r>
        <w:t>modality</w:t>
      </w:r>
      <w:r>
        <w:rPr>
          <w:spacing w:val="32"/>
        </w:rPr>
        <w:t xml:space="preserve"> </w:t>
      </w:r>
      <w:r>
        <w:t>where</w:t>
      </w:r>
      <w:r>
        <w:rPr>
          <w:spacing w:val="32"/>
        </w:rPr>
        <w:t xml:space="preserve"> </w:t>
      </w:r>
      <w:r>
        <w:t>it</w:t>
      </w:r>
      <w:r>
        <w:rPr>
          <w:spacing w:val="32"/>
        </w:rPr>
        <w:t xml:space="preserve"> </w:t>
      </w:r>
      <w:r>
        <w:t>covers</w:t>
      </w:r>
      <w:r>
        <w:rPr>
          <w:spacing w:val="32"/>
        </w:rPr>
        <w:t xml:space="preserve"> </w:t>
      </w:r>
      <w:r>
        <w:t>1</w:t>
      </w:r>
      <w:r>
        <w:rPr>
          <w:spacing w:val="31"/>
        </w:rPr>
        <w:t xml:space="preserve"> </w:t>
      </w:r>
      <w:r>
        <w:t>month.</w:t>
      </w:r>
      <w:r>
        <w:rPr>
          <w:spacing w:val="52"/>
        </w:rPr>
        <w:t xml:space="preserve"> </w:t>
      </w:r>
      <w:r>
        <w:t>First,</w:t>
      </w:r>
      <w:r>
        <w:rPr>
          <w:spacing w:val="39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results</w:t>
      </w:r>
      <w:r>
        <w:rPr>
          <w:spacing w:val="-51"/>
        </w:rPr>
        <w:t xml:space="preserve"> </w:t>
      </w:r>
      <w:r>
        <w:t>of the F2F modules are compared and presented in Table 17.</w:t>
      </w:r>
      <w:r>
        <w:rPr>
          <w:spacing w:val="1"/>
        </w:rPr>
        <w:t xml:space="preserve"> </w:t>
      </w:r>
      <w:r>
        <w:t>The FES remains stable in the</w:t>
      </w:r>
      <w:r>
        <w:rPr>
          <w:spacing w:val="1"/>
        </w:rPr>
        <w:t xml:space="preserve"> </w:t>
      </w:r>
      <w:r>
        <w:rPr>
          <w:spacing w:val="-1"/>
        </w:rPr>
        <w:t>overall</w:t>
      </w:r>
      <w:r>
        <w:rPr>
          <w:spacing w:val="-12"/>
        </w:rPr>
        <w:t xml:space="preserve"> </w:t>
      </w:r>
      <w:r>
        <w:rPr>
          <w:spacing w:val="-1"/>
        </w:rPr>
        <w:t>aggregates</w:t>
      </w:r>
      <w:r>
        <w:rPr>
          <w:spacing w:val="-12"/>
        </w:rPr>
        <w:t xml:space="preserve"> </w:t>
      </w:r>
      <w:r>
        <w:rPr>
          <w:spacing w:val="-1"/>
        </w:rPr>
        <w:t>between</w:t>
      </w:r>
      <w:r>
        <w:rPr>
          <w:spacing w:val="-11"/>
        </w:rPr>
        <w:t xml:space="preserve"> </w:t>
      </w:r>
      <w:r>
        <w:t>long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short</w:t>
      </w:r>
      <w:r>
        <w:rPr>
          <w:spacing w:val="-11"/>
        </w:rPr>
        <w:t xml:space="preserve"> </w:t>
      </w:r>
      <w:r>
        <w:t>modules.</w:t>
      </w:r>
      <w:r>
        <w:rPr>
          <w:spacing w:val="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statistical</w:t>
      </w:r>
      <w:r>
        <w:rPr>
          <w:spacing w:val="-11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long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short</w:t>
      </w:r>
      <w:r>
        <w:rPr>
          <w:spacing w:val="-50"/>
        </w:rPr>
        <w:t xml:space="preserve"> </w:t>
      </w:r>
      <w:r>
        <w:rPr>
          <w:spacing w:val="-1"/>
        </w:rPr>
        <w:t xml:space="preserve">FES modules implemented </w:t>
      </w:r>
      <w:r>
        <w:t>in the F2F interviews show no significant difference across all 3 pilot</w:t>
      </w:r>
      <w:r>
        <w:rPr>
          <w:spacing w:val="1"/>
        </w:rPr>
        <w:t xml:space="preserve"> </w:t>
      </w:r>
      <w:r>
        <w:t>countries.</w:t>
      </w:r>
      <w:r>
        <w:rPr>
          <w:spacing w:val="1"/>
        </w:rPr>
        <w:t xml:space="preserve"> </w:t>
      </w:r>
      <w:r>
        <w:t>Although the absolute expenditure amount for the collapsed/short module is always</w:t>
      </w:r>
      <w:r>
        <w:rPr>
          <w:spacing w:val="1"/>
        </w:rPr>
        <w:t xml:space="preserve"> </w:t>
      </w:r>
      <w:r>
        <w:t>lower</w:t>
      </w:r>
      <w:r>
        <w:rPr>
          <w:spacing w:val="11"/>
        </w:rPr>
        <w:t xml:space="preserve"> </w:t>
      </w:r>
      <w:r>
        <w:t>across</w:t>
      </w:r>
      <w:r>
        <w:rPr>
          <w:spacing w:val="12"/>
        </w:rPr>
        <w:t xml:space="preserve"> </w:t>
      </w:r>
      <w:r>
        <w:t>pilot</w:t>
      </w:r>
      <w:r>
        <w:rPr>
          <w:spacing w:val="12"/>
        </w:rPr>
        <w:t xml:space="preserve"> </w:t>
      </w:r>
      <w:r>
        <w:t>countries,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difference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not</w:t>
      </w:r>
      <w:r>
        <w:rPr>
          <w:spacing w:val="12"/>
        </w:rPr>
        <w:t xml:space="preserve"> </w:t>
      </w:r>
      <w:r w:rsidR="00A571F5">
        <w:t>statistically</w:t>
      </w:r>
      <w:r>
        <w:rPr>
          <w:spacing w:val="12"/>
        </w:rPr>
        <w:t xml:space="preserve"> </w:t>
      </w:r>
      <w:r>
        <w:t>significant.</w:t>
      </w:r>
    </w:p>
    <w:p w14:paraId="164EA1A6" w14:textId="7223A794" w:rsidR="007158A6" w:rsidRDefault="004F2724">
      <w:pPr>
        <w:pStyle w:val="BodyText"/>
        <w:spacing w:before="135"/>
        <w:ind w:left="1089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80" behindDoc="1" locked="0" layoutInCell="1" allowOverlap="1" wp14:anchorId="441400CB" wp14:editId="2BC2FAFE">
                <wp:simplePos x="0" y="0"/>
                <wp:positionH relativeFrom="page">
                  <wp:posOffset>1315085</wp:posOffset>
                </wp:positionH>
                <wp:positionV relativeFrom="paragraph">
                  <wp:posOffset>379095</wp:posOffset>
                </wp:positionV>
                <wp:extent cx="5142230" cy="3556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42230" cy="35560"/>
                          <a:chOff x="2071" y="597"/>
                          <a:chExt cx="8098" cy="56"/>
                        </a:xfrm>
                      </wpg:grpSpPr>
                      <wps:wsp>
                        <wps:cNvPr id="32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2071" y="601"/>
                            <a:ext cx="809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2071" y="649"/>
                            <a:ext cx="8098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4273D62">
              <v:group id="Group 27" style="position:absolute;margin-left:103.55pt;margin-top:29.85pt;width:404.9pt;height:2.8pt;z-index:-15715328;mso-wrap-distance-left:0;mso-wrap-distance-right:0;mso-position-horizontal-relative:page" coordsize="8098,56" coordorigin="2071,597" o:spid="_x0000_s1026" w14:anchorId="271C8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">
                <v:line id="Line 29" style="position:absolute;visibility:visible;mso-wrap-style:square" o:spid="_x0000_s1027" strokeweight=".14042mm" o:connectortype="straight" from="2071,601" to="10169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"/>
                <v:line id="Line 28" style="position:absolute;visibility:visible;mso-wrap-style:square" o:spid="_x0000_s1028" strokeweight=".14042mm" o:connectortype="straight" from="2071,649" to="10169,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"/>
                <w10:wrap type="topAndBottom" anchorx="page"/>
              </v:group>
            </w:pict>
          </mc:Fallback>
        </mc:AlternateContent>
      </w:r>
      <w:r>
        <w:t>Table</w:t>
      </w:r>
      <w:r>
        <w:rPr>
          <w:spacing w:val="5"/>
        </w:rPr>
        <w:t xml:space="preserve"> </w:t>
      </w:r>
      <w:r>
        <w:t>17:</w:t>
      </w:r>
      <w:r>
        <w:rPr>
          <w:spacing w:val="26"/>
        </w:rPr>
        <w:t xml:space="preserve"> </w:t>
      </w:r>
      <w:r>
        <w:t>Impact</w:t>
      </w:r>
      <w:r>
        <w:rPr>
          <w:spacing w:val="5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Module</w:t>
      </w:r>
      <w:r>
        <w:rPr>
          <w:spacing w:val="6"/>
        </w:rPr>
        <w:t xml:space="preserve"> </w:t>
      </w:r>
      <w:r>
        <w:t>Length</w:t>
      </w:r>
      <w:r>
        <w:rPr>
          <w:spacing w:val="6"/>
        </w:rPr>
        <w:t xml:space="preserve"> </w:t>
      </w:r>
      <w:r>
        <w:t>on</w:t>
      </w:r>
      <w:r>
        <w:rPr>
          <w:spacing w:val="5"/>
        </w:rPr>
        <w:t xml:space="preserve"> </w:t>
      </w:r>
      <w:r>
        <w:t>Expenditure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FES</w:t>
      </w:r>
      <w:r>
        <w:rPr>
          <w:spacing w:val="6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F2F</w:t>
      </w:r>
      <w:r>
        <w:rPr>
          <w:spacing w:val="6"/>
        </w:rPr>
        <w:t xml:space="preserve"> </w:t>
      </w:r>
      <w:r>
        <w:t>Surveys</w:t>
      </w:r>
    </w:p>
    <w:p w14:paraId="619C1653" w14:textId="77777777" w:rsidR="007158A6" w:rsidRDefault="007158A6">
      <w:pPr>
        <w:pStyle w:val="BodyText"/>
        <w:spacing w:before="4"/>
        <w:rPr>
          <w:sz w:val="12"/>
        </w:rPr>
      </w:pPr>
    </w:p>
    <w:p w14:paraId="3C1150C2" w14:textId="77777777" w:rsidR="007158A6" w:rsidRDefault="004F2724">
      <w:pPr>
        <w:tabs>
          <w:tab w:val="left" w:pos="2952"/>
          <w:tab w:val="left" w:pos="3606"/>
          <w:tab w:val="left" w:pos="4343"/>
          <w:tab w:val="left" w:pos="4968"/>
          <w:tab w:val="left" w:pos="5337"/>
          <w:tab w:val="left" w:pos="5622"/>
          <w:tab w:val="left" w:pos="6358"/>
          <w:tab w:val="left" w:pos="6984"/>
          <w:tab w:val="left" w:pos="7472"/>
          <w:tab w:val="left" w:pos="7637"/>
          <w:tab w:val="left" w:pos="8374"/>
        </w:tabs>
        <w:spacing w:line="249" w:lineRule="auto"/>
        <w:ind w:left="870" w:right="1408" w:firstLine="2402"/>
        <w:rPr>
          <w:sz w:val="16"/>
        </w:rPr>
      </w:pPr>
      <w:r>
        <w:rPr>
          <w:w w:val="105"/>
          <w:sz w:val="16"/>
        </w:rPr>
        <w:t>Myanmar</w:t>
      </w:r>
      <w:r>
        <w:rPr>
          <w:spacing w:val="9"/>
          <w:w w:val="105"/>
          <w:sz w:val="16"/>
        </w:rPr>
        <w:t xml:space="preserve"> </w:t>
      </w:r>
      <w:r>
        <w:rPr>
          <w:w w:val="105"/>
          <w:sz w:val="16"/>
        </w:rPr>
        <w:t>F2F</w:t>
      </w:r>
      <w:r>
        <w:rPr>
          <w:w w:val="105"/>
          <w:sz w:val="16"/>
        </w:rPr>
        <w:tab/>
      </w:r>
      <w:r>
        <w:rPr>
          <w:w w:val="105"/>
          <w:sz w:val="16"/>
        </w:rPr>
        <w:tab/>
        <w:t>Ecuador</w:t>
      </w:r>
      <w:r>
        <w:rPr>
          <w:spacing w:val="13"/>
          <w:w w:val="105"/>
          <w:sz w:val="16"/>
        </w:rPr>
        <w:t xml:space="preserve"> </w:t>
      </w:r>
      <w:r>
        <w:rPr>
          <w:w w:val="105"/>
          <w:sz w:val="16"/>
        </w:rPr>
        <w:t>F2F</w:t>
      </w:r>
      <w:r>
        <w:rPr>
          <w:w w:val="105"/>
          <w:sz w:val="16"/>
        </w:rPr>
        <w:tab/>
      </w:r>
      <w:r>
        <w:rPr>
          <w:w w:val="105"/>
          <w:sz w:val="16"/>
        </w:rPr>
        <w:tab/>
      </w:r>
      <w:r>
        <w:rPr>
          <w:w w:val="105"/>
          <w:sz w:val="16"/>
        </w:rPr>
        <w:tab/>
        <w:t>CAR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F2F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Variable</w:t>
      </w:r>
      <w:r>
        <w:rPr>
          <w:w w:val="105"/>
          <w:sz w:val="16"/>
        </w:rPr>
        <w:tab/>
        <w:t>Long</w:t>
      </w:r>
      <w:r>
        <w:rPr>
          <w:w w:val="105"/>
          <w:sz w:val="16"/>
        </w:rPr>
        <w:tab/>
        <w:t>Short</w:t>
      </w:r>
      <w:r>
        <w:rPr>
          <w:w w:val="105"/>
          <w:sz w:val="16"/>
        </w:rPr>
        <w:tab/>
        <w:t>Diff</w:t>
      </w:r>
      <w:r>
        <w:rPr>
          <w:w w:val="105"/>
          <w:sz w:val="16"/>
        </w:rPr>
        <w:tab/>
      </w:r>
      <w:r>
        <w:rPr>
          <w:sz w:val="16"/>
        </w:rPr>
        <w:t>Long</w:t>
      </w:r>
      <w:r>
        <w:rPr>
          <w:sz w:val="16"/>
        </w:rPr>
        <w:tab/>
      </w:r>
      <w:r>
        <w:rPr>
          <w:w w:val="105"/>
          <w:sz w:val="16"/>
        </w:rPr>
        <w:t>Short</w:t>
      </w:r>
      <w:r>
        <w:rPr>
          <w:w w:val="105"/>
          <w:sz w:val="16"/>
        </w:rPr>
        <w:tab/>
        <w:t>Diff</w:t>
      </w:r>
      <w:r>
        <w:rPr>
          <w:w w:val="105"/>
          <w:sz w:val="16"/>
        </w:rPr>
        <w:tab/>
        <w:t>Long</w:t>
      </w:r>
      <w:r>
        <w:rPr>
          <w:w w:val="105"/>
          <w:sz w:val="16"/>
        </w:rPr>
        <w:tab/>
      </w:r>
      <w:r>
        <w:rPr>
          <w:w w:val="105"/>
          <w:sz w:val="16"/>
        </w:rPr>
        <w:tab/>
        <w:t>Short</w:t>
      </w:r>
      <w:r>
        <w:rPr>
          <w:w w:val="105"/>
          <w:sz w:val="16"/>
        </w:rPr>
        <w:tab/>
      </w:r>
      <w:r>
        <w:rPr>
          <w:spacing w:val="-4"/>
          <w:w w:val="105"/>
          <w:sz w:val="16"/>
        </w:rPr>
        <w:t>Diff</w:t>
      </w:r>
    </w:p>
    <w:tbl>
      <w:tblPr>
        <w:tblW w:w="0" w:type="auto"/>
        <w:tblInd w:w="7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2"/>
        <w:gridCol w:w="671"/>
        <w:gridCol w:w="671"/>
        <w:gridCol w:w="671"/>
        <w:gridCol w:w="671"/>
        <w:gridCol w:w="671"/>
        <w:gridCol w:w="671"/>
        <w:gridCol w:w="671"/>
        <w:gridCol w:w="671"/>
      </w:tblGrid>
      <w:tr w:rsidR="007158A6" w14:paraId="232236E0" w14:textId="77777777">
        <w:trPr>
          <w:trHeight w:val="349"/>
        </w:trPr>
        <w:tc>
          <w:tcPr>
            <w:tcW w:w="2722" w:type="dxa"/>
            <w:tcBorders>
              <w:top w:val="single" w:sz="4" w:space="0" w:color="000000"/>
            </w:tcBorders>
          </w:tcPr>
          <w:p w14:paraId="7F53FDD0" w14:textId="77777777" w:rsidR="007158A6" w:rsidRDefault="004F2724">
            <w:pPr>
              <w:pStyle w:val="TableParagraph"/>
              <w:tabs>
                <w:tab w:val="left" w:pos="2116"/>
              </w:tabs>
              <w:spacing w:before="0" w:line="162" w:lineRule="exact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Expenditure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Share</w:t>
            </w:r>
            <w:r>
              <w:rPr>
                <w:sz w:val="16"/>
              </w:rPr>
              <w:tab/>
              <w:t>0.66</w:t>
            </w:r>
          </w:p>
          <w:p w14:paraId="543CFE83" w14:textId="77777777" w:rsidR="007158A6" w:rsidRDefault="004F2724">
            <w:pPr>
              <w:pStyle w:val="TableParagraph"/>
              <w:spacing w:before="7" w:line="160" w:lineRule="exact"/>
              <w:ind w:right="1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(0.15)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42FCBB6F" w14:textId="77777777" w:rsidR="007158A6" w:rsidRDefault="004F2724">
            <w:pPr>
              <w:pStyle w:val="TableParagraph"/>
              <w:spacing w:before="0" w:line="162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0.66</w:t>
            </w:r>
          </w:p>
          <w:p w14:paraId="74AF74FA" w14:textId="77777777" w:rsidR="007158A6" w:rsidRDefault="004F2724">
            <w:pPr>
              <w:pStyle w:val="TableParagraph"/>
              <w:spacing w:before="7" w:line="160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0A278AFE" w14:textId="77777777" w:rsidR="007158A6" w:rsidRDefault="004F2724">
            <w:pPr>
              <w:pStyle w:val="TableParagraph"/>
              <w:spacing w:before="0" w:line="162" w:lineRule="exact"/>
              <w:ind w:left="186"/>
              <w:jc w:val="left"/>
              <w:rPr>
                <w:sz w:val="16"/>
              </w:rPr>
            </w:pPr>
            <w:r>
              <w:rPr>
                <w:sz w:val="16"/>
              </w:rPr>
              <w:t>0.00</w:t>
            </w:r>
          </w:p>
          <w:p w14:paraId="2A0BE29B" w14:textId="77777777" w:rsidR="007158A6" w:rsidRDefault="004F2724">
            <w:pPr>
              <w:pStyle w:val="TableParagraph"/>
              <w:spacing w:before="7" w:line="160" w:lineRule="exact"/>
              <w:ind w:left="120"/>
              <w:jc w:val="left"/>
              <w:rPr>
                <w:sz w:val="16"/>
              </w:rPr>
            </w:pPr>
            <w:r>
              <w:rPr>
                <w:sz w:val="16"/>
              </w:rPr>
              <w:t>(0.89)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25010DDB" w14:textId="77777777" w:rsidR="007158A6" w:rsidRDefault="004F2724">
            <w:pPr>
              <w:pStyle w:val="TableParagraph"/>
              <w:spacing w:before="0" w:line="162" w:lineRule="exact"/>
              <w:ind w:left="187"/>
              <w:jc w:val="left"/>
              <w:rPr>
                <w:sz w:val="16"/>
              </w:rPr>
            </w:pPr>
            <w:r>
              <w:rPr>
                <w:sz w:val="16"/>
              </w:rPr>
              <w:t>0.72</w:t>
            </w:r>
          </w:p>
          <w:p w14:paraId="347D5138" w14:textId="77777777" w:rsidR="007158A6" w:rsidRDefault="004F2724">
            <w:pPr>
              <w:pStyle w:val="TableParagraph"/>
              <w:spacing w:before="7" w:line="160" w:lineRule="exact"/>
              <w:ind w:left="121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(0.19)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46A18FD5" w14:textId="77777777" w:rsidR="007158A6" w:rsidRDefault="004F2724">
            <w:pPr>
              <w:pStyle w:val="TableParagraph"/>
              <w:spacing w:before="0" w:line="162" w:lineRule="exact"/>
              <w:ind w:left="188"/>
              <w:jc w:val="left"/>
              <w:rPr>
                <w:sz w:val="16"/>
              </w:rPr>
            </w:pPr>
            <w:r>
              <w:rPr>
                <w:sz w:val="16"/>
              </w:rPr>
              <w:t>0.70</w:t>
            </w:r>
          </w:p>
          <w:p w14:paraId="3F17CAF3" w14:textId="77777777" w:rsidR="007158A6" w:rsidRDefault="004F2724">
            <w:pPr>
              <w:pStyle w:val="TableParagraph"/>
              <w:spacing w:before="7" w:line="160" w:lineRule="exact"/>
              <w:ind w:left="122"/>
              <w:jc w:val="left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0ED1ADB0" w14:textId="77777777" w:rsidR="007158A6" w:rsidRDefault="004F2724">
            <w:pPr>
              <w:pStyle w:val="TableParagraph"/>
              <w:spacing w:before="0" w:line="162" w:lineRule="exact"/>
              <w:ind w:left="161"/>
              <w:jc w:val="left"/>
              <w:rPr>
                <w:sz w:val="16"/>
              </w:rPr>
            </w:pPr>
            <w:r>
              <w:rPr>
                <w:sz w:val="16"/>
              </w:rPr>
              <w:t>-0.02</w:t>
            </w:r>
          </w:p>
          <w:p w14:paraId="1D00F183" w14:textId="77777777" w:rsidR="007158A6" w:rsidRDefault="004F2724">
            <w:pPr>
              <w:pStyle w:val="TableParagraph"/>
              <w:spacing w:before="7" w:line="160" w:lineRule="exact"/>
              <w:ind w:left="12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483DE763" w14:textId="77777777" w:rsidR="007158A6" w:rsidRDefault="004F2724">
            <w:pPr>
              <w:pStyle w:val="TableParagraph"/>
              <w:spacing w:before="0" w:line="162" w:lineRule="exact"/>
              <w:ind w:left="190"/>
              <w:jc w:val="left"/>
              <w:rPr>
                <w:sz w:val="16"/>
              </w:rPr>
            </w:pPr>
            <w:r>
              <w:rPr>
                <w:sz w:val="16"/>
              </w:rPr>
              <w:t>0.67</w:t>
            </w:r>
          </w:p>
          <w:p w14:paraId="09E28EAB" w14:textId="77777777" w:rsidR="007158A6" w:rsidRDefault="004F2724">
            <w:pPr>
              <w:pStyle w:val="TableParagraph"/>
              <w:spacing w:before="7" w:line="160" w:lineRule="exact"/>
              <w:ind w:left="124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(0.19)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5387F775" w14:textId="77777777" w:rsidR="007158A6" w:rsidRDefault="004F2724">
            <w:pPr>
              <w:pStyle w:val="TableParagraph"/>
              <w:spacing w:before="0" w:line="162" w:lineRule="exact"/>
              <w:ind w:left="191"/>
              <w:jc w:val="left"/>
              <w:rPr>
                <w:sz w:val="16"/>
              </w:rPr>
            </w:pPr>
            <w:r>
              <w:rPr>
                <w:sz w:val="16"/>
              </w:rPr>
              <w:t>0.67</w:t>
            </w:r>
          </w:p>
          <w:p w14:paraId="222D2C55" w14:textId="77777777" w:rsidR="007158A6" w:rsidRDefault="004F2724">
            <w:pPr>
              <w:pStyle w:val="TableParagraph"/>
              <w:spacing w:before="7" w:line="160" w:lineRule="exact"/>
              <w:ind w:left="125"/>
              <w:jc w:val="left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  <w:tc>
          <w:tcPr>
            <w:tcW w:w="671" w:type="dxa"/>
            <w:tcBorders>
              <w:top w:val="single" w:sz="4" w:space="0" w:color="000000"/>
            </w:tcBorders>
          </w:tcPr>
          <w:p w14:paraId="3A0A70C7" w14:textId="77777777" w:rsidR="007158A6" w:rsidRDefault="004F2724">
            <w:pPr>
              <w:pStyle w:val="TableParagraph"/>
              <w:spacing w:before="0" w:line="162" w:lineRule="exact"/>
              <w:ind w:left="192"/>
              <w:jc w:val="left"/>
              <w:rPr>
                <w:sz w:val="16"/>
              </w:rPr>
            </w:pPr>
            <w:r>
              <w:rPr>
                <w:sz w:val="16"/>
              </w:rPr>
              <w:t>0.00</w:t>
            </w:r>
          </w:p>
          <w:p w14:paraId="3D95491A" w14:textId="77777777" w:rsidR="007158A6" w:rsidRDefault="004F2724">
            <w:pPr>
              <w:pStyle w:val="TableParagraph"/>
              <w:spacing w:before="7" w:line="160" w:lineRule="exact"/>
              <w:ind w:left="126"/>
              <w:jc w:val="left"/>
              <w:rPr>
                <w:sz w:val="16"/>
              </w:rPr>
            </w:pPr>
            <w:r>
              <w:rPr>
                <w:sz w:val="16"/>
              </w:rPr>
              <w:t>(0.92)</w:t>
            </w:r>
          </w:p>
        </w:tc>
      </w:tr>
      <w:tr w:rsidR="007158A6" w14:paraId="18F5F85A" w14:textId="77777777">
        <w:trPr>
          <w:trHeight w:val="189"/>
        </w:trPr>
        <w:tc>
          <w:tcPr>
            <w:tcW w:w="2722" w:type="dxa"/>
          </w:tcPr>
          <w:p w14:paraId="729FED57" w14:textId="77777777" w:rsidR="007158A6" w:rsidRDefault="004F2724">
            <w:pPr>
              <w:pStyle w:val="TableParagraph"/>
              <w:tabs>
                <w:tab w:val="right" w:pos="2536"/>
              </w:tabs>
              <w:spacing w:before="9" w:line="160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&lt;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50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0.15</w:t>
            </w:r>
          </w:p>
        </w:tc>
        <w:tc>
          <w:tcPr>
            <w:tcW w:w="671" w:type="dxa"/>
          </w:tcPr>
          <w:p w14:paraId="7C6104C2" w14:textId="77777777" w:rsidR="007158A6" w:rsidRDefault="004F2724">
            <w:pPr>
              <w:pStyle w:val="TableParagraph"/>
              <w:spacing w:before="9" w:line="160" w:lineRule="exact"/>
              <w:ind w:right="181"/>
              <w:jc w:val="right"/>
              <w:rPr>
                <w:sz w:val="16"/>
              </w:rPr>
            </w:pPr>
            <w:r>
              <w:rPr>
                <w:sz w:val="16"/>
              </w:rPr>
              <w:t>0.12</w:t>
            </w:r>
          </w:p>
        </w:tc>
        <w:tc>
          <w:tcPr>
            <w:tcW w:w="671" w:type="dxa"/>
          </w:tcPr>
          <w:p w14:paraId="310084E2" w14:textId="77777777" w:rsidR="007158A6" w:rsidRDefault="004F2724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  <w:tc>
          <w:tcPr>
            <w:tcW w:w="671" w:type="dxa"/>
          </w:tcPr>
          <w:p w14:paraId="7BF6960F" w14:textId="77777777" w:rsidR="007158A6" w:rsidRDefault="004F2724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0.14</w:t>
            </w:r>
          </w:p>
        </w:tc>
        <w:tc>
          <w:tcPr>
            <w:tcW w:w="671" w:type="dxa"/>
          </w:tcPr>
          <w:p w14:paraId="3DE7B3FC" w14:textId="77777777" w:rsidR="007158A6" w:rsidRDefault="004F2724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sz w:val="16"/>
              </w:rPr>
              <w:t>0.16</w:t>
            </w:r>
          </w:p>
        </w:tc>
        <w:tc>
          <w:tcPr>
            <w:tcW w:w="671" w:type="dxa"/>
          </w:tcPr>
          <w:p w14:paraId="7CF0B22B" w14:textId="77777777" w:rsidR="007158A6" w:rsidRDefault="004F2724">
            <w:pPr>
              <w:pStyle w:val="TableParagraph"/>
              <w:spacing w:before="9" w:line="160" w:lineRule="exact"/>
              <w:ind w:left="91" w:right="82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1" w:type="dxa"/>
          </w:tcPr>
          <w:p w14:paraId="38F023D7" w14:textId="77777777" w:rsidR="007158A6" w:rsidRDefault="004F2724">
            <w:pPr>
              <w:pStyle w:val="TableParagraph"/>
              <w:spacing w:before="9" w:line="160" w:lineRule="exact"/>
              <w:ind w:left="93" w:right="82"/>
              <w:rPr>
                <w:sz w:val="16"/>
              </w:rPr>
            </w:pPr>
            <w:r>
              <w:rPr>
                <w:sz w:val="16"/>
              </w:rPr>
              <w:t>0.20</w:t>
            </w:r>
          </w:p>
        </w:tc>
        <w:tc>
          <w:tcPr>
            <w:tcW w:w="671" w:type="dxa"/>
          </w:tcPr>
          <w:p w14:paraId="6F9BD1A2" w14:textId="77777777" w:rsidR="007158A6" w:rsidRDefault="004F2724">
            <w:pPr>
              <w:pStyle w:val="TableParagraph"/>
              <w:spacing w:before="9" w:line="160" w:lineRule="exact"/>
              <w:ind w:left="93" w:right="80"/>
              <w:rPr>
                <w:sz w:val="16"/>
              </w:rPr>
            </w:pPr>
            <w:r>
              <w:rPr>
                <w:sz w:val="16"/>
              </w:rPr>
              <w:t>0.20</w:t>
            </w:r>
          </w:p>
        </w:tc>
        <w:tc>
          <w:tcPr>
            <w:tcW w:w="671" w:type="dxa"/>
          </w:tcPr>
          <w:p w14:paraId="47C62E95" w14:textId="77777777" w:rsidR="007158A6" w:rsidRDefault="004F2724">
            <w:pPr>
              <w:pStyle w:val="TableParagraph"/>
              <w:spacing w:before="9" w:line="160" w:lineRule="exact"/>
              <w:ind w:right="175"/>
              <w:jc w:val="right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</w:tr>
      <w:tr w:rsidR="007158A6" w14:paraId="13170823" w14:textId="77777777">
        <w:trPr>
          <w:trHeight w:val="189"/>
        </w:trPr>
        <w:tc>
          <w:tcPr>
            <w:tcW w:w="2722" w:type="dxa"/>
          </w:tcPr>
          <w:p w14:paraId="2F454F97" w14:textId="77777777" w:rsidR="007158A6" w:rsidRDefault="004F2724">
            <w:pPr>
              <w:pStyle w:val="TableParagraph"/>
              <w:spacing w:before="9" w:line="160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671" w:type="dxa"/>
          </w:tcPr>
          <w:p w14:paraId="110B24DB" w14:textId="77777777" w:rsidR="007158A6" w:rsidRDefault="004F2724">
            <w:pPr>
              <w:pStyle w:val="TableParagraph"/>
              <w:spacing w:before="9" w:line="160" w:lineRule="exact"/>
              <w:ind w:right="116"/>
              <w:jc w:val="right"/>
              <w:rPr>
                <w:sz w:val="16"/>
              </w:rPr>
            </w:pPr>
            <w:r>
              <w:rPr>
                <w:sz w:val="16"/>
              </w:rPr>
              <w:t>(0.32)</w:t>
            </w:r>
          </w:p>
        </w:tc>
        <w:tc>
          <w:tcPr>
            <w:tcW w:w="671" w:type="dxa"/>
          </w:tcPr>
          <w:p w14:paraId="7391A698" w14:textId="77777777" w:rsidR="007158A6" w:rsidRDefault="004F2724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(0.24)</w:t>
            </w:r>
          </w:p>
        </w:tc>
        <w:tc>
          <w:tcPr>
            <w:tcW w:w="671" w:type="dxa"/>
          </w:tcPr>
          <w:p w14:paraId="35B10889" w14:textId="77777777" w:rsidR="007158A6" w:rsidRDefault="004F2724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(0.34)</w:t>
            </w:r>
          </w:p>
        </w:tc>
        <w:tc>
          <w:tcPr>
            <w:tcW w:w="671" w:type="dxa"/>
          </w:tcPr>
          <w:p w14:paraId="63A13839" w14:textId="77777777" w:rsidR="007158A6" w:rsidRDefault="004F2724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671" w:type="dxa"/>
          </w:tcPr>
          <w:p w14:paraId="3AF6D559" w14:textId="77777777" w:rsidR="007158A6" w:rsidRDefault="004F2724">
            <w:pPr>
              <w:pStyle w:val="TableParagraph"/>
              <w:spacing w:before="9" w:line="160" w:lineRule="exact"/>
              <w:ind w:left="90" w:right="82"/>
              <w:rPr>
                <w:sz w:val="16"/>
              </w:rPr>
            </w:pPr>
            <w:r>
              <w:rPr>
                <w:sz w:val="16"/>
              </w:rPr>
              <w:t>(0.30)</w:t>
            </w:r>
          </w:p>
        </w:tc>
        <w:tc>
          <w:tcPr>
            <w:tcW w:w="671" w:type="dxa"/>
          </w:tcPr>
          <w:p w14:paraId="2A638DBA" w14:textId="77777777" w:rsidR="007158A6" w:rsidRDefault="004F2724">
            <w:pPr>
              <w:pStyle w:val="TableParagraph"/>
              <w:spacing w:before="9" w:line="160" w:lineRule="exact"/>
              <w:ind w:left="92" w:right="82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  <w:tc>
          <w:tcPr>
            <w:tcW w:w="671" w:type="dxa"/>
          </w:tcPr>
          <w:p w14:paraId="4840DC9B" w14:textId="77777777" w:rsidR="007158A6" w:rsidRDefault="004F2724">
            <w:pPr>
              <w:pStyle w:val="TableParagraph"/>
              <w:spacing w:before="9" w:line="160" w:lineRule="exact"/>
              <w:ind w:left="93" w:right="81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  <w:tc>
          <w:tcPr>
            <w:tcW w:w="671" w:type="dxa"/>
          </w:tcPr>
          <w:p w14:paraId="7B5BFD72" w14:textId="77777777" w:rsidR="007158A6" w:rsidRDefault="004F2724">
            <w:pPr>
              <w:pStyle w:val="TableParagraph"/>
              <w:spacing w:before="9" w:line="160" w:lineRule="exact"/>
              <w:ind w:right="110"/>
              <w:jc w:val="right"/>
              <w:rPr>
                <w:sz w:val="16"/>
              </w:rPr>
            </w:pPr>
            <w:r>
              <w:rPr>
                <w:sz w:val="16"/>
              </w:rPr>
              <w:t>(0.93)</w:t>
            </w:r>
          </w:p>
        </w:tc>
      </w:tr>
      <w:tr w:rsidR="007158A6" w14:paraId="0C46F471" w14:textId="77777777">
        <w:trPr>
          <w:trHeight w:val="189"/>
        </w:trPr>
        <w:tc>
          <w:tcPr>
            <w:tcW w:w="2722" w:type="dxa"/>
          </w:tcPr>
          <w:p w14:paraId="759FD4CB" w14:textId="77777777" w:rsidR="007158A6" w:rsidRDefault="004F2724">
            <w:pPr>
              <w:pStyle w:val="TableParagraph"/>
              <w:tabs>
                <w:tab w:val="right" w:pos="2537"/>
              </w:tabs>
              <w:spacing w:before="9" w:line="160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FES: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50-65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percent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0.29</w:t>
            </w:r>
          </w:p>
        </w:tc>
        <w:tc>
          <w:tcPr>
            <w:tcW w:w="671" w:type="dxa"/>
          </w:tcPr>
          <w:p w14:paraId="0FB364CA" w14:textId="77777777" w:rsidR="007158A6" w:rsidRDefault="004F2724">
            <w:pPr>
              <w:pStyle w:val="TableParagraph"/>
              <w:spacing w:before="9" w:line="160" w:lineRule="exact"/>
              <w:ind w:right="181"/>
              <w:jc w:val="right"/>
              <w:rPr>
                <w:sz w:val="16"/>
              </w:rPr>
            </w:pPr>
            <w:r>
              <w:rPr>
                <w:sz w:val="16"/>
              </w:rPr>
              <w:t>0.31</w:t>
            </w:r>
          </w:p>
        </w:tc>
        <w:tc>
          <w:tcPr>
            <w:tcW w:w="671" w:type="dxa"/>
          </w:tcPr>
          <w:p w14:paraId="702E425E" w14:textId="77777777" w:rsidR="007158A6" w:rsidRDefault="004F2724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1" w:type="dxa"/>
          </w:tcPr>
          <w:p w14:paraId="39B4F7B3" w14:textId="77777777" w:rsidR="007158A6" w:rsidRDefault="004F2724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0.18</w:t>
            </w:r>
          </w:p>
        </w:tc>
        <w:tc>
          <w:tcPr>
            <w:tcW w:w="671" w:type="dxa"/>
          </w:tcPr>
          <w:p w14:paraId="6E8F6910" w14:textId="77777777" w:rsidR="007158A6" w:rsidRDefault="004F2724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w w:val="105"/>
                <w:sz w:val="16"/>
              </w:rPr>
              <w:t>0.17</w:t>
            </w:r>
          </w:p>
        </w:tc>
        <w:tc>
          <w:tcPr>
            <w:tcW w:w="671" w:type="dxa"/>
          </w:tcPr>
          <w:p w14:paraId="0EBE7F41" w14:textId="77777777" w:rsidR="007158A6" w:rsidRDefault="004F2724">
            <w:pPr>
              <w:pStyle w:val="TableParagraph"/>
              <w:spacing w:before="9" w:line="160" w:lineRule="exact"/>
              <w:ind w:left="91" w:right="82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  <w:tc>
          <w:tcPr>
            <w:tcW w:w="671" w:type="dxa"/>
          </w:tcPr>
          <w:p w14:paraId="3D249E94" w14:textId="77777777" w:rsidR="007158A6" w:rsidRDefault="004F2724">
            <w:pPr>
              <w:pStyle w:val="TableParagraph"/>
              <w:spacing w:before="9" w:line="160" w:lineRule="exact"/>
              <w:ind w:left="93" w:right="82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671" w:type="dxa"/>
          </w:tcPr>
          <w:p w14:paraId="40E475EC" w14:textId="77777777" w:rsidR="007158A6" w:rsidRDefault="004F2724">
            <w:pPr>
              <w:pStyle w:val="TableParagraph"/>
              <w:spacing w:before="9" w:line="160" w:lineRule="exact"/>
              <w:ind w:left="93" w:right="80"/>
              <w:rPr>
                <w:sz w:val="16"/>
              </w:rPr>
            </w:pPr>
            <w:r>
              <w:rPr>
                <w:sz w:val="16"/>
              </w:rPr>
              <w:t>0.22</w:t>
            </w:r>
          </w:p>
        </w:tc>
        <w:tc>
          <w:tcPr>
            <w:tcW w:w="671" w:type="dxa"/>
          </w:tcPr>
          <w:p w14:paraId="178CB6A1" w14:textId="77777777" w:rsidR="007158A6" w:rsidRDefault="004F2724">
            <w:pPr>
              <w:pStyle w:val="TableParagraph"/>
              <w:spacing w:before="9" w:line="160" w:lineRule="exact"/>
              <w:ind w:right="147"/>
              <w:jc w:val="right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7158A6" w14:paraId="50CC51C7" w14:textId="77777777">
        <w:trPr>
          <w:trHeight w:val="189"/>
        </w:trPr>
        <w:tc>
          <w:tcPr>
            <w:tcW w:w="2722" w:type="dxa"/>
          </w:tcPr>
          <w:p w14:paraId="191C3E23" w14:textId="77777777" w:rsidR="007158A6" w:rsidRDefault="004F2724">
            <w:pPr>
              <w:pStyle w:val="TableParagraph"/>
              <w:spacing w:before="9" w:line="160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671" w:type="dxa"/>
          </w:tcPr>
          <w:p w14:paraId="6B888932" w14:textId="77777777" w:rsidR="007158A6" w:rsidRDefault="004F2724">
            <w:pPr>
              <w:pStyle w:val="TableParagraph"/>
              <w:spacing w:before="9" w:line="160" w:lineRule="exact"/>
              <w:ind w:right="116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671" w:type="dxa"/>
          </w:tcPr>
          <w:p w14:paraId="7004441D" w14:textId="77777777" w:rsidR="007158A6" w:rsidRDefault="004F2724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671" w:type="dxa"/>
          </w:tcPr>
          <w:p w14:paraId="6EB5FD99" w14:textId="77777777" w:rsidR="007158A6" w:rsidRDefault="004F2724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671" w:type="dxa"/>
          </w:tcPr>
          <w:p w14:paraId="56CEDA88" w14:textId="77777777" w:rsidR="007158A6" w:rsidRDefault="004F2724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671" w:type="dxa"/>
          </w:tcPr>
          <w:p w14:paraId="58A2684C" w14:textId="77777777" w:rsidR="007158A6" w:rsidRDefault="004F2724">
            <w:pPr>
              <w:pStyle w:val="TableParagraph"/>
              <w:spacing w:before="9" w:line="160" w:lineRule="exact"/>
              <w:ind w:left="90" w:right="82"/>
              <w:rPr>
                <w:sz w:val="16"/>
              </w:rPr>
            </w:pPr>
            <w:r>
              <w:rPr>
                <w:sz w:val="16"/>
              </w:rPr>
              <w:t>(1.00)</w:t>
            </w:r>
          </w:p>
        </w:tc>
        <w:tc>
          <w:tcPr>
            <w:tcW w:w="671" w:type="dxa"/>
          </w:tcPr>
          <w:p w14:paraId="69882418" w14:textId="77777777" w:rsidR="007158A6" w:rsidRDefault="004F2724">
            <w:pPr>
              <w:pStyle w:val="TableParagraph"/>
              <w:spacing w:before="9" w:line="160" w:lineRule="exact"/>
              <w:ind w:left="92" w:right="82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671" w:type="dxa"/>
          </w:tcPr>
          <w:p w14:paraId="26DD898F" w14:textId="77777777" w:rsidR="007158A6" w:rsidRDefault="004F2724">
            <w:pPr>
              <w:pStyle w:val="TableParagraph"/>
              <w:spacing w:before="9" w:line="160" w:lineRule="exact"/>
              <w:ind w:left="93" w:right="81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671" w:type="dxa"/>
          </w:tcPr>
          <w:p w14:paraId="1BF2E873" w14:textId="77777777" w:rsidR="007158A6" w:rsidRDefault="004F2724">
            <w:pPr>
              <w:pStyle w:val="TableParagraph"/>
              <w:spacing w:before="9" w:line="160" w:lineRule="exact"/>
              <w:ind w:right="110"/>
              <w:jc w:val="right"/>
              <w:rPr>
                <w:sz w:val="16"/>
              </w:rPr>
            </w:pPr>
            <w:r>
              <w:rPr>
                <w:sz w:val="16"/>
              </w:rPr>
              <w:t>(0.84)</w:t>
            </w:r>
          </w:p>
        </w:tc>
      </w:tr>
      <w:tr w:rsidR="007158A6" w14:paraId="5371BBAC" w14:textId="77777777">
        <w:trPr>
          <w:trHeight w:val="189"/>
        </w:trPr>
        <w:tc>
          <w:tcPr>
            <w:tcW w:w="2722" w:type="dxa"/>
          </w:tcPr>
          <w:p w14:paraId="496A1C81" w14:textId="77777777" w:rsidR="007158A6" w:rsidRDefault="004F2724">
            <w:pPr>
              <w:pStyle w:val="TableParagraph"/>
              <w:tabs>
                <w:tab w:val="right" w:pos="2537"/>
              </w:tabs>
              <w:spacing w:before="9" w:line="160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FES: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65-75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percent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0.26</w:t>
            </w:r>
          </w:p>
        </w:tc>
        <w:tc>
          <w:tcPr>
            <w:tcW w:w="671" w:type="dxa"/>
          </w:tcPr>
          <w:p w14:paraId="06D45935" w14:textId="77777777" w:rsidR="007158A6" w:rsidRDefault="004F2724">
            <w:pPr>
              <w:pStyle w:val="TableParagraph"/>
              <w:spacing w:before="9" w:line="160" w:lineRule="exact"/>
              <w:ind w:right="181"/>
              <w:jc w:val="right"/>
              <w:rPr>
                <w:sz w:val="16"/>
              </w:rPr>
            </w:pPr>
            <w:r>
              <w:rPr>
                <w:sz w:val="16"/>
              </w:rPr>
              <w:t>0.28</w:t>
            </w:r>
          </w:p>
        </w:tc>
        <w:tc>
          <w:tcPr>
            <w:tcW w:w="671" w:type="dxa"/>
          </w:tcPr>
          <w:p w14:paraId="1B6EFFA7" w14:textId="77777777" w:rsidR="007158A6" w:rsidRDefault="004F2724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671" w:type="dxa"/>
          </w:tcPr>
          <w:p w14:paraId="0C526264" w14:textId="77777777" w:rsidR="007158A6" w:rsidRDefault="004F2724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w w:val="105"/>
                <w:sz w:val="16"/>
              </w:rPr>
              <w:t>0.17</w:t>
            </w:r>
          </w:p>
        </w:tc>
        <w:tc>
          <w:tcPr>
            <w:tcW w:w="671" w:type="dxa"/>
          </w:tcPr>
          <w:p w14:paraId="4F955D0F" w14:textId="77777777" w:rsidR="007158A6" w:rsidRDefault="004F2724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sz w:val="16"/>
              </w:rPr>
              <w:t>0.21</w:t>
            </w:r>
          </w:p>
        </w:tc>
        <w:tc>
          <w:tcPr>
            <w:tcW w:w="671" w:type="dxa"/>
          </w:tcPr>
          <w:p w14:paraId="301FF446" w14:textId="77777777" w:rsidR="007158A6" w:rsidRDefault="004F2724">
            <w:pPr>
              <w:pStyle w:val="TableParagraph"/>
              <w:spacing w:before="9" w:line="160" w:lineRule="exact"/>
              <w:ind w:left="91" w:right="82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  <w:tc>
          <w:tcPr>
            <w:tcW w:w="671" w:type="dxa"/>
          </w:tcPr>
          <w:p w14:paraId="54EAE384" w14:textId="77777777" w:rsidR="007158A6" w:rsidRDefault="004F2724">
            <w:pPr>
              <w:pStyle w:val="TableParagraph"/>
              <w:spacing w:before="9" w:line="160" w:lineRule="exact"/>
              <w:ind w:left="93" w:right="82"/>
              <w:rPr>
                <w:sz w:val="16"/>
              </w:rPr>
            </w:pPr>
            <w:r>
              <w:rPr>
                <w:sz w:val="16"/>
              </w:rPr>
              <w:t>0.15</w:t>
            </w:r>
          </w:p>
        </w:tc>
        <w:tc>
          <w:tcPr>
            <w:tcW w:w="671" w:type="dxa"/>
          </w:tcPr>
          <w:p w14:paraId="522720BC" w14:textId="77777777" w:rsidR="007158A6" w:rsidRDefault="004F2724">
            <w:pPr>
              <w:pStyle w:val="TableParagraph"/>
              <w:spacing w:before="9" w:line="160" w:lineRule="exact"/>
              <w:ind w:left="93" w:right="80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</w:tc>
        <w:tc>
          <w:tcPr>
            <w:tcW w:w="671" w:type="dxa"/>
          </w:tcPr>
          <w:p w14:paraId="421FA7B6" w14:textId="77777777" w:rsidR="007158A6" w:rsidRDefault="004F2724">
            <w:pPr>
              <w:pStyle w:val="TableParagraph"/>
              <w:spacing w:before="9" w:line="160" w:lineRule="exact"/>
              <w:ind w:right="147"/>
              <w:jc w:val="right"/>
              <w:rPr>
                <w:sz w:val="16"/>
              </w:rPr>
            </w:pPr>
            <w:r>
              <w:rPr>
                <w:sz w:val="16"/>
              </w:rPr>
              <w:t>-0.04</w:t>
            </w:r>
          </w:p>
        </w:tc>
      </w:tr>
      <w:tr w:rsidR="007158A6" w14:paraId="43D11944" w14:textId="77777777">
        <w:trPr>
          <w:trHeight w:val="189"/>
        </w:trPr>
        <w:tc>
          <w:tcPr>
            <w:tcW w:w="2722" w:type="dxa"/>
          </w:tcPr>
          <w:p w14:paraId="4D39850F" w14:textId="77777777" w:rsidR="007158A6" w:rsidRDefault="004F2724">
            <w:pPr>
              <w:pStyle w:val="TableParagraph"/>
              <w:spacing w:before="9" w:line="160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671" w:type="dxa"/>
          </w:tcPr>
          <w:p w14:paraId="32B2668B" w14:textId="77777777" w:rsidR="007158A6" w:rsidRDefault="004F2724">
            <w:pPr>
              <w:pStyle w:val="TableParagraph"/>
              <w:spacing w:before="9" w:line="160" w:lineRule="exact"/>
              <w:ind w:right="116"/>
              <w:jc w:val="right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671" w:type="dxa"/>
          </w:tcPr>
          <w:p w14:paraId="0114B106" w14:textId="77777777" w:rsidR="007158A6" w:rsidRDefault="004F2724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(0.58)</w:t>
            </w:r>
          </w:p>
        </w:tc>
        <w:tc>
          <w:tcPr>
            <w:tcW w:w="671" w:type="dxa"/>
          </w:tcPr>
          <w:p w14:paraId="11D7F472" w14:textId="77777777" w:rsidR="007158A6" w:rsidRDefault="004F2724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671" w:type="dxa"/>
          </w:tcPr>
          <w:p w14:paraId="24C974E9" w14:textId="77777777" w:rsidR="007158A6" w:rsidRDefault="004F2724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  <w:tc>
          <w:tcPr>
            <w:tcW w:w="671" w:type="dxa"/>
          </w:tcPr>
          <w:p w14:paraId="5F96D629" w14:textId="77777777" w:rsidR="007158A6" w:rsidRDefault="004F2724">
            <w:pPr>
              <w:pStyle w:val="TableParagraph"/>
              <w:spacing w:before="9" w:line="160" w:lineRule="exact"/>
              <w:ind w:left="90" w:right="82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671" w:type="dxa"/>
          </w:tcPr>
          <w:p w14:paraId="38A2DE57" w14:textId="77777777" w:rsidR="007158A6" w:rsidRDefault="004F2724">
            <w:pPr>
              <w:pStyle w:val="TableParagraph"/>
              <w:spacing w:before="9" w:line="160" w:lineRule="exact"/>
              <w:ind w:left="92" w:right="82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671" w:type="dxa"/>
          </w:tcPr>
          <w:p w14:paraId="5B387FED" w14:textId="77777777" w:rsidR="007158A6" w:rsidRDefault="004F2724">
            <w:pPr>
              <w:pStyle w:val="TableParagraph"/>
              <w:spacing w:before="9" w:line="160" w:lineRule="exact"/>
              <w:ind w:left="93" w:right="81"/>
              <w:rPr>
                <w:sz w:val="16"/>
              </w:rPr>
            </w:pPr>
            <w:r>
              <w:rPr>
                <w:sz w:val="16"/>
              </w:rPr>
              <w:t>(0.32)</w:t>
            </w:r>
          </w:p>
        </w:tc>
        <w:tc>
          <w:tcPr>
            <w:tcW w:w="671" w:type="dxa"/>
          </w:tcPr>
          <w:p w14:paraId="21909C83" w14:textId="77777777" w:rsidR="007158A6" w:rsidRDefault="004F2724">
            <w:pPr>
              <w:pStyle w:val="TableParagraph"/>
              <w:spacing w:before="9" w:line="160" w:lineRule="exact"/>
              <w:ind w:right="110"/>
              <w:jc w:val="right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</w:tr>
      <w:tr w:rsidR="007158A6" w14:paraId="51F8F701" w14:textId="77777777">
        <w:trPr>
          <w:trHeight w:val="189"/>
        </w:trPr>
        <w:tc>
          <w:tcPr>
            <w:tcW w:w="2722" w:type="dxa"/>
          </w:tcPr>
          <w:p w14:paraId="47C33113" w14:textId="77777777" w:rsidR="007158A6" w:rsidRDefault="004F2724">
            <w:pPr>
              <w:pStyle w:val="TableParagraph"/>
              <w:tabs>
                <w:tab w:val="right" w:pos="2537"/>
              </w:tabs>
              <w:spacing w:before="9" w:line="160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FES: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&gt;=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75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0.30</w:t>
            </w:r>
          </w:p>
        </w:tc>
        <w:tc>
          <w:tcPr>
            <w:tcW w:w="671" w:type="dxa"/>
          </w:tcPr>
          <w:p w14:paraId="263E8AE8" w14:textId="77777777" w:rsidR="007158A6" w:rsidRDefault="004F2724">
            <w:pPr>
              <w:pStyle w:val="TableParagraph"/>
              <w:spacing w:before="9" w:line="160" w:lineRule="exact"/>
              <w:ind w:right="181"/>
              <w:jc w:val="right"/>
              <w:rPr>
                <w:sz w:val="16"/>
              </w:rPr>
            </w:pPr>
            <w:r>
              <w:rPr>
                <w:sz w:val="16"/>
              </w:rPr>
              <w:t>0.29</w:t>
            </w:r>
          </w:p>
        </w:tc>
        <w:tc>
          <w:tcPr>
            <w:tcW w:w="671" w:type="dxa"/>
          </w:tcPr>
          <w:p w14:paraId="4863BA6D" w14:textId="77777777" w:rsidR="007158A6" w:rsidRDefault="004F2724">
            <w:pPr>
              <w:pStyle w:val="TableParagraph"/>
              <w:spacing w:before="9" w:line="160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  <w:tc>
          <w:tcPr>
            <w:tcW w:w="671" w:type="dxa"/>
          </w:tcPr>
          <w:p w14:paraId="34F3C0C3" w14:textId="77777777" w:rsidR="007158A6" w:rsidRDefault="004F2724">
            <w:pPr>
              <w:pStyle w:val="TableParagraph"/>
              <w:spacing w:before="9" w:line="160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0.52</w:t>
            </w:r>
          </w:p>
        </w:tc>
        <w:tc>
          <w:tcPr>
            <w:tcW w:w="671" w:type="dxa"/>
          </w:tcPr>
          <w:p w14:paraId="0636D887" w14:textId="77777777" w:rsidR="007158A6" w:rsidRDefault="004F2724">
            <w:pPr>
              <w:pStyle w:val="TableParagraph"/>
              <w:spacing w:before="9" w:line="160" w:lineRule="exact"/>
              <w:ind w:left="89" w:right="82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671" w:type="dxa"/>
          </w:tcPr>
          <w:p w14:paraId="011D64CD" w14:textId="77777777" w:rsidR="007158A6" w:rsidRDefault="004F2724">
            <w:pPr>
              <w:pStyle w:val="TableParagraph"/>
              <w:spacing w:before="9" w:line="160" w:lineRule="exact"/>
              <w:ind w:left="91" w:right="82"/>
              <w:rPr>
                <w:sz w:val="16"/>
              </w:rPr>
            </w:pPr>
            <w:r>
              <w:rPr>
                <w:sz w:val="16"/>
              </w:rPr>
              <w:t>-0.07</w:t>
            </w:r>
          </w:p>
        </w:tc>
        <w:tc>
          <w:tcPr>
            <w:tcW w:w="671" w:type="dxa"/>
          </w:tcPr>
          <w:p w14:paraId="5FB0B0F6" w14:textId="77777777" w:rsidR="007158A6" w:rsidRDefault="004F2724">
            <w:pPr>
              <w:pStyle w:val="TableParagraph"/>
              <w:spacing w:before="9" w:line="160" w:lineRule="exact"/>
              <w:ind w:left="93" w:right="82"/>
              <w:rPr>
                <w:sz w:val="16"/>
              </w:rPr>
            </w:pPr>
            <w:r>
              <w:rPr>
                <w:sz w:val="16"/>
              </w:rPr>
              <w:t>0.42</w:t>
            </w:r>
          </w:p>
        </w:tc>
        <w:tc>
          <w:tcPr>
            <w:tcW w:w="671" w:type="dxa"/>
          </w:tcPr>
          <w:p w14:paraId="1881B8D1" w14:textId="77777777" w:rsidR="007158A6" w:rsidRDefault="004F2724">
            <w:pPr>
              <w:pStyle w:val="TableParagraph"/>
              <w:spacing w:before="9" w:line="160" w:lineRule="exact"/>
              <w:ind w:left="93" w:right="80"/>
              <w:rPr>
                <w:sz w:val="16"/>
              </w:rPr>
            </w:pPr>
            <w:r>
              <w:rPr>
                <w:sz w:val="16"/>
              </w:rPr>
              <w:t>0.46</w:t>
            </w:r>
          </w:p>
        </w:tc>
        <w:tc>
          <w:tcPr>
            <w:tcW w:w="671" w:type="dxa"/>
          </w:tcPr>
          <w:p w14:paraId="439BFB00" w14:textId="77777777" w:rsidR="007158A6" w:rsidRDefault="004F2724">
            <w:pPr>
              <w:pStyle w:val="TableParagraph"/>
              <w:spacing w:before="9" w:line="160" w:lineRule="exact"/>
              <w:ind w:right="175"/>
              <w:jc w:val="right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</w:tr>
      <w:tr w:rsidR="007158A6" w14:paraId="64D8E8ED" w14:textId="77777777">
        <w:trPr>
          <w:trHeight w:val="193"/>
        </w:trPr>
        <w:tc>
          <w:tcPr>
            <w:tcW w:w="2722" w:type="dxa"/>
          </w:tcPr>
          <w:p w14:paraId="5728D08E" w14:textId="77777777" w:rsidR="007158A6" w:rsidRDefault="004F2724">
            <w:pPr>
              <w:pStyle w:val="TableParagraph"/>
              <w:spacing w:before="9" w:line="164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671" w:type="dxa"/>
          </w:tcPr>
          <w:p w14:paraId="53D5C6B4" w14:textId="77777777" w:rsidR="007158A6" w:rsidRDefault="004F2724">
            <w:pPr>
              <w:pStyle w:val="TableParagraph"/>
              <w:spacing w:before="9" w:line="164" w:lineRule="exact"/>
              <w:ind w:right="116"/>
              <w:jc w:val="righ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671" w:type="dxa"/>
          </w:tcPr>
          <w:p w14:paraId="4B34CF8A" w14:textId="77777777" w:rsidR="007158A6" w:rsidRDefault="004F2724">
            <w:pPr>
              <w:pStyle w:val="TableParagraph"/>
              <w:spacing w:before="9" w:line="164" w:lineRule="exact"/>
              <w:ind w:left="85" w:right="82"/>
              <w:rPr>
                <w:sz w:val="16"/>
              </w:rPr>
            </w:pPr>
            <w:r>
              <w:rPr>
                <w:sz w:val="16"/>
              </w:rPr>
              <w:t>(0.72)</w:t>
            </w:r>
          </w:p>
        </w:tc>
        <w:tc>
          <w:tcPr>
            <w:tcW w:w="671" w:type="dxa"/>
          </w:tcPr>
          <w:p w14:paraId="440ACD67" w14:textId="77777777" w:rsidR="007158A6" w:rsidRDefault="004F2724">
            <w:pPr>
              <w:pStyle w:val="TableParagraph"/>
              <w:spacing w:before="9" w:line="164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6D76D450" w14:textId="77777777" w:rsidR="007158A6" w:rsidRDefault="004F2724">
            <w:pPr>
              <w:pStyle w:val="TableParagraph"/>
              <w:spacing w:before="9" w:line="164" w:lineRule="exact"/>
              <w:ind w:left="89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02BBF07C" w14:textId="77777777" w:rsidR="007158A6" w:rsidRDefault="004F2724">
            <w:pPr>
              <w:pStyle w:val="TableParagraph"/>
              <w:spacing w:before="9" w:line="164" w:lineRule="exact"/>
              <w:ind w:left="90" w:right="82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  <w:tc>
          <w:tcPr>
            <w:tcW w:w="671" w:type="dxa"/>
          </w:tcPr>
          <w:p w14:paraId="7F057C6A" w14:textId="77777777" w:rsidR="007158A6" w:rsidRDefault="004F2724">
            <w:pPr>
              <w:pStyle w:val="TableParagraph"/>
              <w:spacing w:before="9" w:line="164" w:lineRule="exact"/>
              <w:ind w:left="92" w:right="82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671" w:type="dxa"/>
          </w:tcPr>
          <w:p w14:paraId="1082F7A2" w14:textId="77777777" w:rsidR="007158A6" w:rsidRDefault="004F2724">
            <w:pPr>
              <w:pStyle w:val="TableParagraph"/>
              <w:spacing w:before="9" w:line="164" w:lineRule="exact"/>
              <w:ind w:left="93" w:right="81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1" w:type="dxa"/>
          </w:tcPr>
          <w:p w14:paraId="0B62B57B" w14:textId="77777777" w:rsidR="007158A6" w:rsidRDefault="004F2724">
            <w:pPr>
              <w:pStyle w:val="TableParagraph"/>
              <w:spacing w:before="9" w:line="164" w:lineRule="exact"/>
              <w:ind w:right="110"/>
              <w:jc w:val="righ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</w:tr>
      <w:tr w:rsidR="007158A6" w14:paraId="1767EADE" w14:textId="77777777">
        <w:trPr>
          <w:trHeight w:val="234"/>
        </w:trPr>
        <w:tc>
          <w:tcPr>
            <w:tcW w:w="2722" w:type="dxa"/>
            <w:tcBorders>
              <w:bottom w:val="double" w:sz="1" w:space="0" w:color="000000"/>
            </w:tcBorders>
          </w:tcPr>
          <w:p w14:paraId="706CC39B" w14:textId="77777777" w:rsidR="007158A6" w:rsidRDefault="004F2724">
            <w:pPr>
              <w:pStyle w:val="TableParagraph"/>
              <w:tabs>
                <w:tab w:val="right" w:pos="2513"/>
              </w:tabs>
              <w:spacing w:before="13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305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179906A6" w14:textId="77777777" w:rsidR="007158A6" w:rsidRDefault="004F2724">
            <w:pPr>
              <w:pStyle w:val="TableParagraph"/>
              <w:spacing w:before="13" w:line="240" w:lineRule="auto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305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64A0D329" w14:textId="77777777" w:rsidR="007158A6" w:rsidRDefault="004F2724">
            <w:pPr>
              <w:pStyle w:val="TableParagraph"/>
              <w:spacing w:before="13" w:line="240" w:lineRule="auto"/>
              <w:ind w:left="86" w:right="82"/>
              <w:rPr>
                <w:sz w:val="16"/>
              </w:rPr>
            </w:pPr>
            <w:r>
              <w:rPr>
                <w:sz w:val="16"/>
              </w:rPr>
              <w:t>610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08D1C954" w14:textId="77777777" w:rsidR="007158A6" w:rsidRDefault="004F2724">
            <w:pPr>
              <w:pStyle w:val="TableParagraph"/>
              <w:spacing w:before="13" w:line="240" w:lineRule="auto"/>
              <w:ind w:left="88" w:right="82"/>
              <w:rPr>
                <w:sz w:val="16"/>
              </w:rPr>
            </w:pPr>
            <w:r>
              <w:rPr>
                <w:sz w:val="16"/>
              </w:rPr>
              <w:t>377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73255189" w14:textId="77777777" w:rsidR="007158A6" w:rsidRDefault="004F2724">
            <w:pPr>
              <w:pStyle w:val="TableParagraph"/>
              <w:spacing w:before="13" w:line="240" w:lineRule="auto"/>
              <w:ind w:left="90" w:right="82"/>
              <w:rPr>
                <w:sz w:val="16"/>
              </w:rPr>
            </w:pPr>
            <w:r>
              <w:rPr>
                <w:sz w:val="16"/>
              </w:rPr>
              <w:t>383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79B5F38C" w14:textId="77777777" w:rsidR="007158A6" w:rsidRDefault="004F2724">
            <w:pPr>
              <w:pStyle w:val="TableParagraph"/>
              <w:spacing w:before="13" w:line="240" w:lineRule="auto"/>
              <w:ind w:left="91" w:right="82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544D2896" w14:textId="77777777" w:rsidR="007158A6" w:rsidRDefault="004F2724">
            <w:pPr>
              <w:pStyle w:val="TableParagraph"/>
              <w:spacing w:before="13" w:line="240" w:lineRule="auto"/>
              <w:ind w:left="93" w:right="82"/>
              <w:rPr>
                <w:sz w:val="16"/>
              </w:rPr>
            </w:pPr>
            <w:r>
              <w:rPr>
                <w:sz w:val="16"/>
              </w:rPr>
              <w:t>146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2F1ADD88" w14:textId="77777777" w:rsidR="007158A6" w:rsidRDefault="004F2724">
            <w:pPr>
              <w:pStyle w:val="TableParagraph"/>
              <w:spacing w:before="13" w:line="240" w:lineRule="auto"/>
              <w:ind w:left="93" w:right="80"/>
              <w:rPr>
                <w:sz w:val="16"/>
              </w:rPr>
            </w:pPr>
            <w:r>
              <w:rPr>
                <w:sz w:val="16"/>
              </w:rPr>
              <w:t>148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34B1787C" w14:textId="77777777" w:rsidR="007158A6" w:rsidRDefault="004F2724">
            <w:pPr>
              <w:pStyle w:val="TableParagraph"/>
              <w:spacing w:before="13" w:line="240" w:lineRule="auto"/>
              <w:ind w:right="198"/>
              <w:jc w:val="right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</w:tr>
    </w:tbl>
    <w:p w14:paraId="08A9F482" w14:textId="4BE6A1BE" w:rsidR="007158A6" w:rsidRDefault="004F2724">
      <w:pPr>
        <w:spacing w:before="43"/>
        <w:ind w:left="78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1" locked="0" layoutInCell="1" allowOverlap="1" wp14:anchorId="4E6F468F" wp14:editId="1C8C42AD">
                <wp:simplePos x="0" y="0"/>
                <wp:positionH relativeFrom="page">
                  <wp:posOffset>1315085</wp:posOffset>
                </wp:positionH>
                <wp:positionV relativeFrom="paragraph">
                  <wp:posOffset>-149225</wp:posOffset>
                </wp:positionV>
                <wp:extent cx="5142230" cy="0"/>
                <wp:effectExtent l="0" t="0" r="0" b="0"/>
                <wp:wrapNone/>
                <wp:docPr id="30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22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777F2D9E">
              <v:line id="Line 26" style="position:absolute;z-index:-2021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03.55pt,-11.75pt" to="508.45pt,-11.75pt" w14:anchorId="6B1B763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3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7B15D8FE" w14:textId="77777777" w:rsidR="007158A6" w:rsidRDefault="007158A6">
      <w:pPr>
        <w:pStyle w:val="BodyText"/>
        <w:spacing w:before="8"/>
        <w:rPr>
          <w:sz w:val="26"/>
        </w:rPr>
      </w:pPr>
    </w:p>
    <w:p w14:paraId="10328A34" w14:textId="77777777" w:rsidR="007158A6" w:rsidRDefault="004F2724">
      <w:pPr>
        <w:pStyle w:val="BodyText"/>
        <w:ind w:left="119"/>
      </w:pPr>
      <w:r>
        <w:rPr>
          <w:w w:val="95"/>
        </w:rPr>
        <w:t>Comparing</w:t>
      </w:r>
      <w:r>
        <w:rPr>
          <w:spacing w:val="12"/>
          <w:w w:val="95"/>
        </w:rPr>
        <w:t xml:space="preserve"> </w:t>
      </w:r>
      <w:r>
        <w:rPr>
          <w:w w:val="95"/>
        </w:rPr>
        <w:t>the</w:t>
      </w:r>
      <w:r>
        <w:rPr>
          <w:spacing w:val="13"/>
          <w:w w:val="95"/>
        </w:rPr>
        <w:t xml:space="preserve"> </w:t>
      </w:r>
      <w:r>
        <w:rPr>
          <w:w w:val="95"/>
        </w:rPr>
        <w:t>two</w:t>
      </w:r>
      <w:r>
        <w:rPr>
          <w:spacing w:val="12"/>
          <w:w w:val="95"/>
        </w:rPr>
        <w:t xml:space="preserve"> </w:t>
      </w:r>
      <w:r>
        <w:rPr>
          <w:w w:val="95"/>
        </w:rPr>
        <w:t>remote</w:t>
      </w:r>
      <w:r>
        <w:rPr>
          <w:spacing w:val="13"/>
          <w:w w:val="95"/>
        </w:rPr>
        <w:t xml:space="preserve"> </w:t>
      </w:r>
      <w:r>
        <w:rPr>
          <w:w w:val="95"/>
        </w:rPr>
        <w:t>versions</w:t>
      </w:r>
      <w:r>
        <w:rPr>
          <w:spacing w:val="12"/>
          <w:w w:val="95"/>
        </w:rPr>
        <w:t xml:space="preserve"> </w:t>
      </w:r>
      <w:r>
        <w:rPr>
          <w:w w:val="95"/>
        </w:rPr>
        <w:t>of</w:t>
      </w:r>
      <w:r>
        <w:rPr>
          <w:spacing w:val="13"/>
          <w:w w:val="95"/>
        </w:rPr>
        <w:t xml:space="preserve"> </w:t>
      </w:r>
      <w:r>
        <w:rPr>
          <w:w w:val="95"/>
        </w:rPr>
        <w:t>the</w:t>
      </w:r>
      <w:r>
        <w:rPr>
          <w:spacing w:val="12"/>
          <w:w w:val="95"/>
        </w:rPr>
        <w:t xml:space="preserve"> </w:t>
      </w:r>
      <w:r>
        <w:rPr>
          <w:w w:val="95"/>
        </w:rPr>
        <w:t>FES</w:t>
      </w:r>
      <w:r>
        <w:rPr>
          <w:spacing w:val="13"/>
          <w:w w:val="95"/>
        </w:rPr>
        <w:t xml:space="preserve"> </w:t>
      </w:r>
      <w:r>
        <w:rPr>
          <w:w w:val="95"/>
        </w:rPr>
        <w:t>module</w:t>
      </w:r>
      <w:r>
        <w:rPr>
          <w:spacing w:val="12"/>
          <w:w w:val="95"/>
        </w:rPr>
        <w:t xml:space="preserve"> </w:t>
      </w:r>
      <w:r>
        <w:rPr>
          <w:w w:val="95"/>
        </w:rPr>
        <w:t>Table</w:t>
      </w:r>
      <w:r>
        <w:rPr>
          <w:spacing w:val="13"/>
          <w:w w:val="95"/>
        </w:rPr>
        <w:t xml:space="preserve"> </w:t>
      </w:r>
      <w:r>
        <w:rPr>
          <w:w w:val="95"/>
        </w:rPr>
        <w:t>18,</w:t>
      </w:r>
      <w:r>
        <w:rPr>
          <w:spacing w:val="16"/>
          <w:w w:val="95"/>
        </w:rPr>
        <w:t xml:space="preserve"> </w:t>
      </w:r>
      <w:r>
        <w:rPr>
          <w:w w:val="95"/>
        </w:rPr>
        <w:t>(excluding</w:t>
      </w:r>
      <w:r>
        <w:rPr>
          <w:spacing w:val="12"/>
          <w:w w:val="95"/>
        </w:rPr>
        <w:t xml:space="preserve"> </w:t>
      </w:r>
      <w:r>
        <w:rPr>
          <w:w w:val="95"/>
        </w:rPr>
        <w:t>Myanmar</w:t>
      </w:r>
      <w:r>
        <w:rPr>
          <w:spacing w:val="13"/>
          <w:w w:val="95"/>
        </w:rPr>
        <w:t xml:space="preserve"> </w:t>
      </w:r>
      <w:r>
        <w:rPr>
          <w:w w:val="95"/>
        </w:rPr>
        <w:t>data</w:t>
      </w:r>
      <w:r>
        <w:rPr>
          <w:spacing w:val="13"/>
          <w:w w:val="95"/>
        </w:rPr>
        <w:t xml:space="preserve"> </w:t>
      </w:r>
      <w:r>
        <w:rPr>
          <w:w w:val="95"/>
        </w:rPr>
        <w:t>because</w:t>
      </w:r>
    </w:p>
    <w:p w14:paraId="7DEC9F2A" w14:textId="77777777" w:rsidR="007158A6" w:rsidRDefault="007158A6">
      <w:pPr>
        <w:sectPr w:rsidR="007158A6">
          <w:pgSz w:w="12240" w:h="15840"/>
          <w:pgMar w:top="1320" w:right="860" w:bottom="1080" w:left="1320" w:header="0" w:footer="888" w:gutter="0"/>
          <w:cols w:space="720"/>
        </w:sectPr>
      </w:pPr>
    </w:p>
    <w:p w14:paraId="79A309E3" w14:textId="1F648EBF" w:rsidR="007158A6" w:rsidRDefault="004F2724">
      <w:pPr>
        <w:pStyle w:val="BodyText"/>
        <w:spacing w:before="117" w:line="314" w:lineRule="auto"/>
        <w:ind w:left="120" w:right="577"/>
        <w:jc w:val="both"/>
      </w:pPr>
      <w:r>
        <w:t>of a translation error that was detected in the questionnaire after data collection) show that the</w:t>
      </w:r>
      <w:r>
        <w:rPr>
          <w:spacing w:val="1"/>
        </w:rPr>
        <w:t xml:space="preserve"> </w:t>
      </w:r>
      <w:r>
        <w:rPr>
          <w:w w:val="95"/>
        </w:rPr>
        <w:t xml:space="preserve">short remote version produced slightly higher absolute FES in both countries; </w:t>
      </w:r>
      <w:r w:rsidR="00A571F5">
        <w:rPr>
          <w:w w:val="95"/>
        </w:rPr>
        <w:t>however,</w:t>
      </w:r>
      <w:r>
        <w:rPr>
          <w:w w:val="95"/>
        </w:rPr>
        <w:t xml:space="preserve"> the difference</w:t>
      </w:r>
      <w:r>
        <w:rPr>
          <w:spacing w:val="1"/>
          <w:w w:val="95"/>
        </w:rPr>
        <w:t xml:space="preserve"> </w:t>
      </w:r>
      <w:r>
        <w:t>was</w:t>
      </w:r>
      <w:r>
        <w:rPr>
          <w:spacing w:val="16"/>
        </w:rPr>
        <w:t xml:space="preserve"> </w:t>
      </w:r>
      <w:r>
        <w:t>only</w:t>
      </w:r>
      <w:r>
        <w:rPr>
          <w:spacing w:val="16"/>
        </w:rPr>
        <w:t xml:space="preserve"> </w:t>
      </w:r>
      <w:r>
        <w:t>statistically</w:t>
      </w:r>
      <w:r>
        <w:rPr>
          <w:spacing w:val="16"/>
        </w:rPr>
        <w:t xml:space="preserve"> </w:t>
      </w:r>
      <w:r>
        <w:t>significant</w:t>
      </w:r>
      <w:r>
        <w:rPr>
          <w:spacing w:val="17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CAR</w:t>
      </w:r>
      <w:r>
        <w:rPr>
          <w:spacing w:val="16"/>
        </w:rPr>
        <w:t xml:space="preserve"> </w:t>
      </w:r>
      <w:r>
        <w:t>(12</w:t>
      </w:r>
      <w:r>
        <w:rPr>
          <w:spacing w:val="17"/>
        </w:rPr>
        <w:t xml:space="preserve"> </w:t>
      </w:r>
      <w:r>
        <w:t>percentage</w:t>
      </w:r>
      <w:r>
        <w:rPr>
          <w:spacing w:val="16"/>
        </w:rPr>
        <w:t xml:space="preserve"> </w:t>
      </w:r>
      <w:r>
        <w:t>points).</w:t>
      </w:r>
    </w:p>
    <w:p w14:paraId="7EBF3E93" w14:textId="77777777" w:rsidR="007158A6" w:rsidRDefault="004F2724">
      <w:pPr>
        <w:pStyle w:val="BodyText"/>
        <w:spacing w:before="158" w:line="259" w:lineRule="auto"/>
        <w:ind w:left="1650" w:right="2107"/>
        <w:jc w:val="both"/>
      </w:pPr>
      <w:r>
        <w:t>Table 18: Impact of Module Length on Expenditure and FES in</w:t>
      </w:r>
      <w:r>
        <w:rPr>
          <w:spacing w:val="1"/>
        </w:rPr>
        <w:t xml:space="preserve"> </w:t>
      </w:r>
      <w:r>
        <w:t>Remote</w:t>
      </w:r>
      <w:r>
        <w:rPr>
          <w:spacing w:val="18"/>
        </w:rPr>
        <w:t xml:space="preserve"> </w:t>
      </w:r>
      <w:r>
        <w:t>Surveys</w:t>
      </w:r>
    </w:p>
    <w:p w14:paraId="09D08A03" w14:textId="77777777" w:rsidR="007158A6" w:rsidRDefault="007158A6">
      <w:pPr>
        <w:pStyle w:val="BodyText"/>
        <w:spacing w:before="3"/>
        <w:rPr>
          <w:sz w:val="21"/>
        </w:rPr>
      </w:pPr>
    </w:p>
    <w:tbl>
      <w:tblPr>
        <w:tblW w:w="0" w:type="auto"/>
        <w:tblInd w:w="16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6"/>
        <w:gridCol w:w="656"/>
        <w:gridCol w:w="672"/>
        <w:gridCol w:w="851"/>
        <w:gridCol w:w="672"/>
        <w:gridCol w:w="672"/>
        <w:gridCol w:w="709"/>
      </w:tblGrid>
      <w:tr w:rsidR="007158A6" w14:paraId="5E4807E0" w14:textId="77777777">
        <w:trPr>
          <w:trHeight w:val="366"/>
        </w:trPr>
        <w:tc>
          <w:tcPr>
            <w:tcW w:w="2066" w:type="dxa"/>
            <w:tcBorders>
              <w:top w:val="double" w:sz="1" w:space="0" w:color="000000"/>
            </w:tcBorders>
          </w:tcPr>
          <w:p w14:paraId="204B4B44" w14:textId="77777777" w:rsidR="007158A6" w:rsidRDefault="004F2724">
            <w:pPr>
              <w:pStyle w:val="TableParagraph"/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2851" w:type="dxa"/>
            <w:gridSpan w:val="4"/>
            <w:tcBorders>
              <w:top w:val="double" w:sz="1" w:space="0" w:color="000000"/>
            </w:tcBorders>
          </w:tcPr>
          <w:p w14:paraId="03932FB2" w14:textId="77777777" w:rsidR="007158A6" w:rsidRDefault="004F2724">
            <w:pPr>
              <w:pStyle w:val="TableParagraph"/>
              <w:spacing w:before="0" w:line="180" w:lineRule="exact"/>
              <w:ind w:left="60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Ecuador</w:t>
            </w:r>
            <w:r>
              <w:rPr>
                <w:spacing w:val="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RM</w:t>
            </w:r>
          </w:p>
          <w:p w14:paraId="409977C9" w14:textId="77777777" w:rsidR="007158A6" w:rsidRDefault="004F2724">
            <w:pPr>
              <w:pStyle w:val="TableParagraph"/>
              <w:tabs>
                <w:tab w:val="left" w:pos="789"/>
                <w:tab w:val="left" w:pos="1615"/>
                <w:tab w:val="left" w:pos="2330"/>
              </w:tabs>
              <w:spacing w:before="7" w:line="159" w:lineRule="exact"/>
              <w:ind w:left="135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Long</w:t>
            </w:r>
            <w:r>
              <w:rPr>
                <w:w w:val="105"/>
                <w:sz w:val="16"/>
              </w:rPr>
              <w:tab/>
              <w:t>Short</w:t>
            </w:r>
            <w:r>
              <w:rPr>
                <w:w w:val="105"/>
                <w:sz w:val="16"/>
              </w:rPr>
              <w:tab/>
              <w:t>Diff</w:t>
            </w:r>
            <w:r>
              <w:rPr>
                <w:w w:val="105"/>
                <w:sz w:val="16"/>
              </w:rPr>
              <w:tab/>
              <w:t>Long</w:t>
            </w:r>
          </w:p>
        </w:tc>
        <w:tc>
          <w:tcPr>
            <w:tcW w:w="1381" w:type="dxa"/>
            <w:gridSpan w:val="2"/>
            <w:tcBorders>
              <w:top w:val="double" w:sz="1" w:space="0" w:color="000000"/>
            </w:tcBorders>
          </w:tcPr>
          <w:p w14:paraId="5A9535BB" w14:textId="77777777" w:rsidR="007158A6" w:rsidRDefault="004F2724">
            <w:pPr>
              <w:pStyle w:val="TableParagraph"/>
              <w:spacing w:before="0" w:line="180" w:lineRule="exact"/>
              <w:ind w:left="-1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  <w:r>
              <w:rPr>
                <w:spacing w:val="1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RM</w:t>
            </w:r>
          </w:p>
          <w:p w14:paraId="293B2D5D" w14:textId="77777777" w:rsidR="007158A6" w:rsidRDefault="004F2724">
            <w:pPr>
              <w:pStyle w:val="TableParagraph"/>
              <w:tabs>
                <w:tab w:val="left" w:pos="888"/>
              </w:tabs>
              <w:spacing w:before="7" w:line="159" w:lineRule="exact"/>
              <w:ind w:left="132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Short</w:t>
            </w:r>
            <w:r>
              <w:rPr>
                <w:w w:val="105"/>
                <w:sz w:val="16"/>
              </w:rPr>
              <w:tab/>
              <w:t>Diff</w:t>
            </w:r>
          </w:p>
        </w:tc>
      </w:tr>
      <w:tr w:rsidR="007158A6" w14:paraId="04DA9C98" w14:textId="77777777">
        <w:trPr>
          <w:trHeight w:val="23"/>
        </w:trPr>
        <w:tc>
          <w:tcPr>
            <w:tcW w:w="2066" w:type="dxa"/>
          </w:tcPr>
          <w:p w14:paraId="0C62F3F8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2851" w:type="dxa"/>
            <w:gridSpan w:val="4"/>
          </w:tcPr>
          <w:p w14:paraId="4B363188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1381" w:type="dxa"/>
            <w:gridSpan w:val="2"/>
          </w:tcPr>
          <w:p w14:paraId="79171056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7158A6" w14:paraId="31F41FF3" w14:textId="77777777">
        <w:trPr>
          <w:trHeight w:val="349"/>
        </w:trPr>
        <w:tc>
          <w:tcPr>
            <w:tcW w:w="2722" w:type="dxa"/>
            <w:gridSpan w:val="2"/>
            <w:tcBorders>
              <w:top w:val="single" w:sz="4" w:space="0" w:color="000000"/>
            </w:tcBorders>
          </w:tcPr>
          <w:p w14:paraId="51B635AE" w14:textId="77777777" w:rsidR="007158A6" w:rsidRDefault="004F2724">
            <w:pPr>
              <w:pStyle w:val="TableParagraph"/>
              <w:tabs>
                <w:tab w:val="left" w:pos="2116"/>
              </w:tabs>
              <w:spacing w:before="0" w:line="167" w:lineRule="exact"/>
              <w:ind w:right="183"/>
              <w:jc w:val="right"/>
              <w:rPr>
                <w:sz w:val="16"/>
              </w:rPr>
            </w:pPr>
            <w:r>
              <w:rPr>
                <w:sz w:val="16"/>
              </w:rPr>
              <w:t>Food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Expenditure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Share</w:t>
            </w:r>
            <w:r>
              <w:rPr>
                <w:sz w:val="16"/>
              </w:rPr>
              <w:tab/>
              <w:t>0.78</w:t>
            </w:r>
          </w:p>
          <w:p w14:paraId="56363278" w14:textId="77777777" w:rsidR="007158A6" w:rsidRDefault="004F2724">
            <w:pPr>
              <w:pStyle w:val="TableParagraph"/>
              <w:spacing w:before="7"/>
              <w:ind w:right="1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(0.15)</w:t>
            </w:r>
          </w:p>
        </w:tc>
        <w:tc>
          <w:tcPr>
            <w:tcW w:w="672" w:type="dxa"/>
            <w:tcBorders>
              <w:top w:val="single" w:sz="4" w:space="0" w:color="000000"/>
            </w:tcBorders>
          </w:tcPr>
          <w:p w14:paraId="783B12C3" w14:textId="77777777" w:rsidR="007158A6" w:rsidRDefault="004F2724">
            <w:pPr>
              <w:pStyle w:val="TableParagraph"/>
              <w:spacing w:before="0" w:line="167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0.80</w:t>
            </w:r>
          </w:p>
          <w:p w14:paraId="0D4BB5A2" w14:textId="77777777" w:rsidR="007158A6" w:rsidRDefault="004F2724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2C83C5D2" w14:textId="77777777" w:rsidR="007158A6" w:rsidRDefault="004F2724">
            <w:pPr>
              <w:pStyle w:val="TableParagraph"/>
              <w:spacing w:before="0" w:line="167" w:lineRule="exact"/>
              <w:ind w:left="275"/>
              <w:jc w:val="left"/>
              <w:rPr>
                <w:sz w:val="16"/>
              </w:rPr>
            </w:pPr>
            <w:r>
              <w:rPr>
                <w:sz w:val="16"/>
              </w:rPr>
              <w:t>0.02</w:t>
            </w:r>
          </w:p>
          <w:p w14:paraId="5648C515" w14:textId="77777777" w:rsidR="007158A6" w:rsidRDefault="004F2724">
            <w:pPr>
              <w:pStyle w:val="TableParagraph"/>
              <w:spacing w:before="7"/>
              <w:ind w:left="209"/>
              <w:jc w:val="left"/>
              <w:rPr>
                <w:sz w:val="16"/>
              </w:rPr>
            </w:pPr>
            <w:r>
              <w:rPr>
                <w:sz w:val="16"/>
              </w:rPr>
              <w:t>(0.06)</w:t>
            </w:r>
          </w:p>
        </w:tc>
        <w:tc>
          <w:tcPr>
            <w:tcW w:w="672" w:type="dxa"/>
            <w:tcBorders>
              <w:top w:val="single" w:sz="4" w:space="0" w:color="000000"/>
            </w:tcBorders>
          </w:tcPr>
          <w:p w14:paraId="40BD8E85" w14:textId="77777777" w:rsidR="007158A6" w:rsidRDefault="004F2724">
            <w:pPr>
              <w:pStyle w:val="TableParagraph"/>
              <w:spacing w:before="0" w:line="167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0.65</w:t>
            </w:r>
          </w:p>
          <w:p w14:paraId="431160A1" w14:textId="77777777" w:rsidR="007158A6" w:rsidRDefault="004F2724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672" w:type="dxa"/>
            <w:tcBorders>
              <w:top w:val="single" w:sz="4" w:space="0" w:color="000000"/>
            </w:tcBorders>
          </w:tcPr>
          <w:p w14:paraId="0CB4D1F0" w14:textId="77777777" w:rsidR="007158A6" w:rsidRDefault="004F2724">
            <w:pPr>
              <w:pStyle w:val="TableParagraph"/>
              <w:spacing w:before="0" w:line="167" w:lineRule="exact"/>
              <w:ind w:left="185"/>
              <w:jc w:val="left"/>
              <w:rPr>
                <w:sz w:val="16"/>
              </w:rPr>
            </w:pPr>
            <w:r>
              <w:rPr>
                <w:sz w:val="16"/>
              </w:rPr>
              <w:t>0.78</w:t>
            </w:r>
          </w:p>
          <w:p w14:paraId="0FE6A8AD" w14:textId="77777777" w:rsidR="007158A6" w:rsidRDefault="004F2724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(0.21)</w:t>
            </w:r>
          </w:p>
        </w:tc>
        <w:tc>
          <w:tcPr>
            <w:tcW w:w="709" w:type="dxa"/>
            <w:tcBorders>
              <w:top w:val="single" w:sz="4" w:space="0" w:color="000000"/>
            </w:tcBorders>
          </w:tcPr>
          <w:p w14:paraId="1EE1A913" w14:textId="77777777" w:rsidR="007158A6" w:rsidRDefault="004F2724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0.12**</w:t>
            </w:r>
          </w:p>
          <w:p w14:paraId="52200888" w14:textId="77777777" w:rsidR="007158A6" w:rsidRDefault="004F2724">
            <w:pPr>
              <w:pStyle w:val="TableParagraph"/>
              <w:spacing w:before="7"/>
              <w:ind w:left="138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20498133" w14:textId="77777777">
        <w:trPr>
          <w:trHeight w:val="189"/>
        </w:trPr>
        <w:tc>
          <w:tcPr>
            <w:tcW w:w="2722" w:type="dxa"/>
            <w:gridSpan w:val="2"/>
          </w:tcPr>
          <w:p w14:paraId="7D7A7F3F" w14:textId="77777777" w:rsidR="007158A6" w:rsidRDefault="004F2724">
            <w:pPr>
              <w:pStyle w:val="TableParagraph"/>
              <w:tabs>
                <w:tab w:val="right" w:pos="2536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</w:t>
            </w:r>
            <w:r>
              <w:rPr>
                <w:spacing w:val="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&lt;</w:t>
            </w:r>
            <w:r>
              <w:rPr>
                <w:spacing w:val="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50</w:t>
            </w:r>
            <w:r>
              <w:rPr>
                <w:spacing w:val="1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0.04</w:t>
            </w:r>
          </w:p>
        </w:tc>
        <w:tc>
          <w:tcPr>
            <w:tcW w:w="672" w:type="dxa"/>
          </w:tcPr>
          <w:p w14:paraId="5F708926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851" w:type="dxa"/>
          </w:tcPr>
          <w:p w14:paraId="7B4A5AFB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672" w:type="dxa"/>
          </w:tcPr>
          <w:p w14:paraId="6E9149C4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0.22</w:t>
            </w:r>
          </w:p>
        </w:tc>
        <w:tc>
          <w:tcPr>
            <w:tcW w:w="672" w:type="dxa"/>
          </w:tcPr>
          <w:p w14:paraId="56C7C456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0.12</w:t>
            </w:r>
          </w:p>
        </w:tc>
        <w:tc>
          <w:tcPr>
            <w:tcW w:w="709" w:type="dxa"/>
          </w:tcPr>
          <w:p w14:paraId="48C3F2E1" w14:textId="77777777" w:rsidR="007158A6" w:rsidRDefault="004F2724">
            <w:pPr>
              <w:pStyle w:val="TableParagraph"/>
              <w:ind w:right="173"/>
              <w:jc w:val="right"/>
              <w:rPr>
                <w:sz w:val="16"/>
              </w:rPr>
            </w:pPr>
            <w:r>
              <w:rPr>
                <w:sz w:val="16"/>
              </w:rPr>
              <w:t>-0.10</w:t>
            </w:r>
          </w:p>
        </w:tc>
      </w:tr>
      <w:tr w:rsidR="007158A6" w14:paraId="28B1A5C8" w14:textId="77777777">
        <w:trPr>
          <w:trHeight w:val="189"/>
        </w:trPr>
        <w:tc>
          <w:tcPr>
            <w:tcW w:w="2722" w:type="dxa"/>
            <w:gridSpan w:val="2"/>
          </w:tcPr>
          <w:p w14:paraId="3EEE44BD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  <w:tc>
          <w:tcPr>
            <w:tcW w:w="672" w:type="dxa"/>
          </w:tcPr>
          <w:p w14:paraId="55CFDDE0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(0.24)</w:t>
            </w:r>
          </w:p>
        </w:tc>
        <w:tc>
          <w:tcPr>
            <w:tcW w:w="851" w:type="dxa"/>
          </w:tcPr>
          <w:p w14:paraId="227FC4B3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672" w:type="dxa"/>
          </w:tcPr>
          <w:p w14:paraId="1AA9D734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  <w:tc>
          <w:tcPr>
            <w:tcW w:w="672" w:type="dxa"/>
          </w:tcPr>
          <w:p w14:paraId="00B1A702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709" w:type="dxa"/>
          </w:tcPr>
          <w:p w14:paraId="3A60A549" w14:textId="77777777" w:rsidR="007158A6" w:rsidRDefault="004F2724">
            <w:pPr>
              <w:pStyle w:val="TableParagraph"/>
              <w:ind w:right="136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(0.12)</w:t>
            </w:r>
          </w:p>
        </w:tc>
      </w:tr>
      <w:tr w:rsidR="007158A6" w14:paraId="111A3DBC" w14:textId="77777777">
        <w:trPr>
          <w:trHeight w:val="189"/>
        </w:trPr>
        <w:tc>
          <w:tcPr>
            <w:tcW w:w="2722" w:type="dxa"/>
            <w:gridSpan w:val="2"/>
          </w:tcPr>
          <w:p w14:paraId="4231BACE" w14:textId="77777777" w:rsidR="007158A6" w:rsidRDefault="004F2724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FES: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50-65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percent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0.08</w:t>
            </w:r>
          </w:p>
        </w:tc>
        <w:tc>
          <w:tcPr>
            <w:tcW w:w="672" w:type="dxa"/>
          </w:tcPr>
          <w:p w14:paraId="08D83FD0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0.10</w:t>
            </w:r>
          </w:p>
        </w:tc>
        <w:tc>
          <w:tcPr>
            <w:tcW w:w="851" w:type="dxa"/>
          </w:tcPr>
          <w:p w14:paraId="6B14D345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672" w:type="dxa"/>
          </w:tcPr>
          <w:p w14:paraId="18F9ED90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0.18</w:t>
            </w:r>
          </w:p>
        </w:tc>
        <w:tc>
          <w:tcPr>
            <w:tcW w:w="672" w:type="dxa"/>
          </w:tcPr>
          <w:p w14:paraId="471B6B94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0.16</w:t>
            </w:r>
          </w:p>
        </w:tc>
        <w:tc>
          <w:tcPr>
            <w:tcW w:w="709" w:type="dxa"/>
          </w:tcPr>
          <w:p w14:paraId="01FAE470" w14:textId="77777777" w:rsidR="007158A6" w:rsidRDefault="004F2724">
            <w:pPr>
              <w:pStyle w:val="TableParagraph"/>
              <w:ind w:right="173"/>
              <w:jc w:val="right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</w:tr>
      <w:tr w:rsidR="007158A6" w14:paraId="6067C80B" w14:textId="77777777">
        <w:trPr>
          <w:trHeight w:val="189"/>
        </w:trPr>
        <w:tc>
          <w:tcPr>
            <w:tcW w:w="2722" w:type="dxa"/>
            <w:gridSpan w:val="2"/>
          </w:tcPr>
          <w:p w14:paraId="36BF0CBF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672" w:type="dxa"/>
          </w:tcPr>
          <w:p w14:paraId="5A58D5C0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(0.30)</w:t>
            </w:r>
          </w:p>
        </w:tc>
        <w:tc>
          <w:tcPr>
            <w:tcW w:w="851" w:type="dxa"/>
          </w:tcPr>
          <w:p w14:paraId="1D0D02D7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  <w:tc>
          <w:tcPr>
            <w:tcW w:w="672" w:type="dxa"/>
          </w:tcPr>
          <w:p w14:paraId="1732AEA6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672" w:type="dxa"/>
          </w:tcPr>
          <w:p w14:paraId="0E62E728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709" w:type="dxa"/>
          </w:tcPr>
          <w:p w14:paraId="034A9CA3" w14:textId="77777777" w:rsidR="007158A6" w:rsidRDefault="004F2724">
            <w:pPr>
              <w:pStyle w:val="TableParagraph"/>
              <w:ind w:right="136"/>
              <w:jc w:val="right"/>
              <w:rPr>
                <w:sz w:val="16"/>
              </w:rPr>
            </w:pPr>
            <w:r>
              <w:rPr>
                <w:sz w:val="16"/>
              </w:rPr>
              <w:t>(0.73)</w:t>
            </w:r>
          </w:p>
        </w:tc>
      </w:tr>
      <w:tr w:rsidR="007158A6" w14:paraId="20F4F1F9" w14:textId="77777777">
        <w:trPr>
          <w:trHeight w:val="189"/>
        </w:trPr>
        <w:tc>
          <w:tcPr>
            <w:tcW w:w="2722" w:type="dxa"/>
            <w:gridSpan w:val="2"/>
          </w:tcPr>
          <w:p w14:paraId="08723BFF" w14:textId="77777777" w:rsidR="007158A6" w:rsidRDefault="004F2724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FES: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65-75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percent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0.23</w:t>
            </w:r>
          </w:p>
        </w:tc>
        <w:tc>
          <w:tcPr>
            <w:tcW w:w="672" w:type="dxa"/>
          </w:tcPr>
          <w:p w14:paraId="217462A1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851" w:type="dxa"/>
          </w:tcPr>
          <w:p w14:paraId="08F88EC9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w w:val="105"/>
                <w:sz w:val="16"/>
              </w:rPr>
              <w:t>-0.10***</w:t>
            </w:r>
          </w:p>
        </w:tc>
        <w:tc>
          <w:tcPr>
            <w:tcW w:w="672" w:type="dxa"/>
          </w:tcPr>
          <w:p w14:paraId="428A75C2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0.18</w:t>
            </w:r>
          </w:p>
        </w:tc>
        <w:tc>
          <w:tcPr>
            <w:tcW w:w="672" w:type="dxa"/>
          </w:tcPr>
          <w:p w14:paraId="54D46AEB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709" w:type="dxa"/>
          </w:tcPr>
          <w:p w14:paraId="7416923C" w14:textId="77777777" w:rsidR="007158A6" w:rsidRDefault="004F2724">
            <w:pPr>
              <w:pStyle w:val="TableParagraph"/>
              <w:ind w:right="173"/>
              <w:jc w:val="right"/>
              <w:rPr>
                <w:sz w:val="16"/>
              </w:rPr>
            </w:pPr>
            <w:r>
              <w:rPr>
                <w:sz w:val="16"/>
              </w:rPr>
              <w:t>-0.10</w:t>
            </w:r>
          </w:p>
        </w:tc>
      </w:tr>
      <w:tr w:rsidR="007158A6" w14:paraId="75E24E5E" w14:textId="77777777">
        <w:trPr>
          <w:trHeight w:val="189"/>
        </w:trPr>
        <w:tc>
          <w:tcPr>
            <w:tcW w:w="2722" w:type="dxa"/>
            <w:gridSpan w:val="2"/>
          </w:tcPr>
          <w:p w14:paraId="6FF39FC4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672" w:type="dxa"/>
          </w:tcPr>
          <w:p w14:paraId="704518E3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851" w:type="dxa"/>
          </w:tcPr>
          <w:p w14:paraId="25D8B1E1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2" w:type="dxa"/>
          </w:tcPr>
          <w:p w14:paraId="052CD07F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672" w:type="dxa"/>
          </w:tcPr>
          <w:p w14:paraId="23473DC1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709" w:type="dxa"/>
          </w:tcPr>
          <w:p w14:paraId="7F18CFA1" w14:textId="77777777" w:rsidR="007158A6" w:rsidRDefault="004F2724">
            <w:pPr>
              <w:pStyle w:val="TableParagraph"/>
              <w:ind w:right="136"/>
              <w:jc w:val="right"/>
              <w:rPr>
                <w:sz w:val="16"/>
              </w:rPr>
            </w:pPr>
            <w:r>
              <w:rPr>
                <w:sz w:val="16"/>
              </w:rPr>
              <w:t>(0.09)</w:t>
            </w:r>
          </w:p>
        </w:tc>
      </w:tr>
      <w:tr w:rsidR="007158A6" w14:paraId="05E1F75F" w14:textId="77777777">
        <w:trPr>
          <w:trHeight w:val="189"/>
        </w:trPr>
        <w:tc>
          <w:tcPr>
            <w:tcW w:w="2722" w:type="dxa"/>
            <w:gridSpan w:val="2"/>
          </w:tcPr>
          <w:p w14:paraId="05E56829" w14:textId="77777777" w:rsidR="007158A6" w:rsidRDefault="004F2724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FES: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&gt;=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75</w:t>
            </w:r>
            <w:r>
              <w:rPr>
                <w:spacing w:val="1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0.65</w:t>
            </w:r>
          </w:p>
        </w:tc>
        <w:tc>
          <w:tcPr>
            <w:tcW w:w="672" w:type="dxa"/>
          </w:tcPr>
          <w:p w14:paraId="4CD991AF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w w:val="105"/>
                <w:sz w:val="16"/>
              </w:rPr>
              <w:t>0.71</w:t>
            </w:r>
          </w:p>
        </w:tc>
        <w:tc>
          <w:tcPr>
            <w:tcW w:w="851" w:type="dxa"/>
          </w:tcPr>
          <w:p w14:paraId="51B6C788" w14:textId="77777777" w:rsidR="007158A6" w:rsidRDefault="004F2724">
            <w:pPr>
              <w:pStyle w:val="TableParagraph"/>
              <w:ind w:left="93" w:right="93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672" w:type="dxa"/>
          </w:tcPr>
          <w:p w14:paraId="6C1187E4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0.42</w:t>
            </w:r>
          </w:p>
        </w:tc>
        <w:tc>
          <w:tcPr>
            <w:tcW w:w="672" w:type="dxa"/>
          </w:tcPr>
          <w:p w14:paraId="77972DB6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0.63</w:t>
            </w:r>
          </w:p>
        </w:tc>
        <w:tc>
          <w:tcPr>
            <w:tcW w:w="709" w:type="dxa"/>
          </w:tcPr>
          <w:p w14:paraId="7DC190EE" w14:textId="77777777" w:rsidR="007158A6" w:rsidRDefault="004F2724">
            <w:pPr>
              <w:pStyle w:val="TableParagraph"/>
              <w:ind w:right="116"/>
              <w:jc w:val="right"/>
              <w:rPr>
                <w:sz w:val="16"/>
              </w:rPr>
            </w:pPr>
            <w:r>
              <w:rPr>
                <w:sz w:val="16"/>
              </w:rPr>
              <w:t>0.22**</w:t>
            </w:r>
          </w:p>
        </w:tc>
      </w:tr>
      <w:tr w:rsidR="007158A6" w14:paraId="35373AE4" w14:textId="77777777">
        <w:trPr>
          <w:trHeight w:val="193"/>
        </w:trPr>
        <w:tc>
          <w:tcPr>
            <w:tcW w:w="2722" w:type="dxa"/>
            <w:gridSpan w:val="2"/>
          </w:tcPr>
          <w:p w14:paraId="48DBA332" w14:textId="77777777" w:rsidR="007158A6" w:rsidRDefault="004F2724">
            <w:pPr>
              <w:pStyle w:val="TableParagraph"/>
              <w:spacing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672" w:type="dxa"/>
          </w:tcPr>
          <w:p w14:paraId="2D108B09" w14:textId="77777777" w:rsidR="007158A6" w:rsidRDefault="004F2724">
            <w:pPr>
              <w:pStyle w:val="TableParagraph"/>
              <w:spacing w:line="159" w:lineRule="exact"/>
              <w:ind w:left="88" w:right="88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851" w:type="dxa"/>
          </w:tcPr>
          <w:p w14:paraId="6EB291E3" w14:textId="77777777" w:rsidR="007158A6" w:rsidRDefault="004F2724">
            <w:pPr>
              <w:pStyle w:val="TableParagraph"/>
              <w:spacing w:line="159" w:lineRule="exact"/>
              <w:ind w:left="93" w:right="93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  <w:tc>
          <w:tcPr>
            <w:tcW w:w="672" w:type="dxa"/>
          </w:tcPr>
          <w:p w14:paraId="5393A574" w14:textId="77777777" w:rsidR="007158A6" w:rsidRDefault="004F2724">
            <w:pPr>
              <w:pStyle w:val="TableParagraph"/>
              <w:spacing w:line="159" w:lineRule="exact"/>
              <w:ind w:left="88" w:right="88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2" w:type="dxa"/>
          </w:tcPr>
          <w:p w14:paraId="623F33DF" w14:textId="77777777" w:rsidR="007158A6" w:rsidRDefault="004F2724">
            <w:pPr>
              <w:pStyle w:val="TableParagraph"/>
              <w:spacing w:line="159" w:lineRule="exact"/>
              <w:ind w:left="88" w:right="88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09" w:type="dxa"/>
          </w:tcPr>
          <w:p w14:paraId="2DB5DEF5" w14:textId="77777777" w:rsidR="007158A6" w:rsidRDefault="004F2724">
            <w:pPr>
              <w:pStyle w:val="TableParagraph"/>
              <w:spacing w:line="159" w:lineRule="exact"/>
              <w:ind w:right="136"/>
              <w:jc w:val="right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</w:tr>
      <w:tr w:rsidR="007158A6" w14:paraId="1AB2CEFA" w14:textId="77777777">
        <w:trPr>
          <w:trHeight w:val="234"/>
        </w:trPr>
        <w:tc>
          <w:tcPr>
            <w:tcW w:w="2722" w:type="dxa"/>
            <w:gridSpan w:val="2"/>
            <w:tcBorders>
              <w:bottom w:val="double" w:sz="1" w:space="0" w:color="000000"/>
            </w:tcBorders>
          </w:tcPr>
          <w:p w14:paraId="22DB0729" w14:textId="77777777" w:rsidR="007158A6" w:rsidRDefault="004F2724">
            <w:pPr>
              <w:pStyle w:val="TableParagraph"/>
              <w:tabs>
                <w:tab w:val="right" w:pos="2513"/>
              </w:tabs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324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47AE6A90" w14:textId="77777777" w:rsidR="007158A6" w:rsidRDefault="004F2724">
            <w:pPr>
              <w:pStyle w:val="TableParagraph"/>
              <w:spacing w:before="18" w:line="240" w:lineRule="auto"/>
              <w:ind w:left="88" w:right="87"/>
              <w:rPr>
                <w:sz w:val="16"/>
              </w:rPr>
            </w:pPr>
            <w:r>
              <w:rPr>
                <w:sz w:val="16"/>
              </w:rPr>
              <w:t>332</w:t>
            </w:r>
          </w:p>
        </w:tc>
        <w:tc>
          <w:tcPr>
            <w:tcW w:w="851" w:type="dxa"/>
            <w:tcBorders>
              <w:bottom w:val="double" w:sz="1" w:space="0" w:color="000000"/>
            </w:tcBorders>
          </w:tcPr>
          <w:p w14:paraId="093AF8C6" w14:textId="77777777" w:rsidR="007158A6" w:rsidRDefault="004F2724">
            <w:pPr>
              <w:pStyle w:val="TableParagraph"/>
              <w:spacing w:before="18" w:line="240" w:lineRule="auto"/>
              <w:ind w:left="93" w:right="92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36666AF8" w14:textId="77777777" w:rsidR="007158A6" w:rsidRDefault="004F2724">
            <w:pPr>
              <w:pStyle w:val="TableParagraph"/>
              <w:spacing w:before="18" w:line="240" w:lineRule="auto"/>
              <w:ind w:left="88" w:right="88"/>
              <w:rPr>
                <w:sz w:val="16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122277ED" w14:textId="77777777" w:rsidR="007158A6" w:rsidRDefault="004F2724">
            <w:pPr>
              <w:pStyle w:val="TableParagraph"/>
              <w:spacing w:before="18" w:line="240" w:lineRule="auto"/>
              <w:ind w:left="88" w:right="88"/>
              <w:rPr>
                <w:sz w:val="16"/>
              </w:rPr>
            </w:pPr>
            <w:r>
              <w:rPr>
                <w:sz w:val="16"/>
              </w:rPr>
              <w:t>92</w:t>
            </w:r>
          </w:p>
        </w:tc>
        <w:tc>
          <w:tcPr>
            <w:tcW w:w="709" w:type="dxa"/>
            <w:tcBorders>
              <w:bottom w:val="double" w:sz="1" w:space="0" w:color="000000"/>
            </w:tcBorders>
          </w:tcPr>
          <w:p w14:paraId="4F5F6BAE" w14:textId="77777777" w:rsidR="007158A6" w:rsidRDefault="004F2724">
            <w:pPr>
              <w:pStyle w:val="TableParagraph"/>
              <w:spacing w:before="18" w:line="240" w:lineRule="auto"/>
              <w:ind w:left="228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</w:tr>
    </w:tbl>
    <w:p w14:paraId="58BAFB59" w14:textId="2E6252B2" w:rsidR="007158A6" w:rsidRDefault="004F2724">
      <w:pPr>
        <w:spacing w:before="48" w:line="249" w:lineRule="auto"/>
        <w:ind w:left="1650" w:right="2077" w:firstLine="3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1" locked="0" layoutInCell="1" allowOverlap="1" wp14:anchorId="1DF2BB7C" wp14:editId="26AF4E7A">
                <wp:simplePos x="0" y="0"/>
                <wp:positionH relativeFrom="page">
                  <wp:posOffset>1886585</wp:posOffset>
                </wp:positionH>
                <wp:positionV relativeFrom="paragraph">
                  <wp:posOffset>-146050</wp:posOffset>
                </wp:positionV>
                <wp:extent cx="3999230" cy="0"/>
                <wp:effectExtent l="0" t="0" r="0" b="0"/>
                <wp:wrapNone/>
                <wp:docPr id="29" name="Straight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9923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1935354">
              <v:line id="Line 25" style="position:absolute;z-index:-2021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48.55pt,-11.5pt" to="463.45pt,-11.5pt" w14:anchorId="4CF253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7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3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3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  <w:r>
        <w:rPr>
          <w:spacing w:val="-36"/>
          <w:sz w:val="16"/>
        </w:rPr>
        <w:t xml:space="preserve"> </w:t>
      </w:r>
      <w:r>
        <w:rPr>
          <w:sz w:val="16"/>
        </w:rPr>
        <w:t>Myanmar</w:t>
      </w:r>
      <w:r>
        <w:rPr>
          <w:spacing w:val="19"/>
          <w:sz w:val="16"/>
        </w:rPr>
        <w:t xml:space="preserve"> </w:t>
      </w:r>
      <w:r>
        <w:rPr>
          <w:sz w:val="16"/>
        </w:rPr>
        <w:t>is</w:t>
      </w:r>
      <w:r>
        <w:rPr>
          <w:spacing w:val="18"/>
          <w:sz w:val="16"/>
        </w:rPr>
        <w:t xml:space="preserve"> </w:t>
      </w:r>
      <w:r>
        <w:rPr>
          <w:sz w:val="16"/>
        </w:rPr>
        <w:t>excluded</w:t>
      </w:r>
      <w:r>
        <w:rPr>
          <w:spacing w:val="18"/>
          <w:sz w:val="16"/>
        </w:rPr>
        <w:t xml:space="preserve"> </w:t>
      </w:r>
      <w:r>
        <w:rPr>
          <w:sz w:val="16"/>
        </w:rPr>
        <w:t>due</w:t>
      </w:r>
      <w:r>
        <w:rPr>
          <w:spacing w:val="18"/>
          <w:sz w:val="16"/>
        </w:rPr>
        <w:t xml:space="preserve"> </w:t>
      </w:r>
      <w:r>
        <w:rPr>
          <w:sz w:val="16"/>
        </w:rPr>
        <w:t>to</w:t>
      </w:r>
      <w:r>
        <w:rPr>
          <w:spacing w:val="20"/>
          <w:sz w:val="16"/>
        </w:rPr>
        <w:t xml:space="preserve"> </w:t>
      </w:r>
      <w:r>
        <w:rPr>
          <w:sz w:val="16"/>
        </w:rPr>
        <w:t>translation</w:t>
      </w:r>
      <w:r>
        <w:rPr>
          <w:spacing w:val="18"/>
          <w:sz w:val="16"/>
        </w:rPr>
        <w:t xml:space="preserve"> </w:t>
      </w:r>
      <w:r>
        <w:rPr>
          <w:sz w:val="16"/>
        </w:rPr>
        <w:t>errors.</w:t>
      </w:r>
    </w:p>
    <w:p w14:paraId="18497DD2" w14:textId="77777777" w:rsidR="007158A6" w:rsidRDefault="007158A6">
      <w:pPr>
        <w:pStyle w:val="BodyText"/>
        <w:spacing w:before="4"/>
        <w:rPr>
          <w:sz w:val="26"/>
        </w:rPr>
      </w:pPr>
    </w:p>
    <w:p w14:paraId="566C97C3" w14:textId="77777777" w:rsidR="007158A6" w:rsidRDefault="004F2724">
      <w:pPr>
        <w:pStyle w:val="BodyText"/>
        <w:spacing w:before="1" w:line="314" w:lineRule="auto"/>
        <w:ind w:left="119" w:right="574"/>
        <w:jc w:val="both"/>
      </w:pPr>
      <w:r>
        <w:rPr>
          <w:w w:val="95"/>
        </w:rPr>
        <w:t>Third, a comparison across modality where the two remote versions are compared with the standard</w:t>
      </w:r>
      <w:r>
        <w:rPr>
          <w:spacing w:val="1"/>
          <w:w w:val="95"/>
        </w:rPr>
        <w:t xml:space="preserve"> </w:t>
      </w:r>
      <w:r>
        <w:t>F2F expenditure module (all the expenditure questions).</w:t>
      </w:r>
      <w:r>
        <w:rPr>
          <w:spacing w:val="1"/>
        </w:rPr>
        <w:t xml:space="preserve"> </w:t>
      </w:r>
      <w:r>
        <w:t>The results of these are presented in</w:t>
      </w:r>
      <w:r>
        <w:rPr>
          <w:spacing w:val="1"/>
        </w:rPr>
        <w:t xml:space="preserve"> </w:t>
      </w:r>
      <w:r>
        <w:t>Tables 19 &amp; 20. Table 19 presents the results of the comparison between the long remote version</w:t>
      </w:r>
      <w:r>
        <w:rPr>
          <w:spacing w:val="-51"/>
        </w:rPr>
        <w:t xml:space="preserve"> </w:t>
      </w:r>
      <w:r>
        <w:t>with the standard F2F expenditure module for all 3 pilot countries. A number of findings can be</w:t>
      </w:r>
      <w:r>
        <w:rPr>
          <w:spacing w:val="1"/>
        </w:rPr>
        <w:t xml:space="preserve"> </w:t>
      </w:r>
      <w:r>
        <w:t>deduced from Table 19. First, aggregate FES was significantly higher in the long remote module</w:t>
      </w:r>
      <w:r>
        <w:rPr>
          <w:spacing w:val="1"/>
        </w:rPr>
        <w:t xml:space="preserve"> </w:t>
      </w:r>
      <w:r>
        <w:t>than the standard F2F FES module in Myanmar (5%) and Ecuador (7%).</w:t>
      </w:r>
      <w:r>
        <w:rPr>
          <w:spacing w:val="53"/>
        </w:rPr>
        <w:t xml:space="preserve"> </w:t>
      </w:r>
      <w:r>
        <w:t>In CAR, however, it</w:t>
      </w:r>
      <w:r>
        <w:rPr>
          <w:spacing w:val="1"/>
        </w:rPr>
        <w:t xml:space="preserve"> </w:t>
      </w:r>
      <w:r>
        <w:rPr>
          <w:spacing w:val="-1"/>
        </w:rPr>
        <w:t xml:space="preserve">was lower, but the difference was not statistically </w:t>
      </w:r>
      <w:r>
        <w:t>significant. Second, disaggregating the absolute</w:t>
      </w:r>
      <w:r>
        <w:rPr>
          <w:spacing w:val="-51"/>
        </w:rPr>
        <w:t xml:space="preserve"> </w:t>
      </w:r>
      <w:r>
        <w:t>FES</w:t>
      </w:r>
      <w:r>
        <w:rPr>
          <w:spacing w:val="-12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4</w:t>
      </w:r>
      <w:r>
        <w:rPr>
          <w:spacing w:val="-11"/>
        </w:rPr>
        <w:t xml:space="preserve"> </w:t>
      </w:r>
      <w:r>
        <w:t>CARI</w:t>
      </w:r>
      <w:r>
        <w:rPr>
          <w:spacing w:val="-12"/>
        </w:rPr>
        <w:t xml:space="preserve"> </w:t>
      </w:r>
      <w:r>
        <w:t>FES</w:t>
      </w:r>
      <w:r>
        <w:rPr>
          <w:spacing w:val="-11"/>
        </w:rPr>
        <w:t xml:space="preserve"> </w:t>
      </w:r>
      <w:r>
        <w:t>categories</w:t>
      </w:r>
      <w:r>
        <w:rPr>
          <w:spacing w:val="-12"/>
        </w:rPr>
        <w:t xml:space="preserve"> </w:t>
      </w:r>
      <w:r>
        <w:t>shows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long</w:t>
      </w:r>
      <w:r>
        <w:rPr>
          <w:spacing w:val="-11"/>
        </w:rPr>
        <w:t xml:space="preserve"> </w:t>
      </w:r>
      <w:r>
        <w:t>version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remote</w:t>
      </w:r>
      <w:r>
        <w:rPr>
          <w:spacing w:val="-11"/>
        </w:rPr>
        <w:t xml:space="preserve"> </w:t>
      </w:r>
      <w:r>
        <w:t>expenditure</w:t>
      </w:r>
      <w:r>
        <w:rPr>
          <w:spacing w:val="-12"/>
        </w:rPr>
        <w:t xml:space="preserve"> </w:t>
      </w:r>
      <w:r>
        <w:t>module</w:t>
      </w:r>
      <w:r>
        <w:rPr>
          <w:spacing w:val="-50"/>
        </w:rPr>
        <w:t xml:space="preserve"> </w:t>
      </w:r>
      <w:r>
        <w:t>classified significantly more households as severely food insecure (FES &gt;= 75), compared to the</w:t>
      </w:r>
      <w:r>
        <w:rPr>
          <w:spacing w:val="1"/>
        </w:rPr>
        <w:t xml:space="preserve"> </w:t>
      </w:r>
      <w:r>
        <w:t>standard,</w:t>
      </w:r>
      <w:r>
        <w:rPr>
          <w:spacing w:val="12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15</w:t>
      </w:r>
      <w:r>
        <w:rPr>
          <w:spacing w:val="13"/>
        </w:rPr>
        <w:t xml:space="preserve"> </w:t>
      </w:r>
      <w:r>
        <w:t>percentage</w:t>
      </w:r>
      <w:r>
        <w:rPr>
          <w:spacing w:val="13"/>
        </w:rPr>
        <w:t xml:space="preserve"> </w:t>
      </w:r>
      <w:r>
        <w:t>more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Myanmar,</w:t>
      </w:r>
      <w:r>
        <w:rPr>
          <w:spacing w:val="13"/>
        </w:rPr>
        <w:t xml:space="preserve"> </w:t>
      </w:r>
      <w:r>
        <w:t>&amp;</w:t>
      </w:r>
      <w:r>
        <w:rPr>
          <w:spacing w:val="13"/>
        </w:rPr>
        <w:t xml:space="preserve"> </w:t>
      </w:r>
      <w:r>
        <w:t>16</w:t>
      </w:r>
      <w:r>
        <w:rPr>
          <w:spacing w:val="12"/>
        </w:rPr>
        <w:t xml:space="preserve"> </w:t>
      </w:r>
      <w:r>
        <w:t>percentage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Ecuador.</w:t>
      </w:r>
    </w:p>
    <w:p w14:paraId="1F06EFB4" w14:textId="468E61A3" w:rsidR="007158A6" w:rsidRDefault="004F2724">
      <w:pPr>
        <w:spacing w:before="159"/>
        <w:ind w:left="1025"/>
        <w:jc w:val="both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1" locked="0" layoutInCell="1" allowOverlap="1" wp14:anchorId="040F4E3B" wp14:editId="50256B33">
                <wp:simplePos x="0" y="0"/>
                <wp:positionH relativeFrom="page">
                  <wp:posOffset>914400</wp:posOffset>
                </wp:positionH>
                <wp:positionV relativeFrom="paragraph">
                  <wp:posOffset>641350</wp:posOffset>
                </wp:positionV>
                <wp:extent cx="5943600" cy="0"/>
                <wp:effectExtent l="0" t="0" r="0" b="0"/>
                <wp:wrapNone/>
                <wp:docPr id="28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6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29532EF4">
              <v:line id="Line 24" style="position:absolute;z-index:-2021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304mm" from="1in,50.5pt" to="540pt,50.5pt" w14:anchorId="4A03C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">
                <w10:wrap anchorx="page"/>
              </v:line>
            </w:pict>
          </mc:Fallback>
        </mc:AlternateContent>
      </w:r>
      <w:r>
        <w:rPr>
          <w:sz w:val="20"/>
        </w:rPr>
        <w:t>Table</w:t>
      </w:r>
      <w:r>
        <w:rPr>
          <w:spacing w:val="15"/>
          <w:sz w:val="20"/>
        </w:rPr>
        <w:t xml:space="preserve"> </w:t>
      </w:r>
      <w:r>
        <w:rPr>
          <w:sz w:val="20"/>
        </w:rPr>
        <w:t>19:</w:t>
      </w:r>
      <w:r>
        <w:rPr>
          <w:spacing w:val="37"/>
          <w:sz w:val="20"/>
        </w:rPr>
        <w:t xml:space="preserve"> </w:t>
      </w:r>
      <w:r>
        <w:rPr>
          <w:sz w:val="20"/>
        </w:rPr>
        <w:t>Impact</w:t>
      </w:r>
      <w:r>
        <w:rPr>
          <w:spacing w:val="16"/>
          <w:sz w:val="20"/>
        </w:rPr>
        <w:t xml:space="preserve"> </w:t>
      </w:r>
      <w:r>
        <w:rPr>
          <w:sz w:val="20"/>
        </w:rPr>
        <w:t>of</w:t>
      </w:r>
      <w:r>
        <w:rPr>
          <w:spacing w:val="16"/>
          <w:sz w:val="20"/>
        </w:rPr>
        <w:t xml:space="preserve"> </w:t>
      </w:r>
      <w:r>
        <w:rPr>
          <w:sz w:val="20"/>
        </w:rPr>
        <w:t>Module</w:t>
      </w:r>
      <w:r>
        <w:rPr>
          <w:spacing w:val="15"/>
          <w:sz w:val="20"/>
        </w:rPr>
        <w:t xml:space="preserve"> </w:t>
      </w:r>
      <w:r>
        <w:rPr>
          <w:sz w:val="20"/>
        </w:rPr>
        <w:t>Length</w:t>
      </w:r>
      <w:r>
        <w:rPr>
          <w:spacing w:val="16"/>
          <w:sz w:val="20"/>
        </w:rPr>
        <w:t xml:space="preserve"> </w:t>
      </w:r>
      <w:r>
        <w:rPr>
          <w:sz w:val="20"/>
        </w:rPr>
        <w:t>on</w:t>
      </w:r>
      <w:r>
        <w:rPr>
          <w:spacing w:val="16"/>
          <w:sz w:val="20"/>
        </w:rPr>
        <w:t xml:space="preserve"> </w:t>
      </w:r>
      <w:r>
        <w:rPr>
          <w:sz w:val="20"/>
        </w:rPr>
        <w:t>Expenditure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6"/>
          <w:sz w:val="20"/>
        </w:rPr>
        <w:t xml:space="preserve"> </w:t>
      </w:r>
      <w:r>
        <w:rPr>
          <w:sz w:val="20"/>
        </w:rPr>
        <w:t>FES:</w:t>
      </w:r>
      <w:r>
        <w:rPr>
          <w:spacing w:val="16"/>
          <w:sz w:val="20"/>
        </w:rPr>
        <w:t xml:space="preserve"> </w:t>
      </w:r>
      <w:r>
        <w:rPr>
          <w:sz w:val="20"/>
        </w:rPr>
        <w:t>F2F</w:t>
      </w:r>
      <w:r>
        <w:rPr>
          <w:spacing w:val="16"/>
          <w:sz w:val="20"/>
        </w:rPr>
        <w:t xml:space="preserve"> </w:t>
      </w:r>
      <w:r>
        <w:rPr>
          <w:sz w:val="20"/>
        </w:rPr>
        <w:t>vs.</w:t>
      </w:r>
      <w:r>
        <w:rPr>
          <w:spacing w:val="36"/>
          <w:sz w:val="20"/>
        </w:rPr>
        <w:t xml:space="preserve"> </w:t>
      </w:r>
      <w:r>
        <w:rPr>
          <w:sz w:val="20"/>
        </w:rPr>
        <w:t>Remote</w:t>
      </w:r>
      <w:r>
        <w:rPr>
          <w:spacing w:val="16"/>
          <w:sz w:val="20"/>
        </w:rPr>
        <w:t xml:space="preserve"> </w:t>
      </w:r>
      <w:r>
        <w:rPr>
          <w:sz w:val="20"/>
        </w:rPr>
        <w:t>Long</w:t>
      </w:r>
    </w:p>
    <w:p w14:paraId="68269A64" w14:textId="77777777" w:rsidR="007158A6" w:rsidRDefault="007158A6">
      <w:pPr>
        <w:pStyle w:val="BodyText"/>
        <w:spacing w:before="4"/>
        <w:rPr>
          <w:sz w:val="21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29"/>
        <w:gridCol w:w="1144"/>
        <w:gridCol w:w="738"/>
        <w:gridCol w:w="624"/>
        <w:gridCol w:w="1144"/>
        <w:gridCol w:w="791"/>
        <w:gridCol w:w="624"/>
        <w:gridCol w:w="1144"/>
        <w:gridCol w:w="626"/>
      </w:tblGrid>
      <w:tr w:rsidR="007158A6" w14:paraId="499BB65A" w14:textId="77777777">
        <w:trPr>
          <w:trHeight w:val="339"/>
        </w:trPr>
        <w:tc>
          <w:tcPr>
            <w:tcW w:w="2529" w:type="dxa"/>
            <w:tcBorders>
              <w:top w:val="double" w:sz="1" w:space="0" w:color="000000"/>
            </w:tcBorders>
          </w:tcPr>
          <w:p w14:paraId="2BFDCB8A" w14:textId="77777777" w:rsidR="007158A6" w:rsidRDefault="004F2724">
            <w:pPr>
              <w:pStyle w:val="TableParagraph"/>
              <w:tabs>
                <w:tab w:val="left" w:pos="2074"/>
              </w:tabs>
              <w:spacing w:before="172" w:line="147" w:lineRule="exact"/>
              <w:ind w:left="111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Variable</w:t>
            </w:r>
            <w:r>
              <w:rPr>
                <w:w w:val="105"/>
                <w:sz w:val="15"/>
              </w:rPr>
              <w:tab/>
              <w:t>F2F</w:t>
            </w:r>
          </w:p>
        </w:tc>
        <w:tc>
          <w:tcPr>
            <w:tcW w:w="1144" w:type="dxa"/>
            <w:tcBorders>
              <w:top w:val="double" w:sz="1" w:space="0" w:color="000000"/>
            </w:tcBorders>
          </w:tcPr>
          <w:p w14:paraId="42764579" w14:textId="77777777" w:rsidR="007158A6" w:rsidRDefault="004F2724">
            <w:pPr>
              <w:pStyle w:val="TableParagraph"/>
              <w:spacing w:before="0" w:line="167" w:lineRule="exact"/>
              <w:ind w:right="183"/>
              <w:jc w:val="right"/>
              <w:rPr>
                <w:sz w:val="15"/>
              </w:rPr>
            </w:pPr>
            <w:r>
              <w:rPr>
                <w:sz w:val="15"/>
              </w:rPr>
              <w:t>Myanmar</w:t>
            </w:r>
          </w:p>
          <w:p w14:paraId="4E5412B7" w14:textId="77777777" w:rsidR="007158A6" w:rsidRDefault="004F2724">
            <w:pPr>
              <w:pStyle w:val="TableParagraph"/>
              <w:spacing w:before="5" w:line="147" w:lineRule="exact"/>
              <w:ind w:right="110"/>
              <w:jc w:val="right"/>
              <w:rPr>
                <w:sz w:val="15"/>
              </w:rPr>
            </w:pPr>
            <w:r>
              <w:rPr>
                <w:sz w:val="15"/>
              </w:rPr>
              <w:t>Remote</w:t>
            </w:r>
            <w:r>
              <w:rPr>
                <w:spacing w:val="22"/>
                <w:sz w:val="15"/>
              </w:rPr>
              <w:t xml:space="preserve"> </w:t>
            </w:r>
            <w:r>
              <w:rPr>
                <w:sz w:val="15"/>
              </w:rPr>
              <w:t>Long</w:t>
            </w:r>
          </w:p>
        </w:tc>
        <w:tc>
          <w:tcPr>
            <w:tcW w:w="738" w:type="dxa"/>
            <w:tcBorders>
              <w:top w:val="double" w:sz="1" w:space="0" w:color="000000"/>
            </w:tcBorders>
          </w:tcPr>
          <w:p w14:paraId="0A5ED591" w14:textId="77777777" w:rsidR="007158A6" w:rsidRDefault="004F2724">
            <w:pPr>
              <w:pStyle w:val="TableParagraph"/>
              <w:spacing w:before="172" w:line="147" w:lineRule="exact"/>
              <w:ind w:left="240"/>
              <w:jc w:val="left"/>
              <w:rPr>
                <w:sz w:val="15"/>
              </w:rPr>
            </w:pPr>
            <w:r>
              <w:rPr>
                <w:sz w:val="15"/>
              </w:rPr>
              <w:t>Diff</w:t>
            </w:r>
          </w:p>
        </w:tc>
        <w:tc>
          <w:tcPr>
            <w:tcW w:w="624" w:type="dxa"/>
            <w:tcBorders>
              <w:top w:val="double" w:sz="1" w:space="0" w:color="000000"/>
            </w:tcBorders>
          </w:tcPr>
          <w:p w14:paraId="7333E268" w14:textId="77777777" w:rsidR="007158A6" w:rsidRDefault="004F2724">
            <w:pPr>
              <w:pStyle w:val="TableParagraph"/>
              <w:spacing w:before="172" w:line="147" w:lineRule="exact"/>
              <w:ind w:left="168"/>
              <w:jc w:val="left"/>
              <w:rPr>
                <w:sz w:val="15"/>
              </w:rPr>
            </w:pPr>
            <w:r>
              <w:rPr>
                <w:w w:val="110"/>
                <w:sz w:val="15"/>
              </w:rPr>
              <w:t>F2F</w:t>
            </w:r>
          </w:p>
        </w:tc>
        <w:tc>
          <w:tcPr>
            <w:tcW w:w="1144" w:type="dxa"/>
            <w:tcBorders>
              <w:top w:val="double" w:sz="1" w:space="0" w:color="000000"/>
            </w:tcBorders>
          </w:tcPr>
          <w:p w14:paraId="28819B9B" w14:textId="77777777" w:rsidR="007158A6" w:rsidRDefault="004F2724">
            <w:pPr>
              <w:pStyle w:val="TableParagraph"/>
              <w:spacing w:before="0" w:line="167" w:lineRule="exact"/>
              <w:ind w:right="203"/>
              <w:jc w:val="right"/>
              <w:rPr>
                <w:sz w:val="15"/>
              </w:rPr>
            </w:pPr>
            <w:r>
              <w:rPr>
                <w:sz w:val="15"/>
              </w:rPr>
              <w:t>Ecuador</w:t>
            </w:r>
          </w:p>
          <w:p w14:paraId="0F3B4B79" w14:textId="77777777" w:rsidR="007158A6" w:rsidRDefault="004F2724">
            <w:pPr>
              <w:pStyle w:val="TableParagraph"/>
              <w:spacing w:before="5" w:line="147" w:lineRule="exact"/>
              <w:ind w:right="111"/>
              <w:jc w:val="right"/>
              <w:rPr>
                <w:sz w:val="15"/>
              </w:rPr>
            </w:pPr>
            <w:r>
              <w:rPr>
                <w:sz w:val="15"/>
              </w:rPr>
              <w:t>Remote</w:t>
            </w:r>
            <w:r>
              <w:rPr>
                <w:spacing w:val="20"/>
                <w:sz w:val="15"/>
              </w:rPr>
              <w:t xml:space="preserve"> </w:t>
            </w:r>
            <w:r>
              <w:rPr>
                <w:sz w:val="15"/>
              </w:rPr>
              <w:t>Long</w:t>
            </w:r>
          </w:p>
        </w:tc>
        <w:tc>
          <w:tcPr>
            <w:tcW w:w="791" w:type="dxa"/>
            <w:tcBorders>
              <w:top w:val="double" w:sz="1" w:space="0" w:color="000000"/>
            </w:tcBorders>
          </w:tcPr>
          <w:p w14:paraId="70CB2357" w14:textId="77777777" w:rsidR="007158A6" w:rsidRDefault="004F2724">
            <w:pPr>
              <w:pStyle w:val="TableParagraph"/>
              <w:spacing w:before="172" w:line="147" w:lineRule="exact"/>
              <w:ind w:left="83" w:right="86"/>
              <w:rPr>
                <w:sz w:val="15"/>
              </w:rPr>
            </w:pPr>
            <w:r>
              <w:rPr>
                <w:sz w:val="15"/>
              </w:rPr>
              <w:t>Diff</w:t>
            </w:r>
          </w:p>
        </w:tc>
        <w:tc>
          <w:tcPr>
            <w:tcW w:w="624" w:type="dxa"/>
            <w:tcBorders>
              <w:top w:val="double" w:sz="1" w:space="0" w:color="000000"/>
            </w:tcBorders>
          </w:tcPr>
          <w:p w14:paraId="3C17BE43" w14:textId="77777777" w:rsidR="007158A6" w:rsidRDefault="004F2724">
            <w:pPr>
              <w:pStyle w:val="TableParagraph"/>
              <w:spacing w:before="172" w:line="147" w:lineRule="exact"/>
              <w:ind w:left="78" w:right="82"/>
              <w:rPr>
                <w:sz w:val="15"/>
              </w:rPr>
            </w:pPr>
            <w:r>
              <w:rPr>
                <w:w w:val="110"/>
                <w:sz w:val="15"/>
              </w:rPr>
              <w:t>F2F</w:t>
            </w:r>
          </w:p>
        </w:tc>
        <w:tc>
          <w:tcPr>
            <w:tcW w:w="1144" w:type="dxa"/>
            <w:tcBorders>
              <w:top w:val="double" w:sz="1" w:space="0" w:color="000000"/>
            </w:tcBorders>
          </w:tcPr>
          <w:p w14:paraId="75EADB57" w14:textId="77777777" w:rsidR="007158A6" w:rsidRDefault="004F2724">
            <w:pPr>
              <w:pStyle w:val="TableParagraph"/>
              <w:spacing w:before="0" w:line="167" w:lineRule="exact"/>
              <w:ind w:left="95" w:right="97"/>
              <w:rPr>
                <w:sz w:val="15"/>
              </w:rPr>
            </w:pPr>
            <w:r>
              <w:rPr>
                <w:w w:val="115"/>
                <w:sz w:val="15"/>
              </w:rPr>
              <w:t>CAR</w:t>
            </w:r>
          </w:p>
          <w:p w14:paraId="4DED91FD" w14:textId="77777777" w:rsidR="007158A6" w:rsidRDefault="004F2724">
            <w:pPr>
              <w:pStyle w:val="TableParagraph"/>
              <w:spacing w:before="5" w:line="147" w:lineRule="exact"/>
              <w:ind w:left="95" w:right="100"/>
              <w:rPr>
                <w:sz w:val="15"/>
              </w:rPr>
            </w:pPr>
            <w:r>
              <w:rPr>
                <w:sz w:val="15"/>
              </w:rPr>
              <w:t>Remote</w:t>
            </w:r>
            <w:r>
              <w:rPr>
                <w:spacing w:val="20"/>
                <w:sz w:val="15"/>
              </w:rPr>
              <w:t xml:space="preserve"> </w:t>
            </w:r>
            <w:r>
              <w:rPr>
                <w:sz w:val="15"/>
              </w:rPr>
              <w:t>Long</w:t>
            </w:r>
          </w:p>
        </w:tc>
        <w:tc>
          <w:tcPr>
            <w:tcW w:w="626" w:type="dxa"/>
            <w:tcBorders>
              <w:top w:val="double" w:sz="1" w:space="0" w:color="000000"/>
            </w:tcBorders>
          </w:tcPr>
          <w:p w14:paraId="2E067AA4" w14:textId="77777777" w:rsidR="007158A6" w:rsidRDefault="004F2724">
            <w:pPr>
              <w:pStyle w:val="TableParagraph"/>
              <w:spacing w:before="172" w:line="147" w:lineRule="exact"/>
              <w:ind w:left="80" w:right="87"/>
              <w:rPr>
                <w:sz w:val="15"/>
              </w:rPr>
            </w:pPr>
            <w:r>
              <w:rPr>
                <w:sz w:val="15"/>
              </w:rPr>
              <w:t>Diff</w:t>
            </w:r>
          </w:p>
        </w:tc>
      </w:tr>
      <w:tr w:rsidR="007158A6" w14:paraId="79ADDE70" w14:textId="77777777">
        <w:trPr>
          <w:trHeight w:val="179"/>
        </w:trPr>
        <w:tc>
          <w:tcPr>
            <w:tcW w:w="2529" w:type="dxa"/>
          </w:tcPr>
          <w:p w14:paraId="75AF6D30" w14:textId="77777777" w:rsidR="007158A6" w:rsidRDefault="004F2724">
            <w:pPr>
              <w:pStyle w:val="TableParagraph"/>
              <w:tabs>
                <w:tab w:val="left" w:pos="2076"/>
              </w:tabs>
              <w:spacing w:before="15" w:line="144" w:lineRule="exact"/>
              <w:ind w:left="111"/>
              <w:jc w:val="left"/>
              <w:rPr>
                <w:sz w:val="15"/>
              </w:rPr>
            </w:pPr>
            <w:r>
              <w:rPr>
                <w:sz w:val="15"/>
              </w:rPr>
              <w:t>Food</w:t>
            </w:r>
            <w:r>
              <w:rPr>
                <w:spacing w:val="24"/>
                <w:sz w:val="15"/>
              </w:rPr>
              <w:t xml:space="preserve"> </w:t>
            </w:r>
            <w:r>
              <w:rPr>
                <w:sz w:val="15"/>
              </w:rPr>
              <w:t>Expenditure</w:t>
            </w:r>
            <w:r>
              <w:rPr>
                <w:spacing w:val="25"/>
                <w:sz w:val="15"/>
              </w:rPr>
              <w:t xml:space="preserve"> </w:t>
            </w:r>
            <w:r>
              <w:rPr>
                <w:sz w:val="15"/>
              </w:rPr>
              <w:t>Share</w:t>
            </w:r>
            <w:r>
              <w:rPr>
                <w:sz w:val="15"/>
              </w:rPr>
              <w:tab/>
              <w:t>0.66</w:t>
            </w:r>
          </w:p>
        </w:tc>
        <w:tc>
          <w:tcPr>
            <w:tcW w:w="1144" w:type="dxa"/>
          </w:tcPr>
          <w:p w14:paraId="65FCCA1D" w14:textId="77777777" w:rsidR="007158A6" w:rsidRDefault="004F2724">
            <w:pPr>
              <w:pStyle w:val="TableParagraph"/>
              <w:spacing w:before="15" w:line="144" w:lineRule="exact"/>
              <w:ind w:right="430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0.71</w:t>
            </w:r>
          </w:p>
        </w:tc>
        <w:tc>
          <w:tcPr>
            <w:tcW w:w="738" w:type="dxa"/>
          </w:tcPr>
          <w:p w14:paraId="2DE2A828" w14:textId="77777777" w:rsidR="007158A6" w:rsidRDefault="004F2724">
            <w:pPr>
              <w:pStyle w:val="TableParagraph"/>
              <w:spacing w:before="15" w:line="144" w:lineRule="exact"/>
              <w:ind w:right="109"/>
              <w:jc w:val="right"/>
              <w:rPr>
                <w:sz w:val="15"/>
              </w:rPr>
            </w:pPr>
            <w:r>
              <w:rPr>
                <w:sz w:val="15"/>
              </w:rPr>
              <w:t>0.05***</w:t>
            </w:r>
          </w:p>
        </w:tc>
        <w:tc>
          <w:tcPr>
            <w:tcW w:w="624" w:type="dxa"/>
          </w:tcPr>
          <w:p w14:paraId="6B59D667" w14:textId="77777777" w:rsidR="007158A6" w:rsidRDefault="004F2724">
            <w:pPr>
              <w:pStyle w:val="TableParagraph"/>
              <w:spacing w:before="15" w:line="144" w:lineRule="exact"/>
              <w:ind w:left="171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0.71</w:t>
            </w:r>
          </w:p>
        </w:tc>
        <w:tc>
          <w:tcPr>
            <w:tcW w:w="1144" w:type="dxa"/>
          </w:tcPr>
          <w:p w14:paraId="70831F62" w14:textId="77777777" w:rsidR="007158A6" w:rsidRDefault="004F2724">
            <w:pPr>
              <w:pStyle w:val="TableParagraph"/>
              <w:spacing w:before="15" w:line="144" w:lineRule="exact"/>
              <w:ind w:left="431"/>
              <w:jc w:val="left"/>
              <w:rPr>
                <w:sz w:val="15"/>
              </w:rPr>
            </w:pPr>
            <w:r>
              <w:rPr>
                <w:sz w:val="15"/>
              </w:rPr>
              <w:t>0.78</w:t>
            </w:r>
          </w:p>
        </w:tc>
        <w:tc>
          <w:tcPr>
            <w:tcW w:w="791" w:type="dxa"/>
          </w:tcPr>
          <w:p w14:paraId="7157D714" w14:textId="77777777" w:rsidR="007158A6" w:rsidRDefault="004F2724">
            <w:pPr>
              <w:pStyle w:val="TableParagraph"/>
              <w:spacing w:before="15" w:line="144" w:lineRule="exact"/>
              <w:ind w:left="86" w:right="86"/>
              <w:rPr>
                <w:sz w:val="15"/>
              </w:rPr>
            </w:pPr>
            <w:r>
              <w:rPr>
                <w:sz w:val="15"/>
              </w:rPr>
              <w:t>0.07***</w:t>
            </w:r>
          </w:p>
        </w:tc>
        <w:tc>
          <w:tcPr>
            <w:tcW w:w="624" w:type="dxa"/>
          </w:tcPr>
          <w:p w14:paraId="51E30A6F" w14:textId="77777777" w:rsidR="007158A6" w:rsidRDefault="004F2724">
            <w:pPr>
              <w:pStyle w:val="TableParagraph"/>
              <w:spacing w:before="15" w:line="144" w:lineRule="exact"/>
              <w:ind w:left="80" w:right="81"/>
              <w:rPr>
                <w:sz w:val="15"/>
              </w:rPr>
            </w:pPr>
            <w:r>
              <w:rPr>
                <w:sz w:val="15"/>
              </w:rPr>
              <w:t>0.67</w:t>
            </w:r>
          </w:p>
        </w:tc>
        <w:tc>
          <w:tcPr>
            <w:tcW w:w="1144" w:type="dxa"/>
          </w:tcPr>
          <w:p w14:paraId="0E141B05" w14:textId="77777777" w:rsidR="007158A6" w:rsidRDefault="004F2724">
            <w:pPr>
              <w:pStyle w:val="TableParagraph"/>
              <w:spacing w:before="15" w:line="144" w:lineRule="exact"/>
              <w:ind w:left="430"/>
              <w:jc w:val="left"/>
              <w:rPr>
                <w:sz w:val="15"/>
              </w:rPr>
            </w:pPr>
            <w:r>
              <w:rPr>
                <w:sz w:val="15"/>
              </w:rPr>
              <w:t>0.65</w:t>
            </w:r>
          </w:p>
        </w:tc>
        <w:tc>
          <w:tcPr>
            <w:tcW w:w="626" w:type="dxa"/>
          </w:tcPr>
          <w:p w14:paraId="345D485D" w14:textId="77777777" w:rsidR="007158A6" w:rsidRDefault="004F2724">
            <w:pPr>
              <w:pStyle w:val="TableParagraph"/>
              <w:spacing w:before="15" w:line="144" w:lineRule="exact"/>
              <w:ind w:left="83" w:right="86"/>
              <w:rPr>
                <w:sz w:val="15"/>
              </w:rPr>
            </w:pPr>
            <w:r>
              <w:rPr>
                <w:sz w:val="15"/>
              </w:rPr>
              <w:t>-0.02</w:t>
            </w:r>
          </w:p>
        </w:tc>
      </w:tr>
      <w:tr w:rsidR="007158A6" w14:paraId="7E1D5263" w14:textId="77777777">
        <w:trPr>
          <w:trHeight w:val="175"/>
        </w:trPr>
        <w:tc>
          <w:tcPr>
            <w:tcW w:w="2529" w:type="dxa"/>
          </w:tcPr>
          <w:p w14:paraId="1E3B79E8" w14:textId="77777777" w:rsidR="007158A6" w:rsidRDefault="004F2724">
            <w:pPr>
              <w:pStyle w:val="TableParagraph"/>
              <w:spacing w:before="12" w:line="144" w:lineRule="exact"/>
              <w:ind w:right="10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(0.15)</w:t>
            </w:r>
          </w:p>
        </w:tc>
        <w:tc>
          <w:tcPr>
            <w:tcW w:w="1144" w:type="dxa"/>
          </w:tcPr>
          <w:p w14:paraId="6AC07FA3" w14:textId="77777777" w:rsidR="007158A6" w:rsidRDefault="004F2724">
            <w:pPr>
              <w:pStyle w:val="TableParagraph"/>
              <w:spacing w:before="12" w:line="144" w:lineRule="exact"/>
              <w:ind w:right="36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(0.14)</w:t>
            </w:r>
          </w:p>
        </w:tc>
        <w:tc>
          <w:tcPr>
            <w:tcW w:w="738" w:type="dxa"/>
          </w:tcPr>
          <w:p w14:paraId="75ED7F8E" w14:textId="77777777" w:rsidR="007158A6" w:rsidRDefault="004F2724">
            <w:pPr>
              <w:pStyle w:val="TableParagraph"/>
              <w:spacing w:before="12" w:line="144" w:lineRule="exact"/>
              <w:ind w:right="166"/>
              <w:jc w:val="right"/>
              <w:rPr>
                <w:sz w:val="15"/>
              </w:rPr>
            </w:pPr>
            <w:r>
              <w:rPr>
                <w:sz w:val="15"/>
              </w:rPr>
              <w:t>(0.00)</w:t>
            </w:r>
          </w:p>
        </w:tc>
        <w:tc>
          <w:tcPr>
            <w:tcW w:w="624" w:type="dxa"/>
          </w:tcPr>
          <w:p w14:paraId="334367A4" w14:textId="77777777" w:rsidR="007158A6" w:rsidRDefault="004F2724">
            <w:pPr>
              <w:pStyle w:val="TableParagraph"/>
              <w:spacing w:before="12" w:line="144" w:lineRule="exact"/>
              <w:ind w:left="109"/>
              <w:jc w:val="left"/>
              <w:rPr>
                <w:sz w:val="15"/>
              </w:rPr>
            </w:pPr>
            <w:r>
              <w:rPr>
                <w:sz w:val="15"/>
              </w:rPr>
              <w:t>(0.19)</w:t>
            </w:r>
          </w:p>
        </w:tc>
        <w:tc>
          <w:tcPr>
            <w:tcW w:w="1144" w:type="dxa"/>
          </w:tcPr>
          <w:p w14:paraId="3BEBDE90" w14:textId="77777777" w:rsidR="007158A6" w:rsidRDefault="004F2724">
            <w:pPr>
              <w:pStyle w:val="TableParagraph"/>
              <w:spacing w:before="12" w:line="144" w:lineRule="exact"/>
              <w:ind w:left="369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(0.15)</w:t>
            </w:r>
          </w:p>
        </w:tc>
        <w:tc>
          <w:tcPr>
            <w:tcW w:w="791" w:type="dxa"/>
          </w:tcPr>
          <w:p w14:paraId="62C607F0" w14:textId="77777777" w:rsidR="007158A6" w:rsidRDefault="004F2724">
            <w:pPr>
              <w:pStyle w:val="TableParagraph"/>
              <w:spacing w:before="12" w:line="144" w:lineRule="exact"/>
              <w:ind w:left="85" w:right="86"/>
              <w:rPr>
                <w:sz w:val="15"/>
              </w:rPr>
            </w:pPr>
            <w:r>
              <w:rPr>
                <w:sz w:val="15"/>
              </w:rPr>
              <w:t>(0.00)</w:t>
            </w:r>
          </w:p>
        </w:tc>
        <w:tc>
          <w:tcPr>
            <w:tcW w:w="624" w:type="dxa"/>
          </w:tcPr>
          <w:p w14:paraId="622B62EB" w14:textId="77777777" w:rsidR="007158A6" w:rsidRDefault="004F2724">
            <w:pPr>
              <w:pStyle w:val="TableParagraph"/>
              <w:spacing w:before="12" w:line="144" w:lineRule="exact"/>
              <w:ind w:left="80" w:right="82"/>
              <w:rPr>
                <w:sz w:val="15"/>
              </w:rPr>
            </w:pPr>
            <w:r>
              <w:rPr>
                <w:sz w:val="15"/>
              </w:rPr>
              <w:t>(0.20)</w:t>
            </w:r>
          </w:p>
        </w:tc>
        <w:tc>
          <w:tcPr>
            <w:tcW w:w="1144" w:type="dxa"/>
          </w:tcPr>
          <w:p w14:paraId="357EBE51" w14:textId="77777777" w:rsidR="007158A6" w:rsidRDefault="004F2724">
            <w:pPr>
              <w:pStyle w:val="TableParagraph"/>
              <w:spacing w:before="12" w:line="144" w:lineRule="exact"/>
              <w:ind w:left="368"/>
              <w:jc w:val="left"/>
              <w:rPr>
                <w:sz w:val="15"/>
              </w:rPr>
            </w:pPr>
            <w:r>
              <w:rPr>
                <w:sz w:val="15"/>
              </w:rPr>
              <w:t>(0.26)</w:t>
            </w:r>
          </w:p>
        </w:tc>
        <w:tc>
          <w:tcPr>
            <w:tcW w:w="626" w:type="dxa"/>
          </w:tcPr>
          <w:p w14:paraId="5A58074F" w14:textId="77777777" w:rsidR="007158A6" w:rsidRDefault="004F2724">
            <w:pPr>
              <w:pStyle w:val="TableParagraph"/>
              <w:spacing w:before="12" w:line="144" w:lineRule="exact"/>
              <w:ind w:left="83" w:right="87"/>
              <w:rPr>
                <w:sz w:val="15"/>
              </w:rPr>
            </w:pPr>
            <w:r>
              <w:rPr>
                <w:sz w:val="15"/>
              </w:rPr>
              <w:t>(0.66)</w:t>
            </w:r>
          </w:p>
        </w:tc>
      </w:tr>
      <w:tr w:rsidR="007158A6" w14:paraId="18C8256C" w14:textId="77777777">
        <w:trPr>
          <w:trHeight w:val="175"/>
        </w:trPr>
        <w:tc>
          <w:tcPr>
            <w:tcW w:w="2529" w:type="dxa"/>
          </w:tcPr>
          <w:p w14:paraId="45EEA75C" w14:textId="77777777" w:rsidR="007158A6" w:rsidRDefault="004F2724">
            <w:pPr>
              <w:pStyle w:val="TableParagraph"/>
              <w:tabs>
                <w:tab w:val="right" w:pos="2356"/>
              </w:tabs>
              <w:spacing w:before="12" w:line="144" w:lineRule="exact"/>
              <w:ind w:left="111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FES</w:t>
            </w:r>
            <w:r>
              <w:rPr>
                <w:spacing w:val="1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&lt;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50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percent</w:t>
            </w:r>
            <w:r>
              <w:rPr>
                <w:rFonts w:ascii="Times New Roman"/>
                <w:w w:val="105"/>
                <w:sz w:val="15"/>
              </w:rPr>
              <w:tab/>
            </w:r>
            <w:r>
              <w:rPr>
                <w:w w:val="105"/>
                <w:sz w:val="15"/>
              </w:rPr>
              <w:t>0.13</w:t>
            </w:r>
          </w:p>
        </w:tc>
        <w:tc>
          <w:tcPr>
            <w:tcW w:w="1144" w:type="dxa"/>
          </w:tcPr>
          <w:p w14:paraId="6F9756F3" w14:textId="77777777" w:rsidR="007158A6" w:rsidRDefault="004F2724">
            <w:pPr>
              <w:pStyle w:val="TableParagraph"/>
              <w:spacing w:before="12" w:line="144" w:lineRule="exact"/>
              <w:ind w:right="430"/>
              <w:jc w:val="right"/>
              <w:rPr>
                <w:sz w:val="15"/>
              </w:rPr>
            </w:pPr>
            <w:r>
              <w:rPr>
                <w:sz w:val="15"/>
              </w:rPr>
              <w:t>0.08</w:t>
            </w:r>
          </w:p>
        </w:tc>
        <w:tc>
          <w:tcPr>
            <w:tcW w:w="738" w:type="dxa"/>
          </w:tcPr>
          <w:p w14:paraId="1BEFA303" w14:textId="77777777" w:rsidR="007158A6" w:rsidRDefault="004F2724">
            <w:pPr>
              <w:pStyle w:val="TableParagraph"/>
              <w:spacing w:before="12" w:line="144" w:lineRule="exact"/>
              <w:ind w:right="162"/>
              <w:jc w:val="right"/>
              <w:rPr>
                <w:sz w:val="15"/>
              </w:rPr>
            </w:pPr>
            <w:r>
              <w:rPr>
                <w:sz w:val="15"/>
              </w:rPr>
              <w:t>-0.06*</w:t>
            </w:r>
          </w:p>
        </w:tc>
        <w:tc>
          <w:tcPr>
            <w:tcW w:w="624" w:type="dxa"/>
          </w:tcPr>
          <w:p w14:paraId="534D71F2" w14:textId="77777777" w:rsidR="007158A6" w:rsidRDefault="004F2724">
            <w:pPr>
              <w:pStyle w:val="TableParagraph"/>
              <w:spacing w:before="12" w:line="144" w:lineRule="exact"/>
              <w:ind w:left="171"/>
              <w:jc w:val="left"/>
              <w:rPr>
                <w:sz w:val="15"/>
              </w:rPr>
            </w:pPr>
            <w:r>
              <w:rPr>
                <w:sz w:val="15"/>
              </w:rPr>
              <w:t>0.15</w:t>
            </w:r>
          </w:p>
        </w:tc>
        <w:tc>
          <w:tcPr>
            <w:tcW w:w="1144" w:type="dxa"/>
          </w:tcPr>
          <w:p w14:paraId="5D19322B" w14:textId="77777777" w:rsidR="007158A6" w:rsidRDefault="004F2724">
            <w:pPr>
              <w:pStyle w:val="TableParagraph"/>
              <w:spacing w:before="12" w:line="144" w:lineRule="exact"/>
              <w:ind w:left="431"/>
              <w:jc w:val="left"/>
              <w:rPr>
                <w:sz w:val="15"/>
              </w:rPr>
            </w:pPr>
            <w:r>
              <w:rPr>
                <w:sz w:val="15"/>
              </w:rPr>
              <w:t>0.04</w:t>
            </w:r>
          </w:p>
        </w:tc>
        <w:tc>
          <w:tcPr>
            <w:tcW w:w="791" w:type="dxa"/>
          </w:tcPr>
          <w:p w14:paraId="2AA692FC" w14:textId="77777777" w:rsidR="007158A6" w:rsidRDefault="004F2724">
            <w:pPr>
              <w:pStyle w:val="TableParagraph"/>
              <w:spacing w:before="12" w:line="144" w:lineRule="exact"/>
              <w:ind w:left="86" w:right="86"/>
              <w:rPr>
                <w:sz w:val="15"/>
              </w:rPr>
            </w:pPr>
            <w:r>
              <w:rPr>
                <w:w w:val="105"/>
                <w:sz w:val="15"/>
              </w:rPr>
              <w:t>-0.11***</w:t>
            </w:r>
          </w:p>
        </w:tc>
        <w:tc>
          <w:tcPr>
            <w:tcW w:w="624" w:type="dxa"/>
          </w:tcPr>
          <w:p w14:paraId="53618E95" w14:textId="77777777" w:rsidR="007158A6" w:rsidRDefault="004F2724">
            <w:pPr>
              <w:pStyle w:val="TableParagraph"/>
              <w:spacing w:before="12" w:line="144" w:lineRule="exact"/>
              <w:ind w:left="80" w:right="81"/>
              <w:rPr>
                <w:sz w:val="15"/>
              </w:rPr>
            </w:pPr>
            <w:r>
              <w:rPr>
                <w:sz w:val="15"/>
              </w:rPr>
              <w:t>0.20</w:t>
            </w:r>
          </w:p>
        </w:tc>
        <w:tc>
          <w:tcPr>
            <w:tcW w:w="1144" w:type="dxa"/>
          </w:tcPr>
          <w:p w14:paraId="60A7DD71" w14:textId="77777777" w:rsidR="007158A6" w:rsidRDefault="004F2724">
            <w:pPr>
              <w:pStyle w:val="TableParagraph"/>
              <w:spacing w:before="12" w:line="144" w:lineRule="exact"/>
              <w:ind w:left="430"/>
              <w:jc w:val="left"/>
              <w:rPr>
                <w:sz w:val="15"/>
              </w:rPr>
            </w:pPr>
            <w:r>
              <w:rPr>
                <w:sz w:val="15"/>
              </w:rPr>
              <w:t>0.22</w:t>
            </w:r>
          </w:p>
        </w:tc>
        <w:tc>
          <w:tcPr>
            <w:tcW w:w="626" w:type="dxa"/>
          </w:tcPr>
          <w:p w14:paraId="22E726CC" w14:textId="77777777" w:rsidR="007158A6" w:rsidRDefault="004F2724">
            <w:pPr>
              <w:pStyle w:val="TableParagraph"/>
              <w:spacing w:before="12" w:line="144" w:lineRule="exact"/>
              <w:ind w:left="83" w:right="86"/>
              <w:rPr>
                <w:sz w:val="15"/>
              </w:rPr>
            </w:pPr>
            <w:r>
              <w:rPr>
                <w:sz w:val="15"/>
              </w:rPr>
              <w:t>0.01</w:t>
            </w:r>
          </w:p>
        </w:tc>
      </w:tr>
      <w:tr w:rsidR="007158A6" w14:paraId="4163C51A" w14:textId="77777777">
        <w:trPr>
          <w:trHeight w:val="175"/>
        </w:trPr>
        <w:tc>
          <w:tcPr>
            <w:tcW w:w="2529" w:type="dxa"/>
          </w:tcPr>
          <w:p w14:paraId="51505462" w14:textId="77777777" w:rsidR="007158A6" w:rsidRDefault="004F2724">
            <w:pPr>
              <w:pStyle w:val="TableParagraph"/>
              <w:spacing w:before="12" w:line="144" w:lineRule="exact"/>
              <w:ind w:right="109"/>
              <w:jc w:val="right"/>
              <w:rPr>
                <w:sz w:val="15"/>
              </w:rPr>
            </w:pPr>
            <w:r>
              <w:rPr>
                <w:sz w:val="15"/>
              </w:rPr>
              <w:t>(0.34)</w:t>
            </w:r>
          </w:p>
        </w:tc>
        <w:tc>
          <w:tcPr>
            <w:tcW w:w="1144" w:type="dxa"/>
          </w:tcPr>
          <w:p w14:paraId="11C21DA1" w14:textId="77777777" w:rsidR="007158A6" w:rsidRDefault="004F2724">
            <w:pPr>
              <w:pStyle w:val="TableParagraph"/>
              <w:spacing w:before="12" w:line="144" w:lineRule="exact"/>
              <w:ind w:right="369"/>
              <w:jc w:val="right"/>
              <w:rPr>
                <w:sz w:val="15"/>
              </w:rPr>
            </w:pPr>
            <w:r>
              <w:rPr>
                <w:sz w:val="15"/>
              </w:rPr>
              <w:t>(0.27)</w:t>
            </w:r>
          </w:p>
        </w:tc>
        <w:tc>
          <w:tcPr>
            <w:tcW w:w="738" w:type="dxa"/>
          </w:tcPr>
          <w:p w14:paraId="5EF75DC9" w14:textId="77777777" w:rsidR="007158A6" w:rsidRDefault="004F2724">
            <w:pPr>
              <w:pStyle w:val="TableParagraph"/>
              <w:spacing w:before="12" w:line="144" w:lineRule="exact"/>
              <w:ind w:right="166"/>
              <w:jc w:val="right"/>
              <w:rPr>
                <w:sz w:val="15"/>
              </w:rPr>
            </w:pPr>
            <w:r>
              <w:rPr>
                <w:sz w:val="15"/>
              </w:rPr>
              <w:t>(0.01)</w:t>
            </w:r>
          </w:p>
        </w:tc>
        <w:tc>
          <w:tcPr>
            <w:tcW w:w="624" w:type="dxa"/>
          </w:tcPr>
          <w:p w14:paraId="52D5DFFB" w14:textId="77777777" w:rsidR="007158A6" w:rsidRDefault="004F2724">
            <w:pPr>
              <w:pStyle w:val="TableParagraph"/>
              <w:spacing w:before="12" w:line="144" w:lineRule="exact"/>
              <w:ind w:left="109"/>
              <w:jc w:val="left"/>
              <w:rPr>
                <w:sz w:val="15"/>
              </w:rPr>
            </w:pPr>
            <w:r>
              <w:rPr>
                <w:sz w:val="15"/>
              </w:rPr>
              <w:t>(0.36)</w:t>
            </w:r>
          </w:p>
        </w:tc>
        <w:tc>
          <w:tcPr>
            <w:tcW w:w="1144" w:type="dxa"/>
          </w:tcPr>
          <w:p w14:paraId="71FE729A" w14:textId="77777777" w:rsidR="007158A6" w:rsidRDefault="004F2724">
            <w:pPr>
              <w:pStyle w:val="TableParagraph"/>
              <w:spacing w:before="12" w:line="144" w:lineRule="exact"/>
              <w:ind w:left="369"/>
              <w:jc w:val="left"/>
              <w:rPr>
                <w:sz w:val="15"/>
              </w:rPr>
            </w:pPr>
            <w:r>
              <w:rPr>
                <w:sz w:val="15"/>
              </w:rPr>
              <w:t>(0.20)</w:t>
            </w:r>
          </w:p>
        </w:tc>
        <w:tc>
          <w:tcPr>
            <w:tcW w:w="791" w:type="dxa"/>
          </w:tcPr>
          <w:p w14:paraId="497F76A8" w14:textId="77777777" w:rsidR="007158A6" w:rsidRDefault="004F2724">
            <w:pPr>
              <w:pStyle w:val="TableParagraph"/>
              <w:spacing w:before="12" w:line="144" w:lineRule="exact"/>
              <w:ind w:left="85" w:right="86"/>
              <w:rPr>
                <w:sz w:val="15"/>
              </w:rPr>
            </w:pPr>
            <w:r>
              <w:rPr>
                <w:sz w:val="15"/>
              </w:rPr>
              <w:t>(0.00)</w:t>
            </w:r>
          </w:p>
        </w:tc>
        <w:tc>
          <w:tcPr>
            <w:tcW w:w="624" w:type="dxa"/>
          </w:tcPr>
          <w:p w14:paraId="39F7D67C" w14:textId="77777777" w:rsidR="007158A6" w:rsidRDefault="004F2724">
            <w:pPr>
              <w:pStyle w:val="TableParagraph"/>
              <w:spacing w:before="12" w:line="144" w:lineRule="exact"/>
              <w:ind w:left="80" w:right="82"/>
              <w:rPr>
                <w:sz w:val="15"/>
              </w:rPr>
            </w:pPr>
            <w:r>
              <w:rPr>
                <w:sz w:val="15"/>
              </w:rPr>
              <w:t>(0.40)</w:t>
            </w:r>
          </w:p>
        </w:tc>
        <w:tc>
          <w:tcPr>
            <w:tcW w:w="1144" w:type="dxa"/>
          </w:tcPr>
          <w:p w14:paraId="73EC2983" w14:textId="77777777" w:rsidR="007158A6" w:rsidRDefault="004F2724">
            <w:pPr>
              <w:pStyle w:val="TableParagraph"/>
              <w:spacing w:before="12" w:line="144" w:lineRule="exact"/>
              <w:ind w:left="368"/>
              <w:jc w:val="left"/>
              <w:rPr>
                <w:sz w:val="15"/>
              </w:rPr>
            </w:pPr>
            <w:r>
              <w:rPr>
                <w:sz w:val="15"/>
              </w:rPr>
              <w:t>(0.41)</w:t>
            </w:r>
          </w:p>
        </w:tc>
        <w:tc>
          <w:tcPr>
            <w:tcW w:w="626" w:type="dxa"/>
          </w:tcPr>
          <w:p w14:paraId="460177F5" w14:textId="77777777" w:rsidR="007158A6" w:rsidRDefault="004F2724">
            <w:pPr>
              <w:pStyle w:val="TableParagraph"/>
              <w:spacing w:before="12" w:line="144" w:lineRule="exact"/>
              <w:ind w:left="83" w:right="87"/>
              <w:rPr>
                <w:sz w:val="15"/>
              </w:rPr>
            </w:pPr>
            <w:r>
              <w:rPr>
                <w:sz w:val="15"/>
              </w:rPr>
              <w:t>(0.79)</w:t>
            </w:r>
          </w:p>
        </w:tc>
      </w:tr>
      <w:tr w:rsidR="007158A6" w14:paraId="1142A3E1" w14:textId="77777777">
        <w:trPr>
          <w:trHeight w:val="175"/>
        </w:trPr>
        <w:tc>
          <w:tcPr>
            <w:tcW w:w="2529" w:type="dxa"/>
          </w:tcPr>
          <w:p w14:paraId="2B8D3AC8" w14:textId="77777777" w:rsidR="007158A6" w:rsidRDefault="004F2724">
            <w:pPr>
              <w:pStyle w:val="TableParagraph"/>
              <w:tabs>
                <w:tab w:val="right" w:pos="2356"/>
              </w:tabs>
              <w:spacing w:before="12" w:line="144" w:lineRule="exact"/>
              <w:ind w:left="111"/>
              <w:jc w:val="left"/>
              <w:rPr>
                <w:sz w:val="15"/>
              </w:rPr>
            </w:pPr>
            <w:r>
              <w:rPr>
                <w:sz w:val="15"/>
              </w:rPr>
              <w:t>FES: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50-65</w:t>
            </w:r>
            <w:r>
              <w:rPr>
                <w:spacing w:val="14"/>
                <w:sz w:val="15"/>
              </w:rPr>
              <w:t xml:space="preserve"> </w:t>
            </w:r>
            <w:r>
              <w:rPr>
                <w:sz w:val="15"/>
              </w:rPr>
              <w:t>percent</w:t>
            </w:r>
            <w:r>
              <w:rPr>
                <w:rFonts w:ascii="Times New Roman"/>
                <w:sz w:val="15"/>
              </w:rPr>
              <w:tab/>
            </w:r>
            <w:r>
              <w:rPr>
                <w:sz w:val="15"/>
              </w:rPr>
              <w:t>0.30</w:t>
            </w:r>
          </w:p>
        </w:tc>
        <w:tc>
          <w:tcPr>
            <w:tcW w:w="1144" w:type="dxa"/>
          </w:tcPr>
          <w:p w14:paraId="6414D74E" w14:textId="77777777" w:rsidR="007158A6" w:rsidRDefault="004F2724">
            <w:pPr>
              <w:pStyle w:val="TableParagraph"/>
              <w:spacing w:before="12" w:line="144" w:lineRule="exact"/>
              <w:ind w:right="430"/>
              <w:jc w:val="right"/>
              <w:rPr>
                <w:sz w:val="15"/>
              </w:rPr>
            </w:pPr>
            <w:r>
              <w:rPr>
                <w:sz w:val="15"/>
              </w:rPr>
              <w:t>0.21</w:t>
            </w:r>
          </w:p>
        </w:tc>
        <w:tc>
          <w:tcPr>
            <w:tcW w:w="738" w:type="dxa"/>
          </w:tcPr>
          <w:p w14:paraId="0E94C493" w14:textId="77777777" w:rsidR="007158A6" w:rsidRDefault="004F2724">
            <w:pPr>
              <w:pStyle w:val="TableParagraph"/>
              <w:spacing w:before="12" w:line="144" w:lineRule="exact"/>
              <w:ind w:right="162"/>
              <w:jc w:val="right"/>
              <w:rPr>
                <w:sz w:val="15"/>
              </w:rPr>
            </w:pPr>
            <w:r>
              <w:rPr>
                <w:sz w:val="15"/>
              </w:rPr>
              <w:t>-0.08*</w:t>
            </w:r>
          </w:p>
        </w:tc>
        <w:tc>
          <w:tcPr>
            <w:tcW w:w="624" w:type="dxa"/>
          </w:tcPr>
          <w:p w14:paraId="7C45EAD4" w14:textId="77777777" w:rsidR="007158A6" w:rsidRDefault="004F2724">
            <w:pPr>
              <w:pStyle w:val="TableParagraph"/>
              <w:spacing w:before="12" w:line="144" w:lineRule="exact"/>
              <w:ind w:left="171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0.17</w:t>
            </w:r>
          </w:p>
        </w:tc>
        <w:tc>
          <w:tcPr>
            <w:tcW w:w="1144" w:type="dxa"/>
          </w:tcPr>
          <w:p w14:paraId="214EC665" w14:textId="77777777" w:rsidR="007158A6" w:rsidRDefault="004F2724">
            <w:pPr>
              <w:pStyle w:val="TableParagraph"/>
              <w:spacing w:before="12" w:line="144" w:lineRule="exact"/>
              <w:ind w:left="431"/>
              <w:jc w:val="left"/>
              <w:rPr>
                <w:sz w:val="15"/>
              </w:rPr>
            </w:pPr>
            <w:r>
              <w:rPr>
                <w:sz w:val="15"/>
              </w:rPr>
              <w:t>0.08</w:t>
            </w:r>
          </w:p>
        </w:tc>
        <w:tc>
          <w:tcPr>
            <w:tcW w:w="791" w:type="dxa"/>
          </w:tcPr>
          <w:p w14:paraId="661DE270" w14:textId="77777777" w:rsidR="007158A6" w:rsidRDefault="004F2724">
            <w:pPr>
              <w:pStyle w:val="TableParagraph"/>
              <w:spacing w:before="12" w:line="144" w:lineRule="exact"/>
              <w:ind w:left="86" w:right="86"/>
              <w:rPr>
                <w:sz w:val="15"/>
              </w:rPr>
            </w:pPr>
            <w:r>
              <w:rPr>
                <w:sz w:val="15"/>
              </w:rPr>
              <w:t>-0.09***</w:t>
            </w:r>
          </w:p>
        </w:tc>
        <w:tc>
          <w:tcPr>
            <w:tcW w:w="624" w:type="dxa"/>
          </w:tcPr>
          <w:p w14:paraId="2384C30C" w14:textId="77777777" w:rsidR="007158A6" w:rsidRDefault="004F2724">
            <w:pPr>
              <w:pStyle w:val="TableParagraph"/>
              <w:spacing w:before="12" w:line="144" w:lineRule="exact"/>
              <w:ind w:left="80" w:right="81"/>
              <w:rPr>
                <w:sz w:val="15"/>
              </w:rPr>
            </w:pPr>
            <w:r>
              <w:rPr>
                <w:sz w:val="15"/>
              </w:rPr>
              <w:t>0.23</w:t>
            </w:r>
          </w:p>
        </w:tc>
        <w:tc>
          <w:tcPr>
            <w:tcW w:w="1144" w:type="dxa"/>
          </w:tcPr>
          <w:p w14:paraId="373B6D77" w14:textId="77777777" w:rsidR="007158A6" w:rsidRDefault="004F2724">
            <w:pPr>
              <w:pStyle w:val="TableParagraph"/>
              <w:spacing w:before="12" w:line="144" w:lineRule="exact"/>
              <w:ind w:left="430"/>
              <w:jc w:val="left"/>
              <w:rPr>
                <w:sz w:val="15"/>
              </w:rPr>
            </w:pPr>
            <w:r>
              <w:rPr>
                <w:sz w:val="15"/>
              </w:rPr>
              <w:t>0.18</w:t>
            </w:r>
          </w:p>
        </w:tc>
        <w:tc>
          <w:tcPr>
            <w:tcW w:w="626" w:type="dxa"/>
          </w:tcPr>
          <w:p w14:paraId="7DE33A5B" w14:textId="77777777" w:rsidR="007158A6" w:rsidRDefault="004F2724">
            <w:pPr>
              <w:pStyle w:val="TableParagraph"/>
              <w:spacing w:before="12" w:line="144" w:lineRule="exact"/>
              <w:ind w:left="83" w:right="86"/>
              <w:rPr>
                <w:sz w:val="15"/>
              </w:rPr>
            </w:pPr>
            <w:r>
              <w:rPr>
                <w:sz w:val="15"/>
              </w:rPr>
              <w:t>-0.04</w:t>
            </w:r>
          </w:p>
        </w:tc>
      </w:tr>
      <w:tr w:rsidR="007158A6" w14:paraId="6BC1FFC5" w14:textId="77777777">
        <w:trPr>
          <w:trHeight w:val="175"/>
        </w:trPr>
        <w:tc>
          <w:tcPr>
            <w:tcW w:w="2529" w:type="dxa"/>
          </w:tcPr>
          <w:p w14:paraId="4495BB17" w14:textId="77777777" w:rsidR="007158A6" w:rsidRDefault="004F2724">
            <w:pPr>
              <w:pStyle w:val="TableParagraph"/>
              <w:spacing w:before="12" w:line="144" w:lineRule="exact"/>
              <w:ind w:right="109"/>
              <w:jc w:val="right"/>
              <w:rPr>
                <w:sz w:val="15"/>
              </w:rPr>
            </w:pPr>
            <w:r>
              <w:rPr>
                <w:sz w:val="15"/>
              </w:rPr>
              <w:t>(0.46)</w:t>
            </w:r>
          </w:p>
        </w:tc>
        <w:tc>
          <w:tcPr>
            <w:tcW w:w="1144" w:type="dxa"/>
          </w:tcPr>
          <w:p w14:paraId="3F373EB7" w14:textId="77777777" w:rsidR="007158A6" w:rsidRDefault="004F2724">
            <w:pPr>
              <w:pStyle w:val="TableParagraph"/>
              <w:spacing w:before="12" w:line="144" w:lineRule="exact"/>
              <w:ind w:right="36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(0.41)</w:t>
            </w:r>
          </w:p>
        </w:tc>
        <w:tc>
          <w:tcPr>
            <w:tcW w:w="738" w:type="dxa"/>
          </w:tcPr>
          <w:p w14:paraId="456DD8C2" w14:textId="77777777" w:rsidR="007158A6" w:rsidRDefault="004F2724">
            <w:pPr>
              <w:pStyle w:val="TableParagraph"/>
              <w:spacing w:before="12" w:line="144" w:lineRule="exact"/>
              <w:ind w:right="166"/>
              <w:jc w:val="right"/>
              <w:rPr>
                <w:sz w:val="15"/>
              </w:rPr>
            </w:pPr>
            <w:r>
              <w:rPr>
                <w:sz w:val="15"/>
              </w:rPr>
              <w:t>(0.01)</w:t>
            </w:r>
          </w:p>
        </w:tc>
        <w:tc>
          <w:tcPr>
            <w:tcW w:w="624" w:type="dxa"/>
          </w:tcPr>
          <w:p w14:paraId="222161FF" w14:textId="77777777" w:rsidR="007158A6" w:rsidRDefault="004F2724">
            <w:pPr>
              <w:pStyle w:val="TableParagraph"/>
              <w:spacing w:before="12" w:line="144" w:lineRule="exact"/>
              <w:ind w:left="109"/>
              <w:jc w:val="left"/>
              <w:rPr>
                <w:sz w:val="15"/>
              </w:rPr>
            </w:pPr>
            <w:r>
              <w:rPr>
                <w:sz w:val="15"/>
              </w:rPr>
              <w:t>(0.38)</w:t>
            </w:r>
          </w:p>
        </w:tc>
        <w:tc>
          <w:tcPr>
            <w:tcW w:w="1144" w:type="dxa"/>
          </w:tcPr>
          <w:p w14:paraId="75B92D1B" w14:textId="77777777" w:rsidR="007158A6" w:rsidRDefault="004F2724">
            <w:pPr>
              <w:pStyle w:val="TableParagraph"/>
              <w:spacing w:before="12" w:line="144" w:lineRule="exact"/>
              <w:ind w:left="369"/>
              <w:jc w:val="left"/>
              <w:rPr>
                <w:sz w:val="15"/>
              </w:rPr>
            </w:pPr>
            <w:r>
              <w:rPr>
                <w:sz w:val="15"/>
              </w:rPr>
              <w:t>(0.28)</w:t>
            </w:r>
          </w:p>
        </w:tc>
        <w:tc>
          <w:tcPr>
            <w:tcW w:w="791" w:type="dxa"/>
          </w:tcPr>
          <w:p w14:paraId="5C044ADC" w14:textId="77777777" w:rsidR="007158A6" w:rsidRDefault="004F2724">
            <w:pPr>
              <w:pStyle w:val="TableParagraph"/>
              <w:spacing w:before="12" w:line="144" w:lineRule="exact"/>
              <w:ind w:left="85" w:right="86"/>
              <w:rPr>
                <w:sz w:val="15"/>
              </w:rPr>
            </w:pPr>
            <w:r>
              <w:rPr>
                <w:sz w:val="15"/>
              </w:rPr>
              <w:t>(0.00)</w:t>
            </w:r>
          </w:p>
        </w:tc>
        <w:tc>
          <w:tcPr>
            <w:tcW w:w="624" w:type="dxa"/>
          </w:tcPr>
          <w:p w14:paraId="2BB8C30C" w14:textId="77777777" w:rsidR="007158A6" w:rsidRDefault="004F2724">
            <w:pPr>
              <w:pStyle w:val="TableParagraph"/>
              <w:spacing w:before="12" w:line="144" w:lineRule="exact"/>
              <w:ind w:left="80" w:right="82"/>
              <w:rPr>
                <w:sz w:val="15"/>
              </w:rPr>
            </w:pPr>
            <w:r>
              <w:rPr>
                <w:sz w:val="15"/>
              </w:rPr>
              <w:t>(0.42)</w:t>
            </w:r>
          </w:p>
        </w:tc>
        <w:tc>
          <w:tcPr>
            <w:tcW w:w="1144" w:type="dxa"/>
          </w:tcPr>
          <w:p w14:paraId="6A1F7721" w14:textId="77777777" w:rsidR="007158A6" w:rsidRDefault="004F2724">
            <w:pPr>
              <w:pStyle w:val="TableParagraph"/>
              <w:spacing w:before="12" w:line="144" w:lineRule="exact"/>
              <w:ind w:left="368"/>
              <w:jc w:val="left"/>
              <w:rPr>
                <w:sz w:val="15"/>
              </w:rPr>
            </w:pPr>
            <w:r>
              <w:rPr>
                <w:sz w:val="15"/>
              </w:rPr>
              <w:t>(0.39)</w:t>
            </w:r>
          </w:p>
        </w:tc>
        <w:tc>
          <w:tcPr>
            <w:tcW w:w="626" w:type="dxa"/>
          </w:tcPr>
          <w:p w14:paraId="542A09AC" w14:textId="77777777" w:rsidR="007158A6" w:rsidRDefault="004F2724">
            <w:pPr>
              <w:pStyle w:val="TableParagraph"/>
              <w:spacing w:before="12" w:line="144" w:lineRule="exact"/>
              <w:ind w:left="83" w:right="87"/>
              <w:rPr>
                <w:sz w:val="15"/>
              </w:rPr>
            </w:pPr>
            <w:r>
              <w:rPr>
                <w:sz w:val="15"/>
              </w:rPr>
              <w:t>(0.42)</w:t>
            </w:r>
          </w:p>
        </w:tc>
      </w:tr>
      <w:tr w:rsidR="007158A6" w14:paraId="404AC3D8" w14:textId="77777777">
        <w:trPr>
          <w:trHeight w:val="175"/>
        </w:trPr>
        <w:tc>
          <w:tcPr>
            <w:tcW w:w="2529" w:type="dxa"/>
          </w:tcPr>
          <w:p w14:paraId="0C7E252D" w14:textId="77777777" w:rsidR="007158A6" w:rsidRDefault="004F2724">
            <w:pPr>
              <w:pStyle w:val="TableParagraph"/>
              <w:tabs>
                <w:tab w:val="right" w:pos="2356"/>
              </w:tabs>
              <w:spacing w:before="12" w:line="144" w:lineRule="exact"/>
              <w:ind w:left="111"/>
              <w:jc w:val="left"/>
              <w:rPr>
                <w:sz w:val="15"/>
              </w:rPr>
            </w:pPr>
            <w:r>
              <w:rPr>
                <w:sz w:val="15"/>
              </w:rPr>
              <w:t>FES: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65-75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percent</w:t>
            </w:r>
            <w:r>
              <w:rPr>
                <w:rFonts w:ascii="Times New Roman"/>
                <w:sz w:val="15"/>
              </w:rPr>
              <w:tab/>
            </w:r>
            <w:r>
              <w:rPr>
                <w:sz w:val="15"/>
              </w:rPr>
              <w:t>0.27</w:t>
            </w:r>
          </w:p>
        </w:tc>
        <w:tc>
          <w:tcPr>
            <w:tcW w:w="1144" w:type="dxa"/>
          </w:tcPr>
          <w:p w14:paraId="5E64E585" w14:textId="77777777" w:rsidR="007158A6" w:rsidRDefault="004F2724">
            <w:pPr>
              <w:pStyle w:val="TableParagraph"/>
              <w:spacing w:before="12" w:line="144" w:lineRule="exact"/>
              <w:ind w:right="430"/>
              <w:jc w:val="right"/>
              <w:rPr>
                <w:sz w:val="15"/>
              </w:rPr>
            </w:pPr>
            <w:r>
              <w:rPr>
                <w:sz w:val="15"/>
              </w:rPr>
              <w:t>0.26</w:t>
            </w:r>
          </w:p>
        </w:tc>
        <w:tc>
          <w:tcPr>
            <w:tcW w:w="738" w:type="dxa"/>
          </w:tcPr>
          <w:p w14:paraId="5FC605AB" w14:textId="77777777" w:rsidR="007158A6" w:rsidRDefault="004F2724">
            <w:pPr>
              <w:pStyle w:val="TableParagraph"/>
              <w:spacing w:before="12" w:line="144" w:lineRule="exact"/>
              <w:ind w:right="201"/>
              <w:jc w:val="right"/>
              <w:rPr>
                <w:sz w:val="15"/>
              </w:rPr>
            </w:pPr>
            <w:r>
              <w:rPr>
                <w:sz w:val="15"/>
              </w:rPr>
              <w:t>-0.01</w:t>
            </w:r>
          </w:p>
        </w:tc>
        <w:tc>
          <w:tcPr>
            <w:tcW w:w="624" w:type="dxa"/>
          </w:tcPr>
          <w:p w14:paraId="4AD44F9B" w14:textId="77777777" w:rsidR="007158A6" w:rsidRDefault="004F2724">
            <w:pPr>
              <w:pStyle w:val="TableParagraph"/>
              <w:spacing w:before="12" w:line="144" w:lineRule="exact"/>
              <w:ind w:left="171"/>
              <w:jc w:val="left"/>
              <w:rPr>
                <w:sz w:val="15"/>
              </w:rPr>
            </w:pPr>
            <w:r>
              <w:rPr>
                <w:sz w:val="15"/>
              </w:rPr>
              <w:t>0.19</w:t>
            </w:r>
          </w:p>
        </w:tc>
        <w:tc>
          <w:tcPr>
            <w:tcW w:w="1144" w:type="dxa"/>
          </w:tcPr>
          <w:p w14:paraId="4DFEC905" w14:textId="77777777" w:rsidR="007158A6" w:rsidRDefault="004F2724">
            <w:pPr>
              <w:pStyle w:val="TableParagraph"/>
              <w:spacing w:before="12" w:line="144" w:lineRule="exact"/>
              <w:ind w:left="431"/>
              <w:jc w:val="left"/>
              <w:rPr>
                <w:sz w:val="15"/>
              </w:rPr>
            </w:pPr>
            <w:r>
              <w:rPr>
                <w:sz w:val="15"/>
              </w:rPr>
              <w:t>0.23</w:t>
            </w:r>
          </w:p>
        </w:tc>
        <w:tc>
          <w:tcPr>
            <w:tcW w:w="791" w:type="dxa"/>
          </w:tcPr>
          <w:p w14:paraId="4272AB3E" w14:textId="77777777" w:rsidR="007158A6" w:rsidRDefault="004F2724">
            <w:pPr>
              <w:pStyle w:val="TableParagraph"/>
              <w:spacing w:before="12" w:line="144" w:lineRule="exact"/>
              <w:ind w:left="86" w:right="86"/>
              <w:rPr>
                <w:sz w:val="15"/>
              </w:rPr>
            </w:pPr>
            <w:r>
              <w:rPr>
                <w:sz w:val="15"/>
              </w:rPr>
              <w:t>0.04</w:t>
            </w:r>
          </w:p>
        </w:tc>
        <w:tc>
          <w:tcPr>
            <w:tcW w:w="624" w:type="dxa"/>
          </w:tcPr>
          <w:p w14:paraId="44204EFA" w14:textId="77777777" w:rsidR="007158A6" w:rsidRDefault="004F2724">
            <w:pPr>
              <w:pStyle w:val="TableParagraph"/>
              <w:spacing w:before="12" w:line="144" w:lineRule="exact"/>
              <w:ind w:left="80" w:right="81"/>
              <w:rPr>
                <w:sz w:val="15"/>
              </w:rPr>
            </w:pPr>
            <w:r>
              <w:rPr>
                <w:sz w:val="15"/>
              </w:rPr>
              <w:t>0.13</w:t>
            </w:r>
          </w:p>
        </w:tc>
        <w:tc>
          <w:tcPr>
            <w:tcW w:w="1144" w:type="dxa"/>
          </w:tcPr>
          <w:p w14:paraId="2682A46A" w14:textId="77777777" w:rsidR="007158A6" w:rsidRDefault="004F2724">
            <w:pPr>
              <w:pStyle w:val="TableParagraph"/>
              <w:spacing w:before="12" w:line="144" w:lineRule="exact"/>
              <w:ind w:left="430"/>
              <w:jc w:val="left"/>
              <w:rPr>
                <w:sz w:val="15"/>
              </w:rPr>
            </w:pPr>
            <w:r>
              <w:rPr>
                <w:sz w:val="15"/>
              </w:rPr>
              <w:t>0.18</w:t>
            </w:r>
          </w:p>
        </w:tc>
        <w:tc>
          <w:tcPr>
            <w:tcW w:w="626" w:type="dxa"/>
          </w:tcPr>
          <w:p w14:paraId="7CEA36F1" w14:textId="77777777" w:rsidR="007158A6" w:rsidRDefault="004F2724">
            <w:pPr>
              <w:pStyle w:val="TableParagraph"/>
              <w:spacing w:before="12" w:line="144" w:lineRule="exact"/>
              <w:ind w:left="83" w:right="86"/>
              <w:rPr>
                <w:sz w:val="15"/>
              </w:rPr>
            </w:pPr>
            <w:r>
              <w:rPr>
                <w:sz w:val="15"/>
              </w:rPr>
              <w:t>0.05</w:t>
            </w:r>
          </w:p>
        </w:tc>
      </w:tr>
      <w:tr w:rsidR="007158A6" w14:paraId="548D00B5" w14:textId="77777777">
        <w:trPr>
          <w:trHeight w:val="175"/>
        </w:trPr>
        <w:tc>
          <w:tcPr>
            <w:tcW w:w="2529" w:type="dxa"/>
          </w:tcPr>
          <w:p w14:paraId="0F481EE5" w14:textId="77777777" w:rsidR="007158A6" w:rsidRDefault="004F2724">
            <w:pPr>
              <w:pStyle w:val="TableParagraph"/>
              <w:spacing w:before="12" w:line="144" w:lineRule="exact"/>
              <w:ind w:right="109"/>
              <w:jc w:val="right"/>
              <w:rPr>
                <w:sz w:val="15"/>
              </w:rPr>
            </w:pPr>
            <w:r>
              <w:rPr>
                <w:sz w:val="15"/>
              </w:rPr>
              <w:t>(0.44)</w:t>
            </w:r>
          </w:p>
        </w:tc>
        <w:tc>
          <w:tcPr>
            <w:tcW w:w="1144" w:type="dxa"/>
          </w:tcPr>
          <w:p w14:paraId="5CD60078" w14:textId="77777777" w:rsidR="007158A6" w:rsidRDefault="004F2724">
            <w:pPr>
              <w:pStyle w:val="TableParagraph"/>
              <w:spacing w:before="12" w:line="144" w:lineRule="exact"/>
              <w:ind w:right="369"/>
              <w:jc w:val="right"/>
              <w:rPr>
                <w:sz w:val="15"/>
              </w:rPr>
            </w:pPr>
            <w:r>
              <w:rPr>
                <w:sz w:val="15"/>
              </w:rPr>
              <w:t>(0.44)</w:t>
            </w:r>
          </w:p>
        </w:tc>
        <w:tc>
          <w:tcPr>
            <w:tcW w:w="738" w:type="dxa"/>
          </w:tcPr>
          <w:p w14:paraId="18DCEE29" w14:textId="77777777" w:rsidR="007158A6" w:rsidRDefault="004F2724">
            <w:pPr>
              <w:pStyle w:val="TableParagraph"/>
              <w:spacing w:before="12" w:line="144" w:lineRule="exact"/>
              <w:ind w:right="166"/>
              <w:jc w:val="right"/>
              <w:rPr>
                <w:sz w:val="15"/>
              </w:rPr>
            </w:pPr>
            <w:r>
              <w:rPr>
                <w:sz w:val="15"/>
              </w:rPr>
              <w:t>(0.84)</w:t>
            </w:r>
          </w:p>
        </w:tc>
        <w:tc>
          <w:tcPr>
            <w:tcW w:w="624" w:type="dxa"/>
          </w:tcPr>
          <w:p w14:paraId="6EA96A51" w14:textId="77777777" w:rsidR="007158A6" w:rsidRDefault="004F2724">
            <w:pPr>
              <w:pStyle w:val="TableParagraph"/>
              <w:spacing w:before="12" w:line="144" w:lineRule="exact"/>
              <w:ind w:left="109"/>
              <w:jc w:val="left"/>
              <w:rPr>
                <w:sz w:val="15"/>
              </w:rPr>
            </w:pPr>
            <w:r>
              <w:rPr>
                <w:sz w:val="15"/>
              </w:rPr>
              <w:t>(0.39)</w:t>
            </w:r>
          </w:p>
        </w:tc>
        <w:tc>
          <w:tcPr>
            <w:tcW w:w="1144" w:type="dxa"/>
          </w:tcPr>
          <w:p w14:paraId="746093F1" w14:textId="77777777" w:rsidR="007158A6" w:rsidRDefault="004F2724">
            <w:pPr>
              <w:pStyle w:val="TableParagraph"/>
              <w:spacing w:before="12" w:line="144" w:lineRule="exact"/>
              <w:ind w:left="369"/>
              <w:jc w:val="left"/>
              <w:rPr>
                <w:sz w:val="15"/>
              </w:rPr>
            </w:pPr>
            <w:r>
              <w:rPr>
                <w:sz w:val="15"/>
              </w:rPr>
              <w:t>(0.42)</w:t>
            </w:r>
          </w:p>
        </w:tc>
        <w:tc>
          <w:tcPr>
            <w:tcW w:w="791" w:type="dxa"/>
          </w:tcPr>
          <w:p w14:paraId="381881C2" w14:textId="77777777" w:rsidR="007158A6" w:rsidRDefault="004F2724">
            <w:pPr>
              <w:pStyle w:val="TableParagraph"/>
              <w:spacing w:before="12" w:line="144" w:lineRule="exact"/>
              <w:ind w:left="85" w:right="86"/>
              <w:rPr>
                <w:sz w:val="15"/>
              </w:rPr>
            </w:pPr>
            <w:r>
              <w:rPr>
                <w:w w:val="105"/>
                <w:sz w:val="15"/>
              </w:rPr>
              <w:t>(0.15)</w:t>
            </w:r>
          </w:p>
        </w:tc>
        <w:tc>
          <w:tcPr>
            <w:tcW w:w="624" w:type="dxa"/>
          </w:tcPr>
          <w:p w14:paraId="1F36B709" w14:textId="77777777" w:rsidR="007158A6" w:rsidRDefault="004F2724">
            <w:pPr>
              <w:pStyle w:val="TableParagraph"/>
              <w:spacing w:before="12" w:line="144" w:lineRule="exact"/>
              <w:ind w:left="80" w:right="82"/>
              <w:rPr>
                <w:sz w:val="15"/>
              </w:rPr>
            </w:pPr>
            <w:r>
              <w:rPr>
                <w:sz w:val="15"/>
              </w:rPr>
              <w:t>(0.34)</w:t>
            </w:r>
          </w:p>
        </w:tc>
        <w:tc>
          <w:tcPr>
            <w:tcW w:w="1144" w:type="dxa"/>
          </w:tcPr>
          <w:p w14:paraId="111899A8" w14:textId="77777777" w:rsidR="007158A6" w:rsidRDefault="004F2724">
            <w:pPr>
              <w:pStyle w:val="TableParagraph"/>
              <w:spacing w:before="12" w:line="144" w:lineRule="exact"/>
              <w:ind w:left="368"/>
              <w:jc w:val="left"/>
              <w:rPr>
                <w:sz w:val="15"/>
              </w:rPr>
            </w:pPr>
            <w:r>
              <w:rPr>
                <w:sz w:val="15"/>
              </w:rPr>
              <w:t>(0.39)</w:t>
            </w:r>
          </w:p>
        </w:tc>
        <w:tc>
          <w:tcPr>
            <w:tcW w:w="626" w:type="dxa"/>
          </w:tcPr>
          <w:p w14:paraId="77CB7D26" w14:textId="77777777" w:rsidR="007158A6" w:rsidRDefault="004F2724">
            <w:pPr>
              <w:pStyle w:val="TableParagraph"/>
              <w:spacing w:before="12" w:line="144" w:lineRule="exact"/>
              <w:ind w:left="83" w:right="87"/>
              <w:rPr>
                <w:sz w:val="15"/>
              </w:rPr>
            </w:pPr>
            <w:r>
              <w:rPr>
                <w:sz w:val="15"/>
              </w:rPr>
              <w:t>(0.32)</w:t>
            </w:r>
          </w:p>
        </w:tc>
      </w:tr>
      <w:tr w:rsidR="007158A6" w14:paraId="2135A565" w14:textId="77777777">
        <w:trPr>
          <w:trHeight w:val="175"/>
        </w:trPr>
        <w:tc>
          <w:tcPr>
            <w:tcW w:w="2529" w:type="dxa"/>
          </w:tcPr>
          <w:p w14:paraId="4060FACB" w14:textId="77777777" w:rsidR="007158A6" w:rsidRDefault="004F2724">
            <w:pPr>
              <w:pStyle w:val="TableParagraph"/>
              <w:tabs>
                <w:tab w:val="right" w:pos="2356"/>
              </w:tabs>
              <w:spacing w:before="12" w:line="144" w:lineRule="exact"/>
              <w:ind w:left="111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FES:</w:t>
            </w:r>
            <w:r>
              <w:rPr>
                <w:spacing w:val="1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&gt;=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75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percent</w:t>
            </w:r>
            <w:r>
              <w:rPr>
                <w:rFonts w:ascii="Times New Roman"/>
                <w:w w:val="105"/>
                <w:sz w:val="15"/>
              </w:rPr>
              <w:tab/>
            </w:r>
            <w:r>
              <w:rPr>
                <w:w w:val="105"/>
                <w:sz w:val="15"/>
              </w:rPr>
              <w:t>0.30</w:t>
            </w:r>
          </w:p>
        </w:tc>
        <w:tc>
          <w:tcPr>
            <w:tcW w:w="1144" w:type="dxa"/>
          </w:tcPr>
          <w:p w14:paraId="63820BD2" w14:textId="77777777" w:rsidR="007158A6" w:rsidRDefault="004F2724">
            <w:pPr>
              <w:pStyle w:val="TableParagraph"/>
              <w:spacing w:before="12" w:line="144" w:lineRule="exact"/>
              <w:ind w:right="430"/>
              <w:jc w:val="right"/>
              <w:rPr>
                <w:sz w:val="15"/>
              </w:rPr>
            </w:pPr>
            <w:r>
              <w:rPr>
                <w:sz w:val="15"/>
              </w:rPr>
              <w:t>0.45</w:t>
            </w:r>
          </w:p>
        </w:tc>
        <w:tc>
          <w:tcPr>
            <w:tcW w:w="738" w:type="dxa"/>
          </w:tcPr>
          <w:p w14:paraId="0F0C5B79" w14:textId="77777777" w:rsidR="007158A6" w:rsidRDefault="004F2724">
            <w:pPr>
              <w:pStyle w:val="TableParagraph"/>
              <w:spacing w:before="12" w:line="144" w:lineRule="exact"/>
              <w:ind w:right="109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0.15***</w:t>
            </w:r>
          </w:p>
        </w:tc>
        <w:tc>
          <w:tcPr>
            <w:tcW w:w="624" w:type="dxa"/>
          </w:tcPr>
          <w:p w14:paraId="681DDED0" w14:textId="77777777" w:rsidR="007158A6" w:rsidRDefault="004F2724">
            <w:pPr>
              <w:pStyle w:val="TableParagraph"/>
              <w:spacing w:before="12" w:line="144" w:lineRule="exact"/>
              <w:ind w:left="171"/>
              <w:jc w:val="left"/>
              <w:rPr>
                <w:sz w:val="15"/>
              </w:rPr>
            </w:pPr>
            <w:r>
              <w:rPr>
                <w:sz w:val="15"/>
              </w:rPr>
              <w:t>0.49</w:t>
            </w:r>
          </w:p>
        </w:tc>
        <w:tc>
          <w:tcPr>
            <w:tcW w:w="1144" w:type="dxa"/>
          </w:tcPr>
          <w:p w14:paraId="5CF9B1B2" w14:textId="77777777" w:rsidR="007158A6" w:rsidRDefault="004F2724">
            <w:pPr>
              <w:pStyle w:val="TableParagraph"/>
              <w:spacing w:before="12" w:line="144" w:lineRule="exact"/>
              <w:ind w:left="431"/>
              <w:jc w:val="left"/>
              <w:rPr>
                <w:sz w:val="15"/>
              </w:rPr>
            </w:pPr>
            <w:r>
              <w:rPr>
                <w:sz w:val="15"/>
              </w:rPr>
              <w:t>0.65</w:t>
            </w:r>
          </w:p>
        </w:tc>
        <w:tc>
          <w:tcPr>
            <w:tcW w:w="791" w:type="dxa"/>
          </w:tcPr>
          <w:p w14:paraId="7222D539" w14:textId="77777777" w:rsidR="007158A6" w:rsidRDefault="004F2724">
            <w:pPr>
              <w:pStyle w:val="TableParagraph"/>
              <w:spacing w:before="12" w:line="144" w:lineRule="exact"/>
              <w:ind w:left="86" w:right="86"/>
              <w:rPr>
                <w:sz w:val="15"/>
              </w:rPr>
            </w:pPr>
            <w:r>
              <w:rPr>
                <w:w w:val="105"/>
                <w:sz w:val="15"/>
              </w:rPr>
              <w:t>0.16***</w:t>
            </w:r>
          </w:p>
        </w:tc>
        <w:tc>
          <w:tcPr>
            <w:tcW w:w="624" w:type="dxa"/>
          </w:tcPr>
          <w:p w14:paraId="3D5AEA90" w14:textId="77777777" w:rsidR="007158A6" w:rsidRDefault="004F2724">
            <w:pPr>
              <w:pStyle w:val="TableParagraph"/>
              <w:spacing w:before="12" w:line="144" w:lineRule="exact"/>
              <w:ind w:left="80" w:right="81"/>
              <w:rPr>
                <w:sz w:val="15"/>
              </w:rPr>
            </w:pPr>
            <w:r>
              <w:rPr>
                <w:sz w:val="15"/>
              </w:rPr>
              <w:t>0.44</w:t>
            </w:r>
          </w:p>
        </w:tc>
        <w:tc>
          <w:tcPr>
            <w:tcW w:w="1144" w:type="dxa"/>
          </w:tcPr>
          <w:p w14:paraId="63E55DB8" w14:textId="77777777" w:rsidR="007158A6" w:rsidRDefault="004F2724">
            <w:pPr>
              <w:pStyle w:val="TableParagraph"/>
              <w:spacing w:before="12" w:line="144" w:lineRule="exact"/>
              <w:ind w:left="430"/>
              <w:jc w:val="left"/>
              <w:rPr>
                <w:sz w:val="15"/>
              </w:rPr>
            </w:pPr>
            <w:r>
              <w:rPr>
                <w:sz w:val="15"/>
              </w:rPr>
              <w:t>0.42</w:t>
            </w:r>
          </w:p>
        </w:tc>
        <w:tc>
          <w:tcPr>
            <w:tcW w:w="626" w:type="dxa"/>
          </w:tcPr>
          <w:p w14:paraId="714939A7" w14:textId="77777777" w:rsidR="007158A6" w:rsidRDefault="004F2724">
            <w:pPr>
              <w:pStyle w:val="TableParagraph"/>
              <w:spacing w:before="12" w:line="144" w:lineRule="exact"/>
              <w:ind w:left="83" w:right="86"/>
              <w:rPr>
                <w:sz w:val="15"/>
              </w:rPr>
            </w:pPr>
            <w:r>
              <w:rPr>
                <w:sz w:val="15"/>
              </w:rPr>
              <w:t>-0.02</w:t>
            </w:r>
          </w:p>
        </w:tc>
      </w:tr>
      <w:tr w:rsidR="007158A6" w14:paraId="09473017" w14:textId="77777777">
        <w:trPr>
          <w:trHeight w:val="179"/>
        </w:trPr>
        <w:tc>
          <w:tcPr>
            <w:tcW w:w="2529" w:type="dxa"/>
          </w:tcPr>
          <w:p w14:paraId="2216D28F" w14:textId="77777777" w:rsidR="007158A6" w:rsidRDefault="004F2724">
            <w:pPr>
              <w:pStyle w:val="TableParagraph"/>
              <w:spacing w:before="12" w:line="147" w:lineRule="exact"/>
              <w:ind w:right="109"/>
              <w:jc w:val="right"/>
              <w:rPr>
                <w:sz w:val="15"/>
              </w:rPr>
            </w:pPr>
            <w:r>
              <w:rPr>
                <w:sz w:val="15"/>
              </w:rPr>
              <w:t>(0.46)</w:t>
            </w:r>
          </w:p>
        </w:tc>
        <w:tc>
          <w:tcPr>
            <w:tcW w:w="1144" w:type="dxa"/>
          </w:tcPr>
          <w:p w14:paraId="60987AA2" w14:textId="77777777" w:rsidR="007158A6" w:rsidRDefault="004F2724">
            <w:pPr>
              <w:pStyle w:val="TableParagraph"/>
              <w:spacing w:before="12" w:line="147" w:lineRule="exact"/>
              <w:ind w:right="369"/>
              <w:jc w:val="right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738" w:type="dxa"/>
          </w:tcPr>
          <w:p w14:paraId="54A58C04" w14:textId="77777777" w:rsidR="007158A6" w:rsidRDefault="004F2724">
            <w:pPr>
              <w:pStyle w:val="TableParagraph"/>
              <w:spacing w:before="12" w:line="147" w:lineRule="exact"/>
              <w:ind w:right="166"/>
              <w:jc w:val="right"/>
              <w:rPr>
                <w:sz w:val="15"/>
              </w:rPr>
            </w:pPr>
            <w:r>
              <w:rPr>
                <w:sz w:val="15"/>
              </w:rPr>
              <w:t>(0.00)</w:t>
            </w:r>
          </w:p>
        </w:tc>
        <w:tc>
          <w:tcPr>
            <w:tcW w:w="624" w:type="dxa"/>
          </w:tcPr>
          <w:p w14:paraId="6DF95642" w14:textId="77777777" w:rsidR="007158A6" w:rsidRDefault="004F2724">
            <w:pPr>
              <w:pStyle w:val="TableParagraph"/>
              <w:spacing w:before="12" w:line="147" w:lineRule="exact"/>
              <w:ind w:left="109"/>
              <w:jc w:val="left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1144" w:type="dxa"/>
          </w:tcPr>
          <w:p w14:paraId="116F15E5" w14:textId="77777777" w:rsidR="007158A6" w:rsidRDefault="004F2724">
            <w:pPr>
              <w:pStyle w:val="TableParagraph"/>
              <w:spacing w:before="12" w:line="147" w:lineRule="exact"/>
              <w:ind w:left="369"/>
              <w:jc w:val="left"/>
              <w:rPr>
                <w:sz w:val="15"/>
              </w:rPr>
            </w:pPr>
            <w:r>
              <w:rPr>
                <w:sz w:val="15"/>
              </w:rPr>
              <w:t>(0.48)</w:t>
            </w:r>
          </w:p>
        </w:tc>
        <w:tc>
          <w:tcPr>
            <w:tcW w:w="791" w:type="dxa"/>
          </w:tcPr>
          <w:p w14:paraId="6DA7A5AA" w14:textId="77777777" w:rsidR="007158A6" w:rsidRDefault="004F2724">
            <w:pPr>
              <w:pStyle w:val="TableParagraph"/>
              <w:spacing w:before="12" w:line="147" w:lineRule="exact"/>
              <w:ind w:left="85" w:right="86"/>
              <w:rPr>
                <w:sz w:val="15"/>
              </w:rPr>
            </w:pPr>
            <w:r>
              <w:rPr>
                <w:sz w:val="15"/>
              </w:rPr>
              <w:t>(0.00)</w:t>
            </w:r>
          </w:p>
        </w:tc>
        <w:tc>
          <w:tcPr>
            <w:tcW w:w="624" w:type="dxa"/>
          </w:tcPr>
          <w:p w14:paraId="538B62CB" w14:textId="77777777" w:rsidR="007158A6" w:rsidRDefault="004F2724">
            <w:pPr>
              <w:pStyle w:val="TableParagraph"/>
              <w:spacing w:before="12" w:line="147" w:lineRule="exact"/>
              <w:ind w:left="80" w:right="82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1144" w:type="dxa"/>
          </w:tcPr>
          <w:p w14:paraId="2559DF4A" w14:textId="77777777" w:rsidR="007158A6" w:rsidRDefault="004F2724">
            <w:pPr>
              <w:pStyle w:val="TableParagraph"/>
              <w:spacing w:before="12" w:line="147" w:lineRule="exact"/>
              <w:ind w:left="368"/>
              <w:jc w:val="left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626" w:type="dxa"/>
          </w:tcPr>
          <w:p w14:paraId="03D7CFAF" w14:textId="77777777" w:rsidR="007158A6" w:rsidRDefault="004F2724">
            <w:pPr>
              <w:pStyle w:val="TableParagraph"/>
              <w:spacing w:before="12" w:line="147" w:lineRule="exact"/>
              <w:ind w:left="83" w:right="87"/>
              <w:rPr>
                <w:sz w:val="15"/>
              </w:rPr>
            </w:pPr>
            <w:r>
              <w:rPr>
                <w:sz w:val="15"/>
              </w:rPr>
              <w:t>(0.73)</w:t>
            </w:r>
          </w:p>
        </w:tc>
      </w:tr>
      <w:tr w:rsidR="007158A6" w14:paraId="3C0C8EAA" w14:textId="77777777">
        <w:trPr>
          <w:trHeight w:val="216"/>
        </w:trPr>
        <w:tc>
          <w:tcPr>
            <w:tcW w:w="2529" w:type="dxa"/>
            <w:tcBorders>
              <w:bottom w:val="double" w:sz="1" w:space="0" w:color="000000"/>
            </w:tcBorders>
          </w:tcPr>
          <w:p w14:paraId="0B0C88B9" w14:textId="77777777" w:rsidR="007158A6" w:rsidRDefault="004F2724">
            <w:pPr>
              <w:pStyle w:val="TableParagraph"/>
              <w:tabs>
                <w:tab w:val="right" w:pos="2334"/>
              </w:tabs>
              <w:spacing w:before="15" w:line="240" w:lineRule="auto"/>
              <w:ind w:left="111"/>
              <w:jc w:val="left"/>
              <w:rPr>
                <w:sz w:val="15"/>
              </w:rPr>
            </w:pPr>
            <w:r>
              <w:rPr>
                <w:sz w:val="15"/>
              </w:rPr>
              <w:t>Observations</w:t>
            </w:r>
            <w:r>
              <w:rPr>
                <w:rFonts w:ascii="Times New Roman"/>
                <w:sz w:val="15"/>
              </w:rPr>
              <w:tab/>
            </w:r>
            <w:r>
              <w:rPr>
                <w:sz w:val="15"/>
              </w:rPr>
              <w:t>610</w:t>
            </w:r>
          </w:p>
        </w:tc>
        <w:tc>
          <w:tcPr>
            <w:tcW w:w="1144" w:type="dxa"/>
            <w:tcBorders>
              <w:bottom w:val="double" w:sz="1" w:space="0" w:color="000000"/>
            </w:tcBorders>
          </w:tcPr>
          <w:p w14:paraId="7AE5D4AE" w14:textId="77777777" w:rsidR="007158A6" w:rsidRDefault="004F2724">
            <w:pPr>
              <w:pStyle w:val="TableParagraph"/>
              <w:spacing w:before="15" w:line="240" w:lineRule="auto"/>
              <w:ind w:left="95" w:right="95"/>
              <w:rPr>
                <w:sz w:val="15"/>
              </w:rPr>
            </w:pPr>
            <w:r>
              <w:rPr>
                <w:sz w:val="15"/>
              </w:rPr>
              <w:t>233</w:t>
            </w:r>
          </w:p>
        </w:tc>
        <w:tc>
          <w:tcPr>
            <w:tcW w:w="738" w:type="dxa"/>
            <w:tcBorders>
              <w:bottom w:val="double" w:sz="1" w:space="0" w:color="000000"/>
            </w:tcBorders>
          </w:tcPr>
          <w:p w14:paraId="5E1D0F3F" w14:textId="77777777" w:rsidR="007158A6" w:rsidRDefault="004F2724">
            <w:pPr>
              <w:pStyle w:val="TableParagraph"/>
              <w:spacing w:before="15" w:line="240" w:lineRule="auto"/>
              <w:ind w:left="220" w:right="220"/>
              <w:rPr>
                <w:sz w:val="15"/>
              </w:rPr>
            </w:pPr>
            <w:r>
              <w:rPr>
                <w:sz w:val="15"/>
              </w:rPr>
              <w:t>843</w:t>
            </w:r>
          </w:p>
        </w:tc>
        <w:tc>
          <w:tcPr>
            <w:tcW w:w="624" w:type="dxa"/>
            <w:tcBorders>
              <w:bottom w:val="double" w:sz="1" w:space="0" w:color="000000"/>
            </w:tcBorders>
          </w:tcPr>
          <w:p w14:paraId="1BDEBD6E" w14:textId="77777777" w:rsidR="007158A6" w:rsidRDefault="004F2724">
            <w:pPr>
              <w:pStyle w:val="TableParagraph"/>
              <w:spacing w:before="15" w:line="240" w:lineRule="auto"/>
              <w:ind w:left="193"/>
              <w:jc w:val="left"/>
              <w:rPr>
                <w:sz w:val="15"/>
              </w:rPr>
            </w:pPr>
            <w:r>
              <w:rPr>
                <w:sz w:val="15"/>
              </w:rPr>
              <w:t>760</w:t>
            </w:r>
          </w:p>
        </w:tc>
        <w:tc>
          <w:tcPr>
            <w:tcW w:w="1144" w:type="dxa"/>
            <w:tcBorders>
              <w:bottom w:val="double" w:sz="1" w:space="0" w:color="000000"/>
            </w:tcBorders>
          </w:tcPr>
          <w:p w14:paraId="4B15DAC2" w14:textId="77777777" w:rsidR="007158A6" w:rsidRDefault="004F2724">
            <w:pPr>
              <w:pStyle w:val="TableParagraph"/>
              <w:spacing w:before="15" w:line="240" w:lineRule="auto"/>
              <w:ind w:left="453"/>
              <w:jc w:val="left"/>
              <w:rPr>
                <w:sz w:val="15"/>
              </w:rPr>
            </w:pPr>
            <w:r>
              <w:rPr>
                <w:sz w:val="15"/>
              </w:rPr>
              <w:t>324</w:t>
            </w:r>
          </w:p>
        </w:tc>
        <w:tc>
          <w:tcPr>
            <w:tcW w:w="791" w:type="dxa"/>
            <w:tcBorders>
              <w:bottom w:val="double" w:sz="1" w:space="0" w:color="000000"/>
            </w:tcBorders>
          </w:tcPr>
          <w:p w14:paraId="20762E5A" w14:textId="77777777" w:rsidR="007158A6" w:rsidRDefault="004F2724">
            <w:pPr>
              <w:pStyle w:val="TableParagraph"/>
              <w:spacing w:before="15" w:line="240" w:lineRule="auto"/>
              <w:ind w:left="86" w:right="86"/>
              <w:rPr>
                <w:sz w:val="15"/>
              </w:rPr>
            </w:pPr>
            <w:r>
              <w:rPr>
                <w:sz w:val="15"/>
              </w:rPr>
              <w:t>1,084</w:t>
            </w:r>
          </w:p>
        </w:tc>
        <w:tc>
          <w:tcPr>
            <w:tcW w:w="624" w:type="dxa"/>
            <w:tcBorders>
              <w:bottom w:val="double" w:sz="1" w:space="0" w:color="000000"/>
            </w:tcBorders>
          </w:tcPr>
          <w:p w14:paraId="70DCFF6B" w14:textId="77777777" w:rsidR="007158A6" w:rsidRDefault="004F2724">
            <w:pPr>
              <w:pStyle w:val="TableParagraph"/>
              <w:spacing w:before="15" w:line="240" w:lineRule="auto"/>
              <w:ind w:left="80" w:right="81"/>
              <w:rPr>
                <w:sz w:val="15"/>
              </w:rPr>
            </w:pPr>
            <w:r>
              <w:rPr>
                <w:sz w:val="15"/>
              </w:rPr>
              <w:t>294</w:t>
            </w:r>
          </w:p>
        </w:tc>
        <w:tc>
          <w:tcPr>
            <w:tcW w:w="1144" w:type="dxa"/>
            <w:tcBorders>
              <w:bottom w:val="double" w:sz="1" w:space="0" w:color="000000"/>
            </w:tcBorders>
          </w:tcPr>
          <w:p w14:paraId="693FAC12" w14:textId="77777777" w:rsidR="007158A6" w:rsidRDefault="004F2724">
            <w:pPr>
              <w:pStyle w:val="TableParagraph"/>
              <w:spacing w:before="15" w:line="240" w:lineRule="auto"/>
              <w:ind w:left="95" w:right="96"/>
              <w:rPr>
                <w:sz w:val="15"/>
              </w:rPr>
            </w:pPr>
            <w:r>
              <w:rPr>
                <w:sz w:val="15"/>
              </w:rPr>
              <w:t>65</w:t>
            </w:r>
          </w:p>
        </w:tc>
        <w:tc>
          <w:tcPr>
            <w:tcW w:w="626" w:type="dxa"/>
            <w:tcBorders>
              <w:bottom w:val="double" w:sz="1" w:space="0" w:color="000000"/>
            </w:tcBorders>
          </w:tcPr>
          <w:p w14:paraId="4AB926A6" w14:textId="77777777" w:rsidR="007158A6" w:rsidRDefault="004F2724">
            <w:pPr>
              <w:pStyle w:val="TableParagraph"/>
              <w:spacing w:before="15" w:line="240" w:lineRule="auto"/>
              <w:ind w:left="83" w:right="86"/>
              <w:rPr>
                <w:sz w:val="15"/>
              </w:rPr>
            </w:pPr>
            <w:r>
              <w:rPr>
                <w:sz w:val="15"/>
              </w:rPr>
              <w:t>359</w:t>
            </w:r>
          </w:p>
        </w:tc>
      </w:tr>
    </w:tbl>
    <w:p w14:paraId="48C9D9DD" w14:textId="71B1A401" w:rsidR="007158A6" w:rsidRDefault="004F2724">
      <w:pPr>
        <w:spacing w:before="43"/>
        <w:ind w:left="155"/>
        <w:jc w:val="both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8" behindDoc="1" locked="0" layoutInCell="1" allowOverlap="1" wp14:anchorId="5A38DA2A" wp14:editId="18117B3D">
                <wp:simplePos x="0" y="0"/>
                <wp:positionH relativeFrom="page">
                  <wp:posOffset>914400</wp:posOffset>
                </wp:positionH>
                <wp:positionV relativeFrom="paragraph">
                  <wp:posOffset>-135255</wp:posOffset>
                </wp:positionV>
                <wp:extent cx="5943600" cy="0"/>
                <wp:effectExtent l="0" t="0" r="0" b="0"/>
                <wp:wrapNone/>
                <wp:docPr id="27" name="Straight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6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6187B99">
              <v:line id="Line 23" style="position:absolute;z-index:-2020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304mm" from="1in,-10.65pt" to="540pt,-10.65pt" w14:anchorId="2F319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">
                <w10:wrap anchorx="page"/>
              </v:line>
            </w:pict>
          </mc:Fallback>
        </mc:AlternateContent>
      </w:r>
      <w:r>
        <w:rPr>
          <w:sz w:val="15"/>
        </w:rPr>
        <w:t>Note:</w:t>
      </w:r>
      <w:r>
        <w:rPr>
          <w:spacing w:val="34"/>
          <w:sz w:val="15"/>
        </w:rPr>
        <w:t xml:space="preserve"> </w:t>
      </w:r>
      <w:r>
        <w:rPr>
          <w:sz w:val="15"/>
        </w:rPr>
        <w:t>Robust</w:t>
      </w:r>
      <w:r>
        <w:rPr>
          <w:spacing w:val="17"/>
          <w:sz w:val="15"/>
        </w:rPr>
        <w:t xml:space="preserve"> </w:t>
      </w:r>
      <w:r>
        <w:rPr>
          <w:sz w:val="15"/>
        </w:rPr>
        <w:t>standard</w:t>
      </w:r>
      <w:r>
        <w:rPr>
          <w:spacing w:val="17"/>
          <w:sz w:val="15"/>
        </w:rPr>
        <w:t xml:space="preserve"> </w:t>
      </w:r>
      <w:r>
        <w:rPr>
          <w:sz w:val="15"/>
        </w:rPr>
        <w:t>errors</w:t>
      </w:r>
      <w:r>
        <w:rPr>
          <w:spacing w:val="17"/>
          <w:sz w:val="15"/>
        </w:rPr>
        <w:t xml:space="preserve"> </w:t>
      </w:r>
      <w:r>
        <w:rPr>
          <w:sz w:val="15"/>
        </w:rPr>
        <w:t>in</w:t>
      </w:r>
      <w:r>
        <w:rPr>
          <w:spacing w:val="17"/>
          <w:sz w:val="15"/>
        </w:rPr>
        <w:t xml:space="preserve"> </w:t>
      </w:r>
      <w:r>
        <w:rPr>
          <w:sz w:val="15"/>
        </w:rPr>
        <w:t>parentheses;</w:t>
      </w:r>
      <w:r>
        <w:rPr>
          <w:spacing w:val="17"/>
          <w:sz w:val="15"/>
        </w:rPr>
        <w:t xml:space="preserve"> </w:t>
      </w:r>
      <w:r>
        <w:rPr>
          <w:sz w:val="15"/>
        </w:rPr>
        <w:t>*</w:t>
      </w:r>
      <w:r>
        <w:rPr>
          <w:spacing w:val="17"/>
          <w:sz w:val="15"/>
        </w:rPr>
        <w:t xml:space="preserve"> </w:t>
      </w:r>
      <w:r>
        <w:rPr>
          <w:sz w:val="15"/>
        </w:rPr>
        <w:t>p</w:t>
      </w:r>
      <w:r>
        <w:rPr>
          <w:rFonts w:ascii="Verdana"/>
          <w:i/>
          <w:sz w:val="15"/>
        </w:rPr>
        <w:t>&lt;</w:t>
      </w:r>
      <w:r>
        <w:rPr>
          <w:sz w:val="15"/>
        </w:rPr>
        <w:t>0.05,</w:t>
      </w:r>
      <w:r>
        <w:rPr>
          <w:spacing w:val="17"/>
          <w:sz w:val="15"/>
        </w:rPr>
        <w:t xml:space="preserve"> </w:t>
      </w:r>
      <w:r>
        <w:rPr>
          <w:sz w:val="15"/>
        </w:rPr>
        <w:t>**</w:t>
      </w:r>
      <w:r>
        <w:rPr>
          <w:spacing w:val="17"/>
          <w:sz w:val="15"/>
        </w:rPr>
        <w:t xml:space="preserve"> </w:t>
      </w:r>
      <w:r>
        <w:rPr>
          <w:sz w:val="15"/>
        </w:rPr>
        <w:t>p</w:t>
      </w:r>
      <w:r>
        <w:rPr>
          <w:rFonts w:ascii="Verdana"/>
          <w:i/>
          <w:sz w:val="15"/>
        </w:rPr>
        <w:t>&lt;</w:t>
      </w:r>
      <w:r>
        <w:rPr>
          <w:sz w:val="15"/>
        </w:rPr>
        <w:t>0.01,</w:t>
      </w:r>
      <w:r>
        <w:rPr>
          <w:spacing w:val="17"/>
          <w:sz w:val="15"/>
        </w:rPr>
        <w:t xml:space="preserve"> </w:t>
      </w:r>
      <w:r>
        <w:rPr>
          <w:sz w:val="15"/>
        </w:rPr>
        <w:t>***</w:t>
      </w:r>
      <w:r>
        <w:rPr>
          <w:spacing w:val="17"/>
          <w:sz w:val="15"/>
        </w:rPr>
        <w:t xml:space="preserve"> </w:t>
      </w:r>
      <w:r>
        <w:rPr>
          <w:sz w:val="15"/>
        </w:rPr>
        <w:t>p</w:t>
      </w:r>
      <w:r>
        <w:rPr>
          <w:rFonts w:ascii="Verdana"/>
          <w:i/>
          <w:sz w:val="15"/>
        </w:rPr>
        <w:t>&lt;</w:t>
      </w:r>
      <w:r>
        <w:rPr>
          <w:sz w:val="15"/>
        </w:rPr>
        <w:t>0.001.</w:t>
      </w:r>
    </w:p>
    <w:p w14:paraId="02B7BF6B" w14:textId="77777777" w:rsidR="007158A6" w:rsidRDefault="007158A6">
      <w:pPr>
        <w:pStyle w:val="BodyText"/>
        <w:spacing w:before="1"/>
        <w:rPr>
          <w:sz w:val="28"/>
        </w:rPr>
      </w:pPr>
    </w:p>
    <w:p w14:paraId="5E370DF6" w14:textId="710ABDAC" w:rsidR="007158A6" w:rsidRDefault="004F2724">
      <w:pPr>
        <w:pStyle w:val="BodyText"/>
        <w:spacing w:before="1" w:line="314" w:lineRule="auto"/>
        <w:ind w:left="120" w:right="575"/>
        <w:jc w:val="both"/>
      </w:pPr>
      <w:r>
        <w:t>Comparing the results of the extremely short remote module (5 questions) with the standard ex</w:t>
      </w:r>
      <w:r>
        <w:rPr>
          <w:spacing w:val="-1"/>
        </w:rPr>
        <w:t>penditure</w:t>
      </w:r>
      <w:r>
        <w:rPr>
          <w:spacing w:val="-5"/>
        </w:rPr>
        <w:t xml:space="preserve"> </w:t>
      </w:r>
      <w:r>
        <w:rPr>
          <w:spacing w:val="-1"/>
        </w:rPr>
        <w:t>module</w:t>
      </w:r>
      <w:r>
        <w:rPr>
          <w:spacing w:val="-5"/>
        </w:rPr>
        <w:t xml:space="preserve"> </w:t>
      </w:r>
      <w:r>
        <w:rPr>
          <w:spacing w:val="-1"/>
        </w:rPr>
        <w:t>(excluding</w:t>
      </w:r>
      <w:r>
        <w:rPr>
          <w:spacing w:val="-5"/>
        </w:rPr>
        <w:t xml:space="preserve"> </w:t>
      </w:r>
      <w:r>
        <w:rPr>
          <w:spacing w:val="-1"/>
        </w:rPr>
        <w:t>Myanmar</w:t>
      </w:r>
      <w:r>
        <w:rPr>
          <w:spacing w:val="-5"/>
        </w:rPr>
        <w:t xml:space="preserve"> </w:t>
      </w:r>
      <w:r>
        <w:rPr>
          <w:spacing w:val="-1"/>
        </w:rPr>
        <w:t>data)</w:t>
      </w:r>
      <w:r>
        <w:rPr>
          <w:spacing w:val="-4"/>
        </w:rPr>
        <w:t xml:space="preserve"> </w:t>
      </w:r>
      <w:r>
        <w:rPr>
          <w:spacing w:val="-1"/>
        </w:rPr>
        <w:t>shows</w:t>
      </w:r>
      <w:r>
        <w:rPr>
          <w:spacing w:val="-5"/>
        </w:rPr>
        <w:t xml:space="preserve"> </w:t>
      </w:r>
      <w:r>
        <w:rPr>
          <w:spacing w:val="-1"/>
        </w:rPr>
        <w:t>that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5"/>
        </w:rPr>
        <w:t xml:space="preserve"> </w:t>
      </w:r>
      <w:r>
        <w:t>extremely</w:t>
      </w:r>
      <w:r>
        <w:rPr>
          <w:spacing w:val="-4"/>
        </w:rPr>
        <w:t xml:space="preserve"> </w:t>
      </w:r>
      <w:r>
        <w:t>short</w:t>
      </w:r>
      <w:r>
        <w:rPr>
          <w:spacing w:val="-5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significantly</w:t>
      </w:r>
      <w:r>
        <w:rPr>
          <w:spacing w:val="-51"/>
        </w:rPr>
        <w:t xml:space="preserve"> </w:t>
      </w:r>
      <w:r>
        <w:t>inflates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FES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aggregate</w:t>
      </w:r>
      <w:r>
        <w:rPr>
          <w:spacing w:val="-9"/>
        </w:rPr>
        <w:t xml:space="preserve"> </w:t>
      </w:r>
      <w:r>
        <w:t>terms</w:t>
      </w:r>
      <w:r>
        <w:rPr>
          <w:spacing w:val="-10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countries</w:t>
      </w:r>
      <w:r>
        <w:rPr>
          <w:spacing w:val="-10"/>
        </w:rPr>
        <w:t xml:space="preserve"> </w:t>
      </w:r>
      <w:r>
        <w:t>(Ecuador,</w:t>
      </w:r>
      <w:r>
        <w:rPr>
          <w:spacing w:val="-8"/>
        </w:rPr>
        <w:t xml:space="preserve"> </w:t>
      </w:r>
      <w:r>
        <w:t>9%,</w:t>
      </w:r>
      <w:r>
        <w:rPr>
          <w:spacing w:val="-7"/>
        </w:rPr>
        <w:t xml:space="preserve"> </w:t>
      </w:r>
      <w:r>
        <w:t>CAR,</w:t>
      </w:r>
      <w:r>
        <w:rPr>
          <w:spacing w:val="-10"/>
        </w:rPr>
        <w:t xml:space="preserve"> </w:t>
      </w:r>
      <w:r>
        <w:t>11%).</w:t>
      </w:r>
      <w:r>
        <w:rPr>
          <w:spacing w:val="1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terms</w:t>
      </w:r>
      <w:r>
        <w:rPr>
          <w:spacing w:val="-10"/>
        </w:rPr>
        <w:t xml:space="preserve"> </w:t>
      </w:r>
      <w:r>
        <w:t>of</w:t>
      </w:r>
    </w:p>
    <w:p w14:paraId="011F8904" w14:textId="77777777" w:rsidR="007158A6" w:rsidRDefault="007158A6">
      <w:pPr>
        <w:spacing w:line="314" w:lineRule="auto"/>
        <w:jc w:val="both"/>
        <w:sectPr w:rsidR="007158A6">
          <w:pgSz w:w="12240" w:h="15840"/>
          <w:pgMar w:top="1340" w:right="860" w:bottom="1080" w:left="1320" w:header="0" w:footer="888" w:gutter="0"/>
          <w:cols w:space="720"/>
        </w:sectPr>
      </w:pPr>
    </w:p>
    <w:p w14:paraId="31D7FF20" w14:textId="77777777" w:rsidR="007158A6" w:rsidRDefault="004F2724">
      <w:pPr>
        <w:pStyle w:val="BodyText"/>
        <w:spacing w:before="117" w:line="314" w:lineRule="auto"/>
        <w:ind w:left="120" w:right="574"/>
        <w:jc w:val="both"/>
      </w:pPr>
      <w:r>
        <w:rPr>
          <w:w w:val="95"/>
        </w:rPr>
        <w:t>food insecurity classification, using the extremely short module significantly classifies more house-</w:t>
      </w:r>
      <w:r>
        <w:rPr>
          <w:spacing w:val="1"/>
          <w:w w:val="95"/>
        </w:rPr>
        <w:t xml:space="preserve"> </w:t>
      </w:r>
      <w:r>
        <w:t>holds (Ecuador,</w:t>
      </w:r>
      <w:r>
        <w:rPr>
          <w:spacing w:val="1"/>
        </w:rPr>
        <w:t xml:space="preserve"> </w:t>
      </w:r>
      <w:r>
        <w:t>22% and CAR, 19%) into FES category 4 (FES &gt;= 75%) than the standard</w:t>
      </w:r>
      <w:r>
        <w:rPr>
          <w:spacing w:val="1"/>
        </w:rPr>
        <w:t xml:space="preserve"> </w:t>
      </w:r>
      <w:r>
        <w:t>expenditure</w:t>
      </w:r>
      <w:r>
        <w:rPr>
          <w:spacing w:val="18"/>
        </w:rPr>
        <w:t xml:space="preserve"> </w:t>
      </w:r>
      <w:r>
        <w:t>module.</w:t>
      </w:r>
    </w:p>
    <w:p w14:paraId="46632998" w14:textId="628C1C38" w:rsidR="007158A6" w:rsidRDefault="004F2724">
      <w:pPr>
        <w:pStyle w:val="BodyText"/>
        <w:spacing w:before="146" w:line="259" w:lineRule="auto"/>
        <w:ind w:left="1013" w:right="146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1" locked="0" layoutInCell="1" allowOverlap="1" wp14:anchorId="521667F4" wp14:editId="7C79AA6D">
                <wp:simplePos x="0" y="0"/>
                <wp:positionH relativeFrom="page">
                  <wp:posOffset>1481455</wp:posOffset>
                </wp:positionH>
                <wp:positionV relativeFrom="paragraph">
                  <wp:posOffset>849630</wp:posOffset>
                </wp:positionV>
                <wp:extent cx="4809490" cy="0"/>
                <wp:effectExtent l="0" t="0" r="0" b="0"/>
                <wp:wrapNone/>
                <wp:docPr id="26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094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4D1AC970">
              <v:line id="Line 22" style="position:absolute;z-index:-2020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16.65pt,66.9pt" to="495.35pt,66.9pt" w14:anchorId="57790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">
                <w10:wrap anchorx="page"/>
              </v:line>
            </w:pict>
          </mc:Fallback>
        </mc:AlternateContent>
      </w:r>
      <w:r>
        <w:t>Table 20: Impact of Module Length on Expenditure and FES: F2F vs. Remote</w:t>
      </w:r>
      <w:r>
        <w:rPr>
          <w:spacing w:val="1"/>
        </w:rPr>
        <w:t xml:space="preserve"> </w:t>
      </w:r>
      <w:r>
        <w:t>Short</w:t>
      </w:r>
    </w:p>
    <w:p w14:paraId="653F8FAF" w14:textId="77777777" w:rsidR="007158A6" w:rsidRDefault="007158A6">
      <w:pPr>
        <w:pStyle w:val="BodyText"/>
        <w:spacing w:before="3"/>
        <w:rPr>
          <w:sz w:val="21"/>
        </w:rPr>
      </w:pPr>
    </w:p>
    <w:tbl>
      <w:tblPr>
        <w:tblW w:w="0" w:type="auto"/>
        <w:tblInd w:w="10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2"/>
        <w:gridCol w:w="1266"/>
        <w:gridCol w:w="850"/>
        <w:gridCol w:w="671"/>
        <w:gridCol w:w="1266"/>
        <w:gridCol w:w="794"/>
      </w:tblGrid>
      <w:tr w:rsidR="007158A6" w14:paraId="2FFE2E68" w14:textId="77777777">
        <w:trPr>
          <w:trHeight w:val="366"/>
        </w:trPr>
        <w:tc>
          <w:tcPr>
            <w:tcW w:w="2722" w:type="dxa"/>
            <w:tcBorders>
              <w:top w:val="double" w:sz="1" w:space="0" w:color="000000"/>
            </w:tcBorders>
          </w:tcPr>
          <w:p w14:paraId="52781E77" w14:textId="77777777" w:rsidR="007158A6" w:rsidRDefault="004F2724">
            <w:pPr>
              <w:pStyle w:val="TableParagraph"/>
              <w:tabs>
                <w:tab w:val="left" w:pos="2233"/>
              </w:tabs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1266" w:type="dxa"/>
            <w:tcBorders>
              <w:top w:val="double" w:sz="1" w:space="0" w:color="000000"/>
            </w:tcBorders>
          </w:tcPr>
          <w:p w14:paraId="653598AA" w14:textId="77777777" w:rsidR="007158A6" w:rsidRDefault="004F2724">
            <w:pPr>
              <w:pStyle w:val="TableParagraph"/>
              <w:spacing w:before="0" w:line="180" w:lineRule="exact"/>
              <w:ind w:left="41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Ecuador</w:t>
            </w:r>
          </w:p>
          <w:p w14:paraId="542E9F01" w14:textId="77777777" w:rsidR="007158A6" w:rsidRDefault="004F2724">
            <w:pPr>
              <w:pStyle w:val="TableParagraph"/>
              <w:spacing w:before="7" w:line="159" w:lineRule="exact"/>
              <w:ind w:left="12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Short</w:t>
            </w:r>
          </w:p>
        </w:tc>
        <w:tc>
          <w:tcPr>
            <w:tcW w:w="850" w:type="dxa"/>
            <w:tcBorders>
              <w:top w:val="double" w:sz="1" w:space="0" w:color="000000"/>
            </w:tcBorders>
          </w:tcPr>
          <w:p w14:paraId="1B96BCC3" w14:textId="77777777" w:rsidR="007158A6" w:rsidRDefault="004F2724">
            <w:pPr>
              <w:pStyle w:val="TableParagraph"/>
              <w:spacing w:before="188" w:line="159" w:lineRule="exact"/>
              <w:ind w:left="97" w:right="94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  <w:tc>
          <w:tcPr>
            <w:tcW w:w="671" w:type="dxa"/>
            <w:tcBorders>
              <w:top w:val="double" w:sz="1" w:space="0" w:color="000000"/>
            </w:tcBorders>
          </w:tcPr>
          <w:p w14:paraId="00D43EB0" w14:textId="77777777" w:rsidR="007158A6" w:rsidRDefault="004F2724">
            <w:pPr>
              <w:pStyle w:val="TableParagraph"/>
              <w:spacing w:before="188" w:line="159" w:lineRule="exact"/>
              <w:ind w:left="86" w:right="82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1266" w:type="dxa"/>
            <w:tcBorders>
              <w:top w:val="double" w:sz="1" w:space="0" w:color="000000"/>
            </w:tcBorders>
          </w:tcPr>
          <w:p w14:paraId="6975A21A" w14:textId="77777777" w:rsidR="007158A6" w:rsidRDefault="004F2724">
            <w:pPr>
              <w:pStyle w:val="TableParagraph"/>
              <w:spacing w:before="0" w:line="180" w:lineRule="exact"/>
              <w:ind w:left="510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  <w:p w14:paraId="60D8BA2D" w14:textId="77777777" w:rsidR="007158A6" w:rsidRDefault="004F2724">
            <w:pPr>
              <w:pStyle w:val="TableParagraph"/>
              <w:spacing w:before="7" w:line="159" w:lineRule="exact"/>
              <w:ind w:left="122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  <w:r>
              <w:rPr>
                <w:spacing w:val="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Short</w:t>
            </w:r>
          </w:p>
        </w:tc>
        <w:tc>
          <w:tcPr>
            <w:tcW w:w="794" w:type="dxa"/>
            <w:tcBorders>
              <w:top w:val="double" w:sz="1" w:space="0" w:color="000000"/>
            </w:tcBorders>
          </w:tcPr>
          <w:p w14:paraId="756B49E1" w14:textId="77777777" w:rsidR="007158A6" w:rsidRDefault="004F2724">
            <w:pPr>
              <w:pStyle w:val="TableParagraph"/>
              <w:spacing w:before="188" w:line="159" w:lineRule="exact"/>
              <w:ind w:left="101" w:right="94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694D413F" w14:textId="77777777">
        <w:trPr>
          <w:trHeight w:val="193"/>
        </w:trPr>
        <w:tc>
          <w:tcPr>
            <w:tcW w:w="2722" w:type="dxa"/>
          </w:tcPr>
          <w:p w14:paraId="45471463" w14:textId="77777777" w:rsidR="007158A6" w:rsidRDefault="004F2724">
            <w:pPr>
              <w:pStyle w:val="TableParagraph"/>
              <w:tabs>
                <w:tab w:val="left" w:pos="2235"/>
              </w:tabs>
              <w:spacing w:before="18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Food</w:t>
            </w:r>
            <w:r>
              <w:rPr>
                <w:spacing w:val="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Expenditure</w:t>
            </w:r>
            <w:r>
              <w:rPr>
                <w:spacing w:val="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Share</w:t>
            </w:r>
            <w:r>
              <w:rPr>
                <w:w w:val="105"/>
                <w:sz w:val="16"/>
              </w:rPr>
              <w:tab/>
              <w:t>0.71</w:t>
            </w:r>
          </w:p>
        </w:tc>
        <w:tc>
          <w:tcPr>
            <w:tcW w:w="1266" w:type="dxa"/>
          </w:tcPr>
          <w:p w14:paraId="52E5F42D" w14:textId="77777777" w:rsidR="007158A6" w:rsidRDefault="004F2724">
            <w:pPr>
              <w:pStyle w:val="TableParagraph"/>
              <w:spacing w:before="18"/>
              <w:ind w:left="388" w:right="386"/>
              <w:rPr>
                <w:sz w:val="16"/>
              </w:rPr>
            </w:pPr>
            <w:r>
              <w:rPr>
                <w:sz w:val="16"/>
              </w:rPr>
              <w:t>0.80</w:t>
            </w:r>
          </w:p>
        </w:tc>
        <w:tc>
          <w:tcPr>
            <w:tcW w:w="850" w:type="dxa"/>
          </w:tcPr>
          <w:p w14:paraId="5AD556DC" w14:textId="77777777" w:rsidR="007158A6" w:rsidRDefault="004F2724">
            <w:pPr>
              <w:pStyle w:val="TableParagraph"/>
              <w:spacing w:before="18"/>
              <w:ind w:left="98" w:right="94"/>
              <w:rPr>
                <w:sz w:val="16"/>
              </w:rPr>
            </w:pPr>
            <w:r>
              <w:rPr>
                <w:sz w:val="16"/>
              </w:rPr>
              <w:t>0.09***</w:t>
            </w:r>
          </w:p>
        </w:tc>
        <w:tc>
          <w:tcPr>
            <w:tcW w:w="671" w:type="dxa"/>
          </w:tcPr>
          <w:p w14:paraId="45722112" w14:textId="77777777" w:rsidR="007158A6" w:rsidRDefault="004F2724">
            <w:pPr>
              <w:pStyle w:val="TableParagraph"/>
              <w:spacing w:before="18"/>
              <w:ind w:left="87" w:right="82"/>
              <w:rPr>
                <w:sz w:val="16"/>
              </w:rPr>
            </w:pPr>
            <w:r>
              <w:rPr>
                <w:sz w:val="16"/>
              </w:rPr>
              <w:t>0.67</w:t>
            </w:r>
          </w:p>
        </w:tc>
        <w:tc>
          <w:tcPr>
            <w:tcW w:w="1266" w:type="dxa"/>
          </w:tcPr>
          <w:p w14:paraId="466B7FA3" w14:textId="77777777" w:rsidR="007158A6" w:rsidRDefault="004F2724">
            <w:pPr>
              <w:pStyle w:val="TableParagraph"/>
              <w:spacing w:before="18"/>
              <w:ind w:left="389" w:right="382"/>
              <w:rPr>
                <w:sz w:val="16"/>
              </w:rPr>
            </w:pPr>
            <w:r>
              <w:rPr>
                <w:sz w:val="16"/>
              </w:rPr>
              <w:t>0.78</w:t>
            </w:r>
          </w:p>
        </w:tc>
        <w:tc>
          <w:tcPr>
            <w:tcW w:w="794" w:type="dxa"/>
          </w:tcPr>
          <w:p w14:paraId="250C70B9" w14:textId="77777777" w:rsidR="007158A6" w:rsidRDefault="004F2724">
            <w:pPr>
              <w:pStyle w:val="TableParagraph"/>
              <w:spacing w:before="18"/>
              <w:ind w:left="101" w:right="92"/>
              <w:rPr>
                <w:sz w:val="16"/>
              </w:rPr>
            </w:pPr>
            <w:r>
              <w:rPr>
                <w:w w:val="110"/>
                <w:sz w:val="16"/>
              </w:rPr>
              <w:t>0.11***</w:t>
            </w:r>
          </w:p>
        </w:tc>
      </w:tr>
      <w:tr w:rsidR="007158A6" w14:paraId="3D7F2B50" w14:textId="77777777">
        <w:trPr>
          <w:trHeight w:val="189"/>
        </w:trPr>
        <w:tc>
          <w:tcPr>
            <w:tcW w:w="2722" w:type="dxa"/>
          </w:tcPr>
          <w:p w14:paraId="53CCF822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(0.19)</w:t>
            </w:r>
          </w:p>
        </w:tc>
        <w:tc>
          <w:tcPr>
            <w:tcW w:w="1266" w:type="dxa"/>
          </w:tcPr>
          <w:p w14:paraId="79581FEB" w14:textId="77777777" w:rsidR="007158A6" w:rsidRDefault="004F2724">
            <w:pPr>
              <w:pStyle w:val="TableParagraph"/>
              <w:ind w:left="387" w:right="386"/>
              <w:rPr>
                <w:sz w:val="16"/>
              </w:rPr>
            </w:pPr>
            <w:r>
              <w:rPr>
                <w:w w:val="105"/>
                <w:sz w:val="16"/>
              </w:rPr>
              <w:t>(0.17)</w:t>
            </w:r>
          </w:p>
        </w:tc>
        <w:tc>
          <w:tcPr>
            <w:tcW w:w="850" w:type="dxa"/>
          </w:tcPr>
          <w:p w14:paraId="44CD65F8" w14:textId="77777777" w:rsidR="007158A6" w:rsidRDefault="004F2724">
            <w:pPr>
              <w:pStyle w:val="TableParagraph"/>
              <w:ind w:left="97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16CDAEA4" w14:textId="77777777" w:rsidR="007158A6" w:rsidRDefault="004F2724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  <w:tc>
          <w:tcPr>
            <w:tcW w:w="1266" w:type="dxa"/>
          </w:tcPr>
          <w:p w14:paraId="6BB1915B" w14:textId="77777777" w:rsidR="007158A6" w:rsidRDefault="004F2724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w w:val="105"/>
                <w:sz w:val="16"/>
              </w:rPr>
              <w:t>(0.21)</w:t>
            </w:r>
          </w:p>
        </w:tc>
        <w:tc>
          <w:tcPr>
            <w:tcW w:w="794" w:type="dxa"/>
          </w:tcPr>
          <w:p w14:paraId="162250B7" w14:textId="77777777" w:rsidR="007158A6" w:rsidRDefault="004F2724">
            <w:pPr>
              <w:pStyle w:val="TableParagraph"/>
              <w:ind w:left="101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2EDFD659" w14:textId="77777777">
        <w:trPr>
          <w:trHeight w:val="189"/>
        </w:trPr>
        <w:tc>
          <w:tcPr>
            <w:tcW w:w="2722" w:type="dxa"/>
          </w:tcPr>
          <w:p w14:paraId="52AD63B1" w14:textId="77777777" w:rsidR="007158A6" w:rsidRDefault="004F2724">
            <w:pPr>
              <w:pStyle w:val="TableParagraph"/>
              <w:tabs>
                <w:tab w:val="right" w:pos="2536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&lt;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50</w:t>
            </w:r>
            <w:r>
              <w:rPr>
                <w:spacing w:val="14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0.15</w:t>
            </w:r>
          </w:p>
        </w:tc>
        <w:tc>
          <w:tcPr>
            <w:tcW w:w="1266" w:type="dxa"/>
          </w:tcPr>
          <w:p w14:paraId="60D67004" w14:textId="77777777" w:rsidR="007158A6" w:rsidRDefault="004F2724">
            <w:pPr>
              <w:pStyle w:val="TableParagraph"/>
              <w:ind w:left="388" w:right="386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850" w:type="dxa"/>
          </w:tcPr>
          <w:p w14:paraId="1D9426D1" w14:textId="77777777" w:rsidR="007158A6" w:rsidRDefault="004F2724">
            <w:pPr>
              <w:pStyle w:val="TableParagraph"/>
              <w:ind w:left="98" w:right="94"/>
              <w:rPr>
                <w:sz w:val="16"/>
              </w:rPr>
            </w:pPr>
            <w:r>
              <w:rPr>
                <w:sz w:val="16"/>
              </w:rPr>
              <w:t>-0.09***</w:t>
            </w:r>
          </w:p>
        </w:tc>
        <w:tc>
          <w:tcPr>
            <w:tcW w:w="671" w:type="dxa"/>
          </w:tcPr>
          <w:p w14:paraId="57A1DFD7" w14:textId="77777777" w:rsidR="007158A6" w:rsidRDefault="004F2724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0.20</w:t>
            </w:r>
          </w:p>
        </w:tc>
        <w:tc>
          <w:tcPr>
            <w:tcW w:w="1266" w:type="dxa"/>
          </w:tcPr>
          <w:p w14:paraId="7815129E" w14:textId="77777777" w:rsidR="007158A6" w:rsidRDefault="004F2724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sz w:val="16"/>
              </w:rPr>
              <w:t>0.12</w:t>
            </w:r>
          </w:p>
        </w:tc>
        <w:tc>
          <w:tcPr>
            <w:tcW w:w="794" w:type="dxa"/>
          </w:tcPr>
          <w:p w14:paraId="5B783D98" w14:textId="77777777" w:rsidR="007158A6" w:rsidRDefault="004F2724">
            <w:pPr>
              <w:pStyle w:val="TableParagraph"/>
              <w:ind w:left="101" w:right="93"/>
              <w:rPr>
                <w:sz w:val="16"/>
              </w:rPr>
            </w:pPr>
            <w:r>
              <w:rPr>
                <w:sz w:val="16"/>
              </w:rPr>
              <w:t>-0.08*</w:t>
            </w:r>
          </w:p>
        </w:tc>
      </w:tr>
      <w:tr w:rsidR="007158A6" w14:paraId="347792EB" w14:textId="77777777">
        <w:trPr>
          <w:trHeight w:val="189"/>
        </w:trPr>
        <w:tc>
          <w:tcPr>
            <w:tcW w:w="2722" w:type="dxa"/>
          </w:tcPr>
          <w:p w14:paraId="5C2EDDE9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1266" w:type="dxa"/>
          </w:tcPr>
          <w:p w14:paraId="0D041BB9" w14:textId="77777777" w:rsidR="007158A6" w:rsidRDefault="004F2724">
            <w:pPr>
              <w:pStyle w:val="TableParagraph"/>
              <w:ind w:left="387" w:right="386"/>
              <w:rPr>
                <w:sz w:val="16"/>
              </w:rPr>
            </w:pPr>
            <w:r>
              <w:rPr>
                <w:sz w:val="16"/>
              </w:rPr>
              <w:t>(0.24)</w:t>
            </w:r>
          </w:p>
        </w:tc>
        <w:tc>
          <w:tcPr>
            <w:tcW w:w="850" w:type="dxa"/>
          </w:tcPr>
          <w:p w14:paraId="71A84725" w14:textId="77777777" w:rsidR="007158A6" w:rsidRDefault="004F2724">
            <w:pPr>
              <w:pStyle w:val="TableParagraph"/>
              <w:ind w:left="97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5FBE4675" w14:textId="77777777" w:rsidR="007158A6" w:rsidRDefault="004F2724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  <w:tc>
          <w:tcPr>
            <w:tcW w:w="1266" w:type="dxa"/>
          </w:tcPr>
          <w:p w14:paraId="21A1E5A0" w14:textId="77777777" w:rsidR="007158A6" w:rsidRDefault="004F2724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794" w:type="dxa"/>
          </w:tcPr>
          <w:p w14:paraId="5AF2ECE9" w14:textId="77777777" w:rsidR="007158A6" w:rsidRDefault="004F2724">
            <w:pPr>
              <w:pStyle w:val="TableParagraph"/>
              <w:ind w:left="101" w:right="93"/>
              <w:rPr>
                <w:sz w:val="16"/>
              </w:rPr>
            </w:pPr>
            <w:r>
              <w:rPr>
                <w:sz w:val="16"/>
              </w:rPr>
              <w:t>(0.05)</w:t>
            </w:r>
          </w:p>
        </w:tc>
      </w:tr>
      <w:tr w:rsidR="007158A6" w14:paraId="01E52319" w14:textId="77777777">
        <w:trPr>
          <w:trHeight w:val="189"/>
        </w:trPr>
        <w:tc>
          <w:tcPr>
            <w:tcW w:w="2722" w:type="dxa"/>
          </w:tcPr>
          <w:p w14:paraId="6A4C06E7" w14:textId="77777777" w:rsidR="007158A6" w:rsidRDefault="004F2724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FES:</w:t>
            </w:r>
            <w:r>
              <w:rPr>
                <w:spacing w:val="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50-65</w:t>
            </w:r>
            <w:r>
              <w:rPr>
                <w:spacing w:val="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0.17</w:t>
            </w:r>
          </w:p>
        </w:tc>
        <w:tc>
          <w:tcPr>
            <w:tcW w:w="1266" w:type="dxa"/>
          </w:tcPr>
          <w:p w14:paraId="01B1BB57" w14:textId="77777777" w:rsidR="007158A6" w:rsidRDefault="004F2724">
            <w:pPr>
              <w:pStyle w:val="TableParagraph"/>
              <w:ind w:left="388" w:right="386"/>
              <w:rPr>
                <w:sz w:val="16"/>
              </w:rPr>
            </w:pPr>
            <w:r>
              <w:rPr>
                <w:sz w:val="16"/>
              </w:rPr>
              <w:t>0.10</w:t>
            </w:r>
          </w:p>
        </w:tc>
        <w:tc>
          <w:tcPr>
            <w:tcW w:w="850" w:type="dxa"/>
          </w:tcPr>
          <w:p w14:paraId="1A6CAFE8" w14:textId="77777777" w:rsidR="007158A6" w:rsidRDefault="004F2724">
            <w:pPr>
              <w:pStyle w:val="TableParagraph"/>
              <w:ind w:left="97" w:right="94"/>
              <w:rPr>
                <w:sz w:val="16"/>
              </w:rPr>
            </w:pPr>
            <w:r>
              <w:rPr>
                <w:sz w:val="16"/>
              </w:rPr>
              <w:t>-0.07***</w:t>
            </w:r>
          </w:p>
        </w:tc>
        <w:tc>
          <w:tcPr>
            <w:tcW w:w="671" w:type="dxa"/>
          </w:tcPr>
          <w:p w14:paraId="56A50CB5" w14:textId="77777777" w:rsidR="007158A6" w:rsidRDefault="004F2724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0.23</w:t>
            </w:r>
          </w:p>
        </w:tc>
        <w:tc>
          <w:tcPr>
            <w:tcW w:w="1266" w:type="dxa"/>
          </w:tcPr>
          <w:p w14:paraId="14E559CB" w14:textId="77777777" w:rsidR="007158A6" w:rsidRDefault="004F2724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sz w:val="16"/>
              </w:rPr>
              <w:t>0.16</w:t>
            </w:r>
          </w:p>
        </w:tc>
        <w:tc>
          <w:tcPr>
            <w:tcW w:w="794" w:type="dxa"/>
          </w:tcPr>
          <w:p w14:paraId="3DB272A6" w14:textId="77777777" w:rsidR="007158A6" w:rsidRDefault="004F2724">
            <w:pPr>
              <w:pStyle w:val="TableParagraph"/>
              <w:ind w:left="101" w:right="93"/>
              <w:rPr>
                <w:sz w:val="16"/>
              </w:rPr>
            </w:pPr>
            <w:r>
              <w:rPr>
                <w:sz w:val="16"/>
              </w:rPr>
              <w:t>-0.06</w:t>
            </w:r>
          </w:p>
        </w:tc>
      </w:tr>
      <w:tr w:rsidR="007158A6" w14:paraId="0F6A60CD" w14:textId="77777777">
        <w:trPr>
          <w:trHeight w:val="189"/>
        </w:trPr>
        <w:tc>
          <w:tcPr>
            <w:tcW w:w="2722" w:type="dxa"/>
          </w:tcPr>
          <w:p w14:paraId="4E8032EC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(0.38)</w:t>
            </w:r>
          </w:p>
        </w:tc>
        <w:tc>
          <w:tcPr>
            <w:tcW w:w="1266" w:type="dxa"/>
          </w:tcPr>
          <w:p w14:paraId="272E7476" w14:textId="77777777" w:rsidR="007158A6" w:rsidRDefault="004F2724">
            <w:pPr>
              <w:pStyle w:val="TableParagraph"/>
              <w:ind w:left="387" w:right="386"/>
              <w:rPr>
                <w:sz w:val="16"/>
              </w:rPr>
            </w:pPr>
            <w:r>
              <w:rPr>
                <w:sz w:val="16"/>
              </w:rPr>
              <w:t>(0.30)</w:t>
            </w:r>
          </w:p>
        </w:tc>
        <w:tc>
          <w:tcPr>
            <w:tcW w:w="850" w:type="dxa"/>
          </w:tcPr>
          <w:p w14:paraId="3C368C7D" w14:textId="77777777" w:rsidR="007158A6" w:rsidRDefault="004F2724">
            <w:pPr>
              <w:pStyle w:val="TableParagraph"/>
              <w:ind w:left="97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13B8650A" w14:textId="77777777" w:rsidR="007158A6" w:rsidRDefault="004F2724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1266" w:type="dxa"/>
          </w:tcPr>
          <w:p w14:paraId="2408EB01" w14:textId="77777777" w:rsidR="007158A6" w:rsidRDefault="004F2724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sz w:val="16"/>
              </w:rPr>
              <w:t>(0.37)</w:t>
            </w:r>
          </w:p>
        </w:tc>
        <w:tc>
          <w:tcPr>
            <w:tcW w:w="794" w:type="dxa"/>
          </w:tcPr>
          <w:p w14:paraId="052C4BF3" w14:textId="77777777" w:rsidR="007158A6" w:rsidRDefault="004F2724">
            <w:pPr>
              <w:pStyle w:val="TableParagraph"/>
              <w:ind w:left="101" w:right="93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</w:tr>
      <w:tr w:rsidR="007158A6" w14:paraId="72485D2E" w14:textId="77777777">
        <w:trPr>
          <w:trHeight w:val="189"/>
        </w:trPr>
        <w:tc>
          <w:tcPr>
            <w:tcW w:w="2722" w:type="dxa"/>
          </w:tcPr>
          <w:p w14:paraId="7F1062CC" w14:textId="77777777" w:rsidR="007158A6" w:rsidRDefault="004F2724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FES:</w:t>
            </w:r>
            <w:r>
              <w:rPr>
                <w:spacing w:val="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65-75</w:t>
            </w:r>
            <w:r>
              <w:rPr>
                <w:spacing w:val="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0.19</w:t>
            </w:r>
          </w:p>
        </w:tc>
        <w:tc>
          <w:tcPr>
            <w:tcW w:w="1266" w:type="dxa"/>
          </w:tcPr>
          <w:p w14:paraId="32AB3382" w14:textId="77777777" w:rsidR="007158A6" w:rsidRDefault="004F2724">
            <w:pPr>
              <w:pStyle w:val="TableParagraph"/>
              <w:ind w:left="388" w:right="386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850" w:type="dxa"/>
          </w:tcPr>
          <w:p w14:paraId="6CE3BE64" w14:textId="77777777" w:rsidR="007158A6" w:rsidRDefault="004F2724">
            <w:pPr>
              <w:pStyle w:val="TableParagraph"/>
              <w:ind w:left="98" w:right="94"/>
              <w:rPr>
                <w:sz w:val="16"/>
              </w:rPr>
            </w:pPr>
            <w:r>
              <w:rPr>
                <w:sz w:val="16"/>
              </w:rPr>
              <w:t>-0.06**</w:t>
            </w:r>
          </w:p>
        </w:tc>
        <w:tc>
          <w:tcPr>
            <w:tcW w:w="671" w:type="dxa"/>
          </w:tcPr>
          <w:p w14:paraId="780BFD0F" w14:textId="77777777" w:rsidR="007158A6" w:rsidRDefault="004F2724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0.13</w:t>
            </w:r>
          </w:p>
        </w:tc>
        <w:tc>
          <w:tcPr>
            <w:tcW w:w="1266" w:type="dxa"/>
          </w:tcPr>
          <w:p w14:paraId="7EF816AA" w14:textId="77777777" w:rsidR="007158A6" w:rsidRDefault="004F2724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794" w:type="dxa"/>
          </w:tcPr>
          <w:p w14:paraId="0E8A7F75" w14:textId="77777777" w:rsidR="007158A6" w:rsidRDefault="004F2724">
            <w:pPr>
              <w:pStyle w:val="TableParagraph"/>
              <w:ind w:left="101" w:right="92"/>
              <w:rPr>
                <w:sz w:val="16"/>
              </w:rPr>
            </w:pPr>
            <w:r>
              <w:rPr>
                <w:sz w:val="16"/>
              </w:rPr>
              <w:t>-0.05</w:t>
            </w:r>
          </w:p>
        </w:tc>
      </w:tr>
      <w:tr w:rsidR="007158A6" w14:paraId="4D9C5D0F" w14:textId="77777777">
        <w:trPr>
          <w:trHeight w:val="189"/>
        </w:trPr>
        <w:tc>
          <w:tcPr>
            <w:tcW w:w="2722" w:type="dxa"/>
          </w:tcPr>
          <w:p w14:paraId="5D2B97F5" w14:textId="77777777" w:rsidR="007158A6" w:rsidRDefault="004F2724">
            <w:pPr>
              <w:pStyle w:val="TableParagraph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1266" w:type="dxa"/>
          </w:tcPr>
          <w:p w14:paraId="6C7181B8" w14:textId="77777777" w:rsidR="007158A6" w:rsidRDefault="004F2724">
            <w:pPr>
              <w:pStyle w:val="TableParagraph"/>
              <w:ind w:left="387" w:right="386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850" w:type="dxa"/>
          </w:tcPr>
          <w:p w14:paraId="598A6960" w14:textId="77777777" w:rsidR="007158A6" w:rsidRDefault="004F2724">
            <w:pPr>
              <w:pStyle w:val="TableParagraph"/>
              <w:ind w:left="97" w:right="94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  <w:tc>
          <w:tcPr>
            <w:tcW w:w="671" w:type="dxa"/>
          </w:tcPr>
          <w:p w14:paraId="2DF979B1" w14:textId="77777777" w:rsidR="007158A6" w:rsidRDefault="004F2724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(0.34)</w:t>
            </w:r>
          </w:p>
        </w:tc>
        <w:tc>
          <w:tcPr>
            <w:tcW w:w="1266" w:type="dxa"/>
          </w:tcPr>
          <w:p w14:paraId="56BE51C4" w14:textId="77777777" w:rsidR="007158A6" w:rsidRDefault="004F2724">
            <w:pPr>
              <w:pStyle w:val="TableParagraph"/>
              <w:ind w:left="389" w:right="382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794" w:type="dxa"/>
          </w:tcPr>
          <w:p w14:paraId="5E53BD91" w14:textId="77777777" w:rsidR="007158A6" w:rsidRDefault="004F2724">
            <w:pPr>
              <w:pStyle w:val="TableParagraph"/>
              <w:ind w:left="101" w:right="93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</w:tr>
      <w:tr w:rsidR="007158A6" w14:paraId="3A08841C" w14:textId="77777777">
        <w:trPr>
          <w:trHeight w:val="189"/>
        </w:trPr>
        <w:tc>
          <w:tcPr>
            <w:tcW w:w="2722" w:type="dxa"/>
          </w:tcPr>
          <w:p w14:paraId="02AAEC2F" w14:textId="77777777" w:rsidR="007158A6" w:rsidRDefault="004F2724">
            <w:pPr>
              <w:pStyle w:val="TableParagraph"/>
              <w:tabs>
                <w:tab w:val="right" w:pos="2537"/>
              </w:tabs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FES: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&gt;=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75</w:t>
            </w:r>
            <w:r>
              <w:rPr>
                <w:spacing w:val="1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percent</w:t>
            </w:r>
            <w:r>
              <w:rPr>
                <w:rFonts w:ascii="Times New Roman"/>
                <w:w w:val="105"/>
                <w:sz w:val="16"/>
              </w:rPr>
              <w:tab/>
            </w:r>
            <w:r>
              <w:rPr>
                <w:w w:val="105"/>
                <w:sz w:val="16"/>
              </w:rPr>
              <w:t>0.49</w:t>
            </w:r>
          </w:p>
        </w:tc>
        <w:tc>
          <w:tcPr>
            <w:tcW w:w="1266" w:type="dxa"/>
          </w:tcPr>
          <w:p w14:paraId="7233717B" w14:textId="77777777" w:rsidR="007158A6" w:rsidRDefault="004F2724">
            <w:pPr>
              <w:pStyle w:val="TableParagraph"/>
              <w:ind w:left="388" w:right="386"/>
              <w:rPr>
                <w:sz w:val="16"/>
              </w:rPr>
            </w:pPr>
            <w:r>
              <w:rPr>
                <w:w w:val="105"/>
                <w:sz w:val="16"/>
              </w:rPr>
              <w:t>0.71</w:t>
            </w:r>
          </w:p>
        </w:tc>
        <w:tc>
          <w:tcPr>
            <w:tcW w:w="850" w:type="dxa"/>
          </w:tcPr>
          <w:p w14:paraId="3A95748C" w14:textId="77777777" w:rsidR="007158A6" w:rsidRDefault="004F2724">
            <w:pPr>
              <w:pStyle w:val="TableParagraph"/>
              <w:ind w:left="98" w:right="94"/>
              <w:rPr>
                <w:sz w:val="16"/>
              </w:rPr>
            </w:pPr>
            <w:r>
              <w:rPr>
                <w:sz w:val="16"/>
              </w:rPr>
              <w:t>0.22***</w:t>
            </w:r>
          </w:p>
        </w:tc>
        <w:tc>
          <w:tcPr>
            <w:tcW w:w="671" w:type="dxa"/>
          </w:tcPr>
          <w:p w14:paraId="12A4E8D1" w14:textId="77777777" w:rsidR="007158A6" w:rsidRDefault="004F2724">
            <w:pPr>
              <w:pStyle w:val="TableParagraph"/>
              <w:ind w:left="87" w:right="82"/>
              <w:rPr>
                <w:sz w:val="16"/>
              </w:rPr>
            </w:pPr>
            <w:r>
              <w:rPr>
                <w:sz w:val="16"/>
              </w:rPr>
              <w:t>0.44</w:t>
            </w:r>
          </w:p>
        </w:tc>
        <w:tc>
          <w:tcPr>
            <w:tcW w:w="1266" w:type="dxa"/>
          </w:tcPr>
          <w:p w14:paraId="5B84581D" w14:textId="77777777" w:rsidR="007158A6" w:rsidRDefault="004F2724">
            <w:pPr>
              <w:pStyle w:val="TableParagraph"/>
              <w:ind w:left="389" w:right="381"/>
              <w:rPr>
                <w:sz w:val="16"/>
              </w:rPr>
            </w:pPr>
            <w:r>
              <w:rPr>
                <w:sz w:val="16"/>
              </w:rPr>
              <w:t>0.63</w:t>
            </w:r>
          </w:p>
        </w:tc>
        <w:tc>
          <w:tcPr>
            <w:tcW w:w="794" w:type="dxa"/>
          </w:tcPr>
          <w:p w14:paraId="7F354798" w14:textId="77777777" w:rsidR="007158A6" w:rsidRDefault="004F2724">
            <w:pPr>
              <w:pStyle w:val="TableParagraph"/>
              <w:ind w:left="101" w:right="92"/>
              <w:rPr>
                <w:sz w:val="16"/>
              </w:rPr>
            </w:pPr>
            <w:r>
              <w:rPr>
                <w:w w:val="105"/>
                <w:sz w:val="16"/>
              </w:rPr>
              <w:t>0.19**</w:t>
            </w:r>
          </w:p>
        </w:tc>
      </w:tr>
      <w:tr w:rsidR="007158A6" w14:paraId="2CF00279" w14:textId="77777777">
        <w:trPr>
          <w:trHeight w:val="193"/>
        </w:trPr>
        <w:tc>
          <w:tcPr>
            <w:tcW w:w="2722" w:type="dxa"/>
          </w:tcPr>
          <w:p w14:paraId="73C1039B" w14:textId="77777777" w:rsidR="007158A6" w:rsidRDefault="004F2724">
            <w:pPr>
              <w:pStyle w:val="TableParagraph"/>
              <w:spacing w:line="159" w:lineRule="exact"/>
              <w:ind w:right="117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1266" w:type="dxa"/>
          </w:tcPr>
          <w:p w14:paraId="4EB43E8E" w14:textId="77777777" w:rsidR="007158A6" w:rsidRDefault="004F2724">
            <w:pPr>
              <w:pStyle w:val="TableParagraph"/>
              <w:spacing w:line="159" w:lineRule="exact"/>
              <w:ind w:left="387" w:right="386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850" w:type="dxa"/>
          </w:tcPr>
          <w:p w14:paraId="73D0A121" w14:textId="77777777" w:rsidR="007158A6" w:rsidRDefault="004F2724">
            <w:pPr>
              <w:pStyle w:val="TableParagraph"/>
              <w:spacing w:line="159" w:lineRule="exact"/>
              <w:ind w:left="97" w:right="94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  <w:tc>
          <w:tcPr>
            <w:tcW w:w="671" w:type="dxa"/>
          </w:tcPr>
          <w:p w14:paraId="25C25D23" w14:textId="77777777" w:rsidR="007158A6" w:rsidRDefault="004F2724">
            <w:pPr>
              <w:pStyle w:val="TableParagraph"/>
              <w:spacing w:line="159" w:lineRule="exact"/>
              <w:ind w:left="87" w:right="82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1266" w:type="dxa"/>
          </w:tcPr>
          <w:p w14:paraId="2C7BBBCB" w14:textId="77777777" w:rsidR="007158A6" w:rsidRDefault="004F2724">
            <w:pPr>
              <w:pStyle w:val="TableParagraph"/>
              <w:spacing w:line="159" w:lineRule="exact"/>
              <w:ind w:left="389" w:right="382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94" w:type="dxa"/>
          </w:tcPr>
          <w:p w14:paraId="21E01771" w14:textId="77777777" w:rsidR="007158A6" w:rsidRDefault="004F2724">
            <w:pPr>
              <w:pStyle w:val="TableParagraph"/>
              <w:spacing w:line="159" w:lineRule="exact"/>
              <w:ind w:left="101" w:right="93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5567377B" w14:textId="77777777">
        <w:trPr>
          <w:trHeight w:val="234"/>
        </w:trPr>
        <w:tc>
          <w:tcPr>
            <w:tcW w:w="2722" w:type="dxa"/>
            <w:tcBorders>
              <w:bottom w:val="double" w:sz="1" w:space="0" w:color="000000"/>
            </w:tcBorders>
          </w:tcPr>
          <w:p w14:paraId="0E9BAD2F" w14:textId="77777777" w:rsidR="007158A6" w:rsidRDefault="004F2724">
            <w:pPr>
              <w:pStyle w:val="TableParagraph"/>
              <w:tabs>
                <w:tab w:val="right" w:pos="2513"/>
              </w:tabs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Observations</w:t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>760</w:t>
            </w:r>
          </w:p>
        </w:tc>
        <w:tc>
          <w:tcPr>
            <w:tcW w:w="1266" w:type="dxa"/>
            <w:tcBorders>
              <w:bottom w:val="double" w:sz="1" w:space="0" w:color="000000"/>
            </w:tcBorders>
          </w:tcPr>
          <w:p w14:paraId="054F93A8" w14:textId="77777777" w:rsidR="007158A6" w:rsidRDefault="004F2724">
            <w:pPr>
              <w:pStyle w:val="TableParagraph"/>
              <w:spacing w:before="18" w:line="240" w:lineRule="auto"/>
              <w:ind w:left="388" w:right="386"/>
              <w:rPr>
                <w:sz w:val="16"/>
              </w:rPr>
            </w:pPr>
            <w:r>
              <w:rPr>
                <w:sz w:val="16"/>
              </w:rPr>
              <w:t>332</w:t>
            </w:r>
          </w:p>
        </w:tc>
        <w:tc>
          <w:tcPr>
            <w:tcW w:w="850" w:type="dxa"/>
            <w:tcBorders>
              <w:bottom w:val="double" w:sz="1" w:space="0" w:color="000000"/>
            </w:tcBorders>
          </w:tcPr>
          <w:p w14:paraId="58E0549E" w14:textId="77777777" w:rsidR="007158A6" w:rsidRDefault="004F2724">
            <w:pPr>
              <w:pStyle w:val="TableParagraph"/>
              <w:spacing w:before="18" w:line="240" w:lineRule="auto"/>
              <w:ind w:left="98" w:right="94"/>
              <w:rPr>
                <w:sz w:val="16"/>
              </w:rPr>
            </w:pPr>
            <w:r>
              <w:rPr>
                <w:sz w:val="16"/>
              </w:rPr>
              <w:t>1,092</w:t>
            </w:r>
          </w:p>
        </w:tc>
        <w:tc>
          <w:tcPr>
            <w:tcW w:w="671" w:type="dxa"/>
            <w:tcBorders>
              <w:bottom w:val="double" w:sz="1" w:space="0" w:color="000000"/>
            </w:tcBorders>
          </w:tcPr>
          <w:p w14:paraId="311B2145" w14:textId="77777777" w:rsidR="007158A6" w:rsidRDefault="004F2724">
            <w:pPr>
              <w:pStyle w:val="TableParagraph"/>
              <w:spacing w:before="18" w:line="240" w:lineRule="auto"/>
              <w:ind w:left="88" w:right="82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1266" w:type="dxa"/>
            <w:tcBorders>
              <w:bottom w:val="double" w:sz="1" w:space="0" w:color="000000"/>
            </w:tcBorders>
          </w:tcPr>
          <w:p w14:paraId="78D80ECF" w14:textId="77777777" w:rsidR="007158A6" w:rsidRDefault="004F2724">
            <w:pPr>
              <w:pStyle w:val="TableParagraph"/>
              <w:spacing w:before="18" w:line="240" w:lineRule="auto"/>
              <w:ind w:left="389" w:right="381"/>
              <w:rPr>
                <w:sz w:val="16"/>
              </w:rPr>
            </w:pPr>
            <w:r>
              <w:rPr>
                <w:sz w:val="16"/>
              </w:rPr>
              <w:t>92</w:t>
            </w:r>
          </w:p>
        </w:tc>
        <w:tc>
          <w:tcPr>
            <w:tcW w:w="794" w:type="dxa"/>
            <w:tcBorders>
              <w:bottom w:val="double" w:sz="1" w:space="0" w:color="000000"/>
            </w:tcBorders>
          </w:tcPr>
          <w:p w14:paraId="13BD04A0" w14:textId="77777777" w:rsidR="007158A6" w:rsidRDefault="004F2724">
            <w:pPr>
              <w:pStyle w:val="TableParagraph"/>
              <w:spacing w:before="18" w:line="240" w:lineRule="auto"/>
              <w:ind w:left="101" w:right="92"/>
              <w:rPr>
                <w:sz w:val="16"/>
              </w:rPr>
            </w:pPr>
            <w:r>
              <w:rPr>
                <w:sz w:val="16"/>
              </w:rPr>
              <w:t>386</w:t>
            </w:r>
          </w:p>
        </w:tc>
      </w:tr>
    </w:tbl>
    <w:p w14:paraId="73C83CDA" w14:textId="6BA92AD9" w:rsidR="007158A6" w:rsidRDefault="004F2724">
      <w:pPr>
        <w:spacing w:before="48" w:line="249" w:lineRule="auto"/>
        <w:ind w:left="1013" w:right="2993" w:firstLine="3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0" behindDoc="1" locked="0" layoutInCell="1" allowOverlap="1" wp14:anchorId="409EEEA8" wp14:editId="32185CB4">
                <wp:simplePos x="0" y="0"/>
                <wp:positionH relativeFrom="page">
                  <wp:posOffset>1481455</wp:posOffset>
                </wp:positionH>
                <wp:positionV relativeFrom="paragraph">
                  <wp:posOffset>-146050</wp:posOffset>
                </wp:positionV>
                <wp:extent cx="4809490" cy="0"/>
                <wp:effectExtent l="0" t="0" r="0" b="0"/>
                <wp:wrapNone/>
                <wp:docPr id="25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094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EC972AB">
              <v:line id="Line 21" style="position:absolute;z-index:-2020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16.65pt,-11.5pt" to="495.35pt,-11.5pt" w14:anchorId="121EAE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">
                <w10:wrap anchorx="page"/>
              </v:line>
            </w:pict>
          </mc:Fallback>
        </mc:AlternateContent>
      </w:r>
      <w:r>
        <w:rPr>
          <w:w w:val="105"/>
          <w:sz w:val="16"/>
        </w:rPr>
        <w:t>Note: Robust standard errors in parentheses; * p</w:t>
      </w:r>
      <w:r>
        <w:rPr>
          <w:rFonts w:ascii="Verdana"/>
          <w:i/>
          <w:w w:val="105"/>
          <w:sz w:val="16"/>
        </w:rPr>
        <w:t>&lt;</w:t>
      </w:r>
      <w:r>
        <w:rPr>
          <w:w w:val="105"/>
          <w:sz w:val="16"/>
        </w:rPr>
        <w:t>0.05, ** p</w:t>
      </w:r>
      <w:r>
        <w:rPr>
          <w:rFonts w:ascii="Verdana"/>
          <w:i/>
          <w:w w:val="105"/>
          <w:sz w:val="16"/>
        </w:rPr>
        <w:t>&lt;</w:t>
      </w:r>
      <w:r>
        <w:rPr>
          <w:w w:val="105"/>
          <w:sz w:val="16"/>
        </w:rPr>
        <w:t>0.01, *** p</w:t>
      </w:r>
      <w:r>
        <w:rPr>
          <w:rFonts w:ascii="Verdana"/>
          <w:i/>
          <w:w w:val="105"/>
          <w:sz w:val="16"/>
        </w:rPr>
        <w:t>&lt;</w:t>
      </w:r>
      <w:r>
        <w:rPr>
          <w:w w:val="105"/>
          <w:sz w:val="16"/>
        </w:rPr>
        <w:t>0.001.</w:t>
      </w:r>
      <w:r>
        <w:rPr>
          <w:spacing w:val="-38"/>
          <w:w w:val="105"/>
          <w:sz w:val="16"/>
        </w:rPr>
        <w:t xml:space="preserve"> </w:t>
      </w:r>
      <w:r>
        <w:rPr>
          <w:w w:val="105"/>
          <w:sz w:val="16"/>
        </w:rPr>
        <w:t>Myanmar</w:t>
      </w:r>
      <w:r>
        <w:rPr>
          <w:spacing w:val="13"/>
          <w:w w:val="105"/>
          <w:sz w:val="16"/>
        </w:rPr>
        <w:t xml:space="preserve"> </w:t>
      </w:r>
      <w:r>
        <w:rPr>
          <w:w w:val="105"/>
          <w:sz w:val="16"/>
        </w:rPr>
        <w:t>is</w:t>
      </w:r>
      <w:r>
        <w:rPr>
          <w:spacing w:val="13"/>
          <w:w w:val="105"/>
          <w:sz w:val="16"/>
        </w:rPr>
        <w:t xml:space="preserve"> </w:t>
      </w:r>
      <w:r>
        <w:rPr>
          <w:w w:val="105"/>
          <w:sz w:val="16"/>
        </w:rPr>
        <w:t>excluded</w:t>
      </w:r>
      <w:r>
        <w:rPr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due</w:t>
      </w:r>
      <w:r>
        <w:rPr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to</w:t>
      </w:r>
      <w:r>
        <w:rPr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translation</w:t>
      </w:r>
      <w:r>
        <w:rPr>
          <w:spacing w:val="13"/>
          <w:w w:val="105"/>
          <w:sz w:val="16"/>
        </w:rPr>
        <w:t xml:space="preserve"> </w:t>
      </w:r>
      <w:r>
        <w:rPr>
          <w:w w:val="105"/>
          <w:sz w:val="16"/>
        </w:rPr>
        <w:t>errors.</w:t>
      </w:r>
    </w:p>
    <w:p w14:paraId="63D368DC" w14:textId="77777777" w:rsidR="007158A6" w:rsidRDefault="007158A6">
      <w:pPr>
        <w:spacing w:line="249" w:lineRule="auto"/>
        <w:rPr>
          <w:sz w:val="16"/>
        </w:rPr>
        <w:sectPr w:rsidR="007158A6">
          <w:pgSz w:w="12240" w:h="15840"/>
          <w:pgMar w:top="1340" w:right="860" w:bottom="1080" w:left="1320" w:header="0" w:footer="888" w:gutter="0"/>
          <w:cols w:space="720"/>
        </w:sectPr>
      </w:pPr>
    </w:p>
    <w:p w14:paraId="406AAEE4" w14:textId="77777777" w:rsidR="007158A6" w:rsidRDefault="004F2724">
      <w:pPr>
        <w:pStyle w:val="Heading1"/>
        <w:numPr>
          <w:ilvl w:val="0"/>
          <w:numId w:val="12"/>
        </w:numPr>
        <w:tabs>
          <w:tab w:val="left" w:pos="604"/>
          <w:tab w:val="left" w:pos="605"/>
        </w:tabs>
      </w:pPr>
      <w:bookmarkStart w:id="79" w:name="LCS_for_Food_Security_vs_LCS_for_Essenti"/>
      <w:bookmarkStart w:id="80" w:name="_bookmark19"/>
      <w:bookmarkEnd w:id="79"/>
      <w:bookmarkEnd w:id="80"/>
      <w:r>
        <w:t>LCS</w:t>
      </w:r>
      <w:r>
        <w:rPr>
          <w:spacing w:val="9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Food</w:t>
      </w:r>
      <w:r>
        <w:rPr>
          <w:spacing w:val="10"/>
        </w:rPr>
        <w:t xml:space="preserve"> </w:t>
      </w:r>
      <w:r>
        <w:t>Security</w:t>
      </w:r>
      <w:r>
        <w:rPr>
          <w:spacing w:val="10"/>
        </w:rPr>
        <w:t xml:space="preserve"> </w:t>
      </w:r>
      <w:r>
        <w:t>vs</w:t>
      </w:r>
      <w:r>
        <w:rPr>
          <w:spacing w:val="10"/>
        </w:rPr>
        <w:t xml:space="preserve"> </w:t>
      </w:r>
      <w:r>
        <w:t>LCS</w:t>
      </w:r>
      <w:r>
        <w:rPr>
          <w:spacing w:val="10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Essential</w:t>
      </w:r>
      <w:r>
        <w:rPr>
          <w:spacing w:val="10"/>
        </w:rPr>
        <w:t xml:space="preserve"> </w:t>
      </w:r>
      <w:r>
        <w:t>Needs</w:t>
      </w:r>
    </w:p>
    <w:p w14:paraId="57C43B0A" w14:textId="008E2EA9" w:rsidR="007158A6" w:rsidRDefault="004F2724">
      <w:pPr>
        <w:pStyle w:val="BodyText"/>
        <w:spacing w:before="282" w:line="314" w:lineRule="auto"/>
        <w:ind w:left="120" w:right="573"/>
        <w:jc w:val="both"/>
      </w:pPr>
      <w:r>
        <w:t>In food security assessments, two versions of the livelihood coping strategies module can be ad-</w:t>
      </w:r>
      <w:r>
        <w:rPr>
          <w:spacing w:val="1"/>
        </w:rPr>
        <w:t xml:space="preserve"> </w:t>
      </w:r>
      <w:r>
        <w:t>ministered depending on the aims of the assessment.</w:t>
      </w:r>
      <w:r>
        <w:rPr>
          <w:spacing w:val="1"/>
        </w:rPr>
        <w:t xml:space="preserve"> </w:t>
      </w:r>
      <w:r>
        <w:t>While the LCS-FS (food security) is used</w:t>
      </w:r>
      <w:r>
        <w:rPr>
          <w:spacing w:val="1"/>
        </w:rPr>
        <w:t xml:space="preserve"> </w:t>
      </w:r>
      <w:r>
        <w:t>when the main objective of the assessment is on food security outcomes, the LCS-EN (essential</w:t>
      </w:r>
      <w:r>
        <w:rPr>
          <w:spacing w:val="1"/>
        </w:rPr>
        <w:t xml:space="preserve"> </w:t>
      </w:r>
      <w:r>
        <w:rPr>
          <w:w w:val="95"/>
        </w:rPr>
        <w:t>needs) version is used when the scope of assessment broader than food security to include essential</w:t>
      </w:r>
      <w:r>
        <w:rPr>
          <w:spacing w:val="1"/>
          <w:w w:val="95"/>
        </w:rPr>
        <w:t xml:space="preserve"> </w:t>
      </w:r>
      <w:r>
        <w:t>needs like shelter, health, education, etc.</w:t>
      </w:r>
      <w:r>
        <w:rPr>
          <w:spacing w:val="1"/>
        </w:rPr>
        <w:t xml:space="preserve"> </w:t>
      </w:r>
      <w:r>
        <w:t>It is important to note that in this study, the LCS-FS</w:t>
      </w:r>
      <w:r>
        <w:rPr>
          <w:spacing w:val="1"/>
        </w:rPr>
        <w:t xml:space="preserve"> </w:t>
      </w:r>
      <w:r>
        <w:rPr>
          <w:w w:val="95"/>
        </w:rPr>
        <w:t>consisted of 10 questions on 10 livelihood coping strategies selected for the context (comprised of 4</w:t>
      </w:r>
      <w:r>
        <w:rPr>
          <w:spacing w:val="1"/>
          <w:w w:val="95"/>
        </w:rPr>
        <w:t xml:space="preserve"> </w:t>
      </w:r>
      <w:r>
        <w:rPr>
          <w:w w:val="95"/>
        </w:rPr>
        <w:t>stress, 3 crisis and 3 emergency coping strategies), while the LCS-EN module consisted of the same</w:t>
      </w:r>
      <w:r>
        <w:rPr>
          <w:spacing w:val="1"/>
          <w:w w:val="95"/>
        </w:rPr>
        <w:t xml:space="preserve"> </w:t>
      </w:r>
      <w:r w:rsidR="00A571F5">
        <w:rPr>
          <w:spacing w:val="-1"/>
        </w:rPr>
        <w:t>formulation but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slightly</w:t>
      </w:r>
      <w:r>
        <w:rPr>
          <w:spacing w:val="-4"/>
        </w:rPr>
        <w:t xml:space="preserve"> </w:t>
      </w:r>
      <w:r>
        <w:t>longer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questions</w:t>
      </w:r>
      <w:r>
        <w:rPr>
          <w:spacing w:val="-3"/>
        </w:rPr>
        <w:t xml:space="preserve"> </w:t>
      </w:r>
      <w:r>
        <w:t>asking</w:t>
      </w:r>
      <w:r>
        <w:rPr>
          <w:spacing w:val="-4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reason</w:t>
      </w:r>
      <w:r>
        <w:rPr>
          <w:spacing w:val="-3"/>
        </w:rPr>
        <w:t xml:space="preserve"> </w:t>
      </w:r>
      <w:r>
        <w:t>for</w:t>
      </w:r>
      <w:r>
        <w:rPr>
          <w:spacing w:val="-51"/>
        </w:rPr>
        <w:t xml:space="preserve"> </w:t>
      </w:r>
      <w:r>
        <w:t>applying</w:t>
      </w:r>
      <w:r>
        <w:rPr>
          <w:spacing w:val="15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coping</w:t>
      </w:r>
      <w:r>
        <w:rPr>
          <w:spacing w:val="16"/>
        </w:rPr>
        <w:t xml:space="preserve"> </w:t>
      </w:r>
      <w:r>
        <w:t>strategies</w:t>
      </w:r>
      <w:r>
        <w:rPr>
          <w:spacing w:val="16"/>
        </w:rPr>
        <w:t xml:space="preserve"> </w:t>
      </w:r>
      <w:r>
        <w:t>indicated</w:t>
      </w:r>
      <w:r>
        <w:rPr>
          <w:spacing w:val="16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t>stress</w:t>
      </w:r>
      <w:r>
        <w:rPr>
          <w:spacing w:val="16"/>
        </w:rPr>
        <w:t xml:space="preserve"> </w:t>
      </w:r>
      <w:r>
        <w:t>level.</w:t>
      </w:r>
    </w:p>
    <w:p w14:paraId="1E19E326" w14:textId="1A925EBE" w:rsidR="007158A6" w:rsidRDefault="004F2724">
      <w:pPr>
        <w:pStyle w:val="BodyText"/>
        <w:spacing w:before="170" w:line="314" w:lineRule="auto"/>
        <w:ind w:left="120" w:right="572"/>
        <w:jc w:val="both"/>
      </w:pPr>
      <w:r>
        <w:t>The objective here was to assess whether LCS-FS and LCS-EN were comparable (using the con-</w:t>
      </w:r>
      <w:r>
        <w:rPr>
          <w:spacing w:val="1"/>
        </w:rPr>
        <w:t xml:space="preserve"> </w:t>
      </w:r>
      <w:r>
        <w:t>version).</w:t>
      </w:r>
      <w:r>
        <w:rPr>
          <w:spacing w:val="1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versions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LCS</w:t>
      </w:r>
      <w:r>
        <w:rPr>
          <w:spacing w:val="-4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F2F</w:t>
      </w:r>
      <w:r>
        <w:rPr>
          <w:spacing w:val="-4"/>
        </w:rPr>
        <w:t xml:space="preserve"> </w:t>
      </w:r>
      <w:r>
        <w:t>modality,</w:t>
      </w:r>
      <w:r>
        <w:rPr>
          <w:spacing w:val="-5"/>
        </w:rPr>
        <w:t xml:space="preserve"> </w:t>
      </w:r>
      <w:r>
        <w:t>hence</w:t>
      </w:r>
      <w:r>
        <w:rPr>
          <w:spacing w:val="-50"/>
        </w:rPr>
        <w:t xml:space="preserve"> </w:t>
      </w:r>
      <w:r>
        <w:t>comparison is only in this sub-sample. Table 21 shows the computed LCS comparison by version</w:t>
      </w:r>
      <w:r>
        <w:rPr>
          <w:spacing w:val="-51"/>
        </w:rPr>
        <w:t xml:space="preserve"> </w:t>
      </w:r>
      <w:r>
        <w:t xml:space="preserve">across pilot countries while Tables 22-24 </w:t>
      </w:r>
      <w:del w:id="81" w:author="Matthieu TOCKERT" w:date="2024-01-10T13:34:00Z">
        <w:r w:rsidDel="004F2724">
          <w:delText>presents</w:delText>
        </w:r>
      </w:del>
      <w:ins w:id="82" w:author="Matthieu TOCKERT" w:date="2024-01-10T13:34:00Z">
        <w:r w:rsidR="173EA23E">
          <w:t>present</w:t>
        </w:r>
      </w:ins>
      <w:r>
        <w:t xml:space="preserve"> the comparison of the different LCS-FCS by</w:t>
      </w:r>
      <w:r>
        <w:rPr>
          <w:spacing w:val="1"/>
        </w:rPr>
        <w:t xml:space="preserve"> </w:t>
      </w:r>
      <w:r>
        <w:t>country.</w:t>
      </w:r>
    </w:p>
    <w:p w14:paraId="622BED96" w14:textId="77777777" w:rsidR="007158A6" w:rsidRDefault="007158A6">
      <w:pPr>
        <w:pStyle w:val="BodyText"/>
        <w:spacing w:before="8"/>
        <w:rPr>
          <w:sz w:val="26"/>
        </w:rPr>
      </w:pPr>
    </w:p>
    <w:p w14:paraId="4A4689F4" w14:textId="77777777" w:rsidR="007158A6" w:rsidRDefault="004F2724">
      <w:pPr>
        <w:pStyle w:val="Heading2"/>
        <w:numPr>
          <w:ilvl w:val="1"/>
          <w:numId w:val="7"/>
        </w:numPr>
        <w:tabs>
          <w:tab w:val="left" w:pos="732"/>
          <w:tab w:val="left" w:pos="733"/>
        </w:tabs>
      </w:pPr>
      <w:bookmarkStart w:id="83" w:name="Aggregate_LCS-FS/EN_(Maximum_livelihood_"/>
      <w:bookmarkStart w:id="84" w:name="_bookmark20"/>
      <w:bookmarkEnd w:id="83"/>
      <w:bookmarkEnd w:id="84"/>
      <w:r>
        <w:rPr>
          <w:w w:val="95"/>
        </w:rPr>
        <w:t>Aggregate</w:t>
      </w:r>
      <w:r>
        <w:rPr>
          <w:spacing w:val="35"/>
          <w:w w:val="95"/>
        </w:rPr>
        <w:t xml:space="preserve"> </w:t>
      </w:r>
      <w:r>
        <w:rPr>
          <w:w w:val="95"/>
        </w:rPr>
        <w:t>LCS-FS/EN</w:t>
      </w:r>
      <w:r>
        <w:rPr>
          <w:spacing w:val="35"/>
          <w:w w:val="95"/>
        </w:rPr>
        <w:t xml:space="preserve"> </w:t>
      </w:r>
      <w:r>
        <w:rPr>
          <w:w w:val="95"/>
        </w:rPr>
        <w:t>(Maximum</w:t>
      </w:r>
      <w:r>
        <w:rPr>
          <w:spacing w:val="36"/>
          <w:w w:val="95"/>
        </w:rPr>
        <w:t xml:space="preserve"> </w:t>
      </w:r>
      <w:r>
        <w:rPr>
          <w:w w:val="95"/>
        </w:rPr>
        <w:t>livelihood</w:t>
      </w:r>
      <w:r>
        <w:rPr>
          <w:spacing w:val="35"/>
          <w:w w:val="95"/>
        </w:rPr>
        <w:t xml:space="preserve"> </w:t>
      </w:r>
      <w:r>
        <w:rPr>
          <w:w w:val="95"/>
        </w:rPr>
        <w:t>coping</w:t>
      </w:r>
      <w:r>
        <w:rPr>
          <w:spacing w:val="35"/>
          <w:w w:val="95"/>
        </w:rPr>
        <w:t xml:space="preserve"> </w:t>
      </w:r>
      <w:r>
        <w:rPr>
          <w:w w:val="95"/>
        </w:rPr>
        <w:t>strategies)</w:t>
      </w:r>
    </w:p>
    <w:p w14:paraId="0F273627" w14:textId="77777777" w:rsidR="007158A6" w:rsidRDefault="004F2724">
      <w:pPr>
        <w:pStyle w:val="BodyText"/>
        <w:spacing w:before="215" w:line="314" w:lineRule="auto"/>
        <w:ind w:left="120" w:right="575"/>
        <w:jc w:val="both"/>
      </w:pPr>
      <w:r>
        <w:t>A comparison of the severity of the LCS applied (see Table 21) shows that across pilot countries,</w:t>
      </w:r>
      <w:r>
        <w:rPr>
          <w:spacing w:val="1"/>
        </w:rPr>
        <w:t xml:space="preserve"> </w:t>
      </w:r>
      <w:r>
        <w:rPr>
          <w:w w:val="95"/>
        </w:rPr>
        <w:t>there</w:t>
      </w:r>
      <w:r>
        <w:rPr>
          <w:spacing w:val="41"/>
          <w:w w:val="95"/>
        </w:rPr>
        <w:t xml:space="preserve"> </w:t>
      </w:r>
      <w:r>
        <w:rPr>
          <w:w w:val="95"/>
        </w:rPr>
        <w:t>were</w:t>
      </w:r>
      <w:r>
        <w:rPr>
          <w:spacing w:val="42"/>
          <w:w w:val="95"/>
        </w:rPr>
        <w:t xml:space="preserve"> </w:t>
      </w:r>
      <w:r>
        <w:rPr>
          <w:w w:val="95"/>
        </w:rPr>
        <w:t>no</w:t>
      </w:r>
      <w:r>
        <w:rPr>
          <w:spacing w:val="42"/>
          <w:w w:val="95"/>
        </w:rPr>
        <w:t xml:space="preserve"> </w:t>
      </w:r>
      <w:r>
        <w:rPr>
          <w:w w:val="95"/>
        </w:rPr>
        <w:t>statistically</w:t>
      </w:r>
      <w:r>
        <w:rPr>
          <w:spacing w:val="42"/>
          <w:w w:val="95"/>
        </w:rPr>
        <w:t xml:space="preserve"> </w:t>
      </w:r>
      <w:r>
        <w:rPr>
          <w:w w:val="95"/>
        </w:rPr>
        <w:t>significant</w:t>
      </w:r>
      <w:r>
        <w:rPr>
          <w:spacing w:val="41"/>
          <w:w w:val="95"/>
        </w:rPr>
        <w:t xml:space="preserve"> </w:t>
      </w:r>
      <w:r>
        <w:rPr>
          <w:w w:val="95"/>
        </w:rPr>
        <w:t>differences</w:t>
      </w:r>
      <w:r>
        <w:rPr>
          <w:spacing w:val="42"/>
          <w:w w:val="95"/>
        </w:rPr>
        <w:t xml:space="preserve"> </w:t>
      </w:r>
      <w:r>
        <w:rPr>
          <w:w w:val="95"/>
        </w:rPr>
        <w:t>between</w:t>
      </w:r>
      <w:r>
        <w:rPr>
          <w:spacing w:val="42"/>
          <w:w w:val="95"/>
        </w:rPr>
        <w:t xml:space="preserve"> </w:t>
      </w:r>
      <w:r>
        <w:rPr>
          <w:w w:val="95"/>
        </w:rPr>
        <w:t>the</w:t>
      </w:r>
      <w:r>
        <w:rPr>
          <w:spacing w:val="42"/>
          <w:w w:val="95"/>
        </w:rPr>
        <w:t xml:space="preserve"> </w:t>
      </w:r>
      <w:r>
        <w:rPr>
          <w:w w:val="95"/>
        </w:rPr>
        <w:t>proportion</w:t>
      </w:r>
      <w:r>
        <w:rPr>
          <w:spacing w:val="41"/>
          <w:w w:val="95"/>
        </w:rPr>
        <w:t xml:space="preserve"> </w:t>
      </w:r>
      <w:r>
        <w:rPr>
          <w:w w:val="95"/>
        </w:rPr>
        <w:t>of</w:t>
      </w:r>
      <w:r>
        <w:rPr>
          <w:spacing w:val="42"/>
          <w:w w:val="95"/>
        </w:rPr>
        <w:t xml:space="preserve"> </w:t>
      </w:r>
      <w:r>
        <w:rPr>
          <w:w w:val="95"/>
        </w:rPr>
        <w:t>households</w:t>
      </w:r>
      <w:r>
        <w:rPr>
          <w:spacing w:val="42"/>
          <w:w w:val="95"/>
        </w:rPr>
        <w:t xml:space="preserve"> </w:t>
      </w:r>
      <w:r>
        <w:rPr>
          <w:w w:val="95"/>
        </w:rPr>
        <w:t>adopting</w:t>
      </w:r>
      <w:r>
        <w:rPr>
          <w:spacing w:val="-48"/>
          <w:w w:val="95"/>
        </w:rPr>
        <w:t xml:space="preserve"> </w:t>
      </w:r>
      <w:r>
        <w:t>LCS</w:t>
      </w:r>
      <w:r>
        <w:rPr>
          <w:spacing w:val="15"/>
        </w:rPr>
        <w:t xml:space="preserve"> </w:t>
      </w:r>
      <w:r>
        <w:t>strategies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meet</w:t>
      </w:r>
      <w:r>
        <w:rPr>
          <w:spacing w:val="16"/>
        </w:rPr>
        <w:t xml:space="preserve"> </w:t>
      </w:r>
      <w:r>
        <w:t>their</w:t>
      </w:r>
      <w:r>
        <w:rPr>
          <w:spacing w:val="15"/>
        </w:rPr>
        <w:t xml:space="preserve"> </w:t>
      </w:r>
      <w:r>
        <w:t>food</w:t>
      </w:r>
      <w:r>
        <w:rPr>
          <w:spacing w:val="15"/>
        </w:rPr>
        <w:t xml:space="preserve"> </w:t>
      </w:r>
      <w:r>
        <w:t>security</w:t>
      </w:r>
      <w:r>
        <w:rPr>
          <w:spacing w:val="16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essential</w:t>
      </w:r>
      <w:r>
        <w:rPr>
          <w:spacing w:val="15"/>
        </w:rPr>
        <w:t xml:space="preserve"> </w:t>
      </w:r>
      <w:r>
        <w:t>needs.</w:t>
      </w:r>
    </w:p>
    <w:p w14:paraId="6E5527D8" w14:textId="7EBE707F" w:rsidR="007158A6" w:rsidRDefault="004F2724">
      <w:pPr>
        <w:spacing w:before="147"/>
        <w:ind w:left="1872"/>
        <w:jc w:val="both"/>
        <w:rPr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81" behindDoc="1" locked="0" layoutInCell="1" allowOverlap="1" wp14:anchorId="2C3675E7" wp14:editId="0B1D5123">
                <wp:simplePos x="0" y="0"/>
                <wp:positionH relativeFrom="page">
                  <wp:posOffset>914400</wp:posOffset>
                </wp:positionH>
                <wp:positionV relativeFrom="paragraph">
                  <wp:posOffset>382270</wp:posOffset>
                </wp:positionV>
                <wp:extent cx="5944235" cy="3429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4235" cy="34290"/>
                          <a:chOff x="1440" y="602"/>
                          <a:chExt cx="9361" cy="54"/>
                        </a:xfrm>
                      </wpg:grpSpPr>
                      <wps:wsp>
                        <wps:cNvPr id="23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440" y="606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84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440" y="652"/>
                            <a:ext cx="9360" cy="0"/>
                          </a:xfrm>
                          <a:prstGeom prst="line">
                            <a:avLst/>
                          </a:prstGeom>
                          <a:noFill/>
                          <a:ln w="4841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35838EBC">
              <v:group id="Group 18" style="position:absolute;margin-left:1in;margin-top:30.1pt;width:468.05pt;height:2.7pt;z-index:-15711744;mso-wrap-distance-left:0;mso-wrap-distance-right:0;mso-position-horizontal-relative:page" coordsize="9361,54" coordorigin="1440,602" o:spid="_x0000_s1026" w14:anchorId="116601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">
                <v:line id="Line 20" style="position:absolute;visibility:visible;mso-wrap-style:square" o:spid="_x0000_s1027" strokeweight=".1345mm" o:connectortype="straight" from="1440,606" to="10800,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"/>
                <v:line id="Line 19" style="position:absolute;visibility:visible;mso-wrap-style:square" o:spid="_x0000_s1028" strokeweight=".1345mm" o:connectortype="straight" from="1440,652" to="10800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"/>
                <w10:wrap type="topAndBottom" anchorx="page"/>
              </v:group>
            </w:pict>
          </mc:Fallback>
        </mc:AlternateContent>
      </w:r>
      <w:r>
        <w:rPr>
          <w:sz w:val="21"/>
        </w:rPr>
        <w:t>Table</w:t>
      </w:r>
      <w:r>
        <w:rPr>
          <w:spacing w:val="2"/>
          <w:sz w:val="21"/>
        </w:rPr>
        <w:t xml:space="preserve"> </w:t>
      </w:r>
      <w:r>
        <w:rPr>
          <w:sz w:val="21"/>
        </w:rPr>
        <w:t>21:</w:t>
      </w:r>
      <w:r>
        <w:rPr>
          <w:spacing w:val="21"/>
          <w:sz w:val="21"/>
        </w:rPr>
        <w:t xml:space="preserve"> </w:t>
      </w:r>
      <w:r>
        <w:rPr>
          <w:sz w:val="21"/>
        </w:rPr>
        <w:t>Myanmar:</w:t>
      </w:r>
      <w:r>
        <w:rPr>
          <w:spacing w:val="21"/>
          <w:sz w:val="21"/>
        </w:rPr>
        <w:t xml:space="preserve"> </w:t>
      </w:r>
      <w:r>
        <w:rPr>
          <w:sz w:val="21"/>
        </w:rPr>
        <w:t>LCS</w:t>
      </w:r>
      <w:r>
        <w:rPr>
          <w:spacing w:val="3"/>
          <w:sz w:val="21"/>
        </w:rPr>
        <w:t xml:space="preserve"> </w:t>
      </w:r>
      <w:r>
        <w:rPr>
          <w:sz w:val="21"/>
        </w:rPr>
        <w:t>for</w:t>
      </w:r>
      <w:r>
        <w:rPr>
          <w:spacing w:val="3"/>
          <w:sz w:val="21"/>
        </w:rPr>
        <w:t xml:space="preserve"> </w:t>
      </w:r>
      <w:r>
        <w:rPr>
          <w:sz w:val="21"/>
        </w:rPr>
        <w:t>Essential</w:t>
      </w:r>
      <w:r>
        <w:rPr>
          <w:spacing w:val="3"/>
          <w:sz w:val="21"/>
        </w:rPr>
        <w:t xml:space="preserve"> </w:t>
      </w:r>
      <w:r>
        <w:rPr>
          <w:sz w:val="21"/>
        </w:rPr>
        <w:t>Needs</w:t>
      </w:r>
      <w:r>
        <w:rPr>
          <w:spacing w:val="3"/>
          <w:sz w:val="21"/>
        </w:rPr>
        <w:t xml:space="preserve"> </w:t>
      </w:r>
      <w:r>
        <w:rPr>
          <w:sz w:val="21"/>
        </w:rPr>
        <w:t>vs.</w:t>
      </w:r>
      <w:r>
        <w:rPr>
          <w:spacing w:val="21"/>
          <w:sz w:val="21"/>
        </w:rPr>
        <w:t xml:space="preserve"> </w:t>
      </w:r>
      <w:r>
        <w:rPr>
          <w:sz w:val="21"/>
        </w:rPr>
        <w:t>Food</w:t>
      </w:r>
      <w:r>
        <w:rPr>
          <w:spacing w:val="3"/>
          <w:sz w:val="21"/>
        </w:rPr>
        <w:t xml:space="preserve"> </w:t>
      </w:r>
      <w:r>
        <w:rPr>
          <w:sz w:val="21"/>
        </w:rPr>
        <w:t>Security</w:t>
      </w:r>
    </w:p>
    <w:p w14:paraId="53E673B7" w14:textId="77777777" w:rsidR="007158A6" w:rsidRDefault="007158A6">
      <w:pPr>
        <w:pStyle w:val="BodyText"/>
        <w:spacing w:before="6"/>
        <w:rPr>
          <w:sz w:val="11"/>
        </w:rPr>
      </w:pPr>
    </w:p>
    <w:p w14:paraId="4AF22333" w14:textId="77777777" w:rsidR="007158A6" w:rsidRDefault="004F2724">
      <w:pPr>
        <w:tabs>
          <w:tab w:val="left" w:pos="6116"/>
          <w:tab w:val="left" w:pos="8161"/>
        </w:tabs>
        <w:ind w:left="4139"/>
        <w:rPr>
          <w:sz w:val="15"/>
        </w:rPr>
      </w:pPr>
      <w:r>
        <w:rPr>
          <w:w w:val="110"/>
          <w:sz w:val="15"/>
        </w:rPr>
        <w:t>Myanmar</w:t>
      </w:r>
      <w:r>
        <w:rPr>
          <w:spacing w:val="2"/>
          <w:w w:val="110"/>
          <w:sz w:val="15"/>
        </w:rPr>
        <w:t xml:space="preserve"> </w:t>
      </w:r>
      <w:r>
        <w:rPr>
          <w:w w:val="110"/>
          <w:sz w:val="15"/>
        </w:rPr>
        <w:t>F2F</w:t>
      </w:r>
      <w:r>
        <w:rPr>
          <w:w w:val="110"/>
          <w:sz w:val="15"/>
        </w:rPr>
        <w:tab/>
        <w:t>Ecuador</w:t>
      </w:r>
      <w:r>
        <w:rPr>
          <w:spacing w:val="3"/>
          <w:w w:val="110"/>
          <w:sz w:val="15"/>
        </w:rPr>
        <w:t xml:space="preserve"> </w:t>
      </w:r>
      <w:r>
        <w:rPr>
          <w:w w:val="110"/>
          <w:sz w:val="15"/>
        </w:rPr>
        <w:t>F2F</w:t>
      </w:r>
      <w:r>
        <w:rPr>
          <w:w w:val="110"/>
          <w:sz w:val="15"/>
        </w:rPr>
        <w:tab/>
        <w:t>CAR</w:t>
      </w:r>
      <w:r>
        <w:rPr>
          <w:spacing w:val="28"/>
          <w:w w:val="110"/>
          <w:sz w:val="15"/>
        </w:rPr>
        <w:t xml:space="preserve"> </w:t>
      </w:r>
      <w:r>
        <w:rPr>
          <w:w w:val="110"/>
          <w:sz w:val="15"/>
        </w:rPr>
        <w:t>F2F</w:t>
      </w:r>
    </w:p>
    <w:p w14:paraId="463D2EB3" w14:textId="515E4836" w:rsidR="007158A6" w:rsidRDefault="004F2724">
      <w:pPr>
        <w:tabs>
          <w:tab w:val="left" w:pos="3893"/>
          <w:tab w:val="left" w:pos="4555"/>
          <w:tab w:val="left" w:pos="5165"/>
          <w:tab w:val="left" w:pos="5824"/>
          <w:tab w:val="left" w:pos="6485"/>
          <w:tab w:val="left" w:pos="7095"/>
          <w:tab w:val="left" w:pos="7755"/>
          <w:tab w:val="left" w:pos="8416"/>
          <w:tab w:val="left" w:pos="9026"/>
        </w:tabs>
        <w:ind w:left="234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055F4B6" wp14:editId="3ADD2842">
                <wp:simplePos x="0" y="0"/>
                <wp:positionH relativeFrom="page">
                  <wp:posOffset>914400</wp:posOffset>
                </wp:positionH>
                <wp:positionV relativeFrom="paragraph">
                  <wp:posOffset>124460</wp:posOffset>
                </wp:positionV>
                <wp:extent cx="5943600" cy="0"/>
                <wp:effectExtent l="0" t="0" r="0" b="0"/>
                <wp:wrapNone/>
                <wp:docPr id="21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84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2B86E303">
              <v:line id="Line 17" style="position:absolute;z-index:1574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345mm" from="1in,9.8pt" to="540pt,9.8pt" w14:anchorId="493C11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">
                <w10:wrap anchorx="page"/>
              </v:line>
            </w:pict>
          </mc:Fallback>
        </mc:AlternateContent>
      </w:r>
      <w:r>
        <w:rPr>
          <w:w w:val="110"/>
          <w:sz w:val="15"/>
        </w:rPr>
        <w:t>Variable</w:t>
      </w:r>
      <w:r>
        <w:rPr>
          <w:w w:val="110"/>
          <w:sz w:val="15"/>
        </w:rPr>
        <w:tab/>
        <w:t>EN</w:t>
      </w:r>
      <w:r>
        <w:rPr>
          <w:w w:val="110"/>
          <w:sz w:val="15"/>
        </w:rPr>
        <w:tab/>
        <w:t>FS</w:t>
      </w:r>
      <w:r>
        <w:rPr>
          <w:w w:val="110"/>
          <w:sz w:val="15"/>
        </w:rPr>
        <w:tab/>
        <w:t>Diff</w:t>
      </w:r>
      <w:r>
        <w:rPr>
          <w:w w:val="110"/>
          <w:sz w:val="15"/>
        </w:rPr>
        <w:tab/>
        <w:t>EN</w:t>
      </w:r>
      <w:r>
        <w:rPr>
          <w:w w:val="110"/>
          <w:sz w:val="15"/>
        </w:rPr>
        <w:tab/>
        <w:t>FS</w:t>
      </w:r>
      <w:r>
        <w:rPr>
          <w:w w:val="110"/>
          <w:sz w:val="15"/>
        </w:rPr>
        <w:tab/>
        <w:t>Diff</w:t>
      </w:r>
      <w:r>
        <w:rPr>
          <w:w w:val="110"/>
          <w:sz w:val="15"/>
        </w:rPr>
        <w:tab/>
        <w:t>EN</w:t>
      </w:r>
      <w:r>
        <w:rPr>
          <w:w w:val="110"/>
          <w:sz w:val="15"/>
        </w:rPr>
        <w:tab/>
        <w:t>FS</w:t>
      </w:r>
      <w:r>
        <w:rPr>
          <w:w w:val="110"/>
          <w:sz w:val="15"/>
        </w:rPr>
        <w:tab/>
        <w:t>Diff</w:t>
      </w: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2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 w:rsidR="007158A6" w14:paraId="0EB2E5BE" w14:textId="77777777">
        <w:trPr>
          <w:trHeight w:val="198"/>
        </w:trPr>
        <w:tc>
          <w:tcPr>
            <w:tcW w:w="4212" w:type="dxa"/>
          </w:tcPr>
          <w:p w14:paraId="34355455" w14:textId="77777777" w:rsidR="007158A6" w:rsidRDefault="004F2724">
            <w:pPr>
              <w:pStyle w:val="TableParagraph"/>
              <w:tabs>
                <w:tab w:val="right" w:pos="4033"/>
              </w:tabs>
              <w:spacing w:before="0" w:line="160" w:lineRule="exact"/>
              <w:ind w:left="114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Maximum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Livelihood</w:t>
            </w:r>
            <w:r>
              <w:rPr>
                <w:spacing w:val="1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Coping:</w:t>
            </w:r>
            <w:r>
              <w:rPr>
                <w:spacing w:val="3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None</w:t>
            </w:r>
            <w:r>
              <w:rPr>
                <w:rFonts w:ascii="Times New Roman"/>
                <w:w w:val="105"/>
                <w:sz w:val="15"/>
              </w:rPr>
              <w:tab/>
            </w:r>
            <w:r>
              <w:rPr>
                <w:w w:val="105"/>
                <w:sz w:val="15"/>
              </w:rPr>
              <w:t>0.25</w:t>
            </w:r>
          </w:p>
        </w:tc>
        <w:tc>
          <w:tcPr>
            <w:tcW w:w="644" w:type="dxa"/>
          </w:tcPr>
          <w:p w14:paraId="7CF10968" w14:textId="77777777" w:rsidR="007158A6" w:rsidRDefault="004F2724">
            <w:pPr>
              <w:pStyle w:val="TableParagraph"/>
              <w:spacing w:before="0" w:line="160" w:lineRule="exact"/>
              <w:ind w:left="176"/>
              <w:jc w:val="left"/>
              <w:rPr>
                <w:sz w:val="15"/>
              </w:rPr>
            </w:pPr>
            <w:r>
              <w:rPr>
                <w:sz w:val="15"/>
              </w:rPr>
              <w:t>0.26</w:t>
            </w:r>
          </w:p>
        </w:tc>
        <w:tc>
          <w:tcPr>
            <w:tcW w:w="644" w:type="dxa"/>
          </w:tcPr>
          <w:p w14:paraId="4602D464" w14:textId="77777777" w:rsidR="007158A6" w:rsidRDefault="004F2724">
            <w:pPr>
              <w:pStyle w:val="TableParagraph"/>
              <w:spacing w:before="0" w:line="160" w:lineRule="exact"/>
              <w:ind w:left="31" w:right="31"/>
              <w:rPr>
                <w:sz w:val="15"/>
              </w:rPr>
            </w:pPr>
            <w:r>
              <w:rPr>
                <w:sz w:val="15"/>
              </w:rPr>
              <w:t>0.01</w:t>
            </w:r>
          </w:p>
        </w:tc>
        <w:tc>
          <w:tcPr>
            <w:tcW w:w="644" w:type="dxa"/>
          </w:tcPr>
          <w:p w14:paraId="759AD2AC" w14:textId="77777777" w:rsidR="007158A6" w:rsidRDefault="004F2724">
            <w:pPr>
              <w:pStyle w:val="TableParagraph"/>
              <w:spacing w:before="0" w:line="160" w:lineRule="exact"/>
              <w:ind w:left="31" w:right="32"/>
              <w:rPr>
                <w:sz w:val="15"/>
              </w:rPr>
            </w:pPr>
            <w:r>
              <w:rPr>
                <w:w w:val="115"/>
                <w:sz w:val="15"/>
              </w:rPr>
              <w:t>0.11</w:t>
            </w:r>
          </w:p>
        </w:tc>
        <w:tc>
          <w:tcPr>
            <w:tcW w:w="644" w:type="dxa"/>
          </w:tcPr>
          <w:p w14:paraId="4F91023A" w14:textId="77777777" w:rsidR="007158A6" w:rsidRDefault="004F2724">
            <w:pPr>
              <w:pStyle w:val="TableParagraph"/>
              <w:spacing w:before="0" w:line="160" w:lineRule="exact"/>
              <w:ind w:right="177"/>
              <w:jc w:val="right"/>
              <w:rPr>
                <w:sz w:val="15"/>
              </w:rPr>
            </w:pPr>
            <w:r>
              <w:rPr>
                <w:sz w:val="15"/>
              </w:rPr>
              <w:t>0.07</w:t>
            </w:r>
          </w:p>
        </w:tc>
        <w:tc>
          <w:tcPr>
            <w:tcW w:w="644" w:type="dxa"/>
          </w:tcPr>
          <w:p w14:paraId="090F3AB9" w14:textId="77777777" w:rsidR="007158A6" w:rsidRDefault="004F2724">
            <w:pPr>
              <w:pStyle w:val="TableParagraph"/>
              <w:spacing w:before="0" w:line="160" w:lineRule="exact"/>
              <w:ind w:right="151"/>
              <w:jc w:val="right"/>
              <w:rPr>
                <w:sz w:val="15"/>
              </w:rPr>
            </w:pPr>
            <w:r>
              <w:rPr>
                <w:sz w:val="15"/>
              </w:rPr>
              <w:t>-0.04</w:t>
            </w:r>
          </w:p>
        </w:tc>
        <w:tc>
          <w:tcPr>
            <w:tcW w:w="644" w:type="dxa"/>
          </w:tcPr>
          <w:p w14:paraId="284C81E8" w14:textId="77777777" w:rsidR="007158A6" w:rsidRDefault="004F2724">
            <w:pPr>
              <w:pStyle w:val="TableParagraph"/>
              <w:spacing w:before="0" w:line="160" w:lineRule="exact"/>
              <w:ind w:right="178"/>
              <w:jc w:val="right"/>
              <w:rPr>
                <w:sz w:val="15"/>
              </w:rPr>
            </w:pPr>
            <w:r>
              <w:rPr>
                <w:sz w:val="15"/>
              </w:rPr>
              <w:t>0.19</w:t>
            </w:r>
          </w:p>
        </w:tc>
        <w:tc>
          <w:tcPr>
            <w:tcW w:w="644" w:type="dxa"/>
          </w:tcPr>
          <w:p w14:paraId="1A206BB0" w14:textId="77777777" w:rsidR="007158A6" w:rsidRDefault="004F2724">
            <w:pPr>
              <w:pStyle w:val="TableParagraph"/>
              <w:spacing w:before="0" w:line="160" w:lineRule="exact"/>
              <w:ind w:left="31" w:right="35"/>
              <w:rPr>
                <w:sz w:val="15"/>
              </w:rPr>
            </w:pPr>
            <w:r>
              <w:rPr>
                <w:w w:val="105"/>
                <w:sz w:val="15"/>
              </w:rPr>
              <w:t>0.21</w:t>
            </w:r>
          </w:p>
        </w:tc>
        <w:tc>
          <w:tcPr>
            <w:tcW w:w="644" w:type="dxa"/>
          </w:tcPr>
          <w:p w14:paraId="68D00093" w14:textId="77777777" w:rsidR="007158A6" w:rsidRDefault="004F2724">
            <w:pPr>
              <w:pStyle w:val="TableParagraph"/>
              <w:spacing w:before="0" w:line="160" w:lineRule="exact"/>
              <w:ind w:right="179"/>
              <w:jc w:val="right"/>
              <w:rPr>
                <w:sz w:val="15"/>
              </w:rPr>
            </w:pPr>
            <w:r>
              <w:rPr>
                <w:sz w:val="15"/>
              </w:rPr>
              <w:t>0.02</w:t>
            </w:r>
          </w:p>
        </w:tc>
      </w:tr>
      <w:tr w:rsidR="007158A6" w14:paraId="1B331D52" w14:textId="77777777">
        <w:trPr>
          <w:trHeight w:val="181"/>
        </w:trPr>
        <w:tc>
          <w:tcPr>
            <w:tcW w:w="4212" w:type="dxa"/>
          </w:tcPr>
          <w:p w14:paraId="00245171" w14:textId="77777777" w:rsidR="007158A6" w:rsidRDefault="004F2724">
            <w:pPr>
              <w:pStyle w:val="TableParagraph"/>
              <w:spacing w:before="0" w:line="142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(0.44)</w:t>
            </w:r>
          </w:p>
        </w:tc>
        <w:tc>
          <w:tcPr>
            <w:tcW w:w="644" w:type="dxa"/>
          </w:tcPr>
          <w:p w14:paraId="0C54FDFF" w14:textId="77777777" w:rsidR="007158A6" w:rsidRDefault="004F2724">
            <w:pPr>
              <w:pStyle w:val="TableParagraph"/>
              <w:spacing w:before="0" w:line="142" w:lineRule="exact"/>
              <w:ind w:left="114"/>
              <w:jc w:val="left"/>
              <w:rPr>
                <w:sz w:val="15"/>
              </w:rPr>
            </w:pPr>
            <w:r>
              <w:rPr>
                <w:sz w:val="15"/>
              </w:rPr>
              <w:t>(0.44)</w:t>
            </w:r>
          </w:p>
        </w:tc>
        <w:tc>
          <w:tcPr>
            <w:tcW w:w="644" w:type="dxa"/>
          </w:tcPr>
          <w:p w14:paraId="33A0DDFB" w14:textId="77777777" w:rsidR="007158A6" w:rsidRDefault="004F2724">
            <w:pPr>
              <w:pStyle w:val="TableParagraph"/>
              <w:spacing w:before="0" w:line="142" w:lineRule="exact"/>
              <w:ind w:left="31" w:right="31"/>
              <w:rPr>
                <w:sz w:val="15"/>
              </w:rPr>
            </w:pPr>
            <w:r>
              <w:rPr>
                <w:sz w:val="15"/>
              </w:rPr>
              <w:t>(0.78)</w:t>
            </w:r>
          </w:p>
        </w:tc>
        <w:tc>
          <w:tcPr>
            <w:tcW w:w="644" w:type="dxa"/>
          </w:tcPr>
          <w:p w14:paraId="3D70ACD5" w14:textId="77777777" w:rsidR="007158A6" w:rsidRDefault="004F2724">
            <w:pPr>
              <w:pStyle w:val="TableParagraph"/>
              <w:spacing w:before="0" w:line="14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(0.32)</w:t>
            </w:r>
          </w:p>
        </w:tc>
        <w:tc>
          <w:tcPr>
            <w:tcW w:w="644" w:type="dxa"/>
          </w:tcPr>
          <w:p w14:paraId="26A33CFD" w14:textId="77777777" w:rsidR="007158A6" w:rsidRDefault="004F2724">
            <w:pPr>
              <w:pStyle w:val="TableParagraph"/>
              <w:spacing w:before="0" w:line="142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(0.26)</w:t>
            </w:r>
          </w:p>
        </w:tc>
        <w:tc>
          <w:tcPr>
            <w:tcW w:w="644" w:type="dxa"/>
          </w:tcPr>
          <w:p w14:paraId="5F676A5C" w14:textId="77777777" w:rsidR="007158A6" w:rsidRDefault="004F2724">
            <w:pPr>
              <w:pStyle w:val="TableParagraph"/>
              <w:spacing w:before="0" w:line="142" w:lineRule="exact"/>
              <w:ind w:right="115"/>
              <w:jc w:val="right"/>
              <w:rPr>
                <w:sz w:val="15"/>
              </w:rPr>
            </w:pPr>
            <w:r>
              <w:rPr>
                <w:sz w:val="15"/>
              </w:rPr>
              <w:t>(0.05)</w:t>
            </w:r>
          </w:p>
        </w:tc>
        <w:tc>
          <w:tcPr>
            <w:tcW w:w="644" w:type="dxa"/>
          </w:tcPr>
          <w:p w14:paraId="1D682AF5" w14:textId="77777777" w:rsidR="007158A6" w:rsidRDefault="004F2724">
            <w:pPr>
              <w:pStyle w:val="TableParagraph"/>
              <w:spacing w:before="0" w:line="142" w:lineRule="exact"/>
              <w:ind w:right="115"/>
              <w:jc w:val="right"/>
              <w:rPr>
                <w:sz w:val="15"/>
              </w:rPr>
            </w:pPr>
            <w:r>
              <w:rPr>
                <w:sz w:val="15"/>
              </w:rPr>
              <w:t>(0.40)</w:t>
            </w:r>
          </w:p>
        </w:tc>
        <w:tc>
          <w:tcPr>
            <w:tcW w:w="644" w:type="dxa"/>
          </w:tcPr>
          <w:p w14:paraId="4044C32F" w14:textId="77777777" w:rsidR="007158A6" w:rsidRDefault="004F2724">
            <w:pPr>
              <w:pStyle w:val="TableParagraph"/>
              <w:spacing w:before="0" w:line="142" w:lineRule="exact"/>
              <w:ind w:left="31" w:right="35"/>
              <w:rPr>
                <w:sz w:val="15"/>
              </w:rPr>
            </w:pPr>
            <w:r>
              <w:rPr>
                <w:w w:val="105"/>
                <w:sz w:val="15"/>
              </w:rPr>
              <w:t>(0.41)</w:t>
            </w:r>
          </w:p>
        </w:tc>
        <w:tc>
          <w:tcPr>
            <w:tcW w:w="644" w:type="dxa"/>
          </w:tcPr>
          <w:p w14:paraId="2900B52C" w14:textId="77777777" w:rsidR="007158A6" w:rsidRDefault="004F2724">
            <w:pPr>
              <w:pStyle w:val="TableParagraph"/>
              <w:spacing w:before="0" w:line="142" w:lineRule="exact"/>
              <w:ind w:right="116"/>
              <w:jc w:val="right"/>
              <w:rPr>
                <w:sz w:val="15"/>
              </w:rPr>
            </w:pPr>
            <w:r>
              <w:rPr>
                <w:w w:val="110"/>
                <w:sz w:val="15"/>
              </w:rPr>
              <w:t>(0.71)</w:t>
            </w:r>
          </w:p>
        </w:tc>
      </w:tr>
      <w:tr w:rsidR="007158A6" w14:paraId="1BE1ED61" w14:textId="77777777">
        <w:trPr>
          <w:trHeight w:val="181"/>
        </w:trPr>
        <w:tc>
          <w:tcPr>
            <w:tcW w:w="4212" w:type="dxa"/>
          </w:tcPr>
          <w:p w14:paraId="12F89F72" w14:textId="77777777" w:rsidR="007158A6" w:rsidRDefault="004F2724">
            <w:pPr>
              <w:pStyle w:val="TableParagraph"/>
              <w:tabs>
                <w:tab w:val="right" w:pos="4033"/>
              </w:tabs>
              <w:spacing w:before="0" w:line="142" w:lineRule="exact"/>
              <w:ind w:left="114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Maximum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Livelihood</w:t>
            </w:r>
            <w:r>
              <w:rPr>
                <w:spacing w:val="1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Coping:</w:t>
            </w:r>
            <w:r>
              <w:rPr>
                <w:spacing w:val="3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Stress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level</w:t>
            </w:r>
            <w:r>
              <w:rPr>
                <w:rFonts w:ascii="Times New Roman"/>
                <w:w w:val="105"/>
                <w:sz w:val="15"/>
              </w:rPr>
              <w:tab/>
            </w:r>
            <w:r>
              <w:rPr>
                <w:w w:val="105"/>
                <w:sz w:val="15"/>
              </w:rPr>
              <w:t>0.47</w:t>
            </w:r>
          </w:p>
        </w:tc>
        <w:tc>
          <w:tcPr>
            <w:tcW w:w="644" w:type="dxa"/>
          </w:tcPr>
          <w:p w14:paraId="670984EB" w14:textId="77777777" w:rsidR="007158A6" w:rsidRDefault="004F2724">
            <w:pPr>
              <w:pStyle w:val="TableParagraph"/>
              <w:spacing w:before="0" w:line="142" w:lineRule="exact"/>
              <w:ind w:left="177"/>
              <w:jc w:val="left"/>
              <w:rPr>
                <w:sz w:val="15"/>
              </w:rPr>
            </w:pPr>
            <w:r>
              <w:rPr>
                <w:sz w:val="15"/>
              </w:rPr>
              <w:t>0.45</w:t>
            </w:r>
          </w:p>
        </w:tc>
        <w:tc>
          <w:tcPr>
            <w:tcW w:w="644" w:type="dxa"/>
          </w:tcPr>
          <w:p w14:paraId="733D2786" w14:textId="77777777" w:rsidR="007158A6" w:rsidRDefault="004F2724">
            <w:pPr>
              <w:pStyle w:val="TableParagraph"/>
              <w:spacing w:before="0" w:line="14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-0.02</w:t>
            </w:r>
          </w:p>
        </w:tc>
        <w:tc>
          <w:tcPr>
            <w:tcW w:w="644" w:type="dxa"/>
          </w:tcPr>
          <w:p w14:paraId="0C223F10" w14:textId="77777777" w:rsidR="007158A6" w:rsidRDefault="004F2724">
            <w:pPr>
              <w:pStyle w:val="TableParagraph"/>
              <w:spacing w:before="0" w:line="142" w:lineRule="exact"/>
              <w:ind w:left="31" w:right="31"/>
              <w:rPr>
                <w:sz w:val="15"/>
              </w:rPr>
            </w:pPr>
            <w:r>
              <w:rPr>
                <w:sz w:val="15"/>
              </w:rPr>
              <w:t>0.26</w:t>
            </w:r>
          </w:p>
        </w:tc>
        <w:tc>
          <w:tcPr>
            <w:tcW w:w="644" w:type="dxa"/>
          </w:tcPr>
          <w:p w14:paraId="18D9F433" w14:textId="77777777" w:rsidR="007158A6" w:rsidRDefault="004F2724">
            <w:pPr>
              <w:pStyle w:val="TableParagraph"/>
              <w:spacing w:before="0" w:line="142" w:lineRule="exact"/>
              <w:ind w:right="177"/>
              <w:jc w:val="right"/>
              <w:rPr>
                <w:sz w:val="15"/>
              </w:rPr>
            </w:pPr>
            <w:r>
              <w:rPr>
                <w:sz w:val="15"/>
              </w:rPr>
              <w:t>0.30</w:t>
            </w:r>
          </w:p>
        </w:tc>
        <w:tc>
          <w:tcPr>
            <w:tcW w:w="644" w:type="dxa"/>
          </w:tcPr>
          <w:p w14:paraId="7C7A0285" w14:textId="77777777" w:rsidR="007158A6" w:rsidRDefault="004F2724">
            <w:pPr>
              <w:pStyle w:val="TableParagraph"/>
              <w:spacing w:before="0" w:line="142" w:lineRule="exact"/>
              <w:ind w:right="177"/>
              <w:jc w:val="right"/>
              <w:rPr>
                <w:sz w:val="15"/>
              </w:rPr>
            </w:pPr>
            <w:r>
              <w:rPr>
                <w:sz w:val="15"/>
              </w:rPr>
              <w:t>0.05</w:t>
            </w:r>
          </w:p>
        </w:tc>
        <w:tc>
          <w:tcPr>
            <w:tcW w:w="644" w:type="dxa"/>
          </w:tcPr>
          <w:p w14:paraId="6FBF98C8" w14:textId="77777777" w:rsidR="007158A6" w:rsidRDefault="004F2724">
            <w:pPr>
              <w:pStyle w:val="TableParagraph"/>
              <w:spacing w:before="0" w:line="142" w:lineRule="exact"/>
              <w:ind w:right="178"/>
              <w:jc w:val="right"/>
              <w:rPr>
                <w:sz w:val="15"/>
              </w:rPr>
            </w:pPr>
            <w:r>
              <w:rPr>
                <w:sz w:val="15"/>
              </w:rPr>
              <w:t>0.60</w:t>
            </w:r>
          </w:p>
        </w:tc>
        <w:tc>
          <w:tcPr>
            <w:tcW w:w="644" w:type="dxa"/>
          </w:tcPr>
          <w:p w14:paraId="24552339" w14:textId="77777777" w:rsidR="007158A6" w:rsidRDefault="004F2724">
            <w:pPr>
              <w:pStyle w:val="TableParagraph"/>
              <w:spacing w:before="0" w:line="142" w:lineRule="exact"/>
              <w:ind w:left="31" w:right="34"/>
              <w:rPr>
                <w:sz w:val="15"/>
              </w:rPr>
            </w:pPr>
            <w:r>
              <w:rPr>
                <w:sz w:val="15"/>
              </w:rPr>
              <w:t>0.62</w:t>
            </w:r>
          </w:p>
        </w:tc>
        <w:tc>
          <w:tcPr>
            <w:tcW w:w="644" w:type="dxa"/>
          </w:tcPr>
          <w:p w14:paraId="71351134" w14:textId="77777777" w:rsidR="007158A6" w:rsidRDefault="004F2724">
            <w:pPr>
              <w:pStyle w:val="TableParagraph"/>
              <w:spacing w:before="0" w:line="142" w:lineRule="exact"/>
              <w:ind w:right="179"/>
              <w:jc w:val="right"/>
              <w:rPr>
                <w:sz w:val="15"/>
              </w:rPr>
            </w:pPr>
            <w:r>
              <w:rPr>
                <w:sz w:val="15"/>
              </w:rPr>
              <w:t>0.02</w:t>
            </w:r>
          </w:p>
        </w:tc>
      </w:tr>
      <w:tr w:rsidR="007158A6" w14:paraId="5B621CCD" w14:textId="77777777">
        <w:trPr>
          <w:trHeight w:val="181"/>
        </w:trPr>
        <w:tc>
          <w:tcPr>
            <w:tcW w:w="4212" w:type="dxa"/>
          </w:tcPr>
          <w:p w14:paraId="455C74E2" w14:textId="77777777" w:rsidR="007158A6" w:rsidRDefault="004F2724">
            <w:pPr>
              <w:pStyle w:val="TableParagraph"/>
              <w:spacing w:before="0" w:line="142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644" w:type="dxa"/>
          </w:tcPr>
          <w:p w14:paraId="06FCE95B" w14:textId="77777777" w:rsidR="007158A6" w:rsidRDefault="004F2724">
            <w:pPr>
              <w:pStyle w:val="TableParagraph"/>
              <w:spacing w:before="0" w:line="142" w:lineRule="exact"/>
              <w:ind w:left="114"/>
              <w:jc w:val="left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644" w:type="dxa"/>
          </w:tcPr>
          <w:p w14:paraId="2F910713" w14:textId="77777777" w:rsidR="007158A6" w:rsidRDefault="004F2724">
            <w:pPr>
              <w:pStyle w:val="TableParagraph"/>
              <w:spacing w:before="0" w:line="142" w:lineRule="exact"/>
              <w:ind w:left="31" w:right="31"/>
              <w:rPr>
                <w:sz w:val="15"/>
              </w:rPr>
            </w:pPr>
            <w:r>
              <w:rPr>
                <w:sz w:val="15"/>
              </w:rPr>
              <w:t>(0.63)</w:t>
            </w:r>
          </w:p>
        </w:tc>
        <w:tc>
          <w:tcPr>
            <w:tcW w:w="644" w:type="dxa"/>
          </w:tcPr>
          <w:p w14:paraId="69C93486" w14:textId="77777777" w:rsidR="007158A6" w:rsidRDefault="004F2724">
            <w:pPr>
              <w:pStyle w:val="TableParagraph"/>
              <w:spacing w:before="0" w:line="14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(0.44)</w:t>
            </w:r>
          </w:p>
        </w:tc>
        <w:tc>
          <w:tcPr>
            <w:tcW w:w="644" w:type="dxa"/>
          </w:tcPr>
          <w:p w14:paraId="66F0E39A" w14:textId="77777777" w:rsidR="007158A6" w:rsidRDefault="004F2724">
            <w:pPr>
              <w:pStyle w:val="TableParagraph"/>
              <w:spacing w:before="0" w:line="142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(0.46)</w:t>
            </w:r>
          </w:p>
        </w:tc>
        <w:tc>
          <w:tcPr>
            <w:tcW w:w="644" w:type="dxa"/>
          </w:tcPr>
          <w:p w14:paraId="42586C81" w14:textId="77777777" w:rsidR="007158A6" w:rsidRDefault="004F2724">
            <w:pPr>
              <w:pStyle w:val="TableParagraph"/>
              <w:spacing w:before="0" w:line="142" w:lineRule="exact"/>
              <w:ind w:right="115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(0.16)</w:t>
            </w:r>
          </w:p>
        </w:tc>
        <w:tc>
          <w:tcPr>
            <w:tcW w:w="644" w:type="dxa"/>
          </w:tcPr>
          <w:p w14:paraId="5547575F" w14:textId="77777777" w:rsidR="007158A6" w:rsidRDefault="004F2724">
            <w:pPr>
              <w:pStyle w:val="TableParagraph"/>
              <w:spacing w:before="0" w:line="142" w:lineRule="exact"/>
              <w:ind w:right="115"/>
              <w:jc w:val="right"/>
              <w:rPr>
                <w:sz w:val="15"/>
              </w:rPr>
            </w:pPr>
            <w:r>
              <w:rPr>
                <w:sz w:val="15"/>
              </w:rPr>
              <w:t>(0.49)</w:t>
            </w:r>
          </w:p>
        </w:tc>
        <w:tc>
          <w:tcPr>
            <w:tcW w:w="644" w:type="dxa"/>
          </w:tcPr>
          <w:p w14:paraId="2CEFAE6E" w14:textId="77777777" w:rsidR="007158A6" w:rsidRDefault="004F2724">
            <w:pPr>
              <w:pStyle w:val="TableParagraph"/>
              <w:spacing w:before="0" w:line="142" w:lineRule="exact"/>
              <w:ind w:left="31" w:right="35"/>
              <w:rPr>
                <w:sz w:val="15"/>
              </w:rPr>
            </w:pPr>
            <w:r>
              <w:rPr>
                <w:sz w:val="15"/>
              </w:rPr>
              <w:t>(0.49)</w:t>
            </w:r>
          </w:p>
        </w:tc>
        <w:tc>
          <w:tcPr>
            <w:tcW w:w="644" w:type="dxa"/>
          </w:tcPr>
          <w:p w14:paraId="0203806A" w14:textId="77777777" w:rsidR="007158A6" w:rsidRDefault="004F2724">
            <w:pPr>
              <w:pStyle w:val="TableParagraph"/>
              <w:spacing w:before="0" w:line="142" w:lineRule="exact"/>
              <w:ind w:right="116"/>
              <w:jc w:val="right"/>
              <w:rPr>
                <w:sz w:val="15"/>
              </w:rPr>
            </w:pPr>
            <w:r>
              <w:rPr>
                <w:sz w:val="15"/>
              </w:rPr>
              <w:t>(0.74)</w:t>
            </w:r>
          </w:p>
        </w:tc>
      </w:tr>
      <w:tr w:rsidR="007158A6" w14:paraId="4B079A8F" w14:textId="77777777">
        <w:trPr>
          <w:trHeight w:val="181"/>
        </w:trPr>
        <w:tc>
          <w:tcPr>
            <w:tcW w:w="4212" w:type="dxa"/>
          </w:tcPr>
          <w:p w14:paraId="5DF7CA73" w14:textId="77777777" w:rsidR="007158A6" w:rsidRDefault="004F2724">
            <w:pPr>
              <w:pStyle w:val="TableParagraph"/>
              <w:tabs>
                <w:tab w:val="right" w:pos="4034"/>
              </w:tabs>
              <w:spacing w:before="0" w:line="142" w:lineRule="exact"/>
              <w:ind w:left="114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Maximum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Livelihood</w:t>
            </w:r>
            <w:r>
              <w:rPr>
                <w:spacing w:val="14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Coping:</w:t>
            </w:r>
            <w:r>
              <w:rPr>
                <w:spacing w:val="31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Crisis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level</w:t>
            </w:r>
            <w:r>
              <w:rPr>
                <w:rFonts w:ascii="Times New Roman"/>
                <w:w w:val="105"/>
                <w:sz w:val="15"/>
              </w:rPr>
              <w:tab/>
            </w:r>
            <w:r>
              <w:rPr>
                <w:w w:val="105"/>
                <w:sz w:val="15"/>
              </w:rPr>
              <w:t>0.26</w:t>
            </w:r>
          </w:p>
        </w:tc>
        <w:tc>
          <w:tcPr>
            <w:tcW w:w="644" w:type="dxa"/>
          </w:tcPr>
          <w:p w14:paraId="061E96CA" w14:textId="77777777" w:rsidR="007158A6" w:rsidRDefault="004F2724">
            <w:pPr>
              <w:pStyle w:val="TableParagraph"/>
              <w:spacing w:before="0" w:line="142" w:lineRule="exact"/>
              <w:ind w:left="177"/>
              <w:jc w:val="left"/>
              <w:rPr>
                <w:sz w:val="15"/>
              </w:rPr>
            </w:pPr>
            <w:r>
              <w:rPr>
                <w:sz w:val="15"/>
              </w:rPr>
              <w:t>0.24</w:t>
            </w:r>
          </w:p>
        </w:tc>
        <w:tc>
          <w:tcPr>
            <w:tcW w:w="644" w:type="dxa"/>
          </w:tcPr>
          <w:p w14:paraId="5E8B8445" w14:textId="77777777" w:rsidR="007158A6" w:rsidRDefault="004F2724">
            <w:pPr>
              <w:pStyle w:val="TableParagraph"/>
              <w:spacing w:before="0" w:line="14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-0.01</w:t>
            </w:r>
          </w:p>
        </w:tc>
        <w:tc>
          <w:tcPr>
            <w:tcW w:w="644" w:type="dxa"/>
          </w:tcPr>
          <w:p w14:paraId="295E3072" w14:textId="77777777" w:rsidR="007158A6" w:rsidRDefault="004F2724">
            <w:pPr>
              <w:pStyle w:val="TableParagraph"/>
              <w:spacing w:before="0" w:line="142" w:lineRule="exact"/>
              <w:ind w:left="31" w:right="31"/>
              <w:rPr>
                <w:sz w:val="15"/>
              </w:rPr>
            </w:pPr>
            <w:r>
              <w:rPr>
                <w:sz w:val="15"/>
              </w:rPr>
              <w:t>0.45</w:t>
            </w:r>
          </w:p>
        </w:tc>
        <w:tc>
          <w:tcPr>
            <w:tcW w:w="644" w:type="dxa"/>
          </w:tcPr>
          <w:p w14:paraId="1D75560A" w14:textId="77777777" w:rsidR="007158A6" w:rsidRDefault="004F2724">
            <w:pPr>
              <w:pStyle w:val="TableParagraph"/>
              <w:spacing w:before="0" w:line="142" w:lineRule="exact"/>
              <w:ind w:right="177"/>
              <w:jc w:val="right"/>
              <w:rPr>
                <w:sz w:val="15"/>
              </w:rPr>
            </w:pPr>
            <w:r>
              <w:rPr>
                <w:sz w:val="15"/>
              </w:rPr>
              <w:t>0.40</w:t>
            </w:r>
          </w:p>
        </w:tc>
        <w:tc>
          <w:tcPr>
            <w:tcW w:w="644" w:type="dxa"/>
          </w:tcPr>
          <w:p w14:paraId="39728231" w14:textId="77777777" w:rsidR="007158A6" w:rsidRDefault="004F2724">
            <w:pPr>
              <w:pStyle w:val="TableParagraph"/>
              <w:spacing w:before="0" w:line="142" w:lineRule="exact"/>
              <w:ind w:right="150"/>
              <w:jc w:val="right"/>
              <w:rPr>
                <w:sz w:val="15"/>
              </w:rPr>
            </w:pPr>
            <w:r>
              <w:rPr>
                <w:sz w:val="15"/>
              </w:rPr>
              <w:t>-0.05</w:t>
            </w:r>
          </w:p>
        </w:tc>
        <w:tc>
          <w:tcPr>
            <w:tcW w:w="644" w:type="dxa"/>
          </w:tcPr>
          <w:p w14:paraId="78F9735B" w14:textId="77777777" w:rsidR="007158A6" w:rsidRDefault="004F2724">
            <w:pPr>
              <w:pStyle w:val="TableParagraph"/>
              <w:spacing w:before="0" w:line="142" w:lineRule="exact"/>
              <w:ind w:right="178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0.14</w:t>
            </w:r>
          </w:p>
        </w:tc>
        <w:tc>
          <w:tcPr>
            <w:tcW w:w="644" w:type="dxa"/>
          </w:tcPr>
          <w:p w14:paraId="14CB56EF" w14:textId="77777777" w:rsidR="007158A6" w:rsidRDefault="004F2724">
            <w:pPr>
              <w:pStyle w:val="TableParagraph"/>
              <w:spacing w:before="0" w:line="142" w:lineRule="exact"/>
              <w:ind w:left="31" w:right="34"/>
              <w:rPr>
                <w:sz w:val="15"/>
              </w:rPr>
            </w:pPr>
            <w:r>
              <w:rPr>
                <w:w w:val="105"/>
                <w:sz w:val="15"/>
              </w:rPr>
              <w:t>0.13</w:t>
            </w:r>
          </w:p>
        </w:tc>
        <w:tc>
          <w:tcPr>
            <w:tcW w:w="644" w:type="dxa"/>
          </w:tcPr>
          <w:p w14:paraId="57D2BF74" w14:textId="77777777" w:rsidR="007158A6" w:rsidRDefault="004F2724">
            <w:pPr>
              <w:pStyle w:val="TableParagraph"/>
              <w:spacing w:before="0" w:line="142" w:lineRule="exact"/>
              <w:ind w:right="152"/>
              <w:jc w:val="right"/>
              <w:rPr>
                <w:sz w:val="15"/>
              </w:rPr>
            </w:pPr>
            <w:r>
              <w:rPr>
                <w:sz w:val="15"/>
              </w:rPr>
              <w:t>-0.02</w:t>
            </w:r>
          </w:p>
        </w:tc>
      </w:tr>
      <w:tr w:rsidR="007158A6" w14:paraId="3912576D" w14:textId="77777777">
        <w:trPr>
          <w:trHeight w:val="181"/>
        </w:trPr>
        <w:tc>
          <w:tcPr>
            <w:tcW w:w="4212" w:type="dxa"/>
          </w:tcPr>
          <w:p w14:paraId="7DC13C7B" w14:textId="77777777" w:rsidR="007158A6" w:rsidRDefault="004F2724">
            <w:pPr>
              <w:pStyle w:val="TableParagraph"/>
              <w:spacing w:before="0" w:line="142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(0.44)</w:t>
            </w:r>
          </w:p>
        </w:tc>
        <w:tc>
          <w:tcPr>
            <w:tcW w:w="644" w:type="dxa"/>
          </w:tcPr>
          <w:p w14:paraId="793A4765" w14:textId="77777777" w:rsidR="007158A6" w:rsidRDefault="004F2724">
            <w:pPr>
              <w:pStyle w:val="TableParagraph"/>
              <w:spacing w:before="0" w:line="142" w:lineRule="exact"/>
              <w:ind w:left="114"/>
              <w:jc w:val="left"/>
              <w:rPr>
                <w:sz w:val="15"/>
              </w:rPr>
            </w:pPr>
            <w:r>
              <w:rPr>
                <w:sz w:val="15"/>
              </w:rPr>
              <w:t>(0.43)</w:t>
            </w:r>
          </w:p>
        </w:tc>
        <w:tc>
          <w:tcPr>
            <w:tcW w:w="644" w:type="dxa"/>
          </w:tcPr>
          <w:p w14:paraId="4BD1F2B0" w14:textId="77777777" w:rsidR="007158A6" w:rsidRDefault="004F2724">
            <w:pPr>
              <w:pStyle w:val="TableParagraph"/>
              <w:spacing w:before="0" w:line="142" w:lineRule="exact"/>
              <w:ind w:left="31" w:right="31"/>
              <w:rPr>
                <w:sz w:val="15"/>
              </w:rPr>
            </w:pPr>
            <w:r>
              <w:rPr>
                <w:w w:val="110"/>
                <w:sz w:val="15"/>
              </w:rPr>
              <w:t>(0.71)</w:t>
            </w:r>
          </w:p>
        </w:tc>
        <w:tc>
          <w:tcPr>
            <w:tcW w:w="644" w:type="dxa"/>
          </w:tcPr>
          <w:p w14:paraId="505833A9" w14:textId="77777777" w:rsidR="007158A6" w:rsidRDefault="004F2724">
            <w:pPr>
              <w:pStyle w:val="TableParagraph"/>
              <w:spacing w:before="0" w:line="14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(0.50)</w:t>
            </w:r>
          </w:p>
        </w:tc>
        <w:tc>
          <w:tcPr>
            <w:tcW w:w="644" w:type="dxa"/>
          </w:tcPr>
          <w:p w14:paraId="62C2BF8C" w14:textId="77777777" w:rsidR="007158A6" w:rsidRDefault="004F2724">
            <w:pPr>
              <w:pStyle w:val="TableParagraph"/>
              <w:spacing w:before="0" w:line="142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(0.49)</w:t>
            </w:r>
          </w:p>
        </w:tc>
        <w:tc>
          <w:tcPr>
            <w:tcW w:w="644" w:type="dxa"/>
          </w:tcPr>
          <w:p w14:paraId="643B3FF0" w14:textId="77777777" w:rsidR="007158A6" w:rsidRDefault="004F2724">
            <w:pPr>
              <w:pStyle w:val="TableParagraph"/>
              <w:spacing w:before="0" w:line="142" w:lineRule="exact"/>
              <w:ind w:right="115"/>
              <w:jc w:val="right"/>
              <w:rPr>
                <w:sz w:val="15"/>
              </w:rPr>
            </w:pPr>
            <w:r>
              <w:rPr>
                <w:w w:val="110"/>
                <w:sz w:val="15"/>
              </w:rPr>
              <w:t>(0.15)</w:t>
            </w:r>
          </w:p>
        </w:tc>
        <w:tc>
          <w:tcPr>
            <w:tcW w:w="644" w:type="dxa"/>
          </w:tcPr>
          <w:p w14:paraId="5010D179" w14:textId="77777777" w:rsidR="007158A6" w:rsidRDefault="004F2724">
            <w:pPr>
              <w:pStyle w:val="TableParagraph"/>
              <w:spacing w:before="0" w:line="142" w:lineRule="exact"/>
              <w:ind w:right="115"/>
              <w:jc w:val="right"/>
              <w:rPr>
                <w:sz w:val="15"/>
              </w:rPr>
            </w:pPr>
            <w:r>
              <w:rPr>
                <w:sz w:val="15"/>
              </w:rPr>
              <w:t>(0.35)</w:t>
            </w:r>
          </w:p>
        </w:tc>
        <w:tc>
          <w:tcPr>
            <w:tcW w:w="644" w:type="dxa"/>
          </w:tcPr>
          <w:p w14:paraId="3040EF64" w14:textId="77777777" w:rsidR="007158A6" w:rsidRDefault="004F2724">
            <w:pPr>
              <w:pStyle w:val="TableParagraph"/>
              <w:spacing w:before="0" w:line="142" w:lineRule="exact"/>
              <w:ind w:left="31" w:right="35"/>
              <w:rPr>
                <w:sz w:val="15"/>
              </w:rPr>
            </w:pPr>
            <w:r>
              <w:rPr>
                <w:sz w:val="15"/>
              </w:rPr>
              <w:t>(0.34)</w:t>
            </w:r>
          </w:p>
        </w:tc>
        <w:tc>
          <w:tcPr>
            <w:tcW w:w="644" w:type="dxa"/>
          </w:tcPr>
          <w:p w14:paraId="462CA067" w14:textId="77777777" w:rsidR="007158A6" w:rsidRDefault="004F2724">
            <w:pPr>
              <w:pStyle w:val="TableParagraph"/>
              <w:spacing w:before="0" w:line="142" w:lineRule="exact"/>
              <w:ind w:right="116"/>
              <w:jc w:val="right"/>
              <w:rPr>
                <w:sz w:val="15"/>
              </w:rPr>
            </w:pPr>
            <w:r>
              <w:rPr>
                <w:sz w:val="15"/>
              </w:rPr>
              <w:t>(0.70)</w:t>
            </w:r>
          </w:p>
        </w:tc>
      </w:tr>
      <w:tr w:rsidR="007158A6" w14:paraId="7A8D5D71" w14:textId="77777777">
        <w:trPr>
          <w:trHeight w:val="181"/>
        </w:trPr>
        <w:tc>
          <w:tcPr>
            <w:tcW w:w="4212" w:type="dxa"/>
          </w:tcPr>
          <w:p w14:paraId="0FB0B96E" w14:textId="77777777" w:rsidR="007158A6" w:rsidRDefault="004F2724">
            <w:pPr>
              <w:pStyle w:val="TableParagraph"/>
              <w:tabs>
                <w:tab w:val="left" w:pos="3744"/>
              </w:tabs>
              <w:spacing w:before="0" w:line="142" w:lineRule="exact"/>
              <w:ind w:left="114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Maximum</w:t>
            </w:r>
            <w:r>
              <w:rPr>
                <w:spacing w:val="1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Livelihood</w:t>
            </w:r>
            <w:r>
              <w:rPr>
                <w:spacing w:val="13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Coping:</w:t>
            </w:r>
            <w:r>
              <w:rPr>
                <w:spacing w:val="3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Emergency</w:t>
            </w:r>
            <w:r>
              <w:rPr>
                <w:spacing w:val="1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level</w:t>
            </w:r>
            <w:r>
              <w:rPr>
                <w:w w:val="105"/>
                <w:sz w:val="15"/>
              </w:rPr>
              <w:tab/>
              <w:t>0.02</w:t>
            </w:r>
          </w:p>
        </w:tc>
        <w:tc>
          <w:tcPr>
            <w:tcW w:w="644" w:type="dxa"/>
          </w:tcPr>
          <w:p w14:paraId="09C679B8" w14:textId="77777777" w:rsidR="007158A6" w:rsidRDefault="004F2724">
            <w:pPr>
              <w:pStyle w:val="TableParagraph"/>
              <w:spacing w:before="0" w:line="142" w:lineRule="exact"/>
              <w:ind w:left="176"/>
              <w:jc w:val="left"/>
              <w:rPr>
                <w:sz w:val="15"/>
              </w:rPr>
            </w:pPr>
            <w:r>
              <w:rPr>
                <w:sz w:val="15"/>
              </w:rPr>
              <w:t>0.05</w:t>
            </w:r>
          </w:p>
        </w:tc>
        <w:tc>
          <w:tcPr>
            <w:tcW w:w="644" w:type="dxa"/>
          </w:tcPr>
          <w:p w14:paraId="1E3849A2" w14:textId="77777777" w:rsidR="007158A6" w:rsidRDefault="004F2724">
            <w:pPr>
              <w:pStyle w:val="TableParagraph"/>
              <w:spacing w:before="0" w:line="14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0.02</w:t>
            </w:r>
          </w:p>
        </w:tc>
        <w:tc>
          <w:tcPr>
            <w:tcW w:w="644" w:type="dxa"/>
          </w:tcPr>
          <w:p w14:paraId="706D91C2" w14:textId="77777777" w:rsidR="007158A6" w:rsidRDefault="004F2724">
            <w:pPr>
              <w:pStyle w:val="TableParagraph"/>
              <w:spacing w:before="0" w:line="142" w:lineRule="exact"/>
              <w:ind w:left="31" w:right="33"/>
              <w:rPr>
                <w:sz w:val="15"/>
              </w:rPr>
            </w:pPr>
            <w:r>
              <w:rPr>
                <w:sz w:val="15"/>
              </w:rPr>
              <w:t>0.18</w:t>
            </w:r>
          </w:p>
        </w:tc>
        <w:tc>
          <w:tcPr>
            <w:tcW w:w="644" w:type="dxa"/>
          </w:tcPr>
          <w:p w14:paraId="367DAB60" w14:textId="77777777" w:rsidR="007158A6" w:rsidRDefault="004F2724">
            <w:pPr>
              <w:pStyle w:val="TableParagraph"/>
              <w:spacing w:before="0" w:line="142" w:lineRule="exact"/>
              <w:ind w:right="178"/>
              <w:jc w:val="right"/>
              <w:rPr>
                <w:sz w:val="15"/>
              </w:rPr>
            </w:pPr>
            <w:r>
              <w:rPr>
                <w:sz w:val="15"/>
              </w:rPr>
              <w:t>0.23</w:t>
            </w:r>
          </w:p>
        </w:tc>
        <w:tc>
          <w:tcPr>
            <w:tcW w:w="644" w:type="dxa"/>
          </w:tcPr>
          <w:p w14:paraId="0E244AEF" w14:textId="77777777" w:rsidR="007158A6" w:rsidRDefault="004F2724">
            <w:pPr>
              <w:pStyle w:val="TableParagraph"/>
              <w:spacing w:before="0" w:line="142" w:lineRule="exact"/>
              <w:ind w:right="178"/>
              <w:jc w:val="right"/>
              <w:rPr>
                <w:sz w:val="15"/>
              </w:rPr>
            </w:pPr>
            <w:r>
              <w:rPr>
                <w:sz w:val="15"/>
              </w:rPr>
              <w:t>0.05</w:t>
            </w:r>
          </w:p>
        </w:tc>
        <w:tc>
          <w:tcPr>
            <w:tcW w:w="644" w:type="dxa"/>
          </w:tcPr>
          <w:p w14:paraId="215B6A20" w14:textId="77777777" w:rsidR="007158A6" w:rsidRDefault="004F2724">
            <w:pPr>
              <w:pStyle w:val="TableParagraph"/>
              <w:spacing w:before="0" w:line="142" w:lineRule="exact"/>
              <w:ind w:right="179"/>
              <w:jc w:val="right"/>
              <w:rPr>
                <w:sz w:val="15"/>
              </w:rPr>
            </w:pPr>
            <w:r>
              <w:rPr>
                <w:sz w:val="15"/>
              </w:rPr>
              <w:t>0.06</w:t>
            </w:r>
          </w:p>
        </w:tc>
        <w:tc>
          <w:tcPr>
            <w:tcW w:w="644" w:type="dxa"/>
          </w:tcPr>
          <w:p w14:paraId="4B03030C" w14:textId="77777777" w:rsidR="007158A6" w:rsidRDefault="004F2724">
            <w:pPr>
              <w:pStyle w:val="TableParagraph"/>
              <w:spacing w:before="0" w:line="142" w:lineRule="exact"/>
              <w:ind w:left="31" w:right="36"/>
              <w:rPr>
                <w:sz w:val="15"/>
              </w:rPr>
            </w:pPr>
            <w:r>
              <w:rPr>
                <w:sz w:val="15"/>
              </w:rPr>
              <w:t>0.04</w:t>
            </w:r>
          </w:p>
        </w:tc>
        <w:tc>
          <w:tcPr>
            <w:tcW w:w="644" w:type="dxa"/>
          </w:tcPr>
          <w:p w14:paraId="4D98D0C1" w14:textId="77777777" w:rsidR="007158A6" w:rsidRDefault="004F2724">
            <w:pPr>
              <w:pStyle w:val="TableParagraph"/>
              <w:spacing w:before="0" w:line="142" w:lineRule="exact"/>
              <w:ind w:right="152"/>
              <w:jc w:val="right"/>
              <w:rPr>
                <w:sz w:val="15"/>
              </w:rPr>
            </w:pPr>
            <w:r>
              <w:rPr>
                <w:sz w:val="15"/>
              </w:rPr>
              <w:t>-0.02</w:t>
            </w:r>
          </w:p>
        </w:tc>
      </w:tr>
      <w:tr w:rsidR="007158A6" w14:paraId="3EDD97FF" w14:textId="77777777">
        <w:trPr>
          <w:trHeight w:val="185"/>
        </w:trPr>
        <w:tc>
          <w:tcPr>
            <w:tcW w:w="4212" w:type="dxa"/>
          </w:tcPr>
          <w:p w14:paraId="1C46B662" w14:textId="77777777" w:rsidR="007158A6" w:rsidRDefault="004F2724">
            <w:pPr>
              <w:pStyle w:val="TableParagraph"/>
              <w:spacing w:before="0" w:line="146" w:lineRule="exact"/>
              <w:ind w:right="114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(0.15)</w:t>
            </w:r>
          </w:p>
        </w:tc>
        <w:tc>
          <w:tcPr>
            <w:tcW w:w="644" w:type="dxa"/>
          </w:tcPr>
          <w:p w14:paraId="5FCF8AAB" w14:textId="77777777" w:rsidR="007158A6" w:rsidRDefault="004F2724">
            <w:pPr>
              <w:pStyle w:val="TableParagraph"/>
              <w:spacing w:before="0" w:line="146" w:lineRule="exact"/>
              <w:ind w:left="114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(0.21)</w:t>
            </w:r>
          </w:p>
        </w:tc>
        <w:tc>
          <w:tcPr>
            <w:tcW w:w="644" w:type="dxa"/>
          </w:tcPr>
          <w:p w14:paraId="38079D62" w14:textId="77777777" w:rsidR="007158A6" w:rsidRDefault="004F2724">
            <w:pPr>
              <w:pStyle w:val="TableParagraph"/>
              <w:spacing w:before="0" w:line="146" w:lineRule="exact"/>
              <w:ind w:left="31" w:right="31"/>
              <w:rPr>
                <w:sz w:val="15"/>
              </w:rPr>
            </w:pPr>
            <w:r>
              <w:rPr>
                <w:w w:val="105"/>
                <w:sz w:val="15"/>
              </w:rPr>
              <w:t>(0.12)</w:t>
            </w:r>
          </w:p>
        </w:tc>
        <w:tc>
          <w:tcPr>
            <w:tcW w:w="644" w:type="dxa"/>
          </w:tcPr>
          <w:p w14:paraId="172D9B96" w14:textId="77777777" w:rsidR="007158A6" w:rsidRDefault="004F2724">
            <w:pPr>
              <w:pStyle w:val="TableParagraph"/>
              <w:spacing w:before="0" w:line="146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(0.39)</w:t>
            </w:r>
          </w:p>
        </w:tc>
        <w:tc>
          <w:tcPr>
            <w:tcW w:w="644" w:type="dxa"/>
          </w:tcPr>
          <w:p w14:paraId="4BB67AF2" w14:textId="77777777" w:rsidR="007158A6" w:rsidRDefault="004F2724">
            <w:pPr>
              <w:pStyle w:val="TableParagraph"/>
              <w:spacing w:before="0" w:line="146" w:lineRule="exact"/>
              <w:ind w:right="114"/>
              <w:jc w:val="right"/>
              <w:rPr>
                <w:sz w:val="15"/>
              </w:rPr>
            </w:pPr>
            <w:r>
              <w:rPr>
                <w:sz w:val="15"/>
              </w:rPr>
              <w:t>(0.42)</w:t>
            </w:r>
          </w:p>
        </w:tc>
        <w:tc>
          <w:tcPr>
            <w:tcW w:w="644" w:type="dxa"/>
          </w:tcPr>
          <w:p w14:paraId="32976B42" w14:textId="77777777" w:rsidR="007158A6" w:rsidRDefault="004F2724">
            <w:pPr>
              <w:pStyle w:val="TableParagraph"/>
              <w:spacing w:before="0" w:line="146" w:lineRule="exact"/>
              <w:ind w:right="115"/>
              <w:jc w:val="right"/>
              <w:rPr>
                <w:sz w:val="15"/>
              </w:rPr>
            </w:pPr>
            <w:r>
              <w:rPr>
                <w:w w:val="110"/>
                <w:sz w:val="15"/>
              </w:rPr>
              <w:t>(0.11)</w:t>
            </w:r>
          </w:p>
        </w:tc>
        <w:tc>
          <w:tcPr>
            <w:tcW w:w="644" w:type="dxa"/>
          </w:tcPr>
          <w:p w14:paraId="75FA988B" w14:textId="77777777" w:rsidR="007158A6" w:rsidRDefault="004F2724">
            <w:pPr>
              <w:pStyle w:val="TableParagraph"/>
              <w:spacing w:before="0" w:line="146" w:lineRule="exact"/>
              <w:ind w:right="115"/>
              <w:jc w:val="right"/>
              <w:rPr>
                <w:sz w:val="15"/>
              </w:rPr>
            </w:pPr>
            <w:r>
              <w:rPr>
                <w:sz w:val="15"/>
              </w:rPr>
              <w:t>(0.24)</w:t>
            </w:r>
          </w:p>
        </w:tc>
        <w:tc>
          <w:tcPr>
            <w:tcW w:w="644" w:type="dxa"/>
          </w:tcPr>
          <w:p w14:paraId="29BAF6F9" w14:textId="77777777" w:rsidR="007158A6" w:rsidRDefault="004F2724">
            <w:pPr>
              <w:pStyle w:val="TableParagraph"/>
              <w:spacing w:before="0" w:line="146" w:lineRule="exact"/>
              <w:ind w:left="31" w:right="35"/>
              <w:rPr>
                <w:sz w:val="15"/>
              </w:rPr>
            </w:pPr>
            <w:r>
              <w:rPr>
                <w:sz w:val="15"/>
              </w:rPr>
              <w:t>(0.20)</w:t>
            </w:r>
          </w:p>
        </w:tc>
        <w:tc>
          <w:tcPr>
            <w:tcW w:w="644" w:type="dxa"/>
          </w:tcPr>
          <w:p w14:paraId="04A16648" w14:textId="77777777" w:rsidR="007158A6" w:rsidRDefault="004F2724">
            <w:pPr>
              <w:pStyle w:val="TableParagraph"/>
              <w:spacing w:before="0" w:line="146" w:lineRule="exact"/>
              <w:ind w:right="116"/>
              <w:jc w:val="right"/>
              <w:rPr>
                <w:sz w:val="15"/>
              </w:rPr>
            </w:pPr>
            <w:r>
              <w:rPr>
                <w:w w:val="105"/>
                <w:sz w:val="15"/>
              </w:rPr>
              <w:t>(0.41)</w:t>
            </w:r>
          </w:p>
        </w:tc>
      </w:tr>
      <w:tr w:rsidR="007158A6" w14:paraId="71ED54B3" w14:textId="77777777">
        <w:trPr>
          <w:trHeight w:val="224"/>
        </w:trPr>
        <w:tc>
          <w:tcPr>
            <w:tcW w:w="4212" w:type="dxa"/>
            <w:tcBorders>
              <w:bottom w:val="double" w:sz="1" w:space="0" w:color="000000"/>
            </w:tcBorders>
          </w:tcPr>
          <w:p w14:paraId="561CE22F" w14:textId="77777777" w:rsidR="007158A6" w:rsidRDefault="004F2724">
            <w:pPr>
              <w:pStyle w:val="TableParagraph"/>
              <w:tabs>
                <w:tab w:val="right" w:pos="4011"/>
              </w:tabs>
              <w:spacing w:before="0" w:line="152" w:lineRule="exact"/>
              <w:ind w:left="114"/>
              <w:jc w:val="left"/>
              <w:rPr>
                <w:sz w:val="15"/>
              </w:rPr>
            </w:pPr>
            <w:r>
              <w:rPr>
                <w:sz w:val="15"/>
              </w:rPr>
              <w:t>Observations</w:t>
            </w:r>
            <w:r>
              <w:rPr>
                <w:rFonts w:ascii="Times New Roman"/>
                <w:sz w:val="15"/>
              </w:rPr>
              <w:tab/>
            </w:r>
            <w:r>
              <w:rPr>
                <w:sz w:val="15"/>
              </w:rPr>
              <w:t>305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2D1E0908" w14:textId="77777777" w:rsidR="007158A6" w:rsidRDefault="004F2724">
            <w:pPr>
              <w:pStyle w:val="TableParagraph"/>
              <w:spacing w:before="0" w:line="152" w:lineRule="exact"/>
              <w:ind w:left="199"/>
              <w:jc w:val="left"/>
              <w:rPr>
                <w:sz w:val="15"/>
              </w:rPr>
            </w:pPr>
            <w:r>
              <w:rPr>
                <w:sz w:val="15"/>
              </w:rPr>
              <w:t>305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744D3738" w14:textId="77777777" w:rsidR="007158A6" w:rsidRDefault="004F2724">
            <w:pPr>
              <w:pStyle w:val="TableParagraph"/>
              <w:spacing w:before="0" w:line="152" w:lineRule="exact"/>
              <w:ind w:left="31" w:right="32"/>
              <w:rPr>
                <w:sz w:val="15"/>
              </w:rPr>
            </w:pPr>
            <w:r>
              <w:rPr>
                <w:sz w:val="15"/>
              </w:rPr>
              <w:t>610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514C4BD7" w14:textId="77777777" w:rsidR="007158A6" w:rsidRDefault="004F2724">
            <w:pPr>
              <w:pStyle w:val="TableParagraph"/>
              <w:spacing w:before="0" w:line="152" w:lineRule="exact"/>
              <w:ind w:left="31" w:right="31"/>
              <w:rPr>
                <w:sz w:val="15"/>
              </w:rPr>
            </w:pPr>
            <w:r>
              <w:rPr>
                <w:w w:val="105"/>
                <w:sz w:val="15"/>
              </w:rPr>
              <w:t>377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7706518A" w14:textId="77777777" w:rsidR="007158A6" w:rsidRDefault="004F2724">
            <w:pPr>
              <w:pStyle w:val="TableParagraph"/>
              <w:spacing w:before="0" w:line="152" w:lineRule="exact"/>
              <w:ind w:left="198"/>
              <w:jc w:val="left"/>
              <w:rPr>
                <w:sz w:val="15"/>
              </w:rPr>
            </w:pPr>
            <w:r>
              <w:rPr>
                <w:sz w:val="15"/>
              </w:rPr>
              <w:t>383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4873248D" w14:textId="77777777" w:rsidR="007158A6" w:rsidRDefault="004F2724">
            <w:pPr>
              <w:pStyle w:val="TableParagraph"/>
              <w:spacing w:before="0" w:line="152" w:lineRule="exact"/>
              <w:ind w:left="198"/>
              <w:jc w:val="left"/>
              <w:rPr>
                <w:sz w:val="15"/>
              </w:rPr>
            </w:pPr>
            <w:r>
              <w:rPr>
                <w:sz w:val="15"/>
              </w:rPr>
              <w:t>760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044E1429" w14:textId="77777777" w:rsidR="007158A6" w:rsidRDefault="004F2724">
            <w:pPr>
              <w:pStyle w:val="TableParagraph"/>
              <w:spacing w:before="0" w:line="152" w:lineRule="exact"/>
              <w:ind w:left="197"/>
              <w:jc w:val="left"/>
              <w:rPr>
                <w:sz w:val="15"/>
              </w:rPr>
            </w:pPr>
            <w:r>
              <w:rPr>
                <w:w w:val="105"/>
                <w:sz w:val="15"/>
              </w:rPr>
              <w:t>146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426821B1" w14:textId="77777777" w:rsidR="007158A6" w:rsidRDefault="004F2724">
            <w:pPr>
              <w:pStyle w:val="TableParagraph"/>
              <w:spacing w:before="0" w:line="152" w:lineRule="exact"/>
              <w:ind w:left="31" w:right="34"/>
              <w:rPr>
                <w:sz w:val="15"/>
              </w:rPr>
            </w:pPr>
            <w:r>
              <w:rPr>
                <w:sz w:val="15"/>
              </w:rPr>
              <w:t>148</w:t>
            </w:r>
          </w:p>
        </w:tc>
        <w:tc>
          <w:tcPr>
            <w:tcW w:w="644" w:type="dxa"/>
            <w:tcBorders>
              <w:bottom w:val="double" w:sz="1" w:space="0" w:color="000000"/>
            </w:tcBorders>
          </w:tcPr>
          <w:p w14:paraId="2FE15101" w14:textId="77777777" w:rsidR="007158A6" w:rsidRDefault="004F2724">
            <w:pPr>
              <w:pStyle w:val="TableParagraph"/>
              <w:spacing w:before="0" w:line="152" w:lineRule="exact"/>
              <w:ind w:right="201"/>
              <w:jc w:val="right"/>
              <w:rPr>
                <w:sz w:val="15"/>
              </w:rPr>
            </w:pPr>
            <w:r>
              <w:rPr>
                <w:sz w:val="15"/>
              </w:rPr>
              <w:t>294</w:t>
            </w:r>
          </w:p>
        </w:tc>
      </w:tr>
    </w:tbl>
    <w:p w14:paraId="38D73FDA" w14:textId="1CA1C7F8" w:rsidR="007158A6" w:rsidRDefault="004F2724">
      <w:pPr>
        <w:spacing w:before="10"/>
        <w:ind w:left="156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1" behindDoc="1" locked="0" layoutInCell="1" allowOverlap="1" wp14:anchorId="3C99C322" wp14:editId="77734818">
                <wp:simplePos x="0" y="0"/>
                <wp:positionH relativeFrom="page">
                  <wp:posOffset>914400</wp:posOffset>
                </wp:positionH>
                <wp:positionV relativeFrom="paragraph">
                  <wp:posOffset>-164465</wp:posOffset>
                </wp:positionV>
                <wp:extent cx="5943600" cy="0"/>
                <wp:effectExtent l="0" t="0" r="0" b="0"/>
                <wp:wrapNone/>
                <wp:docPr id="20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484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0ECCF3D">
              <v:line id="Line 16" style="position:absolute;z-index:-20207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345mm" from="1in,-12.95pt" to="540pt,-12.95pt" w14:anchorId="1A023B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">
                <w10:wrap anchorx="page"/>
              </v:line>
            </w:pict>
          </mc:Fallback>
        </mc:AlternateContent>
      </w:r>
      <w:r>
        <w:rPr>
          <w:w w:val="105"/>
          <w:sz w:val="15"/>
        </w:rPr>
        <w:t>Note:</w:t>
      </w:r>
      <w:r>
        <w:rPr>
          <w:spacing w:val="24"/>
          <w:w w:val="105"/>
          <w:sz w:val="15"/>
        </w:rPr>
        <w:t xml:space="preserve"> </w:t>
      </w:r>
      <w:r>
        <w:rPr>
          <w:w w:val="105"/>
          <w:sz w:val="15"/>
        </w:rPr>
        <w:t>Robust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standard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errors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in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parentheses;</w:t>
      </w:r>
      <w:r>
        <w:rPr>
          <w:spacing w:val="10"/>
          <w:w w:val="105"/>
          <w:sz w:val="15"/>
        </w:rPr>
        <w:t xml:space="preserve"> </w:t>
      </w:r>
      <w:r>
        <w:rPr>
          <w:w w:val="105"/>
          <w:sz w:val="15"/>
        </w:rPr>
        <w:t>*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p</w:t>
      </w:r>
      <w:r>
        <w:rPr>
          <w:rFonts w:ascii="Verdana"/>
          <w:i/>
          <w:w w:val="105"/>
          <w:sz w:val="15"/>
        </w:rPr>
        <w:t>&lt;</w:t>
      </w:r>
      <w:r>
        <w:rPr>
          <w:w w:val="105"/>
          <w:sz w:val="15"/>
        </w:rPr>
        <w:t>0.05,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**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p</w:t>
      </w:r>
      <w:r>
        <w:rPr>
          <w:rFonts w:ascii="Verdana"/>
          <w:i/>
          <w:w w:val="105"/>
          <w:sz w:val="15"/>
        </w:rPr>
        <w:t>&lt;</w:t>
      </w:r>
      <w:r>
        <w:rPr>
          <w:w w:val="105"/>
          <w:sz w:val="15"/>
        </w:rPr>
        <w:t>0.01,</w:t>
      </w:r>
      <w:r>
        <w:rPr>
          <w:spacing w:val="9"/>
          <w:w w:val="105"/>
          <w:sz w:val="15"/>
        </w:rPr>
        <w:t xml:space="preserve"> </w:t>
      </w:r>
      <w:r>
        <w:rPr>
          <w:w w:val="105"/>
          <w:sz w:val="15"/>
        </w:rPr>
        <w:t>***</w:t>
      </w:r>
      <w:r>
        <w:rPr>
          <w:spacing w:val="8"/>
          <w:w w:val="105"/>
          <w:sz w:val="15"/>
        </w:rPr>
        <w:t xml:space="preserve"> </w:t>
      </w:r>
      <w:r>
        <w:rPr>
          <w:w w:val="105"/>
          <w:sz w:val="15"/>
        </w:rPr>
        <w:t>p</w:t>
      </w:r>
      <w:r>
        <w:rPr>
          <w:rFonts w:ascii="Verdana"/>
          <w:i/>
          <w:w w:val="105"/>
          <w:sz w:val="15"/>
        </w:rPr>
        <w:t>&lt;</w:t>
      </w:r>
      <w:r>
        <w:rPr>
          <w:w w:val="105"/>
          <w:sz w:val="15"/>
        </w:rPr>
        <w:t>0.001.</w:t>
      </w:r>
    </w:p>
    <w:p w14:paraId="34B96C88" w14:textId="77777777" w:rsidR="007158A6" w:rsidRDefault="007158A6">
      <w:pPr>
        <w:rPr>
          <w:sz w:val="15"/>
        </w:rPr>
        <w:sectPr w:rsidR="007158A6">
          <w:pgSz w:w="12240" w:h="15840"/>
          <w:pgMar w:top="1260" w:right="860" w:bottom="1080" w:left="1320" w:header="0" w:footer="888" w:gutter="0"/>
          <w:cols w:space="720"/>
        </w:sectPr>
      </w:pPr>
    </w:p>
    <w:p w14:paraId="48856B2E" w14:textId="77777777" w:rsidR="007158A6" w:rsidRDefault="004F2724">
      <w:pPr>
        <w:pStyle w:val="Heading2"/>
        <w:numPr>
          <w:ilvl w:val="1"/>
          <w:numId w:val="7"/>
        </w:numPr>
        <w:tabs>
          <w:tab w:val="left" w:pos="732"/>
          <w:tab w:val="left" w:pos="733"/>
        </w:tabs>
        <w:spacing w:before="139"/>
      </w:pPr>
      <w:bookmarkStart w:id="85" w:name="Specific_Coping_Strategies_Adoption_by_C"/>
      <w:bookmarkStart w:id="86" w:name="_bookmark21"/>
      <w:bookmarkEnd w:id="85"/>
      <w:bookmarkEnd w:id="86"/>
      <w:r>
        <w:rPr>
          <w:w w:val="95"/>
        </w:rPr>
        <w:t>Specific</w:t>
      </w:r>
      <w:r>
        <w:rPr>
          <w:spacing w:val="27"/>
          <w:w w:val="95"/>
        </w:rPr>
        <w:t xml:space="preserve"> </w:t>
      </w:r>
      <w:r>
        <w:rPr>
          <w:w w:val="95"/>
        </w:rPr>
        <w:t>Coping</w:t>
      </w:r>
      <w:r>
        <w:rPr>
          <w:spacing w:val="28"/>
          <w:w w:val="95"/>
        </w:rPr>
        <w:t xml:space="preserve"> </w:t>
      </w:r>
      <w:r>
        <w:rPr>
          <w:w w:val="95"/>
        </w:rPr>
        <w:t>Strategies</w:t>
      </w:r>
      <w:r>
        <w:rPr>
          <w:spacing w:val="28"/>
          <w:w w:val="95"/>
        </w:rPr>
        <w:t xml:space="preserve"> </w:t>
      </w:r>
      <w:r>
        <w:rPr>
          <w:w w:val="95"/>
        </w:rPr>
        <w:t>Adoption</w:t>
      </w:r>
      <w:r>
        <w:rPr>
          <w:spacing w:val="28"/>
          <w:w w:val="95"/>
        </w:rPr>
        <w:t xml:space="preserve"> </w:t>
      </w:r>
      <w:r>
        <w:rPr>
          <w:w w:val="95"/>
        </w:rPr>
        <w:t>by</w:t>
      </w:r>
      <w:r>
        <w:rPr>
          <w:spacing w:val="28"/>
          <w:w w:val="95"/>
        </w:rPr>
        <w:t xml:space="preserve"> </w:t>
      </w:r>
      <w:r>
        <w:rPr>
          <w:w w:val="95"/>
        </w:rPr>
        <w:t>Country</w:t>
      </w:r>
    </w:p>
    <w:p w14:paraId="416DB261" w14:textId="2BFABACA" w:rsidR="007158A6" w:rsidRDefault="004F2724">
      <w:pPr>
        <w:pStyle w:val="BodyText"/>
        <w:spacing w:before="215" w:line="314" w:lineRule="auto"/>
        <w:ind w:left="120" w:right="575"/>
        <w:jc w:val="both"/>
      </w:pPr>
      <w:r>
        <w:t>Here, the individual livelihood coping strategies by country are compared (the LCS indicator is</w:t>
      </w:r>
      <w:r>
        <w:rPr>
          <w:spacing w:val="1"/>
        </w:rPr>
        <w:t xml:space="preserve"> </w:t>
      </w:r>
      <w:r>
        <w:t>usually context specific and thus may be different strategies across countries) between the two</w:t>
      </w:r>
      <w:r>
        <w:rPr>
          <w:spacing w:val="1"/>
        </w:rPr>
        <w:t xml:space="preserve"> </w:t>
      </w:r>
      <w:r>
        <w:t xml:space="preserve">modules (LCS-FS vs. LCS-EN). Table 22 shows the results for Myanmar, Table 23 </w:t>
      </w:r>
      <w:r w:rsidR="00A571F5">
        <w:t>Ecuador,</w:t>
      </w:r>
      <w:r>
        <w:t xml:space="preserve"> and</w:t>
      </w:r>
      <w:r>
        <w:rPr>
          <w:spacing w:val="1"/>
        </w:rPr>
        <w:t xml:space="preserve"> </w:t>
      </w:r>
      <w:r>
        <w:t>Table</w:t>
      </w:r>
      <w:r>
        <w:rPr>
          <w:spacing w:val="18"/>
        </w:rPr>
        <w:t xml:space="preserve"> </w:t>
      </w:r>
      <w:r>
        <w:t>24</w:t>
      </w:r>
      <w:r>
        <w:rPr>
          <w:spacing w:val="18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CAR,</w:t>
      </w:r>
      <w:r>
        <w:rPr>
          <w:spacing w:val="18"/>
        </w:rPr>
        <w:t xml:space="preserve"> </w:t>
      </w:r>
      <w:r>
        <w:t>respectively.</w:t>
      </w:r>
    </w:p>
    <w:p w14:paraId="286117F2" w14:textId="0C165145" w:rsidR="007158A6" w:rsidRDefault="004F2724">
      <w:pPr>
        <w:pStyle w:val="BodyText"/>
        <w:spacing w:before="148"/>
        <w:ind w:left="1743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82" behindDoc="1" locked="0" layoutInCell="1" allowOverlap="1" wp14:anchorId="71DFC118" wp14:editId="4DD55478">
                <wp:simplePos x="0" y="0"/>
                <wp:positionH relativeFrom="page">
                  <wp:posOffset>1427480</wp:posOffset>
                </wp:positionH>
                <wp:positionV relativeFrom="paragraph">
                  <wp:posOffset>394335</wp:posOffset>
                </wp:positionV>
                <wp:extent cx="4918075" cy="3556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18075" cy="35560"/>
                          <a:chOff x="2248" y="621"/>
                          <a:chExt cx="7745" cy="56"/>
                        </a:xfrm>
                      </wpg:grpSpPr>
                      <wps:wsp>
                        <wps:cNvPr id="18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2248" y="625"/>
                            <a:ext cx="774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2248" y="673"/>
                            <a:ext cx="7744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2A355FC0">
              <v:group id="Group 13" style="position:absolute;margin-left:112.4pt;margin-top:31.05pt;width:387.25pt;height:2.8pt;z-index:-15710208;mso-wrap-distance-left:0;mso-wrap-distance-right:0;mso-position-horizontal-relative:page" coordsize="7745,56" coordorigin="2248,621" o:spid="_x0000_s1026" w14:anchorId="33E6CC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">
                <v:line id="Line 15" style="position:absolute;visibility:visible;mso-wrap-style:square" o:spid="_x0000_s1027" strokeweight=".14042mm" o:connectortype="straight" from="2248,625" to="9992,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"/>
                <v:line id="Line 14" style="position:absolute;visibility:visible;mso-wrap-style:square" o:spid="_x0000_s1028" strokeweight=".14042mm" o:connectortype="straight" from="2248,673" to="9992,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"/>
                <w10:wrap type="topAndBottom" anchorx="page"/>
              </v:group>
            </w:pict>
          </mc:Fallback>
        </mc:AlternateContent>
      </w:r>
      <w:r>
        <w:t>Table</w:t>
      </w:r>
      <w:r>
        <w:rPr>
          <w:spacing w:val="-2"/>
        </w:rPr>
        <w:t xml:space="preserve"> </w:t>
      </w:r>
      <w:r>
        <w:t>22:</w:t>
      </w:r>
      <w:r>
        <w:rPr>
          <w:spacing w:val="16"/>
        </w:rPr>
        <w:t xml:space="preserve"> </w:t>
      </w:r>
      <w:r>
        <w:t>Myanmar:</w:t>
      </w:r>
      <w:r>
        <w:rPr>
          <w:spacing w:val="15"/>
        </w:rPr>
        <w:t xml:space="preserve"> </w:t>
      </w:r>
      <w:r>
        <w:t>LCS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Essential</w:t>
      </w:r>
      <w:r>
        <w:rPr>
          <w:spacing w:val="-1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vs.</w:t>
      </w:r>
      <w:r>
        <w:rPr>
          <w:spacing w:val="16"/>
        </w:rPr>
        <w:t xml:space="preserve"> </w:t>
      </w:r>
      <w:r>
        <w:t>Food</w:t>
      </w:r>
      <w:r>
        <w:rPr>
          <w:spacing w:val="-1"/>
        </w:rPr>
        <w:t xml:space="preserve"> </w:t>
      </w:r>
      <w:r>
        <w:t>Security</w:t>
      </w:r>
    </w:p>
    <w:p w14:paraId="2FE05730" w14:textId="77777777" w:rsidR="007158A6" w:rsidRDefault="007158A6">
      <w:pPr>
        <w:pStyle w:val="BodyText"/>
        <w:spacing w:before="4"/>
        <w:rPr>
          <w:sz w:val="12"/>
        </w:rPr>
      </w:pPr>
    </w:p>
    <w:p w14:paraId="4C7D8FB9" w14:textId="77777777" w:rsidR="007158A6" w:rsidRPr="008400A3" w:rsidRDefault="004F2724">
      <w:pPr>
        <w:ind w:right="2031"/>
        <w:jc w:val="right"/>
        <w:rPr>
          <w:sz w:val="16"/>
          <w:lang w:val="es-ES"/>
        </w:rPr>
      </w:pPr>
      <w:r w:rsidRPr="008400A3">
        <w:rPr>
          <w:w w:val="105"/>
          <w:sz w:val="16"/>
          <w:lang w:val="es-ES"/>
        </w:rPr>
        <w:t>Myanmar</w:t>
      </w:r>
      <w:r w:rsidRPr="008400A3">
        <w:rPr>
          <w:spacing w:val="12"/>
          <w:w w:val="105"/>
          <w:sz w:val="16"/>
          <w:lang w:val="es-ES"/>
        </w:rPr>
        <w:t xml:space="preserve"> </w:t>
      </w:r>
      <w:r w:rsidRPr="008400A3">
        <w:rPr>
          <w:w w:val="105"/>
          <w:sz w:val="16"/>
          <w:lang w:val="es-ES"/>
        </w:rPr>
        <w:t>F2F</w:t>
      </w:r>
    </w:p>
    <w:p w14:paraId="07FF8A65" w14:textId="77777777" w:rsidR="007158A6" w:rsidRPr="008400A3" w:rsidRDefault="004F2724">
      <w:pPr>
        <w:tabs>
          <w:tab w:val="left" w:pos="6428"/>
          <w:tab w:val="left" w:pos="7287"/>
          <w:tab w:val="left" w:pos="8193"/>
        </w:tabs>
        <w:ind w:left="1047"/>
        <w:rPr>
          <w:sz w:val="16"/>
          <w:lang w:val="es-ES"/>
        </w:rPr>
      </w:pPr>
      <w:r w:rsidRPr="008400A3">
        <w:rPr>
          <w:w w:val="105"/>
          <w:sz w:val="16"/>
          <w:lang w:val="es-ES"/>
        </w:rPr>
        <w:t>Variable</w:t>
      </w:r>
      <w:r w:rsidRPr="008400A3">
        <w:rPr>
          <w:w w:val="105"/>
          <w:sz w:val="16"/>
          <w:lang w:val="es-ES"/>
        </w:rPr>
        <w:tab/>
        <w:t>LCS</w:t>
      </w:r>
      <w:r w:rsidRPr="008400A3">
        <w:rPr>
          <w:spacing w:val="22"/>
          <w:w w:val="105"/>
          <w:sz w:val="16"/>
          <w:lang w:val="es-ES"/>
        </w:rPr>
        <w:t xml:space="preserve"> </w:t>
      </w:r>
      <w:r w:rsidRPr="008400A3">
        <w:rPr>
          <w:w w:val="105"/>
          <w:sz w:val="16"/>
          <w:lang w:val="es-ES"/>
        </w:rPr>
        <w:t>EN</w:t>
      </w:r>
      <w:r w:rsidRPr="008400A3">
        <w:rPr>
          <w:w w:val="105"/>
          <w:sz w:val="16"/>
          <w:lang w:val="es-ES"/>
        </w:rPr>
        <w:tab/>
        <w:t>LCS</w:t>
      </w:r>
      <w:r w:rsidRPr="008400A3">
        <w:rPr>
          <w:spacing w:val="25"/>
          <w:w w:val="105"/>
          <w:sz w:val="16"/>
          <w:lang w:val="es-ES"/>
        </w:rPr>
        <w:t xml:space="preserve"> </w:t>
      </w:r>
      <w:r w:rsidRPr="008400A3">
        <w:rPr>
          <w:w w:val="105"/>
          <w:sz w:val="16"/>
          <w:lang w:val="es-ES"/>
        </w:rPr>
        <w:t>FS</w:t>
      </w:r>
      <w:r w:rsidRPr="008400A3">
        <w:rPr>
          <w:w w:val="105"/>
          <w:sz w:val="16"/>
          <w:lang w:val="es-ES"/>
        </w:rPr>
        <w:tab/>
        <w:t>Diff</w:t>
      </w:r>
    </w:p>
    <w:p w14:paraId="716D0487" w14:textId="75F4BB0E" w:rsidR="007158A6" w:rsidRDefault="004F2724">
      <w:pPr>
        <w:tabs>
          <w:tab w:val="left" w:pos="6588"/>
          <w:tab w:val="left" w:pos="7429"/>
          <w:tab w:val="right" w:pos="8482"/>
        </w:tabs>
        <w:ind w:left="104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FFFBC71" wp14:editId="342120D1">
                <wp:simplePos x="0" y="0"/>
                <wp:positionH relativeFrom="page">
                  <wp:posOffset>1427480</wp:posOffset>
                </wp:positionH>
                <wp:positionV relativeFrom="paragraph">
                  <wp:posOffset>6350</wp:posOffset>
                </wp:positionV>
                <wp:extent cx="4917440" cy="0"/>
                <wp:effectExtent l="0" t="0" r="0" b="0"/>
                <wp:wrapNone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744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70229AA">
              <v:line id="Line 12" style="position:absolute;z-index:15748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12.4pt,.5pt" to="499.6pt,.5pt" w14:anchorId="4EF64C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">
                <w10:wrap anchorx="page"/>
              </v:line>
            </w:pict>
          </mc:Fallback>
        </mc:AlternateContent>
      </w:r>
      <w:r>
        <w:rPr>
          <w:sz w:val="16"/>
        </w:rPr>
        <w:t>Used</w:t>
      </w:r>
      <w:r>
        <w:rPr>
          <w:spacing w:val="22"/>
          <w:sz w:val="16"/>
        </w:rPr>
        <w:t xml:space="preserve"> </w:t>
      </w:r>
      <w:r>
        <w:rPr>
          <w:sz w:val="16"/>
        </w:rPr>
        <w:t>Stress</w:t>
      </w:r>
      <w:r>
        <w:rPr>
          <w:spacing w:val="23"/>
          <w:sz w:val="16"/>
        </w:rPr>
        <w:t xml:space="preserve"> </w:t>
      </w:r>
      <w:r>
        <w:rPr>
          <w:sz w:val="16"/>
        </w:rPr>
        <w:t>coping:</w:t>
      </w:r>
      <w:r>
        <w:rPr>
          <w:spacing w:val="45"/>
          <w:sz w:val="16"/>
        </w:rPr>
        <w:t xml:space="preserve"> </w:t>
      </w:r>
      <w:r>
        <w:rPr>
          <w:sz w:val="16"/>
        </w:rPr>
        <w:t>Sold</w:t>
      </w:r>
      <w:r>
        <w:rPr>
          <w:spacing w:val="23"/>
          <w:sz w:val="16"/>
        </w:rPr>
        <w:t xml:space="preserve"> </w:t>
      </w:r>
      <w:r>
        <w:rPr>
          <w:sz w:val="16"/>
        </w:rPr>
        <w:t>household</w:t>
      </w:r>
      <w:r>
        <w:rPr>
          <w:spacing w:val="22"/>
          <w:sz w:val="16"/>
        </w:rPr>
        <w:t xml:space="preserve"> </w:t>
      </w:r>
      <w:r>
        <w:rPr>
          <w:sz w:val="16"/>
        </w:rPr>
        <w:t>assets/goods</w:t>
      </w:r>
      <w:r>
        <w:rPr>
          <w:sz w:val="16"/>
        </w:rPr>
        <w:tab/>
        <w:t>0.07</w:t>
      </w:r>
      <w:r>
        <w:rPr>
          <w:sz w:val="16"/>
        </w:rPr>
        <w:tab/>
        <w:t>0.08</w:t>
      </w:r>
      <w:r>
        <w:rPr>
          <w:rFonts w:ascii="Times New Roman"/>
          <w:sz w:val="16"/>
        </w:rPr>
        <w:tab/>
      </w:r>
      <w:r>
        <w:rPr>
          <w:sz w:val="16"/>
        </w:rPr>
        <w:t>0.01</w:t>
      </w:r>
    </w:p>
    <w:p w14:paraId="7E53A5F3" w14:textId="77777777" w:rsidR="007158A6" w:rsidRDefault="004F2724">
      <w:pPr>
        <w:tabs>
          <w:tab w:val="left" w:pos="840"/>
          <w:tab w:val="left" w:pos="1592"/>
        </w:tabs>
        <w:ind w:right="1510"/>
        <w:jc w:val="right"/>
        <w:rPr>
          <w:sz w:val="16"/>
        </w:rPr>
      </w:pPr>
      <w:r>
        <w:rPr>
          <w:sz w:val="16"/>
        </w:rPr>
        <w:t>(0.25)</w:t>
      </w:r>
      <w:r>
        <w:rPr>
          <w:sz w:val="16"/>
        </w:rPr>
        <w:tab/>
        <w:t>(0.27)</w:t>
      </w:r>
      <w:r>
        <w:rPr>
          <w:sz w:val="16"/>
        </w:rPr>
        <w:tab/>
        <w:t>(0.62)</w:t>
      </w:r>
    </w:p>
    <w:p w14:paraId="6A1265AB" w14:textId="77777777" w:rsidR="007158A6" w:rsidRDefault="004F2724">
      <w:pPr>
        <w:tabs>
          <w:tab w:val="left" w:pos="5540"/>
          <w:tab w:val="left" w:pos="6381"/>
          <w:tab w:val="left" w:pos="7105"/>
        </w:tabs>
        <w:spacing w:before="4"/>
        <w:ind w:right="1547"/>
        <w:jc w:val="right"/>
        <w:rPr>
          <w:sz w:val="16"/>
        </w:rPr>
      </w:pPr>
      <w:r>
        <w:rPr>
          <w:sz w:val="16"/>
        </w:rPr>
        <w:t>Used</w:t>
      </w:r>
      <w:r>
        <w:rPr>
          <w:spacing w:val="25"/>
          <w:sz w:val="16"/>
        </w:rPr>
        <w:t xml:space="preserve"> </w:t>
      </w:r>
      <w:r>
        <w:rPr>
          <w:sz w:val="16"/>
        </w:rPr>
        <w:t>Stress</w:t>
      </w:r>
      <w:r>
        <w:rPr>
          <w:spacing w:val="26"/>
          <w:sz w:val="16"/>
        </w:rPr>
        <w:t xml:space="preserve"> </w:t>
      </w:r>
      <w:r>
        <w:rPr>
          <w:sz w:val="16"/>
        </w:rPr>
        <w:t>coping:</w:t>
      </w:r>
      <w:r>
        <w:rPr>
          <w:spacing w:val="48"/>
          <w:sz w:val="16"/>
        </w:rPr>
        <w:t xml:space="preserve"> </w:t>
      </w:r>
      <w:r>
        <w:rPr>
          <w:sz w:val="16"/>
        </w:rPr>
        <w:t>Purchased</w:t>
      </w:r>
      <w:r>
        <w:rPr>
          <w:spacing w:val="26"/>
          <w:sz w:val="16"/>
        </w:rPr>
        <w:t xml:space="preserve"> </w:t>
      </w:r>
      <w:r>
        <w:rPr>
          <w:sz w:val="16"/>
        </w:rPr>
        <w:t>food/non-food</w:t>
      </w:r>
      <w:r>
        <w:rPr>
          <w:spacing w:val="26"/>
          <w:sz w:val="16"/>
        </w:rPr>
        <w:t xml:space="preserve"> </w:t>
      </w:r>
      <w:r>
        <w:rPr>
          <w:sz w:val="16"/>
        </w:rPr>
        <w:t>on</w:t>
      </w:r>
      <w:r>
        <w:rPr>
          <w:spacing w:val="25"/>
          <w:sz w:val="16"/>
        </w:rPr>
        <w:t xml:space="preserve"> </w:t>
      </w:r>
      <w:r>
        <w:rPr>
          <w:sz w:val="16"/>
        </w:rPr>
        <w:t>credit</w:t>
      </w:r>
      <w:r>
        <w:rPr>
          <w:spacing w:val="26"/>
          <w:sz w:val="16"/>
        </w:rPr>
        <w:t xml:space="preserve"> </w:t>
      </w:r>
      <w:r>
        <w:rPr>
          <w:sz w:val="16"/>
        </w:rPr>
        <w:t>(incur</w:t>
      </w:r>
      <w:r>
        <w:rPr>
          <w:spacing w:val="26"/>
          <w:sz w:val="16"/>
        </w:rPr>
        <w:t xml:space="preserve"> </w:t>
      </w:r>
      <w:r>
        <w:rPr>
          <w:sz w:val="16"/>
        </w:rPr>
        <w:t>debts)</w:t>
      </w:r>
      <w:r>
        <w:rPr>
          <w:sz w:val="16"/>
        </w:rPr>
        <w:tab/>
        <w:t>0.54</w:t>
      </w:r>
      <w:r>
        <w:rPr>
          <w:sz w:val="16"/>
        </w:rPr>
        <w:tab/>
        <w:t>0.53</w:t>
      </w:r>
      <w:r>
        <w:rPr>
          <w:sz w:val="16"/>
        </w:rPr>
        <w:tab/>
        <w:t>-0.01</w:t>
      </w:r>
    </w:p>
    <w:p w14:paraId="5ED33DD7" w14:textId="77777777" w:rsidR="007158A6" w:rsidRDefault="004F2724">
      <w:pPr>
        <w:tabs>
          <w:tab w:val="left" w:pos="840"/>
          <w:tab w:val="left" w:pos="1592"/>
        </w:tabs>
        <w:spacing w:before="7"/>
        <w:ind w:right="1510"/>
        <w:jc w:val="right"/>
        <w:rPr>
          <w:sz w:val="16"/>
        </w:rPr>
      </w:pPr>
      <w:r>
        <w:rPr>
          <w:sz w:val="16"/>
        </w:rPr>
        <w:t>(0.50)</w:t>
      </w:r>
      <w:r>
        <w:rPr>
          <w:sz w:val="16"/>
        </w:rPr>
        <w:tab/>
        <w:t>(0.50)</w:t>
      </w:r>
      <w:r>
        <w:rPr>
          <w:sz w:val="16"/>
        </w:rPr>
        <w:tab/>
        <w:t>(0.81)</w:t>
      </w:r>
    </w:p>
    <w:p w14:paraId="68F85072" w14:textId="77777777" w:rsidR="007158A6" w:rsidRDefault="004F2724">
      <w:pPr>
        <w:tabs>
          <w:tab w:val="left" w:pos="6587"/>
          <w:tab w:val="left" w:pos="7428"/>
          <w:tab w:val="left" w:pos="8180"/>
        </w:tabs>
        <w:spacing w:before="8"/>
        <w:ind w:left="1047"/>
        <w:rPr>
          <w:sz w:val="16"/>
        </w:rPr>
      </w:pPr>
      <w:r>
        <w:rPr>
          <w:sz w:val="16"/>
        </w:rPr>
        <w:t>Used</w:t>
      </w:r>
      <w:r>
        <w:rPr>
          <w:spacing w:val="21"/>
          <w:sz w:val="16"/>
        </w:rPr>
        <w:t xml:space="preserve"> </w:t>
      </w:r>
      <w:r>
        <w:rPr>
          <w:sz w:val="16"/>
        </w:rPr>
        <w:t>Stress</w:t>
      </w:r>
      <w:r>
        <w:rPr>
          <w:spacing w:val="22"/>
          <w:sz w:val="16"/>
        </w:rPr>
        <w:t xml:space="preserve"> </w:t>
      </w:r>
      <w:r>
        <w:rPr>
          <w:sz w:val="16"/>
        </w:rPr>
        <w:t>coping:</w:t>
      </w:r>
      <w:r>
        <w:rPr>
          <w:spacing w:val="44"/>
          <w:sz w:val="16"/>
        </w:rPr>
        <w:t xml:space="preserve"> </w:t>
      </w:r>
      <w:r>
        <w:rPr>
          <w:sz w:val="16"/>
        </w:rPr>
        <w:t>Spent</w:t>
      </w:r>
      <w:r>
        <w:rPr>
          <w:spacing w:val="21"/>
          <w:sz w:val="16"/>
        </w:rPr>
        <w:t xml:space="preserve"> </w:t>
      </w:r>
      <w:r>
        <w:rPr>
          <w:sz w:val="16"/>
        </w:rPr>
        <w:t>savings</w:t>
      </w:r>
      <w:r>
        <w:rPr>
          <w:sz w:val="16"/>
        </w:rPr>
        <w:tab/>
        <w:t>0.22</w:t>
      </w:r>
      <w:r>
        <w:rPr>
          <w:sz w:val="16"/>
        </w:rPr>
        <w:tab/>
        <w:t>0.25</w:t>
      </w:r>
      <w:r>
        <w:rPr>
          <w:rFonts w:ascii="Times New Roman"/>
          <w:sz w:val="16"/>
        </w:rPr>
        <w:tab/>
      </w:r>
      <w:r>
        <w:rPr>
          <w:sz w:val="16"/>
        </w:rPr>
        <w:t>0.02</w:t>
      </w:r>
    </w:p>
    <w:p w14:paraId="19332279" w14:textId="77777777" w:rsidR="007158A6" w:rsidRDefault="004F2724">
      <w:pPr>
        <w:tabs>
          <w:tab w:val="left" w:pos="840"/>
          <w:tab w:val="left" w:pos="1592"/>
        </w:tabs>
        <w:spacing w:before="7"/>
        <w:ind w:right="1510"/>
        <w:jc w:val="right"/>
        <w:rPr>
          <w:sz w:val="16"/>
        </w:rPr>
      </w:pPr>
      <w:r>
        <w:rPr>
          <w:sz w:val="16"/>
        </w:rPr>
        <w:t>(0.42)</w:t>
      </w:r>
      <w:r>
        <w:rPr>
          <w:sz w:val="16"/>
        </w:rPr>
        <w:tab/>
        <w:t>(0.43)</w:t>
      </w:r>
      <w:r>
        <w:rPr>
          <w:sz w:val="16"/>
        </w:rPr>
        <w:tab/>
        <w:t>(0.48)</w:t>
      </w:r>
    </w:p>
    <w:p w14:paraId="59BE3580" w14:textId="77777777" w:rsidR="007158A6" w:rsidRDefault="004F2724">
      <w:pPr>
        <w:tabs>
          <w:tab w:val="left" w:pos="6588"/>
          <w:tab w:val="left" w:pos="7363"/>
          <w:tab w:val="left" w:pos="7429"/>
          <w:tab w:val="left" w:pos="8110"/>
        </w:tabs>
        <w:spacing w:before="8" w:line="249" w:lineRule="auto"/>
        <w:ind w:left="6522" w:right="1505" w:hanging="5476"/>
        <w:jc w:val="right"/>
        <w:rPr>
          <w:sz w:val="16"/>
        </w:rPr>
      </w:pPr>
      <w:r>
        <w:rPr>
          <w:sz w:val="16"/>
        </w:rPr>
        <w:t>Used</w:t>
      </w:r>
      <w:r>
        <w:rPr>
          <w:spacing w:val="21"/>
          <w:sz w:val="16"/>
        </w:rPr>
        <w:t xml:space="preserve"> </w:t>
      </w:r>
      <w:r>
        <w:rPr>
          <w:sz w:val="16"/>
        </w:rPr>
        <w:t>Stress</w:t>
      </w:r>
      <w:r>
        <w:rPr>
          <w:spacing w:val="21"/>
          <w:sz w:val="16"/>
        </w:rPr>
        <w:t xml:space="preserve"> </w:t>
      </w:r>
      <w:r>
        <w:rPr>
          <w:sz w:val="16"/>
        </w:rPr>
        <w:t>coping:</w:t>
      </w:r>
      <w:r>
        <w:rPr>
          <w:spacing w:val="43"/>
          <w:sz w:val="16"/>
        </w:rPr>
        <w:t xml:space="preserve"> </w:t>
      </w:r>
      <w:r>
        <w:rPr>
          <w:sz w:val="16"/>
        </w:rPr>
        <w:t>Borrowed</w:t>
      </w:r>
      <w:r>
        <w:rPr>
          <w:spacing w:val="21"/>
          <w:sz w:val="16"/>
        </w:rPr>
        <w:t xml:space="preserve"> </w:t>
      </w:r>
      <w:r>
        <w:rPr>
          <w:sz w:val="16"/>
        </w:rPr>
        <w:t>money</w:t>
      </w:r>
      <w:r>
        <w:rPr>
          <w:sz w:val="16"/>
        </w:rPr>
        <w:tab/>
      </w:r>
      <w:r>
        <w:rPr>
          <w:sz w:val="16"/>
        </w:rPr>
        <w:tab/>
        <w:t>0.46</w:t>
      </w:r>
      <w:r>
        <w:rPr>
          <w:sz w:val="16"/>
        </w:rPr>
        <w:tab/>
      </w:r>
      <w:r>
        <w:rPr>
          <w:sz w:val="16"/>
        </w:rPr>
        <w:tab/>
        <w:t>0.38</w:t>
      </w:r>
      <w:r>
        <w:rPr>
          <w:sz w:val="16"/>
        </w:rPr>
        <w:tab/>
      </w:r>
      <w:r>
        <w:rPr>
          <w:spacing w:val="-2"/>
          <w:w w:val="95"/>
          <w:sz w:val="16"/>
        </w:rPr>
        <w:t>-0.08*</w:t>
      </w:r>
      <w:r>
        <w:rPr>
          <w:spacing w:val="-33"/>
          <w:w w:val="95"/>
          <w:sz w:val="16"/>
        </w:rPr>
        <w:t xml:space="preserve"> </w:t>
      </w:r>
      <w:r>
        <w:rPr>
          <w:sz w:val="16"/>
        </w:rPr>
        <w:t>(0.50)</w:t>
      </w:r>
      <w:r>
        <w:rPr>
          <w:sz w:val="16"/>
        </w:rPr>
        <w:tab/>
        <w:t>(0.49)</w:t>
      </w:r>
      <w:r>
        <w:rPr>
          <w:sz w:val="16"/>
        </w:rPr>
        <w:tab/>
      </w:r>
      <w:r>
        <w:rPr>
          <w:w w:val="95"/>
          <w:sz w:val="16"/>
        </w:rPr>
        <w:t>(0.04)</w:t>
      </w:r>
    </w:p>
    <w:p w14:paraId="71175C85" w14:textId="77777777" w:rsidR="007158A6" w:rsidRDefault="004F2724">
      <w:pPr>
        <w:tabs>
          <w:tab w:val="left" w:pos="5541"/>
          <w:tab w:val="left" w:pos="6382"/>
          <w:tab w:val="left" w:pos="7106"/>
        </w:tabs>
        <w:ind w:right="1546"/>
        <w:jc w:val="right"/>
        <w:rPr>
          <w:sz w:val="16"/>
        </w:rPr>
      </w:pPr>
      <w:r>
        <w:rPr>
          <w:sz w:val="16"/>
        </w:rPr>
        <w:t>Used</w:t>
      </w:r>
      <w:r>
        <w:rPr>
          <w:spacing w:val="24"/>
          <w:sz w:val="16"/>
        </w:rPr>
        <w:t xml:space="preserve"> </w:t>
      </w:r>
      <w:r>
        <w:rPr>
          <w:sz w:val="16"/>
        </w:rPr>
        <w:t>Crisis</w:t>
      </w:r>
      <w:r>
        <w:rPr>
          <w:spacing w:val="24"/>
          <w:sz w:val="16"/>
        </w:rPr>
        <w:t xml:space="preserve"> </w:t>
      </w:r>
      <w:r>
        <w:rPr>
          <w:sz w:val="16"/>
        </w:rPr>
        <w:t>coping:</w:t>
      </w:r>
      <w:r>
        <w:rPr>
          <w:spacing w:val="47"/>
          <w:sz w:val="16"/>
        </w:rPr>
        <w:t xml:space="preserve"> </w:t>
      </w:r>
      <w:r>
        <w:rPr>
          <w:sz w:val="16"/>
        </w:rPr>
        <w:t>Sold</w:t>
      </w:r>
      <w:r>
        <w:rPr>
          <w:spacing w:val="24"/>
          <w:sz w:val="16"/>
        </w:rPr>
        <w:t xml:space="preserve"> </w:t>
      </w:r>
      <w:r>
        <w:rPr>
          <w:sz w:val="16"/>
        </w:rPr>
        <w:t>productive</w:t>
      </w:r>
      <w:r>
        <w:rPr>
          <w:spacing w:val="24"/>
          <w:sz w:val="16"/>
        </w:rPr>
        <w:t xml:space="preserve"> </w:t>
      </w:r>
      <w:r>
        <w:rPr>
          <w:sz w:val="16"/>
        </w:rPr>
        <w:t>assets</w:t>
      </w:r>
      <w:r>
        <w:rPr>
          <w:spacing w:val="25"/>
          <w:sz w:val="16"/>
        </w:rPr>
        <w:t xml:space="preserve"> </w:t>
      </w:r>
      <w:r>
        <w:rPr>
          <w:sz w:val="16"/>
        </w:rPr>
        <w:t>or</w:t>
      </w:r>
      <w:r>
        <w:rPr>
          <w:spacing w:val="24"/>
          <w:sz w:val="16"/>
        </w:rPr>
        <w:t xml:space="preserve"> </w:t>
      </w:r>
      <w:r>
        <w:rPr>
          <w:sz w:val="16"/>
        </w:rPr>
        <w:t>means</w:t>
      </w:r>
      <w:r>
        <w:rPr>
          <w:spacing w:val="25"/>
          <w:sz w:val="16"/>
        </w:rPr>
        <w:t xml:space="preserve"> </w:t>
      </w:r>
      <w:r>
        <w:rPr>
          <w:sz w:val="16"/>
        </w:rPr>
        <w:t>of</w:t>
      </w:r>
      <w:r>
        <w:rPr>
          <w:spacing w:val="25"/>
          <w:sz w:val="16"/>
        </w:rPr>
        <w:t xml:space="preserve"> </w:t>
      </w:r>
      <w:r>
        <w:rPr>
          <w:sz w:val="16"/>
        </w:rPr>
        <w:t>transport</w:t>
      </w:r>
      <w:r>
        <w:rPr>
          <w:sz w:val="16"/>
        </w:rPr>
        <w:tab/>
        <w:t>0.02</w:t>
      </w:r>
      <w:r>
        <w:rPr>
          <w:sz w:val="16"/>
        </w:rPr>
        <w:tab/>
        <w:t>0.02</w:t>
      </w:r>
      <w:r>
        <w:rPr>
          <w:sz w:val="16"/>
        </w:rPr>
        <w:tab/>
        <w:t>-0.00</w:t>
      </w:r>
    </w:p>
    <w:p w14:paraId="28453F2C" w14:textId="77777777" w:rsidR="007158A6" w:rsidRDefault="004F2724">
      <w:pPr>
        <w:tabs>
          <w:tab w:val="left" w:pos="840"/>
          <w:tab w:val="left" w:pos="1592"/>
        </w:tabs>
        <w:spacing w:before="8"/>
        <w:ind w:right="1510"/>
        <w:jc w:val="right"/>
        <w:rPr>
          <w:sz w:val="16"/>
        </w:rPr>
      </w:pPr>
      <w:r>
        <w:rPr>
          <w:sz w:val="16"/>
        </w:rPr>
        <w:t>(0.15)</w:t>
      </w:r>
      <w:r>
        <w:rPr>
          <w:sz w:val="16"/>
        </w:rPr>
        <w:tab/>
        <w:t>(0.14)</w:t>
      </w:r>
      <w:r>
        <w:rPr>
          <w:sz w:val="16"/>
        </w:rPr>
        <w:tab/>
        <w:t>(0.79)</w:t>
      </w:r>
    </w:p>
    <w:p w14:paraId="03954159" w14:textId="77777777" w:rsidR="007158A6" w:rsidRDefault="004F2724" w:rsidP="00A571F5">
      <w:pPr>
        <w:tabs>
          <w:tab w:val="left" w:pos="6587"/>
          <w:tab w:val="left" w:pos="7363"/>
          <w:tab w:val="left" w:pos="7428"/>
          <w:tab w:val="left" w:pos="8115"/>
          <w:tab w:val="left" w:pos="8152"/>
        </w:tabs>
        <w:spacing w:before="7" w:line="249" w:lineRule="auto"/>
        <w:ind w:left="6522" w:right="1510" w:hanging="5476"/>
        <w:rPr>
          <w:sz w:val="16"/>
        </w:rPr>
      </w:pPr>
      <w:r>
        <w:rPr>
          <w:sz w:val="16"/>
        </w:rPr>
        <w:t>Used</w:t>
      </w:r>
      <w:r>
        <w:rPr>
          <w:spacing w:val="23"/>
          <w:sz w:val="16"/>
        </w:rPr>
        <w:t xml:space="preserve"> </w:t>
      </w:r>
      <w:r>
        <w:rPr>
          <w:sz w:val="16"/>
        </w:rPr>
        <w:t>Crisis</w:t>
      </w:r>
      <w:r>
        <w:rPr>
          <w:spacing w:val="23"/>
          <w:sz w:val="16"/>
        </w:rPr>
        <w:t xml:space="preserve"> </w:t>
      </w:r>
      <w:r>
        <w:rPr>
          <w:sz w:val="16"/>
        </w:rPr>
        <w:t>coping:</w:t>
      </w:r>
      <w:r>
        <w:rPr>
          <w:spacing w:val="44"/>
          <w:sz w:val="16"/>
        </w:rPr>
        <w:t xml:space="preserve"> </w:t>
      </w:r>
      <w:r>
        <w:rPr>
          <w:sz w:val="16"/>
        </w:rPr>
        <w:t>Reduced</w:t>
      </w:r>
      <w:r>
        <w:rPr>
          <w:spacing w:val="23"/>
          <w:sz w:val="16"/>
        </w:rPr>
        <w:t xml:space="preserve"> </w:t>
      </w:r>
      <w:r>
        <w:rPr>
          <w:sz w:val="16"/>
        </w:rPr>
        <w:t>expenses</w:t>
      </w:r>
      <w:r>
        <w:rPr>
          <w:spacing w:val="23"/>
          <w:sz w:val="16"/>
        </w:rPr>
        <w:t xml:space="preserve"> </w:t>
      </w:r>
      <w:r>
        <w:rPr>
          <w:sz w:val="16"/>
        </w:rPr>
        <w:t>on</w:t>
      </w:r>
      <w:r>
        <w:rPr>
          <w:spacing w:val="23"/>
          <w:sz w:val="16"/>
        </w:rPr>
        <w:t xml:space="preserve"> </w:t>
      </w:r>
      <w:r>
        <w:rPr>
          <w:sz w:val="16"/>
        </w:rPr>
        <w:t>health</w:t>
      </w:r>
      <w:r>
        <w:rPr>
          <w:sz w:val="16"/>
        </w:rPr>
        <w:tab/>
      </w:r>
      <w:r>
        <w:rPr>
          <w:sz w:val="16"/>
        </w:rPr>
        <w:tab/>
        <w:t>0.26</w:t>
      </w:r>
      <w:r>
        <w:rPr>
          <w:sz w:val="16"/>
        </w:rPr>
        <w:tab/>
      </w:r>
      <w:r>
        <w:rPr>
          <w:sz w:val="16"/>
        </w:rPr>
        <w:tab/>
        <w:t>0.25</w:t>
      </w:r>
      <w:r>
        <w:rPr>
          <w:sz w:val="16"/>
        </w:rPr>
        <w:tab/>
      </w:r>
      <w:r>
        <w:rPr>
          <w:sz w:val="16"/>
        </w:rPr>
        <w:tab/>
        <w:t>-0.01</w:t>
      </w:r>
      <w:r>
        <w:rPr>
          <w:spacing w:val="-35"/>
          <w:sz w:val="16"/>
        </w:rPr>
        <w:t xml:space="preserve"> </w:t>
      </w:r>
      <w:r>
        <w:rPr>
          <w:sz w:val="16"/>
        </w:rPr>
        <w:t>(0.44)</w:t>
      </w:r>
      <w:r>
        <w:rPr>
          <w:sz w:val="16"/>
        </w:rPr>
        <w:tab/>
        <w:t>(0.43)</w:t>
      </w:r>
      <w:r>
        <w:rPr>
          <w:sz w:val="16"/>
        </w:rPr>
        <w:tab/>
      </w:r>
      <w:r>
        <w:rPr>
          <w:spacing w:val="-3"/>
          <w:sz w:val="16"/>
        </w:rPr>
        <w:t>(0.82)</w:t>
      </w:r>
    </w:p>
    <w:p w14:paraId="0FF895F4" w14:textId="77777777" w:rsidR="007158A6" w:rsidRDefault="004F2724">
      <w:pPr>
        <w:tabs>
          <w:tab w:val="left" w:pos="6587"/>
          <w:tab w:val="left" w:pos="7428"/>
          <w:tab w:val="left" w:pos="8180"/>
        </w:tabs>
        <w:ind w:left="1047"/>
        <w:rPr>
          <w:sz w:val="16"/>
        </w:rPr>
      </w:pPr>
      <w:r>
        <w:rPr>
          <w:sz w:val="16"/>
        </w:rPr>
        <w:t>Used</w:t>
      </w:r>
      <w:r>
        <w:rPr>
          <w:spacing w:val="22"/>
          <w:sz w:val="16"/>
        </w:rPr>
        <w:t xml:space="preserve"> </w:t>
      </w:r>
      <w:r>
        <w:rPr>
          <w:sz w:val="16"/>
        </w:rPr>
        <w:t>Crisis</w:t>
      </w:r>
      <w:r>
        <w:rPr>
          <w:spacing w:val="23"/>
          <w:sz w:val="16"/>
        </w:rPr>
        <w:t xml:space="preserve"> </w:t>
      </w:r>
      <w:r>
        <w:rPr>
          <w:sz w:val="16"/>
        </w:rPr>
        <w:t>coping:</w:t>
      </w:r>
      <w:r>
        <w:rPr>
          <w:spacing w:val="45"/>
          <w:sz w:val="16"/>
        </w:rPr>
        <w:t xml:space="preserve"> </w:t>
      </w:r>
      <w:r>
        <w:rPr>
          <w:sz w:val="16"/>
        </w:rPr>
        <w:t>Withdrew</w:t>
      </w:r>
      <w:r>
        <w:rPr>
          <w:spacing w:val="23"/>
          <w:sz w:val="16"/>
        </w:rPr>
        <w:t xml:space="preserve"> </w:t>
      </w:r>
      <w:r>
        <w:rPr>
          <w:sz w:val="16"/>
        </w:rPr>
        <w:t>children</w:t>
      </w:r>
      <w:r>
        <w:rPr>
          <w:spacing w:val="24"/>
          <w:sz w:val="16"/>
        </w:rPr>
        <w:t xml:space="preserve"> </w:t>
      </w:r>
      <w:r>
        <w:rPr>
          <w:sz w:val="16"/>
        </w:rPr>
        <w:t>from</w:t>
      </w:r>
      <w:r>
        <w:rPr>
          <w:spacing w:val="23"/>
          <w:sz w:val="16"/>
        </w:rPr>
        <w:t xml:space="preserve"> </w:t>
      </w:r>
      <w:r>
        <w:rPr>
          <w:sz w:val="16"/>
        </w:rPr>
        <w:t>school</w:t>
      </w:r>
      <w:r>
        <w:rPr>
          <w:sz w:val="16"/>
        </w:rPr>
        <w:tab/>
        <w:t>0.01</w:t>
      </w:r>
      <w:r>
        <w:rPr>
          <w:sz w:val="16"/>
        </w:rPr>
        <w:tab/>
        <w:t>0.01</w:t>
      </w:r>
      <w:r>
        <w:rPr>
          <w:rFonts w:ascii="Times New Roman"/>
          <w:sz w:val="16"/>
        </w:rPr>
        <w:tab/>
      </w:r>
      <w:r>
        <w:rPr>
          <w:sz w:val="16"/>
        </w:rPr>
        <w:t>0.00</w:t>
      </w:r>
    </w:p>
    <w:p w14:paraId="4E9D61F8" w14:textId="77777777" w:rsidR="007158A6" w:rsidRDefault="004F2724">
      <w:pPr>
        <w:tabs>
          <w:tab w:val="left" w:pos="7363"/>
          <w:tab w:val="left" w:pos="8115"/>
        </w:tabs>
        <w:spacing w:before="8"/>
        <w:ind w:left="6522"/>
        <w:rPr>
          <w:sz w:val="16"/>
        </w:rPr>
      </w:pPr>
      <w:r>
        <w:rPr>
          <w:sz w:val="16"/>
        </w:rPr>
        <w:t>(0.10)</w:t>
      </w:r>
      <w:r>
        <w:rPr>
          <w:sz w:val="16"/>
        </w:rPr>
        <w:tab/>
        <w:t>(0.10)</w:t>
      </w:r>
      <w:r>
        <w:rPr>
          <w:sz w:val="16"/>
        </w:rPr>
        <w:tab/>
        <w:t>(0.99)</w:t>
      </w:r>
    </w:p>
    <w:p w14:paraId="06C44701" w14:textId="77777777" w:rsidR="007158A6" w:rsidRDefault="004F2724">
      <w:pPr>
        <w:tabs>
          <w:tab w:val="left" w:pos="6587"/>
          <w:tab w:val="left" w:pos="7428"/>
          <w:tab w:val="left" w:pos="8180"/>
        </w:tabs>
        <w:spacing w:before="7"/>
        <w:ind w:left="1047"/>
        <w:rPr>
          <w:sz w:val="16"/>
        </w:rPr>
      </w:pPr>
      <w:r>
        <w:rPr>
          <w:sz w:val="16"/>
        </w:rPr>
        <w:t>Used</w:t>
      </w:r>
      <w:r>
        <w:rPr>
          <w:spacing w:val="19"/>
          <w:sz w:val="16"/>
        </w:rPr>
        <w:t xml:space="preserve"> </w:t>
      </w:r>
      <w:r>
        <w:rPr>
          <w:sz w:val="16"/>
        </w:rPr>
        <w:t>Emergency</w:t>
      </w:r>
      <w:r>
        <w:rPr>
          <w:spacing w:val="20"/>
          <w:sz w:val="16"/>
        </w:rPr>
        <w:t xml:space="preserve"> </w:t>
      </w:r>
      <w:r>
        <w:rPr>
          <w:sz w:val="16"/>
        </w:rPr>
        <w:t>coping:</w:t>
      </w:r>
      <w:r>
        <w:rPr>
          <w:spacing w:val="39"/>
          <w:sz w:val="16"/>
        </w:rPr>
        <w:t xml:space="preserve"> </w:t>
      </w:r>
      <w:r>
        <w:rPr>
          <w:sz w:val="16"/>
        </w:rPr>
        <w:t>Send</w:t>
      </w:r>
      <w:r>
        <w:rPr>
          <w:spacing w:val="20"/>
          <w:sz w:val="16"/>
        </w:rPr>
        <w:t xml:space="preserve"> </w:t>
      </w:r>
      <w:r>
        <w:rPr>
          <w:sz w:val="16"/>
        </w:rPr>
        <w:t>children</w:t>
      </w:r>
      <w:r>
        <w:rPr>
          <w:spacing w:val="19"/>
          <w:sz w:val="16"/>
        </w:rPr>
        <w:t xml:space="preserve"> </w:t>
      </w:r>
      <w:r>
        <w:rPr>
          <w:sz w:val="16"/>
        </w:rPr>
        <w:t>to</w:t>
      </w:r>
      <w:r>
        <w:rPr>
          <w:spacing w:val="20"/>
          <w:sz w:val="16"/>
        </w:rPr>
        <w:t xml:space="preserve"> </w:t>
      </w:r>
      <w:r>
        <w:rPr>
          <w:sz w:val="16"/>
        </w:rPr>
        <w:t>work</w:t>
      </w:r>
      <w:r>
        <w:rPr>
          <w:spacing w:val="19"/>
          <w:sz w:val="16"/>
        </w:rPr>
        <w:t xml:space="preserve"> </w:t>
      </w:r>
      <w:r>
        <w:rPr>
          <w:sz w:val="16"/>
        </w:rPr>
        <w:t>for</w:t>
      </w:r>
      <w:r>
        <w:rPr>
          <w:spacing w:val="20"/>
          <w:sz w:val="16"/>
        </w:rPr>
        <w:t xml:space="preserve"> </w:t>
      </w:r>
      <w:r>
        <w:rPr>
          <w:sz w:val="16"/>
        </w:rPr>
        <w:t>household</w:t>
      </w:r>
      <w:r>
        <w:rPr>
          <w:spacing w:val="21"/>
          <w:sz w:val="16"/>
        </w:rPr>
        <w:t xml:space="preserve"> </w:t>
      </w:r>
      <w:r>
        <w:rPr>
          <w:sz w:val="16"/>
        </w:rPr>
        <w:t>income</w:t>
      </w:r>
      <w:r>
        <w:rPr>
          <w:sz w:val="16"/>
        </w:rPr>
        <w:tab/>
        <w:t>0.00</w:t>
      </w:r>
      <w:r>
        <w:rPr>
          <w:sz w:val="16"/>
        </w:rPr>
        <w:tab/>
        <w:t>0.02</w:t>
      </w:r>
      <w:r>
        <w:rPr>
          <w:rFonts w:ascii="Times New Roman"/>
          <w:sz w:val="16"/>
        </w:rPr>
        <w:tab/>
      </w:r>
      <w:r>
        <w:rPr>
          <w:sz w:val="16"/>
        </w:rPr>
        <w:t>0.02</w:t>
      </w:r>
    </w:p>
    <w:p w14:paraId="32E4B806" w14:textId="77777777" w:rsidR="007158A6" w:rsidRDefault="004F2724">
      <w:pPr>
        <w:tabs>
          <w:tab w:val="left" w:pos="840"/>
          <w:tab w:val="left" w:pos="1592"/>
        </w:tabs>
        <w:spacing w:before="8"/>
        <w:ind w:right="1510"/>
        <w:jc w:val="right"/>
        <w:rPr>
          <w:sz w:val="16"/>
        </w:rPr>
      </w:pPr>
      <w:r>
        <w:rPr>
          <w:sz w:val="16"/>
        </w:rPr>
        <w:t>(0.06)</w:t>
      </w:r>
      <w:r>
        <w:rPr>
          <w:sz w:val="16"/>
        </w:rPr>
        <w:tab/>
        <w:t>(0.14)</w:t>
      </w:r>
      <w:r>
        <w:rPr>
          <w:sz w:val="16"/>
        </w:rPr>
        <w:tab/>
        <w:t>(0.06)</w:t>
      </w:r>
    </w:p>
    <w:p w14:paraId="0B747CAC" w14:textId="77777777" w:rsidR="007158A6" w:rsidRDefault="004F2724">
      <w:pPr>
        <w:tabs>
          <w:tab w:val="left" w:pos="5539"/>
          <w:tab w:val="left" w:pos="6380"/>
          <w:tab w:val="left" w:pos="7104"/>
        </w:tabs>
        <w:spacing w:before="7"/>
        <w:ind w:right="1548"/>
        <w:jc w:val="right"/>
        <w:rPr>
          <w:sz w:val="16"/>
        </w:rPr>
      </w:pPr>
      <w:r>
        <w:rPr>
          <w:sz w:val="16"/>
        </w:rPr>
        <w:t>Used</w:t>
      </w:r>
      <w:r>
        <w:rPr>
          <w:spacing w:val="25"/>
          <w:sz w:val="16"/>
        </w:rPr>
        <w:t xml:space="preserve"> </w:t>
      </w:r>
      <w:r>
        <w:rPr>
          <w:sz w:val="16"/>
        </w:rPr>
        <w:t>Emergency</w:t>
      </w:r>
      <w:r>
        <w:rPr>
          <w:spacing w:val="25"/>
          <w:sz w:val="16"/>
        </w:rPr>
        <w:t xml:space="preserve"> </w:t>
      </w:r>
      <w:r>
        <w:rPr>
          <w:sz w:val="16"/>
        </w:rPr>
        <w:t>coping:</w:t>
      </w:r>
      <w:r>
        <w:rPr>
          <w:spacing w:val="48"/>
          <w:sz w:val="16"/>
        </w:rPr>
        <w:t xml:space="preserve"> </w:t>
      </w:r>
      <w:r>
        <w:rPr>
          <w:sz w:val="16"/>
        </w:rPr>
        <w:t>Begged</w:t>
      </w:r>
      <w:r>
        <w:rPr>
          <w:spacing w:val="25"/>
          <w:sz w:val="16"/>
        </w:rPr>
        <w:t xml:space="preserve"> </w:t>
      </w:r>
      <w:r>
        <w:rPr>
          <w:sz w:val="16"/>
        </w:rPr>
        <w:t>and/or</w:t>
      </w:r>
      <w:r>
        <w:rPr>
          <w:spacing w:val="25"/>
          <w:sz w:val="16"/>
        </w:rPr>
        <w:t xml:space="preserve"> </w:t>
      </w:r>
      <w:r>
        <w:rPr>
          <w:sz w:val="16"/>
        </w:rPr>
        <w:t>scavenged</w:t>
      </w:r>
      <w:r>
        <w:rPr>
          <w:sz w:val="16"/>
        </w:rPr>
        <w:tab/>
        <w:t>0.01</w:t>
      </w:r>
      <w:r>
        <w:rPr>
          <w:sz w:val="16"/>
        </w:rPr>
        <w:tab/>
        <w:t>0.01</w:t>
      </w:r>
      <w:r>
        <w:rPr>
          <w:sz w:val="16"/>
        </w:rPr>
        <w:tab/>
        <w:t>-0.00</w:t>
      </w:r>
    </w:p>
    <w:p w14:paraId="0EDF98B2" w14:textId="77777777" w:rsidR="007158A6" w:rsidRDefault="004F2724">
      <w:pPr>
        <w:tabs>
          <w:tab w:val="left" w:pos="840"/>
          <w:tab w:val="left" w:pos="1592"/>
        </w:tabs>
        <w:spacing w:before="8"/>
        <w:ind w:right="1510"/>
        <w:jc w:val="right"/>
        <w:rPr>
          <w:sz w:val="16"/>
        </w:rPr>
      </w:pPr>
      <w:r>
        <w:rPr>
          <w:w w:val="105"/>
          <w:sz w:val="16"/>
        </w:rPr>
        <w:t>(0.11)</w:t>
      </w:r>
      <w:r>
        <w:rPr>
          <w:w w:val="105"/>
          <w:sz w:val="16"/>
        </w:rPr>
        <w:tab/>
        <w:t>(0.10)</w:t>
      </w:r>
      <w:r>
        <w:rPr>
          <w:w w:val="105"/>
          <w:sz w:val="16"/>
        </w:rPr>
        <w:tab/>
        <w:t>(0.71)</w:t>
      </w:r>
    </w:p>
    <w:p w14:paraId="32F19FB5" w14:textId="77777777" w:rsidR="007158A6" w:rsidRDefault="004F2724">
      <w:pPr>
        <w:tabs>
          <w:tab w:val="left" w:pos="6586"/>
          <w:tab w:val="left" w:pos="7427"/>
          <w:tab w:val="left" w:pos="8179"/>
        </w:tabs>
        <w:spacing w:before="7"/>
        <w:ind w:left="1047"/>
        <w:rPr>
          <w:sz w:val="16"/>
        </w:rPr>
      </w:pPr>
      <w:r>
        <w:rPr>
          <w:w w:val="105"/>
          <w:sz w:val="16"/>
        </w:rPr>
        <w:t>Used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Emergency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coping:</w:t>
      </w:r>
      <w:r>
        <w:rPr>
          <w:spacing w:val="15"/>
          <w:w w:val="105"/>
          <w:sz w:val="16"/>
        </w:rPr>
        <w:t xml:space="preserve"> </w:t>
      </w:r>
      <w:r>
        <w:rPr>
          <w:w w:val="105"/>
          <w:sz w:val="16"/>
        </w:rPr>
        <w:t>Engaged</w:t>
      </w:r>
      <w:r>
        <w:rPr>
          <w:spacing w:val="2"/>
          <w:w w:val="105"/>
          <w:sz w:val="16"/>
        </w:rPr>
        <w:t xml:space="preserve"> </w:t>
      </w:r>
      <w:r>
        <w:rPr>
          <w:w w:val="105"/>
          <w:sz w:val="16"/>
        </w:rPr>
        <w:t>in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illegal</w:t>
      </w:r>
      <w:r>
        <w:rPr>
          <w:spacing w:val="1"/>
          <w:w w:val="105"/>
          <w:sz w:val="16"/>
        </w:rPr>
        <w:t xml:space="preserve"> </w:t>
      </w:r>
      <w:r>
        <w:rPr>
          <w:w w:val="105"/>
          <w:sz w:val="16"/>
        </w:rPr>
        <w:t>income</w:t>
      </w:r>
      <w:r>
        <w:rPr>
          <w:spacing w:val="2"/>
          <w:w w:val="105"/>
          <w:sz w:val="16"/>
        </w:rPr>
        <w:t xml:space="preserve"> </w:t>
      </w:r>
      <w:r>
        <w:rPr>
          <w:w w:val="105"/>
          <w:sz w:val="16"/>
        </w:rPr>
        <w:t>activities</w:t>
      </w:r>
      <w:r>
        <w:rPr>
          <w:w w:val="105"/>
          <w:sz w:val="16"/>
        </w:rPr>
        <w:tab/>
        <w:t>0.01</w:t>
      </w:r>
      <w:r>
        <w:rPr>
          <w:w w:val="105"/>
          <w:sz w:val="16"/>
        </w:rPr>
        <w:tab/>
        <w:t>0.02</w:t>
      </w:r>
      <w:r>
        <w:rPr>
          <w:rFonts w:ascii="Times New Roman"/>
          <w:w w:val="105"/>
          <w:sz w:val="16"/>
        </w:rPr>
        <w:tab/>
      </w:r>
      <w:r>
        <w:rPr>
          <w:w w:val="105"/>
          <w:sz w:val="16"/>
        </w:rPr>
        <w:t>0.01</w:t>
      </w:r>
    </w:p>
    <w:p w14:paraId="7A88C1AF" w14:textId="77777777" w:rsidR="007158A6" w:rsidRDefault="004F2724">
      <w:pPr>
        <w:tabs>
          <w:tab w:val="left" w:pos="7363"/>
          <w:tab w:val="left" w:pos="8115"/>
        </w:tabs>
        <w:spacing w:before="8" w:after="22"/>
        <w:ind w:left="6522"/>
        <w:rPr>
          <w:sz w:val="16"/>
        </w:rPr>
      </w:pPr>
      <w:r>
        <w:rPr>
          <w:sz w:val="16"/>
        </w:rPr>
        <w:t>(0.10)</w:t>
      </w:r>
      <w:r>
        <w:rPr>
          <w:sz w:val="16"/>
        </w:rPr>
        <w:tab/>
        <w:t>(0.15)</w:t>
      </w:r>
      <w:r>
        <w:rPr>
          <w:sz w:val="16"/>
        </w:rPr>
        <w:tab/>
        <w:t>(0.20)</w:t>
      </w:r>
    </w:p>
    <w:p w14:paraId="6B7B5C18" w14:textId="11F676B8" w:rsidR="007158A6" w:rsidRDefault="004F2724">
      <w:pPr>
        <w:pStyle w:val="BodyText"/>
        <w:spacing w:line="20" w:lineRule="exact"/>
        <w:ind w:left="92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0ED054F" wp14:editId="07599003">
                <wp:extent cx="4918075" cy="5080"/>
                <wp:effectExtent l="10160" t="11430" r="5715" b="254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18075" cy="5080"/>
                          <a:chOff x="0" y="0"/>
                          <a:chExt cx="7745" cy="8"/>
                        </a:xfrm>
                      </wpg:grpSpPr>
                      <wps:wsp>
                        <wps:cNvPr id="1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7745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7B5B264">
              <v:group id="Group 10" style="width:387.25pt;height:.4pt;mso-position-horizontal-relative:char;mso-position-vertical-relative:line" coordsize="7745,8" o:spid="_x0000_s1026" w14:anchorId="35C55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">
                <v:line id="Line 11" style="position:absolute;visibility:visible;mso-wrap-style:square" o:spid="_x0000_s1027" strokeweight=".14042mm" o:connectortype="straight" from="0,4" to="774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"/>
                <w10:anchorlock/>
              </v:group>
            </w:pict>
          </mc:Fallback>
        </mc:AlternateContent>
      </w:r>
    </w:p>
    <w:p w14:paraId="7688F8EE" w14:textId="77777777" w:rsidR="007158A6" w:rsidRDefault="004F2724">
      <w:pPr>
        <w:tabs>
          <w:tab w:val="left" w:pos="6611"/>
          <w:tab w:val="left" w:pos="7453"/>
          <w:tab w:val="left" w:pos="8204"/>
        </w:tabs>
        <w:ind w:left="1047"/>
        <w:rPr>
          <w:sz w:val="16"/>
        </w:rPr>
      </w:pPr>
      <w:r>
        <w:rPr>
          <w:sz w:val="16"/>
        </w:rPr>
        <w:t>Observations</w:t>
      </w:r>
      <w:r>
        <w:rPr>
          <w:sz w:val="16"/>
        </w:rPr>
        <w:tab/>
        <w:t>305</w:t>
      </w:r>
      <w:r>
        <w:rPr>
          <w:sz w:val="16"/>
        </w:rPr>
        <w:tab/>
        <w:t>305</w:t>
      </w:r>
      <w:r>
        <w:rPr>
          <w:rFonts w:ascii="Times New Roman"/>
          <w:sz w:val="16"/>
        </w:rPr>
        <w:tab/>
      </w:r>
      <w:r>
        <w:rPr>
          <w:sz w:val="16"/>
        </w:rPr>
        <w:t>610</w:t>
      </w:r>
    </w:p>
    <w:p w14:paraId="7FC2B82B" w14:textId="1E13A7D1" w:rsidR="007158A6" w:rsidRDefault="004F2724">
      <w:pPr>
        <w:pStyle w:val="BodyText"/>
        <w:spacing w:line="55" w:lineRule="exact"/>
        <w:ind w:left="923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094C3EA3" wp14:editId="4B9B40D9">
                <wp:extent cx="4918075" cy="35560"/>
                <wp:effectExtent l="10160" t="8255" r="5715" b="381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18075" cy="35560"/>
                          <a:chOff x="0" y="0"/>
                          <a:chExt cx="7745" cy="56"/>
                        </a:xfrm>
                      </wpg:grpSpPr>
                      <wps:wsp>
                        <wps:cNvPr id="12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7745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52"/>
                            <a:ext cx="7745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462B9ADC">
              <v:group id="Group 7" style="width:387.25pt;height:2.8pt;mso-position-horizontal-relative:char;mso-position-vertical-relative:line" coordsize="7745,56" o:spid="_x0000_s1026" w14:anchorId="236AC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">
                <v:line id="Line 9" style="position:absolute;visibility:visible;mso-wrap-style:square" o:spid="_x0000_s1027" strokeweight=".14042mm" o:connectortype="straight" from="0,4" to="774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"/>
                <v:line id="Line 8" style="position:absolute;visibility:visible;mso-wrap-style:square" o:spid="_x0000_s1028" strokeweight=".14042mm" o:connectortype="straight" from="0,52" to="7745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"/>
                <w10:anchorlock/>
              </v:group>
            </w:pict>
          </mc:Fallback>
        </mc:AlternateContent>
      </w:r>
    </w:p>
    <w:p w14:paraId="6C20579C" w14:textId="77777777" w:rsidR="007158A6" w:rsidRDefault="004F2724">
      <w:pPr>
        <w:spacing w:before="24"/>
        <w:ind w:left="965"/>
        <w:rPr>
          <w:sz w:val="16"/>
        </w:rPr>
      </w:pP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2FCDDD9B" w14:textId="77777777" w:rsidR="007158A6" w:rsidRDefault="007158A6">
      <w:pPr>
        <w:pStyle w:val="BodyText"/>
        <w:spacing w:before="2"/>
        <w:rPr>
          <w:sz w:val="28"/>
        </w:rPr>
      </w:pPr>
    </w:p>
    <w:p w14:paraId="07BB4660" w14:textId="77777777" w:rsidR="007158A6" w:rsidRDefault="004F2724">
      <w:pPr>
        <w:pStyle w:val="BodyText"/>
        <w:spacing w:line="314" w:lineRule="auto"/>
        <w:ind w:left="120"/>
      </w:pPr>
      <w:r>
        <w:rPr>
          <w:w w:val="95"/>
        </w:rPr>
        <w:t>To</w:t>
      </w:r>
      <w:r>
        <w:rPr>
          <w:spacing w:val="8"/>
          <w:w w:val="95"/>
        </w:rPr>
        <w:t xml:space="preserve"> </w:t>
      </w:r>
      <w:r>
        <w:rPr>
          <w:w w:val="95"/>
        </w:rPr>
        <w:t>conclude,</w:t>
      </w:r>
      <w:r>
        <w:rPr>
          <w:spacing w:val="13"/>
          <w:w w:val="95"/>
        </w:rPr>
        <w:t xml:space="preserve"> </w:t>
      </w:r>
      <w:r>
        <w:rPr>
          <w:w w:val="95"/>
        </w:rPr>
        <w:t>as</w:t>
      </w:r>
      <w:r>
        <w:rPr>
          <w:spacing w:val="8"/>
          <w:w w:val="95"/>
        </w:rPr>
        <w:t xml:space="preserve"> </w:t>
      </w:r>
      <w:r>
        <w:rPr>
          <w:w w:val="95"/>
        </w:rPr>
        <w:t>far</w:t>
      </w:r>
      <w:r>
        <w:rPr>
          <w:spacing w:val="9"/>
          <w:w w:val="95"/>
        </w:rPr>
        <w:t xml:space="preserve"> </w:t>
      </w:r>
      <w:r>
        <w:rPr>
          <w:w w:val="95"/>
        </w:rPr>
        <w:t>as</w:t>
      </w:r>
      <w:r>
        <w:rPr>
          <w:spacing w:val="9"/>
          <w:w w:val="95"/>
        </w:rPr>
        <w:t xml:space="preserve"> </w:t>
      </w:r>
      <w:r>
        <w:rPr>
          <w:w w:val="95"/>
        </w:rPr>
        <w:t>the</w:t>
      </w:r>
      <w:r>
        <w:rPr>
          <w:spacing w:val="9"/>
          <w:w w:val="95"/>
        </w:rPr>
        <w:t xml:space="preserve"> </w:t>
      </w:r>
      <w:r>
        <w:rPr>
          <w:w w:val="95"/>
        </w:rPr>
        <w:t>LCS</w:t>
      </w:r>
      <w:r>
        <w:rPr>
          <w:spacing w:val="9"/>
          <w:w w:val="95"/>
        </w:rPr>
        <w:t xml:space="preserve"> </w:t>
      </w:r>
      <w:r>
        <w:rPr>
          <w:w w:val="95"/>
        </w:rPr>
        <w:t>analysis</w:t>
      </w:r>
      <w:r>
        <w:rPr>
          <w:spacing w:val="9"/>
          <w:w w:val="95"/>
        </w:rPr>
        <w:t xml:space="preserve"> </w:t>
      </w:r>
      <w:r>
        <w:rPr>
          <w:w w:val="95"/>
        </w:rPr>
        <w:t>from</w:t>
      </w:r>
      <w:r>
        <w:rPr>
          <w:spacing w:val="9"/>
          <w:w w:val="95"/>
        </w:rPr>
        <w:t xml:space="preserve"> </w:t>
      </w:r>
      <w:r>
        <w:rPr>
          <w:w w:val="95"/>
        </w:rPr>
        <w:t>the</w:t>
      </w:r>
      <w:r>
        <w:rPr>
          <w:spacing w:val="9"/>
          <w:w w:val="95"/>
        </w:rPr>
        <w:t xml:space="preserve"> </w:t>
      </w:r>
      <w:r>
        <w:rPr>
          <w:w w:val="95"/>
        </w:rPr>
        <w:t>3</w:t>
      </w:r>
      <w:r>
        <w:rPr>
          <w:spacing w:val="9"/>
          <w:w w:val="95"/>
        </w:rPr>
        <w:t xml:space="preserve"> </w:t>
      </w:r>
      <w:r>
        <w:rPr>
          <w:w w:val="95"/>
        </w:rPr>
        <w:t>pilot</w:t>
      </w:r>
      <w:r>
        <w:rPr>
          <w:spacing w:val="9"/>
          <w:w w:val="95"/>
        </w:rPr>
        <w:t xml:space="preserve"> </w:t>
      </w:r>
      <w:r>
        <w:rPr>
          <w:w w:val="95"/>
        </w:rPr>
        <w:t>countries</w:t>
      </w:r>
      <w:r>
        <w:rPr>
          <w:spacing w:val="8"/>
          <w:w w:val="95"/>
        </w:rPr>
        <w:t xml:space="preserve"> </w:t>
      </w:r>
      <w:r>
        <w:rPr>
          <w:w w:val="95"/>
        </w:rPr>
        <w:t>is</w:t>
      </w:r>
      <w:r>
        <w:rPr>
          <w:spacing w:val="9"/>
          <w:w w:val="95"/>
        </w:rPr>
        <w:t xml:space="preserve"> </w:t>
      </w:r>
      <w:r>
        <w:rPr>
          <w:w w:val="95"/>
        </w:rPr>
        <w:t>concerned,</w:t>
      </w:r>
      <w:r>
        <w:rPr>
          <w:spacing w:val="12"/>
          <w:w w:val="95"/>
        </w:rPr>
        <w:t xml:space="preserve"> </w:t>
      </w:r>
      <w:r>
        <w:rPr>
          <w:w w:val="95"/>
        </w:rPr>
        <w:t>there</w:t>
      </w:r>
      <w:r>
        <w:rPr>
          <w:spacing w:val="9"/>
          <w:w w:val="95"/>
        </w:rPr>
        <w:t xml:space="preserve"> </w:t>
      </w:r>
      <w:r>
        <w:rPr>
          <w:w w:val="95"/>
        </w:rPr>
        <w:t>is</w:t>
      </w:r>
      <w:r>
        <w:rPr>
          <w:spacing w:val="9"/>
          <w:w w:val="95"/>
        </w:rPr>
        <w:t xml:space="preserve"> </w:t>
      </w:r>
      <w:r>
        <w:rPr>
          <w:w w:val="95"/>
        </w:rPr>
        <w:t>no</w:t>
      </w:r>
      <w:r>
        <w:rPr>
          <w:spacing w:val="9"/>
          <w:w w:val="95"/>
        </w:rPr>
        <w:t xml:space="preserve"> </w:t>
      </w:r>
      <w:r>
        <w:rPr>
          <w:w w:val="95"/>
        </w:rPr>
        <w:t>statistical</w:t>
      </w:r>
      <w:r>
        <w:rPr>
          <w:spacing w:val="-47"/>
          <w:w w:val="95"/>
        </w:rPr>
        <w:t xml:space="preserve"> </w:t>
      </w:r>
      <w:r>
        <w:t>difference</w:t>
      </w:r>
      <w:r>
        <w:rPr>
          <w:spacing w:val="17"/>
        </w:rPr>
        <w:t xml:space="preserve"> </w:t>
      </w:r>
      <w:r>
        <w:t>between</w:t>
      </w:r>
      <w:r>
        <w:rPr>
          <w:spacing w:val="18"/>
        </w:rPr>
        <w:t xml:space="preserve"> </w:t>
      </w:r>
      <w:r>
        <w:t>LCS-FS</w:t>
      </w:r>
      <w:r>
        <w:rPr>
          <w:spacing w:val="1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LCS-EN.</w:t>
      </w:r>
    </w:p>
    <w:p w14:paraId="368773CB" w14:textId="77777777" w:rsidR="007158A6" w:rsidRDefault="007158A6">
      <w:pPr>
        <w:spacing w:line="314" w:lineRule="auto"/>
        <w:sectPr w:rsidR="007158A6">
          <w:pgSz w:w="12240" w:h="15840"/>
          <w:pgMar w:top="1300" w:right="860" w:bottom="1080" w:left="1320" w:header="0" w:footer="888" w:gutter="0"/>
          <w:cols w:space="720"/>
        </w:sectPr>
      </w:pPr>
    </w:p>
    <w:p w14:paraId="0571FEF4" w14:textId="77777777" w:rsidR="007158A6" w:rsidRDefault="007158A6">
      <w:pPr>
        <w:pStyle w:val="BodyText"/>
        <w:rPr>
          <w:sz w:val="20"/>
        </w:rPr>
      </w:pPr>
    </w:p>
    <w:p w14:paraId="014E7FB5" w14:textId="77777777" w:rsidR="007158A6" w:rsidRDefault="007158A6">
      <w:pPr>
        <w:pStyle w:val="BodyText"/>
        <w:spacing w:before="8"/>
        <w:rPr>
          <w:sz w:val="27"/>
        </w:rPr>
      </w:pPr>
    </w:p>
    <w:p w14:paraId="3B85E48C" w14:textId="77777777" w:rsidR="007158A6" w:rsidRDefault="004F2724">
      <w:pPr>
        <w:pStyle w:val="BodyText"/>
        <w:ind w:left="256" w:right="716"/>
        <w:jc w:val="center"/>
      </w:pPr>
      <w:r>
        <w:t>Table</w:t>
      </w:r>
      <w:r>
        <w:rPr>
          <w:spacing w:val="-2"/>
        </w:rPr>
        <w:t xml:space="preserve"> </w:t>
      </w:r>
      <w:r>
        <w:t>23:</w:t>
      </w:r>
      <w:r>
        <w:rPr>
          <w:spacing w:val="16"/>
        </w:rPr>
        <w:t xml:space="preserve"> </w:t>
      </w:r>
      <w:r>
        <w:t>Ecuador:</w:t>
      </w:r>
      <w:r>
        <w:rPr>
          <w:spacing w:val="16"/>
        </w:rPr>
        <w:t xml:space="preserve"> </w:t>
      </w:r>
      <w:r>
        <w:t>LCS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Essential</w:t>
      </w:r>
      <w:r>
        <w:rPr>
          <w:spacing w:val="-1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vs.</w:t>
      </w:r>
      <w:r>
        <w:rPr>
          <w:spacing w:val="16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Security</w:t>
      </w:r>
    </w:p>
    <w:p w14:paraId="1A9DA5A1" w14:textId="77777777" w:rsidR="007158A6" w:rsidRDefault="007158A6">
      <w:pPr>
        <w:pStyle w:val="BodyText"/>
        <w:spacing w:before="10"/>
      </w:pPr>
    </w:p>
    <w:tbl>
      <w:tblPr>
        <w:tblW w:w="0" w:type="auto"/>
        <w:tblInd w:w="9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1"/>
        <w:gridCol w:w="851"/>
        <w:gridCol w:w="832"/>
        <w:gridCol w:w="673"/>
      </w:tblGrid>
      <w:tr w:rsidR="007158A6" w14:paraId="439E9703" w14:textId="77777777">
        <w:trPr>
          <w:trHeight w:val="390"/>
        </w:trPr>
        <w:tc>
          <w:tcPr>
            <w:tcW w:w="5381" w:type="dxa"/>
            <w:tcBorders>
              <w:top w:val="double" w:sz="1" w:space="0" w:color="000000"/>
            </w:tcBorders>
          </w:tcPr>
          <w:p w14:paraId="2CE7DD78" w14:textId="77777777" w:rsidR="007158A6" w:rsidRDefault="004F2724">
            <w:pPr>
              <w:pStyle w:val="TableParagraph"/>
              <w:spacing w:before="18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1683" w:type="dxa"/>
            <w:gridSpan w:val="2"/>
            <w:tcBorders>
              <w:top w:val="double" w:sz="1" w:space="0" w:color="000000"/>
            </w:tcBorders>
          </w:tcPr>
          <w:p w14:paraId="5627FF1D" w14:textId="77777777" w:rsidR="007158A6" w:rsidRPr="008400A3" w:rsidRDefault="004F2724">
            <w:pPr>
              <w:pStyle w:val="TableParagraph"/>
              <w:spacing w:before="0" w:line="180" w:lineRule="exact"/>
              <w:ind w:left="689"/>
              <w:jc w:val="left"/>
              <w:rPr>
                <w:sz w:val="16"/>
                <w:lang w:val="es-ES"/>
              </w:rPr>
            </w:pPr>
            <w:r w:rsidRPr="008400A3">
              <w:rPr>
                <w:w w:val="105"/>
                <w:sz w:val="16"/>
                <w:lang w:val="es-ES"/>
              </w:rPr>
              <w:t>Ecuador</w:t>
            </w:r>
            <w:r w:rsidRPr="008400A3">
              <w:rPr>
                <w:spacing w:val="11"/>
                <w:w w:val="105"/>
                <w:sz w:val="16"/>
                <w:lang w:val="es-ES"/>
              </w:rPr>
              <w:t xml:space="preserve"> </w:t>
            </w:r>
            <w:r w:rsidRPr="008400A3">
              <w:rPr>
                <w:w w:val="105"/>
                <w:sz w:val="16"/>
                <w:lang w:val="es-ES"/>
              </w:rPr>
              <w:t>F2F</w:t>
            </w:r>
          </w:p>
          <w:p w14:paraId="5772D00E" w14:textId="77777777" w:rsidR="007158A6" w:rsidRPr="008400A3" w:rsidRDefault="004F2724">
            <w:pPr>
              <w:pStyle w:val="TableParagraph"/>
              <w:tabs>
                <w:tab w:val="left" w:pos="979"/>
              </w:tabs>
              <w:spacing w:before="7" w:line="240" w:lineRule="auto"/>
              <w:ind w:left="119"/>
              <w:jc w:val="left"/>
              <w:rPr>
                <w:sz w:val="16"/>
                <w:lang w:val="es-ES"/>
              </w:rPr>
            </w:pPr>
            <w:r w:rsidRPr="008400A3">
              <w:rPr>
                <w:w w:val="110"/>
                <w:sz w:val="16"/>
                <w:lang w:val="es-ES"/>
              </w:rPr>
              <w:t>LCS</w:t>
            </w:r>
            <w:r w:rsidRPr="008400A3">
              <w:rPr>
                <w:spacing w:val="10"/>
                <w:w w:val="110"/>
                <w:sz w:val="16"/>
                <w:lang w:val="es-ES"/>
              </w:rPr>
              <w:t xml:space="preserve"> </w:t>
            </w:r>
            <w:r w:rsidRPr="008400A3">
              <w:rPr>
                <w:w w:val="110"/>
                <w:sz w:val="16"/>
                <w:lang w:val="es-ES"/>
              </w:rPr>
              <w:t>EN</w:t>
            </w:r>
            <w:r w:rsidRPr="008400A3">
              <w:rPr>
                <w:w w:val="110"/>
                <w:sz w:val="16"/>
                <w:lang w:val="es-ES"/>
              </w:rPr>
              <w:tab/>
              <w:t>LCS</w:t>
            </w:r>
            <w:r w:rsidRPr="008400A3">
              <w:rPr>
                <w:spacing w:val="15"/>
                <w:w w:val="110"/>
                <w:sz w:val="16"/>
                <w:lang w:val="es-ES"/>
              </w:rPr>
              <w:t xml:space="preserve"> </w:t>
            </w:r>
            <w:r w:rsidRPr="008400A3">
              <w:rPr>
                <w:w w:val="110"/>
                <w:sz w:val="16"/>
                <w:lang w:val="es-ES"/>
              </w:rPr>
              <w:t>FS</w:t>
            </w:r>
          </w:p>
        </w:tc>
        <w:tc>
          <w:tcPr>
            <w:tcW w:w="673" w:type="dxa"/>
            <w:tcBorders>
              <w:top w:val="double" w:sz="1" w:space="0" w:color="000000"/>
            </w:tcBorders>
          </w:tcPr>
          <w:p w14:paraId="6AA47EBA" w14:textId="77777777" w:rsidR="007158A6" w:rsidRDefault="004F2724">
            <w:pPr>
              <w:pStyle w:val="TableParagraph"/>
              <w:spacing w:before="188" w:line="240" w:lineRule="auto"/>
              <w:ind w:left="90" w:right="91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33A1E02F" w14:textId="77777777">
        <w:trPr>
          <w:trHeight w:val="349"/>
        </w:trPr>
        <w:tc>
          <w:tcPr>
            <w:tcW w:w="5381" w:type="dxa"/>
            <w:tcBorders>
              <w:top w:val="single" w:sz="4" w:space="0" w:color="000000"/>
            </w:tcBorders>
          </w:tcPr>
          <w:p w14:paraId="36142814" w14:textId="77777777" w:rsidR="007158A6" w:rsidRDefault="004F2724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assets/goods</w:t>
            </w:r>
          </w:p>
        </w:tc>
        <w:tc>
          <w:tcPr>
            <w:tcW w:w="851" w:type="dxa"/>
            <w:tcBorders>
              <w:top w:val="single" w:sz="4" w:space="0" w:color="000000"/>
            </w:tcBorders>
          </w:tcPr>
          <w:p w14:paraId="3E5266E0" w14:textId="77777777" w:rsidR="007158A6" w:rsidRDefault="004F2724">
            <w:pPr>
              <w:pStyle w:val="TableParagraph"/>
              <w:spacing w:before="0" w:line="167" w:lineRule="exact"/>
              <w:ind w:left="279"/>
              <w:jc w:val="left"/>
              <w:rPr>
                <w:sz w:val="16"/>
              </w:rPr>
            </w:pPr>
            <w:r>
              <w:rPr>
                <w:sz w:val="16"/>
              </w:rPr>
              <w:t>0.10</w:t>
            </w:r>
          </w:p>
          <w:p w14:paraId="7A417085" w14:textId="77777777" w:rsidR="007158A6" w:rsidRDefault="004F2724">
            <w:pPr>
              <w:pStyle w:val="TableParagraph"/>
              <w:spacing w:before="7"/>
              <w:ind w:left="213"/>
              <w:jc w:val="left"/>
              <w:rPr>
                <w:sz w:val="16"/>
              </w:rPr>
            </w:pPr>
            <w:r>
              <w:rPr>
                <w:sz w:val="16"/>
              </w:rPr>
              <w:t>(0.30)</w:t>
            </w:r>
          </w:p>
        </w:tc>
        <w:tc>
          <w:tcPr>
            <w:tcW w:w="832" w:type="dxa"/>
            <w:tcBorders>
              <w:top w:val="single" w:sz="4" w:space="0" w:color="000000"/>
            </w:tcBorders>
          </w:tcPr>
          <w:p w14:paraId="3B8693A8" w14:textId="77777777" w:rsidR="007158A6" w:rsidRDefault="004F2724">
            <w:pPr>
              <w:pStyle w:val="TableParagraph"/>
              <w:spacing w:before="0" w:line="167" w:lineRule="exact"/>
              <w:ind w:left="269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0.11</w:t>
            </w:r>
          </w:p>
          <w:p w14:paraId="34DB58E4" w14:textId="77777777" w:rsidR="007158A6" w:rsidRDefault="004F2724">
            <w:pPr>
              <w:pStyle w:val="TableParagraph"/>
              <w:spacing w:before="7"/>
              <w:ind w:left="20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(0.31)</w:t>
            </w:r>
          </w:p>
        </w:tc>
        <w:tc>
          <w:tcPr>
            <w:tcW w:w="673" w:type="dxa"/>
            <w:tcBorders>
              <w:top w:val="single" w:sz="4" w:space="0" w:color="000000"/>
            </w:tcBorders>
          </w:tcPr>
          <w:p w14:paraId="5DEDF9E5" w14:textId="77777777" w:rsidR="007158A6" w:rsidRDefault="004F2724">
            <w:pPr>
              <w:pStyle w:val="TableParagraph"/>
              <w:spacing w:before="0" w:line="167" w:lineRule="exact"/>
              <w:ind w:left="184"/>
              <w:jc w:val="left"/>
              <w:rPr>
                <w:sz w:val="16"/>
              </w:rPr>
            </w:pPr>
            <w:r>
              <w:rPr>
                <w:sz w:val="16"/>
              </w:rPr>
              <w:t>0.01</w:t>
            </w:r>
          </w:p>
          <w:p w14:paraId="0D98A295" w14:textId="77777777" w:rsidR="007158A6" w:rsidRDefault="004F2724">
            <w:pPr>
              <w:pStyle w:val="TableParagraph"/>
              <w:spacing w:before="7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(0.60)</w:t>
            </w:r>
          </w:p>
        </w:tc>
      </w:tr>
      <w:tr w:rsidR="007158A6" w14:paraId="5EAAAE47" w14:textId="77777777">
        <w:trPr>
          <w:trHeight w:val="189"/>
        </w:trPr>
        <w:tc>
          <w:tcPr>
            <w:tcW w:w="5381" w:type="dxa"/>
          </w:tcPr>
          <w:p w14:paraId="64222B70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Purchased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food/non-food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credit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(incur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debts)</w:t>
            </w:r>
          </w:p>
        </w:tc>
        <w:tc>
          <w:tcPr>
            <w:tcW w:w="851" w:type="dxa"/>
          </w:tcPr>
          <w:p w14:paraId="0DE942A7" w14:textId="77777777" w:rsidR="007158A6" w:rsidRDefault="004F2724">
            <w:pPr>
              <w:pStyle w:val="TableParagraph"/>
              <w:ind w:left="93" w:right="85"/>
              <w:rPr>
                <w:sz w:val="16"/>
              </w:rPr>
            </w:pPr>
            <w:r>
              <w:rPr>
                <w:sz w:val="16"/>
              </w:rPr>
              <w:t>0.37</w:t>
            </w:r>
          </w:p>
        </w:tc>
        <w:tc>
          <w:tcPr>
            <w:tcW w:w="832" w:type="dxa"/>
          </w:tcPr>
          <w:p w14:paraId="48AEC7C6" w14:textId="77777777" w:rsidR="007158A6" w:rsidRDefault="004F2724">
            <w:pPr>
              <w:pStyle w:val="TableParagraph"/>
              <w:ind w:left="269"/>
              <w:jc w:val="left"/>
              <w:rPr>
                <w:sz w:val="16"/>
              </w:rPr>
            </w:pPr>
            <w:r>
              <w:rPr>
                <w:sz w:val="16"/>
              </w:rPr>
              <w:t>0.41</w:t>
            </w:r>
          </w:p>
        </w:tc>
        <w:tc>
          <w:tcPr>
            <w:tcW w:w="673" w:type="dxa"/>
          </w:tcPr>
          <w:p w14:paraId="7432DF3A" w14:textId="77777777" w:rsidR="007158A6" w:rsidRDefault="004F2724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</w:tr>
      <w:tr w:rsidR="007158A6" w14:paraId="120830AB" w14:textId="77777777">
        <w:trPr>
          <w:trHeight w:val="189"/>
        </w:trPr>
        <w:tc>
          <w:tcPr>
            <w:tcW w:w="5381" w:type="dxa"/>
          </w:tcPr>
          <w:p w14:paraId="54ECBD86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192F8E75" w14:textId="77777777" w:rsidR="007158A6" w:rsidRDefault="004F2724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32" w:type="dxa"/>
          </w:tcPr>
          <w:p w14:paraId="5078CAA3" w14:textId="77777777" w:rsidR="007158A6" w:rsidRDefault="004F2724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673" w:type="dxa"/>
          </w:tcPr>
          <w:p w14:paraId="4502A888" w14:textId="77777777" w:rsidR="007158A6" w:rsidRDefault="004F2724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(0.22)</w:t>
            </w:r>
          </w:p>
        </w:tc>
      </w:tr>
      <w:tr w:rsidR="007158A6" w14:paraId="3125A988" w14:textId="77777777">
        <w:trPr>
          <w:trHeight w:val="189"/>
        </w:trPr>
        <w:tc>
          <w:tcPr>
            <w:tcW w:w="5381" w:type="dxa"/>
          </w:tcPr>
          <w:p w14:paraId="5F3FB9A1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Spent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savings</w:t>
            </w:r>
          </w:p>
        </w:tc>
        <w:tc>
          <w:tcPr>
            <w:tcW w:w="851" w:type="dxa"/>
          </w:tcPr>
          <w:p w14:paraId="2AC14775" w14:textId="77777777" w:rsidR="007158A6" w:rsidRDefault="004F2724">
            <w:pPr>
              <w:pStyle w:val="TableParagraph"/>
              <w:ind w:left="93" w:right="85"/>
              <w:rPr>
                <w:sz w:val="16"/>
              </w:rPr>
            </w:pPr>
            <w:r>
              <w:rPr>
                <w:sz w:val="16"/>
              </w:rPr>
              <w:t>0.61</w:t>
            </w:r>
          </w:p>
        </w:tc>
        <w:tc>
          <w:tcPr>
            <w:tcW w:w="832" w:type="dxa"/>
          </w:tcPr>
          <w:p w14:paraId="53DF118B" w14:textId="77777777" w:rsidR="007158A6" w:rsidRDefault="004F2724">
            <w:pPr>
              <w:pStyle w:val="TableParagraph"/>
              <w:ind w:left="269"/>
              <w:jc w:val="left"/>
              <w:rPr>
                <w:sz w:val="16"/>
              </w:rPr>
            </w:pPr>
            <w:r>
              <w:rPr>
                <w:sz w:val="16"/>
              </w:rPr>
              <w:t>0.63</w:t>
            </w:r>
          </w:p>
        </w:tc>
        <w:tc>
          <w:tcPr>
            <w:tcW w:w="673" w:type="dxa"/>
          </w:tcPr>
          <w:p w14:paraId="2FB0EA9F" w14:textId="77777777" w:rsidR="007158A6" w:rsidRDefault="004F2724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7158A6" w14:paraId="16857328" w14:textId="77777777">
        <w:trPr>
          <w:trHeight w:val="189"/>
        </w:trPr>
        <w:tc>
          <w:tcPr>
            <w:tcW w:w="5381" w:type="dxa"/>
          </w:tcPr>
          <w:p w14:paraId="0CE5A319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60AE9DA4" w14:textId="77777777" w:rsidR="007158A6" w:rsidRDefault="004F2724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32" w:type="dxa"/>
          </w:tcPr>
          <w:p w14:paraId="25E29930" w14:textId="77777777" w:rsidR="007158A6" w:rsidRDefault="004F2724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673" w:type="dxa"/>
          </w:tcPr>
          <w:p w14:paraId="011B7C8A" w14:textId="77777777" w:rsidR="007158A6" w:rsidRDefault="004F2724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(0.69)</w:t>
            </w:r>
          </w:p>
        </w:tc>
      </w:tr>
      <w:tr w:rsidR="007158A6" w14:paraId="7738FCB0" w14:textId="77777777">
        <w:trPr>
          <w:trHeight w:val="189"/>
        </w:trPr>
        <w:tc>
          <w:tcPr>
            <w:tcW w:w="5381" w:type="dxa"/>
          </w:tcPr>
          <w:p w14:paraId="189F81C7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Borrowed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money</w:t>
            </w:r>
          </w:p>
        </w:tc>
        <w:tc>
          <w:tcPr>
            <w:tcW w:w="851" w:type="dxa"/>
          </w:tcPr>
          <w:p w14:paraId="3A426FC5" w14:textId="77777777" w:rsidR="007158A6" w:rsidRDefault="004F2724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0.62</w:t>
            </w:r>
          </w:p>
        </w:tc>
        <w:tc>
          <w:tcPr>
            <w:tcW w:w="832" w:type="dxa"/>
          </w:tcPr>
          <w:p w14:paraId="21C6AACD" w14:textId="77777777" w:rsidR="007158A6" w:rsidRDefault="004F2724">
            <w:pPr>
              <w:pStyle w:val="TableParagraph"/>
              <w:ind w:left="269"/>
              <w:jc w:val="left"/>
              <w:rPr>
                <w:sz w:val="16"/>
              </w:rPr>
            </w:pPr>
            <w:r>
              <w:rPr>
                <w:sz w:val="16"/>
              </w:rPr>
              <w:t>0.66</w:t>
            </w:r>
          </w:p>
        </w:tc>
        <w:tc>
          <w:tcPr>
            <w:tcW w:w="673" w:type="dxa"/>
          </w:tcPr>
          <w:p w14:paraId="5D934E8A" w14:textId="77777777" w:rsidR="007158A6" w:rsidRDefault="004F2724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</w:tr>
      <w:tr w:rsidR="007158A6" w14:paraId="0C09782B" w14:textId="77777777">
        <w:trPr>
          <w:trHeight w:val="189"/>
        </w:trPr>
        <w:tc>
          <w:tcPr>
            <w:tcW w:w="5381" w:type="dxa"/>
          </w:tcPr>
          <w:p w14:paraId="6042F61B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03E8418E" w14:textId="77777777" w:rsidR="007158A6" w:rsidRDefault="004F2724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32" w:type="dxa"/>
          </w:tcPr>
          <w:p w14:paraId="00278C9A" w14:textId="77777777" w:rsidR="007158A6" w:rsidRDefault="004F2724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673" w:type="dxa"/>
          </w:tcPr>
          <w:p w14:paraId="0849A346" w14:textId="77777777" w:rsidR="007158A6" w:rsidRDefault="004F2724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(0.22)</w:t>
            </w:r>
          </w:p>
        </w:tc>
      </w:tr>
      <w:tr w:rsidR="007158A6" w14:paraId="765476A5" w14:textId="77777777">
        <w:trPr>
          <w:trHeight w:val="189"/>
        </w:trPr>
        <w:tc>
          <w:tcPr>
            <w:tcW w:w="5381" w:type="dxa"/>
          </w:tcPr>
          <w:p w14:paraId="6253D344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productive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assets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means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transport</w:t>
            </w:r>
          </w:p>
        </w:tc>
        <w:tc>
          <w:tcPr>
            <w:tcW w:w="851" w:type="dxa"/>
          </w:tcPr>
          <w:p w14:paraId="44DCB77D" w14:textId="77777777" w:rsidR="007158A6" w:rsidRDefault="004F2724">
            <w:pPr>
              <w:pStyle w:val="TableParagraph"/>
              <w:ind w:left="93" w:right="83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832" w:type="dxa"/>
          </w:tcPr>
          <w:p w14:paraId="62781CE9" w14:textId="77777777" w:rsidR="007158A6" w:rsidRDefault="004F2724">
            <w:pPr>
              <w:pStyle w:val="TableParagraph"/>
              <w:ind w:left="270"/>
              <w:jc w:val="left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673" w:type="dxa"/>
          </w:tcPr>
          <w:p w14:paraId="34FA0311" w14:textId="77777777" w:rsidR="007158A6" w:rsidRDefault="004F2724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7158A6" w14:paraId="6B72BADC" w14:textId="77777777">
        <w:trPr>
          <w:trHeight w:val="189"/>
        </w:trPr>
        <w:tc>
          <w:tcPr>
            <w:tcW w:w="5381" w:type="dxa"/>
          </w:tcPr>
          <w:p w14:paraId="21587F1F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5B118062" w14:textId="77777777" w:rsidR="007158A6" w:rsidRDefault="004F2724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(0.23)</w:t>
            </w:r>
          </w:p>
        </w:tc>
        <w:tc>
          <w:tcPr>
            <w:tcW w:w="832" w:type="dxa"/>
          </w:tcPr>
          <w:p w14:paraId="49770B50" w14:textId="77777777" w:rsidR="007158A6" w:rsidRDefault="004F2724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(0.22)</w:t>
            </w:r>
          </w:p>
        </w:tc>
        <w:tc>
          <w:tcPr>
            <w:tcW w:w="673" w:type="dxa"/>
          </w:tcPr>
          <w:p w14:paraId="76F9E27D" w14:textId="77777777" w:rsidR="007158A6" w:rsidRDefault="004F2724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(0.59)</w:t>
            </w:r>
          </w:p>
        </w:tc>
      </w:tr>
      <w:tr w:rsidR="007158A6" w14:paraId="5333B4B1" w14:textId="77777777">
        <w:trPr>
          <w:trHeight w:val="189"/>
        </w:trPr>
        <w:tc>
          <w:tcPr>
            <w:tcW w:w="5381" w:type="dxa"/>
          </w:tcPr>
          <w:p w14:paraId="2B778807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Reduced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expenses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education</w:t>
            </w:r>
          </w:p>
        </w:tc>
        <w:tc>
          <w:tcPr>
            <w:tcW w:w="851" w:type="dxa"/>
          </w:tcPr>
          <w:p w14:paraId="23AA42FF" w14:textId="77777777" w:rsidR="007158A6" w:rsidRDefault="004F2724">
            <w:pPr>
              <w:pStyle w:val="TableParagraph"/>
              <w:ind w:left="93" w:right="85"/>
              <w:rPr>
                <w:sz w:val="16"/>
              </w:rPr>
            </w:pPr>
            <w:r>
              <w:rPr>
                <w:sz w:val="16"/>
              </w:rPr>
              <w:t>0.55</w:t>
            </w:r>
          </w:p>
        </w:tc>
        <w:tc>
          <w:tcPr>
            <w:tcW w:w="832" w:type="dxa"/>
          </w:tcPr>
          <w:p w14:paraId="55D8EAEE" w14:textId="77777777" w:rsidR="007158A6" w:rsidRDefault="004F2724">
            <w:pPr>
              <w:pStyle w:val="TableParagraph"/>
              <w:ind w:left="269"/>
              <w:jc w:val="left"/>
              <w:rPr>
                <w:sz w:val="16"/>
              </w:rPr>
            </w:pPr>
            <w:r>
              <w:rPr>
                <w:sz w:val="16"/>
              </w:rPr>
              <w:t>0.58</w:t>
            </w:r>
          </w:p>
        </w:tc>
        <w:tc>
          <w:tcPr>
            <w:tcW w:w="673" w:type="dxa"/>
          </w:tcPr>
          <w:p w14:paraId="7DB9926F" w14:textId="77777777" w:rsidR="007158A6" w:rsidRDefault="004F2724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</w:tr>
      <w:tr w:rsidR="007158A6" w14:paraId="36EB8AE6" w14:textId="77777777">
        <w:trPr>
          <w:trHeight w:val="189"/>
        </w:trPr>
        <w:tc>
          <w:tcPr>
            <w:tcW w:w="5381" w:type="dxa"/>
          </w:tcPr>
          <w:p w14:paraId="01A7DA9F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1F7AC3F4" w14:textId="77777777" w:rsidR="007158A6" w:rsidRDefault="004F2724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32" w:type="dxa"/>
          </w:tcPr>
          <w:p w14:paraId="43BC3857" w14:textId="77777777" w:rsidR="007158A6" w:rsidRDefault="004F2724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673" w:type="dxa"/>
          </w:tcPr>
          <w:p w14:paraId="26CA38A3" w14:textId="77777777" w:rsidR="007158A6" w:rsidRDefault="004F2724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(0.32)</w:t>
            </w:r>
          </w:p>
        </w:tc>
      </w:tr>
      <w:tr w:rsidR="007158A6" w14:paraId="545F0F01" w14:textId="77777777">
        <w:trPr>
          <w:trHeight w:val="189"/>
        </w:trPr>
        <w:tc>
          <w:tcPr>
            <w:tcW w:w="5381" w:type="dxa"/>
          </w:tcPr>
          <w:p w14:paraId="053C708D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Withdrew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school</w:t>
            </w:r>
          </w:p>
        </w:tc>
        <w:tc>
          <w:tcPr>
            <w:tcW w:w="851" w:type="dxa"/>
          </w:tcPr>
          <w:p w14:paraId="7AB68046" w14:textId="77777777" w:rsidR="007158A6" w:rsidRDefault="004F2724">
            <w:pPr>
              <w:pStyle w:val="TableParagraph"/>
              <w:ind w:left="93" w:right="85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832" w:type="dxa"/>
          </w:tcPr>
          <w:p w14:paraId="46640054" w14:textId="77777777" w:rsidR="007158A6" w:rsidRDefault="004F2724">
            <w:pPr>
              <w:pStyle w:val="TableParagraph"/>
              <w:ind w:left="269"/>
              <w:jc w:val="left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673" w:type="dxa"/>
          </w:tcPr>
          <w:p w14:paraId="056D7CF2" w14:textId="77777777" w:rsidR="007158A6" w:rsidRDefault="004F2724">
            <w:pPr>
              <w:pStyle w:val="TableParagraph"/>
              <w:ind w:left="90" w:right="91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</w:tr>
      <w:tr w:rsidR="007158A6" w14:paraId="47B4EAF4" w14:textId="77777777">
        <w:trPr>
          <w:trHeight w:val="189"/>
        </w:trPr>
        <w:tc>
          <w:tcPr>
            <w:tcW w:w="5381" w:type="dxa"/>
          </w:tcPr>
          <w:p w14:paraId="5DCF70F4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7A2D2770" w14:textId="77777777" w:rsidR="007158A6" w:rsidRDefault="004F2724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(0.29)</w:t>
            </w:r>
          </w:p>
        </w:tc>
        <w:tc>
          <w:tcPr>
            <w:tcW w:w="832" w:type="dxa"/>
          </w:tcPr>
          <w:p w14:paraId="314EFBFC" w14:textId="77777777" w:rsidR="007158A6" w:rsidRDefault="004F2724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(0.25)</w:t>
            </w:r>
          </w:p>
        </w:tc>
        <w:tc>
          <w:tcPr>
            <w:tcW w:w="673" w:type="dxa"/>
          </w:tcPr>
          <w:p w14:paraId="3E25B59C" w14:textId="77777777" w:rsidR="007158A6" w:rsidRDefault="004F2724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</w:tr>
      <w:tr w:rsidR="007158A6" w14:paraId="61D1B741" w14:textId="77777777">
        <w:trPr>
          <w:trHeight w:val="189"/>
        </w:trPr>
        <w:tc>
          <w:tcPr>
            <w:tcW w:w="5381" w:type="dxa"/>
          </w:tcPr>
          <w:p w14:paraId="02A65ED9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Send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work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</w:p>
        </w:tc>
        <w:tc>
          <w:tcPr>
            <w:tcW w:w="851" w:type="dxa"/>
          </w:tcPr>
          <w:p w14:paraId="439153E5" w14:textId="77777777" w:rsidR="007158A6" w:rsidRDefault="004F2724">
            <w:pPr>
              <w:pStyle w:val="TableParagraph"/>
              <w:ind w:left="93" w:right="86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832" w:type="dxa"/>
          </w:tcPr>
          <w:p w14:paraId="394C405A" w14:textId="77777777" w:rsidR="007158A6" w:rsidRDefault="004F2724">
            <w:pPr>
              <w:pStyle w:val="TableParagraph"/>
              <w:ind w:left="268"/>
              <w:jc w:val="left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673" w:type="dxa"/>
          </w:tcPr>
          <w:p w14:paraId="3D4D841A" w14:textId="77777777" w:rsidR="007158A6" w:rsidRDefault="004F2724">
            <w:pPr>
              <w:pStyle w:val="TableParagraph"/>
              <w:ind w:left="89" w:right="91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7158A6" w14:paraId="4DF54593" w14:textId="77777777">
        <w:trPr>
          <w:trHeight w:val="189"/>
        </w:trPr>
        <w:tc>
          <w:tcPr>
            <w:tcW w:w="5381" w:type="dxa"/>
          </w:tcPr>
          <w:p w14:paraId="45702256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79E22264" w14:textId="77777777" w:rsidR="007158A6" w:rsidRDefault="004F2724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(0.26)</w:t>
            </w:r>
          </w:p>
        </w:tc>
        <w:tc>
          <w:tcPr>
            <w:tcW w:w="832" w:type="dxa"/>
          </w:tcPr>
          <w:p w14:paraId="734E5EC5" w14:textId="77777777" w:rsidR="007158A6" w:rsidRDefault="004F2724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(0.27)</w:t>
            </w:r>
          </w:p>
        </w:tc>
        <w:tc>
          <w:tcPr>
            <w:tcW w:w="673" w:type="dxa"/>
          </w:tcPr>
          <w:p w14:paraId="2096A2EE" w14:textId="77777777" w:rsidR="007158A6" w:rsidRDefault="004F2724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sz w:val="16"/>
              </w:rPr>
              <w:t>(0.73)</w:t>
            </w:r>
          </w:p>
        </w:tc>
      </w:tr>
      <w:tr w:rsidR="007158A6" w14:paraId="0C488F2B" w14:textId="77777777">
        <w:trPr>
          <w:trHeight w:val="189"/>
        </w:trPr>
        <w:tc>
          <w:tcPr>
            <w:tcW w:w="5381" w:type="dxa"/>
          </w:tcPr>
          <w:p w14:paraId="557AEC52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Begged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and/or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scavenged</w:t>
            </w:r>
          </w:p>
        </w:tc>
        <w:tc>
          <w:tcPr>
            <w:tcW w:w="851" w:type="dxa"/>
          </w:tcPr>
          <w:p w14:paraId="67C8F069" w14:textId="77777777" w:rsidR="007158A6" w:rsidRDefault="004F2724">
            <w:pPr>
              <w:pStyle w:val="TableParagraph"/>
              <w:ind w:left="93" w:right="86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832" w:type="dxa"/>
          </w:tcPr>
          <w:p w14:paraId="22BBD831" w14:textId="77777777" w:rsidR="007158A6" w:rsidRDefault="004F2724">
            <w:pPr>
              <w:pStyle w:val="TableParagraph"/>
              <w:ind w:left="268"/>
              <w:jc w:val="left"/>
              <w:rPr>
                <w:sz w:val="16"/>
              </w:rPr>
            </w:pPr>
            <w:r>
              <w:rPr>
                <w:sz w:val="16"/>
              </w:rPr>
              <w:t>0.12</w:t>
            </w:r>
          </w:p>
        </w:tc>
        <w:tc>
          <w:tcPr>
            <w:tcW w:w="673" w:type="dxa"/>
          </w:tcPr>
          <w:p w14:paraId="1B61A6CC" w14:textId="77777777" w:rsidR="007158A6" w:rsidRDefault="004F2724">
            <w:pPr>
              <w:pStyle w:val="TableParagraph"/>
              <w:ind w:left="89" w:right="91"/>
              <w:rPr>
                <w:sz w:val="16"/>
              </w:rPr>
            </w:pPr>
            <w:r>
              <w:rPr>
                <w:sz w:val="16"/>
              </w:rPr>
              <w:t>0.05*</w:t>
            </w:r>
          </w:p>
        </w:tc>
      </w:tr>
      <w:tr w:rsidR="007158A6" w14:paraId="3F515364" w14:textId="77777777">
        <w:trPr>
          <w:trHeight w:val="189"/>
        </w:trPr>
        <w:tc>
          <w:tcPr>
            <w:tcW w:w="5381" w:type="dxa"/>
          </w:tcPr>
          <w:p w14:paraId="56A91ACB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3075C419" w14:textId="77777777" w:rsidR="007158A6" w:rsidRDefault="004F2724">
            <w:pPr>
              <w:pStyle w:val="TableParagraph"/>
              <w:ind w:left="93" w:right="84"/>
              <w:rPr>
                <w:sz w:val="16"/>
              </w:rPr>
            </w:pPr>
            <w:r>
              <w:rPr>
                <w:sz w:val="16"/>
              </w:rPr>
              <w:t>(0.25)</w:t>
            </w:r>
          </w:p>
        </w:tc>
        <w:tc>
          <w:tcPr>
            <w:tcW w:w="832" w:type="dxa"/>
          </w:tcPr>
          <w:p w14:paraId="30F0D191" w14:textId="77777777" w:rsidR="007158A6" w:rsidRDefault="004F2724">
            <w:pPr>
              <w:pStyle w:val="TableParagraph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  <w:tc>
          <w:tcPr>
            <w:tcW w:w="673" w:type="dxa"/>
          </w:tcPr>
          <w:p w14:paraId="21A48364" w14:textId="77777777" w:rsidR="007158A6" w:rsidRDefault="004F2724">
            <w:pPr>
              <w:pStyle w:val="TableParagraph"/>
              <w:ind w:left="91" w:right="91"/>
              <w:rPr>
                <w:sz w:val="16"/>
              </w:rPr>
            </w:pPr>
            <w:r>
              <w:rPr>
                <w:w w:val="105"/>
                <w:sz w:val="16"/>
              </w:rPr>
              <w:t>(0.01)</w:t>
            </w:r>
          </w:p>
        </w:tc>
      </w:tr>
      <w:tr w:rsidR="007158A6" w14:paraId="1CB9B200" w14:textId="77777777">
        <w:trPr>
          <w:trHeight w:val="189"/>
        </w:trPr>
        <w:tc>
          <w:tcPr>
            <w:tcW w:w="5381" w:type="dxa"/>
          </w:tcPr>
          <w:p w14:paraId="2DF908C8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Engaged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illegal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activities</w:t>
            </w:r>
          </w:p>
        </w:tc>
        <w:tc>
          <w:tcPr>
            <w:tcW w:w="851" w:type="dxa"/>
          </w:tcPr>
          <w:p w14:paraId="45D2B83F" w14:textId="77777777" w:rsidR="007158A6" w:rsidRDefault="004F2724">
            <w:pPr>
              <w:pStyle w:val="TableParagraph"/>
              <w:ind w:left="93" w:right="88"/>
              <w:rPr>
                <w:sz w:val="16"/>
              </w:rPr>
            </w:pPr>
            <w:r>
              <w:rPr>
                <w:sz w:val="16"/>
              </w:rPr>
              <w:t>0.08</w:t>
            </w:r>
          </w:p>
        </w:tc>
        <w:tc>
          <w:tcPr>
            <w:tcW w:w="832" w:type="dxa"/>
          </w:tcPr>
          <w:p w14:paraId="3FF32FB0" w14:textId="77777777" w:rsidR="007158A6" w:rsidRDefault="004F2724">
            <w:pPr>
              <w:pStyle w:val="TableParagraph"/>
              <w:ind w:left="267"/>
              <w:jc w:val="left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673" w:type="dxa"/>
          </w:tcPr>
          <w:p w14:paraId="6F7954DE" w14:textId="77777777" w:rsidR="007158A6" w:rsidRDefault="004F2724">
            <w:pPr>
              <w:pStyle w:val="TableParagraph"/>
              <w:ind w:left="88" w:right="91"/>
              <w:rPr>
                <w:sz w:val="16"/>
              </w:rPr>
            </w:pPr>
            <w:r>
              <w:rPr>
                <w:sz w:val="16"/>
              </w:rPr>
              <w:t>0.00</w:t>
            </w:r>
          </w:p>
        </w:tc>
      </w:tr>
      <w:tr w:rsidR="007158A6" w14:paraId="0E72F71A" w14:textId="77777777">
        <w:trPr>
          <w:trHeight w:val="193"/>
        </w:trPr>
        <w:tc>
          <w:tcPr>
            <w:tcW w:w="5381" w:type="dxa"/>
          </w:tcPr>
          <w:p w14:paraId="1AEE6C77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1" w:type="dxa"/>
          </w:tcPr>
          <w:p w14:paraId="47C3C920" w14:textId="77777777" w:rsidR="007158A6" w:rsidRDefault="004F2724">
            <w:pPr>
              <w:pStyle w:val="TableParagraph"/>
              <w:spacing w:line="159" w:lineRule="exact"/>
              <w:ind w:left="93" w:right="84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832" w:type="dxa"/>
          </w:tcPr>
          <w:p w14:paraId="3D07BDCC" w14:textId="77777777" w:rsidR="007158A6" w:rsidRDefault="004F2724">
            <w:pPr>
              <w:pStyle w:val="TableParagraph"/>
              <w:spacing w:line="159" w:lineRule="exact"/>
              <w:ind w:left="203"/>
              <w:jc w:val="left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673" w:type="dxa"/>
          </w:tcPr>
          <w:p w14:paraId="6D090789" w14:textId="77777777" w:rsidR="007158A6" w:rsidRDefault="004F2724">
            <w:pPr>
              <w:pStyle w:val="TableParagraph"/>
              <w:spacing w:line="159" w:lineRule="exact"/>
              <w:ind w:left="91" w:right="91"/>
              <w:rPr>
                <w:sz w:val="16"/>
              </w:rPr>
            </w:pPr>
            <w:r>
              <w:rPr>
                <w:sz w:val="16"/>
              </w:rPr>
              <w:t>(0.95)</w:t>
            </w:r>
          </w:p>
        </w:tc>
      </w:tr>
      <w:tr w:rsidR="007158A6" w14:paraId="0CA5D3A2" w14:textId="77777777">
        <w:trPr>
          <w:trHeight w:val="234"/>
        </w:trPr>
        <w:tc>
          <w:tcPr>
            <w:tcW w:w="5381" w:type="dxa"/>
            <w:tcBorders>
              <w:bottom w:val="double" w:sz="1" w:space="0" w:color="000000"/>
            </w:tcBorders>
          </w:tcPr>
          <w:p w14:paraId="6B7E5C50" w14:textId="77777777" w:rsidR="007158A6" w:rsidRDefault="004F2724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851" w:type="dxa"/>
            <w:tcBorders>
              <w:bottom w:val="double" w:sz="1" w:space="0" w:color="000000"/>
            </w:tcBorders>
          </w:tcPr>
          <w:p w14:paraId="69A847EB" w14:textId="77777777" w:rsidR="007158A6" w:rsidRDefault="004F2724">
            <w:pPr>
              <w:pStyle w:val="TableParagraph"/>
              <w:spacing w:before="18" w:line="240" w:lineRule="auto"/>
              <w:ind w:left="93" w:right="84"/>
              <w:rPr>
                <w:sz w:val="16"/>
              </w:rPr>
            </w:pPr>
            <w:r>
              <w:rPr>
                <w:sz w:val="16"/>
              </w:rPr>
              <w:t>377</w:t>
            </w:r>
          </w:p>
        </w:tc>
        <w:tc>
          <w:tcPr>
            <w:tcW w:w="832" w:type="dxa"/>
            <w:tcBorders>
              <w:bottom w:val="double" w:sz="1" w:space="0" w:color="000000"/>
            </w:tcBorders>
          </w:tcPr>
          <w:p w14:paraId="77DC0112" w14:textId="77777777" w:rsidR="007158A6" w:rsidRDefault="004F2724">
            <w:pPr>
              <w:pStyle w:val="TableParagraph"/>
              <w:spacing w:before="18" w:line="240" w:lineRule="auto"/>
              <w:ind w:left="293"/>
              <w:jc w:val="left"/>
              <w:rPr>
                <w:sz w:val="16"/>
              </w:rPr>
            </w:pPr>
            <w:r>
              <w:rPr>
                <w:sz w:val="16"/>
              </w:rPr>
              <w:t>383</w:t>
            </w:r>
          </w:p>
        </w:tc>
        <w:tc>
          <w:tcPr>
            <w:tcW w:w="673" w:type="dxa"/>
            <w:tcBorders>
              <w:bottom w:val="double" w:sz="1" w:space="0" w:color="000000"/>
            </w:tcBorders>
          </w:tcPr>
          <w:p w14:paraId="4E2215A9" w14:textId="77777777" w:rsidR="007158A6" w:rsidRDefault="004F2724">
            <w:pPr>
              <w:pStyle w:val="TableParagraph"/>
              <w:spacing w:before="18" w:line="240" w:lineRule="auto"/>
              <w:ind w:left="90" w:right="91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</w:tr>
    </w:tbl>
    <w:p w14:paraId="50B49C28" w14:textId="24F8C189" w:rsidR="007158A6" w:rsidRDefault="004F2724">
      <w:pPr>
        <w:spacing w:before="48"/>
        <w:ind w:left="97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2" behindDoc="1" locked="0" layoutInCell="1" allowOverlap="1" wp14:anchorId="52D4583C" wp14:editId="60973C7F">
                <wp:simplePos x="0" y="0"/>
                <wp:positionH relativeFrom="page">
                  <wp:posOffset>1430020</wp:posOffset>
                </wp:positionH>
                <wp:positionV relativeFrom="paragraph">
                  <wp:posOffset>-145415</wp:posOffset>
                </wp:positionV>
                <wp:extent cx="4912360" cy="0"/>
                <wp:effectExtent l="0" t="0" r="0" b="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236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33E3D7D">
              <v:line id="Line 6" style="position:absolute;z-index:-20204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12.6pt,-11.45pt" to="499.4pt,-11.45pt" w14:anchorId="6F4EA0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3BD78E1D" w14:textId="77777777" w:rsidR="007158A6" w:rsidRDefault="007158A6">
      <w:pPr>
        <w:pStyle w:val="BodyText"/>
      </w:pPr>
    </w:p>
    <w:p w14:paraId="5773B15F" w14:textId="77777777" w:rsidR="007158A6" w:rsidRDefault="007158A6">
      <w:pPr>
        <w:pStyle w:val="BodyText"/>
      </w:pPr>
    </w:p>
    <w:p w14:paraId="0C686441" w14:textId="77777777" w:rsidR="007158A6" w:rsidRDefault="007158A6">
      <w:pPr>
        <w:pStyle w:val="BodyText"/>
      </w:pPr>
    </w:p>
    <w:p w14:paraId="1BDAC3D1" w14:textId="77777777" w:rsidR="007158A6" w:rsidRDefault="007158A6">
      <w:pPr>
        <w:pStyle w:val="BodyText"/>
      </w:pPr>
    </w:p>
    <w:p w14:paraId="3296F73A" w14:textId="77777777" w:rsidR="007158A6" w:rsidRDefault="007158A6">
      <w:pPr>
        <w:pStyle w:val="BodyText"/>
        <w:spacing w:before="8"/>
        <w:rPr>
          <w:sz w:val="32"/>
        </w:rPr>
      </w:pPr>
    </w:p>
    <w:p w14:paraId="64973ECA" w14:textId="77777777" w:rsidR="007158A6" w:rsidRDefault="004F2724">
      <w:pPr>
        <w:pStyle w:val="BodyText"/>
        <w:ind w:left="1958" w:right="2417"/>
        <w:jc w:val="center"/>
      </w:pPr>
      <w:r>
        <w:t>Table</w:t>
      </w:r>
      <w:r>
        <w:rPr>
          <w:spacing w:val="4"/>
        </w:rPr>
        <w:t xml:space="preserve"> </w:t>
      </w:r>
      <w:r>
        <w:t>24:</w:t>
      </w:r>
      <w:r>
        <w:rPr>
          <w:spacing w:val="24"/>
        </w:rPr>
        <w:t xml:space="preserve"> </w:t>
      </w:r>
      <w:r>
        <w:t>CAR:</w:t>
      </w:r>
      <w:r>
        <w:rPr>
          <w:spacing w:val="5"/>
        </w:rPr>
        <w:t xml:space="preserve"> </w:t>
      </w:r>
      <w:r>
        <w:t>LCS</w:t>
      </w:r>
      <w:r>
        <w:rPr>
          <w:spacing w:val="5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Essential</w:t>
      </w:r>
      <w:r>
        <w:rPr>
          <w:spacing w:val="5"/>
        </w:rPr>
        <w:t xml:space="preserve"> </w:t>
      </w:r>
      <w:r>
        <w:t>Needs</w:t>
      </w:r>
      <w:r>
        <w:rPr>
          <w:spacing w:val="5"/>
        </w:rPr>
        <w:t xml:space="preserve"> </w:t>
      </w:r>
      <w:r>
        <w:t>vs.</w:t>
      </w:r>
      <w:r>
        <w:rPr>
          <w:spacing w:val="24"/>
        </w:rPr>
        <w:t xml:space="preserve"> </w:t>
      </w:r>
      <w:r>
        <w:t>Food</w:t>
      </w:r>
      <w:r>
        <w:rPr>
          <w:spacing w:val="4"/>
        </w:rPr>
        <w:t xml:space="preserve"> </w:t>
      </w:r>
      <w:r>
        <w:t>Security</w:t>
      </w:r>
    </w:p>
    <w:p w14:paraId="1950B99B" w14:textId="77777777" w:rsidR="007158A6" w:rsidRDefault="007158A6">
      <w:pPr>
        <w:pStyle w:val="BodyText"/>
        <w:spacing w:before="10" w:after="1"/>
      </w:pPr>
    </w:p>
    <w:tbl>
      <w:tblPr>
        <w:tblW w:w="0" w:type="auto"/>
        <w:tblInd w:w="1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6"/>
        <w:gridCol w:w="850"/>
        <w:gridCol w:w="831"/>
        <w:gridCol w:w="672"/>
      </w:tblGrid>
      <w:tr w:rsidR="007158A6" w14:paraId="38BFDD54" w14:textId="77777777">
        <w:trPr>
          <w:trHeight w:val="390"/>
        </w:trPr>
        <w:tc>
          <w:tcPr>
            <w:tcW w:w="5046" w:type="dxa"/>
            <w:tcBorders>
              <w:top w:val="double" w:sz="1" w:space="0" w:color="000000"/>
            </w:tcBorders>
          </w:tcPr>
          <w:p w14:paraId="48ED2A34" w14:textId="77777777" w:rsidR="007158A6" w:rsidRDefault="004F2724">
            <w:pPr>
              <w:pStyle w:val="TableParagraph"/>
              <w:spacing w:before="18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1681" w:type="dxa"/>
            <w:gridSpan w:val="2"/>
            <w:tcBorders>
              <w:top w:val="double" w:sz="1" w:space="0" w:color="000000"/>
            </w:tcBorders>
          </w:tcPr>
          <w:p w14:paraId="4D78DDE3" w14:textId="77777777" w:rsidR="007158A6" w:rsidRDefault="004F2724">
            <w:pPr>
              <w:pStyle w:val="TableParagraph"/>
              <w:spacing w:before="0" w:line="180" w:lineRule="exact"/>
              <w:ind w:right="133"/>
              <w:jc w:val="righ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  <w:r>
              <w:rPr>
                <w:spacing w:val="-4"/>
                <w:w w:val="115"/>
                <w:sz w:val="16"/>
              </w:rPr>
              <w:t xml:space="preserve"> </w:t>
            </w:r>
            <w:r>
              <w:rPr>
                <w:w w:val="115"/>
                <w:sz w:val="16"/>
              </w:rPr>
              <w:t>F2F</w:t>
            </w:r>
          </w:p>
          <w:p w14:paraId="30E534DE" w14:textId="77777777" w:rsidR="007158A6" w:rsidRDefault="004F2724">
            <w:pPr>
              <w:pStyle w:val="TableParagraph"/>
              <w:tabs>
                <w:tab w:val="left" w:pos="859"/>
              </w:tabs>
              <w:spacing w:before="7" w:line="240" w:lineRule="auto"/>
              <w:ind w:right="117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LCS</w:t>
            </w:r>
            <w:r>
              <w:rPr>
                <w:spacing w:val="10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EN</w:t>
            </w:r>
            <w:r>
              <w:rPr>
                <w:w w:val="110"/>
                <w:sz w:val="16"/>
              </w:rPr>
              <w:tab/>
              <w:t>LCS</w:t>
            </w:r>
            <w:r>
              <w:rPr>
                <w:spacing w:val="16"/>
                <w:w w:val="110"/>
                <w:sz w:val="16"/>
              </w:rPr>
              <w:t xml:space="preserve"> </w:t>
            </w:r>
            <w:r>
              <w:rPr>
                <w:w w:val="110"/>
                <w:sz w:val="16"/>
              </w:rPr>
              <w:t>FS</w:t>
            </w:r>
          </w:p>
        </w:tc>
        <w:tc>
          <w:tcPr>
            <w:tcW w:w="672" w:type="dxa"/>
            <w:tcBorders>
              <w:top w:val="double" w:sz="1" w:space="0" w:color="000000"/>
            </w:tcBorders>
          </w:tcPr>
          <w:p w14:paraId="6429F599" w14:textId="77777777" w:rsidR="007158A6" w:rsidRDefault="004F2724">
            <w:pPr>
              <w:pStyle w:val="TableParagraph"/>
              <w:spacing w:before="188" w:line="240" w:lineRule="auto"/>
              <w:ind w:left="88" w:right="88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3E8D61F1" w14:textId="77777777">
        <w:trPr>
          <w:trHeight w:val="349"/>
        </w:trPr>
        <w:tc>
          <w:tcPr>
            <w:tcW w:w="5046" w:type="dxa"/>
            <w:tcBorders>
              <w:top w:val="single" w:sz="4" w:space="0" w:color="000000"/>
            </w:tcBorders>
          </w:tcPr>
          <w:p w14:paraId="339AA4D3" w14:textId="77777777" w:rsidR="007158A6" w:rsidRDefault="004F2724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assets/goods</w:t>
            </w:r>
          </w:p>
        </w:tc>
        <w:tc>
          <w:tcPr>
            <w:tcW w:w="850" w:type="dxa"/>
            <w:tcBorders>
              <w:top w:val="single" w:sz="4" w:space="0" w:color="000000"/>
            </w:tcBorders>
          </w:tcPr>
          <w:p w14:paraId="4EB20D2A" w14:textId="77777777" w:rsidR="007158A6" w:rsidRDefault="004F2724">
            <w:pPr>
              <w:pStyle w:val="TableParagraph"/>
              <w:spacing w:before="0" w:line="167" w:lineRule="exact"/>
              <w:ind w:left="279"/>
              <w:jc w:val="left"/>
              <w:rPr>
                <w:sz w:val="16"/>
              </w:rPr>
            </w:pPr>
            <w:r>
              <w:rPr>
                <w:sz w:val="16"/>
              </w:rPr>
              <w:t>0.32</w:t>
            </w:r>
          </w:p>
          <w:p w14:paraId="1FAFEE49" w14:textId="77777777" w:rsidR="007158A6" w:rsidRDefault="004F2724">
            <w:pPr>
              <w:pStyle w:val="TableParagraph"/>
              <w:spacing w:before="7"/>
              <w:ind w:left="213"/>
              <w:jc w:val="left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831" w:type="dxa"/>
            <w:tcBorders>
              <w:top w:val="single" w:sz="4" w:space="0" w:color="000000"/>
            </w:tcBorders>
          </w:tcPr>
          <w:p w14:paraId="3B551AD2" w14:textId="77777777" w:rsidR="007158A6" w:rsidRDefault="004F2724">
            <w:pPr>
              <w:pStyle w:val="TableParagraph"/>
              <w:spacing w:before="0" w:line="167" w:lineRule="exact"/>
              <w:ind w:left="270"/>
              <w:jc w:val="left"/>
              <w:rPr>
                <w:sz w:val="16"/>
              </w:rPr>
            </w:pPr>
            <w:r>
              <w:rPr>
                <w:sz w:val="16"/>
              </w:rPr>
              <w:t>0.24</w:t>
            </w:r>
          </w:p>
          <w:p w14:paraId="4AF2BBE3" w14:textId="77777777" w:rsidR="007158A6" w:rsidRDefault="004F2724">
            <w:pPr>
              <w:pStyle w:val="TableParagraph"/>
              <w:spacing w:before="7"/>
              <w:ind w:left="204"/>
              <w:jc w:val="left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672" w:type="dxa"/>
            <w:tcBorders>
              <w:top w:val="single" w:sz="4" w:space="0" w:color="000000"/>
            </w:tcBorders>
          </w:tcPr>
          <w:p w14:paraId="5D1EC5E2" w14:textId="77777777" w:rsidR="007158A6" w:rsidRDefault="004F2724">
            <w:pPr>
              <w:pStyle w:val="TableParagraph"/>
              <w:spacing w:before="0" w:line="167" w:lineRule="exact"/>
              <w:ind w:left="158"/>
              <w:jc w:val="left"/>
              <w:rPr>
                <w:sz w:val="16"/>
              </w:rPr>
            </w:pPr>
            <w:r>
              <w:rPr>
                <w:sz w:val="16"/>
              </w:rPr>
              <w:t>-0.08</w:t>
            </w:r>
          </w:p>
          <w:p w14:paraId="009A67D1" w14:textId="77777777" w:rsidR="007158A6" w:rsidRDefault="004F2724">
            <w:pPr>
              <w:pStyle w:val="TableParagraph"/>
              <w:spacing w:before="7"/>
              <w:ind w:left="12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</w:tr>
      <w:tr w:rsidR="007158A6" w14:paraId="155E2671" w14:textId="77777777">
        <w:trPr>
          <w:trHeight w:val="189"/>
        </w:trPr>
        <w:tc>
          <w:tcPr>
            <w:tcW w:w="5046" w:type="dxa"/>
          </w:tcPr>
          <w:p w14:paraId="50F32A0D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Reduced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expenses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education</w:t>
            </w:r>
          </w:p>
        </w:tc>
        <w:tc>
          <w:tcPr>
            <w:tcW w:w="850" w:type="dxa"/>
          </w:tcPr>
          <w:p w14:paraId="1BA10F50" w14:textId="77777777" w:rsidR="007158A6" w:rsidRDefault="004F2724">
            <w:pPr>
              <w:pStyle w:val="TableParagraph"/>
              <w:ind w:left="98" w:right="90"/>
              <w:rPr>
                <w:sz w:val="16"/>
              </w:rPr>
            </w:pPr>
            <w:r>
              <w:rPr>
                <w:sz w:val="16"/>
              </w:rPr>
              <w:t>0.24</w:t>
            </w:r>
          </w:p>
        </w:tc>
        <w:tc>
          <w:tcPr>
            <w:tcW w:w="831" w:type="dxa"/>
          </w:tcPr>
          <w:p w14:paraId="0CD53AB2" w14:textId="77777777" w:rsidR="007158A6" w:rsidRDefault="004F2724">
            <w:pPr>
              <w:pStyle w:val="TableParagraph"/>
              <w:ind w:left="175" w:right="166"/>
              <w:rPr>
                <w:sz w:val="16"/>
              </w:rPr>
            </w:pPr>
            <w:r>
              <w:rPr>
                <w:sz w:val="16"/>
              </w:rPr>
              <w:t>0.22</w:t>
            </w:r>
          </w:p>
        </w:tc>
        <w:tc>
          <w:tcPr>
            <w:tcW w:w="672" w:type="dxa"/>
          </w:tcPr>
          <w:p w14:paraId="6B396ED7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-0.02</w:t>
            </w:r>
          </w:p>
        </w:tc>
      </w:tr>
      <w:tr w:rsidR="007158A6" w14:paraId="33912CB5" w14:textId="77777777">
        <w:trPr>
          <w:trHeight w:val="189"/>
        </w:trPr>
        <w:tc>
          <w:tcPr>
            <w:tcW w:w="5046" w:type="dxa"/>
          </w:tcPr>
          <w:p w14:paraId="57F58C19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020C8D21" w14:textId="77777777" w:rsidR="007158A6" w:rsidRDefault="004F2724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831" w:type="dxa"/>
          </w:tcPr>
          <w:p w14:paraId="368EC9A3" w14:textId="77777777" w:rsidR="007158A6" w:rsidRDefault="004F2724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  <w:tc>
          <w:tcPr>
            <w:tcW w:w="672" w:type="dxa"/>
          </w:tcPr>
          <w:p w14:paraId="1EDA30DC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(0.63)</w:t>
            </w:r>
          </w:p>
        </w:tc>
      </w:tr>
      <w:tr w:rsidR="007158A6" w14:paraId="046B99D3" w14:textId="77777777">
        <w:trPr>
          <w:trHeight w:val="189"/>
        </w:trPr>
        <w:tc>
          <w:tcPr>
            <w:tcW w:w="5046" w:type="dxa"/>
          </w:tcPr>
          <w:p w14:paraId="636CEBDA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Spent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savings</w:t>
            </w:r>
          </w:p>
        </w:tc>
        <w:tc>
          <w:tcPr>
            <w:tcW w:w="850" w:type="dxa"/>
          </w:tcPr>
          <w:p w14:paraId="64A0EAB3" w14:textId="77777777" w:rsidR="007158A6" w:rsidRDefault="004F2724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0.45</w:t>
            </w:r>
          </w:p>
        </w:tc>
        <w:tc>
          <w:tcPr>
            <w:tcW w:w="831" w:type="dxa"/>
          </w:tcPr>
          <w:p w14:paraId="0C58D36F" w14:textId="77777777" w:rsidR="007158A6" w:rsidRDefault="004F2724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0.49</w:t>
            </w:r>
          </w:p>
        </w:tc>
        <w:tc>
          <w:tcPr>
            <w:tcW w:w="672" w:type="dxa"/>
          </w:tcPr>
          <w:p w14:paraId="46B40D36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</w:tr>
      <w:tr w:rsidR="007158A6" w14:paraId="4E0EAA17" w14:textId="77777777">
        <w:trPr>
          <w:trHeight w:val="189"/>
        </w:trPr>
        <w:tc>
          <w:tcPr>
            <w:tcW w:w="5046" w:type="dxa"/>
          </w:tcPr>
          <w:p w14:paraId="2EF8F8E3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2070F003" w14:textId="77777777" w:rsidR="007158A6" w:rsidRDefault="004F2724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31" w:type="dxa"/>
          </w:tcPr>
          <w:p w14:paraId="27B46ADF" w14:textId="77777777" w:rsidR="007158A6" w:rsidRDefault="004F2724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2" w:type="dxa"/>
          </w:tcPr>
          <w:p w14:paraId="4F74C74D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w w:val="105"/>
                <w:sz w:val="16"/>
              </w:rPr>
              <w:t>(0.41)</w:t>
            </w:r>
          </w:p>
        </w:tc>
      </w:tr>
      <w:tr w:rsidR="007158A6" w14:paraId="398A1476" w14:textId="77777777">
        <w:trPr>
          <w:trHeight w:val="189"/>
        </w:trPr>
        <w:tc>
          <w:tcPr>
            <w:tcW w:w="5046" w:type="dxa"/>
          </w:tcPr>
          <w:p w14:paraId="23A01B62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Stress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Borrowed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money</w:t>
            </w:r>
          </w:p>
        </w:tc>
        <w:tc>
          <w:tcPr>
            <w:tcW w:w="850" w:type="dxa"/>
          </w:tcPr>
          <w:p w14:paraId="50474F13" w14:textId="77777777" w:rsidR="007158A6" w:rsidRDefault="004F2724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0.51</w:t>
            </w:r>
          </w:p>
        </w:tc>
        <w:tc>
          <w:tcPr>
            <w:tcW w:w="831" w:type="dxa"/>
          </w:tcPr>
          <w:p w14:paraId="5AB168E3" w14:textId="77777777" w:rsidR="007158A6" w:rsidRDefault="004F2724">
            <w:pPr>
              <w:pStyle w:val="TableParagraph"/>
              <w:ind w:left="176" w:right="165"/>
              <w:rPr>
                <w:sz w:val="16"/>
              </w:rPr>
            </w:pPr>
            <w:r>
              <w:rPr>
                <w:sz w:val="16"/>
              </w:rPr>
              <w:t>0.42</w:t>
            </w:r>
          </w:p>
        </w:tc>
        <w:tc>
          <w:tcPr>
            <w:tcW w:w="672" w:type="dxa"/>
          </w:tcPr>
          <w:p w14:paraId="6311B643" w14:textId="77777777" w:rsidR="007158A6" w:rsidRDefault="004F2724">
            <w:pPr>
              <w:pStyle w:val="TableParagraph"/>
              <w:ind w:left="88" w:right="86"/>
              <w:rPr>
                <w:sz w:val="16"/>
              </w:rPr>
            </w:pPr>
            <w:r>
              <w:rPr>
                <w:sz w:val="16"/>
              </w:rPr>
              <w:t>-0.09</w:t>
            </w:r>
          </w:p>
        </w:tc>
      </w:tr>
      <w:tr w:rsidR="007158A6" w14:paraId="282EC2F3" w14:textId="77777777">
        <w:trPr>
          <w:trHeight w:val="189"/>
        </w:trPr>
        <w:tc>
          <w:tcPr>
            <w:tcW w:w="5046" w:type="dxa"/>
          </w:tcPr>
          <w:p w14:paraId="013FD0D5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083B2651" w14:textId="77777777" w:rsidR="007158A6" w:rsidRDefault="004F2724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831" w:type="dxa"/>
          </w:tcPr>
          <w:p w14:paraId="6039A7F9" w14:textId="77777777" w:rsidR="007158A6" w:rsidRDefault="004F2724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672" w:type="dxa"/>
          </w:tcPr>
          <w:p w14:paraId="1EEDE9CB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w w:val="105"/>
                <w:sz w:val="16"/>
              </w:rPr>
              <w:t>(0.13)</w:t>
            </w:r>
          </w:p>
        </w:tc>
      </w:tr>
      <w:tr w:rsidR="007158A6" w14:paraId="71B5085D" w14:textId="77777777">
        <w:trPr>
          <w:trHeight w:val="189"/>
        </w:trPr>
        <w:tc>
          <w:tcPr>
            <w:tcW w:w="5046" w:type="dxa"/>
          </w:tcPr>
          <w:p w14:paraId="24F9B294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productive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assets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means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transport</w:t>
            </w:r>
          </w:p>
        </w:tc>
        <w:tc>
          <w:tcPr>
            <w:tcW w:w="850" w:type="dxa"/>
          </w:tcPr>
          <w:p w14:paraId="1A44AA7D" w14:textId="77777777" w:rsidR="007158A6" w:rsidRDefault="004F2724">
            <w:pPr>
              <w:pStyle w:val="TableParagraph"/>
              <w:ind w:left="98" w:right="87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831" w:type="dxa"/>
          </w:tcPr>
          <w:p w14:paraId="574D4544" w14:textId="77777777" w:rsidR="007158A6" w:rsidRDefault="004F2724">
            <w:pPr>
              <w:pStyle w:val="TableParagraph"/>
              <w:ind w:left="176" w:right="164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672" w:type="dxa"/>
          </w:tcPr>
          <w:p w14:paraId="4A6722F6" w14:textId="77777777" w:rsidR="007158A6" w:rsidRDefault="004F2724">
            <w:pPr>
              <w:pStyle w:val="TableParagraph"/>
              <w:ind w:left="88" w:right="85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</w:tr>
      <w:tr w:rsidR="007158A6" w14:paraId="6282F81C" w14:textId="77777777">
        <w:trPr>
          <w:trHeight w:val="189"/>
        </w:trPr>
        <w:tc>
          <w:tcPr>
            <w:tcW w:w="5046" w:type="dxa"/>
          </w:tcPr>
          <w:p w14:paraId="490EBF30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55C96163" w14:textId="77777777" w:rsidR="007158A6" w:rsidRDefault="004F2724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(0.29)</w:t>
            </w:r>
          </w:p>
        </w:tc>
        <w:tc>
          <w:tcPr>
            <w:tcW w:w="831" w:type="dxa"/>
          </w:tcPr>
          <w:p w14:paraId="29AA01B6" w14:textId="77777777" w:rsidR="007158A6" w:rsidRDefault="004F2724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(0.24)</w:t>
            </w:r>
          </w:p>
        </w:tc>
        <w:tc>
          <w:tcPr>
            <w:tcW w:w="672" w:type="dxa"/>
          </w:tcPr>
          <w:p w14:paraId="7A10686C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</w:tr>
      <w:tr w:rsidR="007158A6" w14:paraId="6809A1D9" w14:textId="77777777">
        <w:trPr>
          <w:trHeight w:val="189"/>
        </w:trPr>
        <w:tc>
          <w:tcPr>
            <w:tcW w:w="5046" w:type="dxa"/>
          </w:tcPr>
          <w:p w14:paraId="55753432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Moved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somewhere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else</w:t>
            </w:r>
          </w:p>
        </w:tc>
        <w:tc>
          <w:tcPr>
            <w:tcW w:w="850" w:type="dxa"/>
          </w:tcPr>
          <w:p w14:paraId="0C603CD5" w14:textId="77777777" w:rsidR="007158A6" w:rsidRDefault="004F2724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  <w:tc>
          <w:tcPr>
            <w:tcW w:w="831" w:type="dxa"/>
          </w:tcPr>
          <w:p w14:paraId="630A629C" w14:textId="77777777" w:rsidR="007158A6" w:rsidRDefault="004F2724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0.04</w:t>
            </w:r>
          </w:p>
        </w:tc>
        <w:tc>
          <w:tcPr>
            <w:tcW w:w="672" w:type="dxa"/>
          </w:tcPr>
          <w:p w14:paraId="2075F375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</w:tr>
      <w:tr w:rsidR="007158A6" w14:paraId="708838D4" w14:textId="77777777">
        <w:trPr>
          <w:trHeight w:val="189"/>
        </w:trPr>
        <w:tc>
          <w:tcPr>
            <w:tcW w:w="5046" w:type="dxa"/>
          </w:tcPr>
          <w:p w14:paraId="5492F392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24971DE7" w14:textId="77777777" w:rsidR="007158A6" w:rsidRDefault="004F2724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(0.25)</w:t>
            </w:r>
          </w:p>
        </w:tc>
        <w:tc>
          <w:tcPr>
            <w:tcW w:w="831" w:type="dxa"/>
          </w:tcPr>
          <w:p w14:paraId="5462F60B" w14:textId="77777777" w:rsidR="007158A6" w:rsidRDefault="004F2724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  <w:tc>
          <w:tcPr>
            <w:tcW w:w="672" w:type="dxa"/>
          </w:tcPr>
          <w:p w14:paraId="7385D6A4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(0.29)</w:t>
            </w:r>
          </w:p>
        </w:tc>
      </w:tr>
      <w:tr w:rsidR="007158A6" w14:paraId="69178241" w14:textId="77777777">
        <w:trPr>
          <w:trHeight w:val="189"/>
        </w:trPr>
        <w:tc>
          <w:tcPr>
            <w:tcW w:w="5046" w:type="dxa"/>
          </w:tcPr>
          <w:p w14:paraId="34F9028B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Crisis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Withdrew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children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school</w:t>
            </w:r>
          </w:p>
        </w:tc>
        <w:tc>
          <w:tcPr>
            <w:tcW w:w="850" w:type="dxa"/>
          </w:tcPr>
          <w:p w14:paraId="4FE36D21" w14:textId="77777777" w:rsidR="007158A6" w:rsidRDefault="004F2724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831" w:type="dxa"/>
          </w:tcPr>
          <w:p w14:paraId="62DE74A3" w14:textId="77777777" w:rsidR="007158A6" w:rsidRDefault="004F2724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0.03</w:t>
            </w:r>
          </w:p>
        </w:tc>
        <w:tc>
          <w:tcPr>
            <w:tcW w:w="672" w:type="dxa"/>
          </w:tcPr>
          <w:p w14:paraId="0B2D6F67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7158A6" w14:paraId="53376592" w14:textId="77777777">
        <w:trPr>
          <w:trHeight w:val="189"/>
        </w:trPr>
        <w:tc>
          <w:tcPr>
            <w:tcW w:w="5046" w:type="dxa"/>
          </w:tcPr>
          <w:p w14:paraId="45ECEE86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2D876EA3" w14:textId="77777777" w:rsidR="007158A6" w:rsidRDefault="004F2724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w w:val="105"/>
                <w:sz w:val="16"/>
              </w:rPr>
              <w:t>(0.16)</w:t>
            </w:r>
          </w:p>
        </w:tc>
        <w:tc>
          <w:tcPr>
            <w:tcW w:w="831" w:type="dxa"/>
          </w:tcPr>
          <w:p w14:paraId="3FAC2288" w14:textId="77777777" w:rsidR="007158A6" w:rsidRDefault="004F2724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sz w:val="16"/>
              </w:rPr>
              <w:t>(0.18)</w:t>
            </w:r>
          </w:p>
        </w:tc>
        <w:tc>
          <w:tcPr>
            <w:tcW w:w="672" w:type="dxa"/>
          </w:tcPr>
          <w:p w14:paraId="49B5818A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(0.75)</w:t>
            </w:r>
          </w:p>
        </w:tc>
      </w:tr>
      <w:tr w:rsidR="007158A6" w14:paraId="333B62C7" w14:textId="77777777">
        <w:trPr>
          <w:trHeight w:val="189"/>
        </w:trPr>
        <w:tc>
          <w:tcPr>
            <w:tcW w:w="5046" w:type="dxa"/>
          </w:tcPr>
          <w:p w14:paraId="0F407519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Sold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houses</w:t>
            </w:r>
          </w:p>
        </w:tc>
        <w:tc>
          <w:tcPr>
            <w:tcW w:w="850" w:type="dxa"/>
          </w:tcPr>
          <w:p w14:paraId="36D8F881" w14:textId="77777777" w:rsidR="007158A6" w:rsidRDefault="004F2724">
            <w:pPr>
              <w:pStyle w:val="TableParagraph"/>
              <w:ind w:left="98" w:right="90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  <w:tc>
          <w:tcPr>
            <w:tcW w:w="831" w:type="dxa"/>
          </w:tcPr>
          <w:p w14:paraId="3CC23E16" w14:textId="77777777" w:rsidR="007158A6" w:rsidRDefault="004F2724">
            <w:pPr>
              <w:pStyle w:val="TableParagraph"/>
              <w:ind w:left="175" w:right="166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672" w:type="dxa"/>
          </w:tcPr>
          <w:p w14:paraId="02D4A7F0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</w:tr>
      <w:tr w:rsidR="007158A6" w14:paraId="3430C602" w14:textId="77777777">
        <w:trPr>
          <w:trHeight w:val="189"/>
        </w:trPr>
        <w:tc>
          <w:tcPr>
            <w:tcW w:w="5046" w:type="dxa"/>
          </w:tcPr>
          <w:p w14:paraId="084935CE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7BA1CB37" w14:textId="77777777" w:rsidR="007158A6" w:rsidRDefault="004F2724">
            <w:pPr>
              <w:pStyle w:val="TableParagraph"/>
              <w:ind w:left="98" w:right="89"/>
              <w:rPr>
                <w:sz w:val="16"/>
              </w:rPr>
            </w:pPr>
            <w:r>
              <w:rPr>
                <w:w w:val="105"/>
                <w:sz w:val="16"/>
              </w:rPr>
              <w:t>(0.21)</w:t>
            </w:r>
          </w:p>
        </w:tc>
        <w:tc>
          <w:tcPr>
            <w:tcW w:w="831" w:type="dxa"/>
          </w:tcPr>
          <w:p w14:paraId="08FE03B5" w14:textId="77777777" w:rsidR="007158A6" w:rsidRDefault="004F2724">
            <w:pPr>
              <w:pStyle w:val="TableParagraph"/>
              <w:ind w:left="176" w:right="166"/>
              <w:rPr>
                <w:sz w:val="16"/>
              </w:rPr>
            </w:pPr>
            <w:r>
              <w:rPr>
                <w:w w:val="105"/>
                <w:sz w:val="16"/>
              </w:rPr>
              <w:t>(0.12)</w:t>
            </w:r>
          </w:p>
        </w:tc>
        <w:tc>
          <w:tcPr>
            <w:tcW w:w="672" w:type="dxa"/>
          </w:tcPr>
          <w:p w14:paraId="13E0DAA6" w14:textId="77777777" w:rsidR="007158A6" w:rsidRDefault="004F2724">
            <w:pPr>
              <w:pStyle w:val="TableParagraph"/>
              <w:ind w:left="88" w:right="87"/>
              <w:rPr>
                <w:sz w:val="16"/>
              </w:rPr>
            </w:pPr>
            <w:r>
              <w:rPr>
                <w:sz w:val="16"/>
              </w:rPr>
              <w:t>(0.09)</w:t>
            </w:r>
          </w:p>
        </w:tc>
      </w:tr>
      <w:tr w:rsidR="007158A6" w14:paraId="0EE4B7E2" w14:textId="77777777">
        <w:trPr>
          <w:trHeight w:val="189"/>
        </w:trPr>
        <w:tc>
          <w:tcPr>
            <w:tcW w:w="5046" w:type="dxa"/>
          </w:tcPr>
          <w:p w14:paraId="4E28FAF1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Begged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and/or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scavenged</w:t>
            </w:r>
          </w:p>
        </w:tc>
        <w:tc>
          <w:tcPr>
            <w:tcW w:w="850" w:type="dxa"/>
          </w:tcPr>
          <w:p w14:paraId="152FBC94" w14:textId="77777777" w:rsidR="007158A6" w:rsidRDefault="004F2724">
            <w:pPr>
              <w:pStyle w:val="TableParagraph"/>
              <w:ind w:left="98" w:right="91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31" w:type="dxa"/>
          </w:tcPr>
          <w:p w14:paraId="6362491D" w14:textId="77777777" w:rsidR="007158A6" w:rsidRDefault="004F2724">
            <w:pPr>
              <w:pStyle w:val="TableParagraph"/>
              <w:ind w:left="174" w:right="166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672" w:type="dxa"/>
          </w:tcPr>
          <w:p w14:paraId="4C9BC516" w14:textId="77777777" w:rsidR="007158A6" w:rsidRDefault="004F2724">
            <w:pPr>
              <w:pStyle w:val="TableParagraph"/>
              <w:ind w:left="88" w:right="88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7158A6" w14:paraId="5B0496A5" w14:textId="77777777">
        <w:trPr>
          <w:trHeight w:val="171"/>
        </w:trPr>
        <w:tc>
          <w:tcPr>
            <w:tcW w:w="5046" w:type="dxa"/>
          </w:tcPr>
          <w:p w14:paraId="776F193D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50" w:type="dxa"/>
          </w:tcPr>
          <w:p w14:paraId="7C282594" w14:textId="77777777" w:rsidR="007158A6" w:rsidRDefault="004F2724">
            <w:pPr>
              <w:pStyle w:val="TableParagraph"/>
              <w:spacing w:line="137" w:lineRule="exact"/>
              <w:ind w:left="98" w:right="89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831" w:type="dxa"/>
          </w:tcPr>
          <w:p w14:paraId="2B3698AD" w14:textId="77777777" w:rsidR="007158A6" w:rsidRDefault="004F2724">
            <w:pPr>
              <w:pStyle w:val="TableParagraph"/>
              <w:spacing w:line="137" w:lineRule="exact"/>
              <w:ind w:left="176" w:right="166"/>
              <w:rPr>
                <w:sz w:val="16"/>
              </w:rPr>
            </w:pPr>
            <w:r>
              <w:rPr>
                <w:w w:val="105"/>
                <w:sz w:val="16"/>
              </w:rPr>
              <w:t>(0.14)</w:t>
            </w:r>
          </w:p>
        </w:tc>
        <w:tc>
          <w:tcPr>
            <w:tcW w:w="672" w:type="dxa"/>
          </w:tcPr>
          <w:p w14:paraId="688BECB4" w14:textId="77777777" w:rsidR="007158A6" w:rsidRDefault="004F2724">
            <w:pPr>
              <w:pStyle w:val="TableParagraph"/>
              <w:spacing w:line="137" w:lineRule="exact"/>
              <w:ind w:left="88" w:right="87"/>
              <w:rPr>
                <w:sz w:val="16"/>
              </w:rPr>
            </w:pPr>
            <w:r>
              <w:rPr>
                <w:sz w:val="16"/>
              </w:rPr>
              <w:t>(0.32)</w:t>
            </w:r>
          </w:p>
        </w:tc>
      </w:tr>
      <w:tr w:rsidR="007158A6" w14:paraId="4E69C25D" w14:textId="77777777">
        <w:trPr>
          <w:trHeight w:val="207"/>
        </w:trPr>
        <w:tc>
          <w:tcPr>
            <w:tcW w:w="5046" w:type="dxa"/>
          </w:tcPr>
          <w:p w14:paraId="5A142F4D" w14:textId="77777777" w:rsidR="007158A6" w:rsidRDefault="004F2724">
            <w:pPr>
              <w:pStyle w:val="TableParagraph"/>
              <w:spacing w:before="32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Used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Emergency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coping: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Engaged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illegal</w:t>
            </w:r>
            <w:r>
              <w:rPr>
                <w:spacing w:val="2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activities</w:t>
            </w:r>
          </w:p>
        </w:tc>
        <w:tc>
          <w:tcPr>
            <w:tcW w:w="850" w:type="dxa"/>
          </w:tcPr>
          <w:p w14:paraId="5367845F" w14:textId="77777777" w:rsidR="007158A6" w:rsidRDefault="004F2724">
            <w:pPr>
              <w:pStyle w:val="TableParagraph"/>
              <w:spacing w:before="32"/>
              <w:ind w:left="98" w:right="92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831" w:type="dxa"/>
          </w:tcPr>
          <w:p w14:paraId="454E23D4" w14:textId="77777777" w:rsidR="007158A6" w:rsidRDefault="004F2724">
            <w:pPr>
              <w:pStyle w:val="TableParagraph"/>
              <w:spacing w:before="32"/>
              <w:ind w:left="173" w:right="166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  <w:tc>
          <w:tcPr>
            <w:tcW w:w="672" w:type="dxa"/>
          </w:tcPr>
          <w:p w14:paraId="61C14465" w14:textId="77777777" w:rsidR="007158A6" w:rsidRDefault="004F2724">
            <w:pPr>
              <w:pStyle w:val="TableParagraph"/>
              <w:spacing w:before="32"/>
              <w:ind w:left="88" w:right="88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7158A6" w14:paraId="665A76A4" w14:textId="77777777">
        <w:trPr>
          <w:trHeight w:val="193"/>
        </w:trPr>
        <w:tc>
          <w:tcPr>
            <w:tcW w:w="5046" w:type="dxa"/>
          </w:tcPr>
          <w:p w14:paraId="4A52444C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</w:tcPr>
          <w:p w14:paraId="511301A2" w14:textId="77777777" w:rsidR="007158A6" w:rsidRDefault="004F2724">
            <w:pPr>
              <w:pStyle w:val="TableParagraph"/>
              <w:spacing w:line="159" w:lineRule="exact"/>
              <w:ind w:left="98" w:right="89"/>
              <w:rPr>
                <w:sz w:val="16"/>
              </w:rPr>
            </w:pPr>
            <w:r>
              <w:rPr>
                <w:sz w:val="16"/>
              </w:rPr>
              <w:t>(0.08)</w:t>
            </w:r>
          </w:p>
        </w:tc>
        <w:tc>
          <w:tcPr>
            <w:tcW w:w="831" w:type="dxa"/>
          </w:tcPr>
          <w:p w14:paraId="61327E83" w14:textId="77777777" w:rsidR="007158A6" w:rsidRDefault="004F2724">
            <w:pPr>
              <w:pStyle w:val="TableParagraph"/>
              <w:spacing w:line="159" w:lineRule="exact"/>
              <w:ind w:left="176" w:right="166"/>
              <w:rPr>
                <w:sz w:val="16"/>
              </w:rPr>
            </w:pPr>
            <w:r>
              <w:rPr>
                <w:w w:val="105"/>
                <w:sz w:val="16"/>
              </w:rPr>
              <w:t>(0.12)</w:t>
            </w:r>
          </w:p>
        </w:tc>
        <w:tc>
          <w:tcPr>
            <w:tcW w:w="672" w:type="dxa"/>
          </w:tcPr>
          <w:p w14:paraId="692C5F8C" w14:textId="77777777" w:rsidR="007158A6" w:rsidRDefault="004F2724">
            <w:pPr>
              <w:pStyle w:val="TableParagraph"/>
              <w:spacing w:line="159" w:lineRule="exact"/>
              <w:ind w:left="88" w:right="87"/>
              <w:rPr>
                <w:sz w:val="16"/>
              </w:rPr>
            </w:pPr>
            <w:r>
              <w:rPr>
                <w:sz w:val="16"/>
              </w:rPr>
              <w:t>(0.57)</w:t>
            </w:r>
          </w:p>
        </w:tc>
      </w:tr>
      <w:tr w:rsidR="007158A6" w14:paraId="530A8A14" w14:textId="77777777">
        <w:trPr>
          <w:trHeight w:val="234"/>
        </w:trPr>
        <w:tc>
          <w:tcPr>
            <w:tcW w:w="5046" w:type="dxa"/>
            <w:tcBorders>
              <w:bottom w:val="double" w:sz="1" w:space="0" w:color="000000"/>
            </w:tcBorders>
          </w:tcPr>
          <w:p w14:paraId="37866A4A" w14:textId="77777777" w:rsidR="007158A6" w:rsidRDefault="004F2724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850" w:type="dxa"/>
            <w:tcBorders>
              <w:bottom w:val="double" w:sz="1" w:space="0" w:color="000000"/>
            </w:tcBorders>
          </w:tcPr>
          <w:p w14:paraId="3AA86443" w14:textId="77777777" w:rsidR="007158A6" w:rsidRDefault="004F2724">
            <w:pPr>
              <w:pStyle w:val="TableParagraph"/>
              <w:spacing w:before="18" w:line="240" w:lineRule="auto"/>
              <w:ind w:left="98" w:right="88"/>
              <w:rPr>
                <w:sz w:val="16"/>
              </w:rPr>
            </w:pPr>
            <w:r>
              <w:rPr>
                <w:sz w:val="16"/>
              </w:rPr>
              <w:t>146</w:t>
            </w:r>
          </w:p>
        </w:tc>
        <w:tc>
          <w:tcPr>
            <w:tcW w:w="831" w:type="dxa"/>
            <w:tcBorders>
              <w:bottom w:val="double" w:sz="1" w:space="0" w:color="000000"/>
            </w:tcBorders>
          </w:tcPr>
          <w:p w14:paraId="691B2DD6" w14:textId="77777777" w:rsidR="007158A6" w:rsidRDefault="004F2724">
            <w:pPr>
              <w:pStyle w:val="TableParagraph"/>
              <w:spacing w:before="18" w:line="240" w:lineRule="auto"/>
              <w:ind w:left="176" w:right="165"/>
              <w:rPr>
                <w:sz w:val="16"/>
              </w:rPr>
            </w:pPr>
            <w:r>
              <w:rPr>
                <w:sz w:val="16"/>
              </w:rPr>
              <w:t>148</w:t>
            </w:r>
          </w:p>
        </w:tc>
        <w:tc>
          <w:tcPr>
            <w:tcW w:w="672" w:type="dxa"/>
            <w:tcBorders>
              <w:bottom w:val="double" w:sz="1" w:space="0" w:color="000000"/>
            </w:tcBorders>
          </w:tcPr>
          <w:p w14:paraId="52BA603B" w14:textId="77777777" w:rsidR="007158A6" w:rsidRDefault="004F2724">
            <w:pPr>
              <w:pStyle w:val="TableParagraph"/>
              <w:spacing w:before="18" w:line="240" w:lineRule="auto"/>
              <w:ind w:left="88" w:right="86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</w:tr>
    </w:tbl>
    <w:p w14:paraId="56600884" w14:textId="1964D2E4" w:rsidR="007158A6" w:rsidRDefault="004F2724">
      <w:pPr>
        <w:spacing w:before="48"/>
        <w:ind w:left="113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3" behindDoc="1" locked="0" layoutInCell="1" allowOverlap="1" wp14:anchorId="3749DDCC" wp14:editId="6B543AE8">
                <wp:simplePos x="0" y="0"/>
                <wp:positionH relativeFrom="page">
                  <wp:posOffset>1536700</wp:posOffset>
                </wp:positionH>
                <wp:positionV relativeFrom="paragraph">
                  <wp:posOffset>-146050</wp:posOffset>
                </wp:positionV>
                <wp:extent cx="4699000" cy="0"/>
                <wp:effectExtent l="0" t="0" r="0" b="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0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2C7CC290">
              <v:line id="Line 5" style="position:absolute;z-index:-2020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21pt,-11.5pt" to="491pt,-11.5pt" w14:anchorId="3339DA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3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3D339555" w14:textId="77777777" w:rsidR="007158A6" w:rsidRDefault="007158A6">
      <w:pPr>
        <w:rPr>
          <w:sz w:val="16"/>
        </w:rPr>
        <w:sectPr w:rsidR="007158A6">
          <w:pgSz w:w="12240" w:h="15840"/>
          <w:pgMar w:top="1500" w:right="860" w:bottom="1080" w:left="1320" w:header="0" w:footer="888" w:gutter="0"/>
          <w:cols w:space="720"/>
        </w:sectPr>
      </w:pPr>
    </w:p>
    <w:p w14:paraId="7EF4AE80" w14:textId="77777777" w:rsidR="007158A6" w:rsidRDefault="004F2724">
      <w:pPr>
        <w:pStyle w:val="Heading1"/>
        <w:numPr>
          <w:ilvl w:val="0"/>
          <w:numId w:val="12"/>
        </w:numPr>
        <w:tabs>
          <w:tab w:val="left" w:pos="604"/>
          <w:tab w:val="left" w:pos="605"/>
        </w:tabs>
      </w:pPr>
      <w:bookmarkStart w:id="87" w:name="Summary_and_conclusions"/>
      <w:bookmarkStart w:id="88" w:name="_bookmark22"/>
      <w:bookmarkEnd w:id="87"/>
      <w:bookmarkEnd w:id="88"/>
      <w:r>
        <w:rPr>
          <w:w w:val="95"/>
        </w:rPr>
        <w:t>Summary</w:t>
      </w:r>
      <w:r>
        <w:rPr>
          <w:spacing w:val="23"/>
          <w:w w:val="95"/>
        </w:rPr>
        <w:t xml:space="preserve"> </w:t>
      </w:r>
      <w:r>
        <w:rPr>
          <w:w w:val="95"/>
        </w:rPr>
        <w:t>and</w:t>
      </w:r>
      <w:r>
        <w:rPr>
          <w:spacing w:val="24"/>
          <w:w w:val="95"/>
        </w:rPr>
        <w:t xml:space="preserve"> </w:t>
      </w:r>
      <w:r>
        <w:rPr>
          <w:w w:val="95"/>
        </w:rPr>
        <w:t>conclusions</w:t>
      </w:r>
    </w:p>
    <w:p w14:paraId="0BD74F6D" w14:textId="77777777" w:rsidR="007158A6" w:rsidRDefault="004F2724">
      <w:pPr>
        <w:pStyle w:val="BodyText"/>
        <w:spacing w:before="282" w:line="314" w:lineRule="auto"/>
        <w:ind w:left="120" w:right="575"/>
        <w:jc w:val="both"/>
      </w:pPr>
      <w:r>
        <w:rPr>
          <w:spacing w:val="-1"/>
        </w:rPr>
        <w:t xml:space="preserve">Disclaimer: the following conclusions are preliminary based </w:t>
      </w:r>
      <w:r>
        <w:t>on the data collected from the initial</w:t>
      </w:r>
      <w:r>
        <w:rPr>
          <w:spacing w:val="-51"/>
        </w:rPr>
        <w:t xml:space="preserve"> </w:t>
      </w:r>
      <w:r>
        <w:rPr>
          <w:spacing w:val="-1"/>
        </w:rPr>
        <w:t xml:space="preserve">3 pilot countries and thus should be interpreted </w:t>
      </w:r>
      <w:r>
        <w:t>with consideration to the following limitations of</w:t>
      </w:r>
      <w:r>
        <w:rPr>
          <w:spacing w:val="-52"/>
        </w:rPr>
        <w:t xml:space="preserve"> </w:t>
      </w:r>
      <w:r>
        <w:t>the study.</w:t>
      </w:r>
      <w:r>
        <w:rPr>
          <w:spacing w:val="1"/>
        </w:rPr>
        <w:t xml:space="preserve"> </w:t>
      </w:r>
      <w:r>
        <w:t>The results from CAR are based on a sub-sample of the overall study sample (only</w:t>
      </w:r>
      <w:r>
        <w:rPr>
          <w:spacing w:val="1"/>
        </w:rPr>
        <w:t xml:space="preserve"> </w:t>
      </w:r>
      <w:r>
        <w:t>phone owners’).</w:t>
      </w:r>
      <w:r>
        <w:rPr>
          <w:spacing w:val="1"/>
        </w:rPr>
        <w:t xml:space="preserve"> </w:t>
      </w:r>
      <w:r>
        <w:t>Also, in Myanmar, results of FES and rCARI are based on half of the original</w:t>
      </w:r>
      <w:r>
        <w:rPr>
          <w:spacing w:val="1"/>
        </w:rPr>
        <w:t xml:space="preserve"> </w:t>
      </w:r>
      <w:r>
        <w:rPr>
          <w:w w:val="95"/>
        </w:rPr>
        <w:t>households assigned to receive the remote interviews because of an error in translation that affected</w:t>
      </w:r>
      <w:r>
        <w:rPr>
          <w:spacing w:val="1"/>
          <w:w w:val="9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expenditure</w:t>
      </w:r>
      <w:r>
        <w:rPr>
          <w:spacing w:val="18"/>
        </w:rPr>
        <w:t xml:space="preserve"> </w:t>
      </w:r>
      <w:r>
        <w:t>module.</w:t>
      </w:r>
    </w:p>
    <w:p w14:paraId="5E0EC3DD" w14:textId="77777777" w:rsidR="007158A6" w:rsidRDefault="004F2724">
      <w:pPr>
        <w:pStyle w:val="BodyText"/>
        <w:spacing w:before="167"/>
        <w:ind w:left="120"/>
        <w:jc w:val="both"/>
      </w:pPr>
      <w:r>
        <w:rPr>
          <w:spacing w:val="-1"/>
        </w:rPr>
        <w:t>From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preliminary</w:t>
      </w:r>
      <w:r>
        <w:rPr>
          <w:spacing w:val="-6"/>
        </w:rPr>
        <w:t xml:space="preserve"> </w:t>
      </w:r>
      <w:r>
        <w:rPr>
          <w:spacing w:val="-1"/>
        </w:rPr>
        <w:t>analysis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7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available</w:t>
      </w:r>
      <w:r>
        <w:rPr>
          <w:spacing w:val="-6"/>
        </w:rPr>
        <w:t xml:space="preserve"> </w:t>
      </w:r>
      <w:r>
        <w:rPr>
          <w:spacing w:val="-1"/>
        </w:rPr>
        <w:t>data,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following</w:t>
      </w:r>
      <w:r>
        <w:rPr>
          <w:spacing w:val="-7"/>
        </w:rPr>
        <w:t xml:space="preserve"> </w:t>
      </w:r>
      <w:r>
        <w:t>initially</w:t>
      </w:r>
      <w:r>
        <w:rPr>
          <w:spacing w:val="-6"/>
        </w:rPr>
        <w:t xml:space="preserve"> </w:t>
      </w:r>
      <w:r>
        <w:t>conclusions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made:</w:t>
      </w:r>
    </w:p>
    <w:p w14:paraId="777CE91F" w14:textId="6FF19B3A" w:rsidR="007158A6" w:rsidRDefault="004F2724">
      <w:pPr>
        <w:pStyle w:val="ListParagraph"/>
        <w:numPr>
          <w:ilvl w:val="0"/>
          <w:numId w:val="6"/>
        </w:numPr>
        <w:tabs>
          <w:tab w:val="left" w:pos="666"/>
        </w:tabs>
        <w:spacing w:line="314" w:lineRule="auto"/>
        <w:ind w:right="577"/>
        <w:jc w:val="both"/>
      </w:pPr>
      <w:r>
        <w:t>rCARI calculated using the income &amp; income change indicator (rCARI-Inc) is not statistically</w:t>
      </w:r>
      <w:r>
        <w:rPr>
          <w:spacing w:val="13"/>
        </w:rPr>
        <w:t xml:space="preserve"> </w:t>
      </w:r>
      <w:r>
        <w:t>different</w:t>
      </w:r>
      <w:r>
        <w:rPr>
          <w:spacing w:val="13"/>
        </w:rPr>
        <w:t xml:space="preserve"> </w:t>
      </w:r>
      <w:r>
        <w:t>from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standard/conventional</w:t>
      </w:r>
      <w:r>
        <w:rPr>
          <w:spacing w:val="13"/>
        </w:rPr>
        <w:t xml:space="preserve"> </w:t>
      </w:r>
      <w:r>
        <w:t>CARI</w:t>
      </w:r>
      <w:r>
        <w:rPr>
          <w:spacing w:val="13"/>
        </w:rPr>
        <w:t xml:space="preserve"> </w:t>
      </w:r>
      <w:r>
        <w:t>(CARI-FES)</w:t>
      </w:r>
      <w:r>
        <w:rPr>
          <w:spacing w:val="14"/>
        </w:rPr>
        <w:t xml:space="preserve"> </w:t>
      </w:r>
      <w:r>
        <w:t>when</w:t>
      </w:r>
      <w:r>
        <w:rPr>
          <w:spacing w:val="13"/>
        </w:rPr>
        <w:t xml:space="preserve"> </w:t>
      </w:r>
      <w:r>
        <w:t>used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Myanmar</w:t>
      </w:r>
      <w:r>
        <w:rPr>
          <w:spacing w:val="-51"/>
        </w:rPr>
        <w:t xml:space="preserve"> </w:t>
      </w:r>
      <w:r>
        <w:t>&amp; Ecuador.</w:t>
      </w:r>
      <w:r>
        <w:rPr>
          <w:spacing w:val="1"/>
        </w:rPr>
        <w:t xml:space="preserve"> </w:t>
      </w:r>
      <w:r>
        <w:t>In CAR, however, where it was significantly different, rCARI-Inc tended to</w:t>
      </w:r>
      <w:r>
        <w:rPr>
          <w:spacing w:val="1"/>
        </w:rPr>
        <w:t xml:space="preserve"> </w:t>
      </w:r>
      <w:r>
        <w:t>underestimate</w:t>
      </w:r>
      <w:r>
        <w:rPr>
          <w:spacing w:val="15"/>
        </w:rPr>
        <w:t xml:space="preserve"> </w:t>
      </w:r>
      <w:r>
        <w:t>food</w:t>
      </w:r>
      <w:r>
        <w:rPr>
          <w:spacing w:val="15"/>
        </w:rPr>
        <w:t xml:space="preserve"> </w:t>
      </w:r>
      <w:r>
        <w:t>insecurity</w:t>
      </w:r>
      <w:r>
        <w:rPr>
          <w:spacing w:val="15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21</w:t>
      </w:r>
      <w:r>
        <w:rPr>
          <w:spacing w:val="15"/>
        </w:rPr>
        <w:t xml:space="preserve"> </w:t>
      </w:r>
      <w:r>
        <w:t>percentage</w:t>
      </w:r>
      <w:r>
        <w:rPr>
          <w:spacing w:val="15"/>
        </w:rPr>
        <w:t xml:space="preserve"> </w:t>
      </w:r>
      <w:r>
        <w:t>points.</w:t>
      </w:r>
    </w:p>
    <w:p w14:paraId="0E08436D" w14:textId="77777777" w:rsidR="007158A6" w:rsidRDefault="004F2724">
      <w:pPr>
        <w:pStyle w:val="ListParagraph"/>
        <w:numPr>
          <w:ilvl w:val="0"/>
          <w:numId w:val="6"/>
        </w:numPr>
        <w:tabs>
          <w:tab w:val="left" w:pos="666"/>
        </w:tabs>
        <w:spacing w:before="164" w:line="314" w:lineRule="auto"/>
        <w:ind w:right="575"/>
        <w:jc w:val="both"/>
      </w:pPr>
      <w:r>
        <w:rPr>
          <w:w w:val="95"/>
        </w:rPr>
        <w:t>Analysing the same households interviewed through the F2F modality revealed that CARI-Inc</w:t>
      </w:r>
      <w:r>
        <w:rPr>
          <w:spacing w:val="1"/>
          <w:w w:val="95"/>
        </w:rPr>
        <w:t xml:space="preserve"> </w:t>
      </w:r>
      <w:r>
        <w:rPr>
          <w:w w:val="95"/>
        </w:rPr>
        <w:t>led</w:t>
      </w:r>
      <w:r>
        <w:rPr>
          <w:spacing w:val="10"/>
          <w:w w:val="95"/>
        </w:rPr>
        <w:t xml:space="preserve"> </w:t>
      </w:r>
      <w:r>
        <w:rPr>
          <w:w w:val="95"/>
        </w:rPr>
        <w:t>to</w:t>
      </w:r>
      <w:r>
        <w:rPr>
          <w:spacing w:val="10"/>
          <w:w w:val="95"/>
        </w:rPr>
        <w:t xml:space="preserve"> </w:t>
      </w:r>
      <w:r>
        <w:rPr>
          <w:w w:val="95"/>
        </w:rPr>
        <w:t>a</w:t>
      </w:r>
      <w:r>
        <w:rPr>
          <w:spacing w:val="10"/>
          <w:w w:val="95"/>
        </w:rPr>
        <w:t xml:space="preserve"> </w:t>
      </w:r>
      <w:r>
        <w:rPr>
          <w:w w:val="95"/>
        </w:rPr>
        <w:t>lower</w:t>
      </w:r>
      <w:r>
        <w:rPr>
          <w:spacing w:val="11"/>
          <w:w w:val="95"/>
        </w:rPr>
        <w:t xml:space="preserve"> </w:t>
      </w:r>
      <w:r>
        <w:rPr>
          <w:w w:val="95"/>
        </w:rPr>
        <w:t>food</w:t>
      </w:r>
      <w:r>
        <w:rPr>
          <w:spacing w:val="10"/>
          <w:w w:val="95"/>
        </w:rPr>
        <w:t xml:space="preserve"> </w:t>
      </w:r>
      <w:r>
        <w:rPr>
          <w:w w:val="95"/>
        </w:rPr>
        <w:t>insecurity</w:t>
      </w:r>
      <w:r>
        <w:rPr>
          <w:spacing w:val="11"/>
          <w:w w:val="95"/>
        </w:rPr>
        <w:t xml:space="preserve"> </w:t>
      </w:r>
      <w:r>
        <w:rPr>
          <w:w w:val="95"/>
        </w:rPr>
        <w:t>estimation</w:t>
      </w:r>
      <w:r>
        <w:rPr>
          <w:spacing w:val="11"/>
          <w:w w:val="95"/>
        </w:rPr>
        <w:t xml:space="preserve"> </w:t>
      </w:r>
      <w:r>
        <w:rPr>
          <w:w w:val="95"/>
        </w:rPr>
        <w:t>by</w:t>
      </w:r>
      <w:r>
        <w:rPr>
          <w:spacing w:val="10"/>
          <w:w w:val="95"/>
        </w:rPr>
        <w:t xml:space="preserve"> </w:t>
      </w:r>
      <w:r>
        <w:rPr>
          <w:w w:val="95"/>
        </w:rPr>
        <w:t>6</w:t>
      </w:r>
      <w:r>
        <w:rPr>
          <w:spacing w:val="10"/>
          <w:w w:val="95"/>
        </w:rPr>
        <w:t xml:space="preserve"> </w:t>
      </w:r>
      <w:r>
        <w:rPr>
          <w:w w:val="95"/>
        </w:rPr>
        <w:t>to</w:t>
      </w:r>
      <w:r>
        <w:rPr>
          <w:spacing w:val="10"/>
          <w:w w:val="95"/>
        </w:rPr>
        <w:t xml:space="preserve"> </w:t>
      </w:r>
      <w:r>
        <w:rPr>
          <w:w w:val="95"/>
        </w:rPr>
        <w:t>22</w:t>
      </w:r>
      <w:r>
        <w:rPr>
          <w:spacing w:val="10"/>
          <w:w w:val="95"/>
        </w:rPr>
        <w:t xml:space="preserve"> </w:t>
      </w:r>
      <w:r>
        <w:rPr>
          <w:w w:val="95"/>
        </w:rPr>
        <w:t>percentage</w:t>
      </w:r>
      <w:r>
        <w:rPr>
          <w:spacing w:val="11"/>
          <w:w w:val="95"/>
        </w:rPr>
        <w:t xml:space="preserve"> </w:t>
      </w:r>
      <w:r>
        <w:rPr>
          <w:w w:val="95"/>
        </w:rPr>
        <w:t>points</w:t>
      </w:r>
      <w:r>
        <w:rPr>
          <w:spacing w:val="10"/>
          <w:w w:val="95"/>
        </w:rPr>
        <w:t xml:space="preserve"> </w:t>
      </w:r>
      <w:r>
        <w:rPr>
          <w:w w:val="95"/>
        </w:rPr>
        <w:t>compared</w:t>
      </w:r>
      <w:r>
        <w:rPr>
          <w:spacing w:val="11"/>
          <w:w w:val="95"/>
        </w:rPr>
        <w:t xml:space="preserve"> </w:t>
      </w:r>
      <w:r>
        <w:rPr>
          <w:w w:val="95"/>
        </w:rPr>
        <w:t>to</w:t>
      </w:r>
      <w:r>
        <w:rPr>
          <w:spacing w:val="10"/>
          <w:w w:val="95"/>
        </w:rPr>
        <w:t xml:space="preserve"> </w:t>
      </w:r>
      <w:r>
        <w:rPr>
          <w:w w:val="95"/>
        </w:rPr>
        <w:t>CARI-FES.</w:t>
      </w:r>
    </w:p>
    <w:p w14:paraId="6E0F5522" w14:textId="77777777" w:rsidR="007158A6" w:rsidRDefault="004F2724">
      <w:pPr>
        <w:pStyle w:val="ListParagraph"/>
        <w:numPr>
          <w:ilvl w:val="0"/>
          <w:numId w:val="6"/>
        </w:numPr>
        <w:tabs>
          <w:tab w:val="left" w:pos="666"/>
        </w:tabs>
        <w:spacing w:before="162" w:line="314" w:lineRule="auto"/>
        <w:ind w:right="576"/>
        <w:jc w:val="both"/>
      </w:pPr>
      <w:r>
        <w:t>FCS, rCSI, FES and income sources indicators collected by phone tended to give similar or</w:t>
      </w:r>
      <w:r>
        <w:rPr>
          <w:spacing w:val="1"/>
        </w:rPr>
        <w:t xml:space="preserve"> </w:t>
      </w:r>
      <w:r>
        <w:t>slightly different results compared to F2F data collection, with differences in FCS (0 to 8</w:t>
      </w:r>
      <w:r>
        <w:rPr>
          <w:spacing w:val="1"/>
        </w:rPr>
        <w:t xml:space="preserve"> </w:t>
      </w:r>
      <w:r>
        <w:t>points),</w:t>
      </w:r>
      <w:r>
        <w:rPr>
          <w:spacing w:val="-7"/>
        </w:rPr>
        <w:t xml:space="preserve"> </w:t>
      </w:r>
      <w:r>
        <w:t>rCSI</w:t>
      </w:r>
      <w:r>
        <w:rPr>
          <w:spacing w:val="-8"/>
        </w:rPr>
        <w:t xml:space="preserve"> </w:t>
      </w:r>
      <w:r>
        <w:t>(-1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points)</w:t>
      </w:r>
      <w:r>
        <w:rPr>
          <w:spacing w:val="-7"/>
        </w:rPr>
        <w:t xml:space="preserve"> </w:t>
      </w:r>
      <w:r>
        <w:t>FES</w:t>
      </w:r>
      <w:r>
        <w:rPr>
          <w:spacing w:val="-8"/>
        </w:rPr>
        <w:t xml:space="preserve"> </w:t>
      </w:r>
      <w:r>
        <w:t>(5-8</w:t>
      </w:r>
      <w:r>
        <w:rPr>
          <w:spacing w:val="-8"/>
        </w:rPr>
        <w:t xml:space="preserve"> </w:t>
      </w:r>
      <w:r>
        <w:t>points),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income</w:t>
      </w:r>
      <w:r>
        <w:rPr>
          <w:spacing w:val="-8"/>
        </w:rPr>
        <w:t xml:space="preserve"> </w:t>
      </w:r>
      <w:r>
        <w:t>sources</w:t>
      </w:r>
      <w:r>
        <w:rPr>
          <w:spacing w:val="-7"/>
        </w:rPr>
        <w:t xml:space="preserve"> </w:t>
      </w:r>
      <w:r>
        <w:t>(0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8</w:t>
      </w:r>
      <w:r>
        <w:rPr>
          <w:spacing w:val="-7"/>
        </w:rPr>
        <w:t xml:space="preserve"> </w:t>
      </w:r>
      <w:r>
        <w:t>percentage</w:t>
      </w:r>
      <w:r>
        <w:rPr>
          <w:spacing w:val="-8"/>
        </w:rPr>
        <w:t xml:space="preserve"> </w:t>
      </w:r>
      <w:r>
        <w:t>points</w:t>
      </w:r>
      <w:r>
        <w:rPr>
          <w:spacing w:val="-50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category</w:t>
      </w:r>
      <w:r>
        <w:rPr>
          <w:spacing w:val="17"/>
        </w:rPr>
        <w:t xml:space="preserve"> </w:t>
      </w:r>
      <w:r>
        <w:t>4)</w:t>
      </w:r>
      <w:r>
        <w:rPr>
          <w:spacing w:val="17"/>
        </w:rPr>
        <w:t xml:space="preserve"> </w:t>
      </w:r>
      <w:r>
        <w:t>(1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11</w:t>
      </w:r>
      <w:r>
        <w:rPr>
          <w:spacing w:val="17"/>
        </w:rPr>
        <w:t xml:space="preserve"> </w:t>
      </w:r>
      <w:r>
        <w:t>percentage</w:t>
      </w:r>
      <w:r>
        <w:rPr>
          <w:spacing w:val="17"/>
        </w:rPr>
        <w:t xml:space="preserve"> </w:t>
      </w:r>
      <w:r>
        <w:t>points</w:t>
      </w:r>
      <w:r>
        <w:rPr>
          <w:spacing w:val="17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category</w:t>
      </w:r>
      <w:r>
        <w:rPr>
          <w:spacing w:val="17"/>
        </w:rPr>
        <w:t xml:space="preserve"> </w:t>
      </w:r>
      <w:r>
        <w:t>3).</w:t>
      </w:r>
    </w:p>
    <w:p w14:paraId="5D41DD74" w14:textId="22DD0346" w:rsidR="007158A6" w:rsidRDefault="004F2724">
      <w:pPr>
        <w:pStyle w:val="ListParagraph"/>
        <w:numPr>
          <w:ilvl w:val="0"/>
          <w:numId w:val="6"/>
        </w:numPr>
        <w:tabs>
          <w:tab w:val="left" w:pos="666"/>
        </w:tabs>
        <w:spacing w:before="164" w:line="314" w:lineRule="auto"/>
        <w:ind w:right="576"/>
        <w:jc w:val="both"/>
      </w:pPr>
      <w:r>
        <w:t>Regardless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modality,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absolute</w:t>
      </w:r>
      <w:r>
        <w:rPr>
          <w:spacing w:val="-5"/>
        </w:rPr>
        <w:t xml:space="preserve"> </w:t>
      </w:r>
      <w:r>
        <w:t>prevalence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FES</w:t>
      </w:r>
      <w:r>
        <w:rPr>
          <w:spacing w:val="-5"/>
        </w:rPr>
        <w:t xml:space="preserve"> </w:t>
      </w:r>
      <w:r>
        <w:t>indicator</w:t>
      </w:r>
      <w:r>
        <w:rPr>
          <w:spacing w:val="-6"/>
        </w:rPr>
        <w:t xml:space="preserve"> </w:t>
      </w:r>
      <w:r>
        <w:t>(looking</w:t>
      </w:r>
      <w:r>
        <w:rPr>
          <w:spacing w:val="-51"/>
        </w:rPr>
        <w:t xml:space="preserve"> </w:t>
      </w:r>
      <w:r>
        <w:t>at category 3 and 4,</w:t>
      </w:r>
      <w:r>
        <w:rPr>
          <w:spacing w:val="1"/>
        </w:rPr>
        <w:t xml:space="preserve"> </w:t>
      </w:r>
      <w:r>
        <w:t>i.e.,</w:t>
      </w:r>
      <w:r>
        <w:rPr>
          <w:spacing w:val="53"/>
        </w:rPr>
        <w:t xml:space="preserve"> </w:t>
      </w:r>
      <w:r>
        <w:t>FES &gt; 65% and FES &gt;75%,</w:t>
      </w:r>
      <w:r>
        <w:rPr>
          <w:spacing w:val="53"/>
        </w:rPr>
        <w:t xml:space="preserve"> </w:t>
      </w:r>
      <w:r>
        <w:t>respectively) was much higher than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-8"/>
        </w:rPr>
        <w:t xml:space="preserve"> </w:t>
      </w:r>
      <w:r>
        <w:rPr>
          <w:spacing w:val="-1"/>
        </w:rPr>
        <w:t>absolute</w:t>
      </w:r>
      <w:r>
        <w:rPr>
          <w:spacing w:val="-7"/>
        </w:rPr>
        <w:t xml:space="preserve"> </w:t>
      </w:r>
      <w:r>
        <w:rPr>
          <w:spacing w:val="-1"/>
        </w:rPr>
        <w:t>prevalence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income</w:t>
      </w:r>
      <w:r>
        <w:rPr>
          <w:spacing w:val="-7"/>
        </w:rPr>
        <w:t xml:space="preserve"> </w:t>
      </w:r>
      <w:r>
        <w:t>source</w:t>
      </w:r>
      <w:r>
        <w:rPr>
          <w:spacing w:val="-8"/>
        </w:rPr>
        <w:t xml:space="preserve"> </w:t>
      </w:r>
      <w:r>
        <w:t>indicator</w:t>
      </w:r>
      <w:r>
        <w:rPr>
          <w:spacing w:val="-7"/>
        </w:rPr>
        <w:t xml:space="preserve"> </w:t>
      </w:r>
      <w:r>
        <w:t>(looking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irregular</w:t>
      </w:r>
      <w:r>
        <w:rPr>
          <w:spacing w:val="-7"/>
        </w:rPr>
        <w:t xml:space="preserve"> </w:t>
      </w:r>
      <w:r>
        <w:t>income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no</w:t>
      </w:r>
      <w:r>
        <w:rPr>
          <w:spacing w:val="-51"/>
        </w:rPr>
        <w:t xml:space="preserve"> </w:t>
      </w:r>
      <w:r>
        <w:rPr>
          <w:w w:val="95"/>
        </w:rPr>
        <w:t>income categories). The difference between the income source and FES prevalence from F2F</w:t>
      </w:r>
      <w:r>
        <w:rPr>
          <w:spacing w:val="1"/>
          <w:w w:val="95"/>
        </w:rPr>
        <w:t xml:space="preserve"> </w:t>
      </w:r>
      <w:r>
        <w:t>was 18 percentage points in Myanmar, 25 percentage points in Ecuador and 44 percentage</w:t>
      </w:r>
      <w:r>
        <w:rPr>
          <w:spacing w:val="1"/>
        </w:rPr>
        <w:t xml:space="preserve"> </w:t>
      </w:r>
      <w:r>
        <w:t>points</w:t>
      </w:r>
      <w:r>
        <w:rPr>
          <w:spacing w:val="18"/>
        </w:rPr>
        <w:t xml:space="preserve"> </w:t>
      </w:r>
      <w:r>
        <w:t>in</w:t>
      </w:r>
      <w:r>
        <w:rPr>
          <w:spacing w:val="19"/>
        </w:rPr>
        <w:t xml:space="preserve"> </w:t>
      </w:r>
      <w:r>
        <w:t>CAR.</w:t>
      </w:r>
    </w:p>
    <w:p w14:paraId="42D99EC1" w14:textId="77777777" w:rsidR="007158A6" w:rsidRDefault="004F2724">
      <w:pPr>
        <w:pStyle w:val="ListParagraph"/>
        <w:numPr>
          <w:ilvl w:val="0"/>
          <w:numId w:val="6"/>
        </w:numPr>
        <w:tabs>
          <w:tab w:val="left" w:pos="666"/>
        </w:tabs>
        <w:spacing w:before="167" w:line="314" w:lineRule="auto"/>
        <w:ind w:right="576"/>
        <w:jc w:val="both"/>
      </w:pPr>
      <w:r>
        <w:t>LCS</w:t>
      </w:r>
      <w:r>
        <w:rPr>
          <w:spacing w:val="-4"/>
        </w:rPr>
        <w:t xml:space="preserve"> </w:t>
      </w:r>
      <w:r>
        <w:t>collected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phone</w:t>
      </w:r>
      <w:r>
        <w:rPr>
          <w:spacing w:val="-3"/>
        </w:rPr>
        <w:t xml:space="preserve"> </w:t>
      </w:r>
      <w:r>
        <w:t>tended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produce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higher</w:t>
      </w:r>
      <w:r>
        <w:rPr>
          <w:spacing w:val="-3"/>
        </w:rPr>
        <w:t xml:space="preserve"> </w:t>
      </w:r>
      <w:r>
        <w:t>estimation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insecurity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those</w:t>
      </w:r>
      <w:r>
        <w:rPr>
          <w:spacing w:val="-51"/>
        </w:rPr>
        <w:t xml:space="preserve"> </w:t>
      </w:r>
      <w:r>
        <w:t>collected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F2F.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seems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mainly</w:t>
      </w:r>
      <w:r>
        <w:rPr>
          <w:spacing w:val="-2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driven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LCS</w:t>
      </w:r>
      <w:r>
        <w:rPr>
          <w:spacing w:val="-2"/>
        </w:rPr>
        <w:t xml:space="preserve"> </w:t>
      </w:r>
      <w:r>
        <w:t>crisis</w:t>
      </w:r>
      <w:r>
        <w:rPr>
          <w:spacing w:val="-1"/>
        </w:rPr>
        <w:t xml:space="preserve"> </w:t>
      </w:r>
      <w:r>
        <w:t>+</w:t>
      </w:r>
      <w:r>
        <w:rPr>
          <w:spacing w:val="-51"/>
        </w:rPr>
        <w:t xml:space="preserve"> </w:t>
      </w:r>
      <w:r>
        <w:t>emergency</w:t>
      </w:r>
      <w:r>
        <w:rPr>
          <w:spacing w:val="15"/>
        </w:rPr>
        <w:t xml:space="preserve"> </w:t>
      </w:r>
      <w:r>
        <w:t>coping</w:t>
      </w:r>
      <w:r>
        <w:rPr>
          <w:spacing w:val="16"/>
        </w:rPr>
        <w:t xml:space="preserve"> </w:t>
      </w:r>
      <w:r>
        <w:t>(18-28</w:t>
      </w:r>
      <w:r>
        <w:rPr>
          <w:spacing w:val="16"/>
        </w:rPr>
        <w:t xml:space="preserve"> </w:t>
      </w:r>
      <w:r>
        <w:t>percentage</w:t>
      </w:r>
      <w:r>
        <w:rPr>
          <w:spacing w:val="16"/>
        </w:rPr>
        <w:t xml:space="preserve"> </w:t>
      </w:r>
      <w:r>
        <w:t>points).</w:t>
      </w:r>
    </w:p>
    <w:p w14:paraId="31AC365E" w14:textId="77777777" w:rsidR="007158A6" w:rsidRDefault="004F2724">
      <w:pPr>
        <w:pStyle w:val="ListParagraph"/>
        <w:numPr>
          <w:ilvl w:val="0"/>
          <w:numId w:val="6"/>
        </w:numPr>
        <w:tabs>
          <w:tab w:val="left" w:pos="666"/>
        </w:tabs>
        <w:spacing w:before="163" w:line="314" w:lineRule="auto"/>
        <w:ind w:right="576"/>
        <w:jc w:val="both"/>
      </w:pPr>
      <w:r>
        <w:t>Although LCS overestimated food insecurity in the 3 pilot countries between 18% and 28%</w:t>
      </w:r>
      <w:r>
        <w:rPr>
          <w:spacing w:val="1"/>
        </w:rPr>
        <w:t xml:space="preserve"> </w:t>
      </w:r>
      <w:r>
        <w:t>points,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conservative</w:t>
      </w:r>
      <w:r>
        <w:rPr>
          <w:spacing w:val="9"/>
        </w:rPr>
        <w:t xml:space="preserve"> </w:t>
      </w:r>
      <w:r>
        <w:t>lower</w:t>
      </w:r>
      <w:r>
        <w:rPr>
          <w:spacing w:val="8"/>
        </w:rPr>
        <w:t xml:space="preserve"> </w:t>
      </w:r>
      <w:r>
        <w:t>estimate</w:t>
      </w:r>
      <w:r>
        <w:rPr>
          <w:spacing w:val="9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income</w:t>
      </w:r>
      <w:r>
        <w:rPr>
          <w:spacing w:val="8"/>
        </w:rPr>
        <w:t xml:space="preserve"> </w:t>
      </w:r>
      <w:r>
        <w:t>indicator</w:t>
      </w:r>
      <w:r>
        <w:rPr>
          <w:spacing w:val="8"/>
        </w:rPr>
        <w:t xml:space="preserve"> </w:t>
      </w:r>
      <w:r>
        <w:t>compared</w:t>
      </w:r>
      <w:r>
        <w:rPr>
          <w:spacing w:val="9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FES</w:t>
      </w:r>
      <w:r>
        <w:rPr>
          <w:spacing w:val="7"/>
        </w:rPr>
        <w:t xml:space="preserve"> </w:t>
      </w:r>
      <w:r>
        <w:t>(-18%</w:t>
      </w:r>
      <w:r>
        <w:rPr>
          <w:spacing w:val="9"/>
        </w:rPr>
        <w:t xml:space="preserve"> </w:t>
      </w:r>
      <w:r>
        <w:t>to</w:t>
      </w:r>
    </w:p>
    <w:p w14:paraId="36AE8F56" w14:textId="2BCADD55" w:rsidR="007158A6" w:rsidRDefault="004F2724">
      <w:pPr>
        <w:pStyle w:val="BodyText"/>
        <w:spacing w:before="3" w:line="314" w:lineRule="auto"/>
        <w:ind w:left="665" w:right="575"/>
        <w:jc w:val="both"/>
      </w:pPr>
      <w:r>
        <w:t>-44% points) could explain the equivalence between standard CARI (CARI-FES) with the</w:t>
      </w:r>
      <w:r>
        <w:rPr>
          <w:spacing w:val="1"/>
        </w:rPr>
        <w:t xml:space="preserve"> </w:t>
      </w:r>
      <w:r>
        <w:t>(rCARI-Inc)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Myanmar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Ecuador</w:t>
      </w:r>
      <w:r>
        <w:rPr>
          <w:spacing w:val="-5"/>
        </w:rPr>
        <w:t xml:space="preserve"> </w:t>
      </w:r>
      <w:r>
        <w:t>(Table</w:t>
      </w:r>
      <w:r>
        <w:rPr>
          <w:spacing w:val="-6"/>
        </w:rPr>
        <w:t xml:space="preserve"> </w:t>
      </w:r>
      <w:r>
        <w:t>3)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underestimation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food</w:t>
      </w:r>
      <w:r>
        <w:rPr>
          <w:spacing w:val="-5"/>
        </w:rPr>
        <w:t xml:space="preserve"> </w:t>
      </w:r>
      <w:r>
        <w:t>insecurity</w:t>
      </w:r>
      <w:r>
        <w:rPr>
          <w:spacing w:val="-51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t>CAR</w:t>
      </w:r>
      <w:r>
        <w:rPr>
          <w:spacing w:val="18"/>
        </w:rPr>
        <w:t xml:space="preserve"> </w:t>
      </w:r>
      <w:r>
        <w:t>(-44</w:t>
      </w:r>
      <w:r>
        <w:rPr>
          <w:spacing w:val="18"/>
        </w:rPr>
        <w:t xml:space="preserve"> </w:t>
      </w:r>
      <w:r>
        <w:t>percentage</w:t>
      </w:r>
      <w:r>
        <w:rPr>
          <w:spacing w:val="18"/>
        </w:rPr>
        <w:t xml:space="preserve"> </w:t>
      </w:r>
      <w:r>
        <w:t>points).</w:t>
      </w:r>
    </w:p>
    <w:p w14:paraId="61BDB241" w14:textId="77777777" w:rsidR="007158A6" w:rsidRDefault="007158A6">
      <w:pPr>
        <w:spacing w:line="314" w:lineRule="auto"/>
        <w:jc w:val="both"/>
        <w:sectPr w:rsidR="007158A6">
          <w:pgSz w:w="12240" w:h="15840"/>
          <w:pgMar w:top="1260" w:right="860" w:bottom="1080" w:left="1320" w:header="0" w:footer="888" w:gutter="0"/>
          <w:cols w:space="720"/>
        </w:sectPr>
      </w:pPr>
    </w:p>
    <w:p w14:paraId="456C438D" w14:textId="77777777" w:rsidR="007158A6" w:rsidRDefault="004F2724">
      <w:pPr>
        <w:pStyle w:val="Heading2"/>
        <w:numPr>
          <w:ilvl w:val="1"/>
          <w:numId w:val="5"/>
        </w:numPr>
        <w:tabs>
          <w:tab w:val="left" w:pos="732"/>
          <w:tab w:val="left" w:pos="733"/>
        </w:tabs>
        <w:spacing w:before="139"/>
      </w:pPr>
      <w:bookmarkStart w:id="89" w:name="Next_Steps..."/>
      <w:bookmarkStart w:id="90" w:name="_bookmark23"/>
      <w:bookmarkEnd w:id="89"/>
      <w:bookmarkEnd w:id="90"/>
      <w:r>
        <w:rPr>
          <w:w w:val="95"/>
        </w:rPr>
        <w:t>Next</w:t>
      </w:r>
      <w:r>
        <w:rPr>
          <w:spacing w:val="55"/>
        </w:rPr>
        <w:t xml:space="preserve"> </w:t>
      </w:r>
      <w:r>
        <w:rPr>
          <w:w w:val="95"/>
        </w:rPr>
        <w:t>Steps...</w:t>
      </w:r>
    </w:p>
    <w:p w14:paraId="65684D30" w14:textId="77777777" w:rsidR="007158A6" w:rsidRDefault="004F2724">
      <w:pPr>
        <w:pStyle w:val="ListParagraph"/>
        <w:numPr>
          <w:ilvl w:val="2"/>
          <w:numId w:val="5"/>
        </w:numPr>
        <w:tabs>
          <w:tab w:val="left" w:pos="666"/>
        </w:tabs>
        <w:spacing w:before="234" w:line="314" w:lineRule="auto"/>
        <w:ind w:right="575"/>
      </w:pPr>
      <w:r>
        <w:rPr>
          <w:spacing w:val="-1"/>
        </w:rPr>
        <w:t>Resume</w:t>
      </w:r>
      <w:r>
        <w:rPr>
          <w:spacing w:val="-4"/>
        </w:rPr>
        <w:t xml:space="preserve"> </w:t>
      </w:r>
      <w:r>
        <w:rPr>
          <w:spacing w:val="-1"/>
        </w:rPr>
        <w:t>data</w:t>
      </w:r>
      <w:r>
        <w:rPr>
          <w:spacing w:val="-3"/>
        </w:rPr>
        <w:t xml:space="preserve"> </w:t>
      </w:r>
      <w:r>
        <w:rPr>
          <w:spacing w:val="-1"/>
        </w:rPr>
        <w:t>collection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remaining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countries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Burkina</w:t>
      </w:r>
      <w:r>
        <w:rPr>
          <w:spacing w:val="-3"/>
        </w:rPr>
        <w:t xml:space="preserve"> </w:t>
      </w:r>
      <w:r>
        <w:t>Faso,</w:t>
      </w:r>
      <w:r>
        <w:rPr>
          <w:spacing w:val="-2"/>
        </w:rPr>
        <w:t xml:space="preserve"> </w:t>
      </w:r>
      <w:r>
        <w:t>Lebanon</w:t>
      </w:r>
      <w:r>
        <w:rPr>
          <w:spacing w:val="-4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Iraq)</w:t>
      </w:r>
      <w:r>
        <w:rPr>
          <w:spacing w:val="-50"/>
        </w:rPr>
        <w:t xml:space="preserve"> </w:t>
      </w:r>
      <w:r>
        <w:t>&amp;</w:t>
      </w:r>
      <w:r>
        <w:rPr>
          <w:spacing w:val="18"/>
        </w:rPr>
        <w:t xml:space="preserve"> </w:t>
      </w:r>
      <w:r>
        <w:t>Guatemala.</w:t>
      </w:r>
    </w:p>
    <w:p w14:paraId="6D6629E3" w14:textId="77777777" w:rsidR="007158A6" w:rsidRDefault="004F2724">
      <w:pPr>
        <w:pStyle w:val="ListParagraph"/>
        <w:numPr>
          <w:ilvl w:val="2"/>
          <w:numId w:val="5"/>
        </w:numPr>
        <w:tabs>
          <w:tab w:val="left" w:pos="666"/>
        </w:tabs>
        <w:spacing w:before="161" w:line="314" w:lineRule="auto"/>
        <w:ind w:right="575"/>
      </w:pPr>
      <w:r>
        <w:rPr>
          <w:spacing w:val="-1"/>
        </w:rPr>
        <w:t>Conduct</w:t>
      </w:r>
      <w:r>
        <w:rPr>
          <w:spacing w:val="-10"/>
        </w:rPr>
        <w:t xml:space="preserve"> </w:t>
      </w:r>
      <w:r>
        <w:rPr>
          <w:spacing w:val="-1"/>
        </w:rPr>
        <w:t>further</w:t>
      </w:r>
      <w:r>
        <w:rPr>
          <w:spacing w:val="-9"/>
        </w:rPr>
        <w:t xml:space="preserve"> </w:t>
      </w:r>
      <w:r>
        <w:rPr>
          <w:spacing w:val="-1"/>
        </w:rPr>
        <w:t>in-depth</w:t>
      </w:r>
      <w:r>
        <w:rPr>
          <w:spacing w:val="-9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exploring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association</w:t>
      </w:r>
      <w:r>
        <w:rPr>
          <w:spacing w:val="-9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indica-</w:t>
      </w:r>
      <w:r>
        <w:rPr>
          <w:spacing w:val="-50"/>
        </w:rPr>
        <w:t xml:space="preserve"> </w:t>
      </w:r>
      <w:r>
        <w:rPr>
          <w:spacing w:val="-1"/>
        </w:rPr>
        <w:t>tors</w:t>
      </w:r>
      <w:r>
        <w:rPr>
          <w:spacing w:val="-7"/>
        </w:rPr>
        <w:t xml:space="preserve"> </w:t>
      </w:r>
      <w:r>
        <w:t>especially</w:t>
      </w:r>
      <w:r>
        <w:rPr>
          <w:spacing w:val="-6"/>
        </w:rPr>
        <w:t xml:space="preserve"> </w:t>
      </w:r>
      <w:r>
        <w:t>FES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Income</w:t>
      </w:r>
      <w:r>
        <w:rPr>
          <w:spacing w:val="-6"/>
        </w:rPr>
        <w:t xml:space="preserve"> </w:t>
      </w:r>
      <w:r>
        <w:t>indicators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statistical</w:t>
      </w:r>
      <w:r>
        <w:rPr>
          <w:spacing w:val="-6"/>
        </w:rPr>
        <w:t xml:space="preserve"> </w:t>
      </w:r>
      <w:r>
        <w:t>diagnostic</w:t>
      </w:r>
      <w:r>
        <w:rPr>
          <w:spacing w:val="-6"/>
        </w:rPr>
        <w:t xml:space="preserve"> </w:t>
      </w:r>
      <w:r>
        <w:t>analysis.</w:t>
      </w:r>
    </w:p>
    <w:p w14:paraId="0361E88C" w14:textId="77777777" w:rsidR="007158A6" w:rsidRDefault="004F2724">
      <w:pPr>
        <w:pStyle w:val="ListParagraph"/>
        <w:numPr>
          <w:ilvl w:val="2"/>
          <w:numId w:val="5"/>
        </w:numPr>
        <w:tabs>
          <w:tab w:val="left" w:pos="666"/>
        </w:tabs>
        <w:spacing w:before="162"/>
        <w:ind w:hanging="280"/>
      </w:pPr>
      <w:r>
        <w:t>Aggregate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full</w:t>
      </w:r>
      <w:r>
        <w:rPr>
          <w:spacing w:val="7"/>
        </w:rPr>
        <w:t xml:space="preserve"> </w:t>
      </w:r>
      <w:r>
        <w:t>sample</w:t>
      </w:r>
      <w:r>
        <w:rPr>
          <w:spacing w:val="8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CAR.</w:t>
      </w:r>
    </w:p>
    <w:p w14:paraId="5E22F8BB" w14:textId="77777777" w:rsidR="007158A6" w:rsidRDefault="004F2724">
      <w:pPr>
        <w:pStyle w:val="ListParagraph"/>
        <w:numPr>
          <w:ilvl w:val="2"/>
          <w:numId w:val="5"/>
        </w:numPr>
        <w:tabs>
          <w:tab w:val="left" w:pos="666"/>
        </w:tabs>
        <w:spacing w:line="314" w:lineRule="auto"/>
        <w:ind w:right="577"/>
      </w:pPr>
      <w:r>
        <w:t>Apply</w:t>
      </w:r>
      <w:r>
        <w:rPr>
          <w:spacing w:val="1"/>
        </w:rPr>
        <w:t xml:space="preserve"> </w:t>
      </w:r>
      <w:r>
        <w:t>weights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address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issues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lower</w:t>
      </w:r>
      <w:r>
        <w:rPr>
          <w:spacing w:val="2"/>
        </w:rPr>
        <w:t xml:space="preserve"> </w:t>
      </w:r>
      <w:r>
        <w:t>response</w:t>
      </w:r>
      <w:r>
        <w:rPr>
          <w:spacing w:val="2"/>
        </w:rPr>
        <w:t xml:space="preserve"> </w:t>
      </w:r>
      <w:r>
        <w:t>rates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case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CAR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other</w:t>
      </w:r>
      <w:r>
        <w:rPr>
          <w:spacing w:val="-50"/>
        </w:rPr>
        <w:t xml:space="preserve"> </w:t>
      </w:r>
      <w:r>
        <w:t>pilot</w:t>
      </w:r>
      <w:r>
        <w:rPr>
          <w:spacing w:val="17"/>
        </w:rPr>
        <w:t xml:space="preserve"> </w:t>
      </w:r>
      <w:r>
        <w:t>countries</w:t>
      </w:r>
      <w:r>
        <w:rPr>
          <w:spacing w:val="17"/>
        </w:rPr>
        <w:t xml:space="preserve"> </w:t>
      </w:r>
      <w:r>
        <w:t>where</w:t>
      </w:r>
      <w:r>
        <w:rPr>
          <w:spacing w:val="17"/>
        </w:rPr>
        <w:t xml:space="preserve"> </w:t>
      </w:r>
      <w:r>
        <w:t>practicable.</w:t>
      </w:r>
    </w:p>
    <w:p w14:paraId="7EAD0EC6" w14:textId="77777777" w:rsidR="007158A6" w:rsidRDefault="004F2724">
      <w:pPr>
        <w:pStyle w:val="ListParagraph"/>
        <w:numPr>
          <w:ilvl w:val="2"/>
          <w:numId w:val="5"/>
        </w:numPr>
        <w:tabs>
          <w:tab w:val="left" w:pos="666"/>
        </w:tabs>
        <w:spacing w:before="162"/>
        <w:ind w:hanging="280"/>
      </w:pPr>
      <w:r>
        <w:rPr>
          <w:spacing w:val="-2"/>
        </w:rPr>
        <w:t>Prepare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initial</w:t>
      </w:r>
      <w:r>
        <w:rPr>
          <w:spacing w:val="-6"/>
        </w:rPr>
        <w:t xml:space="preserve"> </w:t>
      </w:r>
      <w:r>
        <w:rPr>
          <w:spacing w:val="-1"/>
        </w:rPr>
        <w:t>manuscripts</w:t>
      </w:r>
      <w:r>
        <w:rPr>
          <w:spacing w:val="-5"/>
        </w:rPr>
        <w:t xml:space="preserve"> </w:t>
      </w:r>
      <w:r>
        <w:rPr>
          <w:spacing w:val="-1"/>
        </w:rPr>
        <w:t>for</w:t>
      </w:r>
      <w:r>
        <w:rPr>
          <w:spacing w:val="-5"/>
        </w:rPr>
        <w:t xml:space="preserve"> </w:t>
      </w:r>
      <w:r>
        <w:rPr>
          <w:spacing w:val="-1"/>
        </w:rPr>
        <w:t>scientific</w:t>
      </w:r>
      <w:r>
        <w:rPr>
          <w:spacing w:val="-6"/>
        </w:rPr>
        <w:t xml:space="preserve"> </w:t>
      </w:r>
      <w:r>
        <w:rPr>
          <w:spacing w:val="-1"/>
        </w:rPr>
        <w:t>publication.</w:t>
      </w:r>
    </w:p>
    <w:p w14:paraId="501CB0E6" w14:textId="2099DEF9" w:rsidR="00A571F5" w:rsidRDefault="00A571F5">
      <w:pPr>
        <w:sectPr w:rsidR="00A571F5">
          <w:pgSz w:w="12240" w:h="15840"/>
          <w:pgMar w:top="1300" w:right="860" w:bottom="1080" w:left="1320" w:header="0" w:footer="888" w:gutter="0"/>
          <w:cols w:space="720"/>
        </w:sectPr>
      </w:pPr>
    </w:p>
    <w:p w14:paraId="77BB41D7" w14:textId="77777777" w:rsidR="007158A6" w:rsidRDefault="004F2724">
      <w:pPr>
        <w:pStyle w:val="Heading1"/>
        <w:numPr>
          <w:ilvl w:val="0"/>
          <w:numId w:val="12"/>
        </w:numPr>
        <w:tabs>
          <w:tab w:val="left" w:pos="604"/>
          <w:tab w:val="left" w:pos="605"/>
        </w:tabs>
      </w:pPr>
      <w:bookmarkStart w:id="91" w:name="Challenges_of_the_study_by_country"/>
      <w:bookmarkStart w:id="92" w:name="_bookmark24"/>
      <w:bookmarkEnd w:id="91"/>
      <w:bookmarkEnd w:id="92"/>
      <w:r>
        <w:t>Challenges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study</w:t>
      </w:r>
      <w:r>
        <w:rPr>
          <w:spacing w:val="5"/>
        </w:rPr>
        <w:t xml:space="preserve"> </w:t>
      </w:r>
      <w:r>
        <w:t>by</w:t>
      </w:r>
      <w:r>
        <w:rPr>
          <w:spacing w:val="4"/>
        </w:rPr>
        <w:t xml:space="preserve"> </w:t>
      </w:r>
      <w:r>
        <w:t>country</w:t>
      </w:r>
    </w:p>
    <w:p w14:paraId="65D9D096" w14:textId="77777777" w:rsidR="007158A6" w:rsidRDefault="004F2724">
      <w:pPr>
        <w:pStyle w:val="BodyText"/>
        <w:spacing w:before="282"/>
        <w:ind w:left="120"/>
      </w:pP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section,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challenges</w:t>
      </w:r>
      <w:r>
        <w:rPr>
          <w:spacing w:val="-5"/>
        </w:rPr>
        <w:t xml:space="preserve"> </w:t>
      </w:r>
      <w:r>
        <w:t>faced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pilot</w:t>
      </w:r>
      <w:r>
        <w:rPr>
          <w:spacing w:val="-5"/>
        </w:rPr>
        <w:t xml:space="preserve"> </w:t>
      </w:r>
      <w:r>
        <w:t>countries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country.</w:t>
      </w:r>
    </w:p>
    <w:p w14:paraId="7023F184" w14:textId="77777777" w:rsidR="007158A6" w:rsidRDefault="007158A6">
      <w:pPr>
        <w:pStyle w:val="BodyText"/>
        <w:rPr>
          <w:sz w:val="33"/>
        </w:rPr>
      </w:pPr>
    </w:p>
    <w:p w14:paraId="2DF54BCA" w14:textId="77777777" w:rsidR="007158A6" w:rsidRDefault="004F2724">
      <w:pPr>
        <w:pStyle w:val="Heading2"/>
        <w:numPr>
          <w:ilvl w:val="1"/>
          <w:numId w:val="4"/>
        </w:numPr>
        <w:tabs>
          <w:tab w:val="left" w:pos="732"/>
          <w:tab w:val="left" w:pos="733"/>
        </w:tabs>
      </w:pPr>
      <w:bookmarkStart w:id="93" w:name="Myanmar"/>
      <w:bookmarkStart w:id="94" w:name="_bookmark25"/>
      <w:bookmarkEnd w:id="93"/>
      <w:bookmarkEnd w:id="94"/>
      <w:r>
        <w:t>Myanmar</w:t>
      </w:r>
    </w:p>
    <w:p w14:paraId="36696185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spacing w:before="234"/>
        <w:ind w:hanging="280"/>
      </w:pPr>
      <w:r>
        <w:rPr>
          <w:w w:val="95"/>
        </w:rPr>
        <w:t>Outdated</w:t>
      </w:r>
      <w:r>
        <w:rPr>
          <w:spacing w:val="35"/>
          <w:w w:val="95"/>
        </w:rPr>
        <w:t xml:space="preserve"> </w:t>
      </w:r>
      <w:r>
        <w:rPr>
          <w:w w:val="95"/>
        </w:rPr>
        <w:t>household</w:t>
      </w:r>
      <w:r>
        <w:rPr>
          <w:spacing w:val="35"/>
          <w:w w:val="95"/>
        </w:rPr>
        <w:t xml:space="preserve"> </w:t>
      </w:r>
      <w:r>
        <w:rPr>
          <w:w w:val="95"/>
        </w:rPr>
        <w:t>listing</w:t>
      </w:r>
      <w:r>
        <w:rPr>
          <w:spacing w:val="35"/>
          <w:w w:val="95"/>
        </w:rPr>
        <w:t xml:space="preserve"> </w:t>
      </w:r>
      <w:r>
        <w:rPr>
          <w:w w:val="95"/>
        </w:rPr>
        <w:t>data</w:t>
      </w:r>
    </w:p>
    <w:p w14:paraId="03CEFCB1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ind w:hanging="280"/>
      </w:pPr>
      <w:r>
        <w:rPr>
          <w:w w:val="95"/>
        </w:rPr>
        <w:t>Poor/unstable</w:t>
      </w:r>
      <w:r>
        <w:rPr>
          <w:spacing w:val="35"/>
          <w:w w:val="95"/>
        </w:rPr>
        <w:t xml:space="preserve"> </w:t>
      </w:r>
      <w:r>
        <w:rPr>
          <w:w w:val="95"/>
        </w:rPr>
        <w:t>network</w:t>
      </w:r>
      <w:r>
        <w:rPr>
          <w:spacing w:val="35"/>
          <w:w w:val="95"/>
        </w:rPr>
        <w:t xml:space="preserve"> </w:t>
      </w:r>
      <w:r>
        <w:rPr>
          <w:w w:val="95"/>
        </w:rPr>
        <w:t>coverage</w:t>
      </w:r>
    </w:p>
    <w:p w14:paraId="36C0CFD1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ind w:hanging="280"/>
      </w:pPr>
      <w:r>
        <w:rPr>
          <w:w w:val="95"/>
        </w:rPr>
        <w:t>Mobility</w:t>
      </w:r>
      <w:r>
        <w:rPr>
          <w:spacing w:val="15"/>
          <w:w w:val="95"/>
        </w:rPr>
        <w:t xml:space="preserve"> </w:t>
      </w:r>
      <w:r>
        <w:rPr>
          <w:w w:val="95"/>
        </w:rPr>
        <w:t>of</w:t>
      </w:r>
      <w:r>
        <w:rPr>
          <w:spacing w:val="16"/>
          <w:w w:val="95"/>
        </w:rPr>
        <w:t xml:space="preserve"> </w:t>
      </w:r>
      <w:r>
        <w:rPr>
          <w:w w:val="95"/>
        </w:rPr>
        <w:t>respondents/households</w:t>
      </w:r>
    </w:p>
    <w:p w14:paraId="1DF163A3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ind w:hanging="280"/>
      </w:pPr>
      <w:r>
        <w:rPr>
          <w:spacing w:val="-1"/>
        </w:rPr>
        <w:t>Absence</w:t>
      </w:r>
      <w:r>
        <w:rPr>
          <w:spacing w:val="-6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rPr>
          <w:spacing w:val="-1"/>
        </w:rPr>
        <w:t>baseline</w:t>
      </w:r>
      <w:r>
        <w:rPr>
          <w:spacing w:val="-6"/>
        </w:rPr>
        <w:t xml:space="preserve"> </w:t>
      </w:r>
      <w:r>
        <w:rPr>
          <w:spacing w:val="-1"/>
        </w:rPr>
        <w:t>data</w:t>
      </w:r>
      <w:r>
        <w:rPr>
          <w:spacing w:val="-6"/>
        </w:rPr>
        <w:t xml:space="preserve"> </w:t>
      </w:r>
      <w:r>
        <w:rPr>
          <w:spacing w:val="-1"/>
        </w:rPr>
        <w:t>(for</w:t>
      </w:r>
      <w:r>
        <w:rPr>
          <w:spacing w:val="-6"/>
        </w:rPr>
        <w:t xml:space="preserve"> </w:t>
      </w:r>
      <w:r>
        <w:rPr>
          <w:spacing w:val="-1"/>
        </w:rPr>
        <w:t>assessing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attrition</w:t>
      </w:r>
      <w:r>
        <w:rPr>
          <w:spacing w:val="-6"/>
        </w:rPr>
        <w:t xml:space="preserve"> </w:t>
      </w:r>
      <w:r>
        <w:t>characteristics)</w:t>
      </w:r>
    </w:p>
    <w:p w14:paraId="50882E78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ind w:hanging="280"/>
      </w:pPr>
      <w:r>
        <w:t>Limited</w:t>
      </w:r>
      <w:r>
        <w:rPr>
          <w:spacing w:val="-2"/>
        </w:rPr>
        <w:t xml:space="preserve"> </w:t>
      </w:r>
      <w:r>
        <w:t>coverage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population</w:t>
      </w:r>
      <w:r>
        <w:rPr>
          <w:spacing w:val="-2"/>
        </w:rPr>
        <w:t xml:space="preserve"> </w:t>
      </w:r>
      <w:r>
        <w:t>(covered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IDPs)</w:t>
      </w:r>
    </w:p>
    <w:p w14:paraId="136B8BA9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spacing w:before="239"/>
        <w:ind w:hanging="280"/>
      </w:pPr>
      <w:r>
        <w:rPr>
          <w:w w:val="95"/>
        </w:rPr>
        <w:t>Typhoon</w:t>
      </w:r>
      <w:r>
        <w:rPr>
          <w:spacing w:val="25"/>
          <w:w w:val="95"/>
        </w:rPr>
        <w:t xml:space="preserve"> </w:t>
      </w:r>
      <w:r>
        <w:rPr>
          <w:w w:val="95"/>
        </w:rPr>
        <w:t>season</w:t>
      </w:r>
      <w:r>
        <w:rPr>
          <w:spacing w:val="26"/>
          <w:w w:val="95"/>
        </w:rPr>
        <w:t xml:space="preserve"> </w:t>
      </w:r>
      <w:r>
        <w:rPr>
          <w:w w:val="95"/>
        </w:rPr>
        <w:t>affected</w:t>
      </w:r>
      <w:r>
        <w:rPr>
          <w:spacing w:val="26"/>
          <w:w w:val="95"/>
        </w:rPr>
        <w:t xml:space="preserve"> </w:t>
      </w:r>
      <w:r>
        <w:rPr>
          <w:w w:val="95"/>
        </w:rPr>
        <w:t>the</w:t>
      </w:r>
      <w:r>
        <w:rPr>
          <w:spacing w:val="26"/>
          <w:w w:val="95"/>
        </w:rPr>
        <w:t xml:space="preserve"> </w:t>
      </w:r>
      <w:r>
        <w:rPr>
          <w:w w:val="95"/>
        </w:rPr>
        <w:t>implementation</w:t>
      </w:r>
      <w:r>
        <w:rPr>
          <w:spacing w:val="26"/>
          <w:w w:val="95"/>
        </w:rPr>
        <w:t xml:space="preserve"> </w:t>
      </w:r>
      <w:r>
        <w:rPr>
          <w:w w:val="95"/>
        </w:rPr>
        <w:t>period.</w:t>
      </w:r>
    </w:p>
    <w:p w14:paraId="1FD9929C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ind w:hanging="280"/>
      </w:pPr>
      <w:r>
        <w:t>Restricted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field</w:t>
      </w:r>
    </w:p>
    <w:p w14:paraId="78DA37B2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ind w:hanging="280"/>
      </w:pPr>
      <w:r>
        <w:rPr>
          <w:w w:val="95"/>
        </w:rPr>
        <w:t>Distrust</w:t>
      </w:r>
      <w:r>
        <w:rPr>
          <w:spacing w:val="20"/>
          <w:w w:val="95"/>
        </w:rPr>
        <w:t xml:space="preserve"> </w:t>
      </w:r>
      <w:r>
        <w:rPr>
          <w:w w:val="95"/>
        </w:rPr>
        <w:t>from</w:t>
      </w:r>
      <w:r>
        <w:rPr>
          <w:spacing w:val="19"/>
          <w:w w:val="95"/>
        </w:rPr>
        <w:t xml:space="preserve"> </w:t>
      </w:r>
      <w:r>
        <w:rPr>
          <w:w w:val="95"/>
        </w:rPr>
        <w:t>respondents</w:t>
      </w:r>
    </w:p>
    <w:p w14:paraId="66979D60" w14:textId="77777777" w:rsidR="007158A6" w:rsidRDefault="007158A6">
      <w:pPr>
        <w:pStyle w:val="BodyText"/>
        <w:rPr>
          <w:sz w:val="33"/>
        </w:rPr>
      </w:pPr>
    </w:p>
    <w:p w14:paraId="617D5380" w14:textId="77777777" w:rsidR="007158A6" w:rsidRDefault="004F2724">
      <w:pPr>
        <w:pStyle w:val="Heading2"/>
        <w:numPr>
          <w:ilvl w:val="1"/>
          <w:numId w:val="4"/>
        </w:numPr>
        <w:tabs>
          <w:tab w:val="left" w:pos="732"/>
          <w:tab w:val="left" w:pos="733"/>
        </w:tabs>
      </w:pPr>
      <w:bookmarkStart w:id="95" w:name="Ecuador"/>
      <w:bookmarkStart w:id="96" w:name="_bookmark26"/>
      <w:bookmarkEnd w:id="95"/>
      <w:bookmarkEnd w:id="96"/>
      <w:r>
        <w:t>Ecuador</w:t>
      </w:r>
    </w:p>
    <w:p w14:paraId="1FF9375C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spacing w:before="234"/>
        <w:ind w:hanging="280"/>
      </w:pPr>
      <w:r>
        <w:rPr>
          <w:w w:val="95"/>
        </w:rPr>
        <w:t>Issues</w:t>
      </w:r>
      <w:r>
        <w:rPr>
          <w:spacing w:val="13"/>
          <w:w w:val="95"/>
        </w:rPr>
        <w:t xml:space="preserve"> </w:t>
      </w:r>
      <w:r>
        <w:rPr>
          <w:w w:val="95"/>
        </w:rPr>
        <w:t>of</w:t>
      </w:r>
      <w:r>
        <w:rPr>
          <w:spacing w:val="13"/>
          <w:w w:val="95"/>
        </w:rPr>
        <w:t xml:space="preserve"> </w:t>
      </w:r>
      <w:r>
        <w:rPr>
          <w:w w:val="95"/>
        </w:rPr>
        <w:t>security</w:t>
      </w:r>
      <w:r>
        <w:rPr>
          <w:spacing w:val="13"/>
          <w:w w:val="95"/>
        </w:rPr>
        <w:t xml:space="preserve"> </w:t>
      </w:r>
      <w:r>
        <w:rPr>
          <w:w w:val="95"/>
        </w:rPr>
        <w:t>for</w:t>
      </w:r>
      <w:r>
        <w:rPr>
          <w:spacing w:val="13"/>
          <w:w w:val="95"/>
        </w:rPr>
        <w:t xml:space="preserve"> </w:t>
      </w:r>
      <w:r>
        <w:rPr>
          <w:w w:val="95"/>
        </w:rPr>
        <w:t>enumerators</w:t>
      </w:r>
      <w:r>
        <w:rPr>
          <w:spacing w:val="13"/>
          <w:w w:val="95"/>
        </w:rPr>
        <w:t xml:space="preserve"> </w:t>
      </w:r>
      <w:r>
        <w:rPr>
          <w:w w:val="95"/>
        </w:rPr>
        <w:t>in</w:t>
      </w:r>
      <w:r>
        <w:rPr>
          <w:spacing w:val="14"/>
          <w:w w:val="95"/>
        </w:rPr>
        <w:t xml:space="preserve"> </w:t>
      </w:r>
      <w:r>
        <w:rPr>
          <w:w w:val="95"/>
        </w:rPr>
        <w:t>some</w:t>
      </w:r>
      <w:r>
        <w:rPr>
          <w:spacing w:val="13"/>
          <w:w w:val="95"/>
        </w:rPr>
        <w:t xml:space="preserve"> </w:t>
      </w:r>
      <w:r>
        <w:rPr>
          <w:w w:val="95"/>
        </w:rPr>
        <w:t>communities.</w:t>
      </w:r>
    </w:p>
    <w:p w14:paraId="36CD8071" w14:textId="77777777" w:rsidR="007158A6" w:rsidRDefault="004F2724">
      <w:pPr>
        <w:pStyle w:val="ListParagraph"/>
        <w:numPr>
          <w:ilvl w:val="3"/>
          <w:numId w:val="4"/>
        </w:numPr>
        <w:tabs>
          <w:tab w:val="left" w:pos="666"/>
        </w:tabs>
        <w:spacing w:line="314" w:lineRule="auto"/>
        <w:ind w:right="579"/>
      </w:pPr>
      <w:r>
        <w:rPr>
          <w:spacing w:val="-1"/>
        </w:rPr>
        <w:t>Parts</w:t>
      </w:r>
      <w:r>
        <w:rPr>
          <w:spacing w:val="-7"/>
        </w:rPr>
        <w:t xml:space="preserve"> </w:t>
      </w:r>
      <w:r>
        <w:rPr>
          <w:spacing w:val="-1"/>
        </w:rPr>
        <w:t>of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country</w:t>
      </w:r>
      <w:r>
        <w:rPr>
          <w:spacing w:val="-6"/>
        </w:rPr>
        <w:t xml:space="preserve"> </w:t>
      </w:r>
      <w:r>
        <w:rPr>
          <w:spacing w:val="-1"/>
        </w:rPr>
        <w:t>were</w:t>
      </w:r>
      <w:r>
        <w:rPr>
          <w:spacing w:val="-6"/>
        </w:rPr>
        <w:t xml:space="preserve"> </w:t>
      </w:r>
      <w:r>
        <w:rPr>
          <w:spacing w:val="-1"/>
        </w:rPr>
        <w:t>not</w:t>
      </w:r>
      <w:r>
        <w:rPr>
          <w:spacing w:val="-6"/>
        </w:rPr>
        <w:t xml:space="preserve"> </w:t>
      </w:r>
      <w:r>
        <w:rPr>
          <w:spacing w:val="-1"/>
        </w:rPr>
        <w:t>accessible</w:t>
      </w:r>
      <w:r>
        <w:rPr>
          <w:spacing w:val="-7"/>
        </w:rPr>
        <w:t xml:space="preserve"> </w:t>
      </w:r>
      <w:r>
        <w:rPr>
          <w:spacing w:val="-1"/>
        </w:rPr>
        <w:t>due</w:t>
      </w:r>
      <w:r>
        <w:rPr>
          <w:spacing w:val="-6"/>
        </w:rPr>
        <w:t xml:space="preserve"> </w:t>
      </w:r>
      <w:r>
        <w:rPr>
          <w:spacing w:val="-1"/>
        </w:rPr>
        <w:t>to</w:t>
      </w:r>
      <w:r>
        <w:rPr>
          <w:spacing w:val="-6"/>
        </w:rPr>
        <w:t xml:space="preserve"> </w:t>
      </w:r>
      <w:r>
        <w:rPr>
          <w:spacing w:val="-1"/>
        </w:rPr>
        <w:t>safety</w:t>
      </w:r>
      <w:r>
        <w:rPr>
          <w:spacing w:val="-6"/>
        </w:rPr>
        <w:t xml:space="preserve"> </w:t>
      </w:r>
      <w:r>
        <w:t>concerns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face-to-face</w:t>
      </w:r>
      <w:r>
        <w:rPr>
          <w:spacing w:val="-6"/>
        </w:rPr>
        <w:t xml:space="preserve"> </w:t>
      </w:r>
      <w:r>
        <w:t>enumera</w:t>
      </w:r>
      <w:del w:id="97" w:author="Matthieu TOCKERT" w:date="2024-01-10T13:34:00Z">
        <w:r w:rsidDel="004F2724">
          <w:delText xml:space="preserve">- </w:delText>
        </w:r>
      </w:del>
      <w:r>
        <w:t>tors.</w:t>
      </w:r>
    </w:p>
    <w:p w14:paraId="04C5357D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spacing w:before="162"/>
        <w:ind w:hanging="280"/>
      </w:pPr>
      <w:r>
        <w:rPr>
          <w:spacing w:val="-1"/>
        </w:rPr>
        <w:t>Misunderstanding</w:t>
      </w:r>
      <w:r>
        <w:rPr>
          <w:spacing w:val="-6"/>
        </w:rPr>
        <w:t xml:space="preserve"> </w:t>
      </w:r>
      <w:r>
        <w:rPr>
          <w:spacing w:val="-1"/>
        </w:rPr>
        <w:t>with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6"/>
        </w:rPr>
        <w:t xml:space="preserve"> </w:t>
      </w:r>
      <w:r>
        <w:rPr>
          <w:spacing w:val="-1"/>
        </w:rPr>
        <w:t>local</w:t>
      </w:r>
      <w:r>
        <w:rPr>
          <w:spacing w:val="-6"/>
        </w:rPr>
        <w:t xml:space="preserve"> </w:t>
      </w:r>
      <w:r>
        <w:t>authorities</w:t>
      </w:r>
      <w:r>
        <w:rPr>
          <w:spacing w:val="-6"/>
        </w:rPr>
        <w:t xml:space="preserve"> </w:t>
      </w:r>
      <w:r>
        <w:t>preventing</w:t>
      </w:r>
      <w:r>
        <w:rPr>
          <w:spacing w:val="-6"/>
        </w:rPr>
        <w:t xml:space="preserve"> </w:t>
      </w:r>
      <w:r>
        <w:t>field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F2F</w:t>
      </w:r>
      <w:r>
        <w:rPr>
          <w:spacing w:val="-6"/>
        </w:rPr>
        <w:t xml:space="preserve"> </w:t>
      </w:r>
      <w:r>
        <w:t>team.</w:t>
      </w:r>
    </w:p>
    <w:p w14:paraId="1CA1A5FF" w14:textId="77777777" w:rsidR="007158A6" w:rsidRDefault="004F2724">
      <w:pPr>
        <w:pStyle w:val="ListParagraph"/>
        <w:numPr>
          <w:ilvl w:val="3"/>
          <w:numId w:val="4"/>
        </w:numPr>
        <w:tabs>
          <w:tab w:val="left" w:pos="666"/>
        </w:tabs>
        <w:spacing w:line="314" w:lineRule="auto"/>
        <w:ind w:right="580"/>
      </w:pPr>
      <w:r>
        <w:rPr>
          <w:w w:val="95"/>
        </w:rPr>
        <w:t>Dues</w:t>
      </w:r>
      <w:r>
        <w:rPr>
          <w:spacing w:val="20"/>
          <w:w w:val="95"/>
        </w:rPr>
        <w:t xml:space="preserve"> </w:t>
      </w:r>
      <w:r>
        <w:rPr>
          <w:w w:val="95"/>
        </w:rPr>
        <w:t>to</w:t>
      </w:r>
      <w:r>
        <w:rPr>
          <w:spacing w:val="21"/>
          <w:w w:val="95"/>
        </w:rPr>
        <w:t xml:space="preserve"> </w:t>
      </w:r>
      <w:r>
        <w:rPr>
          <w:w w:val="95"/>
        </w:rPr>
        <w:t>political</w:t>
      </w:r>
      <w:r>
        <w:rPr>
          <w:spacing w:val="21"/>
          <w:w w:val="95"/>
        </w:rPr>
        <w:t xml:space="preserve"> </w:t>
      </w:r>
      <w:r>
        <w:rPr>
          <w:w w:val="95"/>
        </w:rPr>
        <w:t>reasons,</w:t>
      </w:r>
      <w:r>
        <w:rPr>
          <w:spacing w:val="22"/>
          <w:w w:val="95"/>
        </w:rPr>
        <w:t xml:space="preserve"> </w:t>
      </w:r>
      <w:r>
        <w:rPr>
          <w:w w:val="95"/>
        </w:rPr>
        <w:t>some</w:t>
      </w:r>
      <w:r>
        <w:rPr>
          <w:spacing w:val="21"/>
          <w:w w:val="95"/>
        </w:rPr>
        <w:t xml:space="preserve"> </w:t>
      </w:r>
      <w:r>
        <w:rPr>
          <w:w w:val="95"/>
        </w:rPr>
        <w:t>local</w:t>
      </w:r>
      <w:r>
        <w:rPr>
          <w:spacing w:val="22"/>
          <w:w w:val="95"/>
        </w:rPr>
        <w:t xml:space="preserve"> </w:t>
      </w:r>
      <w:r>
        <w:rPr>
          <w:w w:val="95"/>
        </w:rPr>
        <w:t>authorities</w:t>
      </w:r>
      <w:r>
        <w:rPr>
          <w:spacing w:val="21"/>
          <w:w w:val="95"/>
        </w:rPr>
        <w:t xml:space="preserve"> </w:t>
      </w:r>
      <w:r>
        <w:rPr>
          <w:w w:val="95"/>
        </w:rPr>
        <w:t>refused</w:t>
      </w:r>
      <w:r>
        <w:rPr>
          <w:spacing w:val="20"/>
          <w:w w:val="95"/>
        </w:rPr>
        <w:t xml:space="preserve"> </w:t>
      </w:r>
      <w:r>
        <w:rPr>
          <w:w w:val="95"/>
        </w:rPr>
        <w:t>enumerators</w:t>
      </w:r>
      <w:r>
        <w:rPr>
          <w:spacing w:val="21"/>
          <w:w w:val="95"/>
        </w:rPr>
        <w:t xml:space="preserve"> </w:t>
      </w:r>
      <w:r>
        <w:rPr>
          <w:w w:val="95"/>
        </w:rPr>
        <w:t>access</w:t>
      </w:r>
      <w:r>
        <w:rPr>
          <w:spacing w:val="21"/>
          <w:w w:val="95"/>
        </w:rPr>
        <w:t xml:space="preserve"> </w:t>
      </w:r>
      <w:r>
        <w:rPr>
          <w:w w:val="95"/>
        </w:rPr>
        <w:t>leading</w:t>
      </w:r>
      <w:r>
        <w:rPr>
          <w:spacing w:val="21"/>
          <w:w w:val="95"/>
        </w:rPr>
        <w:t xml:space="preserve"> </w:t>
      </w:r>
      <w:r>
        <w:rPr>
          <w:w w:val="95"/>
        </w:rPr>
        <w:t>to</w:t>
      </w:r>
      <w:r>
        <w:rPr>
          <w:spacing w:val="21"/>
          <w:w w:val="95"/>
        </w:rPr>
        <w:t xml:space="preserve"> </w:t>
      </w:r>
      <w:r>
        <w:rPr>
          <w:w w:val="95"/>
        </w:rPr>
        <w:t>drop-</w:t>
      </w:r>
      <w:r>
        <w:rPr>
          <w:spacing w:val="-47"/>
          <w:w w:val="95"/>
        </w:rPr>
        <w:t xml:space="preserve"> </w:t>
      </w:r>
      <w:r>
        <w:t>ping</w:t>
      </w:r>
      <w:r>
        <w:rPr>
          <w:spacing w:val="17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these</w:t>
      </w:r>
      <w:r>
        <w:rPr>
          <w:spacing w:val="18"/>
        </w:rPr>
        <w:t xml:space="preserve"> </w:t>
      </w:r>
      <w:r>
        <w:t>communities.</w:t>
      </w:r>
    </w:p>
    <w:p w14:paraId="0069FA36" w14:textId="77777777" w:rsidR="007158A6" w:rsidRDefault="004F2724">
      <w:pPr>
        <w:pStyle w:val="ListParagraph"/>
        <w:numPr>
          <w:ilvl w:val="3"/>
          <w:numId w:val="4"/>
        </w:numPr>
        <w:tabs>
          <w:tab w:val="left" w:pos="666"/>
        </w:tabs>
        <w:spacing w:before="162"/>
        <w:ind w:hanging="292"/>
      </w:pPr>
      <w:r>
        <w:rPr>
          <w:w w:val="95"/>
        </w:rPr>
        <w:t>Distrust</w:t>
      </w:r>
      <w:r>
        <w:rPr>
          <w:spacing w:val="21"/>
          <w:w w:val="95"/>
        </w:rPr>
        <w:t xml:space="preserve"> </w:t>
      </w:r>
      <w:r>
        <w:rPr>
          <w:w w:val="95"/>
        </w:rPr>
        <w:t>from</w:t>
      </w:r>
      <w:r>
        <w:rPr>
          <w:spacing w:val="22"/>
          <w:w w:val="95"/>
        </w:rPr>
        <w:t xml:space="preserve"> </w:t>
      </w:r>
      <w:r>
        <w:rPr>
          <w:w w:val="95"/>
        </w:rPr>
        <w:t>local</w:t>
      </w:r>
      <w:r>
        <w:rPr>
          <w:spacing w:val="22"/>
          <w:w w:val="95"/>
        </w:rPr>
        <w:t xml:space="preserve"> </w:t>
      </w:r>
      <w:r>
        <w:rPr>
          <w:w w:val="95"/>
        </w:rPr>
        <w:t>authorities</w:t>
      </w:r>
      <w:r>
        <w:rPr>
          <w:spacing w:val="22"/>
          <w:w w:val="95"/>
        </w:rPr>
        <w:t xml:space="preserve"> </w:t>
      </w:r>
      <w:r>
        <w:rPr>
          <w:w w:val="95"/>
        </w:rPr>
        <w:t>and</w:t>
      </w:r>
      <w:r>
        <w:rPr>
          <w:spacing w:val="22"/>
          <w:w w:val="95"/>
        </w:rPr>
        <w:t xml:space="preserve"> </w:t>
      </w:r>
      <w:r>
        <w:rPr>
          <w:w w:val="95"/>
        </w:rPr>
        <w:t>in</w:t>
      </w:r>
      <w:r>
        <w:rPr>
          <w:spacing w:val="22"/>
          <w:w w:val="95"/>
        </w:rPr>
        <w:t xml:space="preserve"> </w:t>
      </w:r>
      <w:r>
        <w:rPr>
          <w:w w:val="95"/>
        </w:rPr>
        <w:t>some</w:t>
      </w:r>
      <w:r>
        <w:rPr>
          <w:spacing w:val="22"/>
          <w:w w:val="95"/>
        </w:rPr>
        <w:t xml:space="preserve"> </w:t>
      </w:r>
      <w:r>
        <w:rPr>
          <w:w w:val="95"/>
        </w:rPr>
        <w:t>cases</w:t>
      </w:r>
      <w:r>
        <w:rPr>
          <w:spacing w:val="22"/>
          <w:w w:val="95"/>
        </w:rPr>
        <w:t xml:space="preserve"> </w:t>
      </w:r>
      <w:r>
        <w:rPr>
          <w:w w:val="95"/>
        </w:rPr>
        <w:t>respondents.</w:t>
      </w:r>
    </w:p>
    <w:p w14:paraId="7CB0A389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ind w:hanging="280"/>
      </w:pPr>
      <w:r>
        <w:rPr>
          <w:w w:val="95"/>
        </w:rPr>
        <w:t>Invalid</w:t>
      </w:r>
      <w:r>
        <w:rPr>
          <w:spacing w:val="19"/>
          <w:w w:val="95"/>
        </w:rPr>
        <w:t xml:space="preserve"> </w:t>
      </w:r>
      <w:r>
        <w:rPr>
          <w:w w:val="95"/>
        </w:rPr>
        <w:t>respondent</w:t>
      </w:r>
      <w:r>
        <w:rPr>
          <w:spacing w:val="19"/>
          <w:w w:val="95"/>
        </w:rPr>
        <w:t xml:space="preserve"> </w:t>
      </w:r>
      <w:r>
        <w:rPr>
          <w:w w:val="95"/>
        </w:rPr>
        <w:t>of</w:t>
      </w:r>
      <w:r>
        <w:rPr>
          <w:spacing w:val="20"/>
          <w:w w:val="95"/>
        </w:rPr>
        <w:t xml:space="preserve"> </w:t>
      </w:r>
      <w:r>
        <w:rPr>
          <w:w w:val="95"/>
        </w:rPr>
        <w:t>household</w:t>
      </w:r>
      <w:r>
        <w:rPr>
          <w:spacing w:val="19"/>
          <w:w w:val="95"/>
        </w:rPr>
        <w:t xml:space="preserve"> </w:t>
      </w:r>
      <w:r>
        <w:rPr>
          <w:w w:val="95"/>
        </w:rPr>
        <w:t>contact</w:t>
      </w:r>
      <w:r>
        <w:rPr>
          <w:spacing w:val="19"/>
          <w:w w:val="95"/>
        </w:rPr>
        <w:t xml:space="preserve"> </w:t>
      </w:r>
      <w:r>
        <w:rPr>
          <w:w w:val="95"/>
        </w:rPr>
        <w:t>information</w:t>
      </w:r>
      <w:r>
        <w:rPr>
          <w:spacing w:val="20"/>
          <w:w w:val="95"/>
        </w:rPr>
        <w:t xml:space="preserve"> </w:t>
      </w:r>
      <w:r>
        <w:rPr>
          <w:w w:val="95"/>
        </w:rPr>
        <w:t>(collected</w:t>
      </w:r>
      <w:r>
        <w:rPr>
          <w:spacing w:val="19"/>
          <w:w w:val="95"/>
        </w:rPr>
        <w:t xml:space="preserve"> </w:t>
      </w:r>
      <w:r>
        <w:rPr>
          <w:w w:val="95"/>
        </w:rPr>
        <w:t>during</w:t>
      </w:r>
      <w:r>
        <w:rPr>
          <w:spacing w:val="19"/>
          <w:w w:val="95"/>
        </w:rPr>
        <w:t xml:space="preserve"> </w:t>
      </w:r>
      <w:r>
        <w:rPr>
          <w:w w:val="95"/>
        </w:rPr>
        <w:t>the</w:t>
      </w:r>
      <w:r>
        <w:rPr>
          <w:spacing w:val="20"/>
          <w:w w:val="95"/>
        </w:rPr>
        <w:t xml:space="preserve"> </w:t>
      </w:r>
      <w:r>
        <w:rPr>
          <w:w w:val="95"/>
        </w:rPr>
        <w:t>listing</w:t>
      </w:r>
      <w:r>
        <w:rPr>
          <w:spacing w:val="19"/>
          <w:w w:val="95"/>
        </w:rPr>
        <w:t xml:space="preserve"> </w:t>
      </w:r>
      <w:r>
        <w:rPr>
          <w:w w:val="95"/>
        </w:rPr>
        <w:t>phase)</w:t>
      </w:r>
    </w:p>
    <w:p w14:paraId="1F7EA846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ind w:hanging="280"/>
      </w:pPr>
      <w:r>
        <w:rPr>
          <w:spacing w:val="-2"/>
        </w:rPr>
        <w:t>Poor</w:t>
      </w:r>
      <w:r>
        <w:rPr>
          <w:spacing w:val="-6"/>
        </w:rPr>
        <w:t xml:space="preserve"> </w:t>
      </w:r>
      <w:r>
        <w:rPr>
          <w:spacing w:val="-1"/>
        </w:rPr>
        <w:t>phone</w:t>
      </w:r>
      <w:r>
        <w:rPr>
          <w:spacing w:val="-6"/>
        </w:rPr>
        <w:t xml:space="preserve"> </w:t>
      </w:r>
      <w:r>
        <w:rPr>
          <w:spacing w:val="-1"/>
        </w:rPr>
        <w:t>coverage</w:t>
      </w:r>
      <w:r>
        <w:rPr>
          <w:spacing w:val="-5"/>
        </w:rPr>
        <w:t xml:space="preserve"> </w:t>
      </w:r>
      <w:r>
        <w:rPr>
          <w:spacing w:val="-1"/>
        </w:rPr>
        <w:t>in</w:t>
      </w:r>
      <w:r>
        <w:rPr>
          <w:spacing w:val="-6"/>
        </w:rPr>
        <w:t xml:space="preserve"> </w:t>
      </w:r>
      <w:r>
        <w:rPr>
          <w:spacing w:val="-1"/>
        </w:rPr>
        <w:t>remote</w:t>
      </w:r>
      <w:r>
        <w:rPr>
          <w:spacing w:val="-6"/>
        </w:rPr>
        <w:t xml:space="preserve"> </w:t>
      </w:r>
      <w:r>
        <w:rPr>
          <w:spacing w:val="-1"/>
        </w:rPr>
        <w:t>areas</w:t>
      </w:r>
    </w:p>
    <w:p w14:paraId="590A3DB3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spacing w:line="314" w:lineRule="auto"/>
        <w:ind w:right="577"/>
      </w:pPr>
      <w:r>
        <w:rPr>
          <w:w w:val="95"/>
        </w:rPr>
        <w:t>Disproportionate</w:t>
      </w:r>
      <w:r>
        <w:rPr>
          <w:spacing w:val="22"/>
          <w:w w:val="95"/>
        </w:rPr>
        <w:t xml:space="preserve"> </w:t>
      </w:r>
      <w:r>
        <w:rPr>
          <w:w w:val="95"/>
        </w:rPr>
        <w:t>ownership</w:t>
      </w:r>
      <w:r>
        <w:rPr>
          <w:spacing w:val="23"/>
          <w:w w:val="95"/>
        </w:rPr>
        <w:t xml:space="preserve"> </w:t>
      </w:r>
      <w:r>
        <w:rPr>
          <w:w w:val="95"/>
        </w:rPr>
        <w:t>of</w:t>
      </w:r>
      <w:r>
        <w:rPr>
          <w:spacing w:val="22"/>
          <w:w w:val="95"/>
        </w:rPr>
        <w:t xml:space="preserve"> </w:t>
      </w:r>
      <w:r>
        <w:rPr>
          <w:w w:val="95"/>
        </w:rPr>
        <w:t>phones</w:t>
      </w:r>
      <w:r>
        <w:rPr>
          <w:spacing w:val="23"/>
          <w:w w:val="95"/>
        </w:rPr>
        <w:t xml:space="preserve"> </w:t>
      </w:r>
      <w:r>
        <w:rPr>
          <w:w w:val="95"/>
        </w:rPr>
        <w:t>between</w:t>
      </w:r>
      <w:r>
        <w:rPr>
          <w:spacing w:val="23"/>
          <w:w w:val="95"/>
        </w:rPr>
        <w:t xml:space="preserve"> </w:t>
      </w:r>
      <w:r>
        <w:rPr>
          <w:w w:val="95"/>
        </w:rPr>
        <w:t>urban</w:t>
      </w:r>
      <w:r>
        <w:rPr>
          <w:spacing w:val="22"/>
          <w:w w:val="95"/>
        </w:rPr>
        <w:t xml:space="preserve"> </w:t>
      </w:r>
      <w:r>
        <w:rPr>
          <w:w w:val="95"/>
        </w:rPr>
        <w:t>and</w:t>
      </w:r>
      <w:r>
        <w:rPr>
          <w:spacing w:val="23"/>
          <w:w w:val="95"/>
        </w:rPr>
        <w:t xml:space="preserve"> </w:t>
      </w:r>
      <w:r>
        <w:rPr>
          <w:w w:val="95"/>
        </w:rPr>
        <w:t>rural</w:t>
      </w:r>
      <w:r>
        <w:rPr>
          <w:spacing w:val="23"/>
          <w:w w:val="95"/>
        </w:rPr>
        <w:t xml:space="preserve"> </w:t>
      </w:r>
      <w:r>
        <w:rPr>
          <w:w w:val="95"/>
        </w:rPr>
        <w:t>areas</w:t>
      </w:r>
      <w:r>
        <w:rPr>
          <w:spacing w:val="22"/>
          <w:w w:val="95"/>
        </w:rPr>
        <w:t xml:space="preserve"> </w:t>
      </w:r>
      <w:r>
        <w:rPr>
          <w:w w:val="95"/>
        </w:rPr>
        <w:t>(low</w:t>
      </w:r>
      <w:r>
        <w:rPr>
          <w:spacing w:val="23"/>
          <w:w w:val="95"/>
        </w:rPr>
        <w:t xml:space="preserve"> </w:t>
      </w:r>
      <w:r>
        <w:rPr>
          <w:w w:val="95"/>
        </w:rPr>
        <w:t>phone</w:t>
      </w:r>
      <w:r>
        <w:rPr>
          <w:spacing w:val="23"/>
          <w:w w:val="95"/>
        </w:rPr>
        <w:t xml:space="preserve"> </w:t>
      </w:r>
      <w:r>
        <w:rPr>
          <w:w w:val="95"/>
        </w:rPr>
        <w:t>ownership</w:t>
      </w:r>
      <w:r>
        <w:rPr>
          <w:spacing w:val="-48"/>
          <w:w w:val="95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rural</w:t>
      </w:r>
      <w:r>
        <w:rPr>
          <w:spacing w:val="18"/>
        </w:rPr>
        <w:t xml:space="preserve"> </w:t>
      </w:r>
      <w:r>
        <w:t>areas)</w:t>
      </w:r>
    </w:p>
    <w:p w14:paraId="78EDE5AC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spacing w:before="162"/>
        <w:ind w:hanging="280"/>
      </w:pPr>
      <w:r>
        <w:rPr>
          <w:w w:val="95"/>
        </w:rPr>
        <w:t>Low</w:t>
      </w:r>
      <w:r>
        <w:rPr>
          <w:spacing w:val="23"/>
          <w:w w:val="95"/>
        </w:rPr>
        <w:t xml:space="preserve"> </w:t>
      </w:r>
      <w:r>
        <w:rPr>
          <w:w w:val="95"/>
        </w:rPr>
        <w:t>response</w:t>
      </w:r>
      <w:r>
        <w:rPr>
          <w:spacing w:val="24"/>
          <w:w w:val="95"/>
        </w:rPr>
        <w:t xml:space="preserve"> </w:t>
      </w:r>
      <w:r>
        <w:rPr>
          <w:w w:val="95"/>
        </w:rPr>
        <w:t>rate</w:t>
      </w:r>
      <w:r>
        <w:rPr>
          <w:spacing w:val="23"/>
          <w:w w:val="95"/>
        </w:rPr>
        <w:t xml:space="preserve"> </w:t>
      </w:r>
      <w:r>
        <w:rPr>
          <w:w w:val="95"/>
        </w:rPr>
        <w:t>particularly</w:t>
      </w:r>
      <w:r>
        <w:rPr>
          <w:spacing w:val="24"/>
          <w:w w:val="95"/>
        </w:rPr>
        <w:t xml:space="preserve"> </w:t>
      </w:r>
      <w:r>
        <w:rPr>
          <w:w w:val="95"/>
        </w:rPr>
        <w:t>among</w:t>
      </w:r>
      <w:r>
        <w:rPr>
          <w:spacing w:val="23"/>
          <w:w w:val="95"/>
        </w:rPr>
        <w:t xml:space="preserve"> </w:t>
      </w:r>
      <w:r>
        <w:rPr>
          <w:w w:val="95"/>
        </w:rPr>
        <w:t>the</w:t>
      </w:r>
      <w:r>
        <w:rPr>
          <w:spacing w:val="24"/>
          <w:w w:val="95"/>
        </w:rPr>
        <w:t xml:space="preserve"> </w:t>
      </w:r>
      <w:r>
        <w:rPr>
          <w:w w:val="95"/>
        </w:rPr>
        <w:t>remote</w:t>
      </w:r>
      <w:r>
        <w:rPr>
          <w:spacing w:val="24"/>
          <w:w w:val="95"/>
        </w:rPr>
        <w:t xml:space="preserve"> </w:t>
      </w:r>
      <w:r>
        <w:rPr>
          <w:w w:val="95"/>
        </w:rPr>
        <w:t>sample</w:t>
      </w:r>
    </w:p>
    <w:p w14:paraId="5990FC08" w14:textId="77777777" w:rsidR="007158A6" w:rsidRDefault="004F2724">
      <w:pPr>
        <w:pStyle w:val="ListParagraph"/>
        <w:numPr>
          <w:ilvl w:val="3"/>
          <w:numId w:val="4"/>
        </w:numPr>
        <w:tabs>
          <w:tab w:val="left" w:pos="666"/>
        </w:tabs>
        <w:ind w:hanging="280"/>
      </w:pPr>
      <w:r>
        <w:t>High</w:t>
      </w:r>
      <w:r>
        <w:rPr>
          <w:spacing w:val="-6"/>
        </w:rPr>
        <w:t xml:space="preserve"> </w:t>
      </w:r>
      <w:r>
        <w:t>attrition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receiving</w:t>
      </w:r>
      <w:r>
        <w:rPr>
          <w:spacing w:val="-5"/>
        </w:rPr>
        <w:t xml:space="preserve"> </w:t>
      </w:r>
      <w:r>
        <w:t>consent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actual</w:t>
      </w:r>
      <w:r>
        <w:rPr>
          <w:spacing w:val="-5"/>
        </w:rPr>
        <w:t xml:space="preserve"> </w:t>
      </w:r>
      <w:r>
        <w:t>interview</w:t>
      </w:r>
      <w:r>
        <w:rPr>
          <w:spacing w:val="-5"/>
        </w:rPr>
        <w:t xml:space="preserve"> </w:t>
      </w:r>
      <w:r>
        <w:t>date.</w:t>
      </w:r>
    </w:p>
    <w:p w14:paraId="2A21A52F" w14:textId="77777777" w:rsidR="007158A6" w:rsidRDefault="007158A6">
      <w:pPr>
        <w:pStyle w:val="BodyText"/>
        <w:spacing w:before="1"/>
        <w:rPr>
          <w:sz w:val="33"/>
        </w:rPr>
      </w:pPr>
    </w:p>
    <w:p w14:paraId="67CAD397" w14:textId="77777777" w:rsidR="007158A6" w:rsidRDefault="004F2724">
      <w:pPr>
        <w:pStyle w:val="Heading2"/>
        <w:numPr>
          <w:ilvl w:val="1"/>
          <w:numId w:val="4"/>
        </w:numPr>
        <w:tabs>
          <w:tab w:val="left" w:pos="732"/>
          <w:tab w:val="left" w:pos="733"/>
        </w:tabs>
      </w:pPr>
      <w:bookmarkStart w:id="98" w:name="CAR"/>
      <w:bookmarkStart w:id="99" w:name="_bookmark27"/>
      <w:bookmarkEnd w:id="98"/>
      <w:bookmarkEnd w:id="99"/>
      <w:r>
        <w:rPr>
          <w:w w:val="110"/>
        </w:rPr>
        <w:t>CAR</w:t>
      </w:r>
    </w:p>
    <w:p w14:paraId="6B2427B0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spacing w:before="234"/>
        <w:ind w:hanging="280"/>
      </w:pPr>
      <w:r>
        <w:t>Restricted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field</w:t>
      </w:r>
      <w:r>
        <w:rPr>
          <w:spacing w:val="2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political</w:t>
      </w:r>
      <w:r>
        <w:rPr>
          <w:spacing w:val="1"/>
        </w:rPr>
        <w:t xml:space="preserve"> </w:t>
      </w:r>
      <w:r>
        <w:t>situation</w:t>
      </w:r>
      <w:r>
        <w:rPr>
          <w:spacing w:val="1"/>
        </w:rPr>
        <w:t xml:space="preserve"> </w:t>
      </w:r>
      <w:r>
        <w:t>at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time,</w:t>
      </w:r>
    </w:p>
    <w:p w14:paraId="651370FD" w14:textId="77777777" w:rsidR="007158A6" w:rsidRDefault="007158A6">
      <w:pPr>
        <w:sectPr w:rsidR="007158A6">
          <w:pgSz w:w="12240" w:h="15840"/>
          <w:pgMar w:top="1260" w:right="860" w:bottom="1080" w:left="1320" w:header="0" w:footer="888" w:gutter="0"/>
          <w:cols w:space="720"/>
        </w:sectPr>
      </w:pPr>
    </w:p>
    <w:p w14:paraId="35E28309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spacing w:before="117"/>
        <w:ind w:hanging="280"/>
      </w:pPr>
      <w:r>
        <w:rPr>
          <w:w w:val="95"/>
        </w:rPr>
        <w:t>Bad</w:t>
      </w:r>
      <w:r>
        <w:rPr>
          <w:spacing w:val="33"/>
          <w:w w:val="95"/>
        </w:rPr>
        <w:t xml:space="preserve"> </w:t>
      </w:r>
      <w:r>
        <w:rPr>
          <w:w w:val="95"/>
        </w:rPr>
        <w:t>phone</w:t>
      </w:r>
      <w:r>
        <w:rPr>
          <w:spacing w:val="34"/>
          <w:w w:val="95"/>
        </w:rPr>
        <w:t xml:space="preserve"> </w:t>
      </w:r>
      <w:r>
        <w:rPr>
          <w:w w:val="95"/>
        </w:rPr>
        <w:t>network/infrastructure</w:t>
      </w:r>
    </w:p>
    <w:p w14:paraId="4DC9C40A" w14:textId="77777777" w:rsidR="007158A6" w:rsidRDefault="004F2724">
      <w:pPr>
        <w:pStyle w:val="ListParagraph"/>
        <w:numPr>
          <w:ilvl w:val="3"/>
          <w:numId w:val="4"/>
        </w:numPr>
        <w:tabs>
          <w:tab w:val="left" w:pos="666"/>
        </w:tabs>
        <w:ind w:hanging="280"/>
      </w:pPr>
      <w:r>
        <w:t>Most</w:t>
      </w:r>
      <w:r>
        <w:rPr>
          <w:spacing w:val="-6"/>
        </w:rPr>
        <w:t xml:space="preserve"> </w:t>
      </w:r>
      <w:r>
        <w:t>parts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country</w:t>
      </w:r>
      <w:r>
        <w:rPr>
          <w:spacing w:val="-5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phone</w:t>
      </w:r>
      <w:r>
        <w:rPr>
          <w:spacing w:val="-5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coverage.</w:t>
      </w:r>
    </w:p>
    <w:p w14:paraId="50729052" w14:textId="77777777" w:rsidR="007158A6" w:rsidRDefault="004F2724">
      <w:pPr>
        <w:pStyle w:val="ListParagraph"/>
        <w:numPr>
          <w:ilvl w:val="3"/>
          <w:numId w:val="4"/>
        </w:numPr>
        <w:tabs>
          <w:tab w:val="left" w:pos="666"/>
        </w:tabs>
        <w:spacing w:line="316" w:lineRule="auto"/>
        <w:ind w:right="578" w:hanging="291"/>
      </w:pP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places</w:t>
      </w:r>
      <w:r>
        <w:rPr>
          <w:spacing w:val="4"/>
        </w:rPr>
        <w:t xml:space="preserve"> </w:t>
      </w:r>
      <w:r>
        <w:t>where</w:t>
      </w:r>
      <w:r>
        <w:rPr>
          <w:spacing w:val="4"/>
        </w:rPr>
        <w:t xml:space="preserve"> </w:t>
      </w:r>
      <w:r>
        <w:t>there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coverage,</w:t>
      </w:r>
      <w:r>
        <w:rPr>
          <w:spacing w:val="6"/>
        </w:rPr>
        <w:t xml:space="preserve"> </w:t>
      </w:r>
      <w:r>
        <w:t>poor</w:t>
      </w:r>
      <w:r>
        <w:rPr>
          <w:spacing w:val="4"/>
        </w:rPr>
        <w:t xml:space="preserve"> </w:t>
      </w:r>
      <w:r>
        <w:t>infrastructure</w:t>
      </w:r>
      <w:r>
        <w:rPr>
          <w:spacing w:val="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frequent</w:t>
      </w:r>
      <w:r>
        <w:rPr>
          <w:spacing w:val="3"/>
        </w:rPr>
        <w:t xml:space="preserve"> </w:t>
      </w:r>
      <w:r>
        <w:t>electricity</w:t>
      </w:r>
      <w:r>
        <w:rPr>
          <w:spacing w:val="4"/>
        </w:rPr>
        <w:t xml:space="preserve"> </w:t>
      </w:r>
      <w:r>
        <w:t>cuts</w:t>
      </w:r>
      <w:r>
        <w:rPr>
          <w:spacing w:val="4"/>
        </w:rPr>
        <w:t xml:space="preserve"> </w:t>
      </w:r>
      <w:r>
        <w:t>affected</w:t>
      </w:r>
      <w:r>
        <w:rPr>
          <w:spacing w:val="-50"/>
        </w:rPr>
        <w:t xml:space="preserve"> </w:t>
      </w:r>
      <w:r>
        <w:t>call</w:t>
      </w:r>
      <w:r>
        <w:rPr>
          <w:spacing w:val="18"/>
        </w:rPr>
        <w:t xml:space="preserve"> </w:t>
      </w:r>
      <w:r>
        <w:t>quality.</w:t>
      </w:r>
    </w:p>
    <w:p w14:paraId="561767B7" w14:textId="77777777" w:rsidR="007158A6" w:rsidRDefault="004F2724">
      <w:pPr>
        <w:pStyle w:val="ListParagraph"/>
        <w:numPr>
          <w:ilvl w:val="3"/>
          <w:numId w:val="4"/>
        </w:numPr>
        <w:tabs>
          <w:tab w:val="left" w:pos="666"/>
        </w:tabs>
        <w:spacing w:before="157"/>
        <w:ind w:hanging="268"/>
      </w:pPr>
      <w:r>
        <w:rPr>
          <w:spacing w:val="-1"/>
        </w:rPr>
        <w:t>No</w:t>
      </w:r>
      <w:r>
        <w:rPr>
          <w:spacing w:val="-7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electricity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charging</w:t>
      </w:r>
      <w:r>
        <w:rPr>
          <w:spacing w:val="-6"/>
        </w:rPr>
        <w:t xml:space="preserve"> </w:t>
      </w:r>
      <w:r>
        <w:t>phones</w:t>
      </w:r>
      <w:r>
        <w:rPr>
          <w:spacing w:val="-6"/>
        </w:rPr>
        <w:t xml:space="preserve"> </w:t>
      </w:r>
      <w:r>
        <w:t>particularly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rural</w:t>
      </w:r>
      <w:r>
        <w:rPr>
          <w:spacing w:val="-6"/>
        </w:rPr>
        <w:t xml:space="preserve"> </w:t>
      </w:r>
      <w:r>
        <w:t>areas.</w:t>
      </w:r>
    </w:p>
    <w:p w14:paraId="5AF2ADB9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ind w:hanging="280"/>
      </w:pPr>
      <w:r>
        <w:rPr>
          <w:w w:val="95"/>
        </w:rPr>
        <w:t>Low</w:t>
      </w:r>
      <w:r>
        <w:rPr>
          <w:spacing w:val="20"/>
          <w:w w:val="95"/>
        </w:rPr>
        <w:t xml:space="preserve"> </w:t>
      </w:r>
      <w:r>
        <w:rPr>
          <w:w w:val="95"/>
        </w:rPr>
        <w:t>phone</w:t>
      </w:r>
      <w:r>
        <w:rPr>
          <w:spacing w:val="21"/>
          <w:w w:val="95"/>
        </w:rPr>
        <w:t xml:space="preserve"> </w:t>
      </w:r>
      <w:r>
        <w:rPr>
          <w:w w:val="95"/>
        </w:rPr>
        <w:t>ownership</w:t>
      </w:r>
      <w:r>
        <w:rPr>
          <w:spacing w:val="21"/>
          <w:w w:val="95"/>
        </w:rPr>
        <w:t xml:space="preserve"> </w:t>
      </w:r>
      <w:r>
        <w:rPr>
          <w:w w:val="95"/>
        </w:rPr>
        <w:t>in</w:t>
      </w:r>
      <w:r>
        <w:rPr>
          <w:spacing w:val="21"/>
          <w:w w:val="95"/>
        </w:rPr>
        <w:t xml:space="preserve"> </w:t>
      </w:r>
      <w:r>
        <w:rPr>
          <w:w w:val="95"/>
        </w:rPr>
        <w:t>the</w:t>
      </w:r>
      <w:r>
        <w:rPr>
          <w:spacing w:val="20"/>
          <w:w w:val="95"/>
        </w:rPr>
        <w:t xml:space="preserve"> </w:t>
      </w:r>
      <w:r>
        <w:rPr>
          <w:w w:val="95"/>
        </w:rPr>
        <w:t>population</w:t>
      </w:r>
    </w:p>
    <w:p w14:paraId="2AFF6EAC" w14:textId="77777777" w:rsidR="007158A6" w:rsidRDefault="004F2724">
      <w:pPr>
        <w:pStyle w:val="ListParagraph"/>
        <w:numPr>
          <w:ilvl w:val="3"/>
          <w:numId w:val="4"/>
        </w:numPr>
        <w:tabs>
          <w:tab w:val="left" w:pos="666"/>
        </w:tabs>
        <w:spacing w:before="239"/>
        <w:ind w:hanging="280"/>
      </w:pPr>
      <w:r>
        <w:t>Only</w:t>
      </w:r>
      <w:r>
        <w:rPr>
          <w:spacing w:val="-6"/>
        </w:rPr>
        <w:t xml:space="preserve"> </w:t>
      </w:r>
      <w:r>
        <w:t>25%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households</w:t>
      </w:r>
      <w:r>
        <w:rPr>
          <w:spacing w:val="-6"/>
        </w:rPr>
        <w:t xml:space="preserve"> </w:t>
      </w:r>
      <w:r>
        <w:t>had</w:t>
      </w:r>
      <w:r>
        <w:rPr>
          <w:spacing w:val="-5"/>
        </w:rPr>
        <w:t xml:space="preserve"> </w:t>
      </w:r>
      <w:r>
        <w:t>phones</w:t>
      </w:r>
      <w:r>
        <w:rPr>
          <w:spacing w:val="-5"/>
        </w:rPr>
        <w:t xml:space="preserve"> </w:t>
      </w:r>
      <w:r>
        <w:t>(similar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national</w:t>
      </w:r>
      <w:r>
        <w:rPr>
          <w:spacing w:val="-5"/>
        </w:rPr>
        <w:t xml:space="preserve"> </w:t>
      </w:r>
      <w:r>
        <w:t>statistic)</w:t>
      </w:r>
    </w:p>
    <w:p w14:paraId="24457582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ind w:hanging="280"/>
      </w:pPr>
      <w:r>
        <w:rPr>
          <w:w w:val="95"/>
        </w:rPr>
        <w:t>Logistical</w:t>
      </w:r>
      <w:r>
        <w:rPr>
          <w:spacing w:val="23"/>
          <w:w w:val="95"/>
        </w:rPr>
        <w:t xml:space="preserve"> </w:t>
      </w:r>
      <w:r>
        <w:rPr>
          <w:w w:val="95"/>
        </w:rPr>
        <w:t>challenges</w:t>
      </w:r>
    </w:p>
    <w:p w14:paraId="17B9B879" w14:textId="77777777" w:rsidR="007158A6" w:rsidRDefault="004F2724">
      <w:pPr>
        <w:pStyle w:val="ListParagraph"/>
        <w:numPr>
          <w:ilvl w:val="3"/>
          <w:numId w:val="4"/>
        </w:numPr>
        <w:tabs>
          <w:tab w:val="left" w:pos="666"/>
        </w:tabs>
        <w:spacing w:line="314" w:lineRule="auto"/>
        <w:ind w:right="579"/>
      </w:pPr>
      <w:r>
        <w:rPr>
          <w:spacing w:val="-1"/>
        </w:rPr>
        <w:t>Relied</w:t>
      </w:r>
      <w:r>
        <w:rPr>
          <w:spacing w:val="1"/>
        </w:rPr>
        <w:t xml:space="preserve"> </w:t>
      </w:r>
      <w:r>
        <w:rPr>
          <w:spacing w:val="-1"/>
        </w:rPr>
        <w:t>on</w:t>
      </w:r>
      <w:r>
        <w:rPr>
          <w:spacing w:val="2"/>
        </w:rPr>
        <w:t xml:space="preserve"> </w:t>
      </w:r>
      <w:r>
        <w:rPr>
          <w:spacing w:val="-1"/>
        </w:rPr>
        <w:t>UNHAS</w:t>
      </w:r>
      <w:r>
        <w:rPr>
          <w:spacing w:val="2"/>
        </w:rPr>
        <w:t xml:space="preserve"> </w:t>
      </w:r>
      <w:r>
        <w:rPr>
          <w:spacing w:val="-1"/>
        </w:rPr>
        <w:t>(United</w:t>
      </w:r>
      <w:r>
        <w:rPr>
          <w:spacing w:val="2"/>
        </w:rPr>
        <w:t xml:space="preserve"> </w:t>
      </w:r>
      <w:r>
        <w:rPr>
          <w:spacing w:val="-1"/>
        </w:rPr>
        <w:t>Nations</w:t>
      </w:r>
      <w:r>
        <w:rPr>
          <w:spacing w:val="1"/>
        </w:rPr>
        <w:t xml:space="preserve"> </w:t>
      </w:r>
      <w:r>
        <w:rPr>
          <w:spacing w:val="-1"/>
        </w:rPr>
        <w:t>Humanitarian</w:t>
      </w:r>
      <w:r>
        <w:rPr>
          <w:spacing w:val="2"/>
        </w:rPr>
        <w:t xml:space="preserve"> </w:t>
      </w:r>
      <w:r>
        <w:t>Air</w:t>
      </w:r>
      <w:r>
        <w:rPr>
          <w:spacing w:val="2"/>
        </w:rPr>
        <w:t xml:space="preserve"> </w:t>
      </w:r>
      <w:r>
        <w:t>Service)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enumerator</w:t>
      </w:r>
      <w:r>
        <w:rPr>
          <w:spacing w:val="1"/>
        </w:rPr>
        <w:t xml:space="preserve"> </w:t>
      </w:r>
      <w:r>
        <w:t>deployment.</w:t>
      </w:r>
      <w:r>
        <w:rPr>
          <w:spacing w:val="-50"/>
        </w:rPr>
        <w:t xml:space="preserve"> </w:t>
      </w:r>
      <w:r>
        <w:t>This</w:t>
      </w:r>
      <w:r>
        <w:rPr>
          <w:spacing w:val="10"/>
        </w:rPr>
        <w:t xml:space="preserve"> </w:t>
      </w:r>
      <w:r>
        <w:t>affected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timely</w:t>
      </w:r>
      <w:r>
        <w:rPr>
          <w:spacing w:val="11"/>
        </w:rPr>
        <w:t xml:space="preserve"> </w:t>
      </w:r>
      <w:r>
        <w:t>start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exercise</w:t>
      </w:r>
      <w:r>
        <w:rPr>
          <w:spacing w:val="11"/>
        </w:rPr>
        <w:t xml:space="preserve"> </w:t>
      </w:r>
      <w:r>
        <w:t>(flights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study</w:t>
      </w:r>
      <w:r>
        <w:rPr>
          <w:spacing w:val="10"/>
        </w:rPr>
        <w:t xml:space="preserve"> </w:t>
      </w:r>
      <w:r>
        <w:t>areas</w:t>
      </w:r>
      <w:r>
        <w:rPr>
          <w:spacing w:val="11"/>
        </w:rPr>
        <w:t xml:space="preserve"> </w:t>
      </w:r>
      <w:r>
        <w:t>twice</w:t>
      </w:r>
      <w:r>
        <w:rPr>
          <w:spacing w:val="10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week)</w:t>
      </w:r>
    </w:p>
    <w:p w14:paraId="4AE6AEEE" w14:textId="77777777" w:rsidR="007158A6" w:rsidRDefault="004F2724">
      <w:pPr>
        <w:pStyle w:val="ListParagraph"/>
        <w:numPr>
          <w:ilvl w:val="3"/>
          <w:numId w:val="4"/>
        </w:numPr>
        <w:tabs>
          <w:tab w:val="left" w:pos="666"/>
        </w:tabs>
        <w:spacing w:before="162" w:line="314" w:lineRule="auto"/>
        <w:ind w:right="576" w:hanging="291"/>
      </w:pPr>
      <w:r>
        <w:rPr>
          <w:spacing w:val="-1"/>
        </w:rPr>
        <w:t>Acquisition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distribution</w:t>
      </w:r>
      <w:r>
        <w:rPr>
          <w:spacing w:val="-4"/>
        </w:rP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phones/SIM</w:t>
      </w:r>
      <w:r>
        <w:rPr>
          <w:spacing w:val="-4"/>
        </w:rPr>
        <w:t xml:space="preserve"> </w:t>
      </w:r>
      <w:r>
        <w:rPr>
          <w:spacing w:val="-1"/>
        </w:rPr>
        <w:t>cards-Challenges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moving</w:t>
      </w:r>
      <w:r>
        <w:rPr>
          <w:spacing w:val="-4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field</w:t>
      </w:r>
      <w:r>
        <w:rPr>
          <w:spacing w:val="-50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distribution.</w:t>
      </w:r>
    </w:p>
    <w:p w14:paraId="0ED1CA6A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spacing w:before="162"/>
        <w:ind w:hanging="280"/>
      </w:pPr>
      <w:r>
        <w:t>Low</w:t>
      </w:r>
      <w:r>
        <w:rPr>
          <w:spacing w:val="-5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remote</w:t>
      </w:r>
      <w:r>
        <w:rPr>
          <w:spacing w:val="-4"/>
        </w:rPr>
        <w:t xml:space="preserve"> </w:t>
      </w:r>
      <w:r>
        <w:t>modality</w:t>
      </w:r>
      <w:r>
        <w:rPr>
          <w:spacing w:val="-4"/>
        </w:rPr>
        <w:t xml:space="preserve"> </w:t>
      </w:r>
      <w:r>
        <w:t>(High</w:t>
      </w:r>
      <w:r>
        <w:rPr>
          <w:spacing w:val="-4"/>
        </w:rPr>
        <w:t xml:space="preserve"> </w:t>
      </w:r>
      <w:r>
        <w:t>Attrition)</w:t>
      </w:r>
    </w:p>
    <w:p w14:paraId="214EF1D7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ind w:hanging="280"/>
      </w:pPr>
      <w:r>
        <w:t>Lack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established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collection</w:t>
      </w:r>
      <w:r>
        <w:rPr>
          <w:spacing w:val="-2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collect</w:t>
      </w:r>
      <w:r>
        <w:rPr>
          <w:spacing w:val="-2"/>
        </w:rPr>
        <w:t xml:space="preserve"> </w:t>
      </w:r>
      <w:r>
        <w:t>phone</w:t>
      </w:r>
      <w:r>
        <w:rPr>
          <w:spacing w:val="-2"/>
        </w:rPr>
        <w:t xml:space="preserve"> </w:t>
      </w:r>
      <w:r>
        <w:t>survey-ICASEES</w:t>
      </w:r>
    </w:p>
    <w:p w14:paraId="6CA09AD2" w14:textId="77777777" w:rsidR="007158A6" w:rsidRDefault="004F2724">
      <w:pPr>
        <w:pStyle w:val="ListParagraph"/>
        <w:numPr>
          <w:ilvl w:val="2"/>
          <w:numId w:val="4"/>
        </w:numPr>
        <w:tabs>
          <w:tab w:val="left" w:pos="666"/>
        </w:tabs>
        <w:ind w:hanging="280"/>
      </w:pPr>
      <w:r>
        <w:rPr>
          <w:w w:val="95"/>
        </w:rPr>
        <w:t>Weather</w:t>
      </w:r>
      <w:r>
        <w:rPr>
          <w:spacing w:val="21"/>
          <w:w w:val="95"/>
        </w:rPr>
        <w:t xml:space="preserve"> </w:t>
      </w:r>
      <w:r>
        <w:rPr>
          <w:w w:val="95"/>
        </w:rPr>
        <w:t>disruptions/rainy</w:t>
      </w:r>
      <w:r>
        <w:rPr>
          <w:spacing w:val="21"/>
          <w:w w:val="95"/>
        </w:rPr>
        <w:t xml:space="preserve"> </w:t>
      </w:r>
      <w:r>
        <w:rPr>
          <w:w w:val="95"/>
        </w:rPr>
        <w:t>season</w:t>
      </w:r>
    </w:p>
    <w:p w14:paraId="686062B2" w14:textId="77777777" w:rsidR="007158A6" w:rsidRDefault="007158A6">
      <w:pPr>
        <w:sectPr w:rsidR="007158A6">
          <w:pgSz w:w="12240" w:h="15840"/>
          <w:pgMar w:top="1340" w:right="860" w:bottom="1080" w:left="1320" w:header="0" w:footer="888" w:gutter="0"/>
          <w:cols w:space="720"/>
        </w:sectPr>
      </w:pPr>
    </w:p>
    <w:p w14:paraId="54B742F8" w14:textId="77777777" w:rsidR="007158A6" w:rsidRDefault="004F2724">
      <w:pPr>
        <w:pStyle w:val="Heading1"/>
        <w:numPr>
          <w:ilvl w:val="0"/>
          <w:numId w:val="12"/>
        </w:numPr>
        <w:tabs>
          <w:tab w:val="left" w:pos="765"/>
          <w:tab w:val="left" w:pos="766"/>
        </w:tabs>
        <w:ind w:left="765" w:hanging="646"/>
      </w:pPr>
      <w:bookmarkStart w:id="100" w:name="References"/>
      <w:bookmarkStart w:id="101" w:name="_bookmark28"/>
      <w:bookmarkEnd w:id="100"/>
      <w:bookmarkEnd w:id="101"/>
      <w:r>
        <w:t>References</w:t>
      </w:r>
    </w:p>
    <w:p w14:paraId="15910B0C" w14:textId="77777777" w:rsidR="007158A6" w:rsidRDefault="004F2724">
      <w:pPr>
        <w:pStyle w:val="ListParagraph"/>
        <w:numPr>
          <w:ilvl w:val="0"/>
          <w:numId w:val="3"/>
        </w:numPr>
        <w:tabs>
          <w:tab w:val="left" w:pos="666"/>
        </w:tabs>
        <w:spacing w:before="281" w:line="314" w:lineRule="auto"/>
        <w:ind w:right="577"/>
        <w:jc w:val="both"/>
      </w:pPr>
      <w:r>
        <w:rPr>
          <w:w w:val="95"/>
        </w:rPr>
        <w:t>Elkasabi,</w:t>
      </w:r>
      <w:r>
        <w:rPr>
          <w:spacing w:val="47"/>
        </w:rPr>
        <w:t xml:space="preserve"> </w:t>
      </w:r>
      <w:r>
        <w:rPr>
          <w:w w:val="95"/>
        </w:rPr>
        <w:t>M. A. (2015).</w:t>
      </w:r>
      <w:r>
        <w:rPr>
          <w:spacing w:val="48"/>
        </w:rPr>
        <w:t xml:space="preserve"> </w:t>
      </w:r>
      <w:r>
        <w:rPr>
          <w:w w:val="95"/>
        </w:rPr>
        <w:t>Weighting procedures for dual frame telephone surveys:</w:t>
      </w:r>
      <w:r>
        <w:rPr>
          <w:spacing w:val="48"/>
        </w:rPr>
        <w:t xml:space="preserve"> </w:t>
      </w:r>
      <w:r>
        <w:rPr>
          <w:w w:val="95"/>
        </w:rPr>
        <w:t>A case study</w:t>
      </w:r>
      <w:r>
        <w:rPr>
          <w:spacing w:val="1"/>
          <w:w w:val="95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r>
        <w:rPr>
          <w:spacing w:val="-1"/>
        </w:rPr>
        <w:t>Egypt.</w:t>
      </w:r>
      <w:r>
        <w:rPr>
          <w:spacing w:val="11"/>
        </w:rPr>
        <w:t xml:space="preserve"> </w:t>
      </w:r>
      <w:r>
        <w:rPr>
          <w:spacing w:val="-1"/>
        </w:rPr>
        <w:t>Survey</w:t>
      </w:r>
      <w:r>
        <w:rPr>
          <w:spacing w:val="-12"/>
        </w:rPr>
        <w:t xml:space="preserve"> </w:t>
      </w:r>
      <w:r>
        <w:rPr>
          <w:spacing w:val="-1"/>
        </w:rPr>
        <w:t>Insights:</w:t>
      </w:r>
      <w:r>
        <w:rPr>
          <w:spacing w:val="10"/>
        </w:rPr>
        <w:t xml:space="preserve"> </w:t>
      </w:r>
      <w:r>
        <w:t>Methods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Field.</w:t>
      </w:r>
      <w:r>
        <w:rPr>
          <w:spacing w:val="12"/>
        </w:rPr>
        <w:t xml:space="preserve"> </w:t>
      </w:r>
      <w:r>
        <w:t>Weighting:</w:t>
      </w:r>
      <w:r>
        <w:rPr>
          <w:spacing w:val="9"/>
        </w:rPr>
        <w:t xml:space="preserve"> </w:t>
      </w:r>
      <w:r>
        <w:t>Practical</w:t>
      </w:r>
      <w:r>
        <w:rPr>
          <w:spacing w:val="-11"/>
        </w:rPr>
        <w:t xml:space="preserve"> </w:t>
      </w:r>
      <w:r>
        <w:t>Issues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‘How</w:t>
      </w:r>
      <w:r>
        <w:rPr>
          <w:spacing w:val="-12"/>
        </w:rPr>
        <w:t xml:space="preserve"> </w:t>
      </w:r>
      <w:r>
        <w:t>to’</w:t>
      </w:r>
    </w:p>
    <w:p w14:paraId="786194DC" w14:textId="77777777" w:rsidR="007158A6" w:rsidRDefault="004F2724">
      <w:pPr>
        <w:pStyle w:val="BodyText"/>
        <w:spacing w:before="2" w:line="314" w:lineRule="auto"/>
        <w:ind w:left="665" w:right="115"/>
        <w:jc w:val="both"/>
      </w:pPr>
      <w:r>
        <w:rPr>
          <w:w w:val="95"/>
        </w:rPr>
        <w:t>Approach.</w:t>
      </w:r>
      <w:r>
        <w:rPr>
          <w:spacing w:val="1"/>
          <w:w w:val="95"/>
        </w:rPr>
        <w:t xml:space="preserve"> </w:t>
      </w:r>
      <w:r>
        <w:rPr>
          <w:w w:val="95"/>
        </w:rPr>
        <w:t>1–11.</w:t>
      </w:r>
      <w:r>
        <w:rPr>
          <w:spacing w:val="1"/>
          <w:w w:val="95"/>
        </w:rPr>
        <w:t xml:space="preserve"> </w:t>
      </w:r>
      <w:r>
        <w:rPr>
          <w:w w:val="95"/>
        </w:rPr>
        <w:t>https://surveyinsights.org/wp-content/uploads/2015/02/Weighting-Procedures-</w:t>
      </w:r>
      <w:r>
        <w:rPr>
          <w:spacing w:val="1"/>
          <w:w w:val="95"/>
        </w:rPr>
        <w:t xml:space="preserve"> </w:t>
      </w:r>
      <w:r>
        <w:t>for-Dual-Frame-Telephone-Surveys.pdf</w:t>
      </w:r>
    </w:p>
    <w:p w14:paraId="5298C364" w14:textId="77777777" w:rsidR="007158A6" w:rsidRDefault="004F2724">
      <w:pPr>
        <w:pStyle w:val="ListParagraph"/>
        <w:numPr>
          <w:ilvl w:val="0"/>
          <w:numId w:val="3"/>
        </w:numPr>
        <w:tabs>
          <w:tab w:val="left" w:pos="666"/>
        </w:tabs>
        <w:spacing w:before="161" w:line="314" w:lineRule="auto"/>
        <w:ind w:right="578"/>
        <w:jc w:val="both"/>
      </w:pPr>
      <w:r>
        <w:rPr>
          <w:w w:val="95"/>
        </w:rPr>
        <w:t>Glazerman, S., Rosenbaum, M., Sandino, R., and Shaughnessy, L., (2020).</w:t>
      </w:r>
      <w:r>
        <w:rPr>
          <w:spacing w:val="47"/>
        </w:rPr>
        <w:t xml:space="preserve"> </w:t>
      </w:r>
      <w:r>
        <w:rPr>
          <w:w w:val="95"/>
        </w:rPr>
        <w:t>Remote Surveying</w:t>
      </w:r>
      <w:r>
        <w:rPr>
          <w:spacing w:val="1"/>
          <w:w w:val="95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Pandemic:</w:t>
      </w:r>
      <w:r>
        <w:rPr>
          <w:spacing w:val="32"/>
        </w:rPr>
        <w:t xml:space="preserve"> </w:t>
      </w:r>
      <w:r>
        <w:t>Handbook.</w:t>
      </w:r>
      <w:r>
        <w:rPr>
          <w:spacing w:val="33"/>
        </w:rPr>
        <w:t xml:space="preserve"> </w:t>
      </w:r>
      <w:r>
        <w:t>Newark,</w:t>
      </w:r>
      <w:r>
        <w:rPr>
          <w:spacing w:val="11"/>
        </w:rPr>
        <w:t xml:space="preserve"> </w:t>
      </w:r>
      <w:r>
        <w:t>DE:</w:t>
      </w:r>
      <w:r>
        <w:rPr>
          <w:spacing w:val="11"/>
        </w:rPr>
        <w:t xml:space="preserve"> </w:t>
      </w:r>
      <w:r>
        <w:t>Innovation</w:t>
      </w:r>
      <w:r>
        <w:rPr>
          <w:spacing w:val="11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Poverty</w:t>
      </w:r>
      <w:r>
        <w:rPr>
          <w:spacing w:val="11"/>
        </w:rPr>
        <w:t xml:space="preserve"> </w:t>
      </w:r>
      <w:r>
        <w:t>Action</w:t>
      </w:r>
      <w:r>
        <w:rPr>
          <w:spacing w:val="11"/>
        </w:rPr>
        <w:t xml:space="preserve"> </w:t>
      </w:r>
      <w:r>
        <w:t>(IPA).</w:t>
      </w:r>
    </w:p>
    <w:p w14:paraId="498CBCC1" w14:textId="77777777" w:rsidR="007158A6" w:rsidRDefault="004F2724">
      <w:pPr>
        <w:pStyle w:val="ListParagraph"/>
        <w:numPr>
          <w:ilvl w:val="0"/>
          <w:numId w:val="3"/>
        </w:numPr>
        <w:tabs>
          <w:tab w:val="left" w:pos="666"/>
        </w:tabs>
        <w:spacing w:before="161" w:line="314" w:lineRule="auto"/>
        <w:ind w:right="578"/>
        <w:jc w:val="both"/>
      </w:pPr>
      <w:r>
        <w:t>Kelly</w:t>
      </w:r>
      <w:r>
        <w:rPr>
          <w:spacing w:val="23"/>
        </w:rPr>
        <w:t xml:space="preserve"> </w:t>
      </w:r>
      <w:r>
        <w:t>L’Engle,</w:t>
      </w:r>
      <w:r>
        <w:rPr>
          <w:spacing w:val="26"/>
        </w:rPr>
        <w:t xml:space="preserve"> </w:t>
      </w:r>
      <w:r>
        <w:t>E.</w:t>
      </w:r>
      <w:r>
        <w:rPr>
          <w:spacing w:val="24"/>
        </w:rPr>
        <w:t xml:space="preserve"> </w:t>
      </w:r>
      <w:r>
        <w:t>S.,</w:t>
      </w:r>
      <w:r>
        <w:rPr>
          <w:spacing w:val="26"/>
        </w:rPr>
        <w:t xml:space="preserve"> </w:t>
      </w:r>
      <w:r>
        <w:t>Adimazoya,</w:t>
      </w:r>
      <w:r>
        <w:rPr>
          <w:spacing w:val="26"/>
        </w:rPr>
        <w:t xml:space="preserve"> </w:t>
      </w:r>
      <w:r>
        <w:t>E.</w:t>
      </w:r>
      <w:r>
        <w:rPr>
          <w:spacing w:val="24"/>
        </w:rPr>
        <w:t xml:space="preserve"> </w:t>
      </w:r>
      <w:r>
        <w:t>A.,</w:t>
      </w:r>
      <w:r>
        <w:rPr>
          <w:spacing w:val="26"/>
        </w:rPr>
        <w:t xml:space="preserve"> </w:t>
      </w:r>
      <w:r>
        <w:t>Yartey,</w:t>
      </w:r>
      <w:r>
        <w:rPr>
          <w:spacing w:val="25"/>
        </w:rPr>
        <w:t xml:space="preserve"> </w:t>
      </w:r>
      <w:r>
        <w:t>E.,</w:t>
      </w:r>
      <w:r>
        <w:rPr>
          <w:spacing w:val="26"/>
        </w:rPr>
        <w:t xml:space="preserve"> </w:t>
      </w:r>
      <w:r>
        <w:t>Lenzi,</w:t>
      </w:r>
      <w:r>
        <w:rPr>
          <w:spacing w:val="26"/>
        </w:rPr>
        <w:t xml:space="preserve"> </w:t>
      </w:r>
      <w:r>
        <w:t>R.,</w:t>
      </w:r>
      <w:r>
        <w:rPr>
          <w:spacing w:val="26"/>
        </w:rPr>
        <w:t xml:space="preserve"> </w:t>
      </w:r>
      <w:r>
        <w:t>Tarpo,</w:t>
      </w:r>
      <w:r>
        <w:rPr>
          <w:spacing w:val="25"/>
        </w:rPr>
        <w:t xml:space="preserve"> </w:t>
      </w:r>
      <w:r>
        <w:t>C.,</w:t>
      </w:r>
      <w:r>
        <w:rPr>
          <w:spacing w:val="26"/>
        </w:rPr>
        <w:t xml:space="preserve"> </w:t>
      </w:r>
      <w:r>
        <w:t>Heward-Mills,</w:t>
      </w:r>
      <w:r>
        <w:rPr>
          <w:spacing w:val="27"/>
        </w:rPr>
        <w:t xml:space="preserve"> </w:t>
      </w:r>
      <w:r>
        <w:t>N.</w:t>
      </w:r>
      <w:r>
        <w:rPr>
          <w:spacing w:val="-51"/>
        </w:rPr>
        <w:t xml:space="preserve"> </w:t>
      </w:r>
      <w:r>
        <w:t>L.,</w:t>
      </w:r>
      <w:r>
        <w:rPr>
          <w:spacing w:val="-4"/>
        </w:rPr>
        <w:t xml:space="preserve"> </w:t>
      </w:r>
      <w:r>
        <w:t>Lew,</w:t>
      </w:r>
      <w:r>
        <w:rPr>
          <w:spacing w:val="-4"/>
        </w:rPr>
        <w:t xml:space="preserve"> </w:t>
      </w:r>
      <w:r>
        <w:t>K.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Ampeh,</w:t>
      </w:r>
      <w:r>
        <w:rPr>
          <w:spacing w:val="-4"/>
        </w:rPr>
        <w:t xml:space="preserve"> </w:t>
      </w:r>
      <w:r>
        <w:t>Y.</w:t>
      </w:r>
      <w:r>
        <w:rPr>
          <w:spacing w:val="-5"/>
        </w:rPr>
        <w:t xml:space="preserve"> </w:t>
      </w:r>
      <w:r>
        <w:t>(2018).</w:t>
      </w:r>
      <w:r>
        <w:rPr>
          <w:spacing w:val="17"/>
        </w:rPr>
        <w:t xml:space="preserve"> </w:t>
      </w:r>
      <w:r>
        <w:t>Survey</w:t>
      </w:r>
      <w:r>
        <w:rPr>
          <w:spacing w:val="-5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random</w:t>
      </w:r>
      <w:r>
        <w:rPr>
          <w:spacing w:val="-5"/>
        </w:rPr>
        <w:t xml:space="preserve"> </w:t>
      </w:r>
      <w:r>
        <w:t>digit</w:t>
      </w:r>
      <w:r>
        <w:rPr>
          <w:spacing w:val="-5"/>
        </w:rPr>
        <w:t xml:space="preserve"> </w:t>
      </w:r>
      <w:r>
        <w:t>dial</w:t>
      </w:r>
      <w:r>
        <w:rPr>
          <w:spacing w:val="-6"/>
        </w:rPr>
        <w:t xml:space="preserve"> </w:t>
      </w:r>
      <w:r>
        <w:t>national</w:t>
      </w:r>
      <w:r>
        <w:rPr>
          <w:spacing w:val="-5"/>
        </w:rPr>
        <w:t xml:space="preserve"> </w:t>
      </w:r>
      <w:r>
        <w:t>mobile</w:t>
      </w:r>
      <w:r>
        <w:rPr>
          <w:spacing w:val="-50"/>
        </w:rPr>
        <w:t xml:space="preserve"> </w:t>
      </w:r>
      <w:r>
        <w:t>phone</w:t>
      </w:r>
      <w:r>
        <w:rPr>
          <w:spacing w:val="12"/>
        </w:rPr>
        <w:t xml:space="preserve"> </w:t>
      </w:r>
      <w:r>
        <w:t>sample</w:t>
      </w:r>
      <w:r>
        <w:rPr>
          <w:spacing w:val="13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Ghana:</w:t>
      </w:r>
      <w:r>
        <w:rPr>
          <w:spacing w:val="35"/>
        </w:rPr>
        <w:t xml:space="preserve"> </w:t>
      </w:r>
      <w:r>
        <w:t>methods</w:t>
      </w:r>
      <w:r>
        <w:rPr>
          <w:spacing w:val="13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sample</w:t>
      </w:r>
      <w:r>
        <w:rPr>
          <w:spacing w:val="13"/>
        </w:rPr>
        <w:t xml:space="preserve"> </w:t>
      </w:r>
      <w:r>
        <w:t>quality.</w:t>
      </w:r>
      <w:r>
        <w:rPr>
          <w:spacing w:val="34"/>
        </w:rPr>
        <w:t xml:space="preserve"> </w:t>
      </w:r>
      <w:r>
        <w:t>PloS</w:t>
      </w:r>
      <w:r>
        <w:rPr>
          <w:spacing w:val="13"/>
        </w:rPr>
        <w:t xml:space="preserve"> </w:t>
      </w:r>
      <w:r>
        <w:t>one,</w:t>
      </w:r>
      <w:r>
        <w:rPr>
          <w:spacing w:val="13"/>
        </w:rPr>
        <w:t xml:space="preserve"> </w:t>
      </w:r>
      <w:r>
        <w:t>13(1).</w:t>
      </w:r>
    </w:p>
    <w:p w14:paraId="37320165" w14:textId="77777777" w:rsidR="007158A6" w:rsidRDefault="004F2724">
      <w:pPr>
        <w:pStyle w:val="ListParagraph"/>
        <w:numPr>
          <w:ilvl w:val="0"/>
          <w:numId w:val="3"/>
        </w:numPr>
        <w:tabs>
          <w:tab w:val="left" w:pos="666"/>
        </w:tabs>
        <w:spacing w:before="162" w:line="314" w:lineRule="auto"/>
        <w:ind w:right="576"/>
        <w:jc w:val="both"/>
      </w:pPr>
      <w:r>
        <w:t>Nagpal, K., Mathur, M. R., Biswas, A., and Fraker, A. (2021). Who do phone surveys miss,</w:t>
      </w:r>
      <w:r>
        <w:rPr>
          <w:spacing w:val="1"/>
        </w:rPr>
        <w:t xml:space="preserve"> </w:t>
      </w:r>
      <w:r>
        <w:rPr>
          <w:spacing w:val="-1"/>
        </w:rPr>
        <w:t xml:space="preserve">and how to reduce exclusion: recommendations </w:t>
      </w:r>
      <w:r>
        <w:t>from phone surveys in nine Indian states.</w:t>
      </w:r>
      <w:r>
        <w:rPr>
          <w:spacing w:val="1"/>
        </w:rPr>
        <w:t xml:space="preserve"> </w:t>
      </w:r>
      <w:r>
        <w:t>BMJ</w:t>
      </w:r>
      <w:r>
        <w:rPr>
          <w:spacing w:val="7"/>
        </w:rPr>
        <w:t xml:space="preserve"> </w:t>
      </w:r>
      <w:r>
        <w:t>Global</w:t>
      </w:r>
      <w:r>
        <w:rPr>
          <w:spacing w:val="7"/>
        </w:rPr>
        <w:t xml:space="preserve"> </w:t>
      </w:r>
      <w:r>
        <w:t>Health</w:t>
      </w:r>
      <w:r>
        <w:rPr>
          <w:spacing w:val="8"/>
        </w:rPr>
        <w:t xml:space="preserve"> </w:t>
      </w:r>
      <w:r>
        <w:t>2021;6:e005610.</w:t>
      </w:r>
      <w:r>
        <w:rPr>
          <w:spacing w:val="28"/>
        </w:rPr>
        <w:t xml:space="preserve"> </w:t>
      </w:r>
      <w:r>
        <w:t>doi:10.1136/bmjgh-2021-005610</w:t>
      </w:r>
    </w:p>
    <w:p w14:paraId="146C4BE5" w14:textId="77777777" w:rsidR="007158A6" w:rsidRDefault="004F2724">
      <w:pPr>
        <w:pStyle w:val="ListParagraph"/>
        <w:numPr>
          <w:ilvl w:val="0"/>
          <w:numId w:val="3"/>
        </w:numPr>
        <w:tabs>
          <w:tab w:val="left" w:pos="666"/>
        </w:tabs>
        <w:spacing w:before="162" w:line="314" w:lineRule="auto"/>
        <w:ind w:right="577"/>
        <w:jc w:val="both"/>
      </w:pPr>
      <w:r>
        <w:rPr>
          <w:w w:val="95"/>
        </w:rPr>
        <w:t>Valliant, R., Dever, J. A., and Kreuter, F. (2013).</w:t>
      </w:r>
      <w:r>
        <w:rPr>
          <w:spacing w:val="1"/>
          <w:w w:val="95"/>
        </w:rPr>
        <w:t xml:space="preserve"> </w:t>
      </w:r>
      <w:r>
        <w:rPr>
          <w:w w:val="95"/>
        </w:rPr>
        <w:t>Practical Tools for Designing and Weighting</w:t>
      </w:r>
      <w:r>
        <w:rPr>
          <w:spacing w:val="1"/>
          <w:w w:val="95"/>
        </w:rPr>
        <w:t xml:space="preserve"> </w:t>
      </w:r>
      <w:r>
        <w:t>Survey</w:t>
      </w:r>
      <w:r>
        <w:rPr>
          <w:spacing w:val="15"/>
        </w:rPr>
        <w:t xml:space="preserve"> </w:t>
      </w:r>
      <w:r>
        <w:t>Samples.</w:t>
      </w:r>
      <w:r>
        <w:rPr>
          <w:spacing w:val="38"/>
        </w:rPr>
        <w:t xml:space="preserve"> </w:t>
      </w:r>
      <w:r>
        <w:t>Springer</w:t>
      </w:r>
      <w:r>
        <w:rPr>
          <w:spacing w:val="15"/>
        </w:rPr>
        <w:t xml:space="preserve"> </w:t>
      </w:r>
      <w:r>
        <w:t>Science</w:t>
      </w:r>
      <w:r>
        <w:rPr>
          <w:spacing w:val="16"/>
        </w:rPr>
        <w:t xml:space="preserve"> </w:t>
      </w:r>
      <w:r>
        <w:t>&amp;</w:t>
      </w:r>
      <w:r>
        <w:rPr>
          <w:spacing w:val="15"/>
        </w:rPr>
        <w:t xml:space="preserve"> </w:t>
      </w:r>
      <w:r>
        <w:t>Business</w:t>
      </w:r>
      <w:r>
        <w:rPr>
          <w:spacing w:val="15"/>
        </w:rPr>
        <w:t xml:space="preserve"> </w:t>
      </w:r>
      <w:r>
        <w:t>Media.</w:t>
      </w:r>
    </w:p>
    <w:p w14:paraId="19A85F9E" w14:textId="77777777" w:rsidR="007158A6" w:rsidRDefault="004F2724">
      <w:pPr>
        <w:pStyle w:val="ListParagraph"/>
        <w:numPr>
          <w:ilvl w:val="0"/>
          <w:numId w:val="3"/>
        </w:numPr>
        <w:tabs>
          <w:tab w:val="left" w:pos="666"/>
        </w:tabs>
        <w:spacing w:before="161" w:line="314" w:lineRule="auto"/>
        <w:ind w:right="577"/>
        <w:jc w:val="both"/>
      </w:pPr>
      <w:r>
        <w:t>World Bank, (2020).</w:t>
      </w:r>
      <w:r>
        <w:rPr>
          <w:spacing w:val="1"/>
        </w:rPr>
        <w:t xml:space="preserve"> </w:t>
      </w:r>
      <w:r>
        <w:t>High Frequency Mobile Phone Surveys of Households to Assess the</w:t>
      </w:r>
      <w:r>
        <w:rPr>
          <w:spacing w:val="1"/>
        </w:rPr>
        <w:t xml:space="preserve"> </w:t>
      </w:r>
      <w:r>
        <w:rPr>
          <w:spacing w:val="-1"/>
        </w:rPr>
        <w:t>Impacts</w:t>
      </w:r>
      <w:r>
        <w:rPr>
          <w:spacing w:val="-8"/>
        </w:rPr>
        <w:t xml:space="preserve"> </w:t>
      </w:r>
      <w:r>
        <w:rPr>
          <w:spacing w:val="-1"/>
        </w:rPr>
        <w:t>of</w:t>
      </w:r>
      <w:r>
        <w:rPr>
          <w:spacing w:val="-8"/>
        </w:rPr>
        <w:t xml:space="preserve"> </w:t>
      </w:r>
      <w:r>
        <w:rPr>
          <w:spacing w:val="-1"/>
        </w:rPr>
        <w:t>COVID-19</w:t>
      </w:r>
      <w:r>
        <w:rPr>
          <w:spacing w:val="-8"/>
        </w:rPr>
        <w:t xml:space="preserve"> </w:t>
      </w:r>
      <w:r>
        <w:rPr>
          <w:spacing w:val="-1"/>
        </w:rPr>
        <w:t>April</w:t>
      </w:r>
      <w:r>
        <w:rPr>
          <w:spacing w:val="-8"/>
        </w:rPr>
        <w:t xml:space="preserve"> </w:t>
      </w:r>
      <w:r>
        <w:t>2020.</w:t>
      </w:r>
      <w:r>
        <w:rPr>
          <w:spacing w:val="9"/>
        </w:rPr>
        <w:t xml:space="preserve"> </w:t>
      </w:r>
      <w:r>
        <w:t>Guidelines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Sampling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(Prepared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Himelein</w:t>
      </w:r>
      <w:r>
        <w:rPr>
          <w:spacing w:val="-8"/>
        </w:rPr>
        <w:t xml:space="preserve"> </w:t>
      </w:r>
      <w:r>
        <w:t>K.</w:t>
      </w:r>
      <w:r>
        <w:rPr>
          <w:spacing w:val="-51"/>
        </w:rPr>
        <w:t xml:space="preserve"> </w:t>
      </w:r>
      <w:r>
        <w:t>Eckman</w:t>
      </w:r>
      <w:r>
        <w:rPr>
          <w:spacing w:val="17"/>
        </w:rPr>
        <w:t xml:space="preserve"> </w:t>
      </w:r>
      <w:r>
        <w:t>S.</w:t>
      </w:r>
      <w:r>
        <w:rPr>
          <w:spacing w:val="18"/>
        </w:rPr>
        <w:t xml:space="preserve"> </w:t>
      </w:r>
      <w:r>
        <w:t>Kastelic</w:t>
      </w:r>
      <w:r>
        <w:rPr>
          <w:spacing w:val="18"/>
        </w:rPr>
        <w:t xml:space="preserve"> </w:t>
      </w:r>
      <w:r>
        <w:t>J</w:t>
      </w:r>
      <w:r>
        <w:rPr>
          <w:spacing w:val="18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Yoshida</w:t>
      </w:r>
      <w:r>
        <w:rPr>
          <w:spacing w:val="17"/>
        </w:rPr>
        <w:t xml:space="preserve"> </w:t>
      </w:r>
      <w:r>
        <w:t>N)</w:t>
      </w:r>
    </w:p>
    <w:p w14:paraId="6B68F88D" w14:textId="77777777" w:rsidR="007158A6" w:rsidRDefault="007158A6">
      <w:pPr>
        <w:spacing w:line="314" w:lineRule="auto"/>
        <w:jc w:val="both"/>
        <w:sectPr w:rsidR="007158A6">
          <w:pgSz w:w="12240" w:h="15840"/>
          <w:pgMar w:top="1260" w:right="860" w:bottom="1080" w:left="1320" w:header="0" w:footer="888" w:gutter="0"/>
          <w:cols w:space="720"/>
        </w:sectPr>
      </w:pPr>
    </w:p>
    <w:p w14:paraId="3514365B" w14:textId="77777777" w:rsidR="007158A6" w:rsidRDefault="004F2724">
      <w:pPr>
        <w:pStyle w:val="Heading1"/>
        <w:numPr>
          <w:ilvl w:val="0"/>
          <w:numId w:val="12"/>
        </w:numPr>
        <w:tabs>
          <w:tab w:val="left" w:pos="765"/>
          <w:tab w:val="left" w:pos="766"/>
        </w:tabs>
        <w:ind w:left="765" w:hanging="646"/>
      </w:pPr>
      <w:bookmarkStart w:id="102" w:name="Annexes"/>
      <w:bookmarkStart w:id="103" w:name="Attrition_Tables"/>
      <w:bookmarkStart w:id="104" w:name="_bookmark29"/>
      <w:bookmarkStart w:id="105" w:name="_bookmark30"/>
      <w:bookmarkEnd w:id="102"/>
      <w:bookmarkEnd w:id="103"/>
      <w:bookmarkEnd w:id="104"/>
      <w:bookmarkEnd w:id="105"/>
      <w:r>
        <w:t>Annexes</w:t>
      </w:r>
    </w:p>
    <w:p w14:paraId="637601B8" w14:textId="77777777" w:rsidR="007158A6" w:rsidRDefault="004F2724">
      <w:pPr>
        <w:pStyle w:val="Heading2"/>
        <w:numPr>
          <w:ilvl w:val="1"/>
          <w:numId w:val="2"/>
        </w:numPr>
        <w:tabs>
          <w:tab w:val="left" w:pos="867"/>
          <w:tab w:val="left" w:pos="868"/>
        </w:tabs>
        <w:spacing w:before="273"/>
      </w:pPr>
      <w:r>
        <w:rPr>
          <w:spacing w:val="-3"/>
        </w:rPr>
        <w:t xml:space="preserve">Attrition </w:t>
      </w:r>
      <w:r>
        <w:rPr>
          <w:spacing w:val="-2"/>
        </w:rPr>
        <w:t>Tables</w:t>
      </w:r>
    </w:p>
    <w:p w14:paraId="412CE6AE" w14:textId="77777777" w:rsidR="007158A6" w:rsidRDefault="004F2724">
      <w:pPr>
        <w:pStyle w:val="BodyText"/>
        <w:spacing w:before="156"/>
        <w:ind w:left="257" w:right="715"/>
        <w:jc w:val="center"/>
      </w:pPr>
      <w:r>
        <w:t>Table</w:t>
      </w:r>
      <w:r>
        <w:rPr>
          <w:spacing w:val="-4"/>
        </w:rPr>
        <w:t xml:space="preserve"> </w:t>
      </w:r>
      <w:r>
        <w:t>25:</w:t>
      </w:r>
      <w:r>
        <w:rPr>
          <w:spacing w:val="14"/>
        </w:rPr>
        <w:t xml:space="preserve"> </w:t>
      </w:r>
      <w:r>
        <w:t>Myanmar</w:t>
      </w:r>
      <w:r>
        <w:rPr>
          <w:spacing w:val="-4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Balance</w:t>
      </w:r>
      <w:r>
        <w:rPr>
          <w:spacing w:val="-3"/>
        </w:rPr>
        <w:t xml:space="preserve"> </w:t>
      </w:r>
      <w:r>
        <w:t>Table</w:t>
      </w:r>
    </w:p>
    <w:p w14:paraId="729A7E32" w14:textId="77777777" w:rsidR="007158A6" w:rsidRDefault="007158A6">
      <w:pPr>
        <w:pStyle w:val="BodyText"/>
        <w:spacing w:before="10"/>
      </w:pPr>
    </w:p>
    <w:tbl>
      <w:tblPr>
        <w:tblW w:w="0" w:type="auto"/>
        <w:tblInd w:w="14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3"/>
        <w:gridCol w:w="757"/>
        <w:gridCol w:w="806"/>
        <w:gridCol w:w="852"/>
      </w:tblGrid>
      <w:tr w:rsidR="007158A6" w14:paraId="5C0C2300" w14:textId="77777777">
        <w:trPr>
          <w:trHeight w:val="366"/>
        </w:trPr>
        <w:tc>
          <w:tcPr>
            <w:tcW w:w="4283" w:type="dxa"/>
            <w:tcBorders>
              <w:top w:val="double" w:sz="1" w:space="0" w:color="000000"/>
            </w:tcBorders>
          </w:tcPr>
          <w:p w14:paraId="2BE82DF7" w14:textId="77777777" w:rsidR="007158A6" w:rsidRDefault="004F2724">
            <w:pPr>
              <w:pStyle w:val="TableParagraph"/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757" w:type="dxa"/>
            <w:tcBorders>
              <w:top w:val="double" w:sz="1" w:space="0" w:color="000000"/>
            </w:tcBorders>
          </w:tcPr>
          <w:p w14:paraId="0538227E" w14:textId="77777777" w:rsidR="007158A6" w:rsidRDefault="004F2724">
            <w:pPr>
              <w:pStyle w:val="TableParagraph"/>
              <w:spacing w:before="188" w:line="159" w:lineRule="exact"/>
              <w:ind w:left="134" w:right="134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558FF35F" w14:textId="77777777" w:rsidR="007158A6" w:rsidRDefault="004F2724">
            <w:pPr>
              <w:pStyle w:val="TableParagraph"/>
              <w:spacing w:before="0" w:line="180" w:lineRule="exact"/>
              <w:ind w:left="94"/>
              <w:jc w:val="left"/>
              <w:rPr>
                <w:sz w:val="16"/>
              </w:rPr>
            </w:pPr>
            <w:r>
              <w:rPr>
                <w:sz w:val="16"/>
              </w:rPr>
              <w:t>Myanmar</w:t>
            </w:r>
          </w:p>
          <w:p w14:paraId="0E7854D0" w14:textId="77777777" w:rsidR="007158A6" w:rsidRDefault="004F2724">
            <w:pPr>
              <w:pStyle w:val="TableParagraph"/>
              <w:spacing w:before="7" w:line="159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852" w:type="dxa"/>
            <w:tcBorders>
              <w:top w:val="double" w:sz="1" w:space="0" w:color="000000"/>
            </w:tcBorders>
          </w:tcPr>
          <w:p w14:paraId="395A661C" w14:textId="77777777" w:rsidR="007158A6" w:rsidRDefault="004F2724">
            <w:pPr>
              <w:pStyle w:val="TableParagraph"/>
              <w:spacing w:before="188" w:line="159" w:lineRule="exact"/>
              <w:ind w:right="288"/>
              <w:jc w:val="right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58A39A8E" w14:textId="77777777">
        <w:trPr>
          <w:trHeight w:val="23"/>
        </w:trPr>
        <w:tc>
          <w:tcPr>
            <w:tcW w:w="4283" w:type="dxa"/>
          </w:tcPr>
          <w:p w14:paraId="58A7A73E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57" w:type="dxa"/>
          </w:tcPr>
          <w:p w14:paraId="32C7D31C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806" w:type="dxa"/>
          </w:tcPr>
          <w:p w14:paraId="36FAADFE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852" w:type="dxa"/>
          </w:tcPr>
          <w:p w14:paraId="49F1B46D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7158A6" w14:paraId="0DBA44A9" w14:textId="77777777">
        <w:trPr>
          <w:trHeight w:val="349"/>
        </w:trPr>
        <w:tc>
          <w:tcPr>
            <w:tcW w:w="4283" w:type="dxa"/>
            <w:tcBorders>
              <w:top w:val="single" w:sz="4" w:space="0" w:color="000000"/>
            </w:tcBorders>
          </w:tcPr>
          <w:p w14:paraId="176D1514" w14:textId="77777777" w:rsidR="007158A6" w:rsidRDefault="004F2724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Respondent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Age</w:t>
            </w:r>
          </w:p>
        </w:tc>
        <w:tc>
          <w:tcPr>
            <w:tcW w:w="757" w:type="dxa"/>
            <w:tcBorders>
              <w:top w:val="single" w:sz="4" w:space="0" w:color="000000"/>
            </w:tcBorders>
          </w:tcPr>
          <w:p w14:paraId="4ECE4B6C" w14:textId="77777777" w:rsidR="007158A6" w:rsidRDefault="004F2724">
            <w:pPr>
              <w:pStyle w:val="TableParagraph"/>
              <w:spacing w:before="0" w:line="167" w:lineRule="exact"/>
              <w:ind w:left="184"/>
              <w:jc w:val="left"/>
              <w:rPr>
                <w:sz w:val="16"/>
              </w:rPr>
            </w:pPr>
            <w:r>
              <w:rPr>
                <w:sz w:val="16"/>
              </w:rPr>
              <w:t>42.24</w:t>
            </w:r>
          </w:p>
          <w:p w14:paraId="5B30600D" w14:textId="77777777" w:rsidR="007158A6" w:rsidRDefault="004F2724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(13.41)</w:t>
            </w:r>
          </w:p>
        </w:tc>
        <w:tc>
          <w:tcPr>
            <w:tcW w:w="806" w:type="dxa"/>
            <w:tcBorders>
              <w:top w:val="single" w:sz="4" w:space="0" w:color="000000"/>
            </w:tcBorders>
          </w:tcPr>
          <w:p w14:paraId="69E1A930" w14:textId="77777777" w:rsidR="007158A6" w:rsidRDefault="004F2724">
            <w:pPr>
              <w:pStyle w:val="TableParagraph"/>
              <w:spacing w:before="0" w:line="167" w:lineRule="exact"/>
              <w:ind w:left="208"/>
              <w:jc w:val="left"/>
              <w:rPr>
                <w:sz w:val="16"/>
              </w:rPr>
            </w:pPr>
            <w:r>
              <w:rPr>
                <w:sz w:val="16"/>
              </w:rPr>
              <w:t>38.26</w:t>
            </w:r>
          </w:p>
          <w:p w14:paraId="112487CF" w14:textId="77777777" w:rsidR="007158A6" w:rsidRDefault="004F2724">
            <w:pPr>
              <w:pStyle w:val="TableParagraph"/>
              <w:spacing w:before="7"/>
              <w:ind w:left="143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(13.58)</w:t>
            </w:r>
          </w:p>
        </w:tc>
        <w:tc>
          <w:tcPr>
            <w:tcW w:w="852" w:type="dxa"/>
            <w:tcBorders>
              <w:top w:val="single" w:sz="4" w:space="0" w:color="000000"/>
            </w:tcBorders>
          </w:tcPr>
          <w:p w14:paraId="417ABCDB" w14:textId="77777777" w:rsidR="007158A6" w:rsidRDefault="004F2724">
            <w:pPr>
              <w:pStyle w:val="TableParagraph"/>
              <w:spacing w:before="0" w:line="167" w:lineRule="exact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-3.98***</w:t>
            </w:r>
          </w:p>
          <w:p w14:paraId="1CAC014A" w14:textId="77777777" w:rsidR="007158A6" w:rsidRDefault="004F2724">
            <w:pPr>
              <w:pStyle w:val="TableParagraph"/>
              <w:spacing w:before="7"/>
              <w:ind w:left="208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78522597" w14:textId="77777777">
        <w:trPr>
          <w:trHeight w:val="189"/>
        </w:trPr>
        <w:tc>
          <w:tcPr>
            <w:tcW w:w="4283" w:type="dxa"/>
          </w:tcPr>
          <w:p w14:paraId="3DE8B387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Female</w:t>
            </w:r>
            <w:r>
              <w:rPr>
                <w:spacing w:val="-4"/>
                <w:w w:val="105"/>
                <w:sz w:val="16"/>
              </w:rPr>
              <w:t xml:space="preserve"> </w:t>
            </w:r>
            <w:r>
              <w:rPr>
                <w:spacing w:val="-1"/>
                <w:w w:val="105"/>
                <w:sz w:val="16"/>
              </w:rPr>
              <w:t>Respondent</w:t>
            </w:r>
          </w:p>
        </w:tc>
        <w:tc>
          <w:tcPr>
            <w:tcW w:w="757" w:type="dxa"/>
          </w:tcPr>
          <w:p w14:paraId="233C1B5C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0.81</w:t>
            </w:r>
          </w:p>
        </w:tc>
        <w:tc>
          <w:tcPr>
            <w:tcW w:w="806" w:type="dxa"/>
          </w:tcPr>
          <w:p w14:paraId="53F25FAE" w14:textId="77777777" w:rsidR="007158A6" w:rsidRDefault="004F2724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0.80</w:t>
            </w:r>
          </w:p>
        </w:tc>
        <w:tc>
          <w:tcPr>
            <w:tcW w:w="852" w:type="dxa"/>
          </w:tcPr>
          <w:p w14:paraId="144D6616" w14:textId="77777777" w:rsidR="007158A6" w:rsidRDefault="004F2724">
            <w:pPr>
              <w:pStyle w:val="TableParagraph"/>
              <w:ind w:right="246"/>
              <w:jc w:val="right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7158A6" w14:paraId="36DC0D24" w14:textId="77777777">
        <w:trPr>
          <w:trHeight w:val="189"/>
        </w:trPr>
        <w:tc>
          <w:tcPr>
            <w:tcW w:w="4283" w:type="dxa"/>
          </w:tcPr>
          <w:p w14:paraId="02791CA0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7B4BE8E2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806" w:type="dxa"/>
          </w:tcPr>
          <w:p w14:paraId="2A32203D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  <w:tc>
          <w:tcPr>
            <w:tcW w:w="852" w:type="dxa"/>
          </w:tcPr>
          <w:p w14:paraId="600B918F" w14:textId="77777777" w:rsidR="007158A6" w:rsidRDefault="004F2724">
            <w:pPr>
              <w:pStyle w:val="TableParagraph"/>
              <w:ind w:right="20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(0.61)</w:t>
            </w:r>
          </w:p>
        </w:tc>
      </w:tr>
      <w:tr w:rsidR="007158A6" w14:paraId="43E0DC9B" w14:textId="77777777">
        <w:trPr>
          <w:trHeight w:val="189"/>
        </w:trPr>
        <w:tc>
          <w:tcPr>
            <w:tcW w:w="4283" w:type="dxa"/>
          </w:tcPr>
          <w:p w14:paraId="32F0F106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Head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Respondent</w:t>
            </w:r>
          </w:p>
        </w:tc>
        <w:tc>
          <w:tcPr>
            <w:tcW w:w="757" w:type="dxa"/>
          </w:tcPr>
          <w:p w14:paraId="605B4FF0" w14:textId="77777777" w:rsidR="007158A6" w:rsidRDefault="004F2724">
            <w:pPr>
              <w:pStyle w:val="TableParagraph"/>
              <w:ind w:left="134" w:right="134"/>
              <w:rPr>
                <w:sz w:val="16"/>
              </w:rPr>
            </w:pPr>
            <w:r>
              <w:rPr>
                <w:sz w:val="16"/>
              </w:rPr>
              <w:t>0.42</w:t>
            </w:r>
          </w:p>
        </w:tc>
        <w:tc>
          <w:tcPr>
            <w:tcW w:w="806" w:type="dxa"/>
          </w:tcPr>
          <w:p w14:paraId="2A16A572" w14:textId="77777777" w:rsidR="007158A6" w:rsidRDefault="004F2724">
            <w:pPr>
              <w:pStyle w:val="TableParagraph"/>
              <w:ind w:right="252"/>
              <w:jc w:val="right"/>
              <w:rPr>
                <w:sz w:val="16"/>
              </w:rPr>
            </w:pPr>
            <w:r>
              <w:rPr>
                <w:sz w:val="16"/>
              </w:rPr>
              <w:t>0.35</w:t>
            </w:r>
          </w:p>
        </w:tc>
        <w:tc>
          <w:tcPr>
            <w:tcW w:w="852" w:type="dxa"/>
          </w:tcPr>
          <w:p w14:paraId="41D5D889" w14:textId="77777777" w:rsidR="007158A6" w:rsidRDefault="004F2724">
            <w:pPr>
              <w:pStyle w:val="TableParagraph"/>
              <w:ind w:right="205"/>
              <w:jc w:val="right"/>
              <w:rPr>
                <w:sz w:val="16"/>
              </w:rPr>
            </w:pPr>
            <w:r>
              <w:rPr>
                <w:sz w:val="16"/>
              </w:rPr>
              <w:t>-0.07*</w:t>
            </w:r>
          </w:p>
        </w:tc>
      </w:tr>
      <w:tr w:rsidR="007158A6" w14:paraId="28566EB0" w14:textId="77777777">
        <w:trPr>
          <w:trHeight w:val="189"/>
        </w:trPr>
        <w:tc>
          <w:tcPr>
            <w:tcW w:w="4283" w:type="dxa"/>
          </w:tcPr>
          <w:p w14:paraId="247C022C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446C1FFC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0313E3C3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852" w:type="dxa"/>
          </w:tcPr>
          <w:p w14:paraId="2D1561D2" w14:textId="77777777" w:rsidR="007158A6" w:rsidRDefault="004F2724">
            <w:pPr>
              <w:pStyle w:val="TableParagraph"/>
              <w:ind w:right="209"/>
              <w:jc w:val="right"/>
              <w:rPr>
                <w:sz w:val="16"/>
              </w:rPr>
            </w:pPr>
            <w:r>
              <w:rPr>
                <w:sz w:val="16"/>
              </w:rPr>
              <w:t>(0.02)</w:t>
            </w:r>
          </w:p>
        </w:tc>
      </w:tr>
      <w:tr w:rsidR="007158A6" w14:paraId="6DF3CE6C" w14:textId="77777777">
        <w:trPr>
          <w:trHeight w:val="189"/>
        </w:trPr>
        <w:tc>
          <w:tcPr>
            <w:tcW w:w="4283" w:type="dxa"/>
          </w:tcPr>
          <w:p w14:paraId="16E125AA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Size</w:t>
            </w:r>
          </w:p>
        </w:tc>
        <w:tc>
          <w:tcPr>
            <w:tcW w:w="757" w:type="dxa"/>
          </w:tcPr>
          <w:p w14:paraId="566EA86C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5.52</w:t>
            </w:r>
          </w:p>
        </w:tc>
        <w:tc>
          <w:tcPr>
            <w:tcW w:w="806" w:type="dxa"/>
          </w:tcPr>
          <w:p w14:paraId="6E4023E1" w14:textId="77777777" w:rsidR="007158A6" w:rsidRDefault="004F2724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sz w:val="16"/>
              </w:rPr>
              <w:t>5.49</w:t>
            </w:r>
          </w:p>
        </w:tc>
        <w:tc>
          <w:tcPr>
            <w:tcW w:w="852" w:type="dxa"/>
          </w:tcPr>
          <w:p w14:paraId="2DAD571D" w14:textId="77777777" w:rsidR="007158A6" w:rsidRDefault="004F2724">
            <w:pPr>
              <w:pStyle w:val="TableParagraph"/>
              <w:ind w:right="247"/>
              <w:jc w:val="right"/>
              <w:rPr>
                <w:sz w:val="16"/>
              </w:rPr>
            </w:pPr>
            <w:r>
              <w:rPr>
                <w:sz w:val="16"/>
              </w:rPr>
              <w:t>-0.03</w:t>
            </w:r>
          </w:p>
        </w:tc>
      </w:tr>
      <w:tr w:rsidR="007158A6" w14:paraId="1FBB3F92" w14:textId="77777777">
        <w:trPr>
          <w:trHeight w:val="189"/>
        </w:trPr>
        <w:tc>
          <w:tcPr>
            <w:tcW w:w="4283" w:type="dxa"/>
          </w:tcPr>
          <w:p w14:paraId="3D42EBBD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4B5A77B8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(2.20)</w:t>
            </w:r>
          </w:p>
        </w:tc>
        <w:tc>
          <w:tcPr>
            <w:tcW w:w="806" w:type="dxa"/>
          </w:tcPr>
          <w:p w14:paraId="68AFA150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(2.18)</w:t>
            </w:r>
          </w:p>
        </w:tc>
        <w:tc>
          <w:tcPr>
            <w:tcW w:w="852" w:type="dxa"/>
          </w:tcPr>
          <w:p w14:paraId="34CC613D" w14:textId="77777777" w:rsidR="007158A6" w:rsidRDefault="004F2724">
            <w:pPr>
              <w:pStyle w:val="TableParagraph"/>
              <w:ind w:right="209"/>
              <w:jc w:val="right"/>
              <w:rPr>
                <w:sz w:val="16"/>
              </w:rPr>
            </w:pPr>
            <w:r>
              <w:rPr>
                <w:sz w:val="16"/>
              </w:rPr>
              <w:t>(0.84)</w:t>
            </w:r>
          </w:p>
        </w:tc>
      </w:tr>
      <w:tr w:rsidR="007158A6" w14:paraId="73F05913" w14:textId="77777777">
        <w:trPr>
          <w:trHeight w:val="189"/>
        </w:trPr>
        <w:tc>
          <w:tcPr>
            <w:tcW w:w="4283" w:type="dxa"/>
          </w:tcPr>
          <w:p w14:paraId="6D8298C8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members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contributing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</w:p>
        </w:tc>
        <w:tc>
          <w:tcPr>
            <w:tcW w:w="757" w:type="dxa"/>
          </w:tcPr>
          <w:p w14:paraId="462C1B34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w w:val="110"/>
                <w:sz w:val="16"/>
              </w:rPr>
              <w:t>1.41</w:t>
            </w:r>
          </w:p>
        </w:tc>
        <w:tc>
          <w:tcPr>
            <w:tcW w:w="806" w:type="dxa"/>
          </w:tcPr>
          <w:p w14:paraId="251C7F1F" w14:textId="77777777" w:rsidR="007158A6" w:rsidRDefault="004F2724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w w:val="110"/>
                <w:sz w:val="16"/>
              </w:rPr>
              <w:t>1.41</w:t>
            </w:r>
          </w:p>
        </w:tc>
        <w:tc>
          <w:tcPr>
            <w:tcW w:w="852" w:type="dxa"/>
          </w:tcPr>
          <w:p w14:paraId="51458AF2" w14:textId="77777777" w:rsidR="007158A6" w:rsidRDefault="004F2724">
            <w:pPr>
              <w:pStyle w:val="TableParagraph"/>
              <w:ind w:right="246"/>
              <w:jc w:val="right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</w:tr>
      <w:tr w:rsidR="007158A6" w14:paraId="0ECB0D10" w14:textId="77777777">
        <w:trPr>
          <w:trHeight w:val="189"/>
        </w:trPr>
        <w:tc>
          <w:tcPr>
            <w:tcW w:w="4283" w:type="dxa"/>
          </w:tcPr>
          <w:p w14:paraId="66963512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2B7EE774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(0.85)</w:t>
            </w:r>
          </w:p>
        </w:tc>
        <w:tc>
          <w:tcPr>
            <w:tcW w:w="806" w:type="dxa"/>
          </w:tcPr>
          <w:p w14:paraId="3E8226E8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(0.82)</w:t>
            </w:r>
          </w:p>
        </w:tc>
        <w:tc>
          <w:tcPr>
            <w:tcW w:w="852" w:type="dxa"/>
          </w:tcPr>
          <w:p w14:paraId="221B5CFD" w14:textId="77777777" w:rsidR="007158A6" w:rsidRDefault="004F2724">
            <w:pPr>
              <w:pStyle w:val="TableParagraph"/>
              <w:ind w:right="209"/>
              <w:jc w:val="right"/>
              <w:rPr>
                <w:sz w:val="16"/>
              </w:rPr>
            </w:pPr>
            <w:r>
              <w:rPr>
                <w:sz w:val="16"/>
              </w:rPr>
              <w:t>(0.98)</w:t>
            </w:r>
          </w:p>
        </w:tc>
      </w:tr>
      <w:tr w:rsidR="007158A6" w14:paraId="0A152814" w14:textId="77777777">
        <w:trPr>
          <w:trHeight w:val="189"/>
        </w:trPr>
        <w:tc>
          <w:tcPr>
            <w:tcW w:w="4283" w:type="dxa"/>
          </w:tcPr>
          <w:p w14:paraId="1EC0C64D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sources</w:t>
            </w:r>
          </w:p>
        </w:tc>
        <w:tc>
          <w:tcPr>
            <w:tcW w:w="757" w:type="dxa"/>
          </w:tcPr>
          <w:p w14:paraId="6484473F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w w:val="110"/>
                <w:sz w:val="16"/>
              </w:rPr>
              <w:t>1.18</w:t>
            </w:r>
          </w:p>
        </w:tc>
        <w:tc>
          <w:tcPr>
            <w:tcW w:w="806" w:type="dxa"/>
          </w:tcPr>
          <w:p w14:paraId="41AE1C78" w14:textId="77777777" w:rsidR="007158A6" w:rsidRDefault="004F2724">
            <w:pPr>
              <w:pStyle w:val="TableParagraph"/>
              <w:ind w:right="251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1.24</w:t>
            </w:r>
          </w:p>
        </w:tc>
        <w:tc>
          <w:tcPr>
            <w:tcW w:w="852" w:type="dxa"/>
          </w:tcPr>
          <w:p w14:paraId="4F87069A" w14:textId="77777777" w:rsidR="007158A6" w:rsidRDefault="004F2724">
            <w:pPr>
              <w:pStyle w:val="TableParagraph"/>
              <w:ind w:right="274"/>
              <w:jc w:val="right"/>
              <w:rPr>
                <w:sz w:val="16"/>
              </w:rPr>
            </w:pPr>
            <w:r>
              <w:rPr>
                <w:sz w:val="16"/>
              </w:rPr>
              <w:t>0.07</w:t>
            </w:r>
          </w:p>
        </w:tc>
      </w:tr>
      <w:tr w:rsidR="007158A6" w14:paraId="006F26D2" w14:textId="77777777">
        <w:trPr>
          <w:trHeight w:val="193"/>
        </w:trPr>
        <w:tc>
          <w:tcPr>
            <w:tcW w:w="4283" w:type="dxa"/>
          </w:tcPr>
          <w:p w14:paraId="68AF2A7B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22FD98C3" w14:textId="77777777" w:rsidR="007158A6" w:rsidRDefault="004F2724">
            <w:pPr>
              <w:pStyle w:val="TableParagraph"/>
              <w:spacing w:line="159" w:lineRule="exact"/>
              <w:ind w:left="134" w:right="135"/>
              <w:rPr>
                <w:sz w:val="16"/>
              </w:rPr>
            </w:pPr>
            <w:r>
              <w:rPr>
                <w:sz w:val="16"/>
              </w:rPr>
              <w:t>(0.68)</w:t>
            </w:r>
          </w:p>
        </w:tc>
        <w:tc>
          <w:tcPr>
            <w:tcW w:w="806" w:type="dxa"/>
          </w:tcPr>
          <w:p w14:paraId="75DA2FC7" w14:textId="77777777" w:rsidR="007158A6" w:rsidRDefault="004F2724">
            <w:pPr>
              <w:pStyle w:val="TableParagraph"/>
              <w:spacing w:line="159" w:lineRule="exact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(0.59)</w:t>
            </w:r>
          </w:p>
        </w:tc>
        <w:tc>
          <w:tcPr>
            <w:tcW w:w="852" w:type="dxa"/>
          </w:tcPr>
          <w:p w14:paraId="4E67D54F" w14:textId="77777777" w:rsidR="007158A6" w:rsidRDefault="004F2724">
            <w:pPr>
              <w:pStyle w:val="TableParagraph"/>
              <w:spacing w:line="159" w:lineRule="exact"/>
              <w:ind w:right="209"/>
              <w:jc w:val="right"/>
              <w:rPr>
                <w:sz w:val="16"/>
              </w:rPr>
            </w:pPr>
            <w:r>
              <w:rPr>
                <w:sz w:val="16"/>
              </w:rPr>
              <w:t>(0.09)</w:t>
            </w:r>
          </w:p>
        </w:tc>
      </w:tr>
      <w:tr w:rsidR="007158A6" w14:paraId="04640C78" w14:textId="77777777">
        <w:trPr>
          <w:trHeight w:val="234"/>
        </w:trPr>
        <w:tc>
          <w:tcPr>
            <w:tcW w:w="4283" w:type="dxa"/>
            <w:tcBorders>
              <w:bottom w:val="double" w:sz="1" w:space="0" w:color="000000"/>
            </w:tcBorders>
          </w:tcPr>
          <w:p w14:paraId="43310814" w14:textId="77777777" w:rsidR="007158A6" w:rsidRDefault="004F2724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757" w:type="dxa"/>
            <w:tcBorders>
              <w:bottom w:val="double" w:sz="1" w:space="0" w:color="000000"/>
            </w:tcBorders>
          </w:tcPr>
          <w:p w14:paraId="4B0FAD2D" w14:textId="77777777" w:rsidR="007158A6" w:rsidRDefault="004F2724">
            <w:pPr>
              <w:pStyle w:val="TableParagraph"/>
              <w:spacing w:before="18" w:line="240" w:lineRule="auto"/>
              <w:ind w:left="134" w:right="134"/>
              <w:rPr>
                <w:sz w:val="16"/>
              </w:rPr>
            </w:pPr>
            <w:r>
              <w:rPr>
                <w:sz w:val="16"/>
              </w:rPr>
              <w:t>610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33736859" w14:textId="77777777" w:rsidR="007158A6" w:rsidRDefault="004F2724">
            <w:pPr>
              <w:pStyle w:val="TableParagraph"/>
              <w:spacing w:before="18" w:line="240" w:lineRule="auto"/>
              <w:ind w:left="155" w:right="156"/>
              <w:rPr>
                <w:sz w:val="16"/>
              </w:rPr>
            </w:pPr>
            <w:r>
              <w:rPr>
                <w:sz w:val="16"/>
              </w:rPr>
              <w:t>483</w:t>
            </w:r>
          </w:p>
        </w:tc>
        <w:tc>
          <w:tcPr>
            <w:tcW w:w="852" w:type="dxa"/>
            <w:tcBorders>
              <w:bottom w:val="double" w:sz="1" w:space="0" w:color="000000"/>
            </w:tcBorders>
          </w:tcPr>
          <w:p w14:paraId="6D76DF5E" w14:textId="77777777" w:rsidR="007158A6" w:rsidRDefault="004F2724">
            <w:pPr>
              <w:pStyle w:val="TableParagraph"/>
              <w:spacing w:before="18" w:line="240" w:lineRule="auto"/>
              <w:ind w:right="232"/>
              <w:jc w:val="right"/>
              <w:rPr>
                <w:sz w:val="16"/>
              </w:rPr>
            </w:pPr>
            <w:r>
              <w:rPr>
                <w:sz w:val="16"/>
              </w:rPr>
              <w:t>1,093</w:t>
            </w:r>
          </w:p>
        </w:tc>
      </w:tr>
    </w:tbl>
    <w:p w14:paraId="0D3EF9B1" w14:textId="6020AF8F" w:rsidR="007158A6" w:rsidRDefault="004F2724">
      <w:pPr>
        <w:spacing w:before="48"/>
        <w:ind w:left="1490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4" behindDoc="1" locked="0" layoutInCell="1" allowOverlap="1" wp14:anchorId="27CEB972" wp14:editId="7227136A">
                <wp:simplePos x="0" y="0"/>
                <wp:positionH relativeFrom="page">
                  <wp:posOffset>1760220</wp:posOffset>
                </wp:positionH>
                <wp:positionV relativeFrom="paragraph">
                  <wp:posOffset>-145415</wp:posOffset>
                </wp:positionV>
                <wp:extent cx="4251960" cy="0"/>
                <wp:effectExtent l="0" t="0" r="0" b="0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5196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4645A92">
              <v:line id="Line 4" style="position:absolute;z-index:-20203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38.6pt,-11.45pt" to="473.4pt,-11.45pt" w14:anchorId="14B413C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6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3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3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3"/>
          <w:sz w:val="16"/>
        </w:rPr>
        <w:t xml:space="preserve"> </w:t>
      </w:r>
      <w:r>
        <w:rPr>
          <w:sz w:val="16"/>
        </w:rPr>
        <w:t>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</w:p>
    <w:p w14:paraId="43FDA137" w14:textId="77777777" w:rsidR="007158A6" w:rsidRDefault="007158A6">
      <w:pPr>
        <w:pStyle w:val="BodyText"/>
        <w:spacing w:before="7"/>
        <w:rPr>
          <w:sz w:val="26"/>
        </w:rPr>
      </w:pPr>
    </w:p>
    <w:p w14:paraId="741E915F" w14:textId="77777777" w:rsidR="007158A6" w:rsidRDefault="004F2724">
      <w:pPr>
        <w:pStyle w:val="BodyText"/>
        <w:ind w:left="257" w:right="715"/>
        <w:jc w:val="center"/>
      </w:pPr>
      <w:r>
        <w:t>Table</w:t>
      </w:r>
      <w:r>
        <w:rPr>
          <w:spacing w:val="-5"/>
        </w:rPr>
        <w:t xml:space="preserve"> </w:t>
      </w:r>
      <w:r>
        <w:t>26:</w:t>
      </w:r>
      <w:r>
        <w:rPr>
          <w:spacing w:val="13"/>
        </w:rPr>
        <w:t xml:space="preserve"> </w:t>
      </w:r>
      <w:r>
        <w:t>Ecuador</w:t>
      </w:r>
      <w:r>
        <w:rPr>
          <w:spacing w:val="-5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t>Balance</w:t>
      </w:r>
      <w:r>
        <w:rPr>
          <w:spacing w:val="-4"/>
        </w:rPr>
        <w:t xml:space="preserve"> </w:t>
      </w:r>
      <w:r>
        <w:t>Table</w:t>
      </w:r>
    </w:p>
    <w:p w14:paraId="53BBD3E9" w14:textId="77777777" w:rsidR="007158A6" w:rsidRDefault="007158A6">
      <w:pPr>
        <w:pStyle w:val="BodyText"/>
        <w:spacing w:before="10" w:after="1"/>
      </w:pPr>
    </w:p>
    <w:tbl>
      <w:tblPr>
        <w:tblW w:w="0" w:type="auto"/>
        <w:tblInd w:w="15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3"/>
        <w:gridCol w:w="757"/>
        <w:gridCol w:w="806"/>
        <w:gridCol w:w="767"/>
      </w:tblGrid>
      <w:tr w:rsidR="007158A6" w14:paraId="5E8E1E2B" w14:textId="77777777">
        <w:trPr>
          <w:trHeight w:val="366"/>
        </w:trPr>
        <w:tc>
          <w:tcPr>
            <w:tcW w:w="4283" w:type="dxa"/>
            <w:tcBorders>
              <w:top w:val="double" w:sz="1" w:space="0" w:color="000000"/>
            </w:tcBorders>
          </w:tcPr>
          <w:p w14:paraId="67BD68C9" w14:textId="77777777" w:rsidR="007158A6" w:rsidRDefault="004F2724">
            <w:pPr>
              <w:pStyle w:val="TableParagraph"/>
              <w:spacing w:before="188"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</w:p>
        </w:tc>
        <w:tc>
          <w:tcPr>
            <w:tcW w:w="757" w:type="dxa"/>
            <w:tcBorders>
              <w:top w:val="double" w:sz="1" w:space="0" w:color="000000"/>
            </w:tcBorders>
          </w:tcPr>
          <w:p w14:paraId="6869CA5F" w14:textId="77777777" w:rsidR="007158A6" w:rsidRDefault="004F2724">
            <w:pPr>
              <w:pStyle w:val="TableParagraph"/>
              <w:spacing w:before="188" w:line="159" w:lineRule="exact"/>
              <w:ind w:left="134" w:right="134"/>
              <w:rPr>
                <w:sz w:val="16"/>
              </w:rPr>
            </w:pPr>
            <w:r>
              <w:rPr>
                <w:w w:val="110"/>
                <w:sz w:val="16"/>
              </w:rPr>
              <w:t>F2F</w:t>
            </w:r>
          </w:p>
        </w:tc>
        <w:tc>
          <w:tcPr>
            <w:tcW w:w="806" w:type="dxa"/>
            <w:tcBorders>
              <w:top w:val="double" w:sz="1" w:space="0" w:color="000000"/>
            </w:tcBorders>
          </w:tcPr>
          <w:p w14:paraId="3D85992B" w14:textId="77777777" w:rsidR="007158A6" w:rsidRDefault="004F2724">
            <w:pPr>
              <w:pStyle w:val="TableParagraph"/>
              <w:spacing w:before="0" w:line="180" w:lineRule="exact"/>
              <w:ind w:left="9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Ecuador</w:t>
            </w:r>
          </w:p>
          <w:p w14:paraId="4951EDB9" w14:textId="77777777" w:rsidR="007158A6" w:rsidRDefault="004F2724">
            <w:pPr>
              <w:pStyle w:val="TableParagraph"/>
              <w:spacing w:before="7" w:line="159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767" w:type="dxa"/>
            <w:tcBorders>
              <w:top w:val="double" w:sz="1" w:space="0" w:color="000000"/>
            </w:tcBorders>
          </w:tcPr>
          <w:p w14:paraId="6719A9A5" w14:textId="77777777" w:rsidR="007158A6" w:rsidRDefault="004F2724">
            <w:pPr>
              <w:pStyle w:val="TableParagraph"/>
              <w:spacing w:before="188" w:line="159" w:lineRule="exact"/>
              <w:ind w:left="89" w:right="90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28C290A0" w14:textId="77777777">
        <w:trPr>
          <w:trHeight w:val="23"/>
        </w:trPr>
        <w:tc>
          <w:tcPr>
            <w:tcW w:w="4283" w:type="dxa"/>
          </w:tcPr>
          <w:p w14:paraId="0D2841CC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57" w:type="dxa"/>
          </w:tcPr>
          <w:p w14:paraId="5C70F158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806" w:type="dxa"/>
          </w:tcPr>
          <w:p w14:paraId="73E7ACAF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67" w:type="dxa"/>
          </w:tcPr>
          <w:p w14:paraId="19D8AF1C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7158A6" w14:paraId="25F9F421" w14:textId="77777777">
        <w:trPr>
          <w:trHeight w:val="349"/>
        </w:trPr>
        <w:tc>
          <w:tcPr>
            <w:tcW w:w="4283" w:type="dxa"/>
            <w:tcBorders>
              <w:top w:val="single" w:sz="4" w:space="0" w:color="000000"/>
            </w:tcBorders>
          </w:tcPr>
          <w:p w14:paraId="4B332098" w14:textId="77777777" w:rsidR="007158A6" w:rsidRDefault="004F2724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Respondent</w:t>
            </w:r>
            <w:r>
              <w:rPr>
                <w:spacing w:val="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Age</w:t>
            </w:r>
          </w:p>
        </w:tc>
        <w:tc>
          <w:tcPr>
            <w:tcW w:w="757" w:type="dxa"/>
            <w:tcBorders>
              <w:top w:val="single" w:sz="4" w:space="0" w:color="000000"/>
            </w:tcBorders>
          </w:tcPr>
          <w:p w14:paraId="0376323A" w14:textId="77777777" w:rsidR="007158A6" w:rsidRDefault="004F2724">
            <w:pPr>
              <w:pStyle w:val="TableParagraph"/>
              <w:spacing w:before="0" w:line="167" w:lineRule="exact"/>
              <w:ind w:left="184"/>
              <w:jc w:val="left"/>
              <w:rPr>
                <w:sz w:val="16"/>
              </w:rPr>
            </w:pPr>
            <w:r>
              <w:rPr>
                <w:sz w:val="16"/>
              </w:rPr>
              <w:t>46.19</w:t>
            </w:r>
          </w:p>
          <w:p w14:paraId="687187BA" w14:textId="77777777" w:rsidR="007158A6" w:rsidRDefault="004F2724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(17.97)</w:t>
            </w:r>
          </w:p>
        </w:tc>
        <w:tc>
          <w:tcPr>
            <w:tcW w:w="806" w:type="dxa"/>
            <w:tcBorders>
              <w:top w:val="single" w:sz="4" w:space="0" w:color="000000"/>
            </w:tcBorders>
          </w:tcPr>
          <w:p w14:paraId="6670CE4C" w14:textId="77777777" w:rsidR="007158A6" w:rsidRDefault="004F2724">
            <w:pPr>
              <w:pStyle w:val="TableParagraph"/>
              <w:spacing w:before="0" w:line="167" w:lineRule="exact"/>
              <w:ind w:left="208"/>
              <w:jc w:val="left"/>
              <w:rPr>
                <w:sz w:val="16"/>
              </w:rPr>
            </w:pPr>
            <w:r>
              <w:rPr>
                <w:sz w:val="16"/>
              </w:rPr>
              <w:t>43.00</w:t>
            </w:r>
          </w:p>
          <w:p w14:paraId="10A730C0" w14:textId="77777777" w:rsidR="007158A6" w:rsidRDefault="004F2724">
            <w:pPr>
              <w:pStyle w:val="TableParagraph"/>
              <w:spacing w:before="7"/>
              <w:ind w:left="143"/>
              <w:jc w:val="left"/>
              <w:rPr>
                <w:sz w:val="16"/>
              </w:rPr>
            </w:pPr>
            <w:r>
              <w:rPr>
                <w:sz w:val="16"/>
              </w:rPr>
              <w:t>(16.84)</w:t>
            </w:r>
          </w:p>
        </w:tc>
        <w:tc>
          <w:tcPr>
            <w:tcW w:w="767" w:type="dxa"/>
            <w:tcBorders>
              <w:top w:val="single" w:sz="4" w:space="0" w:color="000000"/>
            </w:tcBorders>
          </w:tcPr>
          <w:p w14:paraId="7905E1E1" w14:textId="77777777" w:rsidR="007158A6" w:rsidRDefault="004F2724">
            <w:pPr>
              <w:pStyle w:val="TableParagraph"/>
              <w:spacing w:before="0" w:line="167" w:lineRule="exact"/>
              <w:ind w:left="11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-3.19**</w:t>
            </w:r>
          </w:p>
          <w:p w14:paraId="71B7746A" w14:textId="77777777" w:rsidR="007158A6" w:rsidRDefault="004F2724">
            <w:pPr>
              <w:pStyle w:val="TableParagraph"/>
              <w:spacing w:before="7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4DC36606" w14:textId="77777777">
        <w:trPr>
          <w:trHeight w:val="189"/>
        </w:trPr>
        <w:tc>
          <w:tcPr>
            <w:tcW w:w="4283" w:type="dxa"/>
          </w:tcPr>
          <w:p w14:paraId="011765F1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pacing w:val="-1"/>
                <w:w w:val="105"/>
                <w:sz w:val="16"/>
              </w:rPr>
              <w:t>Female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1"/>
                <w:w w:val="105"/>
                <w:sz w:val="16"/>
              </w:rPr>
              <w:t>Respondent</w:t>
            </w:r>
          </w:p>
        </w:tc>
        <w:tc>
          <w:tcPr>
            <w:tcW w:w="757" w:type="dxa"/>
          </w:tcPr>
          <w:p w14:paraId="79AE7AC1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0.77</w:t>
            </w:r>
          </w:p>
        </w:tc>
        <w:tc>
          <w:tcPr>
            <w:tcW w:w="806" w:type="dxa"/>
          </w:tcPr>
          <w:p w14:paraId="35A844C3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0.76</w:t>
            </w:r>
          </w:p>
        </w:tc>
        <w:tc>
          <w:tcPr>
            <w:tcW w:w="767" w:type="dxa"/>
          </w:tcPr>
          <w:p w14:paraId="1362BB98" w14:textId="77777777" w:rsidR="007158A6" w:rsidRDefault="004F2724">
            <w:pPr>
              <w:pStyle w:val="TableParagraph"/>
              <w:ind w:left="89" w:right="90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7158A6" w14:paraId="0A4CB862" w14:textId="77777777">
        <w:trPr>
          <w:trHeight w:val="189"/>
        </w:trPr>
        <w:tc>
          <w:tcPr>
            <w:tcW w:w="4283" w:type="dxa"/>
          </w:tcPr>
          <w:p w14:paraId="5C2DC9AC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639EAEFD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806" w:type="dxa"/>
          </w:tcPr>
          <w:p w14:paraId="59AC0224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(0.43)</w:t>
            </w:r>
          </w:p>
        </w:tc>
        <w:tc>
          <w:tcPr>
            <w:tcW w:w="767" w:type="dxa"/>
          </w:tcPr>
          <w:p w14:paraId="36DAFDF0" w14:textId="77777777" w:rsidR="007158A6" w:rsidRDefault="004F2724">
            <w:pPr>
              <w:pStyle w:val="TableParagraph"/>
              <w:ind w:left="89" w:right="89"/>
              <w:rPr>
                <w:sz w:val="16"/>
              </w:rPr>
            </w:pPr>
            <w:r>
              <w:rPr>
                <w:w w:val="105"/>
                <w:sz w:val="16"/>
              </w:rPr>
              <w:t>(0.51)</w:t>
            </w:r>
          </w:p>
        </w:tc>
      </w:tr>
      <w:tr w:rsidR="007158A6" w14:paraId="3DF9918B" w14:textId="77777777">
        <w:trPr>
          <w:trHeight w:val="189"/>
        </w:trPr>
        <w:tc>
          <w:tcPr>
            <w:tcW w:w="4283" w:type="dxa"/>
          </w:tcPr>
          <w:p w14:paraId="3C4A330F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Head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Respondent</w:t>
            </w:r>
          </w:p>
        </w:tc>
        <w:tc>
          <w:tcPr>
            <w:tcW w:w="757" w:type="dxa"/>
          </w:tcPr>
          <w:p w14:paraId="0595ADC7" w14:textId="77777777" w:rsidR="007158A6" w:rsidRDefault="004F2724">
            <w:pPr>
              <w:pStyle w:val="TableParagraph"/>
              <w:ind w:left="134" w:right="134"/>
              <w:rPr>
                <w:sz w:val="16"/>
              </w:rPr>
            </w:pPr>
            <w:r>
              <w:rPr>
                <w:sz w:val="16"/>
              </w:rPr>
              <w:t>0.61</w:t>
            </w:r>
          </w:p>
        </w:tc>
        <w:tc>
          <w:tcPr>
            <w:tcW w:w="806" w:type="dxa"/>
          </w:tcPr>
          <w:p w14:paraId="5A387146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0.53</w:t>
            </w:r>
          </w:p>
        </w:tc>
        <w:tc>
          <w:tcPr>
            <w:tcW w:w="767" w:type="dxa"/>
          </w:tcPr>
          <w:p w14:paraId="425E7D4C" w14:textId="77777777" w:rsidR="007158A6" w:rsidRDefault="004F2724">
            <w:pPr>
              <w:pStyle w:val="TableParagraph"/>
              <w:ind w:left="89" w:right="91"/>
              <w:rPr>
                <w:sz w:val="16"/>
              </w:rPr>
            </w:pPr>
            <w:r>
              <w:rPr>
                <w:sz w:val="16"/>
              </w:rPr>
              <w:t>-0.08**</w:t>
            </w:r>
          </w:p>
        </w:tc>
      </w:tr>
      <w:tr w:rsidR="007158A6" w14:paraId="016E9694" w14:textId="77777777">
        <w:trPr>
          <w:trHeight w:val="189"/>
        </w:trPr>
        <w:tc>
          <w:tcPr>
            <w:tcW w:w="4283" w:type="dxa"/>
          </w:tcPr>
          <w:p w14:paraId="2A515F88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0ECABCAD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806" w:type="dxa"/>
          </w:tcPr>
          <w:p w14:paraId="12B4EB47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  <w:tc>
          <w:tcPr>
            <w:tcW w:w="767" w:type="dxa"/>
          </w:tcPr>
          <w:p w14:paraId="41B2BFA3" w14:textId="77777777" w:rsidR="007158A6" w:rsidRDefault="004F2724">
            <w:pPr>
              <w:pStyle w:val="TableParagraph"/>
              <w:ind w:left="89" w:right="89"/>
              <w:rPr>
                <w:sz w:val="16"/>
              </w:rPr>
            </w:pPr>
            <w:r>
              <w:rPr>
                <w:sz w:val="16"/>
              </w:rPr>
              <w:t>(0.00)</w:t>
            </w:r>
          </w:p>
        </w:tc>
      </w:tr>
      <w:tr w:rsidR="007158A6" w14:paraId="3090C693" w14:textId="77777777">
        <w:trPr>
          <w:trHeight w:val="189"/>
        </w:trPr>
        <w:tc>
          <w:tcPr>
            <w:tcW w:w="4283" w:type="dxa"/>
          </w:tcPr>
          <w:p w14:paraId="0A934E63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Size</w:t>
            </w:r>
          </w:p>
        </w:tc>
        <w:tc>
          <w:tcPr>
            <w:tcW w:w="757" w:type="dxa"/>
          </w:tcPr>
          <w:p w14:paraId="5032DC4B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4.37</w:t>
            </w:r>
          </w:p>
        </w:tc>
        <w:tc>
          <w:tcPr>
            <w:tcW w:w="806" w:type="dxa"/>
          </w:tcPr>
          <w:p w14:paraId="4A3A14A8" w14:textId="77777777" w:rsidR="007158A6" w:rsidRDefault="004F2724">
            <w:pPr>
              <w:pStyle w:val="TableParagraph"/>
              <w:ind w:left="155" w:right="155"/>
              <w:rPr>
                <w:sz w:val="16"/>
              </w:rPr>
            </w:pPr>
            <w:r>
              <w:rPr>
                <w:sz w:val="16"/>
              </w:rPr>
              <w:t>4.57</w:t>
            </w:r>
          </w:p>
        </w:tc>
        <w:tc>
          <w:tcPr>
            <w:tcW w:w="767" w:type="dxa"/>
          </w:tcPr>
          <w:p w14:paraId="3137464D" w14:textId="77777777" w:rsidR="007158A6" w:rsidRDefault="004F2724">
            <w:pPr>
              <w:pStyle w:val="TableParagraph"/>
              <w:ind w:left="89" w:right="90"/>
              <w:rPr>
                <w:sz w:val="16"/>
              </w:rPr>
            </w:pPr>
            <w:r>
              <w:rPr>
                <w:sz w:val="16"/>
              </w:rPr>
              <w:t>0.19</w:t>
            </w:r>
          </w:p>
        </w:tc>
      </w:tr>
      <w:tr w:rsidR="007158A6" w14:paraId="2CF7BE9A" w14:textId="77777777">
        <w:trPr>
          <w:trHeight w:val="189"/>
        </w:trPr>
        <w:tc>
          <w:tcPr>
            <w:tcW w:w="4283" w:type="dxa"/>
          </w:tcPr>
          <w:p w14:paraId="3D1EBDA2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5F5DCD96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(2.24)</w:t>
            </w:r>
          </w:p>
        </w:tc>
        <w:tc>
          <w:tcPr>
            <w:tcW w:w="806" w:type="dxa"/>
          </w:tcPr>
          <w:p w14:paraId="2CA4D640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(2.35)</w:t>
            </w:r>
          </w:p>
        </w:tc>
        <w:tc>
          <w:tcPr>
            <w:tcW w:w="767" w:type="dxa"/>
          </w:tcPr>
          <w:p w14:paraId="4ABC1829" w14:textId="77777777" w:rsidR="007158A6" w:rsidRDefault="004F2724">
            <w:pPr>
              <w:pStyle w:val="TableParagraph"/>
              <w:ind w:left="89" w:right="89"/>
              <w:rPr>
                <w:sz w:val="16"/>
              </w:rPr>
            </w:pPr>
            <w:r>
              <w:rPr>
                <w:w w:val="110"/>
                <w:sz w:val="16"/>
              </w:rPr>
              <w:t>(0.11)</w:t>
            </w:r>
          </w:p>
        </w:tc>
      </w:tr>
      <w:tr w:rsidR="007158A6" w14:paraId="0A9BA23B" w14:textId="77777777">
        <w:trPr>
          <w:trHeight w:val="189"/>
        </w:trPr>
        <w:tc>
          <w:tcPr>
            <w:tcW w:w="4283" w:type="dxa"/>
          </w:tcPr>
          <w:p w14:paraId="3757EE64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members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contributing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</w:p>
        </w:tc>
        <w:tc>
          <w:tcPr>
            <w:tcW w:w="757" w:type="dxa"/>
          </w:tcPr>
          <w:p w14:paraId="43614101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w w:val="105"/>
                <w:sz w:val="16"/>
              </w:rPr>
              <w:t>1.47</w:t>
            </w:r>
          </w:p>
        </w:tc>
        <w:tc>
          <w:tcPr>
            <w:tcW w:w="806" w:type="dxa"/>
          </w:tcPr>
          <w:p w14:paraId="05079291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w w:val="105"/>
                <w:sz w:val="16"/>
              </w:rPr>
              <w:t>1.45</w:t>
            </w:r>
          </w:p>
        </w:tc>
        <w:tc>
          <w:tcPr>
            <w:tcW w:w="767" w:type="dxa"/>
          </w:tcPr>
          <w:p w14:paraId="0E8E77EE" w14:textId="77777777" w:rsidR="007158A6" w:rsidRDefault="004F2724">
            <w:pPr>
              <w:pStyle w:val="TableParagraph"/>
              <w:ind w:left="89" w:right="89"/>
              <w:rPr>
                <w:sz w:val="16"/>
              </w:rPr>
            </w:pPr>
            <w:r>
              <w:rPr>
                <w:sz w:val="16"/>
              </w:rPr>
              <w:t>-0.01</w:t>
            </w:r>
          </w:p>
        </w:tc>
      </w:tr>
      <w:tr w:rsidR="007158A6" w14:paraId="68613397" w14:textId="77777777">
        <w:trPr>
          <w:trHeight w:val="189"/>
        </w:trPr>
        <w:tc>
          <w:tcPr>
            <w:tcW w:w="4283" w:type="dxa"/>
          </w:tcPr>
          <w:p w14:paraId="0FAB70D4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3F141BC1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(0.84)</w:t>
            </w:r>
          </w:p>
        </w:tc>
        <w:tc>
          <w:tcPr>
            <w:tcW w:w="806" w:type="dxa"/>
          </w:tcPr>
          <w:p w14:paraId="0179916F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(0.80)</w:t>
            </w:r>
          </w:p>
        </w:tc>
        <w:tc>
          <w:tcPr>
            <w:tcW w:w="767" w:type="dxa"/>
          </w:tcPr>
          <w:p w14:paraId="2FCD0C64" w14:textId="77777777" w:rsidR="007158A6" w:rsidRDefault="004F2724">
            <w:pPr>
              <w:pStyle w:val="TableParagraph"/>
              <w:ind w:left="89" w:right="89"/>
              <w:rPr>
                <w:sz w:val="16"/>
              </w:rPr>
            </w:pPr>
            <w:r>
              <w:rPr>
                <w:sz w:val="16"/>
              </w:rPr>
              <w:t>(0.75)</w:t>
            </w:r>
          </w:p>
        </w:tc>
      </w:tr>
      <w:tr w:rsidR="007158A6" w14:paraId="7F175445" w14:textId="77777777">
        <w:trPr>
          <w:trHeight w:val="189"/>
        </w:trPr>
        <w:tc>
          <w:tcPr>
            <w:tcW w:w="4283" w:type="dxa"/>
          </w:tcPr>
          <w:p w14:paraId="74051656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income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sources</w:t>
            </w:r>
          </w:p>
        </w:tc>
        <w:tc>
          <w:tcPr>
            <w:tcW w:w="757" w:type="dxa"/>
          </w:tcPr>
          <w:p w14:paraId="0236C7C0" w14:textId="77777777" w:rsidR="007158A6" w:rsidRDefault="004F2724">
            <w:pPr>
              <w:pStyle w:val="TableParagraph"/>
              <w:ind w:left="134" w:right="135"/>
              <w:rPr>
                <w:sz w:val="16"/>
              </w:rPr>
            </w:pPr>
            <w:r>
              <w:rPr>
                <w:sz w:val="16"/>
              </w:rPr>
              <w:t>1.40</w:t>
            </w:r>
          </w:p>
        </w:tc>
        <w:tc>
          <w:tcPr>
            <w:tcW w:w="806" w:type="dxa"/>
          </w:tcPr>
          <w:p w14:paraId="0A99B073" w14:textId="77777777" w:rsidR="007158A6" w:rsidRDefault="004F2724">
            <w:pPr>
              <w:pStyle w:val="TableParagraph"/>
              <w:ind w:left="155" w:right="156"/>
              <w:rPr>
                <w:sz w:val="16"/>
              </w:rPr>
            </w:pPr>
            <w:r>
              <w:rPr>
                <w:sz w:val="16"/>
              </w:rPr>
              <w:t>1.50</w:t>
            </w:r>
          </w:p>
        </w:tc>
        <w:tc>
          <w:tcPr>
            <w:tcW w:w="767" w:type="dxa"/>
          </w:tcPr>
          <w:p w14:paraId="4512D8E3" w14:textId="77777777" w:rsidR="007158A6" w:rsidRDefault="004F2724">
            <w:pPr>
              <w:pStyle w:val="TableParagraph"/>
              <w:ind w:left="89" w:right="89"/>
              <w:rPr>
                <w:sz w:val="16"/>
              </w:rPr>
            </w:pPr>
            <w:r>
              <w:rPr>
                <w:w w:val="110"/>
                <w:sz w:val="16"/>
              </w:rPr>
              <w:t>0.11**</w:t>
            </w:r>
          </w:p>
        </w:tc>
      </w:tr>
      <w:tr w:rsidR="007158A6" w14:paraId="35564BD2" w14:textId="77777777">
        <w:trPr>
          <w:trHeight w:val="193"/>
        </w:trPr>
        <w:tc>
          <w:tcPr>
            <w:tcW w:w="4283" w:type="dxa"/>
          </w:tcPr>
          <w:p w14:paraId="3D08C77D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757" w:type="dxa"/>
          </w:tcPr>
          <w:p w14:paraId="14D9D9F5" w14:textId="77777777" w:rsidR="007158A6" w:rsidRDefault="004F2724">
            <w:pPr>
              <w:pStyle w:val="TableParagraph"/>
              <w:spacing w:line="159" w:lineRule="exact"/>
              <w:ind w:left="134" w:right="135"/>
              <w:rPr>
                <w:sz w:val="16"/>
              </w:rPr>
            </w:pPr>
            <w:r>
              <w:rPr>
                <w:sz w:val="16"/>
              </w:rPr>
              <w:t>(0.72)</w:t>
            </w:r>
          </w:p>
        </w:tc>
        <w:tc>
          <w:tcPr>
            <w:tcW w:w="806" w:type="dxa"/>
          </w:tcPr>
          <w:p w14:paraId="048B53CA" w14:textId="77777777" w:rsidR="007158A6" w:rsidRDefault="004F2724">
            <w:pPr>
              <w:pStyle w:val="TableParagraph"/>
              <w:spacing w:line="159" w:lineRule="exact"/>
              <w:ind w:left="155" w:right="156"/>
              <w:rPr>
                <w:sz w:val="16"/>
              </w:rPr>
            </w:pPr>
            <w:r>
              <w:rPr>
                <w:sz w:val="16"/>
              </w:rPr>
              <w:t>(0.80)</w:t>
            </w:r>
          </w:p>
        </w:tc>
        <w:tc>
          <w:tcPr>
            <w:tcW w:w="767" w:type="dxa"/>
          </w:tcPr>
          <w:p w14:paraId="701A204E" w14:textId="77777777" w:rsidR="007158A6" w:rsidRDefault="004F2724">
            <w:pPr>
              <w:pStyle w:val="TableParagraph"/>
              <w:spacing w:line="159" w:lineRule="exact"/>
              <w:ind w:left="89" w:right="89"/>
              <w:rPr>
                <w:sz w:val="16"/>
              </w:rPr>
            </w:pPr>
            <w:r>
              <w:rPr>
                <w:sz w:val="16"/>
              </w:rPr>
              <w:t>(0.01)</w:t>
            </w:r>
          </w:p>
        </w:tc>
      </w:tr>
      <w:tr w:rsidR="007158A6" w14:paraId="180B65A9" w14:textId="77777777">
        <w:trPr>
          <w:trHeight w:val="234"/>
        </w:trPr>
        <w:tc>
          <w:tcPr>
            <w:tcW w:w="4283" w:type="dxa"/>
            <w:tcBorders>
              <w:bottom w:val="double" w:sz="1" w:space="0" w:color="000000"/>
            </w:tcBorders>
          </w:tcPr>
          <w:p w14:paraId="4AA777F4" w14:textId="77777777" w:rsidR="007158A6" w:rsidRDefault="004F2724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757" w:type="dxa"/>
            <w:tcBorders>
              <w:bottom w:val="double" w:sz="1" w:space="0" w:color="000000"/>
            </w:tcBorders>
          </w:tcPr>
          <w:p w14:paraId="15B19C1E" w14:textId="77777777" w:rsidR="007158A6" w:rsidRDefault="004F2724">
            <w:pPr>
              <w:pStyle w:val="TableParagraph"/>
              <w:spacing w:before="18" w:line="240" w:lineRule="auto"/>
              <w:ind w:left="134" w:right="134"/>
              <w:rPr>
                <w:sz w:val="16"/>
              </w:rPr>
            </w:pPr>
            <w:r>
              <w:rPr>
                <w:sz w:val="16"/>
              </w:rPr>
              <w:t>760</w:t>
            </w:r>
          </w:p>
        </w:tc>
        <w:tc>
          <w:tcPr>
            <w:tcW w:w="806" w:type="dxa"/>
            <w:tcBorders>
              <w:bottom w:val="double" w:sz="1" w:space="0" w:color="000000"/>
            </w:tcBorders>
          </w:tcPr>
          <w:p w14:paraId="59BEE185" w14:textId="77777777" w:rsidR="007158A6" w:rsidRDefault="004F2724">
            <w:pPr>
              <w:pStyle w:val="TableParagraph"/>
              <w:spacing w:before="18" w:line="240" w:lineRule="auto"/>
              <w:ind w:left="155" w:right="156"/>
              <w:rPr>
                <w:sz w:val="16"/>
              </w:rPr>
            </w:pPr>
            <w:r>
              <w:rPr>
                <w:sz w:val="16"/>
              </w:rPr>
              <w:t>656</w:t>
            </w:r>
          </w:p>
        </w:tc>
        <w:tc>
          <w:tcPr>
            <w:tcW w:w="767" w:type="dxa"/>
            <w:tcBorders>
              <w:bottom w:val="double" w:sz="1" w:space="0" w:color="000000"/>
            </w:tcBorders>
          </w:tcPr>
          <w:p w14:paraId="0ADE951E" w14:textId="77777777" w:rsidR="007158A6" w:rsidRDefault="004F2724">
            <w:pPr>
              <w:pStyle w:val="TableParagraph"/>
              <w:spacing w:before="18" w:line="240" w:lineRule="auto"/>
              <w:ind w:left="89" w:right="90"/>
              <w:rPr>
                <w:sz w:val="16"/>
              </w:rPr>
            </w:pPr>
            <w:r>
              <w:rPr>
                <w:w w:val="105"/>
                <w:sz w:val="16"/>
              </w:rPr>
              <w:t>1,416</w:t>
            </w:r>
          </w:p>
        </w:tc>
      </w:tr>
    </w:tbl>
    <w:p w14:paraId="0847BBFF" w14:textId="5D6ACF36" w:rsidR="007158A6" w:rsidRDefault="004F2724">
      <w:pPr>
        <w:spacing w:before="48" w:line="249" w:lineRule="auto"/>
        <w:ind w:left="1494" w:right="2077" w:firstLine="3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5" behindDoc="1" locked="0" layoutInCell="1" allowOverlap="1" wp14:anchorId="40AD1831" wp14:editId="03CCA88D">
                <wp:simplePos x="0" y="0"/>
                <wp:positionH relativeFrom="page">
                  <wp:posOffset>1786890</wp:posOffset>
                </wp:positionH>
                <wp:positionV relativeFrom="paragraph">
                  <wp:posOffset>-146050</wp:posOffset>
                </wp:positionV>
                <wp:extent cx="4198620" cy="0"/>
                <wp:effectExtent l="0" t="0" r="0" b="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9862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1123E726">
              <v:line id="Line 3" style="position:absolute;z-index:-20203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40.7pt,-11.5pt" to="471.3pt,-11.5pt" w14:anchorId="274C3C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7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4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3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  <w:r>
        <w:rPr>
          <w:spacing w:val="-36"/>
          <w:sz w:val="16"/>
        </w:rPr>
        <w:t xml:space="preserve"> </w:t>
      </w:r>
      <w:r>
        <w:rPr>
          <w:sz w:val="16"/>
        </w:rPr>
        <w:t>Figures</w:t>
      </w:r>
      <w:r>
        <w:rPr>
          <w:spacing w:val="22"/>
          <w:sz w:val="16"/>
        </w:rPr>
        <w:t xml:space="preserve"> </w:t>
      </w:r>
      <w:r>
        <w:rPr>
          <w:sz w:val="16"/>
        </w:rPr>
        <w:t>might</w:t>
      </w:r>
      <w:r>
        <w:rPr>
          <w:spacing w:val="22"/>
          <w:sz w:val="16"/>
        </w:rPr>
        <w:t xml:space="preserve"> </w:t>
      </w:r>
      <w:r>
        <w:rPr>
          <w:sz w:val="16"/>
        </w:rPr>
        <w:t>be</w:t>
      </w:r>
      <w:r>
        <w:rPr>
          <w:spacing w:val="23"/>
          <w:sz w:val="16"/>
        </w:rPr>
        <w:t xml:space="preserve"> </w:t>
      </w:r>
      <w:r>
        <w:rPr>
          <w:sz w:val="16"/>
        </w:rPr>
        <w:t>changed</w:t>
      </w:r>
      <w:r>
        <w:rPr>
          <w:spacing w:val="22"/>
          <w:sz w:val="16"/>
        </w:rPr>
        <w:t xml:space="preserve"> </w:t>
      </w:r>
      <w:r>
        <w:rPr>
          <w:sz w:val="16"/>
        </w:rPr>
        <w:t>slightly</w:t>
      </w:r>
      <w:r>
        <w:rPr>
          <w:spacing w:val="22"/>
          <w:sz w:val="16"/>
        </w:rPr>
        <w:t xml:space="preserve"> </w:t>
      </w:r>
      <w:r>
        <w:rPr>
          <w:sz w:val="16"/>
        </w:rPr>
        <w:t>after</w:t>
      </w:r>
      <w:r>
        <w:rPr>
          <w:spacing w:val="22"/>
          <w:sz w:val="16"/>
        </w:rPr>
        <w:t xml:space="preserve"> </w:t>
      </w:r>
      <w:r>
        <w:rPr>
          <w:sz w:val="16"/>
        </w:rPr>
        <w:t>roster</w:t>
      </w:r>
      <w:r>
        <w:rPr>
          <w:spacing w:val="22"/>
          <w:sz w:val="16"/>
        </w:rPr>
        <w:t xml:space="preserve"> </w:t>
      </w:r>
      <w:r>
        <w:rPr>
          <w:sz w:val="16"/>
        </w:rPr>
        <w:t>inconsistency</w:t>
      </w:r>
      <w:r>
        <w:rPr>
          <w:spacing w:val="22"/>
          <w:sz w:val="16"/>
        </w:rPr>
        <w:t xml:space="preserve"> </w:t>
      </w:r>
      <w:r>
        <w:rPr>
          <w:sz w:val="16"/>
        </w:rPr>
        <w:t>corrections.</w:t>
      </w:r>
    </w:p>
    <w:p w14:paraId="4303D092" w14:textId="77777777" w:rsidR="007158A6" w:rsidRDefault="007158A6">
      <w:pPr>
        <w:pStyle w:val="BodyText"/>
      </w:pPr>
    </w:p>
    <w:p w14:paraId="04654DF4" w14:textId="77777777" w:rsidR="007158A6" w:rsidRDefault="007158A6">
      <w:pPr>
        <w:pStyle w:val="BodyText"/>
        <w:spacing w:before="3"/>
        <w:rPr>
          <w:sz w:val="21"/>
        </w:rPr>
      </w:pPr>
    </w:p>
    <w:p w14:paraId="3D6C461C" w14:textId="77777777" w:rsidR="007158A6" w:rsidRDefault="004F2724">
      <w:pPr>
        <w:pStyle w:val="Heading2"/>
        <w:numPr>
          <w:ilvl w:val="1"/>
          <w:numId w:val="2"/>
        </w:numPr>
        <w:tabs>
          <w:tab w:val="left" w:pos="867"/>
          <w:tab w:val="left" w:pos="868"/>
        </w:tabs>
      </w:pPr>
      <w:bookmarkStart w:id="106" w:name="Supporting_documents"/>
      <w:bookmarkStart w:id="107" w:name="_bookmark31"/>
      <w:bookmarkEnd w:id="106"/>
      <w:bookmarkEnd w:id="107"/>
      <w:r>
        <w:rPr>
          <w:w w:val="90"/>
        </w:rPr>
        <w:t>Supporting</w:t>
      </w:r>
      <w:r>
        <w:rPr>
          <w:spacing w:val="107"/>
        </w:rPr>
        <w:t xml:space="preserve"> </w:t>
      </w:r>
      <w:r>
        <w:rPr>
          <w:w w:val="90"/>
        </w:rPr>
        <w:t>documents</w:t>
      </w:r>
    </w:p>
    <w:p w14:paraId="7DCA6A0C" w14:textId="77777777" w:rsidR="007158A6" w:rsidRDefault="00956A75">
      <w:pPr>
        <w:pStyle w:val="ListParagraph"/>
        <w:numPr>
          <w:ilvl w:val="2"/>
          <w:numId w:val="2"/>
        </w:numPr>
        <w:tabs>
          <w:tab w:val="left" w:pos="666"/>
        </w:tabs>
        <w:spacing w:before="233" w:line="314" w:lineRule="auto"/>
        <w:ind w:right="577"/>
      </w:pPr>
      <w:hyperlink r:id="rId19">
        <w:r w:rsidR="004F2724">
          <w:rPr>
            <w:w w:val="95"/>
          </w:rPr>
          <w:t>CARI</w:t>
        </w:r>
        <w:r w:rsidR="004F2724">
          <w:rPr>
            <w:spacing w:val="24"/>
            <w:w w:val="95"/>
          </w:rPr>
          <w:t xml:space="preserve"> </w:t>
        </w:r>
        <w:r w:rsidR="004F2724">
          <w:rPr>
            <w:w w:val="95"/>
          </w:rPr>
          <w:t>methodology</w:t>
        </w:r>
        <w:r w:rsidR="004F2724">
          <w:rPr>
            <w:spacing w:val="24"/>
            <w:w w:val="95"/>
          </w:rPr>
          <w:t xml:space="preserve"> </w:t>
        </w:r>
        <w:r w:rsidR="004F2724">
          <w:rPr>
            <w:w w:val="95"/>
          </w:rPr>
          <w:t>Consolidated</w:t>
        </w:r>
        <w:r w:rsidR="004F2724">
          <w:rPr>
            <w:spacing w:val="25"/>
            <w:w w:val="95"/>
          </w:rPr>
          <w:t xml:space="preserve"> </w:t>
        </w:r>
        <w:r w:rsidR="004F2724">
          <w:rPr>
            <w:w w:val="95"/>
          </w:rPr>
          <w:t>Approach</w:t>
        </w:r>
        <w:r w:rsidR="004F2724">
          <w:rPr>
            <w:spacing w:val="24"/>
            <w:w w:val="95"/>
          </w:rPr>
          <w:t xml:space="preserve"> </w:t>
        </w:r>
        <w:r w:rsidR="004F2724">
          <w:rPr>
            <w:w w:val="95"/>
          </w:rPr>
          <w:t>for</w:t>
        </w:r>
        <w:r w:rsidR="004F2724">
          <w:rPr>
            <w:spacing w:val="23"/>
            <w:w w:val="95"/>
          </w:rPr>
          <w:t xml:space="preserve"> </w:t>
        </w:r>
        <w:r w:rsidR="004F2724">
          <w:rPr>
            <w:w w:val="95"/>
          </w:rPr>
          <w:t>Reporting</w:t>
        </w:r>
        <w:r w:rsidR="004F2724">
          <w:rPr>
            <w:spacing w:val="25"/>
            <w:w w:val="95"/>
          </w:rPr>
          <w:t xml:space="preserve"> </w:t>
        </w:r>
        <w:r w:rsidR="004F2724">
          <w:rPr>
            <w:w w:val="95"/>
          </w:rPr>
          <w:t>Indicators</w:t>
        </w:r>
        <w:r w:rsidR="004F2724">
          <w:rPr>
            <w:spacing w:val="24"/>
            <w:w w:val="95"/>
          </w:rPr>
          <w:t xml:space="preserve"> </w:t>
        </w:r>
        <w:r w:rsidR="004F2724">
          <w:rPr>
            <w:w w:val="95"/>
          </w:rPr>
          <w:t>of</w:t>
        </w:r>
        <w:r w:rsidR="004F2724">
          <w:rPr>
            <w:spacing w:val="25"/>
            <w:w w:val="95"/>
          </w:rPr>
          <w:t xml:space="preserve"> </w:t>
        </w:r>
        <w:r w:rsidR="004F2724">
          <w:rPr>
            <w:w w:val="95"/>
          </w:rPr>
          <w:t>Food</w:t>
        </w:r>
        <w:r w:rsidR="004F2724">
          <w:rPr>
            <w:spacing w:val="24"/>
            <w:w w:val="95"/>
          </w:rPr>
          <w:t xml:space="preserve"> </w:t>
        </w:r>
        <w:r w:rsidR="004F2724">
          <w:rPr>
            <w:w w:val="95"/>
          </w:rPr>
          <w:t>Security</w:t>
        </w:r>
        <w:r w:rsidR="004F2724">
          <w:rPr>
            <w:spacing w:val="24"/>
            <w:w w:val="95"/>
          </w:rPr>
          <w:t xml:space="preserve"> </w:t>
        </w:r>
        <w:r w:rsidR="004F2724">
          <w:rPr>
            <w:w w:val="95"/>
          </w:rPr>
          <w:t>(CARI)</w:t>
        </w:r>
      </w:hyperlink>
      <w:r w:rsidR="004F2724">
        <w:rPr>
          <w:spacing w:val="-47"/>
          <w:w w:val="95"/>
        </w:rPr>
        <w:t xml:space="preserve"> </w:t>
      </w:r>
      <w:hyperlink r:id="rId20">
        <w:r w:rsidR="004F2724">
          <w:t>Guidelines</w:t>
        </w:r>
        <w:r w:rsidR="004F2724">
          <w:rPr>
            <w:spacing w:val="17"/>
          </w:rPr>
          <w:t xml:space="preserve"> </w:t>
        </w:r>
        <w:r w:rsidR="004F2724">
          <w:t>-</w:t>
        </w:r>
        <w:r w:rsidR="004F2724">
          <w:rPr>
            <w:spacing w:val="18"/>
          </w:rPr>
          <w:t xml:space="preserve"> </w:t>
        </w:r>
        <w:r w:rsidR="004F2724">
          <w:t>Third</w:t>
        </w:r>
        <w:r w:rsidR="004F2724">
          <w:rPr>
            <w:spacing w:val="18"/>
          </w:rPr>
          <w:t xml:space="preserve"> </w:t>
        </w:r>
        <w:r w:rsidR="004F2724">
          <w:t>edition</w:t>
        </w:r>
      </w:hyperlink>
    </w:p>
    <w:p w14:paraId="5953524F" w14:textId="77777777" w:rsidR="007158A6" w:rsidRDefault="00956A75">
      <w:pPr>
        <w:pStyle w:val="ListParagraph"/>
        <w:numPr>
          <w:ilvl w:val="2"/>
          <w:numId w:val="2"/>
        </w:numPr>
        <w:tabs>
          <w:tab w:val="left" w:pos="666"/>
        </w:tabs>
        <w:spacing w:before="161"/>
        <w:ind w:hanging="280"/>
      </w:pPr>
      <w:hyperlink r:id="rId21">
        <w:r w:rsidR="004F2724">
          <w:rPr>
            <w:w w:val="105"/>
          </w:rPr>
          <w:t>FCS</w:t>
        </w:r>
      </w:hyperlink>
    </w:p>
    <w:p w14:paraId="6C897597" w14:textId="77777777" w:rsidR="007158A6" w:rsidRDefault="00956A75">
      <w:pPr>
        <w:pStyle w:val="ListParagraph"/>
        <w:numPr>
          <w:ilvl w:val="2"/>
          <w:numId w:val="2"/>
        </w:numPr>
        <w:tabs>
          <w:tab w:val="left" w:pos="666"/>
        </w:tabs>
        <w:spacing w:before="237"/>
        <w:ind w:hanging="280"/>
      </w:pPr>
      <w:hyperlink r:id="rId22">
        <w:r w:rsidR="004F2724">
          <w:t>rCSI</w:t>
        </w:r>
      </w:hyperlink>
    </w:p>
    <w:p w14:paraId="70711A56" w14:textId="77777777" w:rsidR="007158A6" w:rsidRDefault="00956A75">
      <w:pPr>
        <w:pStyle w:val="ListParagraph"/>
        <w:numPr>
          <w:ilvl w:val="2"/>
          <w:numId w:val="2"/>
        </w:numPr>
        <w:tabs>
          <w:tab w:val="left" w:pos="666"/>
        </w:tabs>
        <w:spacing w:before="237"/>
        <w:ind w:hanging="280"/>
      </w:pPr>
      <w:hyperlink r:id="rId23">
        <w:r w:rsidR="004F2724">
          <w:rPr>
            <w:w w:val="105"/>
          </w:rPr>
          <w:t>LCS</w:t>
        </w:r>
      </w:hyperlink>
    </w:p>
    <w:p w14:paraId="3E0C5871" w14:textId="77777777" w:rsidR="007158A6" w:rsidRDefault="00956A75">
      <w:pPr>
        <w:pStyle w:val="ListParagraph"/>
        <w:numPr>
          <w:ilvl w:val="2"/>
          <w:numId w:val="2"/>
        </w:numPr>
        <w:tabs>
          <w:tab w:val="left" w:pos="666"/>
        </w:tabs>
        <w:spacing w:before="237"/>
        <w:ind w:hanging="280"/>
      </w:pPr>
      <w:hyperlink r:id="rId24">
        <w:r w:rsidR="004F2724">
          <w:rPr>
            <w:w w:val="105"/>
          </w:rPr>
          <w:t>FES</w:t>
        </w:r>
      </w:hyperlink>
    </w:p>
    <w:p w14:paraId="7AA9C2FC" w14:textId="77777777" w:rsidR="007158A6" w:rsidRDefault="007158A6">
      <w:pPr>
        <w:sectPr w:rsidR="007158A6">
          <w:pgSz w:w="12240" w:h="15840"/>
          <w:pgMar w:top="1260" w:right="860" w:bottom="1080" w:left="1320" w:header="0" w:footer="888" w:gutter="0"/>
          <w:cols w:space="720"/>
        </w:sectPr>
      </w:pPr>
    </w:p>
    <w:p w14:paraId="5DAA38E1" w14:textId="77777777" w:rsidR="007158A6" w:rsidRDefault="007158A6">
      <w:pPr>
        <w:pStyle w:val="BodyText"/>
        <w:rPr>
          <w:sz w:val="20"/>
        </w:rPr>
      </w:pPr>
    </w:p>
    <w:p w14:paraId="6654E8FA" w14:textId="77777777" w:rsidR="007158A6" w:rsidRDefault="007158A6">
      <w:pPr>
        <w:pStyle w:val="BodyText"/>
        <w:rPr>
          <w:sz w:val="20"/>
        </w:rPr>
      </w:pPr>
    </w:p>
    <w:p w14:paraId="627AA578" w14:textId="77777777" w:rsidR="007158A6" w:rsidRDefault="007158A6">
      <w:pPr>
        <w:pStyle w:val="BodyText"/>
        <w:rPr>
          <w:sz w:val="20"/>
        </w:rPr>
      </w:pPr>
    </w:p>
    <w:p w14:paraId="162AE6F4" w14:textId="77777777" w:rsidR="007158A6" w:rsidRDefault="007158A6">
      <w:pPr>
        <w:pStyle w:val="BodyText"/>
        <w:rPr>
          <w:sz w:val="20"/>
        </w:rPr>
      </w:pPr>
    </w:p>
    <w:p w14:paraId="06EAE9DF" w14:textId="77777777" w:rsidR="007158A6" w:rsidRDefault="007158A6">
      <w:pPr>
        <w:pStyle w:val="BodyText"/>
        <w:rPr>
          <w:sz w:val="20"/>
        </w:rPr>
      </w:pPr>
    </w:p>
    <w:p w14:paraId="7D1AD192" w14:textId="77777777" w:rsidR="007158A6" w:rsidRDefault="007158A6">
      <w:pPr>
        <w:pStyle w:val="BodyText"/>
        <w:rPr>
          <w:sz w:val="20"/>
        </w:rPr>
      </w:pPr>
    </w:p>
    <w:p w14:paraId="08E6CBC6" w14:textId="77777777" w:rsidR="007158A6" w:rsidRDefault="007158A6">
      <w:pPr>
        <w:pStyle w:val="BodyText"/>
        <w:rPr>
          <w:sz w:val="20"/>
        </w:rPr>
      </w:pPr>
    </w:p>
    <w:p w14:paraId="1924169E" w14:textId="77777777" w:rsidR="007158A6" w:rsidRDefault="007158A6">
      <w:pPr>
        <w:pStyle w:val="BodyText"/>
        <w:rPr>
          <w:sz w:val="20"/>
        </w:rPr>
      </w:pPr>
    </w:p>
    <w:p w14:paraId="18845AE8" w14:textId="77777777" w:rsidR="007158A6" w:rsidRDefault="007158A6">
      <w:pPr>
        <w:pStyle w:val="BodyText"/>
        <w:rPr>
          <w:sz w:val="20"/>
        </w:rPr>
      </w:pPr>
    </w:p>
    <w:p w14:paraId="28A02FE7" w14:textId="77777777" w:rsidR="007158A6" w:rsidRDefault="007158A6">
      <w:pPr>
        <w:pStyle w:val="BodyText"/>
        <w:rPr>
          <w:sz w:val="20"/>
        </w:rPr>
      </w:pPr>
    </w:p>
    <w:p w14:paraId="245A7E8C" w14:textId="77777777" w:rsidR="007158A6" w:rsidRDefault="007158A6">
      <w:pPr>
        <w:pStyle w:val="BodyText"/>
        <w:rPr>
          <w:sz w:val="20"/>
        </w:rPr>
      </w:pPr>
    </w:p>
    <w:p w14:paraId="3EB57B3B" w14:textId="77777777" w:rsidR="007158A6" w:rsidRDefault="007158A6">
      <w:pPr>
        <w:pStyle w:val="BodyText"/>
        <w:rPr>
          <w:sz w:val="20"/>
        </w:rPr>
      </w:pPr>
    </w:p>
    <w:p w14:paraId="53454D04" w14:textId="77777777" w:rsidR="007158A6" w:rsidRDefault="007158A6">
      <w:pPr>
        <w:pStyle w:val="BodyText"/>
        <w:spacing w:before="6"/>
        <w:rPr>
          <w:sz w:val="17"/>
        </w:rPr>
      </w:pPr>
    </w:p>
    <w:tbl>
      <w:tblPr>
        <w:tblW w:w="0" w:type="auto"/>
        <w:tblInd w:w="15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2"/>
        <w:gridCol w:w="842"/>
        <w:gridCol w:w="721"/>
        <w:gridCol w:w="673"/>
      </w:tblGrid>
      <w:tr w:rsidR="007158A6" w14:paraId="19FBDC18" w14:textId="77777777">
        <w:trPr>
          <w:trHeight w:val="520"/>
        </w:trPr>
        <w:tc>
          <w:tcPr>
            <w:tcW w:w="5104" w:type="dxa"/>
            <w:gridSpan w:val="2"/>
            <w:tcBorders>
              <w:bottom w:val="double" w:sz="1" w:space="0" w:color="000000"/>
            </w:tcBorders>
          </w:tcPr>
          <w:p w14:paraId="24A87057" w14:textId="77777777" w:rsidR="007158A6" w:rsidRDefault="004F2724">
            <w:pPr>
              <w:pStyle w:val="TableParagraph"/>
              <w:spacing w:before="44" w:line="240" w:lineRule="auto"/>
              <w:ind w:left="1426"/>
              <w:jc w:val="left"/>
            </w:pPr>
            <w:r>
              <w:t>Table</w:t>
            </w:r>
            <w:r>
              <w:rPr>
                <w:spacing w:val="8"/>
              </w:rPr>
              <w:t xml:space="preserve"> </w:t>
            </w:r>
            <w:r>
              <w:t>27:</w:t>
            </w:r>
            <w:r>
              <w:rPr>
                <w:spacing w:val="28"/>
              </w:rPr>
              <w:t xml:space="preserve"> </w:t>
            </w:r>
            <w:r>
              <w:t>CAR</w:t>
            </w:r>
            <w:r>
              <w:rPr>
                <w:spacing w:val="9"/>
              </w:rPr>
              <w:t xml:space="preserve"> </w:t>
            </w:r>
            <w:r>
              <w:t>Sample</w:t>
            </w:r>
            <w:r>
              <w:rPr>
                <w:spacing w:val="8"/>
              </w:rPr>
              <w:t xml:space="preserve"> </w:t>
            </w:r>
            <w:r>
              <w:t>Balance</w:t>
            </w:r>
            <w:r>
              <w:rPr>
                <w:spacing w:val="8"/>
              </w:rPr>
              <w:t xml:space="preserve"> </w:t>
            </w:r>
            <w:r>
              <w:t>Table</w:t>
            </w:r>
          </w:p>
        </w:tc>
        <w:tc>
          <w:tcPr>
            <w:tcW w:w="721" w:type="dxa"/>
            <w:tcBorders>
              <w:bottom w:val="double" w:sz="1" w:space="0" w:color="000000"/>
            </w:tcBorders>
          </w:tcPr>
          <w:p w14:paraId="6CEA83EF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73" w:type="dxa"/>
            <w:tcBorders>
              <w:bottom w:val="double" w:sz="1" w:space="0" w:color="000000"/>
            </w:tcBorders>
          </w:tcPr>
          <w:p w14:paraId="7BD448DA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6"/>
              </w:rPr>
            </w:pPr>
          </w:p>
        </w:tc>
      </w:tr>
      <w:tr w:rsidR="007158A6" w14:paraId="5CED95B8" w14:textId="77777777">
        <w:trPr>
          <w:trHeight w:val="192"/>
        </w:trPr>
        <w:tc>
          <w:tcPr>
            <w:tcW w:w="5104" w:type="dxa"/>
            <w:gridSpan w:val="2"/>
            <w:tcBorders>
              <w:top w:val="double" w:sz="1" w:space="0" w:color="000000"/>
            </w:tcBorders>
          </w:tcPr>
          <w:p w14:paraId="6E3732CC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21" w:type="dxa"/>
            <w:tcBorders>
              <w:top w:val="double" w:sz="1" w:space="0" w:color="000000"/>
            </w:tcBorders>
          </w:tcPr>
          <w:p w14:paraId="56A4B125" w14:textId="77777777" w:rsidR="007158A6" w:rsidRDefault="004F2724">
            <w:pPr>
              <w:pStyle w:val="TableParagraph"/>
              <w:spacing w:before="0" w:line="154" w:lineRule="exact"/>
              <w:ind w:left="88"/>
              <w:jc w:val="left"/>
              <w:rPr>
                <w:sz w:val="16"/>
              </w:rPr>
            </w:pPr>
            <w:r>
              <w:rPr>
                <w:w w:val="115"/>
                <w:sz w:val="16"/>
              </w:rPr>
              <w:t>CAR</w:t>
            </w:r>
          </w:p>
        </w:tc>
        <w:tc>
          <w:tcPr>
            <w:tcW w:w="673" w:type="dxa"/>
            <w:tcBorders>
              <w:top w:val="double" w:sz="1" w:space="0" w:color="000000"/>
            </w:tcBorders>
          </w:tcPr>
          <w:p w14:paraId="072CCE28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0"/>
              </w:rPr>
            </w:pPr>
          </w:p>
        </w:tc>
      </w:tr>
      <w:tr w:rsidR="007158A6" w14:paraId="7E331ADB" w14:textId="77777777">
        <w:trPr>
          <w:trHeight w:val="193"/>
        </w:trPr>
        <w:tc>
          <w:tcPr>
            <w:tcW w:w="5104" w:type="dxa"/>
            <w:gridSpan w:val="2"/>
          </w:tcPr>
          <w:p w14:paraId="21958EBC" w14:textId="77777777" w:rsidR="007158A6" w:rsidRDefault="004F2724">
            <w:pPr>
              <w:pStyle w:val="TableParagraph"/>
              <w:tabs>
                <w:tab w:val="left" w:pos="4487"/>
              </w:tabs>
              <w:spacing w:line="159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Variable</w:t>
            </w:r>
            <w:r>
              <w:rPr>
                <w:w w:val="105"/>
                <w:sz w:val="16"/>
              </w:rPr>
              <w:tab/>
              <w:t>F2F</w:t>
            </w:r>
          </w:p>
        </w:tc>
        <w:tc>
          <w:tcPr>
            <w:tcW w:w="721" w:type="dxa"/>
          </w:tcPr>
          <w:p w14:paraId="01918271" w14:textId="77777777" w:rsidR="007158A6" w:rsidRDefault="004F2724">
            <w:pPr>
              <w:pStyle w:val="TableParagraph"/>
              <w:spacing w:line="159" w:lineRule="exact"/>
              <w:ind w:left="34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Remote</w:t>
            </w:r>
          </w:p>
        </w:tc>
        <w:tc>
          <w:tcPr>
            <w:tcW w:w="673" w:type="dxa"/>
          </w:tcPr>
          <w:p w14:paraId="4645C8BF" w14:textId="77777777" w:rsidR="007158A6" w:rsidRDefault="004F2724">
            <w:pPr>
              <w:pStyle w:val="TableParagraph"/>
              <w:spacing w:line="159" w:lineRule="exact"/>
              <w:ind w:right="198"/>
              <w:jc w:val="right"/>
              <w:rPr>
                <w:sz w:val="16"/>
              </w:rPr>
            </w:pPr>
            <w:r>
              <w:rPr>
                <w:sz w:val="16"/>
              </w:rPr>
              <w:t>Diff</w:t>
            </w:r>
          </w:p>
        </w:tc>
      </w:tr>
      <w:tr w:rsidR="007158A6" w14:paraId="107205A4" w14:textId="77777777">
        <w:trPr>
          <w:trHeight w:val="23"/>
        </w:trPr>
        <w:tc>
          <w:tcPr>
            <w:tcW w:w="5104" w:type="dxa"/>
            <w:gridSpan w:val="2"/>
          </w:tcPr>
          <w:p w14:paraId="099A3634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721" w:type="dxa"/>
          </w:tcPr>
          <w:p w14:paraId="7C1E1911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673" w:type="dxa"/>
          </w:tcPr>
          <w:p w14:paraId="29B49983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2"/>
              </w:rPr>
            </w:pPr>
          </w:p>
        </w:tc>
      </w:tr>
      <w:tr w:rsidR="007158A6" w14:paraId="4DC15E2C" w14:textId="77777777">
        <w:trPr>
          <w:trHeight w:val="349"/>
        </w:trPr>
        <w:tc>
          <w:tcPr>
            <w:tcW w:w="4262" w:type="dxa"/>
            <w:tcBorders>
              <w:top w:val="single" w:sz="4" w:space="0" w:color="000000"/>
            </w:tcBorders>
          </w:tcPr>
          <w:p w14:paraId="014F3043" w14:textId="77777777" w:rsidR="007158A6" w:rsidRDefault="004F2724">
            <w:pPr>
              <w:pStyle w:val="TableParagraph"/>
              <w:spacing w:before="0" w:line="167" w:lineRule="exact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List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respondent</w:t>
            </w:r>
            <w:r>
              <w:rPr>
                <w:spacing w:val="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age</w:t>
            </w:r>
          </w:p>
        </w:tc>
        <w:tc>
          <w:tcPr>
            <w:tcW w:w="842" w:type="dxa"/>
            <w:tcBorders>
              <w:top w:val="single" w:sz="4" w:space="0" w:color="000000"/>
            </w:tcBorders>
          </w:tcPr>
          <w:p w14:paraId="55FB18FC" w14:textId="77777777" w:rsidR="007158A6" w:rsidRDefault="004F2724">
            <w:pPr>
              <w:pStyle w:val="TableParagraph"/>
              <w:spacing w:before="0" w:line="167" w:lineRule="exact"/>
              <w:ind w:left="184"/>
              <w:jc w:val="left"/>
              <w:rPr>
                <w:sz w:val="16"/>
              </w:rPr>
            </w:pPr>
            <w:r>
              <w:rPr>
                <w:sz w:val="16"/>
              </w:rPr>
              <w:t>36.27</w:t>
            </w:r>
          </w:p>
          <w:p w14:paraId="1CFA608E" w14:textId="77777777" w:rsidR="007158A6" w:rsidRDefault="004F2724">
            <w:pPr>
              <w:pStyle w:val="TableParagraph"/>
              <w:spacing w:before="7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(12.55)</w:t>
            </w:r>
          </w:p>
        </w:tc>
        <w:tc>
          <w:tcPr>
            <w:tcW w:w="721" w:type="dxa"/>
            <w:tcBorders>
              <w:top w:val="single" w:sz="4" w:space="0" w:color="000000"/>
            </w:tcBorders>
          </w:tcPr>
          <w:p w14:paraId="4C56E0D5" w14:textId="77777777" w:rsidR="007158A6" w:rsidRDefault="004F2724">
            <w:pPr>
              <w:pStyle w:val="TableParagraph"/>
              <w:spacing w:before="0" w:line="167" w:lineRule="exact"/>
              <w:ind w:left="124"/>
              <w:jc w:val="left"/>
              <w:rPr>
                <w:sz w:val="16"/>
              </w:rPr>
            </w:pPr>
            <w:r>
              <w:rPr>
                <w:sz w:val="16"/>
              </w:rPr>
              <w:t>39.03</w:t>
            </w:r>
          </w:p>
          <w:p w14:paraId="3BFC1C87" w14:textId="77777777" w:rsidR="007158A6" w:rsidRDefault="004F2724">
            <w:pPr>
              <w:pStyle w:val="TableParagraph"/>
              <w:spacing w:before="7"/>
              <w:ind w:left="5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(12.38)</w:t>
            </w:r>
          </w:p>
        </w:tc>
        <w:tc>
          <w:tcPr>
            <w:tcW w:w="673" w:type="dxa"/>
            <w:tcBorders>
              <w:top w:val="single" w:sz="4" w:space="0" w:color="000000"/>
            </w:tcBorders>
          </w:tcPr>
          <w:p w14:paraId="51DF3604" w14:textId="77777777" w:rsidR="007158A6" w:rsidRDefault="004F2724">
            <w:pPr>
              <w:pStyle w:val="TableParagraph"/>
              <w:spacing w:before="0" w:line="167" w:lineRule="exact"/>
              <w:ind w:left="142"/>
              <w:jc w:val="left"/>
              <w:rPr>
                <w:sz w:val="16"/>
              </w:rPr>
            </w:pPr>
            <w:r>
              <w:rPr>
                <w:sz w:val="16"/>
              </w:rPr>
              <w:t>2.76*</w:t>
            </w:r>
          </w:p>
          <w:p w14:paraId="7B282286" w14:textId="77777777" w:rsidR="007158A6" w:rsidRDefault="004F2724">
            <w:pPr>
              <w:pStyle w:val="TableParagraph"/>
              <w:spacing w:before="7"/>
              <w:ind w:left="118"/>
              <w:jc w:val="left"/>
              <w:rPr>
                <w:sz w:val="16"/>
              </w:rPr>
            </w:pPr>
            <w:r>
              <w:rPr>
                <w:sz w:val="16"/>
              </w:rPr>
              <w:t>(0.03)</w:t>
            </w:r>
          </w:p>
        </w:tc>
      </w:tr>
      <w:tr w:rsidR="007158A6" w14:paraId="15654C19" w14:textId="77777777">
        <w:trPr>
          <w:trHeight w:val="189"/>
        </w:trPr>
        <w:tc>
          <w:tcPr>
            <w:tcW w:w="4262" w:type="dxa"/>
          </w:tcPr>
          <w:p w14:paraId="0E46A29E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head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respondent</w:t>
            </w:r>
          </w:p>
        </w:tc>
        <w:tc>
          <w:tcPr>
            <w:tcW w:w="842" w:type="dxa"/>
          </w:tcPr>
          <w:p w14:paraId="46D938B3" w14:textId="77777777" w:rsidR="007158A6" w:rsidRDefault="004F2724">
            <w:pPr>
              <w:pStyle w:val="TableParagraph"/>
              <w:ind w:left="134" w:right="218"/>
              <w:rPr>
                <w:sz w:val="16"/>
              </w:rPr>
            </w:pPr>
            <w:r>
              <w:rPr>
                <w:sz w:val="16"/>
              </w:rPr>
              <w:t>0.72</w:t>
            </w:r>
          </w:p>
        </w:tc>
        <w:tc>
          <w:tcPr>
            <w:tcW w:w="721" w:type="dxa"/>
          </w:tcPr>
          <w:p w14:paraId="166118CD" w14:textId="77777777" w:rsidR="007158A6" w:rsidRDefault="004F2724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0.78</w:t>
            </w:r>
          </w:p>
        </w:tc>
        <w:tc>
          <w:tcPr>
            <w:tcW w:w="673" w:type="dxa"/>
          </w:tcPr>
          <w:p w14:paraId="260127EC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0.05</w:t>
            </w:r>
          </w:p>
        </w:tc>
      </w:tr>
      <w:tr w:rsidR="007158A6" w14:paraId="1BAFC32A" w14:textId="77777777">
        <w:trPr>
          <w:trHeight w:val="189"/>
        </w:trPr>
        <w:tc>
          <w:tcPr>
            <w:tcW w:w="4262" w:type="dxa"/>
          </w:tcPr>
          <w:p w14:paraId="6A2519DF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2C5E6218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721" w:type="dxa"/>
          </w:tcPr>
          <w:p w14:paraId="3BE603A4" w14:textId="77777777" w:rsidR="007158A6" w:rsidRDefault="004F2724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(0.42)</w:t>
            </w:r>
          </w:p>
        </w:tc>
        <w:tc>
          <w:tcPr>
            <w:tcW w:w="673" w:type="dxa"/>
          </w:tcPr>
          <w:p w14:paraId="02268B04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(0.21)</w:t>
            </w:r>
          </w:p>
        </w:tc>
      </w:tr>
      <w:tr w:rsidR="007158A6" w14:paraId="006A229E" w14:textId="77777777">
        <w:trPr>
          <w:trHeight w:val="189"/>
        </w:trPr>
        <w:tc>
          <w:tcPr>
            <w:tcW w:w="4262" w:type="dxa"/>
          </w:tcPr>
          <w:p w14:paraId="40DEEA44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Female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Head</w:t>
            </w:r>
          </w:p>
        </w:tc>
        <w:tc>
          <w:tcPr>
            <w:tcW w:w="842" w:type="dxa"/>
          </w:tcPr>
          <w:p w14:paraId="42CE1289" w14:textId="77777777" w:rsidR="007158A6" w:rsidRDefault="004F2724">
            <w:pPr>
              <w:pStyle w:val="TableParagraph"/>
              <w:ind w:left="133" w:right="218"/>
              <w:rPr>
                <w:sz w:val="16"/>
              </w:rPr>
            </w:pPr>
            <w:r>
              <w:rPr>
                <w:sz w:val="16"/>
              </w:rPr>
              <w:t>0.19</w:t>
            </w:r>
          </w:p>
        </w:tc>
        <w:tc>
          <w:tcPr>
            <w:tcW w:w="721" w:type="dxa"/>
          </w:tcPr>
          <w:p w14:paraId="76A9F7D2" w14:textId="77777777" w:rsidR="007158A6" w:rsidRDefault="004F2724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0.25</w:t>
            </w:r>
          </w:p>
        </w:tc>
        <w:tc>
          <w:tcPr>
            <w:tcW w:w="673" w:type="dxa"/>
          </w:tcPr>
          <w:p w14:paraId="71951C43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</w:tr>
      <w:tr w:rsidR="007158A6" w14:paraId="055F4FCE" w14:textId="77777777">
        <w:trPr>
          <w:trHeight w:val="189"/>
        </w:trPr>
        <w:tc>
          <w:tcPr>
            <w:tcW w:w="4262" w:type="dxa"/>
          </w:tcPr>
          <w:p w14:paraId="02BEA6A6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670BD7F7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(0.39)</w:t>
            </w:r>
          </w:p>
        </w:tc>
        <w:tc>
          <w:tcPr>
            <w:tcW w:w="721" w:type="dxa"/>
          </w:tcPr>
          <w:p w14:paraId="4C6903C5" w14:textId="77777777" w:rsidR="007158A6" w:rsidRDefault="004F2724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673" w:type="dxa"/>
          </w:tcPr>
          <w:p w14:paraId="73C27069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w w:val="105"/>
                <w:sz w:val="16"/>
              </w:rPr>
              <w:t>(0.12)</w:t>
            </w:r>
          </w:p>
        </w:tc>
      </w:tr>
      <w:tr w:rsidR="007158A6" w14:paraId="74D59ABA" w14:textId="77777777">
        <w:trPr>
          <w:trHeight w:val="189"/>
        </w:trPr>
        <w:tc>
          <w:tcPr>
            <w:tcW w:w="4262" w:type="dxa"/>
          </w:tcPr>
          <w:p w14:paraId="3485356E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Married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Head</w:t>
            </w:r>
          </w:p>
        </w:tc>
        <w:tc>
          <w:tcPr>
            <w:tcW w:w="842" w:type="dxa"/>
          </w:tcPr>
          <w:p w14:paraId="755F7B26" w14:textId="77777777" w:rsidR="007158A6" w:rsidRDefault="004F2724">
            <w:pPr>
              <w:pStyle w:val="TableParagraph"/>
              <w:ind w:left="133" w:right="218"/>
              <w:rPr>
                <w:sz w:val="16"/>
              </w:rPr>
            </w:pPr>
            <w:r>
              <w:rPr>
                <w:sz w:val="16"/>
              </w:rPr>
              <w:t>0.27</w:t>
            </w:r>
          </w:p>
        </w:tc>
        <w:tc>
          <w:tcPr>
            <w:tcW w:w="721" w:type="dxa"/>
          </w:tcPr>
          <w:p w14:paraId="6B0457DD" w14:textId="77777777" w:rsidR="007158A6" w:rsidRDefault="004F2724">
            <w:pPr>
              <w:pStyle w:val="TableParagraph"/>
              <w:ind w:left="165"/>
              <w:jc w:val="left"/>
              <w:rPr>
                <w:sz w:val="16"/>
              </w:rPr>
            </w:pPr>
            <w:r>
              <w:rPr>
                <w:sz w:val="16"/>
              </w:rPr>
              <w:t>0.27</w:t>
            </w:r>
          </w:p>
        </w:tc>
        <w:tc>
          <w:tcPr>
            <w:tcW w:w="673" w:type="dxa"/>
          </w:tcPr>
          <w:p w14:paraId="20ABAB41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7158A6" w14:paraId="4C3E5B03" w14:textId="77777777">
        <w:trPr>
          <w:trHeight w:val="189"/>
        </w:trPr>
        <w:tc>
          <w:tcPr>
            <w:tcW w:w="4262" w:type="dxa"/>
          </w:tcPr>
          <w:p w14:paraId="419DC1AA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5C1B6668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721" w:type="dxa"/>
          </w:tcPr>
          <w:p w14:paraId="223480D8" w14:textId="77777777" w:rsidR="007158A6" w:rsidRDefault="004F2724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(0.45)</w:t>
            </w:r>
          </w:p>
        </w:tc>
        <w:tc>
          <w:tcPr>
            <w:tcW w:w="673" w:type="dxa"/>
          </w:tcPr>
          <w:p w14:paraId="533FA8DF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(0.85)</w:t>
            </w:r>
          </w:p>
        </w:tc>
      </w:tr>
      <w:tr w:rsidR="007158A6" w14:paraId="3D249825" w14:textId="77777777">
        <w:trPr>
          <w:trHeight w:val="189"/>
        </w:trPr>
        <w:tc>
          <w:tcPr>
            <w:tcW w:w="4262" w:type="dxa"/>
          </w:tcPr>
          <w:p w14:paraId="0F36606E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head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years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9"/>
                <w:sz w:val="16"/>
              </w:rPr>
              <w:t xml:space="preserve"> </w:t>
            </w:r>
            <w:r>
              <w:rPr>
                <w:sz w:val="16"/>
              </w:rPr>
              <w:t>education</w:t>
            </w:r>
          </w:p>
        </w:tc>
        <w:tc>
          <w:tcPr>
            <w:tcW w:w="842" w:type="dxa"/>
          </w:tcPr>
          <w:p w14:paraId="341E0360" w14:textId="77777777" w:rsidR="007158A6" w:rsidRDefault="004F2724">
            <w:pPr>
              <w:pStyle w:val="TableParagraph"/>
              <w:ind w:left="134" w:right="218"/>
              <w:rPr>
                <w:sz w:val="16"/>
              </w:rPr>
            </w:pPr>
            <w:r>
              <w:rPr>
                <w:w w:val="105"/>
                <w:sz w:val="16"/>
              </w:rPr>
              <w:t>7.55</w:t>
            </w:r>
          </w:p>
        </w:tc>
        <w:tc>
          <w:tcPr>
            <w:tcW w:w="721" w:type="dxa"/>
          </w:tcPr>
          <w:p w14:paraId="7E74422D" w14:textId="77777777" w:rsidR="007158A6" w:rsidRDefault="004F2724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7.92</w:t>
            </w:r>
          </w:p>
        </w:tc>
        <w:tc>
          <w:tcPr>
            <w:tcW w:w="673" w:type="dxa"/>
          </w:tcPr>
          <w:p w14:paraId="4D1BC36A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0.38</w:t>
            </w:r>
          </w:p>
        </w:tc>
      </w:tr>
      <w:tr w:rsidR="007158A6" w14:paraId="2D7C746A" w14:textId="77777777">
        <w:trPr>
          <w:trHeight w:val="189"/>
        </w:trPr>
        <w:tc>
          <w:tcPr>
            <w:tcW w:w="4262" w:type="dxa"/>
          </w:tcPr>
          <w:p w14:paraId="3FED86BA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16566BC2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w w:val="105"/>
                <w:sz w:val="16"/>
              </w:rPr>
              <w:t>(4.13)</w:t>
            </w:r>
          </w:p>
        </w:tc>
        <w:tc>
          <w:tcPr>
            <w:tcW w:w="721" w:type="dxa"/>
          </w:tcPr>
          <w:p w14:paraId="0C70B152" w14:textId="77777777" w:rsidR="007158A6" w:rsidRDefault="004F2724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(4.69)</w:t>
            </w:r>
          </w:p>
        </w:tc>
        <w:tc>
          <w:tcPr>
            <w:tcW w:w="673" w:type="dxa"/>
          </w:tcPr>
          <w:p w14:paraId="5A4F40F9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(0.40)</w:t>
            </w:r>
          </w:p>
        </w:tc>
      </w:tr>
      <w:tr w:rsidR="007158A6" w14:paraId="112F75BD" w14:textId="77777777">
        <w:trPr>
          <w:trHeight w:val="189"/>
        </w:trPr>
        <w:tc>
          <w:tcPr>
            <w:tcW w:w="4262" w:type="dxa"/>
          </w:tcPr>
          <w:p w14:paraId="1A8AC5D3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Displaced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</w:p>
        </w:tc>
        <w:tc>
          <w:tcPr>
            <w:tcW w:w="842" w:type="dxa"/>
          </w:tcPr>
          <w:p w14:paraId="58D3F5C9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0.09</w:t>
            </w:r>
          </w:p>
        </w:tc>
        <w:tc>
          <w:tcPr>
            <w:tcW w:w="721" w:type="dxa"/>
          </w:tcPr>
          <w:p w14:paraId="5688FA75" w14:textId="77777777" w:rsidR="007158A6" w:rsidRDefault="004F2724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0.15</w:t>
            </w:r>
          </w:p>
        </w:tc>
        <w:tc>
          <w:tcPr>
            <w:tcW w:w="673" w:type="dxa"/>
          </w:tcPr>
          <w:p w14:paraId="5FFD3D8F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</w:tr>
      <w:tr w:rsidR="007158A6" w14:paraId="3AC4F7D7" w14:textId="77777777">
        <w:trPr>
          <w:trHeight w:val="189"/>
        </w:trPr>
        <w:tc>
          <w:tcPr>
            <w:tcW w:w="4262" w:type="dxa"/>
          </w:tcPr>
          <w:p w14:paraId="64C47E84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61368A42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(0.29)</w:t>
            </w:r>
          </w:p>
        </w:tc>
        <w:tc>
          <w:tcPr>
            <w:tcW w:w="721" w:type="dxa"/>
          </w:tcPr>
          <w:p w14:paraId="0462ECEF" w14:textId="77777777" w:rsidR="007158A6" w:rsidRDefault="004F2724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(0.36)</w:t>
            </w:r>
          </w:p>
        </w:tc>
        <w:tc>
          <w:tcPr>
            <w:tcW w:w="673" w:type="dxa"/>
          </w:tcPr>
          <w:p w14:paraId="62282FF7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(0.07)</w:t>
            </w:r>
          </w:p>
        </w:tc>
      </w:tr>
      <w:tr w:rsidR="007158A6" w14:paraId="6A581DF6" w14:textId="77777777">
        <w:trPr>
          <w:trHeight w:val="189"/>
        </w:trPr>
        <w:tc>
          <w:tcPr>
            <w:tcW w:w="4262" w:type="dxa"/>
          </w:tcPr>
          <w:p w14:paraId="3164B62B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size</w:t>
            </w:r>
          </w:p>
        </w:tc>
        <w:tc>
          <w:tcPr>
            <w:tcW w:w="842" w:type="dxa"/>
          </w:tcPr>
          <w:p w14:paraId="7FAD58E6" w14:textId="77777777" w:rsidR="007158A6" w:rsidRDefault="004F2724">
            <w:pPr>
              <w:pStyle w:val="TableParagraph"/>
              <w:ind w:left="134" w:right="218"/>
              <w:rPr>
                <w:sz w:val="16"/>
              </w:rPr>
            </w:pPr>
            <w:r>
              <w:rPr>
                <w:w w:val="105"/>
                <w:sz w:val="16"/>
              </w:rPr>
              <w:t>7.72</w:t>
            </w:r>
          </w:p>
        </w:tc>
        <w:tc>
          <w:tcPr>
            <w:tcW w:w="721" w:type="dxa"/>
          </w:tcPr>
          <w:p w14:paraId="3838621F" w14:textId="77777777" w:rsidR="007158A6" w:rsidRDefault="004F2724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8.39</w:t>
            </w:r>
          </w:p>
        </w:tc>
        <w:tc>
          <w:tcPr>
            <w:tcW w:w="673" w:type="dxa"/>
          </w:tcPr>
          <w:p w14:paraId="66190EC2" w14:textId="77777777" w:rsidR="007158A6" w:rsidRDefault="004F2724">
            <w:pPr>
              <w:pStyle w:val="TableParagraph"/>
              <w:ind w:right="143"/>
              <w:jc w:val="right"/>
              <w:rPr>
                <w:sz w:val="16"/>
              </w:rPr>
            </w:pPr>
            <w:r>
              <w:rPr>
                <w:sz w:val="16"/>
              </w:rPr>
              <w:t>0.67*</w:t>
            </w:r>
          </w:p>
        </w:tc>
      </w:tr>
      <w:tr w:rsidR="007158A6" w14:paraId="71FE0678" w14:textId="77777777">
        <w:trPr>
          <w:trHeight w:val="189"/>
        </w:trPr>
        <w:tc>
          <w:tcPr>
            <w:tcW w:w="4262" w:type="dxa"/>
          </w:tcPr>
          <w:p w14:paraId="51825F60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1191CD21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(3.44)</w:t>
            </w:r>
          </w:p>
        </w:tc>
        <w:tc>
          <w:tcPr>
            <w:tcW w:w="721" w:type="dxa"/>
          </w:tcPr>
          <w:p w14:paraId="21772A01" w14:textId="77777777" w:rsidR="007158A6" w:rsidRDefault="004F2724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(3.40)</w:t>
            </w:r>
          </w:p>
        </w:tc>
        <w:tc>
          <w:tcPr>
            <w:tcW w:w="673" w:type="dxa"/>
          </w:tcPr>
          <w:p w14:paraId="739338FC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(0.05)</w:t>
            </w:r>
          </w:p>
        </w:tc>
      </w:tr>
      <w:tr w:rsidR="007158A6" w14:paraId="56F793E5" w14:textId="77777777">
        <w:trPr>
          <w:trHeight w:val="189"/>
        </w:trPr>
        <w:tc>
          <w:tcPr>
            <w:tcW w:w="4262" w:type="dxa"/>
          </w:tcPr>
          <w:p w14:paraId="394B0B3A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member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younger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than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15</w:t>
            </w:r>
          </w:p>
        </w:tc>
        <w:tc>
          <w:tcPr>
            <w:tcW w:w="842" w:type="dxa"/>
          </w:tcPr>
          <w:p w14:paraId="0EFA7DA0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4.04</w:t>
            </w:r>
          </w:p>
        </w:tc>
        <w:tc>
          <w:tcPr>
            <w:tcW w:w="721" w:type="dxa"/>
          </w:tcPr>
          <w:p w14:paraId="3AB21687" w14:textId="77777777" w:rsidR="007158A6" w:rsidRDefault="004F2724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4.31</w:t>
            </w:r>
          </w:p>
        </w:tc>
        <w:tc>
          <w:tcPr>
            <w:tcW w:w="673" w:type="dxa"/>
          </w:tcPr>
          <w:p w14:paraId="5D1703BF" w14:textId="77777777" w:rsidR="007158A6" w:rsidRDefault="004F2724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0.27</w:t>
            </w:r>
          </w:p>
        </w:tc>
      </w:tr>
      <w:tr w:rsidR="007158A6" w14:paraId="2802B4E6" w14:textId="77777777">
        <w:trPr>
          <w:trHeight w:val="189"/>
        </w:trPr>
        <w:tc>
          <w:tcPr>
            <w:tcW w:w="4262" w:type="dxa"/>
          </w:tcPr>
          <w:p w14:paraId="72F1AC67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3C6FE10E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(2.27)</w:t>
            </w:r>
          </w:p>
        </w:tc>
        <w:tc>
          <w:tcPr>
            <w:tcW w:w="721" w:type="dxa"/>
          </w:tcPr>
          <w:p w14:paraId="2B19B6D2" w14:textId="77777777" w:rsidR="007158A6" w:rsidRDefault="004F2724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(2.03)</w:t>
            </w:r>
          </w:p>
        </w:tc>
        <w:tc>
          <w:tcPr>
            <w:tcW w:w="673" w:type="dxa"/>
          </w:tcPr>
          <w:p w14:paraId="14875CE0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(0.20)</w:t>
            </w:r>
          </w:p>
        </w:tc>
      </w:tr>
      <w:tr w:rsidR="007158A6" w14:paraId="3577E3C6" w14:textId="77777777">
        <w:trPr>
          <w:trHeight w:val="189"/>
        </w:trPr>
        <w:tc>
          <w:tcPr>
            <w:tcW w:w="4262" w:type="dxa"/>
          </w:tcPr>
          <w:p w14:paraId="0AE2A5E3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member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older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than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z w:val="16"/>
              </w:rPr>
              <w:t>60</w:t>
            </w:r>
          </w:p>
        </w:tc>
        <w:tc>
          <w:tcPr>
            <w:tcW w:w="842" w:type="dxa"/>
          </w:tcPr>
          <w:p w14:paraId="3402B022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0.21</w:t>
            </w:r>
          </w:p>
        </w:tc>
        <w:tc>
          <w:tcPr>
            <w:tcW w:w="721" w:type="dxa"/>
          </w:tcPr>
          <w:p w14:paraId="662BEACE" w14:textId="77777777" w:rsidR="007158A6" w:rsidRDefault="004F2724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0.21</w:t>
            </w:r>
          </w:p>
        </w:tc>
        <w:tc>
          <w:tcPr>
            <w:tcW w:w="673" w:type="dxa"/>
          </w:tcPr>
          <w:p w14:paraId="3DDBD49A" w14:textId="77777777" w:rsidR="007158A6" w:rsidRDefault="004F2724">
            <w:pPr>
              <w:pStyle w:val="TableParagraph"/>
              <w:ind w:right="156"/>
              <w:jc w:val="right"/>
              <w:rPr>
                <w:sz w:val="16"/>
              </w:rPr>
            </w:pPr>
            <w:r>
              <w:rPr>
                <w:sz w:val="16"/>
              </w:rPr>
              <w:t>-0.00</w:t>
            </w:r>
          </w:p>
        </w:tc>
      </w:tr>
      <w:tr w:rsidR="007158A6" w14:paraId="6FE18894" w14:textId="77777777">
        <w:trPr>
          <w:trHeight w:val="189"/>
        </w:trPr>
        <w:tc>
          <w:tcPr>
            <w:tcW w:w="4262" w:type="dxa"/>
          </w:tcPr>
          <w:p w14:paraId="5369F5E0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230A6F23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(0.49)</w:t>
            </w:r>
          </w:p>
        </w:tc>
        <w:tc>
          <w:tcPr>
            <w:tcW w:w="721" w:type="dxa"/>
          </w:tcPr>
          <w:p w14:paraId="6256669B" w14:textId="77777777" w:rsidR="007158A6" w:rsidRDefault="004F2724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(0.44)</w:t>
            </w:r>
          </w:p>
        </w:tc>
        <w:tc>
          <w:tcPr>
            <w:tcW w:w="673" w:type="dxa"/>
          </w:tcPr>
          <w:p w14:paraId="27AB40CC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(0.99)</w:t>
            </w:r>
          </w:p>
        </w:tc>
      </w:tr>
      <w:tr w:rsidR="007158A6" w14:paraId="47C5E900" w14:textId="77777777">
        <w:trPr>
          <w:trHeight w:val="189"/>
        </w:trPr>
        <w:tc>
          <w:tcPr>
            <w:tcW w:w="4262" w:type="dxa"/>
          </w:tcPr>
          <w:p w14:paraId="3A4197FE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Has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household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member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disability/chronic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z w:val="16"/>
              </w:rPr>
              <w:t>disease</w:t>
            </w:r>
          </w:p>
        </w:tc>
        <w:tc>
          <w:tcPr>
            <w:tcW w:w="842" w:type="dxa"/>
          </w:tcPr>
          <w:p w14:paraId="0170B96E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0.30</w:t>
            </w:r>
          </w:p>
        </w:tc>
        <w:tc>
          <w:tcPr>
            <w:tcW w:w="721" w:type="dxa"/>
          </w:tcPr>
          <w:p w14:paraId="5C864F61" w14:textId="77777777" w:rsidR="007158A6" w:rsidRDefault="004F2724">
            <w:pPr>
              <w:pStyle w:val="TableParagraph"/>
              <w:ind w:left="167"/>
              <w:jc w:val="left"/>
              <w:rPr>
                <w:sz w:val="16"/>
              </w:rPr>
            </w:pPr>
            <w:r>
              <w:rPr>
                <w:sz w:val="16"/>
              </w:rPr>
              <w:t>0.31</w:t>
            </w:r>
          </w:p>
        </w:tc>
        <w:tc>
          <w:tcPr>
            <w:tcW w:w="673" w:type="dxa"/>
          </w:tcPr>
          <w:p w14:paraId="27A032B4" w14:textId="77777777" w:rsidR="007158A6" w:rsidRDefault="004F2724">
            <w:pPr>
              <w:pStyle w:val="TableParagraph"/>
              <w:ind w:right="184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</w:p>
        </w:tc>
      </w:tr>
      <w:tr w:rsidR="007158A6" w14:paraId="72DE27F5" w14:textId="77777777">
        <w:trPr>
          <w:trHeight w:val="189"/>
        </w:trPr>
        <w:tc>
          <w:tcPr>
            <w:tcW w:w="4262" w:type="dxa"/>
          </w:tcPr>
          <w:p w14:paraId="0E887507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23FE40B9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721" w:type="dxa"/>
          </w:tcPr>
          <w:p w14:paraId="6C05AF01" w14:textId="77777777" w:rsidR="007158A6" w:rsidRDefault="004F2724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(0.46)</w:t>
            </w:r>
          </w:p>
        </w:tc>
        <w:tc>
          <w:tcPr>
            <w:tcW w:w="673" w:type="dxa"/>
          </w:tcPr>
          <w:p w14:paraId="3117A33D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(0.83)</w:t>
            </w:r>
          </w:p>
        </w:tc>
      </w:tr>
      <w:tr w:rsidR="007158A6" w14:paraId="347D8C49" w14:textId="77777777">
        <w:trPr>
          <w:trHeight w:val="189"/>
        </w:trPr>
        <w:tc>
          <w:tcPr>
            <w:tcW w:w="4262" w:type="dxa"/>
          </w:tcPr>
          <w:p w14:paraId="4FAFE92D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Number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18"/>
                <w:sz w:val="16"/>
              </w:rPr>
              <w:t xml:space="preserve"> </w:t>
            </w:r>
            <w:r>
              <w:rPr>
                <w:sz w:val="16"/>
              </w:rPr>
              <w:t>rooms</w:t>
            </w:r>
          </w:p>
        </w:tc>
        <w:tc>
          <w:tcPr>
            <w:tcW w:w="842" w:type="dxa"/>
          </w:tcPr>
          <w:p w14:paraId="2A9130E6" w14:textId="77777777" w:rsidR="007158A6" w:rsidRDefault="004F2724">
            <w:pPr>
              <w:pStyle w:val="TableParagraph"/>
              <w:ind w:left="134" w:right="218"/>
              <w:rPr>
                <w:sz w:val="16"/>
              </w:rPr>
            </w:pPr>
            <w:r>
              <w:rPr>
                <w:sz w:val="16"/>
              </w:rPr>
              <w:t>2.89</w:t>
            </w:r>
          </w:p>
        </w:tc>
        <w:tc>
          <w:tcPr>
            <w:tcW w:w="721" w:type="dxa"/>
          </w:tcPr>
          <w:p w14:paraId="1F0DC152" w14:textId="77777777" w:rsidR="007158A6" w:rsidRDefault="004F2724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3.13</w:t>
            </w:r>
          </w:p>
        </w:tc>
        <w:tc>
          <w:tcPr>
            <w:tcW w:w="673" w:type="dxa"/>
          </w:tcPr>
          <w:p w14:paraId="6DBE317D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0.24</w:t>
            </w:r>
          </w:p>
        </w:tc>
      </w:tr>
      <w:tr w:rsidR="007158A6" w14:paraId="392F88C5" w14:textId="77777777">
        <w:trPr>
          <w:trHeight w:val="189"/>
        </w:trPr>
        <w:tc>
          <w:tcPr>
            <w:tcW w:w="4262" w:type="dxa"/>
          </w:tcPr>
          <w:p w14:paraId="4F7B9A5F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53DDFDC9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w w:val="105"/>
                <w:sz w:val="16"/>
              </w:rPr>
              <w:t>(1.24)</w:t>
            </w:r>
          </w:p>
        </w:tc>
        <w:tc>
          <w:tcPr>
            <w:tcW w:w="721" w:type="dxa"/>
          </w:tcPr>
          <w:p w14:paraId="065DE89B" w14:textId="77777777" w:rsidR="007158A6" w:rsidRDefault="004F2724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(1.27)</w:t>
            </w:r>
          </w:p>
        </w:tc>
        <w:tc>
          <w:tcPr>
            <w:tcW w:w="673" w:type="dxa"/>
          </w:tcPr>
          <w:p w14:paraId="5BB13AF4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(0.05)</w:t>
            </w:r>
          </w:p>
        </w:tc>
      </w:tr>
      <w:tr w:rsidR="007158A6" w14:paraId="541FCD6C" w14:textId="77777777">
        <w:trPr>
          <w:trHeight w:val="189"/>
        </w:trPr>
        <w:tc>
          <w:tcPr>
            <w:tcW w:w="4262" w:type="dxa"/>
          </w:tcPr>
          <w:p w14:paraId="6F9EB725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20"/>
                <w:sz w:val="16"/>
              </w:rPr>
              <w:t xml:space="preserve"> </w:t>
            </w:r>
            <w:r>
              <w:rPr>
                <w:sz w:val="16"/>
              </w:rPr>
              <w:t>Crowding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z w:val="16"/>
              </w:rPr>
              <w:t>Index</w:t>
            </w:r>
          </w:p>
        </w:tc>
        <w:tc>
          <w:tcPr>
            <w:tcW w:w="842" w:type="dxa"/>
          </w:tcPr>
          <w:p w14:paraId="36E4EE85" w14:textId="77777777" w:rsidR="007158A6" w:rsidRDefault="004F2724">
            <w:pPr>
              <w:pStyle w:val="TableParagraph"/>
              <w:ind w:left="133" w:right="218"/>
              <w:rPr>
                <w:sz w:val="16"/>
              </w:rPr>
            </w:pPr>
            <w:r>
              <w:rPr>
                <w:sz w:val="16"/>
              </w:rPr>
              <w:t>3.02</w:t>
            </w:r>
          </w:p>
        </w:tc>
        <w:tc>
          <w:tcPr>
            <w:tcW w:w="721" w:type="dxa"/>
          </w:tcPr>
          <w:p w14:paraId="079F2356" w14:textId="77777777" w:rsidR="007158A6" w:rsidRDefault="004F2724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2.97</w:t>
            </w:r>
          </w:p>
        </w:tc>
        <w:tc>
          <w:tcPr>
            <w:tcW w:w="673" w:type="dxa"/>
          </w:tcPr>
          <w:p w14:paraId="7F1B4480" w14:textId="77777777" w:rsidR="007158A6" w:rsidRDefault="004F2724">
            <w:pPr>
              <w:pStyle w:val="TableParagraph"/>
              <w:ind w:right="157"/>
              <w:jc w:val="right"/>
              <w:rPr>
                <w:sz w:val="16"/>
              </w:rPr>
            </w:pPr>
            <w:r>
              <w:rPr>
                <w:sz w:val="16"/>
              </w:rPr>
              <w:t>-0.05</w:t>
            </w:r>
          </w:p>
        </w:tc>
      </w:tr>
      <w:tr w:rsidR="007158A6" w14:paraId="28E3A396" w14:textId="77777777">
        <w:trPr>
          <w:trHeight w:val="189"/>
        </w:trPr>
        <w:tc>
          <w:tcPr>
            <w:tcW w:w="4262" w:type="dxa"/>
          </w:tcPr>
          <w:p w14:paraId="631889DD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3F6DD720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w w:val="105"/>
                <w:sz w:val="16"/>
              </w:rPr>
              <w:t>(1.70)</w:t>
            </w:r>
          </w:p>
        </w:tc>
        <w:tc>
          <w:tcPr>
            <w:tcW w:w="721" w:type="dxa"/>
          </w:tcPr>
          <w:p w14:paraId="73E2B96B" w14:textId="77777777" w:rsidR="007158A6" w:rsidRDefault="004F2724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(1.26)</w:t>
            </w:r>
          </w:p>
        </w:tc>
        <w:tc>
          <w:tcPr>
            <w:tcW w:w="673" w:type="dxa"/>
          </w:tcPr>
          <w:p w14:paraId="5BF0330F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(0.73)</w:t>
            </w:r>
          </w:p>
        </w:tc>
      </w:tr>
      <w:tr w:rsidR="007158A6" w14:paraId="0FAD3166" w14:textId="77777777">
        <w:trPr>
          <w:trHeight w:val="189"/>
        </w:trPr>
        <w:tc>
          <w:tcPr>
            <w:tcW w:w="4262" w:type="dxa"/>
          </w:tcPr>
          <w:p w14:paraId="400782DD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has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impoverished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roof</w:t>
            </w:r>
          </w:p>
        </w:tc>
        <w:tc>
          <w:tcPr>
            <w:tcW w:w="842" w:type="dxa"/>
          </w:tcPr>
          <w:p w14:paraId="7B343C29" w14:textId="77777777" w:rsidR="007158A6" w:rsidRDefault="004F2724">
            <w:pPr>
              <w:pStyle w:val="TableParagraph"/>
              <w:ind w:left="134" w:right="218"/>
              <w:rPr>
                <w:sz w:val="16"/>
              </w:rPr>
            </w:pPr>
            <w:r>
              <w:rPr>
                <w:sz w:val="16"/>
              </w:rPr>
              <w:t>0.68</w:t>
            </w:r>
          </w:p>
        </w:tc>
        <w:tc>
          <w:tcPr>
            <w:tcW w:w="721" w:type="dxa"/>
          </w:tcPr>
          <w:p w14:paraId="1DF4F5F8" w14:textId="77777777" w:rsidR="007158A6" w:rsidRDefault="004F2724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0.63</w:t>
            </w:r>
          </w:p>
        </w:tc>
        <w:tc>
          <w:tcPr>
            <w:tcW w:w="673" w:type="dxa"/>
          </w:tcPr>
          <w:p w14:paraId="598CF559" w14:textId="77777777" w:rsidR="007158A6" w:rsidRDefault="004F2724">
            <w:pPr>
              <w:pStyle w:val="TableParagraph"/>
              <w:ind w:right="157"/>
              <w:jc w:val="right"/>
              <w:rPr>
                <w:sz w:val="16"/>
              </w:rPr>
            </w:pPr>
            <w:r>
              <w:rPr>
                <w:sz w:val="16"/>
              </w:rPr>
              <w:t>-0.05</w:t>
            </w:r>
          </w:p>
        </w:tc>
      </w:tr>
      <w:tr w:rsidR="007158A6" w14:paraId="055C0BC2" w14:textId="77777777">
        <w:trPr>
          <w:trHeight w:val="189"/>
        </w:trPr>
        <w:tc>
          <w:tcPr>
            <w:tcW w:w="4262" w:type="dxa"/>
          </w:tcPr>
          <w:p w14:paraId="024CD646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58C4E217" w14:textId="77777777" w:rsidR="007158A6" w:rsidRDefault="004F2724">
            <w:pPr>
              <w:pStyle w:val="TableParagraph"/>
              <w:ind w:left="135" w:right="218"/>
              <w:rPr>
                <w:sz w:val="16"/>
              </w:rPr>
            </w:pPr>
            <w:r>
              <w:rPr>
                <w:sz w:val="16"/>
              </w:rPr>
              <w:t>(0.47)</w:t>
            </w:r>
          </w:p>
        </w:tc>
        <w:tc>
          <w:tcPr>
            <w:tcW w:w="721" w:type="dxa"/>
          </w:tcPr>
          <w:p w14:paraId="14228213" w14:textId="77777777" w:rsidR="007158A6" w:rsidRDefault="004F2724">
            <w:pPr>
              <w:pStyle w:val="TableParagraph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(0.48)</w:t>
            </w:r>
          </w:p>
        </w:tc>
        <w:tc>
          <w:tcPr>
            <w:tcW w:w="673" w:type="dxa"/>
          </w:tcPr>
          <w:p w14:paraId="0AE4C4BC" w14:textId="77777777" w:rsidR="007158A6" w:rsidRDefault="004F2724">
            <w:pPr>
              <w:pStyle w:val="TableParagraph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(0.33)</w:t>
            </w:r>
          </w:p>
        </w:tc>
      </w:tr>
      <w:tr w:rsidR="007158A6" w14:paraId="65F5B451" w14:textId="77777777">
        <w:trPr>
          <w:trHeight w:val="189"/>
        </w:trPr>
        <w:tc>
          <w:tcPr>
            <w:tcW w:w="4262" w:type="dxa"/>
          </w:tcPr>
          <w:p w14:paraId="373BD271" w14:textId="77777777" w:rsidR="007158A6" w:rsidRDefault="004F2724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z w:val="16"/>
              </w:rPr>
              <w:t>Household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has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impoverished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floor</w:t>
            </w:r>
          </w:p>
        </w:tc>
        <w:tc>
          <w:tcPr>
            <w:tcW w:w="842" w:type="dxa"/>
          </w:tcPr>
          <w:p w14:paraId="0D04FF0A" w14:textId="77777777" w:rsidR="007158A6" w:rsidRDefault="004F2724">
            <w:pPr>
              <w:pStyle w:val="TableParagraph"/>
              <w:ind w:left="134" w:right="218"/>
              <w:rPr>
                <w:sz w:val="16"/>
              </w:rPr>
            </w:pPr>
            <w:r>
              <w:rPr>
                <w:sz w:val="16"/>
              </w:rPr>
              <w:t>0.90</w:t>
            </w:r>
          </w:p>
        </w:tc>
        <w:tc>
          <w:tcPr>
            <w:tcW w:w="721" w:type="dxa"/>
          </w:tcPr>
          <w:p w14:paraId="13B8C8C6" w14:textId="77777777" w:rsidR="007158A6" w:rsidRDefault="004F2724">
            <w:pPr>
              <w:pStyle w:val="TableParagraph"/>
              <w:ind w:left="166"/>
              <w:jc w:val="left"/>
              <w:rPr>
                <w:sz w:val="16"/>
              </w:rPr>
            </w:pPr>
            <w:r>
              <w:rPr>
                <w:sz w:val="16"/>
              </w:rPr>
              <w:t>0.92</w:t>
            </w:r>
          </w:p>
        </w:tc>
        <w:tc>
          <w:tcPr>
            <w:tcW w:w="673" w:type="dxa"/>
          </w:tcPr>
          <w:p w14:paraId="32FB18DD" w14:textId="77777777" w:rsidR="007158A6" w:rsidRDefault="004F2724">
            <w:pPr>
              <w:pStyle w:val="TableParagraph"/>
              <w:ind w:right="185"/>
              <w:jc w:val="right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</w:tr>
      <w:tr w:rsidR="007158A6" w14:paraId="5B462564" w14:textId="77777777">
        <w:trPr>
          <w:trHeight w:val="193"/>
        </w:trPr>
        <w:tc>
          <w:tcPr>
            <w:tcW w:w="4262" w:type="dxa"/>
          </w:tcPr>
          <w:p w14:paraId="1E13860F" w14:textId="77777777" w:rsidR="007158A6" w:rsidRDefault="007158A6">
            <w:pPr>
              <w:pStyle w:val="TableParagraph"/>
              <w:spacing w:before="0" w:line="240" w:lineRule="auto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42" w:type="dxa"/>
          </w:tcPr>
          <w:p w14:paraId="6E0A9FE0" w14:textId="77777777" w:rsidR="007158A6" w:rsidRDefault="004F2724">
            <w:pPr>
              <w:pStyle w:val="TableParagraph"/>
              <w:spacing w:line="159" w:lineRule="exact"/>
              <w:ind w:left="135" w:right="218"/>
              <w:rPr>
                <w:sz w:val="16"/>
              </w:rPr>
            </w:pPr>
            <w:r>
              <w:rPr>
                <w:sz w:val="16"/>
              </w:rPr>
              <w:t>(0.30)</w:t>
            </w:r>
          </w:p>
        </w:tc>
        <w:tc>
          <w:tcPr>
            <w:tcW w:w="721" w:type="dxa"/>
          </w:tcPr>
          <w:p w14:paraId="28A43795" w14:textId="77777777" w:rsidR="007158A6" w:rsidRDefault="004F2724">
            <w:pPr>
              <w:pStyle w:val="TableParagraph"/>
              <w:spacing w:line="159" w:lineRule="exact"/>
              <w:ind w:left="100"/>
              <w:jc w:val="left"/>
              <w:rPr>
                <w:sz w:val="16"/>
              </w:rPr>
            </w:pPr>
            <w:r>
              <w:rPr>
                <w:sz w:val="16"/>
              </w:rPr>
              <w:t>(0.28)</w:t>
            </w:r>
          </w:p>
        </w:tc>
        <w:tc>
          <w:tcPr>
            <w:tcW w:w="673" w:type="dxa"/>
          </w:tcPr>
          <w:p w14:paraId="3EF5157D" w14:textId="77777777" w:rsidR="007158A6" w:rsidRDefault="004F2724">
            <w:pPr>
              <w:pStyle w:val="TableParagraph"/>
              <w:spacing w:line="159" w:lineRule="exact"/>
              <w:ind w:right="119"/>
              <w:jc w:val="right"/>
              <w:rPr>
                <w:sz w:val="16"/>
              </w:rPr>
            </w:pPr>
            <w:r>
              <w:rPr>
                <w:sz w:val="16"/>
              </w:rPr>
              <w:t>(0.50)</w:t>
            </w:r>
          </w:p>
        </w:tc>
      </w:tr>
      <w:tr w:rsidR="007158A6" w14:paraId="6AD2604E" w14:textId="77777777">
        <w:trPr>
          <w:trHeight w:val="234"/>
        </w:trPr>
        <w:tc>
          <w:tcPr>
            <w:tcW w:w="4262" w:type="dxa"/>
            <w:tcBorders>
              <w:bottom w:val="double" w:sz="1" w:space="0" w:color="000000"/>
            </w:tcBorders>
          </w:tcPr>
          <w:p w14:paraId="2D154406" w14:textId="77777777" w:rsidR="007158A6" w:rsidRDefault="004F2724">
            <w:pPr>
              <w:pStyle w:val="TableParagraph"/>
              <w:spacing w:before="18" w:line="240" w:lineRule="auto"/>
              <w:ind w:left="119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Observations</w:t>
            </w:r>
          </w:p>
        </w:tc>
        <w:tc>
          <w:tcPr>
            <w:tcW w:w="842" w:type="dxa"/>
            <w:tcBorders>
              <w:bottom w:val="double" w:sz="1" w:space="0" w:color="000000"/>
            </w:tcBorders>
          </w:tcPr>
          <w:p w14:paraId="23DF53BA" w14:textId="77777777" w:rsidR="007158A6" w:rsidRDefault="004F2724">
            <w:pPr>
              <w:pStyle w:val="TableParagraph"/>
              <w:spacing w:before="18" w:line="240" w:lineRule="auto"/>
              <w:ind w:left="135" w:right="218"/>
              <w:rPr>
                <w:sz w:val="16"/>
              </w:rPr>
            </w:pPr>
            <w:r>
              <w:rPr>
                <w:sz w:val="16"/>
              </w:rPr>
              <w:t>294</w:t>
            </w:r>
          </w:p>
        </w:tc>
        <w:tc>
          <w:tcPr>
            <w:tcW w:w="721" w:type="dxa"/>
            <w:tcBorders>
              <w:bottom w:val="double" w:sz="1" w:space="0" w:color="000000"/>
            </w:tcBorders>
          </w:tcPr>
          <w:p w14:paraId="499BCD3A" w14:textId="77777777" w:rsidR="007158A6" w:rsidRDefault="004F2724">
            <w:pPr>
              <w:pStyle w:val="TableParagraph"/>
              <w:spacing w:before="18" w:line="240" w:lineRule="auto"/>
              <w:ind w:left="190"/>
              <w:jc w:val="left"/>
              <w:rPr>
                <w:sz w:val="16"/>
              </w:rPr>
            </w:pPr>
            <w:r>
              <w:rPr>
                <w:w w:val="110"/>
                <w:sz w:val="16"/>
              </w:rPr>
              <w:t>157</w:t>
            </w:r>
          </w:p>
        </w:tc>
        <w:tc>
          <w:tcPr>
            <w:tcW w:w="673" w:type="dxa"/>
            <w:tcBorders>
              <w:bottom w:val="double" w:sz="1" w:space="0" w:color="000000"/>
            </w:tcBorders>
          </w:tcPr>
          <w:p w14:paraId="791D0EEC" w14:textId="77777777" w:rsidR="007158A6" w:rsidRDefault="004F2724">
            <w:pPr>
              <w:pStyle w:val="TableParagraph"/>
              <w:spacing w:before="18" w:line="240" w:lineRule="auto"/>
              <w:ind w:left="208"/>
              <w:jc w:val="left"/>
              <w:rPr>
                <w:sz w:val="16"/>
              </w:rPr>
            </w:pPr>
            <w:r>
              <w:rPr>
                <w:w w:val="105"/>
                <w:sz w:val="16"/>
              </w:rPr>
              <w:t>451</w:t>
            </w:r>
          </w:p>
        </w:tc>
      </w:tr>
    </w:tbl>
    <w:p w14:paraId="23C571D2" w14:textId="238463D4" w:rsidR="007158A6" w:rsidRDefault="004F2724">
      <w:pPr>
        <w:spacing w:before="48" w:line="249" w:lineRule="auto"/>
        <w:ind w:left="1551" w:right="2077" w:firstLine="38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6" behindDoc="1" locked="0" layoutInCell="1" allowOverlap="1" wp14:anchorId="4B85D81B" wp14:editId="74EC2CED">
                <wp:simplePos x="0" y="0"/>
                <wp:positionH relativeFrom="page">
                  <wp:posOffset>1823720</wp:posOffset>
                </wp:positionH>
                <wp:positionV relativeFrom="paragraph">
                  <wp:posOffset>-146050</wp:posOffset>
                </wp:positionV>
                <wp:extent cx="4124960" cy="0"/>
                <wp:effectExtent l="0" t="0" r="0" b="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2496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1015F47C">
              <v:line id="Line 2" style="position:absolute;z-index:-20202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spid="_x0000_s1026" strokeweight=".14042mm" from="143.6pt,-11.5pt" to="468.4pt,-11.5pt" w14:anchorId="5813F4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">
                <w10:wrap anchorx="page"/>
              </v:line>
            </w:pict>
          </mc:Fallback>
        </mc:AlternateContent>
      </w:r>
      <w:r>
        <w:rPr>
          <w:sz w:val="16"/>
        </w:rPr>
        <w:t>Note:</w:t>
      </w:r>
      <w:r>
        <w:rPr>
          <w:spacing w:val="7"/>
          <w:sz w:val="16"/>
        </w:rPr>
        <w:t xml:space="preserve"> </w:t>
      </w:r>
      <w:r>
        <w:rPr>
          <w:sz w:val="16"/>
        </w:rPr>
        <w:t>Robust</w:t>
      </w:r>
      <w:r>
        <w:rPr>
          <w:spacing w:val="22"/>
          <w:sz w:val="16"/>
        </w:rPr>
        <w:t xml:space="preserve"> </w:t>
      </w:r>
      <w:r>
        <w:rPr>
          <w:sz w:val="16"/>
        </w:rPr>
        <w:t>standard</w:t>
      </w:r>
      <w:r>
        <w:rPr>
          <w:spacing w:val="22"/>
          <w:sz w:val="16"/>
        </w:rPr>
        <w:t xml:space="preserve"> </w:t>
      </w:r>
      <w:r>
        <w:rPr>
          <w:sz w:val="16"/>
        </w:rPr>
        <w:t>errors</w:t>
      </w:r>
      <w:r>
        <w:rPr>
          <w:spacing w:val="24"/>
          <w:sz w:val="16"/>
        </w:rPr>
        <w:t xml:space="preserve"> </w:t>
      </w:r>
      <w:r>
        <w:rPr>
          <w:sz w:val="16"/>
        </w:rPr>
        <w:t>in</w:t>
      </w:r>
      <w:r>
        <w:rPr>
          <w:spacing w:val="22"/>
          <w:sz w:val="16"/>
        </w:rPr>
        <w:t xml:space="preserve"> </w:t>
      </w:r>
      <w:r>
        <w:rPr>
          <w:sz w:val="16"/>
        </w:rPr>
        <w:t>parentheses;</w:t>
      </w:r>
      <w:r>
        <w:rPr>
          <w:spacing w:val="24"/>
          <w:sz w:val="16"/>
        </w:rPr>
        <w:t xml:space="preserve"> </w:t>
      </w:r>
      <w:r>
        <w:rPr>
          <w:sz w:val="16"/>
        </w:rPr>
        <w:t>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0.05,</w:t>
      </w:r>
      <w:r>
        <w:rPr>
          <w:spacing w:val="22"/>
          <w:sz w:val="16"/>
        </w:rPr>
        <w:t xml:space="preserve"> </w:t>
      </w:r>
      <w:r>
        <w:rPr>
          <w:sz w:val="16"/>
        </w:rPr>
        <w:t>**</w:t>
      </w:r>
      <w:r>
        <w:rPr>
          <w:spacing w:val="23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0.01,</w:t>
      </w:r>
      <w:r>
        <w:rPr>
          <w:spacing w:val="22"/>
          <w:sz w:val="16"/>
        </w:rPr>
        <w:t xml:space="preserve"> </w:t>
      </w:r>
      <w:r>
        <w:rPr>
          <w:sz w:val="16"/>
        </w:rPr>
        <w:t>***</w:t>
      </w:r>
      <w:r>
        <w:rPr>
          <w:spacing w:val="22"/>
          <w:sz w:val="16"/>
        </w:rPr>
        <w:t xml:space="preserve"> </w:t>
      </w:r>
      <w:r>
        <w:rPr>
          <w:sz w:val="16"/>
        </w:rPr>
        <w:t>p</w:t>
      </w:r>
      <w:r>
        <w:rPr>
          <w:rFonts w:ascii="Verdana"/>
          <w:i/>
          <w:sz w:val="16"/>
        </w:rPr>
        <w:t>&lt;</w:t>
      </w:r>
      <w:r>
        <w:rPr>
          <w:sz w:val="16"/>
        </w:rPr>
        <w:t>0.001.</w:t>
      </w:r>
      <w:r>
        <w:rPr>
          <w:spacing w:val="-36"/>
          <w:sz w:val="16"/>
        </w:rPr>
        <w:t xml:space="preserve"> </w:t>
      </w:r>
      <w:r>
        <w:rPr>
          <w:sz w:val="16"/>
        </w:rPr>
        <w:t>Household</w:t>
      </w:r>
      <w:r>
        <w:rPr>
          <w:spacing w:val="17"/>
          <w:sz w:val="16"/>
        </w:rPr>
        <w:t xml:space="preserve"> </w:t>
      </w:r>
      <w:r>
        <w:rPr>
          <w:sz w:val="16"/>
        </w:rPr>
        <w:t>listing</w:t>
      </w:r>
      <w:r>
        <w:rPr>
          <w:spacing w:val="18"/>
          <w:sz w:val="16"/>
        </w:rPr>
        <w:t xml:space="preserve"> </w:t>
      </w:r>
      <w:r>
        <w:rPr>
          <w:sz w:val="16"/>
        </w:rPr>
        <w:t>information</w:t>
      </w:r>
      <w:r>
        <w:rPr>
          <w:spacing w:val="19"/>
          <w:sz w:val="16"/>
        </w:rPr>
        <w:t xml:space="preserve"> </w:t>
      </w:r>
      <w:r>
        <w:rPr>
          <w:sz w:val="16"/>
        </w:rPr>
        <w:t>was</w:t>
      </w:r>
      <w:r>
        <w:rPr>
          <w:spacing w:val="18"/>
          <w:sz w:val="16"/>
        </w:rPr>
        <w:t xml:space="preserve"> </w:t>
      </w:r>
      <w:r>
        <w:rPr>
          <w:sz w:val="16"/>
        </w:rPr>
        <w:t>used</w:t>
      </w:r>
      <w:r>
        <w:rPr>
          <w:spacing w:val="18"/>
          <w:sz w:val="16"/>
        </w:rPr>
        <w:t xml:space="preserve"> </w:t>
      </w:r>
      <w:r>
        <w:rPr>
          <w:sz w:val="16"/>
        </w:rPr>
        <w:t>in</w:t>
      </w:r>
      <w:r>
        <w:rPr>
          <w:spacing w:val="19"/>
          <w:sz w:val="16"/>
        </w:rPr>
        <w:t xml:space="preserve"> </w:t>
      </w:r>
      <w:r>
        <w:rPr>
          <w:sz w:val="16"/>
        </w:rPr>
        <w:t>this</w:t>
      </w:r>
      <w:r>
        <w:rPr>
          <w:spacing w:val="18"/>
          <w:sz w:val="16"/>
        </w:rPr>
        <w:t xml:space="preserve"> </w:t>
      </w:r>
      <w:r>
        <w:rPr>
          <w:sz w:val="16"/>
        </w:rPr>
        <w:t>table.</w:t>
      </w:r>
    </w:p>
    <w:sectPr w:rsidR="007158A6">
      <w:pgSz w:w="12240" w:h="15840"/>
      <w:pgMar w:top="1500" w:right="860" w:bottom="1080" w:left="1320" w:header="0" w:footer="88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25" w:author="Matthieu TOCKERT" w:date="2024-01-10T14:18:00Z" w:initials="MT">
    <w:p w14:paraId="678E1A8D" w14:textId="1EDA2AE8" w:rsidR="0517DE7E" w:rsidRDefault="0517DE7E">
      <w:r>
        <w:t>there is a strange section break here I can not fix!? please check!</w:t>
      </w:r>
      <w:r>
        <w:annotationRef/>
      </w:r>
    </w:p>
  </w:comment>
  <w:comment w:id="45" w:author="Matthieu TOCKERT" w:date="2024-01-10T14:22:00Z" w:initials="MT">
    <w:p w14:paraId="2F9E9ED3" w14:textId="0C46AE99" w:rsidR="0517DE7E" w:rsidRDefault="0517DE7E">
      <w:r>
        <w:t>something is wrong with these sections break and pages numbers!</w:t>
      </w: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78E1A8D" w15:done="0"/>
  <w15:commentEx w15:paraId="2F9E9E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AF04787" w16cex:dateUtc="2024-01-10T13:18:00Z"/>
  <w16cex:commentExtensible w16cex:durableId="6FE2A17D" w16cex:dateUtc="2024-01-10T1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78E1A8D" w16cid:durableId="0AF04787"/>
  <w16cid:commentId w16cid:paraId="2F9E9ED3" w16cid:durableId="6FE2A1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E889B9" w14:textId="77777777" w:rsidR="0038411B" w:rsidRDefault="004F2724">
      <w:r>
        <w:separator/>
      </w:r>
    </w:p>
  </w:endnote>
  <w:endnote w:type="continuationSeparator" w:id="0">
    <w:p w14:paraId="58B1EF51" w14:textId="77777777" w:rsidR="0038411B" w:rsidRDefault="004F2724">
      <w:r>
        <w:continuationSeparator/>
      </w:r>
    </w:p>
  </w:endnote>
  <w:endnote w:type="continuationNotice" w:id="1">
    <w:p w14:paraId="5801CEE5" w14:textId="77777777" w:rsidR="006F509B" w:rsidRDefault="006F50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760BA6" w14:textId="52FAB367" w:rsidR="007158A6" w:rsidRDefault="004F272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B0E515A" wp14:editId="38F9673F">
              <wp:simplePos x="0" y="0"/>
              <wp:positionH relativeFrom="page">
                <wp:posOffset>3778885</wp:posOffset>
              </wp:positionH>
              <wp:positionV relativeFrom="page">
                <wp:posOffset>9354820</wp:posOffset>
              </wp:positionV>
              <wp:extent cx="215265" cy="22225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" cy="222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657BAC" w14:textId="77777777" w:rsidR="007158A6" w:rsidRDefault="004F2724">
                          <w:pPr>
                            <w:pStyle w:val="BodyText"/>
                            <w:spacing w:before="64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a="http://schemas.openxmlformats.org/drawingml/2006/main">
          <w:pict w14:anchorId="2292CEBD">
            <v:shapetype id="_x0000_t202" coordsize="21600,21600" o:spt="202" path="m,l,21600r21600,l21600,xe" w14:anchorId="0B0E515A">
              <v:stroke joinstyle="miter"/>
              <v:path gradientshapeok="t" o:connecttype="rect"/>
            </v:shapetype>
            <v:shape id="Text Box 1" style="position:absolute;margin-left:297.55pt;margin-top:736.6pt;width:16.95pt;height:17.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">
              <v:textbox inset="0,0,0,0">
                <w:txbxContent>
                  <w:p w:rsidR="007158A6" w:rsidRDefault="004F2724" w14:paraId="4718821A" w14:textId="77777777">
                    <w:pPr>
                      <w:pStyle w:val="BodyText"/>
                      <w:spacing w:before="64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C06883" w14:textId="77777777" w:rsidR="0038411B" w:rsidRDefault="004F2724">
      <w:r>
        <w:separator/>
      </w:r>
    </w:p>
  </w:footnote>
  <w:footnote w:type="continuationSeparator" w:id="0">
    <w:p w14:paraId="2CBD9C5C" w14:textId="77777777" w:rsidR="0038411B" w:rsidRDefault="004F2724">
      <w:r>
        <w:continuationSeparator/>
      </w:r>
    </w:p>
  </w:footnote>
  <w:footnote w:type="continuationNotice" w:id="1">
    <w:p w14:paraId="4896FAE0" w14:textId="77777777" w:rsidR="006F509B" w:rsidRDefault="006F50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A41255"/>
    <w:multiLevelType w:val="hybridMultilevel"/>
    <w:tmpl w:val="F6FA8C64"/>
    <w:lvl w:ilvl="0" w:tplc="65BA231C">
      <w:start w:val="1"/>
      <w:numFmt w:val="decimal"/>
      <w:lvlText w:val="%1"/>
      <w:lvlJc w:val="left"/>
      <w:pPr>
        <w:ind w:left="604" w:hanging="485"/>
      </w:pPr>
      <w:rPr>
        <w:rFonts w:ascii="Georgia" w:eastAsia="Georgia" w:hAnsi="Georgia" w:cs="Georgia" w:hint="default"/>
        <w:b/>
        <w:bCs/>
        <w:w w:val="117"/>
        <w:sz w:val="28"/>
        <w:szCs w:val="28"/>
        <w:lang w:val="en-US" w:eastAsia="en-US" w:bidi="ar-SA"/>
      </w:rPr>
    </w:lvl>
    <w:lvl w:ilvl="1" w:tplc="468835B2">
      <w:start w:val="1"/>
      <w:numFmt w:val="decimal"/>
      <w:lvlText w:val="%2."/>
      <w:lvlJc w:val="left"/>
      <w:pPr>
        <w:ind w:left="665" w:hanging="279"/>
      </w:pPr>
      <w:rPr>
        <w:rFonts w:ascii="Georgia" w:eastAsia="Georgia" w:hAnsi="Georgia" w:cs="Georgia" w:hint="default"/>
        <w:w w:val="110"/>
        <w:sz w:val="22"/>
        <w:szCs w:val="22"/>
        <w:lang w:val="en-US" w:eastAsia="en-US" w:bidi="ar-SA"/>
      </w:rPr>
    </w:lvl>
    <w:lvl w:ilvl="2" w:tplc="42A2A550">
      <w:numFmt w:val="bullet"/>
      <w:lvlText w:val="•"/>
      <w:lvlJc w:val="left"/>
      <w:pPr>
        <w:ind w:left="1704" w:hanging="279"/>
      </w:pPr>
      <w:rPr>
        <w:rFonts w:hint="default"/>
        <w:lang w:val="en-US" w:eastAsia="en-US" w:bidi="ar-SA"/>
      </w:rPr>
    </w:lvl>
    <w:lvl w:ilvl="3" w:tplc="6A281EBE">
      <w:numFmt w:val="bullet"/>
      <w:lvlText w:val="•"/>
      <w:lvlJc w:val="left"/>
      <w:pPr>
        <w:ind w:left="2748" w:hanging="279"/>
      </w:pPr>
      <w:rPr>
        <w:rFonts w:hint="default"/>
        <w:lang w:val="en-US" w:eastAsia="en-US" w:bidi="ar-SA"/>
      </w:rPr>
    </w:lvl>
    <w:lvl w:ilvl="4" w:tplc="C186BE1E">
      <w:numFmt w:val="bullet"/>
      <w:lvlText w:val="•"/>
      <w:lvlJc w:val="left"/>
      <w:pPr>
        <w:ind w:left="3793" w:hanging="279"/>
      </w:pPr>
      <w:rPr>
        <w:rFonts w:hint="default"/>
        <w:lang w:val="en-US" w:eastAsia="en-US" w:bidi="ar-SA"/>
      </w:rPr>
    </w:lvl>
    <w:lvl w:ilvl="5" w:tplc="0E90110A">
      <w:numFmt w:val="bullet"/>
      <w:lvlText w:val="•"/>
      <w:lvlJc w:val="left"/>
      <w:pPr>
        <w:ind w:left="4837" w:hanging="279"/>
      </w:pPr>
      <w:rPr>
        <w:rFonts w:hint="default"/>
        <w:lang w:val="en-US" w:eastAsia="en-US" w:bidi="ar-SA"/>
      </w:rPr>
    </w:lvl>
    <w:lvl w:ilvl="6" w:tplc="F7AE5E34">
      <w:numFmt w:val="bullet"/>
      <w:lvlText w:val="•"/>
      <w:lvlJc w:val="left"/>
      <w:pPr>
        <w:ind w:left="5882" w:hanging="279"/>
      </w:pPr>
      <w:rPr>
        <w:rFonts w:hint="default"/>
        <w:lang w:val="en-US" w:eastAsia="en-US" w:bidi="ar-SA"/>
      </w:rPr>
    </w:lvl>
    <w:lvl w:ilvl="7" w:tplc="6FA806C4">
      <w:numFmt w:val="bullet"/>
      <w:lvlText w:val="•"/>
      <w:lvlJc w:val="left"/>
      <w:pPr>
        <w:ind w:left="6926" w:hanging="279"/>
      </w:pPr>
      <w:rPr>
        <w:rFonts w:hint="default"/>
        <w:lang w:val="en-US" w:eastAsia="en-US" w:bidi="ar-SA"/>
      </w:rPr>
    </w:lvl>
    <w:lvl w:ilvl="8" w:tplc="01F2F068">
      <w:numFmt w:val="bullet"/>
      <w:lvlText w:val="•"/>
      <w:lvlJc w:val="left"/>
      <w:pPr>
        <w:ind w:left="7971" w:hanging="279"/>
      </w:pPr>
      <w:rPr>
        <w:rFonts w:hint="default"/>
        <w:lang w:val="en-US" w:eastAsia="en-US" w:bidi="ar-SA"/>
      </w:rPr>
    </w:lvl>
  </w:abstractNum>
  <w:abstractNum w:abstractNumId="1" w15:restartNumberingAfterBreak="0">
    <w:nsid w:val="1E782300"/>
    <w:multiLevelType w:val="hybridMultilevel"/>
    <w:tmpl w:val="F568221A"/>
    <w:lvl w:ilvl="0" w:tplc="89B08B3E">
      <w:numFmt w:val="bullet"/>
      <w:lvlText w:val="–"/>
      <w:lvlJc w:val="left"/>
      <w:pPr>
        <w:ind w:left="665" w:hanging="219"/>
      </w:pPr>
      <w:rPr>
        <w:rFonts w:ascii="Georgia" w:eastAsia="Georgia" w:hAnsi="Georgia" w:cs="Georgia" w:hint="default"/>
        <w:w w:val="77"/>
        <w:sz w:val="22"/>
        <w:szCs w:val="22"/>
        <w:lang w:val="en-US" w:eastAsia="en-US" w:bidi="ar-SA"/>
      </w:rPr>
    </w:lvl>
    <w:lvl w:ilvl="1" w:tplc="6BFC1E64">
      <w:numFmt w:val="bullet"/>
      <w:lvlText w:val="•"/>
      <w:lvlJc w:val="left"/>
      <w:pPr>
        <w:ind w:left="1600" w:hanging="219"/>
      </w:pPr>
      <w:rPr>
        <w:rFonts w:hint="default"/>
        <w:lang w:val="en-US" w:eastAsia="en-US" w:bidi="ar-SA"/>
      </w:rPr>
    </w:lvl>
    <w:lvl w:ilvl="2" w:tplc="511C355E">
      <w:numFmt w:val="bullet"/>
      <w:lvlText w:val="•"/>
      <w:lvlJc w:val="left"/>
      <w:pPr>
        <w:ind w:left="2540" w:hanging="219"/>
      </w:pPr>
      <w:rPr>
        <w:rFonts w:hint="default"/>
        <w:lang w:val="en-US" w:eastAsia="en-US" w:bidi="ar-SA"/>
      </w:rPr>
    </w:lvl>
    <w:lvl w:ilvl="3" w:tplc="A87E6394">
      <w:numFmt w:val="bullet"/>
      <w:lvlText w:val="•"/>
      <w:lvlJc w:val="left"/>
      <w:pPr>
        <w:ind w:left="3480" w:hanging="219"/>
      </w:pPr>
      <w:rPr>
        <w:rFonts w:hint="default"/>
        <w:lang w:val="en-US" w:eastAsia="en-US" w:bidi="ar-SA"/>
      </w:rPr>
    </w:lvl>
    <w:lvl w:ilvl="4" w:tplc="BE240350">
      <w:numFmt w:val="bullet"/>
      <w:lvlText w:val="•"/>
      <w:lvlJc w:val="left"/>
      <w:pPr>
        <w:ind w:left="4420" w:hanging="219"/>
      </w:pPr>
      <w:rPr>
        <w:rFonts w:hint="default"/>
        <w:lang w:val="en-US" w:eastAsia="en-US" w:bidi="ar-SA"/>
      </w:rPr>
    </w:lvl>
    <w:lvl w:ilvl="5" w:tplc="7E8A1074">
      <w:numFmt w:val="bullet"/>
      <w:lvlText w:val="•"/>
      <w:lvlJc w:val="left"/>
      <w:pPr>
        <w:ind w:left="5360" w:hanging="219"/>
      </w:pPr>
      <w:rPr>
        <w:rFonts w:hint="default"/>
        <w:lang w:val="en-US" w:eastAsia="en-US" w:bidi="ar-SA"/>
      </w:rPr>
    </w:lvl>
    <w:lvl w:ilvl="6" w:tplc="8DE4D474">
      <w:numFmt w:val="bullet"/>
      <w:lvlText w:val="•"/>
      <w:lvlJc w:val="left"/>
      <w:pPr>
        <w:ind w:left="6300" w:hanging="219"/>
      </w:pPr>
      <w:rPr>
        <w:rFonts w:hint="default"/>
        <w:lang w:val="en-US" w:eastAsia="en-US" w:bidi="ar-SA"/>
      </w:rPr>
    </w:lvl>
    <w:lvl w:ilvl="7" w:tplc="16FACB36">
      <w:numFmt w:val="bullet"/>
      <w:lvlText w:val="•"/>
      <w:lvlJc w:val="left"/>
      <w:pPr>
        <w:ind w:left="7240" w:hanging="219"/>
      </w:pPr>
      <w:rPr>
        <w:rFonts w:hint="default"/>
        <w:lang w:val="en-US" w:eastAsia="en-US" w:bidi="ar-SA"/>
      </w:rPr>
    </w:lvl>
    <w:lvl w:ilvl="8" w:tplc="63065700">
      <w:numFmt w:val="bullet"/>
      <w:lvlText w:val="•"/>
      <w:lvlJc w:val="left"/>
      <w:pPr>
        <w:ind w:left="8180" w:hanging="219"/>
      </w:pPr>
      <w:rPr>
        <w:rFonts w:hint="default"/>
        <w:lang w:val="en-US" w:eastAsia="en-US" w:bidi="ar-SA"/>
      </w:rPr>
    </w:lvl>
  </w:abstractNum>
  <w:abstractNum w:abstractNumId="2" w15:restartNumberingAfterBreak="0">
    <w:nsid w:val="2D5723EB"/>
    <w:multiLevelType w:val="multilevel"/>
    <w:tmpl w:val="4CDAA828"/>
    <w:lvl w:ilvl="0">
      <w:start w:val="7"/>
      <w:numFmt w:val="decimal"/>
      <w:lvlText w:val="%1"/>
      <w:lvlJc w:val="left"/>
      <w:pPr>
        <w:ind w:left="732" w:hanging="61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</w:pPr>
      <w:rPr>
        <w:rFonts w:ascii="Georgia" w:eastAsia="Georgia" w:hAnsi="Georgia" w:cs="Georgia" w:hint="default"/>
        <w:b/>
        <w:bCs/>
        <w:spacing w:val="-1"/>
        <w:w w:val="104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04" w:hanging="61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36" w:hanging="61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8" w:hanging="61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0" w:hanging="61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2" w:hanging="61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4" w:hanging="61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6" w:hanging="613"/>
      </w:pPr>
      <w:rPr>
        <w:rFonts w:hint="default"/>
        <w:lang w:val="en-US" w:eastAsia="en-US" w:bidi="ar-SA"/>
      </w:rPr>
    </w:lvl>
  </w:abstractNum>
  <w:abstractNum w:abstractNumId="3" w15:restartNumberingAfterBreak="0">
    <w:nsid w:val="2F6566C9"/>
    <w:multiLevelType w:val="hybridMultilevel"/>
    <w:tmpl w:val="DFA09F40"/>
    <w:lvl w:ilvl="0" w:tplc="FC3C575A">
      <w:start w:val="1"/>
      <w:numFmt w:val="decimal"/>
      <w:lvlText w:val="%1."/>
      <w:lvlJc w:val="left"/>
      <w:pPr>
        <w:ind w:left="665" w:hanging="279"/>
      </w:pPr>
      <w:rPr>
        <w:rFonts w:ascii="Georgia" w:eastAsia="Georgia" w:hAnsi="Georgia" w:cs="Georgia" w:hint="default"/>
        <w:w w:val="110"/>
        <w:sz w:val="22"/>
        <w:szCs w:val="22"/>
        <w:lang w:val="en-US" w:eastAsia="en-US" w:bidi="ar-SA"/>
      </w:rPr>
    </w:lvl>
    <w:lvl w:ilvl="1" w:tplc="95A20F46">
      <w:numFmt w:val="bullet"/>
      <w:lvlText w:val="•"/>
      <w:lvlJc w:val="left"/>
      <w:pPr>
        <w:ind w:left="1600" w:hanging="279"/>
      </w:pPr>
      <w:rPr>
        <w:rFonts w:hint="default"/>
        <w:lang w:val="en-US" w:eastAsia="en-US" w:bidi="ar-SA"/>
      </w:rPr>
    </w:lvl>
    <w:lvl w:ilvl="2" w:tplc="760E9792">
      <w:numFmt w:val="bullet"/>
      <w:lvlText w:val="•"/>
      <w:lvlJc w:val="left"/>
      <w:pPr>
        <w:ind w:left="2540" w:hanging="279"/>
      </w:pPr>
      <w:rPr>
        <w:rFonts w:hint="default"/>
        <w:lang w:val="en-US" w:eastAsia="en-US" w:bidi="ar-SA"/>
      </w:rPr>
    </w:lvl>
    <w:lvl w:ilvl="3" w:tplc="6A12B094">
      <w:numFmt w:val="bullet"/>
      <w:lvlText w:val="•"/>
      <w:lvlJc w:val="left"/>
      <w:pPr>
        <w:ind w:left="3480" w:hanging="279"/>
      </w:pPr>
      <w:rPr>
        <w:rFonts w:hint="default"/>
        <w:lang w:val="en-US" w:eastAsia="en-US" w:bidi="ar-SA"/>
      </w:rPr>
    </w:lvl>
    <w:lvl w:ilvl="4" w:tplc="B67AE230">
      <w:numFmt w:val="bullet"/>
      <w:lvlText w:val="•"/>
      <w:lvlJc w:val="left"/>
      <w:pPr>
        <w:ind w:left="4420" w:hanging="279"/>
      </w:pPr>
      <w:rPr>
        <w:rFonts w:hint="default"/>
        <w:lang w:val="en-US" w:eastAsia="en-US" w:bidi="ar-SA"/>
      </w:rPr>
    </w:lvl>
    <w:lvl w:ilvl="5" w:tplc="E3C48A1C">
      <w:numFmt w:val="bullet"/>
      <w:lvlText w:val="•"/>
      <w:lvlJc w:val="left"/>
      <w:pPr>
        <w:ind w:left="5360" w:hanging="279"/>
      </w:pPr>
      <w:rPr>
        <w:rFonts w:hint="default"/>
        <w:lang w:val="en-US" w:eastAsia="en-US" w:bidi="ar-SA"/>
      </w:rPr>
    </w:lvl>
    <w:lvl w:ilvl="6" w:tplc="F15E5354">
      <w:numFmt w:val="bullet"/>
      <w:lvlText w:val="•"/>
      <w:lvlJc w:val="left"/>
      <w:pPr>
        <w:ind w:left="6300" w:hanging="279"/>
      </w:pPr>
      <w:rPr>
        <w:rFonts w:hint="default"/>
        <w:lang w:val="en-US" w:eastAsia="en-US" w:bidi="ar-SA"/>
      </w:rPr>
    </w:lvl>
    <w:lvl w:ilvl="7" w:tplc="4A7E1720">
      <w:numFmt w:val="bullet"/>
      <w:lvlText w:val="•"/>
      <w:lvlJc w:val="left"/>
      <w:pPr>
        <w:ind w:left="7240" w:hanging="279"/>
      </w:pPr>
      <w:rPr>
        <w:rFonts w:hint="default"/>
        <w:lang w:val="en-US" w:eastAsia="en-US" w:bidi="ar-SA"/>
      </w:rPr>
    </w:lvl>
    <w:lvl w:ilvl="8" w:tplc="A0C2E1DA">
      <w:numFmt w:val="bullet"/>
      <w:lvlText w:val="•"/>
      <w:lvlJc w:val="left"/>
      <w:pPr>
        <w:ind w:left="8180" w:hanging="279"/>
      </w:pPr>
      <w:rPr>
        <w:rFonts w:hint="default"/>
        <w:lang w:val="en-US" w:eastAsia="en-US" w:bidi="ar-SA"/>
      </w:rPr>
    </w:lvl>
  </w:abstractNum>
  <w:abstractNum w:abstractNumId="4" w15:restartNumberingAfterBreak="0">
    <w:nsid w:val="305E3EFE"/>
    <w:multiLevelType w:val="hybridMultilevel"/>
    <w:tmpl w:val="8CECC5CC"/>
    <w:lvl w:ilvl="0" w:tplc="AB2C3B26">
      <w:numFmt w:val="bullet"/>
      <w:lvlText w:val="•"/>
      <w:lvlJc w:val="left"/>
      <w:pPr>
        <w:ind w:left="665" w:hanging="279"/>
      </w:pPr>
      <w:rPr>
        <w:rFonts w:ascii="Microsoft Sans Serif" w:eastAsia="Microsoft Sans Serif" w:hAnsi="Microsoft Sans Serif" w:cs="Microsoft Sans Serif" w:hint="default"/>
        <w:w w:val="220"/>
        <w:sz w:val="22"/>
        <w:szCs w:val="22"/>
        <w:lang w:val="en-US" w:eastAsia="en-US" w:bidi="ar-SA"/>
      </w:rPr>
    </w:lvl>
    <w:lvl w:ilvl="1" w:tplc="9F02904A">
      <w:numFmt w:val="bullet"/>
      <w:lvlText w:val="•"/>
      <w:lvlJc w:val="left"/>
      <w:pPr>
        <w:ind w:left="1600" w:hanging="279"/>
      </w:pPr>
      <w:rPr>
        <w:rFonts w:hint="default"/>
        <w:lang w:val="en-US" w:eastAsia="en-US" w:bidi="ar-SA"/>
      </w:rPr>
    </w:lvl>
    <w:lvl w:ilvl="2" w:tplc="E7EE3266">
      <w:numFmt w:val="bullet"/>
      <w:lvlText w:val="•"/>
      <w:lvlJc w:val="left"/>
      <w:pPr>
        <w:ind w:left="2540" w:hanging="279"/>
      </w:pPr>
      <w:rPr>
        <w:rFonts w:hint="default"/>
        <w:lang w:val="en-US" w:eastAsia="en-US" w:bidi="ar-SA"/>
      </w:rPr>
    </w:lvl>
    <w:lvl w:ilvl="3" w:tplc="E88CEECA">
      <w:numFmt w:val="bullet"/>
      <w:lvlText w:val="•"/>
      <w:lvlJc w:val="left"/>
      <w:pPr>
        <w:ind w:left="3480" w:hanging="279"/>
      </w:pPr>
      <w:rPr>
        <w:rFonts w:hint="default"/>
        <w:lang w:val="en-US" w:eastAsia="en-US" w:bidi="ar-SA"/>
      </w:rPr>
    </w:lvl>
    <w:lvl w:ilvl="4" w:tplc="76AC3CDA">
      <w:numFmt w:val="bullet"/>
      <w:lvlText w:val="•"/>
      <w:lvlJc w:val="left"/>
      <w:pPr>
        <w:ind w:left="4420" w:hanging="279"/>
      </w:pPr>
      <w:rPr>
        <w:rFonts w:hint="default"/>
        <w:lang w:val="en-US" w:eastAsia="en-US" w:bidi="ar-SA"/>
      </w:rPr>
    </w:lvl>
    <w:lvl w:ilvl="5" w:tplc="DDF6CBA0">
      <w:numFmt w:val="bullet"/>
      <w:lvlText w:val="•"/>
      <w:lvlJc w:val="left"/>
      <w:pPr>
        <w:ind w:left="5360" w:hanging="279"/>
      </w:pPr>
      <w:rPr>
        <w:rFonts w:hint="default"/>
        <w:lang w:val="en-US" w:eastAsia="en-US" w:bidi="ar-SA"/>
      </w:rPr>
    </w:lvl>
    <w:lvl w:ilvl="6" w:tplc="3CE6ABDC">
      <w:numFmt w:val="bullet"/>
      <w:lvlText w:val="•"/>
      <w:lvlJc w:val="left"/>
      <w:pPr>
        <w:ind w:left="6300" w:hanging="279"/>
      </w:pPr>
      <w:rPr>
        <w:rFonts w:hint="default"/>
        <w:lang w:val="en-US" w:eastAsia="en-US" w:bidi="ar-SA"/>
      </w:rPr>
    </w:lvl>
    <w:lvl w:ilvl="7" w:tplc="B78046E8">
      <w:numFmt w:val="bullet"/>
      <w:lvlText w:val="•"/>
      <w:lvlJc w:val="left"/>
      <w:pPr>
        <w:ind w:left="7240" w:hanging="279"/>
      </w:pPr>
      <w:rPr>
        <w:rFonts w:hint="default"/>
        <w:lang w:val="en-US" w:eastAsia="en-US" w:bidi="ar-SA"/>
      </w:rPr>
    </w:lvl>
    <w:lvl w:ilvl="8" w:tplc="C458D9F8">
      <w:numFmt w:val="bullet"/>
      <w:lvlText w:val="•"/>
      <w:lvlJc w:val="left"/>
      <w:pPr>
        <w:ind w:left="8180" w:hanging="279"/>
      </w:pPr>
      <w:rPr>
        <w:rFonts w:hint="default"/>
        <w:lang w:val="en-US" w:eastAsia="en-US" w:bidi="ar-SA"/>
      </w:rPr>
    </w:lvl>
  </w:abstractNum>
  <w:abstractNum w:abstractNumId="5" w15:restartNumberingAfterBreak="0">
    <w:nsid w:val="334B7C61"/>
    <w:multiLevelType w:val="multilevel"/>
    <w:tmpl w:val="C578270C"/>
    <w:lvl w:ilvl="0">
      <w:start w:val="9"/>
      <w:numFmt w:val="decimal"/>
      <w:lvlText w:val="%1"/>
      <w:lvlJc w:val="left"/>
      <w:pPr>
        <w:ind w:left="732" w:hanging="61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</w:pPr>
      <w:rPr>
        <w:rFonts w:ascii="Georgia" w:eastAsia="Georgia" w:hAnsi="Georgia" w:cs="Georgia" w:hint="default"/>
        <w:b/>
        <w:bCs/>
        <w:spacing w:val="-1"/>
        <w:w w:val="97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65" w:hanging="279"/>
      </w:pPr>
      <w:rPr>
        <w:rFonts w:ascii="Georgia" w:eastAsia="Georgia" w:hAnsi="Georgia" w:cs="Georgia" w:hint="default"/>
        <w:w w:val="110"/>
        <w:sz w:val="22"/>
        <w:szCs w:val="22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665" w:hanging="279"/>
      </w:pPr>
      <w:rPr>
        <w:rFonts w:ascii="Georgia" w:eastAsia="Georgia" w:hAnsi="Georgia" w:cs="Georgia" w:hint="default"/>
        <w:w w:val="99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3846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2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7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3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8" w:hanging="279"/>
      </w:pPr>
      <w:rPr>
        <w:rFonts w:hint="default"/>
        <w:lang w:val="en-US" w:eastAsia="en-US" w:bidi="ar-SA"/>
      </w:rPr>
    </w:lvl>
  </w:abstractNum>
  <w:abstractNum w:abstractNumId="6" w15:restartNumberingAfterBreak="0">
    <w:nsid w:val="3B8B6843"/>
    <w:multiLevelType w:val="hybridMultilevel"/>
    <w:tmpl w:val="FFFFFFFF"/>
    <w:lvl w:ilvl="0" w:tplc="187CB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EA69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5AB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C233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1874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A059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C65F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12A9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CB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6353A"/>
    <w:multiLevelType w:val="multilevel"/>
    <w:tmpl w:val="3C5CF6C4"/>
    <w:lvl w:ilvl="0">
      <w:start w:val="11"/>
      <w:numFmt w:val="decimal"/>
      <w:lvlText w:val="%1"/>
      <w:lvlJc w:val="left"/>
      <w:pPr>
        <w:ind w:left="867" w:hanging="74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67" w:hanging="748"/>
      </w:pPr>
      <w:rPr>
        <w:rFonts w:ascii="Georgia" w:eastAsia="Georgia" w:hAnsi="Georgia" w:cs="Georgia" w:hint="default"/>
        <w:b/>
        <w:bCs/>
        <w:spacing w:val="-1"/>
        <w:w w:val="11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65" w:hanging="279"/>
      </w:pPr>
      <w:rPr>
        <w:rFonts w:ascii="Microsoft Sans Serif" w:eastAsia="Microsoft Sans Serif" w:hAnsi="Microsoft Sans Serif" w:cs="Microsoft Sans Serif" w:hint="default"/>
        <w:w w:val="22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904" w:hanging="2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6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8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1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93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5" w:hanging="279"/>
      </w:pPr>
      <w:rPr>
        <w:rFonts w:hint="default"/>
        <w:lang w:val="en-US" w:eastAsia="en-US" w:bidi="ar-SA"/>
      </w:rPr>
    </w:lvl>
  </w:abstractNum>
  <w:abstractNum w:abstractNumId="8" w15:restartNumberingAfterBreak="0">
    <w:nsid w:val="561647E0"/>
    <w:multiLevelType w:val="multilevel"/>
    <w:tmpl w:val="5D96D376"/>
    <w:lvl w:ilvl="0">
      <w:start w:val="5"/>
      <w:numFmt w:val="decimal"/>
      <w:lvlText w:val="%1"/>
      <w:lvlJc w:val="left"/>
      <w:pPr>
        <w:ind w:left="732" w:hanging="61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</w:pPr>
      <w:rPr>
        <w:rFonts w:ascii="Georgia" w:eastAsia="Georgia" w:hAnsi="Georgia" w:cs="Georgia" w:hint="default"/>
        <w:b/>
        <w:bCs/>
        <w:spacing w:val="-1"/>
        <w:w w:val="101"/>
        <w:sz w:val="24"/>
        <w:szCs w:val="24"/>
        <w:lang w:val="en-US" w:eastAsia="en-US" w:bidi="ar-SA"/>
      </w:rPr>
    </w:lvl>
    <w:lvl w:ilvl="2">
      <w:numFmt w:val="bullet"/>
      <w:lvlText w:val="–"/>
      <w:lvlJc w:val="left"/>
      <w:pPr>
        <w:ind w:left="665" w:hanging="219"/>
      </w:pPr>
      <w:rPr>
        <w:rFonts w:ascii="Georgia" w:eastAsia="Georgia" w:hAnsi="Georgia" w:cs="Georgia" w:hint="default"/>
        <w:w w:val="77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11" w:hanging="21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6" w:hanging="21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2" w:hanging="2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7" w:hanging="2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3" w:hanging="2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8" w:hanging="219"/>
      </w:pPr>
      <w:rPr>
        <w:rFonts w:hint="default"/>
        <w:lang w:val="en-US" w:eastAsia="en-US" w:bidi="ar-SA"/>
      </w:rPr>
    </w:lvl>
  </w:abstractNum>
  <w:abstractNum w:abstractNumId="9" w15:restartNumberingAfterBreak="0">
    <w:nsid w:val="5F2D147A"/>
    <w:multiLevelType w:val="multilevel"/>
    <w:tmpl w:val="870AED6C"/>
    <w:lvl w:ilvl="0">
      <w:start w:val="3"/>
      <w:numFmt w:val="decimal"/>
      <w:lvlText w:val="%1"/>
      <w:lvlJc w:val="left"/>
      <w:pPr>
        <w:ind w:left="732" w:hanging="61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</w:pPr>
      <w:rPr>
        <w:rFonts w:ascii="Georgia" w:eastAsia="Georgia" w:hAnsi="Georgia" w:cs="Georgia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604" w:hanging="61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36" w:hanging="61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8" w:hanging="61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0" w:hanging="61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32" w:hanging="61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64" w:hanging="61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6" w:hanging="613"/>
      </w:pPr>
      <w:rPr>
        <w:rFonts w:hint="default"/>
        <w:lang w:val="en-US" w:eastAsia="en-US" w:bidi="ar-SA"/>
      </w:rPr>
    </w:lvl>
  </w:abstractNum>
  <w:abstractNum w:abstractNumId="10" w15:restartNumberingAfterBreak="0">
    <w:nsid w:val="7D2304AF"/>
    <w:multiLevelType w:val="multilevel"/>
    <w:tmpl w:val="C4AA334E"/>
    <w:lvl w:ilvl="0">
      <w:start w:val="6"/>
      <w:numFmt w:val="decimal"/>
      <w:lvlText w:val="%1"/>
      <w:lvlJc w:val="left"/>
      <w:pPr>
        <w:ind w:left="732" w:hanging="61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</w:pPr>
      <w:rPr>
        <w:rFonts w:ascii="Georgia" w:eastAsia="Georgia" w:hAnsi="Georgia" w:cs="Georgia" w:hint="default"/>
        <w:b/>
        <w:bCs/>
        <w:spacing w:val="-1"/>
        <w:w w:val="97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65" w:hanging="279"/>
      </w:pPr>
      <w:rPr>
        <w:rFonts w:ascii="Georgia" w:eastAsia="Georgia" w:hAnsi="Georgia" w:cs="Georgia" w:hint="default"/>
        <w:w w:val="11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11" w:hanging="2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6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2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7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3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8" w:hanging="279"/>
      </w:pPr>
      <w:rPr>
        <w:rFonts w:hint="default"/>
        <w:lang w:val="en-US" w:eastAsia="en-US" w:bidi="ar-SA"/>
      </w:rPr>
    </w:lvl>
  </w:abstractNum>
  <w:abstractNum w:abstractNumId="11" w15:restartNumberingAfterBreak="0">
    <w:nsid w:val="7D851C08"/>
    <w:multiLevelType w:val="multilevel"/>
    <w:tmpl w:val="4434CF24"/>
    <w:lvl w:ilvl="0">
      <w:start w:val="1"/>
      <w:numFmt w:val="decimal"/>
      <w:lvlText w:val="%1"/>
      <w:lvlJc w:val="left"/>
      <w:pPr>
        <w:ind w:left="447" w:hanging="328"/>
      </w:pPr>
      <w:rPr>
        <w:rFonts w:ascii="Georgia" w:eastAsia="Georgia" w:hAnsi="Georgia" w:cs="Georgia" w:hint="default"/>
        <w:b/>
        <w:bCs/>
        <w:w w:val="116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9" w:hanging="502"/>
      </w:pPr>
      <w:rPr>
        <w:rFonts w:ascii="Georgia" w:eastAsia="Georgia" w:hAnsi="Georgia" w:cs="Georgia" w:hint="default"/>
        <w:w w:val="101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953" w:hanging="50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66" w:hanging="5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80" w:hanging="5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93" w:hanging="5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06" w:hanging="5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20" w:hanging="5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33" w:hanging="502"/>
      </w:pPr>
      <w:rPr>
        <w:rFonts w:hint="default"/>
        <w:lang w:val="en-US" w:eastAsia="en-US" w:bidi="ar-SA"/>
      </w:rPr>
    </w:lvl>
  </w:abstractNum>
  <w:abstractNum w:abstractNumId="12" w15:restartNumberingAfterBreak="0">
    <w:nsid w:val="7ED0372C"/>
    <w:multiLevelType w:val="multilevel"/>
    <w:tmpl w:val="96444B38"/>
    <w:lvl w:ilvl="0">
      <w:start w:val="8"/>
      <w:numFmt w:val="decimal"/>
      <w:lvlText w:val="%1"/>
      <w:lvlJc w:val="left"/>
      <w:pPr>
        <w:ind w:left="732" w:hanging="61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2" w:hanging="613"/>
      </w:pPr>
      <w:rPr>
        <w:rFonts w:ascii="Georgia" w:eastAsia="Georgia" w:hAnsi="Georgia" w:cs="Georgia" w:hint="default"/>
        <w:b/>
        <w:bCs/>
        <w:spacing w:val="-1"/>
        <w:w w:val="95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665" w:hanging="279"/>
      </w:pPr>
      <w:rPr>
        <w:rFonts w:ascii="Georgia" w:eastAsia="Georgia" w:hAnsi="Georgia" w:cs="Georgia" w:hint="default"/>
        <w:w w:val="11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11" w:hanging="2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6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2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7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3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8" w:hanging="279"/>
      </w:pPr>
      <w:rPr>
        <w:rFonts w:hint="default"/>
        <w:lang w:val="en-US" w:eastAsia="en-US" w:bidi="ar-SA"/>
      </w:rPr>
    </w:lvl>
  </w:abstractNum>
  <w:num w:numId="1" w16cid:durableId="969239742">
    <w:abstractNumId w:val="6"/>
  </w:num>
  <w:num w:numId="2" w16cid:durableId="897978504">
    <w:abstractNumId w:val="7"/>
  </w:num>
  <w:num w:numId="3" w16cid:durableId="1165441735">
    <w:abstractNumId w:val="4"/>
  </w:num>
  <w:num w:numId="4" w16cid:durableId="1359429048">
    <w:abstractNumId w:val="5"/>
  </w:num>
  <w:num w:numId="5" w16cid:durableId="1435708768">
    <w:abstractNumId w:val="12"/>
  </w:num>
  <w:num w:numId="6" w16cid:durableId="1886987644">
    <w:abstractNumId w:val="1"/>
  </w:num>
  <w:num w:numId="7" w16cid:durableId="1876698104">
    <w:abstractNumId w:val="2"/>
  </w:num>
  <w:num w:numId="8" w16cid:durableId="1494876205">
    <w:abstractNumId w:val="3"/>
  </w:num>
  <w:num w:numId="9" w16cid:durableId="395471886">
    <w:abstractNumId w:val="10"/>
  </w:num>
  <w:num w:numId="10" w16cid:durableId="1901481656">
    <w:abstractNumId w:val="8"/>
  </w:num>
  <w:num w:numId="11" w16cid:durableId="1242064741">
    <w:abstractNumId w:val="9"/>
  </w:num>
  <w:num w:numId="12" w16cid:durableId="145047478">
    <w:abstractNumId w:val="0"/>
  </w:num>
  <w:num w:numId="13" w16cid:durableId="511845129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atthieu TOCKERT">
    <w15:presenceInfo w15:providerId="AD" w15:userId="S::matthieu.tockert@wfp.org::ffa15993-7bcf-4d64-9d68-f87c344eede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8A6"/>
    <w:rsid w:val="002C071A"/>
    <w:rsid w:val="0038411B"/>
    <w:rsid w:val="004F2724"/>
    <w:rsid w:val="0054637E"/>
    <w:rsid w:val="00660DCB"/>
    <w:rsid w:val="006F509B"/>
    <w:rsid w:val="007158A6"/>
    <w:rsid w:val="008400A3"/>
    <w:rsid w:val="00956A75"/>
    <w:rsid w:val="00A571F5"/>
    <w:rsid w:val="04DEFFE1"/>
    <w:rsid w:val="0517DE7E"/>
    <w:rsid w:val="0E59ED54"/>
    <w:rsid w:val="1574370F"/>
    <w:rsid w:val="173EA23E"/>
    <w:rsid w:val="19C81ADB"/>
    <w:rsid w:val="1D6312BA"/>
    <w:rsid w:val="1E14A1A1"/>
    <w:rsid w:val="26BA141C"/>
    <w:rsid w:val="2C5444F0"/>
    <w:rsid w:val="33586BDD"/>
    <w:rsid w:val="36E1E071"/>
    <w:rsid w:val="37F387A5"/>
    <w:rsid w:val="3904D7E2"/>
    <w:rsid w:val="3EDEA642"/>
    <w:rsid w:val="448F145E"/>
    <w:rsid w:val="44FD7D16"/>
    <w:rsid w:val="473985D2"/>
    <w:rsid w:val="47434D51"/>
    <w:rsid w:val="474C7A59"/>
    <w:rsid w:val="55174981"/>
    <w:rsid w:val="5B0BE8F4"/>
    <w:rsid w:val="6D704D5C"/>
    <w:rsid w:val="6E86D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FC0FF7"/>
  <w15:docId w15:val="{FD10E2CA-1389-4ED7-8A2A-8C2A40352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142"/>
      <w:ind w:left="604" w:hanging="48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32" w:hanging="613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875" w:right="1331"/>
      <w:jc w:val="center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62"/>
      <w:ind w:left="447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97"/>
      <w:ind w:left="447" w:hanging="329"/>
    </w:pPr>
    <w:rPr>
      <w:b/>
      <w:bCs/>
    </w:rPr>
  </w:style>
  <w:style w:type="paragraph" w:styleId="TOC2">
    <w:name w:val="toc 2"/>
    <w:basedOn w:val="Normal"/>
    <w:uiPriority w:val="1"/>
    <w:qFormat/>
    <w:pPr>
      <w:spacing w:before="79"/>
      <w:ind w:left="949" w:hanging="503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70"/>
      <w:ind w:left="257" w:right="716"/>
      <w:jc w:val="center"/>
    </w:pPr>
    <w:rPr>
      <w:rFonts w:ascii="Times New Roman" w:eastAsia="Times New Roman" w:hAnsi="Times New Roman" w:cs="Times New Roman"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38"/>
      <w:ind w:left="665" w:hanging="280"/>
    </w:pPr>
  </w:style>
  <w:style w:type="paragraph" w:customStyle="1" w:styleId="TableParagraph">
    <w:name w:val="Table Paragraph"/>
    <w:basedOn w:val="Normal"/>
    <w:uiPriority w:val="1"/>
    <w:qFormat/>
    <w:pPr>
      <w:spacing w:before="14" w:line="155" w:lineRule="exact"/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6F50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F509B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semiHidden/>
    <w:unhideWhenUsed/>
    <w:rsid w:val="006F50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509B"/>
    <w:rPr>
      <w:rFonts w:ascii="Georgia" w:eastAsia="Georgia" w:hAnsi="Georgia" w:cs="Georgia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Georgia" w:eastAsia="Georgia" w:hAnsi="Georgia" w:cs="Georgia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microsoft.com/office/2011/relationships/people" Target="people.xml"/><Relationship Id="rId3" Type="http://schemas.openxmlformats.org/officeDocument/2006/relationships/customXml" Target="../customXml/item3.xml"/><Relationship Id="rId21" Type="http://schemas.openxmlformats.org/officeDocument/2006/relationships/hyperlink" Target="https://resources.vam.wfp.org/data-analysis/quantitative/food-security/food-consumption-score" TargetMode="Externa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image" Target="media/image3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yperlink" Target="https://resources.vam.wfp.org/data-analysis/quantitative/food-security/cari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24" Type="http://schemas.openxmlformats.org/officeDocument/2006/relationships/hyperlink" Target="https://resources.vam.wfp.org/data-analysis/quantitative/food-security/food-expenditure-share" TargetMode="External"/><Relationship Id="rId5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openxmlformats.org/officeDocument/2006/relationships/hyperlink" Target="https://resources.vam.wfp.org/data-analysis/quantitative/food-security/livelihood-coping-strategies-food-security" TargetMode="External"/><Relationship Id="rId10" Type="http://schemas.openxmlformats.org/officeDocument/2006/relationships/footer" Target="footer1.xml"/><Relationship Id="rId19" Type="http://schemas.openxmlformats.org/officeDocument/2006/relationships/hyperlink" Target="https://resources.vam.wfp.org/data-analysis/quantitative/food-security/cari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openxmlformats.org/officeDocument/2006/relationships/hyperlink" Target="https://resources.vam.wfp.org/data-analysis/quantitative/food-security/reduced-coping-strategies-index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  <Notes xmlns="49256dcf-74b5-4e0f-b2ab-e17546be8a8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9" ma:contentTypeDescription="Create a new document." ma:contentTypeScope="" ma:versionID="43cac7850c215b99b189dd42ff5381b4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7f3b09dd81f609e653ddad0159f4af65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description="Describe what this folder should contain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D54C39-FD74-48AE-A358-E6C3E74D06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A00445-32B4-493E-8295-F8EEBC3E10E6}">
  <ds:schemaRefs>
    <ds:schemaRef ds:uri="http://schemas.microsoft.com/office/2006/metadata/properties"/>
    <ds:schemaRef ds:uri="http://schemas.microsoft.com/office/infopath/2007/PartnerControls"/>
    <ds:schemaRef ds:uri="49256dcf-74b5-4e0f-b2ab-e17546be8a80"/>
    <ds:schemaRef ds:uri="3940b711-dc1d-4235-b0a5-48d487f0d3b9"/>
  </ds:schemaRefs>
</ds:datastoreItem>
</file>

<file path=customXml/itemProps3.xml><?xml version="1.0" encoding="utf-8"?>
<ds:datastoreItem xmlns:ds="http://schemas.openxmlformats.org/officeDocument/2006/customXml" ds:itemID="{FD544877-20F9-4F8A-8D8A-C04319AFA51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12045</Words>
  <Characters>68663</Characters>
  <Application>Microsoft Office Word</Application>
  <DocSecurity>4</DocSecurity>
  <Lines>572</Lines>
  <Paragraphs>161</Paragraphs>
  <ScaleCrop>false</ScaleCrop>
  <Company>World Food Programme</Company>
  <LinksUpToDate>false</LinksUpToDate>
  <CharactersWithSpaces>80547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WEYORI Alirah</dc:creator>
  <cp:keywords/>
  <cp:lastModifiedBy>Matthieu TOCKERT</cp:lastModifiedBy>
  <cp:revision>5</cp:revision>
  <dcterms:created xsi:type="dcterms:W3CDTF">2024-01-10T11:15:00Z</dcterms:created>
  <dcterms:modified xsi:type="dcterms:W3CDTF">2024-01-10T13:34:00Z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2024-01-10T00:00:00Z</vt:filetime>
  </property>
  <property fmtid="{D5CDD505-2E9C-101B-9397-08002B2CF9AE}" pid="5" name="ContentTypeId">
    <vt:lpwstr>0x01010007EC5AEA005F3944B5281CE0F7F3B6DF</vt:lpwstr>
  </property>
  <property fmtid="{D5CDD505-2E9C-101B-9397-08002B2CF9AE}" pid="6" name="MediaServiceImageTags">
    <vt:lpwstr/>
  </property>
</Properties>
</file>