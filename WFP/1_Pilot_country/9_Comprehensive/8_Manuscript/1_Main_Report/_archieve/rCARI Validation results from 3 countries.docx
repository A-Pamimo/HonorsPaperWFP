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F4E07" w14:textId="7A369F38" w:rsidR="004966F6" w:rsidRPr="0035711B" w:rsidRDefault="004966F6" w:rsidP="004966F6">
      <w:pPr>
        <w:jc w:val="center"/>
        <w:rPr>
          <w:rFonts w:eastAsiaTheme="majorEastAsia" w:cstheme="minorHAnsi"/>
          <w:b/>
          <w:color w:val="2F5496" w:themeColor="accent1" w:themeShade="BF"/>
          <w:sz w:val="28"/>
          <w:szCs w:val="28"/>
          <w:lang w:val="en-US"/>
        </w:rPr>
      </w:pPr>
      <w:r w:rsidRPr="0035711B">
        <w:rPr>
          <w:rFonts w:eastAsiaTheme="majorEastAsia" w:cstheme="minorHAnsi"/>
          <w:b/>
          <w:color w:val="2F5496" w:themeColor="accent1" w:themeShade="BF"/>
          <w:sz w:val="28"/>
          <w:szCs w:val="28"/>
          <w:lang w:val="en-US"/>
        </w:rPr>
        <w:t xml:space="preserve">Validation and calibration of the remote Consolidated Approach of Reporting on Food Security (rCARI) methodology </w:t>
      </w:r>
    </w:p>
    <w:p w14:paraId="0BB33F48" w14:textId="3DB96CA9" w:rsidR="0007580D" w:rsidRPr="0035711B" w:rsidRDefault="00E27547" w:rsidP="005C1C7A">
      <w:pPr>
        <w:jc w:val="center"/>
        <w:rPr>
          <w:rFonts w:eastAsiaTheme="majorEastAsia" w:cstheme="minorHAnsi"/>
          <w:b/>
          <w:color w:val="2F5496" w:themeColor="accent1" w:themeShade="BF"/>
          <w:sz w:val="20"/>
          <w:szCs w:val="20"/>
          <w:lang w:val="en-US"/>
        </w:rPr>
      </w:pPr>
      <w:r w:rsidRPr="0035711B">
        <w:rPr>
          <w:rFonts w:eastAsiaTheme="majorEastAsia" w:cstheme="minorHAnsi"/>
          <w:b/>
          <w:color w:val="2F5496" w:themeColor="accent1" w:themeShade="BF"/>
          <w:sz w:val="20"/>
          <w:szCs w:val="20"/>
          <w:lang w:val="en-US"/>
        </w:rPr>
        <w:t>(</w:t>
      </w:r>
      <w:r w:rsidR="008B40BD" w:rsidRPr="0035711B">
        <w:rPr>
          <w:rFonts w:eastAsiaTheme="majorEastAsia" w:cstheme="minorHAnsi"/>
          <w:b/>
          <w:color w:val="2F5496" w:themeColor="accent1" w:themeShade="BF"/>
          <w:sz w:val="20"/>
          <w:szCs w:val="20"/>
          <w:lang w:val="en-US"/>
        </w:rPr>
        <w:t>Preliminary results from Myanmar, Ecuador</w:t>
      </w:r>
      <w:r w:rsidR="00081215" w:rsidRPr="0035711B">
        <w:rPr>
          <w:rFonts w:eastAsiaTheme="majorEastAsia" w:cstheme="minorHAnsi"/>
          <w:b/>
          <w:color w:val="2F5496" w:themeColor="accent1" w:themeShade="BF"/>
          <w:sz w:val="20"/>
          <w:szCs w:val="20"/>
          <w:lang w:val="en-US"/>
        </w:rPr>
        <w:t>,</w:t>
      </w:r>
      <w:r w:rsidR="008B40BD" w:rsidRPr="0035711B">
        <w:rPr>
          <w:rFonts w:eastAsiaTheme="majorEastAsia" w:cstheme="minorHAnsi"/>
          <w:b/>
          <w:color w:val="2F5496" w:themeColor="accent1" w:themeShade="BF"/>
          <w:sz w:val="20"/>
          <w:szCs w:val="20"/>
          <w:lang w:val="en-US"/>
        </w:rPr>
        <w:t xml:space="preserve"> and Central African Republic</w:t>
      </w:r>
      <w:r w:rsidRPr="0035711B">
        <w:rPr>
          <w:rFonts w:eastAsiaTheme="majorEastAsia" w:cstheme="minorHAnsi"/>
          <w:b/>
          <w:color w:val="2F5496" w:themeColor="accent1" w:themeShade="BF"/>
          <w:sz w:val="20"/>
          <w:szCs w:val="20"/>
          <w:lang w:val="en-US"/>
        </w:rPr>
        <w:t>)</w:t>
      </w:r>
    </w:p>
    <w:p w14:paraId="4D75DD59" w14:textId="799A5460" w:rsidR="0007580D" w:rsidRPr="0035711B" w:rsidRDefault="0007580D" w:rsidP="00404AE6">
      <w:pPr>
        <w:rPr>
          <w:rFonts w:eastAsiaTheme="majorEastAsia" w:cstheme="minorHAnsi"/>
          <w:b/>
          <w:color w:val="2F5496" w:themeColor="accent1" w:themeShade="BF"/>
          <w:sz w:val="20"/>
          <w:szCs w:val="20"/>
          <w:lang w:val="en-US"/>
        </w:rPr>
      </w:pPr>
      <w:r w:rsidRPr="0035711B">
        <w:rPr>
          <w:rFonts w:eastAsiaTheme="majorEastAsia" w:cstheme="minorHAnsi"/>
          <w:b/>
          <w:color w:val="2F5496" w:themeColor="accent1" w:themeShade="BF"/>
          <w:sz w:val="20"/>
          <w:szCs w:val="20"/>
          <w:lang w:val="en-US"/>
        </w:rPr>
        <w:br w:type="page"/>
      </w:r>
    </w:p>
    <w:p w14:paraId="5B9969C4" w14:textId="3D5CF3AB" w:rsidR="0007580D" w:rsidRPr="00BF3D27" w:rsidRDefault="0007580D">
      <w:pPr>
        <w:pStyle w:val="TableofFigures"/>
        <w:tabs>
          <w:tab w:val="right" w:leader="dot" w:pos="9464"/>
        </w:tabs>
        <w:rPr>
          <w:rFonts w:cstheme="minorHAnsi"/>
          <w:noProof/>
        </w:rPr>
      </w:pPr>
      <w:r w:rsidRPr="0035711B">
        <w:rPr>
          <w:rFonts w:eastAsiaTheme="majorEastAsia" w:cstheme="minorHAnsi"/>
          <w:b/>
          <w:color w:val="2F5496" w:themeColor="accent1" w:themeShade="BF"/>
          <w:sz w:val="20"/>
          <w:szCs w:val="20"/>
          <w:lang w:val="en-US"/>
        </w:rPr>
        <w:lastRenderedPageBreak/>
        <w:fldChar w:fldCharType="begin"/>
      </w:r>
      <w:r w:rsidRPr="0035711B">
        <w:rPr>
          <w:rFonts w:eastAsiaTheme="majorEastAsia" w:cstheme="minorHAnsi"/>
          <w:b/>
          <w:color w:val="2F5496" w:themeColor="accent1" w:themeShade="BF"/>
          <w:sz w:val="20"/>
          <w:szCs w:val="20"/>
          <w:lang w:val="en-US"/>
        </w:rPr>
        <w:instrText xml:space="preserve"> TOC \h \z \c "Table" </w:instrText>
      </w:r>
      <w:r w:rsidRPr="0035711B">
        <w:rPr>
          <w:rFonts w:eastAsiaTheme="majorEastAsia" w:cstheme="minorHAnsi"/>
          <w:b/>
          <w:color w:val="2F5496" w:themeColor="accent1" w:themeShade="BF"/>
          <w:sz w:val="20"/>
          <w:szCs w:val="20"/>
          <w:lang w:val="en-US"/>
        </w:rPr>
        <w:fldChar w:fldCharType="separate"/>
      </w:r>
      <w:hyperlink w:anchor="_Toc147757576" w:history="1">
        <w:r w:rsidRPr="00BF3D27">
          <w:rPr>
            <w:rStyle w:val="Hyperlink"/>
            <w:rFonts w:cstheme="minorHAnsi"/>
            <w:noProof/>
          </w:rPr>
          <w:t>Table 1: Timelines</w:t>
        </w:r>
        <w:r w:rsidRPr="00BF3D27">
          <w:rPr>
            <w:rFonts w:cstheme="minorHAnsi"/>
            <w:noProof/>
            <w:webHidden/>
          </w:rPr>
          <w:tab/>
        </w:r>
        <w:r w:rsidRPr="00BF3D27">
          <w:rPr>
            <w:rFonts w:cstheme="minorHAnsi"/>
            <w:noProof/>
            <w:webHidden/>
          </w:rPr>
          <w:fldChar w:fldCharType="begin"/>
        </w:r>
        <w:r w:rsidRPr="00BF3D27">
          <w:rPr>
            <w:rFonts w:cstheme="minorHAnsi"/>
            <w:noProof/>
            <w:webHidden/>
          </w:rPr>
          <w:instrText xml:space="preserve"> PAGEREF _Toc147757576 \h </w:instrText>
        </w:r>
        <w:r w:rsidRPr="00BF3D27">
          <w:rPr>
            <w:rFonts w:cstheme="minorHAnsi"/>
            <w:noProof/>
            <w:webHidden/>
          </w:rPr>
        </w:r>
        <w:r w:rsidRPr="00BF3D27">
          <w:rPr>
            <w:rFonts w:cstheme="minorHAnsi"/>
            <w:noProof/>
            <w:webHidden/>
          </w:rPr>
          <w:fldChar w:fldCharType="separate"/>
        </w:r>
        <w:r w:rsidRPr="00BF3D27">
          <w:rPr>
            <w:rFonts w:cstheme="minorHAnsi"/>
            <w:noProof/>
            <w:webHidden/>
          </w:rPr>
          <w:t>5</w:t>
        </w:r>
        <w:r w:rsidRPr="00BF3D27">
          <w:rPr>
            <w:rFonts w:cstheme="minorHAnsi"/>
            <w:noProof/>
            <w:webHidden/>
          </w:rPr>
          <w:fldChar w:fldCharType="end"/>
        </w:r>
      </w:hyperlink>
    </w:p>
    <w:p w14:paraId="277B76FF" w14:textId="739F022B" w:rsidR="0007580D" w:rsidRPr="00BF3D27" w:rsidRDefault="00000000">
      <w:pPr>
        <w:pStyle w:val="TableofFigures"/>
        <w:tabs>
          <w:tab w:val="right" w:leader="dot" w:pos="9464"/>
        </w:tabs>
        <w:rPr>
          <w:rFonts w:cstheme="minorHAnsi"/>
          <w:noProof/>
        </w:rPr>
      </w:pPr>
      <w:hyperlink w:anchor="_Toc147757577" w:history="1">
        <w:r w:rsidR="0007580D" w:rsidRPr="00BF3D27">
          <w:rPr>
            <w:rStyle w:val="Hyperlink"/>
            <w:rFonts w:cstheme="minorHAnsi"/>
            <w:noProof/>
          </w:rPr>
          <w:t>Table 2: Survey completion by Country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_Toc147757577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6</w:t>
        </w:r>
        <w:r w:rsidR="0007580D" w:rsidRPr="00BF3D27">
          <w:rPr>
            <w:rFonts w:cstheme="minorHAnsi"/>
            <w:noProof/>
            <w:webHidden/>
          </w:rPr>
          <w:fldChar w:fldCharType="end"/>
        </w:r>
      </w:hyperlink>
    </w:p>
    <w:p w14:paraId="4690D29A" w14:textId="6CF99E04" w:rsidR="0007580D" w:rsidRPr="00BF3D27" w:rsidRDefault="00000000">
      <w:pPr>
        <w:pStyle w:val="TableofFigures"/>
        <w:tabs>
          <w:tab w:val="right" w:leader="dot" w:pos="9464"/>
        </w:tabs>
        <w:rPr>
          <w:rFonts w:cstheme="minorHAnsi"/>
          <w:noProof/>
        </w:rPr>
      </w:pPr>
      <w:hyperlink w:anchor="_Toc147757578" w:history="1">
        <w:r w:rsidR="0007580D" w:rsidRPr="00BF3D27">
          <w:rPr>
            <w:rStyle w:val="Hyperlink"/>
            <w:rFonts w:cstheme="minorHAnsi"/>
            <w:noProof/>
          </w:rPr>
          <w:t>Table 3: Interview completion by Modality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_Toc147757578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7</w:t>
        </w:r>
        <w:r w:rsidR="0007580D" w:rsidRPr="00BF3D27">
          <w:rPr>
            <w:rFonts w:cstheme="minorHAnsi"/>
            <w:noProof/>
            <w:webHidden/>
          </w:rPr>
          <w:fldChar w:fldCharType="end"/>
        </w:r>
      </w:hyperlink>
    </w:p>
    <w:p w14:paraId="3CEC401A" w14:textId="1DEA0F17" w:rsidR="0007580D" w:rsidRPr="00BF3D27" w:rsidRDefault="00000000">
      <w:pPr>
        <w:pStyle w:val="TableofFigures"/>
        <w:tabs>
          <w:tab w:val="right" w:leader="dot" w:pos="9464"/>
        </w:tabs>
        <w:rPr>
          <w:rFonts w:cstheme="minorHAnsi"/>
          <w:noProof/>
        </w:rPr>
      </w:pPr>
      <w:hyperlink w:anchor="_Toc147757579" w:history="1">
        <w:r w:rsidR="0007580D" w:rsidRPr="00BF3D27">
          <w:rPr>
            <w:rStyle w:val="Hyperlink"/>
            <w:rFonts w:cstheme="minorHAnsi"/>
            <w:noProof/>
          </w:rPr>
          <w:t>Table 4: Balance Table on Randomized Survey Modality Assignment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_Toc147757579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7</w:t>
        </w:r>
        <w:r w:rsidR="0007580D" w:rsidRPr="00BF3D27">
          <w:rPr>
            <w:rFonts w:cstheme="minorHAnsi"/>
            <w:noProof/>
            <w:webHidden/>
          </w:rPr>
          <w:fldChar w:fldCharType="end"/>
        </w:r>
      </w:hyperlink>
    </w:p>
    <w:p w14:paraId="4E63FD56" w14:textId="54321544" w:rsidR="0007580D" w:rsidRPr="00BF3D27" w:rsidRDefault="00000000">
      <w:pPr>
        <w:pStyle w:val="TableofFigures"/>
        <w:tabs>
          <w:tab w:val="right" w:leader="dot" w:pos="9464"/>
        </w:tabs>
        <w:rPr>
          <w:rFonts w:cstheme="minorHAnsi"/>
          <w:noProof/>
        </w:rPr>
      </w:pPr>
      <w:hyperlink w:anchor="_Toc147757580" w:history="1">
        <w:r w:rsidR="0007580D" w:rsidRPr="00BF3D27">
          <w:rPr>
            <w:rStyle w:val="Hyperlink"/>
            <w:rFonts w:cstheme="minorHAnsi"/>
            <w:noProof/>
          </w:rPr>
          <w:t>Table 5: Comparison of Food security classifications across modalities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8</w:t>
        </w:r>
        <w:r w:rsidR="0007580D" w:rsidRPr="00BF3D27">
          <w:rPr>
            <w:rFonts w:cstheme="minorHAnsi"/>
            <w:noProof/>
            <w:webHidden/>
          </w:rPr>
          <w:fldChar w:fldCharType="end"/>
        </w:r>
      </w:hyperlink>
    </w:p>
    <w:p w14:paraId="6CFAA88D" w14:textId="36BAEFC1" w:rsidR="0007580D" w:rsidRPr="00BF3D27" w:rsidRDefault="00000000">
      <w:pPr>
        <w:pStyle w:val="TableofFigures"/>
        <w:tabs>
          <w:tab w:val="right" w:leader="dot" w:pos="9464"/>
        </w:tabs>
        <w:rPr>
          <w:rFonts w:cstheme="minorHAnsi"/>
          <w:noProof/>
        </w:rPr>
      </w:pPr>
      <w:hyperlink w:anchor="_Toc147757581" w:history="1">
        <w:r w:rsidR="0007580D" w:rsidRPr="00BF3D27">
          <w:rPr>
            <w:rStyle w:val="Hyperlink"/>
            <w:rFonts w:cstheme="minorHAnsi"/>
            <w:noProof/>
          </w:rPr>
          <w:t>Table 6: Comparison of income and Food expenditure share across modality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9</w:t>
        </w:r>
        <w:r w:rsidR="0007580D" w:rsidRPr="00BF3D27">
          <w:rPr>
            <w:rFonts w:cstheme="minorHAnsi"/>
            <w:noProof/>
            <w:webHidden/>
          </w:rPr>
          <w:fldChar w:fldCharType="end"/>
        </w:r>
      </w:hyperlink>
    </w:p>
    <w:p w14:paraId="67212108" w14:textId="60927E10" w:rsidR="0007580D" w:rsidRPr="00BF3D27" w:rsidRDefault="00000000">
      <w:pPr>
        <w:pStyle w:val="TableofFigures"/>
        <w:tabs>
          <w:tab w:val="right" w:leader="dot" w:pos="9464"/>
        </w:tabs>
        <w:rPr>
          <w:rFonts w:cstheme="minorHAnsi"/>
          <w:noProof/>
        </w:rPr>
      </w:pPr>
      <w:hyperlink w:anchor="_Toc147757582" w:history="1">
        <w:r w:rsidR="0007580D" w:rsidRPr="00BF3D27">
          <w:rPr>
            <w:rStyle w:val="Hyperlink"/>
            <w:rFonts w:cstheme="minorHAnsi"/>
            <w:noProof/>
          </w:rPr>
          <w:t>Table 7: Comparison of key Food security indicators across modality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10</w:t>
        </w:r>
        <w:r w:rsidR="0007580D" w:rsidRPr="00BF3D27">
          <w:rPr>
            <w:rFonts w:cstheme="minorHAnsi"/>
            <w:noProof/>
            <w:webHidden/>
          </w:rPr>
          <w:fldChar w:fldCharType="end"/>
        </w:r>
      </w:hyperlink>
    </w:p>
    <w:p w14:paraId="7CFD1AD3" w14:textId="3A8D40F9" w:rsidR="0007580D" w:rsidRPr="00BF3D27" w:rsidRDefault="00000000">
      <w:pPr>
        <w:pStyle w:val="TableofFigures"/>
        <w:tabs>
          <w:tab w:val="right" w:leader="dot" w:pos="9464"/>
        </w:tabs>
        <w:rPr>
          <w:rFonts w:cstheme="minorHAnsi"/>
          <w:noProof/>
        </w:rPr>
      </w:pPr>
      <w:hyperlink w:anchor="_Toc147757583" w:history="1">
        <w:r w:rsidR="0007580D" w:rsidRPr="00BF3D27">
          <w:rPr>
            <w:rStyle w:val="Hyperlink"/>
            <w:rFonts w:cstheme="minorHAnsi"/>
            <w:noProof/>
          </w:rPr>
          <w:t>Table 8: Disaggregated FCS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10</w:t>
        </w:r>
        <w:r w:rsidR="0007580D" w:rsidRPr="00BF3D27">
          <w:rPr>
            <w:rFonts w:cstheme="minorHAnsi"/>
            <w:noProof/>
            <w:webHidden/>
          </w:rPr>
          <w:fldChar w:fldCharType="end"/>
        </w:r>
      </w:hyperlink>
    </w:p>
    <w:p w14:paraId="14FB1893" w14:textId="67EA4E54" w:rsidR="0007580D" w:rsidRPr="00BF3D27" w:rsidRDefault="00000000">
      <w:pPr>
        <w:pStyle w:val="TableofFigures"/>
        <w:tabs>
          <w:tab w:val="right" w:leader="dot" w:pos="9464"/>
        </w:tabs>
        <w:rPr>
          <w:rFonts w:cstheme="minorHAnsi"/>
          <w:noProof/>
        </w:rPr>
      </w:pPr>
      <w:hyperlink w:anchor="_Toc147757584" w:history="1">
        <w:r w:rsidR="0007580D" w:rsidRPr="00BF3D27">
          <w:rPr>
            <w:rStyle w:val="Hyperlink"/>
            <w:rFonts w:cstheme="minorHAnsi"/>
            <w:noProof/>
          </w:rPr>
          <w:t>Table 9: Disaggregated FCG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11</w:t>
        </w:r>
        <w:r w:rsidR="0007580D" w:rsidRPr="00BF3D27">
          <w:rPr>
            <w:rFonts w:cstheme="minorHAnsi"/>
            <w:noProof/>
            <w:webHidden/>
          </w:rPr>
          <w:fldChar w:fldCharType="end"/>
        </w:r>
      </w:hyperlink>
    </w:p>
    <w:p w14:paraId="7FEA860E" w14:textId="45E16B46" w:rsidR="0007580D" w:rsidRPr="00BF3D27" w:rsidRDefault="00000000">
      <w:pPr>
        <w:pStyle w:val="TableofFigures"/>
        <w:tabs>
          <w:tab w:val="right" w:leader="dot" w:pos="9464"/>
        </w:tabs>
        <w:rPr>
          <w:rFonts w:cstheme="minorHAnsi"/>
          <w:noProof/>
        </w:rPr>
      </w:pPr>
      <w:hyperlink w:anchor="_Toc147757585" w:history="1">
        <w:r w:rsidR="0007580D" w:rsidRPr="00BF3D27">
          <w:rPr>
            <w:rStyle w:val="Hyperlink"/>
            <w:rFonts w:cstheme="minorHAnsi"/>
            <w:noProof/>
          </w:rPr>
          <w:t>Table 10: Disaggregated FCG + rCSI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11</w:t>
        </w:r>
        <w:r w:rsidR="0007580D" w:rsidRPr="00BF3D27">
          <w:rPr>
            <w:rFonts w:cstheme="minorHAnsi"/>
            <w:noProof/>
            <w:webHidden/>
          </w:rPr>
          <w:fldChar w:fldCharType="end"/>
        </w:r>
      </w:hyperlink>
    </w:p>
    <w:p w14:paraId="6325D24D" w14:textId="14FCD724" w:rsidR="0007580D" w:rsidRPr="00BF3D27" w:rsidRDefault="00000000">
      <w:pPr>
        <w:pStyle w:val="TableofFigures"/>
        <w:tabs>
          <w:tab w:val="right" w:leader="dot" w:pos="9464"/>
        </w:tabs>
        <w:rPr>
          <w:rFonts w:cstheme="minorHAnsi"/>
          <w:noProof/>
        </w:rPr>
      </w:pPr>
      <w:hyperlink w:anchor="_Toc147757586" w:history="1">
        <w:r w:rsidR="0007580D" w:rsidRPr="00BF3D27">
          <w:rPr>
            <w:rStyle w:val="Hyperlink"/>
            <w:rFonts w:cstheme="minorHAnsi"/>
            <w:noProof/>
          </w:rPr>
          <w:t>Table 11: Disaggregated rCSI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11</w:t>
        </w:r>
        <w:r w:rsidR="0007580D" w:rsidRPr="00BF3D27">
          <w:rPr>
            <w:rFonts w:cstheme="minorHAnsi"/>
            <w:noProof/>
            <w:webHidden/>
          </w:rPr>
          <w:fldChar w:fldCharType="end"/>
        </w:r>
      </w:hyperlink>
    </w:p>
    <w:p w14:paraId="3D01C0B2" w14:textId="51F593FC" w:rsidR="0007580D" w:rsidRPr="00BF3D27" w:rsidRDefault="00000000">
      <w:pPr>
        <w:pStyle w:val="TableofFigures"/>
        <w:tabs>
          <w:tab w:val="right" w:leader="dot" w:pos="9464"/>
        </w:tabs>
        <w:rPr>
          <w:rFonts w:cstheme="minorHAnsi"/>
          <w:noProof/>
        </w:rPr>
      </w:pPr>
      <w:hyperlink w:anchor="_Toc147757587" w:history="1">
        <w:r w:rsidR="0007580D" w:rsidRPr="00BF3D27">
          <w:rPr>
            <w:rStyle w:val="Hyperlink"/>
            <w:rFonts w:cstheme="minorHAnsi"/>
            <w:noProof/>
          </w:rPr>
          <w:t>Table 12: Disaggregation of key indicator reporting by Gender of respondent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12</w:t>
        </w:r>
        <w:r w:rsidR="0007580D" w:rsidRPr="00BF3D27">
          <w:rPr>
            <w:rFonts w:cstheme="minorHAnsi"/>
            <w:noProof/>
            <w:webHidden/>
          </w:rPr>
          <w:fldChar w:fldCharType="end"/>
        </w:r>
      </w:hyperlink>
    </w:p>
    <w:p w14:paraId="074A35A6" w14:textId="4EAEF99D" w:rsidR="0007580D" w:rsidRPr="00BF3D27" w:rsidRDefault="00000000">
      <w:pPr>
        <w:pStyle w:val="TableofFigures"/>
        <w:tabs>
          <w:tab w:val="right" w:leader="dot" w:pos="9464"/>
        </w:tabs>
        <w:rPr>
          <w:rFonts w:cstheme="minorHAnsi"/>
          <w:noProof/>
        </w:rPr>
      </w:pPr>
      <w:hyperlink w:anchor="_Toc147757588" w:history="1">
        <w:r w:rsidR="0007580D" w:rsidRPr="00BF3D27">
          <w:rPr>
            <w:rStyle w:val="Hyperlink"/>
            <w:rFonts w:cstheme="minorHAnsi"/>
            <w:noProof/>
          </w:rPr>
          <w:t>Table 13: Disaggregation of key indicator reporting by FCG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12</w:t>
        </w:r>
        <w:r w:rsidR="0007580D" w:rsidRPr="00BF3D27">
          <w:rPr>
            <w:rFonts w:cstheme="minorHAnsi"/>
            <w:noProof/>
            <w:webHidden/>
          </w:rPr>
          <w:fldChar w:fldCharType="end"/>
        </w:r>
      </w:hyperlink>
    </w:p>
    <w:p w14:paraId="44F8D1A2" w14:textId="20C4A0B5" w:rsidR="0007580D" w:rsidRPr="00BF3D27" w:rsidRDefault="00000000">
      <w:pPr>
        <w:pStyle w:val="TableofFigures"/>
        <w:tabs>
          <w:tab w:val="right" w:leader="dot" w:pos="9464"/>
        </w:tabs>
        <w:rPr>
          <w:rFonts w:cstheme="minorHAnsi"/>
          <w:noProof/>
        </w:rPr>
      </w:pPr>
      <w:hyperlink w:anchor="_Toc147757589" w:history="1">
        <w:r w:rsidR="0007580D" w:rsidRPr="00BF3D27">
          <w:rPr>
            <w:rStyle w:val="Hyperlink"/>
            <w:rFonts w:cstheme="minorHAnsi"/>
            <w:noProof/>
          </w:rPr>
          <w:t>Table 14: Sample completion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15</w:t>
        </w:r>
        <w:r w:rsidR="0007580D" w:rsidRPr="00BF3D27">
          <w:rPr>
            <w:rFonts w:cstheme="minorHAnsi"/>
            <w:noProof/>
            <w:webHidden/>
          </w:rPr>
          <w:fldChar w:fldCharType="end"/>
        </w:r>
      </w:hyperlink>
    </w:p>
    <w:p w14:paraId="188F13C3" w14:textId="342CDAEE" w:rsidR="0007580D" w:rsidRPr="00BF3D27" w:rsidRDefault="00000000">
      <w:pPr>
        <w:pStyle w:val="TableofFigures"/>
        <w:tabs>
          <w:tab w:val="right" w:leader="dot" w:pos="9464"/>
        </w:tabs>
        <w:rPr>
          <w:rFonts w:cstheme="minorHAnsi"/>
          <w:noProof/>
        </w:rPr>
      </w:pPr>
      <w:hyperlink w:anchor="_Toc147757590" w:history="1">
        <w:r w:rsidR="0007580D" w:rsidRPr="00BF3D27">
          <w:rPr>
            <w:rStyle w:val="Hyperlink"/>
            <w:rFonts w:cstheme="minorHAnsi"/>
            <w:noProof/>
          </w:rPr>
          <w:t>Table 15: Balance Table on Randomized Survey Modality Assignment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15</w:t>
        </w:r>
        <w:r w:rsidR="0007580D" w:rsidRPr="00BF3D27">
          <w:rPr>
            <w:rFonts w:cstheme="minorHAnsi"/>
            <w:noProof/>
            <w:webHidden/>
          </w:rPr>
          <w:fldChar w:fldCharType="end"/>
        </w:r>
      </w:hyperlink>
    </w:p>
    <w:p w14:paraId="43F5E67F" w14:textId="5E76EFE1" w:rsidR="0007580D" w:rsidRPr="00BF3D27" w:rsidRDefault="00000000">
      <w:pPr>
        <w:pStyle w:val="TableofFigures"/>
        <w:tabs>
          <w:tab w:val="right" w:leader="dot" w:pos="9464"/>
        </w:tabs>
        <w:rPr>
          <w:rFonts w:cstheme="minorHAnsi"/>
          <w:noProof/>
        </w:rPr>
      </w:pPr>
      <w:hyperlink w:anchor="_Toc147757591" w:history="1">
        <w:r w:rsidR="0007580D" w:rsidRPr="00BF3D27">
          <w:rPr>
            <w:rStyle w:val="Hyperlink"/>
            <w:rFonts w:cstheme="minorHAnsi"/>
            <w:noProof/>
          </w:rPr>
          <w:t>Table 16: Comparison of Food security classifications across modalities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16</w:t>
        </w:r>
        <w:r w:rsidR="0007580D" w:rsidRPr="00BF3D27">
          <w:rPr>
            <w:rFonts w:cstheme="minorHAnsi"/>
            <w:noProof/>
            <w:webHidden/>
          </w:rPr>
          <w:fldChar w:fldCharType="end"/>
        </w:r>
      </w:hyperlink>
    </w:p>
    <w:p w14:paraId="4B987AFD" w14:textId="1ED7B1C6" w:rsidR="0007580D" w:rsidRPr="00BF3D27" w:rsidRDefault="00000000">
      <w:pPr>
        <w:pStyle w:val="TableofFigures"/>
        <w:tabs>
          <w:tab w:val="right" w:leader="dot" w:pos="9464"/>
        </w:tabs>
        <w:rPr>
          <w:rFonts w:cstheme="minorHAnsi"/>
          <w:noProof/>
        </w:rPr>
      </w:pPr>
      <w:hyperlink w:anchor="_Toc147757592" w:history="1">
        <w:r w:rsidR="0007580D" w:rsidRPr="00BF3D27">
          <w:rPr>
            <w:rStyle w:val="Hyperlink"/>
            <w:rFonts w:cstheme="minorHAnsi"/>
            <w:noProof/>
          </w:rPr>
          <w:t>Table 17: Comparison of income and Food expenditure share across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16</w:t>
        </w:r>
        <w:r w:rsidR="0007580D" w:rsidRPr="00BF3D27">
          <w:rPr>
            <w:rFonts w:cstheme="minorHAnsi"/>
            <w:noProof/>
            <w:webHidden/>
          </w:rPr>
          <w:fldChar w:fldCharType="end"/>
        </w:r>
      </w:hyperlink>
    </w:p>
    <w:p w14:paraId="33B3287B" w14:textId="5FB358EC" w:rsidR="0007580D" w:rsidRPr="00BF3D27" w:rsidRDefault="00000000">
      <w:pPr>
        <w:pStyle w:val="TableofFigures"/>
        <w:tabs>
          <w:tab w:val="right" w:leader="dot" w:pos="9464"/>
        </w:tabs>
        <w:rPr>
          <w:rFonts w:cstheme="minorHAnsi"/>
          <w:noProof/>
        </w:rPr>
      </w:pPr>
      <w:hyperlink w:anchor="_Toc147757593" w:history="1">
        <w:r w:rsidR="0007580D" w:rsidRPr="00BF3D27">
          <w:rPr>
            <w:rStyle w:val="Hyperlink"/>
            <w:rFonts w:cstheme="minorHAnsi"/>
            <w:noProof/>
          </w:rPr>
          <w:t>Table 18: Comparison of key Food security indicators across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17</w:t>
        </w:r>
        <w:r w:rsidR="0007580D" w:rsidRPr="00BF3D27">
          <w:rPr>
            <w:rFonts w:cstheme="minorHAnsi"/>
            <w:noProof/>
            <w:webHidden/>
          </w:rPr>
          <w:fldChar w:fldCharType="end"/>
        </w:r>
      </w:hyperlink>
    </w:p>
    <w:p w14:paraId="7B24D816" w14:textId="6F659132" w:rsidR="0007580D" w:rsidRPr="00BF3D27" w:rsidRDefault="00000000">
      <w:pPr>
        <w:pStyle w:val="TableofFigures"/>
        <w:tabs>
          <w:tab w:val="right" w:leader="dot" w:pos="9464"/>
        </w:tabs>
        <w:rPr>
          <w:rFonts w:cstheme="minorHAnsi"/>
          <w:noProof/>
        </w:rPr>
      </w:pPr>
      <w:hyperlink w:anchor="_Toc147757594" w:history="1">
        <w:r w:rsidR="0007580D" w:rsidRPr="00BF3D27">
          <w:rPr>
            <w:rStyle w:val="Hyperlink"/>
            <w:rFonts w:cstheme="minorHAnsi"/>
            <w:noProof/>
          </w:rPr>
          <w:t>Table 19: Disaggregated FCS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17</w:t>
        </w:r>
        <w:r w:rsidR="0007580D" w:rsidRPr="00BF3D27">
          <w:rPr>
            <w:rFonts w:cstheme="minorHAnsi"/>
            <w:noProof/>
            <w:webHidden/>
          </w:rPr>
          <w:fldChar w:fldCharType="end"/>
        </w:r>
      </w:hyperlink>
    </w:p>
    <w:p w14:paraId="4F82C94A" w14:textId="26C150E7" w:rsidR="0007580D" w:rsidRPr="00BF3D27" w:rsidRDefault="00000000">
      <w:pPr>
        <w:pStyle w:val="TableofFigures"/>
        <w:tabs>
          <w:tab w:val="right" w:leader="dot" w:pos="9464"/>
        </w:tabs>
        <w:rPr>
          <w:rFonts w:cstheme="minorHAnsi"/>
          <w:noProof/>
        </w:rPr>
      </w:pPr>
      <w:hyperlink w:anchor="_Toc147757595" w:history="1">
        <w:r w:rsidR="0007580D" w:rsidRPr="00BF3D27">
          <w:rPr>
            <w:rStyle w:val="Hyperlink"/>
            <w:rFonts w:cstheme="minorHAnsi"/>
            <w:noProof/>
          </w:rPr>
          <w:t>Table 20: Disaggregated FCG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18</w:t>
        </w:r>
        <w:r w:rsidR="0007580D" w:rsidRPr="00BF3D27">
          <w:rPr>
            <w:rFonts w:cstheme="minorHAnsi"/>
            <w:noProof/>
            <w:webHidden/>
          </w:rPr>
          <w:fldChar w:fldCharType="end"/>
        </w:r>
      </w:hyperlink>
    </w:p>
    <w:p w14:paraId="6770FB1D" w14:textId="55116097" w:rsidR="0007580D" w:rsidRPr="00BF3D27" w:rsidRDefault="00000000">
      <w:pPr>
        <w:pStyle w:val="TableofFigures"/>
        <w:tabs>
          <w:tab w:val="right" w:leader="dot" w:pos="9464"/>
        </w:tabs>
        <w:rPr>
          <w:rFonts w:cstheme="minorHAnsi"/>
          <w:noProof/>
        </w:rPr>
      </w:pPr>
      <w:hyperlink w:anchor="_Toc147757596" w:history="1">
        <w:r w:rsidR="0007580D" w:rsidRPr="00BF3D27">
          <w:rPr>
            <w:rStyle w:val="Hyperlink"/>
            <w:rFonts w:cstheme="minorHAnsi"/>
            <w:noProof/>
          </w:rPr>
          <w:t>Table 21: Disaggregated FCG + rCSI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18</w:t>
        </w:r>
        <w:r w:rsidR="0007580D" w:rsidRPr="00BF3D27">
          <w:rPr>
            <w:rFonts w:cstheme="minorHAnsi"/>
            <w:noProof/>
            <w:webHidden/>
          </w:rPr>
          <w:fldChar w:fldCharType="end"/>
        </w:r>
      </w:hyperlink>
    </w:p>
    <w:p w14:paraId="745E8291" w14:textId="56F0739D" w:rsidR="0007580D" w:rsidRPr="00BF3D27" w:rsidRDefault="00000000">
      <w:pPr>
        <w:pStyle w:val="TableofFigures"/>
        <w:tabs>
          <w:tab w:val="right" w:leader="dot" w:pos="9464"/>
        </w:tabs>
        <w:rPr>
          <w:rFonts w:cstheme="minorHAnsi"/>
          <w:noProof/>
        </w:rPr>
      </w:pPr>
      <w:hyperlink w:anchor="_Toc147757597" w:history="1">
        <w:r w:rsidR="0007580D" w:rsidRPr="00BF3D27">
          <w:rPr>
            <w:rStyle w:val="Hyperlink"/>
            <w:rFonts w:cstheme="minorHAnsi"/>
            <w:noProof/>
          </w:rPr>
          <w:t>Table 22: Disaggregated rCSI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18</w:t>
        </w:r>
        <w:r w:rsidR="0007580D" w:rsidRPr="00BF3D27">
          <w:rPr>
            <w:rFonts w:cstheme="minorHAnsi"/>
            <w:noProof/>
            <w:webHidden/>
          </w:rPr>
          <w:fldChar w:fldCharType="end"/>
        </w:r>
      </w:hyperlink>
    </w:p>
    <w:p w14:paraId="68C3D841" w14:textId="636549A2" w:rsidR="0007580D" w:rsidRPr="00BF3D27" w:rsidRDefault="00000000">
      <w:pPr>
        <w:pStyle w:val="TableofFigures"/>
        <w:tabs>
          <w:tab w:val="right" w:leader="dot" w:pos="9464"/>
        </w:tabs>
        <w:rPr>
          <w:rFonts w:cstheme="minorHAnsi"/>
          <w:noProof/>
        </w:rPr>
      </w:pPr>
      <w:hyperlink w:anchor="_Toc147757598" w:history="1">
        <w:r w:rsidR="0007580D" w:rsidRPr="00BF3D27">
          <w:rPr>
            <w:rStyle w:val="Hyperlink"/>
            <w:rFonts w:cstheme="minorHAnsi"/>
            <w:noProof/>
          </w:rPr>
          <w:t>Table 23: Disaggregation of key indicator reporting by Gender of respondent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19</w:t>
        </w:r>
        <w:r w:rsidR="0007580D" w:rsidRPr="00BF3D27">
          <w:rPr>
            <w:rFonts w:cstheme="minorHAnsi"/>
            <w:noProof/>
            <w:webHidden/>
          </w:rPr>
          <w:fldChar w:fldCharType="end"/>
        </w:r>
      </w:hyperlink>
    </w:p>
    <w:p w14:paraId="3C4C1EE3" w14:textId="32415415" w:rsidR="0007580D" w:rsidRPr="00BF3D27" w:rsidRDefault="00000000">
      <w:pPr>
        <w:pStyle w:val="TableofFigures"/>
        <w:tabs>
          <w:tab w:val="right" w:leader="dot" w:pos="9464"/>
        </w:tabs>
        <w:rPr>
          <w:rFonts w:cstheme="minorHAnsi"/>
          <w:noProof/>
        </w:rPr>
      </w:pPr>
      <w:hyperlink w:anchor="_Toc147757599" w:history="1">
        <w:r w:rsidR="0007580D" w:rsidRPr="00BF3D27">
          <w:rPr>
            <w:rStyle w:val="Hyperlink"/>
            <w:rFonts w:cstheme="minorHAnsi"/>
            <w:noProof/>
          </w:rPr>
          <w:t>Table 24: Disaggregation of key indicator reporting by FCG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19</w:t>
        </w:r>
        <w:r w:rsidR="0007580D" w:rsidRPr="00BF3D27">
          <w:rPr>
            <w:rFonts w:cstheme="minorHAnsi"/>
            <w:noProof/>
            <w:webHidden/>
          </w:rPr>
          <w:fldChar w:fldCharType="end"/>
        </w:r>
      </w:hyperlink>
    </w:p>
    <w:p w14:paraId="4F49CC2C" w14:textId="61D72C20" w:rsidR="0007580D" w:rsidRPr="00BF3D27" w:rsidRDefault="00000000">
      <w:pPr>
        <w:pStyle w:val="TableofFigures"/>
        <w:tabs>
          <w:tab w:val="right" w:leader="dot" w:pos="9464"/>
        </w:tabs>
        <w:rPr>
          <w:rFonts w:cstheme="minorHAnsi"/>
          <w:noProof/>
        </w:rPr>
      </w:pPr>
      <w:hyperlink w:anchor="_Toc147757600" w:history="1">
        <w:r w:rsidR="0007580D" w:rsidRPr="00BF3D27">
          <w:rPr>
            <w:rStyle w:val="Hyperlink"/>
            <w:rFonts w:cstheme="minorHAnsi"/>
            <w:noProof/>
          </w:rPr>
          <w:t>Table 25: Survey completion by modality (CAR)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23</w:t>
        </w:r>
        <w:r w:rsidR="0007580D" w:rsidRPr="00BF3D27">
          <w:rPr>
            <w:rFonts w:cstheme="minorHAnsi"/>
            <w:noProof/>
            <w:webHidden/>
          </w:rPr>
          <w:fldChar w:fldCharType="end"/>
        </w:r>
      </w:hyperlink>
    </w:p>
    <w:p w14:paraId="5D2A886D" w14:textId="09EE3784" w:rsidR="0007580D" w:rsidRPr="00BF3D27" w:rsidRDefault="00000000">
      <w:pPr>
        <w:pStyle w:val="TableofFigures"/>
        <w:tabs>
          <w:tab w:val="right" w:leader="dot" w:pos="9464"/>
        </w:tabs>
        <w:rPr>
          <w:rFonts w:cstheme="minorHAnsi"/>
          <w:noProof/>
        </w:rPr>
      </w:pPr>
      <w:hyperlink w:anchor="_Toc147757601" w:history="1">
        <w:r w:rsidR="0007580D" w:rsidRPr="00BF3D27">
          <w:rPr>
            <w:rStyle w:val="Hyperlink"/>
            <w:rFonts w:cstheme="minorHAnsi"/>
            <w:noProof/>
          </w:rPr>
          <w:t>Table 26: Balance Table of Randomization Survey Modality Assignment (CAR)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24</w:t>
        </w:r>
        <w:r w:rsidR="0007580D" w:rsidRPr="00BF3D27">
          <w:rPr>
            <w:rFonts w:cstheme="minorHAnsi"/>
            <w:noProof/>
            <w:webHidden/>
          </w:rPr>
          <w:fldChar w:fldCharType="end"/>
        </w:r>
      </w:hyperlink>
    </w:p>
    <w:p w14:paraId="43C0B2A3" w14:textId="58D2B021" w:rsidR="0007580D" w:rsidRPr="00BF3D27" w:rsidRDefault="00000000">
      <w:pPr>
        <w:pStyle w:val="TableofFigures"/>
        <w:tabs>
          <w:tab w:val="right" w:leader="dot" w:pos="9464"/>
        </w:tabs>
        <w:rPr>
          <w:rFonts w:cstheme="minorHAnsi"/>
          <w:noProof/>
        </w:rPr>
      </w:pPr>
      <w:hyperlink w:anchor="_Toc147757602" w:history="1">
        <w:r w:rsidR="0007580D" w:rsidRPr="00BF3D27">
          <w:rPr>
            <w:rStyle w:val="Hyperlink"/>
            <w:rFonts w:cstheme="minorHAnsi"/>
            <w:noProof/>
          </w:rPr>
          <w:t>Table 27: Comparison of Food security outcome across modalities (CAR)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24</w:t>
        </w:r>
        <w:r w:rsidR="0007580D" w:rsidRPr="00BF3D27">
          <w:rPr>
            <w:rFonts w:cstheme="minorHAnsi"/>
            <w:noProof/>
            <w:webHidden/>
          </w:rPr>
          <w:fldChar w:fldCharType="end"/>
        </w:r>
      </w:hyperlink>
    </w:p>
    <w:p w14:paraId="5291E66A" w14:textId="4B2CBD84" w:rsidR="0007580D" w:rsidRPr="00BF3D27" w:rsidRDefault="00000000">
      <w:pPr>
        <w:pStyle w:val="TableofFigures"/>
        <w:tabs>
          <w:tab w:val="right" w:leader="dot" w:pos="9464"/>
        </w:tabs>
        <w:rPr>
          <w:rFonts w:cstheme="minorHAnsi"/>
          <w:noProof/>
        </w:rPr>
      </w:pPr>
      <w:hyperlink w:anchor="_Toc147757603" w:history="1">
        <w:r w:rsidR="0007580D" w:rsidRPr="00BF3D27">
          <w:rPr>
            <w:rStyle w:val="Hyperlink"/>
            <w:rFonts w:cstheme="minorHAnsi"/>
            <w:noProof/>
          </w:rPr>
          <w:t>Table 28: Comparison of income and Food expenditure share across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25</w:t>
        </w:r>
        <w:r w:rsidR="0007580D" w:rsidRPr="00BF3D27">
          <w:rPr>
            <w:rFonts w:cstheme="minorHAnsi"/>
            <w:noProof/>
            <w:webHidden/>
          </w:rPr>
          <w:fldChar w:fldCharType="end"/>
        </w:r>
      </w:hyperlink>
    </w:p>
    <w:p w14:paraId="42414A1F" w14:textId="19C40828" w:rsidR="0007580D" w:rsidRPr="00BF3D27" w:rsidRDefault="00000000">
      <w:pPr>
        <w:pStyle w:val="TableofFigures"/>
        <w:tabs>
          <w:tab w:val="right" w:leader="dot" w:pos="9464"/>
        </w:tabs>
        <w:rPr>
          <w:rFonts w:cstheme="minorHAnsi"/>
          <w:noProof/>
        </w:rPr>
      </w:pPr>
      <w:hyperlink w:anchor="_Toc147757604" w:history="1">
        <w:r w:rsidR="0007580D" w:rsidRPr="00BF3D27">
          <w:rPr>
            <w:rStyle w:val="Hyperlink"/>
            <w:rFonts w:cstheme="minorHAnsi"/>
            <w:noProof/>
          </w:rPr>
          <w:t>Table 29: Comparison of key Food security indicators across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25</w:t>
        </w:r>
        <w:r w:rsidR="0007580D" w:rsidRPr="00BF3D27">
          <w:rPr>
            <w:rFonts w:cstheme="minorHAnsi"/>
            <w:noProof/>
            <w:webHidden/>
          </w:rPr>
          <w:fldChar w:fldCharType="end"/>
        </w:r>
      </w:hyperlink>
    </w:p>
    <w:p w14:paraId="5DC56A64" w14:textId="384243DC" w:rsidR="0007580D" w:rsidRPr="00BF3D27" w:rsidRDefault="00000000">
      <w:pPr>
        <w:pStyle w:val="TableofFigures"/>
        <w:tabs>
          <w:tab w:val="right" w:leader="dot" w:pos="9464"/>
        </w:tabs>
        <w:rPr>
          <w:rFonts w:cstheme="minorHAnsi"/>
          <w:noProof/>
        </w:rPr>
      </w:pPr>
      <w:hyperlink w:anchor="_Toc147757605" w:history="1">
        <w:r w:rsidR="0007580D" w:rsidRPr="00BF3D27">
          <w:rPr>
            <w:rStyle w:val="Hyperlink"/>
            <w:rFonts w:cstheme="minorHAnsi"/>
            <w:noProof/>
          </w:rPr>
          <w:t>Table 30: Disaggregated FCS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26</w:t>
        </w:r>
        <w:r w:rsidR="0007580D" w:rsidRPr="00BF3D27">
          <w:rPr>
            <w:rFonts w:cstheme="minorHAnsi"/>
            <w:noProof/>
            <w:webHidden/>
          </w:rPr>
          <w:fldChar w:fldCharType="end"/>
        </w:r>
      </w:hyperlink>
    </w:p>
    <w:p w14:paraId="798F6414" w14:textId="2E4D6EF4" w:rsidR="0007580D" w:rsidRPr="00BF3D27" w:rsidRDefault="00000000">
      <w:pPr>
        <w:pStyle w:val="TableofFigures"/>
        <w:tabs>
          <w:tab w:val="right" w:leader="dot" w:pos="9464"/>
        </w:tabs>
        <w:rPr>
          <w:rFonts w:cstheme="minorHAnsi"/>
          <w:noProof/>
        </w:rPr>
      </w:pPr>
      <w:hyperlink w:anchor="_Toc147757606" w:history="1">
        <w:r w:rsidR="0007580D" w:rsidRPr="00BF3D27">
          <w:rPr>
            <w:rStyle w:val="Hyperlink"/>
            <w:rFonts w:cstheme="minorHAnsi"/>
            <w:noProof/>
          </w:rPr>
          <w:t>Table 31: Disaggregated FCG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26</w:t>
        </w:r>
        <w:r w:rsidR="0007580D" w:rsidRPr="00BF3D27">
          <w:rPr>
            <w:rFonts w:cstheme="minorHAnsi"/>
            <w:noProof/>
            <w:webHidden/>
          </w:rPr>
          <w:fldChar w:fldCharType="end"/>
        </w:r>
      </w:hyperlink>
    </w:p>
    <w:p w14:paraId="0CFF46BC" w14:textId="5AD8E976" w:rsidR="0007580D" w:rsidRPr="00BF3D27" w:rsidRDefault="00000000">
      <w:pPr>
        <w:pStyle w:val="TableofFigures"/>
        <w:tabs>
          <w:tab w:val="right" w:leader="dot" w:pos="9464"/>
        </w:tabs>
        <w:rPr>
          <w:rFonts w:cstheme="minorHAnsi"/>
          <w:noProof/>
        </w:rPr>
      </w:pPr>
      <w:hyperlink w:anchor="_Toc147757607" w:history="1">
        <w:r w:rsidR="0007580D" w:rsidRPr="00BF3D27">
          <w:rPr>
            <w:rStyle w:val="Hyperlink"/>
            <w:rFonts w:cstheme="minorHAnsi"/>
            <w:noProof/>
          </w:rPr>
          <w:t>Table 32: Disaggregated FCG + rCSI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27</w:t>
        </w:r>
        <w:r w:rsidR="0007580D" w:rsidRPr="00BF3D27">
          <w:rPr>
            <w:rFonts w:cstheme="minorHAnsi"/>
            <w:noProof/>
            <w:webHidden/>
          </w:rPr>
          <w:fldChar w:fldCharType="end"/>
        </w:r>
      </w:hyperlink>
    </w:p>
    <w:p w14:paraId="38494A54" w14:textId="60FB3BFB" w:rsidR="0007580D" w:rsidRPr="00BF3D27" w:rsidRDefault="00000000">
      <w:pPr>
        <w:pStyle w:val="TableofFigures"/>
        <w:tabs>
          <w:tab w:val="right" w:leader="dot" w:pos="9464"/>
        </w:tabs>
        <w:rPr>
          <w:rFonts w:cstheme="minorHAnsi"/>
          <w:noProof/>
        </w:rPr>
      </w:pPr>
      <w:hyperlink w:anchor="_Toc147757608" w:history="1">
        <w:r w:rsidR="0007580D" w:rsidRPr="00BF3D27">
          <w:rPr>
            <w:rStyle w:val="Hyperlink"/>
            <w:rFonts w:cstheme="minorHAnsi"/>
            <w:noProof/>
          </w:rPr>
          <w:t>Table 33: Disaggregated rCSI comparison across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27</w:t>
        </w:r>
        <w:r w:rsidR="0007580D" w:rsidRPr="00BF3D27">
          <w:rPr>
            <w:rFonts w:cstheme="minorHAnsi"/>
            <w:noProof/>
            <w:webHidden/>
          </w:rPr>
          <w:fldChar w:fldCharType="end"/>
        </w:r>
      </w:hyperlink>
    </w:p>
    <w:p w14:paraId="6EB53C8C" w14:textId="4934BF76" w:rsidR="0007580D" w:rsidRPr="00BF3D27" w:rsidRDefault="00000000">
      <w:pPr>
        <w:pStyle w:val="TableofFigures"/>
        <w:tabs>
          <w:tab w:val="right" w:leader="dot" w:pos="9464"/>
        </w:tabs>
        <w:rPr>
          <w:rFonts w:cstheme="minorHAnsi"/>
          <w:noProof/>
        </w:rPr>
      </w:pPr>
      <w:hyperlink w:anchor="_Toc147757609" w:history="1">
        <w:r w:rsidR="0007580D" w:rsidRPr="00BF3D27">
          <w:rPr>
            <w:rStyle w:val="Hyperlink"/>
            <w:rFonts w:cstheme="minorHAnsi"/>
            <w:noProof/>
          </w:rPr>
          <w:t>Table 34: Disaggregation of key indicator reporting by Gender of respondent</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28</w:t>
        </w:r>
        <w:r w:rsidR="0007580D" w:rsidRPr="00BF3D27">
          <w:rPr>
            <w:rFonts w:cstheme="minorHAnsi"/>
            <w:noProof/>
            <w:webHidden/>
          </w:rPr>
          <w:fldChar w:fldCharType="end"/>
        </w:r>
      </w:hyperlink>
    </w:p>
    <w:p w14:paraId="39E0C45D" w14:textId="1C67F353" w:rsidR="0007580D" w:rsidRPr="00BF3D27" w:rsidRDefault="00000000">
      <w:pPr>
        <w:pStyle w:val="TableofFigures"/>
        <w:tabs>
          <w:tab w:val="right" w:leader="dot" w:pos="9464"/>
        </w:tabs>
        <w:rPr>
          <w:rFonts w:cstheme="minorHAnsi"/>
          <w:noProof/>
        </w:rPr>
      </w:pPr>
      <w:hyperlink w:anchor="_Toc147757610" w:history="1">
        <w:r w:rsidR="0007580D" w:rsidRPr="00BF3D27">
          <w:rPr>
            <w:rStyle w:val="Hyperlink"/>
            <w:rFonts w:cstheme="minorHAnsi"/>
            <w:noProof/>
          </w:rPr>
          <w:t>Table 35: Disaggregation of key indicator reporting by FCG-Category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28</w:t>
        </w:r>
        <w:r w:rsidR="0007580D" w:rsidRPr="00BF3D27">
          <w:rPr>
            <w:rFonts w:cstheme="minorHAnsi"/>
            <w:noProof/>
            <w:webHidden/>
          </w:rPr>
          <w:fldChar w:fldCharType="end"/>
        </w:r>
      </w:hyperlink>
    </w:p>
    <w:p w14:paraId="7EDA0736" w14:textId="37DD96A9" w:rsidR="0007580D" w:rsidRPr="00BF3D27" w:rsidRDefault="00000000">
      <w:pPr>
        <w:pStyle w:val="TableofFigures"/>
        <w:tabs>
          <w:tab w:val="right" w:leader="dot" w:pos="9464"/>
        </w:tabs>
        <w:rPr>
          <w:rFonts w:cstheme="minorHAnsi"/>
          <w:noProof/>
        </w:rPr>
      </w:pPr>
      <w:hyperlink w:anchor="_Toc147757611" w:history="1">
        <w:r w:rsidR="0007580D" w:rsidRPr="0035711B">
          <w:rPr>
            <w:rStyle w:val="Hyperlink"/>
            <w:rFonts w:cstheme="minorHAnsi"/>
            <w:noProof/>
          </w:rPr>
          <w:t>Table 36: Food security outcome across modality-Phone owners</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29</w:t>
        </w:r>
        <w:r w:rsidR="0007580D" w:rsidRPr="00BF3D27">
          <w:rPr>
            <w:rFonts w:cstheme="minorHAnsi"/>
            <w:noProof/>
            <w:webHidden/>
          </w:rPr>
          <w:fldChar w:fldCharType="end"/>
        </w:r>
      </w:hyperlink>
    </w:p>
    <w:p w14:paraId="0D53A43F" w14:textId="2CD673CD" w:rsidR="0007580D" w:rsidRPr="00BF3D27" w:rsidRDefault="00000000">
      <w:pPr>
        <w:pStyle w:val="TableofFigures"/>
        <w:tabs>
          <w:tab w:val="right" w:leader="dot" w:pos="9464"/>
        </w:tabs>
        <w:rPr>
          <w:rFonts w:cstheme="minorHAnsi"/>
          <w:noProof/>
        </w:rPr>
      </w:pPr>
      <w:hyperlink w:anchor="_Toc147757612" w:history="1">
        <w:r w:rsidR="0007580D" w:rsidRPr="0035711B">
          <w:rPr>
            <w:rStyle w:val="Hyperlink"/>
            <w:rFonts w:cstheme="minorHAnsi"/>
            <w:noProof/>
          </w:rPr>
          <w:t>Table 37: Comparison of income and Food expenditure share across modality-Phone owners</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29</w:t>
        </w:r>
        <w:r w:rsidR="0007580D" w:rsidRPr="00BF3D27">
          <w:rPr>
            <w:rFonts w:cstheme="minorHAnsi"/>
            <w:noProof/>
            <w:webHidden/>
          </w:rPr>
          <w:fldChar w:fldCharType="end"/>
        </w:r>
      </w:hyperlink>
    </w:p>
    <w:p w14:paraId="5CD0C1A7" w14:textId="66F5978B" w:rsidR="0007580D" w:rsidRPr="00BF3D27" w:rsidRDefault="00000000">
      <w:pPr>
        <w:pStyle w:val="TableofFigures"/>
        <w:tabs>
          <w:tab w:val="right" w:leader="dot" w:pos="9464"/>
        </w:tabs>
        <w:rPr>
          <w:rFonts w:cstheme="minorHAnsi"/>
          <w:noProof/>
        </w:rPr>
      </w:pPr>
      <w:hyperlink w:anchor="_Toc147757613" w:history="1">
        <w:r w:rsidR="0007580D" w:rsidRPr="0035711B">
          <w:rPr>
            <w:rStyle w:val="Hyperlink"/>
            <w:rFonts w:cstheme="minorHAnsi"/>
            <w:noProof/>
          </w:rPr>
          <w:t>Table 38: LCS strategy adoption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30</w:t>
        </w:r>
        <w:r w:rsidR="0007580D" w:rsidRPr="00BF3D27">
          <w:rPr>
            <w:rFonts w:cstheme="minorHAnsi"/>
            <w:noProof/>
            <w:webHidden/>
          </w:rPr>
          <w:fldChar w:fldCharType="end"/>
        </w:r>
      </w:hyperlink>
    </w:p>
    <w:p w14:paraId="4FA2096C" w14:textId="474FF0D1" w:rsidR="0007580D" w:rsidRPr="00BF3D27" w:rsidRDefault="00000000">
      <w:pPr>
        <w:pStyle w:val="TableofFigures"/>
        <w:tabs>
          <w:tab w:val="right" w:leader="dot" w:pos="9464"/>
        </w:tabs>
        <w:rPr>
          <w:rFonts w:cstheme="minorHAnsi"/>
          <w:noProof/>
        </w:rPr>
      </w:pPr>
      <w:hyperlink w:anchor="_Toc147757614" w:history="1">
        <w:r w:rsidR="0007580D" w:rsidRPr="0035711B">
          <w:rPr>
            <w:rStyle w:val="Hyperlink"/>
            <w:rFonts w:cstheme="minorHAnsi"/>
            <w:noProof/>
          </w:rPr>
          <w:t>Table 39: FS indicators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31</w:t>
        </w:r>
        <w:r w:rsidR="0007580D" w:rsidRPr="00BF3D27">
          <w:rPr>
            <w:rFonts w:cstheme="minorHAnsi"/>
            <w:noProof/>
            <w:webHidden/>
          </w:rPr>
          <w:fldChar w:fldCharType="end"/>
        </w:r>
      </w:hyperlink>
    </w:p>
    <w:p w14:paraId="16504157" w14:textId="74BFDF30" w:rsidR="0007580D" w:rsidRPr="00BF3D27" w:rsidRDefault="00000000">
      <w:pPr>
        <w:pStyle w:val="TableofFigures"/>
        <w:tabs>
          <w:tab w:val="right" w:leader="dot" w:pos="9464"/>
        </w:tabs>
        <w:rPr>
          <w:rFonts w:cstheme="minorHAnsi"/>
          <w:noProof/>
        </w:rPr>
      </w:pPr>
      <w:hyperlink w:anchor="_Toc147757615" w:history="1">
        <w:r w:rsidR="0007580D" w:rsidRPr="0035711B">
          <w:rPr>
            <w:rStyle w:val="Hyperlink"/>
            <w:rFonts w:cstheme="minorHAnsi"/>
            <w:noProof/>
          </w:rPr>
          <w:t>Table 40: Disaggregated FCG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31</w:t>
        </w:r>
        <w:r w:rsidR="0007580D" w:rsidRPr="00BF3D27">
          <w:rPr>
            <w:rFonts w:cstheme="minorHAnsi"/>
            <w:noProof/>
            <w:webHidden/>
          </w:rPr>
          <w:fldChar w:fldCharType="end"/>
        </w:r>
      </w:hyperlink>
    </w:p>
    <w:p w14:paraId="1FE75690" w14:textId="185DC7A6" w:rsidR="0007580D" w:rsidRPr="00BF3D27" w:rsidRDefault="00000000">
      <w:pPr>
        <w:pStyle w:val="TableofFigures"/>
        <w:tabs>
          <w:tab w:val="right" w:leader="dot" w:pos="9464"/>
        </w:tabs>
        <w:rPr>
          <w:rFonts w:cstheme="minorHAnsi"/>
          <w:noProof/>
        </w:rPr>
      </w:pPr>
      <w:hyperlink w:anchor="_Toc147757616" w:history="1">
        <w:r w:rsidR="0007580D" w:rsidRPr="0035711B">
          <w:rPr>
            <w:rStyle w:val="Hyperlink"/>
            <w:rFonts w:cstheme="minorHAnsi"/>
            <w:noProof/>
          </w:rPr>
          <w:t>Table 41: Disaggregated FCG plus rCSI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32</w:t>
        </w:r>
        <w:r w:rsidR="0007580D" w:rsidRPr="00BF3D27">
          <w:rPr>
            <w:rFonts w:cstheme="minorHAnsi"/>
            <w:noProof/>
            <w:webHidden/>
          </w:rPr>
          <w:fldChar w:fldCharType="end"/>
        </w:r>
      </w:hyperlink>
    </w:p>
    <w:p w14:paraId="65469D81" w14:textId="7CC26AE4" w:rsidR="00181F84" w:rsidRPr="00BF3D27" w:rsidRDefault="0007580D">
      <w:pPr>
        <w:pStyle w:val="TableofFigures"/>
        <w:tabs>
          <w:tab w:val="right" w:leader="dot" w:pos="9464"/>
        </w:tabs>
        <w:rPr>
          <w:rFonts w:eastAsiaTheme="minorEastAsia" w:cstheme="minorHAnsi"/>
          <w:noProof/>
          <w:lang w:eastAsia="en-GB"/>
        </w:rPr>
      </w:pPr>
      <w:r w:rsidRPr="0035711B">
        <w:rPr>
          <w:rFonts w:eastAsiaTheme="majorEastAsia" w:cstheme="minorHAnsi"/>
          <w:b/>
          <w:color w:val="2F5496" w:themeColor="accent1" w:themeShade="BF"/>
          <w:sz w:val="20"/>
          <w:szCs w:val="20"/>
          <w:lang w:val="en-US"/>
        </w:rPr>
        <w:fldChar w:fldCharType="end"/>
      </w:r>
      <w:r w:rsidR="00181F84" w:rsidRPr="0035711B">
        <w:rPr>
          <w:rFonts w:eastAsiaTheme="majorEastAsia" w:cstheme="minorHAnsi"/>
          <w:b/>
          <w:color w:val="2F5496" w:themeColor="accent1" w:themeShade="BF"/>
          <w:sz w:val="20"/>
          <w:szCs w:val="20"/>
          <w:lang w:val="en-US"/>
        </w:rPr>
        <w:fldChar w:fldCharType="begin"/>
      </w:r>
      <w:r w:rsidR="00181F84" w:rsidRPr="0035711B">
        <w:rPr>
          <w:rFonts w:eastAsiaTheme="majorEastAsia" w:cstheme="minorHAnsi"/>
          <w:b/>
          <w:color w:val="2F5496" w:themeColor="accent1" w:themeShade="BF"/>
          <w:sz w:val="20"/>
          <w:szCs w:val="20"/>
          <w:lang w:val="en-US"/>
        </w:rPr>
        <w:instrText xml:space="preserve"> TOC \h \z \c "Figure" </w:instrText>
      </w:r>
      <w:r w:rsidR="00181F84" w:rsidRPr="0035711B">
        <w:rPr>
          <w:rFonts w:eastAsiaTheme="majorEastAsia" w:cstheme="minorHAnsi"/>
          <w:b/>
          <w:color w:val="2F5496" w:themeColor="accent1" w:themeShade="BF"/>
          <w:sz w:val="20"/>
          <w:szCs w:val="20"/>
          <w:lang w:val="en-US"/>
        </w:rPr>
        <w:fldChar w:fldCharType="separate"/>
      </w:r>
      <w:hyperlink w:anchor="_Toc147757617" w:history="1">
        <w:r w:rsidR="00181F84" w:rsidRPr="00BF3D27">
          <w:rPr>
            <w:rStyle w:val="Hyperlink"/>
            <w:rFonts w:cstheme="minorHAnsi"/>
            <w:noProof/>
          </w:rPr>
          <w:t>Figure 1: Sampling framework</w:t>
        </w:r>
        <w:r w:rsidR="00181F84" w:rsidRPr="00BF3D27">
          <w:rPr>
            <w:rFonts w:cstheme="minorHAnsi"/>
            <w:noProof/>
            <w:webHidden/>
          </w:rPr>
          <w:tab/>
        </w:r>
        <w:r w:rsidR="00181F84" w:rsidRPr="00BF3D27">
          <w:rPr>
            <w:rFonts w:cstheme="minorHAnsi"/>
            <w:noProof/>
            <w:webHidden/>
          </w:rPr>
          <w:fldChar w:fldCharType="begin"/>
        </w:r>
        <w:r w:rsidR="00181F84" w:rsidRPr="00BF3D27">
          <w:rPr>
            <w:rFonts w:cstheme="minorHAnsi"/>
            <w:noProof/>
            <w:webHidden/>
          </w:rPr>
          <w:instrText xml:space="preserve"> PAGEREF _Toc147757617 \h </w:instrText>
        </w:r>
        <w:r w:rsidR="00181F84" w:rsidRPr="00BF3D27">
          <w:rPr>
            <w:rFonts w:cstheme="minorHAnsi"/>
            <w:noProof/>
            <w:webHidden/>
          </w:rPr>
        </w:r>
        <w:r w:rsidR="00181F84" w:rsidRPr="00BF3D27">
          <w:rPr>
            <w:rFonts w:cstheme="minorHAnsi"/>
            <w:noProof/>
            <w:webHidden/>
          </w:rPr>
          <w:fldChar w:fldCharType="separate"/>
        </w:r>
        <w:r w:rsidR="00181F84" w:rsidRPr="00BF3D27">
          <w:rPr>
            <w:rFonts w:cstheme="minorHAnsi"/>
            <w:noProof/>
            <w:webHidden/>
          </w:rPr>
          <w:t>5</w:t>
        </w:r>
        <w:r w:rsidR="00181F84" w:rsidRPr="00BF3D27">
          <w:rPr>
            <w:rFonts w:cstheme="minorHAnsi"/>
            <w:noProof/>
            <w:webHidden/>
          </w:rPr>
          <w:fldChar w:fldCharType="end"/>
        </w:r>
      </w:hyperlink>
    </w:p>
    <w:p w14:paraId="611559B8" w14:textId="72304EFB" w:rsidR="00181F84" w:rsidRPr="00BF3D27" w:rsidRDefault="00000000">
      <w:pPr>
        <w:pStyle w:val="TableofFigures"/>
        <w:tabs>
          <w:tab w:val="right" w:leader="dot" w:pos="9464"/>
        </w:tabs>
        <w:rPr>
          <w:rFonts w:eastAsiaTheme="minorEastAsia" w:cstheme="minorHAnsi"/>
          <w:noProof/>
          <w:lang w:eastAsia="en-GB"/>
        </w:rPr>
      </w:pPr>
      <w:hyperlink w:anchor="_Toc147757618" w:history="1">
        <w:r w:rsidR="00181F84" w:rsidRPr="00BF3D27">
          <w:rPr>
            <w:rStyle w:val="Hyperlink"/>
            <w:rFonts w:cstheme="minorHAnsi"/>
            <w:noProof/>
          </w:rPr>
          <w:t>Figure 2: Sampling and randomization in Ecuador</w:t>
        </w:r>
        <w:r w:rsidR="00181F84" w:rsidRPr="00BF3D27">
          <w:rPr>
            <w:rFonts w:cstheme="minorHAnsi"/>
            <w:noProof/>
            <w:webHidden/>
          </w:rPr>
          <w:tab/>
        </w:r>
        <w:r w:rsidR="00181F84" w:rsidRPr="00BF3D27">
          <w:rPr>
            <w:rFonts w:cstheme="minorHAnsi"/>
            <w:noProof/>
            <w:webHidden/>
          </w:rPr>
          <w:fldChar w:fldCharType="begin"/>
        </w:r>
        <w:r w:rsidR="00181F84" w:rsidRPr="00BF3D27">
          <w:rPr>
            <w:rFonts w:cstheme="minorHAnsi"/>
            <w:noProof/>
            <w:webHidden/>
          </w:rPr>
          <w:instrText xml:space="preserve"> PAGEREF _Toc147757618 \h </w:instrText>
        </w:r>
        <w:r w:rsidR="00181F84" w:rsidRPr="00BF3D27">
          <w:rPr>
            <w:rFonts w:cstheme="minorHAnsi"/>
            <w:noProof/>
            <w:webHidden/>
          </w:rPr>
        </w:r>
        <w:r w:rsidR="00181F84" w:rsidRPr="00BF3D27">
          <w:rPr>
            <w:rFonts w:cstheme="minorHAnsi"/>
            <w:noProof/>
            <w:webHidden/>
          </w:rPr>
          <w:fldChar w:fldCharType="separate"/>
        </w:r>
        <w:r w:rsidR="00181F84" w:rsidRPr="00BF3D27">
          <w:rPr>
            <w:rFonts w:cstheme="minorHAnsi"/>
            <w:noProof/>
            <w:webHidden/>
          </w:rPr>
          <w:t>14</w:t>
        </w:r>
        <w:r w:rsidR="00181F84" w:rsidRPr="00BF3D27">
          <w:rPr>
            <w:rFonts w:cstheme="minorHAnsi"/>
            <w:noProof/>
            <w:webHidden/>
          </w:rPr>
          <w:fldChar w:fldCharType="end"/>
        </w:r>
      </w:hyperlink>
    </w:p>
    <w:p w14:paraId="0B1FCB5A" w14:textId="5DC57991" w:rsidR="00181F84" w:rsidRPr="00BF3D27" w:rsidRDefault="00000000">
      <w:pPr>
        <w:pStyle w:val="TableofFigures"/>
        <w:tabs>
          <w:tab w:val="right" w:leader="dot" w:pos="9464"/>
        </w:tabs>
        <w:rPr>
          <w:rFonts w:eastAsiaTheme="minorEastAsia" w:cstheme="minorHAnsi"/>
          <w:noProof/>
          <w:lang w:eastAsia="en-GB"/>
        </w:rPr>
      </w:pPr>
      <w:hyperlink w:anchor="_Toc147757619" w:history="1">
        <w:r w:rsidR="00181F84" w:rsidRPr="00BF3D27">
          <w:rPr>
            <w:rStyle w:val="Hyperlink"/>
            <w:rFonts w:cstheme="minorHAnsi"/>
            <w:noProof/>
          </w:rPr>
          <w:t>Figure 3: Sampling/randomization tree for CAR</w:t>
        </w:r>
        <w:r w:rsidR="00181F84" w:rsidRPr="00BF3D27">
          <w:rPr>
            <w:rFonts w:cstheme="minorHAnsi"/>
            <w:noProof/>
            <w:webHidden/>
          </w:rPr>
          <w:tab/>
        </w:r>
        <w:r w:rsidR="00181F84" w:rsidRPr="00BF3D27">
          <w:rPr>
            <w:rFonts w:cstheme="minorHAnsi"/>
            <w:noProof/>
            <w:webHidden/>
          </w:rPr>
          <w:fldChar w:fldCharType="begin"/>
        </w:r>
        <w:r w:rsidR="00181F84" w:rsidRPr="00BF3D27">
          <w:rPr>
            <w:rFonts w:cstheme="minorHAnsi"/>
            <w:noProof/>
            <w:webHidden/>
          </w:rPr>
          <w:instrText xml:space="preserve"> PAGEREF _Toc147757619 \h </w:instrText>
        </w:r>
        <w:r w:rsidR="00181F84" w:rsidRPr="00BF3D27">
          <w:rPr>
            <w:rFonts w:cstheme="minorHAnsi"/>
            <w:noProof/>
            <w:webHidden/>
          </w:rPr>
        </w:r>
        <w:r w:rsidR="00181F84" w:rsidRPr="00BF3D27">
          <w:rPr>
            <w:rFonts w:cstheme="minorHAnsi"/>
            <w:noProof/>
            <w:webHidden/>
          </w:rPr>
          <w:fldChar w:fldCharType="separate"/>
        </w:r>
        <w:r w:rsidR="00181F84" w:rsidRPr="00BF3D27">
          <w:rPr>
            <w:rFonts w:cstheme="minorHAnsi"/>
            <w:noProof/>
            <w:webHidden/>
          </w:rPr>
          <w:t>23</w:t>
        </w:r>
        <w:r w:rsidR="00181F84" w:rsidRPr="00BF3D27">
          <w:rPr>
            <w:rFonts w:cstheme="minorHAnsi"/>
            <w:noProof/>
            <w:webHidden/>
          </w:rPr>
          <w:fldChar w:fldCharType="end"/>
        </w:r>
      </w:hyperlink>
    </w:p>
    <w:p w14:paraId="52D8E143" w14:textId="6DF85338" w:rsidR="00181F84" w:rsidRPr="00BF3D27" w:rsidRDefault="00181F84">
      <w:pPr>
        <w:rPr>
          <w:rFonts w:cstheme="minorHAnsi"/>
          <w:noProof/>
        </w:rPr>
      </w:pPr>
    </w:p>
    <w:p w14:paraId="043FCD5E" w14:textId="506BCE5F" w:rsidR="0007580D" w:rsidRPr="0035711B" w:rsidRDefault="00181F84">
      <w:pPr>
        <w:rPr>
          <w:rFonts w:eastAsiaTheme="majorEastAsia" w:cstheme="minorHAnsi"/>
          <w:b/>
          <w:color w:val="2F5496" w:themeColor="accent1" w:themeShade="BF"/>
          <w:sz w:val="20"/>
          <w:szCs w:val="20"/>
          <w:lang w:val="en-US"/>
        </w:rPr>
      </w:pPr>
      <w:r w:rsidRPr="0035711B">
        <w:rPr>
          <w:rFonts w:eastAsiaTheme="majorEastAsia" w:cstheme="minorHAnsi"/>
          <w:b/>
          <w:color w:val="2F5496" w:themeColor="accent1" w:themeShade="BF"/>
          <w:sz w:val="20"/>
          <w:szCs w:val="20"/>
          <w:lang w:val="en-US"/>
        </w:rPr>
        <w:fldChar w:fldCharType="end"/>
      </w:r>
      <w:r w:rsidR="0007580D" w:rsidRPr="0035711B">
        <w:rPr>
          <w:rFonts w:eastAsiaTheme="majorEastAsia" w:cstheme="minorHAnsi"/>
          <w:b/>
          <w:color w:val="2F5496" w:themeColor="accent1" w:themeShade="BF"/>
          <w:sz w:val="20"/>
          <w:szCs w:val="20"/>
          <w:lang w:val="en-US"/>
        </w:rPr>
        <w:br w:type="page"/>
      </w:r>
    </w:p>
    <w:p w14:paraId="0417150F" w14:textId="22DDA118" w:rsidR="004966F6" w:rsidRPr="0035711B" w:rsidRDefault="004966F6" w:rsidP="007D3794">
      <w:pPr>
        <w:pStyle w:val="Heading1"/>
        <w:numPr>
          <w:ilvl w:val="0"/>
          <w:numId w:val="19"/>
        </w:numPr>
        <w:spacing w:after="240"/>
        <w:ind w:hanging="720"/>
        <w:rPr>
          <w:rFonts w:asciiTheme="minorHAnsi" w:hAnsiTheme="minorHAnsi" w:cstheme="minorHAnsi"/>
          <w:lang w:val="en-US"/>
        </w:rPr>
      </w:pPr>
      <w:r w:rsidRPr="0035711B">
        <w:rPr>
          <w:rFonts w:asciiTheme="minorHAnsi" w:hAnsiTheme="minorHAnsi" w:cstheme="minorHAnsi"/>
          <w:lang w:val="en-US"/>
        </w:rPr>
        <w:lastRenderedPageBreak/>
        <w:t>Background</w:t>
      </w:r>
    </w:p>
    <w:p w14:paraId="7D71B5B0" w14:textId="3E7A184A" w:rsidR="008B40BD" w:rsidRPr="0035711B" w:rsidRDefault="00224184" w:rsidP="00EA2D03">
      <w:pPr>
        <w:spacing w:line="276" w:lineRule="auto"/>
        <w:jc w:val="both"/>
        <w:rPr>
          <w:rFonts w:cstheme="minorHAnsi"/>
        </w:rPr>
      </w:pPr>
      <w:r w:rsidRPr="0035711B">
        <w:rPr>
          <w:rFonts w:cstheme="minorHAnsi"/>
        </w:rPr>
        <w:t>During the COVID-19 pandemic, there was an urgent need to develop a methodology to assess food security in a timely manner, without exposing enumerators to the risk of infection.</w:t>
      </w:r>
      <w:r w:rsidR="004966F6" w:rsidRPr="0035711B">
        <w:rPr>
          <w:rFonts w:cstheme="minorHAnsi"/>
        </w:rPr>
        <w:t xml:space="preserve"> </w:t>
      </w:r>
      <w:r w:rsidR="007804B1" w:rsidRPr="0035711B">
        <w:rPr>
          <w:rFonts w:cstheme="minorHAnsi"/>
        </w:rPr>
        <w:t>The WFP developed and used quick and easy-to-administer questionnaires to assess the food security needs of the population over the phone.</w:t>
      </w:r>
      <w:r w:rsidR="004966F6" w:rsidRPr="0035711B">
        <w:rPr>
          <w:rFonts w:cstheme="minorHAnsi"/>
        </w:rPr>
        <w:t xml:space="preserve"> </w:t>
      </w:r>
      <w:r w:rsidR="005B77CC" w:rsidRPr="0035711B">
        <w:rPr>
          <w:rFonts w:cstheme="minorHAnsi"/>
        </w:rPr>
        <w:t>A remote version of the Consolidated Approach for Reporting Food Insecurity (</w:t>
      </w:r>
      <w:r w:rsidR="00214C91">
        <w:rPr>
          <w:rFonts w:cstheme="minorHAnsi"/>
        </w:rPr>
        <w:t>r</w:t>
      </w:r>
      <w:r w:rsidR="005B77CC" w:rsidRPr="0035711B">
        <w:rPr>
          <w:rFonts w:cstheme="minorHAnsi"/>
        </w:rPr>
        <w:t>CARI) was developed as an adaptation of the standard CARI methodology to report food insecurity.</w:t>
      </w:r>
      <w:r w:rsidR="004966F6" w:rsidRPr="0035711B">
        <w:rPr>
          <w:rFonts w:cstheme="minorHAnsi"/>
        </w:rPr>
        <w:t xml:space="preserve"> </w:t>
      </w:r>
      <w:r w:rsidR="005B77CC" w:rsidRPr="0035711B">
        <w:rPr>
          <w:rFonts w:cstheme="minorHAnsi"/>
        </w:rPr>
        <w:t>The new rCARI module differed from the CARI module only in the economic vulnerability dimension.</w:t>
      </w:r>
      <w:r w:rsidR="0076160D" w:rsidRPr="0035711B">
        <w:rPr>
          <w:rFonts w:cstheme="minorHAnsi"/>
        </w:rPr>
        <w:t xml:space="preserve"> </w:t>
      </w:r>
      <w:r w:rsidR="000350B8" w:rsidRPr="0035711B">
        <w:rPr>
          <w:rFonts w:cstheme="minorHAnsi"/>
        </w:rPr>
        <w:t>Through phone surveys, the WFP was not able to collect the standard expenditure module; therefore, income sources and changes in income were used as proxies for economic vulnerability (see figure 1)</w:t>
      </w:r>
      <w:r w:rsidR="008E5F5C" w:rsidRPr="0035711B">
        <w:rPr>
          <w:rStyle w:val="FootnoteReference"/>
          <w:rFonts w:cstheme="minorHAnsi"/>
        </w:rPr>
        <w:footnoteReference w:id="2"/>
      </w:r>
      <w:r w:rsidR="007C7793" w:rsidRPr="0035711B">
        <w:rPr>
          <w:rFonts w:cstheme="minorHAnsi"/>
        </w:rPr>
        <w:t>.</w:t>
      </w:r>
    </w:p>
    <w:p w14:paraId="4FD4AF9A" w14:textId="1D21E73A" w:rsidR="00697C4A" w:rsidRPr="0035711B" w:rsidRDefault="008B40BD" w:rsidP="007C7793">
      <w:pPr>
        <w:spacing w:line="276" w:lineRule="auto"/>
        <w:jc w:val="center"/>
        <w:rPr>
          <w:rFonts w:cstheme="minorHAnsi"/>
        </w:rPr>
      </w:pPr>
      <w:r w:rsidRPr="0035711B">
        <w:rPr>
          <w:rFonts w:cstheme="minorHAnsi"/>
          <w:noProof/>
        </w:rPr>
        <w:drawing>
          <wp:inline distT="0" distB="0" distL="0" distR="0" wp14:anchorId="55F7E47B" wp14:editId="08CB4343">
            <wp:extent cx="4485640" cy="2152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9249" t="36636" r="15024" b="28304"/>
                    <a:stretch/>
                  </pic:blipFill>
                  <pic:spPr bwMode="auto">
                    <a:xfrm>
                      <a:off x="0" y="0"/>
                      <a:ext cx="4522542" cy="2170359"/>
                    </a:xfrm>
                    <a:prstGeom prst="rect">
                      <a:avLst/>
                    </a:prstGeom>
                    <a:ln>
                      <a:noFill/>
                    </a:ln>
                    <a:extLst>
                      <a:ext uri="{53640926-AAD7-44D8-BBD7-CCE9431645EC}">
                        <a14:shadowObscured xmlns:a14="http://schemas.microsoft.com/office/drawing/2010/main"/>
                      </a:ext>
                    </a:extLst>
                  </pic:spPr>
                </pic:pic>
              </a:graphicData>
            </a:graphic>
          </wp:inline>
        </w:drawing>
      </w:r>
    </w:p>
    <w:p w14:paraId="754655A4" w14:textId="4E61211A" w:rsidR="00697C4A" w:rsidRPr="0035711B" w:rsidRDefault="00A80A1D" w:rsidP="00EA2D03">
      <w:pPr>
        <w:spacing w:line="276" w:lineRule="auto"/>
        <w:jc w:val="both"/>
        <w:rPr>
          <w:rFonts w:cstheme="minorHAnsi"/>
          <w:szCs w:val="24"/>
        </w:rPr>
      </w:pPr>
      <w:r w:rsidRPr="0035711B">
        <w:rPr>
          <w:rFonts w:cstheme="minorHAnsi"/>
          <w:szCs w:val="24"/>
        </w:rPr>
        <w:t>Thus, the overall goal of this study was to assess the validity of the rCARI module(s) against conventional CARI modules for measuring food security within the same population.</w:t>
      </w:r>
      <w:r w:rsidR="00697C4A" w:rsidRPr="0035711B">
        <w:rPr>
          <w:rFonts w:cstheme="minorHAnsi"/>
          <w:szCs w:val="24"/>
        </w:rPr>
        <w:t xml:space="preserve"> The study will </w:t>
      </w:r>
      <w:r w:rsidR="006333F5" w:rsidRPr="0035711B">
        <w:rPr>
          <w:rFonts w:cstheme="minorHAnsi"/>
          <w:szCs w:val="24"/>
        </w:rPr>
        <w:t xml:space="preserve">compare the indicators measured through phone surveys </w:t>
      </w:r>
      <w:r w:rsidR="00454213" w:rsidRPr="0035711B">
        <w:rPr>
          <w:rFonts w:cstheme="minorHAnsi"/>
          <w:szCs w:val="24"/>
        </w:rPr>
        <w:t xml:space="preserve">with </w:t>
      </w:r>
      <w:r w:rsidR="006333F5" w:rsidRPr="0035711B">
        <w:rPr>
          <w:rFonts w:cstheme="minorHAnsi"/>
          <w:szCs w:val="24"/>
        </w:rPr>
        <w:t>conventional face-to-face survey</w:t>
      </w:r>
      <w:r w:rsidR="007B6490" w:rsidRPr="0035711B">
        <w:rPr>
          <w:rFonts w:cstheme="minorHAnsi"/>
          <w:szCs w:val="24"/>
        </w:rPr>
        <w:t xml:space="preserve"> indicator</w:t>
      </w:r>
      <w:r w:rsidR="006333F5" w:rsidRPr="0035711B">
        <w:rPr>
          <w:rFonts w:cstheme="minorHAnsi"/>
          <w:szCs w:val="24"/>
        </w:rPr>
        <w:t>s, considering the la</w:t>
      </w:r>
      <w:r w:rsidR="009A3479" w:rsidRPr="0035711B">
        <w:rPr>
          <w:rFonts w:cstheme="minorHAnsi"/>
          <w:szCs w:val="24"/>
        </w:rPr>
        <w:t>t</w:t>
      </w:r>
      <w:r w:rsidR="006333F5" w:rsidRPr="0035711B">
        <w:rPr>
          <w:rFonts w:cstheme="minorHAnsi"/>
          <w:szCs w:val="24"/>
        </w:rPr>
        <w:t>ter as the</w:t>
      </w:r>
      <w:r w:rsidR="00077D9C" w:rsidRPr="0035711B">
        <w:rPr>
          <w:rFonts w:cstheme="minorHAnsi"/>
          <w:szCs w:val="24"/>
        </w:rPr>
        <w:t xml:space="preserve"> so</w:t>
      </w:r>
      <w:r w:rsidR="00837B06" w:rsidRPr="0035711B">
        <w:rPr>
          <w:rFonts w:cstheme="minorHAnsi"/>
          <w:szCs w:val="24"/>
        </w:rPr>
        <w:t>-</w:t>
      </w:r>
      <w:r w:rsidR="00077D9C" w:rsidRPr="0035711B">
        <w:rPr>
          <w:rFonts w:cstheme="minorHAnsi"/>
          <w:szCs w:val="24"/>
        </w:rPr>
        <w:t>called</w:t>
      </w:r>
      <w:r w:rsidR="006333F5" w:rsidRPr="0035711B">
        <w:rPr>
          <w:rFonts w:cstheme="minorHAnsi"/>
          <w:szCs w:val="24"/>
        </w:rPr>
        <w:t xml:space="preserve"> </w:t>
      </w:r>
      <w:r w:rsidR="00077D9C" w:rsidRPr="0035711B">
        <w:rPr>
          <w:rFonts w:cstheme="minorHAnsi"/>
          <w:szCs w:val="24"/>
        </w:rPr>
        <w:t>“</w:t>
      </w:r>
      <w:r w:rsidR="006333F5" w:rsidRPr="0035711B">
        <w:rPr>
          <w:rFonts w:cstheme="minorHAnsi"/>
          <w:szCs w:val="24"/>
        </w:rPr>
        <w:t>gold standard</w:t>
      </w:r>
      <w:r w:rsidR="00077D9C" w:rsidRPr="0035711B">
        <w:rPr>
          <w:rFonts w:cstheme="minorHAnsi"/>
          <w:szCs w:val="24"/>
        </w:rPr>
        <w:t>”</w:t>
      </w:r>
      <w:r w:rsidR="006333F5" w:rsidRPr="0035711B">
        <w:rPr>
          <w:rFonts w:cstheme="minorHAnsi"/>
          <w:szCs w:val="24"/>
        </w:rPr>
        <w:t xml:space="preserve">. </w:t>
      </w:r>
      <w:r w:rsidRPr="0035711B">
        <w:rPr>
          <w:rFonts w:cstheme="minorHAnsi"/>
          <w:szCs w:val="24"/>
        </w:rPr>
        <w:t>The following food security indicators were compared (FCS, LCS, rCSI, FES, income sources, and income change).</w:t>
      </w:r>
      <w:r w:rsidR="00697C4A" w:rsidRPr="0035711B">
        <w:rPr>
          <w:rFonts w:cstheme="minorHAnsi"/>
          <w:szCs w:val="24"/>
        </w:rPr>
        <w:t xml:space="preserve"> </w:t>
      </w:r>
      <w:r w:rsidRPr="0035711B">
        <w:rPr>
          <w:rFonts w:cstheme="minorHAnsi"/>
          <w:szCs w:val="24"/>
        </w:rPr>
        <w:t>The ECMEN indicator will not be tested in this study, as it requires a standard expenditure module, which cannot be collected over the phone.</w:t>
      </w:r>
      <w:r w:rsidR="00697C4A" w:rsidRPr="0035711B">
        <w:rPr>
          <w:rFonts w:cstheme="minorHAnsi"/>
          <w:szCs w:val="24"/>
        </w:rPr>
        <w:t xml:space="preserve"> </w:t>
      </w:r>
      <w:r w:rsidR="00DD6C10" w:rsidRPr="0035711B">
        <w:rPr>
          <w:rFonts w:cstheme="minorHAnsi"/>
          <w:szCs w:val="24"/>
        </w:rPr>
        <w:t>A shortened version of the standard expenditure module will be used to test the possibility of collecting FES data over the phone.</w:t>
      </w:r>
      <w:r w:rsidR="00697C4A" w:rsidRPr="0035711B">
        <w:rPr>
          <w:rFonts w:cstheme="minorHAnsi"/>
          <w:szCs w:val="24"/>
        </w:rPr>
        <w:t xml:space="preserve"> </w:t>
      </w:r>
    </w:p>
    <w:p w14:paraId="53CAC264" w14:textId="061D9A8A" w:rsidR="007A51E8" w:rsidRPr="0035711B" w:rsidRDefault="00DD6C10" w:rsidP="007C7793">
      <w:pPr>
        <w:spacing w:line="276" w:lineRule="auto"/>
        <w:rPr>
          <w:rFonts w:cstheme="minorHAnsi"/>
          <w:szCs w:val="24"/>
        </w:rPr>
      </w:pPr>
      <w:r w:rsidRPr="0035711B">
        <w:rPr>
          <w:rFonts w:cstheme="minorHAnsi"/>
          <w:szCs w:val="24"/>
        </w:rPr>
        <w:t>Studying the validity of the phone modality in collecting food security indicators is a key step in judging the appropriateness of using the rCARI module to estimate food security prevalence.</w:t>
      </w:r>
      <w:r w:rsidR="0076160D" w:rsidRPr="0035711B">
        <w:rPr>
          <w:rFonts w:cstheme="minorHAnsi"/>
          <w:szCs w:val="24"/>
        </w:rPr>
        <w:t xml:space="preserve"> </w:t>
      </w:r>
      <w:r w:rsidRPr="0035711B">
        <w:rPr>
          <w:rFonts w:cstheme="minorHAnsi"/>
          <w:szCs w:val="24"/>
        </w:rPr>
        <w:t>If needed, the validation will be followed by calibration to ensure that the modality of data collection has minimal influence on the estimate (rCARI).</w:t>
      </w:r>
      <w:r w:rsidR="007A51E8" w:rsidRPr="0035711B">
        <w:rPr>
          <w:rFonts w:cstheme="minorHAnsi"/>
          <w:szCs w:val="24"/>
        </w:rPr>
        <w:t xml:space="preserve"> </w:t>
      </w:r>
      <w:r w:rsidR="0076160D" w:rsidRPr="0035711B">
        <w:rPr>
          <w:rFonts w:cstheme="minorHAnsi"/>
          <w:szCs w:val="24"/>
        </w:rPr>
        <w:t xml:space="preserve"> </w:t>
      </w:r>
    </w:p>
    <w:p w14:paraId="42CAE0A7" w14:textId="2B2FA5BA" w:rsidR="006333F5" w:rsidRPr="0035711B" w:rsidRDefault="00DD6C10" w:rsidP="007C7793">
      <w:pPr>
        <w:spacing w:line="276" w:lineRule="auto"/>
        <w:rPr>
          <w:rFonts w:cstheme="minorHAnsi"/>
          <w:szCs w:val="24"/>
        </w:rPr>
      </w:pPr>
      <w:r w:rsidRPr="0035711B">
        <w:rPr>
          <w:rFonts w:cstheme="minorHAnsi"/>
          <w:szCs w:val="24"/>
        </w:rPr>
        <w:t>However, several other factors should be considered while reading estimates of any indicator (whether it is food security or not) when it comes from a nationally representative phone survey.</w:t>
      </w:r>
      <w:r w:rsidR="0076160D" w:rsidRPr="0035711B">
        <w:rPr>
          <w:rFonts w:cstheme="minorHAnsi"/>
          <w:szCs w:val="24"/>
        </w:rPr>
        <w:t xml:space="preserve"> </w:t>
      </w:r>
    </w:p>
    <w:p w14:paraId="6964F563" w14:textId="441F2173" w:rsidR="006333F5" w:rsidRPr="0035711B" w:rsidRDefault="00DD6C10" w:rsidP="007C7793">
      <w:pPr>
        <w:pStyle w:val="ListParagraph"/>
        <w:numPr>
          <w:ilvl w:val="0"/>
          <w:numId w:val="4"/>
        </w:numPr>
        <w:spacing w:line="276" w:lineRule="auto"/>
        <w:rPr>
          <w:rFonts w:cstheme="minorHAnsi"/>
          <w:szCs w:val="24"/>
        </w:rPr>
      </w:pPr>
      <w:r w:rsidRPr="0035711B">
        <w:rPr>
          <w:rFonts w:cstheme="minorHAnsi"/>
          <w:szCs w:val="24"/>
        </w:rPr>
        <w:lastRenderedPageBreak/>
        <w:t>Mobile phone ownership (mobile phone penetration rate) excluded the most vulnerable population from the sample.</w:t>
      </w:r>
      <w:r w:rsidR="007A51E8" w:rsidRPr="0035711B">
        <w:rPr>
          <w:rFonts w:cstheme="minorHAnsi"/>
          <w:szCs w:val="24"/>
        </w:rPr>
        <w:t xml:space="preserve"> </w:t>
      </w:r>
      <w:r w:rsidR="00D80AC4" w:rsidRPr="0035711B">
        <w:rPr>
          <w:rFonts w:cstheme="minorHAnsi"/>
          <w:szCs w:val="24"/>
        </w:rPr>
        <w:t xml:space="preserve">In some countries where WFP operates, the penetration rate is as low as 30%, whereas in others, it exceeds </w:t>
      </w:r>
      <w:r w:rsidR="00776623" w:rsidRPr="0035711B">
        <w:rPr>
          <w:rFonts w:cstheme="minorHAnsi"/>
          <w:szCs w:val="24"/>
        </w:rPr>
        <w:t>100%</w:t>
      </w:r>
      <w:r w:rsidR="00815EC3" w:rsidRPr="0035711B">
        <w:rPr>
          <w:rStyle w:val="FootnoteReference"/>
          <w:rFonts w:cstheme="minorHAnsi"/>
          <w:szCs w:val="24"/>
        </w:rPr>
        <w:footnoteReference w:id="3"/>
      </w:r>
      <w:r w:rsidR="00776623" w:rsidRPr="0035711B">
        <w:rPr>
          <w:rFonts w:cstheme="minorHAnsi"/>
          <w:szCs w:val="24"/>
        </w:rPr>
        <w:t xml:space="preserve">. </w:t>
      </w:r>
      <w:r w:rsidR="006333F5" w:rsidRPr="0035711B">
        <w:rPr>
          <w:rFonts w:cstheme="minorHAnsi"/>
          <w:szCs w:val="24"/>
        </w:rPr>
        <w:t xml:space="preserve"> </w:t>
      </w:r>
    </w:p>
    <w:p w14:paraId="1CE19D69" w14:textId="722576ED" w:rsidR="00697C4A" w:rsidRPr="0035711B" w:rsidRDefault="00FF16F9" w:rsidP="007C7793">
      <w:pPr>
        <w:pStyle w:val="ListParagraph"/>
        <w:numPr>
          <w:ilvl w:val="0"/>
          <w:numId w:val="4"/>
        </w:numPr>
        <w:spacing w:line="276" w:lineRule="auto"/>
        <w:rPr>
          <w:rFonts w:cstheme="minorHAnsi"/>
          <w:szCs w:val="24"/>
        </w:rPr>
      </w:pPr>
      <w:r w:rsidRPr="0035711B">
        <w:rPr>
          <w:rFonts w:cstheme="minorHAnsi"/>
          <w:szCs w:val="24"/>
        </w:rPr>
        <w:t>Mobile phone network coverage: Even in countries with high penetration rates, network coverage could be a problem, especially when electricity cuts are frequent and local infrastructure, such as communication masts, are not evenly distributed (World Bank, 2020).</w:t>
      </w:r>
    </w:p>
    <w:p w14:paraId="2F1E23B3" w14:textId="7F996C99" w:rsidR="0076160D" w:rsidRPr="0035711B" w:rsidRDefault="00FF16F9" w:rsidP="007C7793">
      <w:pPr>
        <w:pStyle w:val="ListParagraph"/>
        <w:numPr>
          <w:ilvl w:val="0"/>
          <w:numId w:val="4"/>
        </w:numPr>
        <w:spacing w:line="276" w:lineRule="auto"/>
        <w:rPr>
          <w:rFonts w:cstheme="minorHAnsi"/>
          <w:szCs w:val="24"/>
        </w:rPr>
      </w:pPr>
      <w:r w:rsidRPr="0035711B">
        <w:rPr>
          <w:rFonts w:cstheme="minorHAnsi"/>
          <w:szCs w:val="24"/>
        </w:rPr>
        <w:t>Response rate: It is well documented that the response rate in phone surveys is usually lower than in face-to-face surveys (</w:t>
      </w:r>
      <w:proofErr w:type="spellStart"/>
      <w:r w:rsidRPr="0035711B">
        <w:rPr>
          <w:rFonts w:cstheme="minorHAnsi"/>
        </w:rPr>
        <w:t>L’Engle</w:t>
      </w:r>
      <w:proofErr w:type="spellEnd"/>
      <w:r w:rsidRPr="0035711B">
        <w:rPr>
          <w:rFonts w:cstheme="minorHAnsi"/>
        </w:rPr>
        <w:t xml:space="preserve"> et al., 2018; World Bank, 2020)</w:t>
      </w:r>
      <w:r w:rsidRPr="0035711B">
        <w:rPr>
          <w:rFonts w:cstheme="minorHAnsi"/>
          <w:szCs w:val="24"/>
        </w:rPr>
        <w:t>.</w:t>
      </w:r>
    </w:p>
    <w:p w14:paraId="29D01667" w14:textId="148B5D1E" w:rsidR="006333F5" w:rsidRPr="0035711B" w:rsidRDefault="00FF16F9" w:rsidP="007C7793">
      <w:pPr>
        <w:spacing w:line="276" w:lineRule="auto"/>
        <w:rPr>
          <w:rFonts w:cstheme="minorHAnsi"/>
          <w:szCs w:val="24"/>
        </w:rPr>
      </w:pPr>
      <w:r w:rsidRPr="0035711B">
        <w:rPr>
          <w:rFonts w:cstheme="minorHAnsi"/>
          <w:szCs w:val="24"/>
        </w:rPr>
        <w:t>These factors usually lead to a skewed sample; nevertheless, there are several weighting techniques to adjust the results of phone surveys based on the demographics of the most recent face-to-face surveys (Nagpal et al.</w:t>
      </w:r>
      <w:r w:rsidR="00551E8C" w:rsidRPr="0035711B">
        <w:rPr>
          <w:rFonts w:cstheme="minorHAnsi"/>
          <w:szCs w:val="24"/>
        </w:rPr>
        <w:t xml:space="preserve"> 2021; </w:t>
      </w:r>
      <w:proofErr w:type="spellStart"/>
      <w:r w:rsidR="00E77A50" w:rsidRPr="0035711B">
        <w:rPr>
          <w:rFonts w:cstheme="minorHAnsi"/>
          <w:szCs w:val="24"/>
        </w:rPr>
        <w:t>Glazerman</w:t>
      </w:r>
      <w:proofErr w:type="spellEnd"/>
      <w:r w:rsidR="00E77A50" w:rsidRPr="0035711B">
        <w:rPr>
          <w:rFonts w:cstheme="minorHAnsi"/>
          <w:szCs w:val="24"/>
        </w:rPr>
        <w:t xml:space="preserve"> et al. 2020</w:t>
      </w:r>
      <w:r w:rsidR="00EA659C" w:rsidRPr="0035711B">
        <w:rPr>
          <w:rFonts w:cstheme="minorHAnsi"/>
          <w:szCs w:val="24"/>
        </w:rPr>
        <w:t xml:space="preserve">; </w:t>
      </w:r>
      <w:r w:rsidR="00DA4679" w:rsidRPr="0035711B">
        <w:rPr>
          <w:rFonts w:cstheme="minorHAnsi"/>
          <w:szCs w:val="24"/>
        </w:rPr>
        <w:t>Valliant et al. 20</w:t>
      </w:r>
      <w:r w:rsidR="00D04F12" w:rsidRPr="0035711B">
        <w:rPr>
          <w:rFonts w:cstheme="minorHAnsi"/>
          <w:szCs w:val="24"/>
        </w:rPr>
        <w:t xml:space="preserve">13; </w:t>
      </w:r>
      <w:proofErr w:type="spellStart"/>
      <w:r w:rsidR="005C45F9" w:rsidRPr="0035711B">
        <w:rPr>
          <w:rFonts w:cstheme="minorHAnsi"/>
          <w:szCs w:val="24"/>
        </w:rPr>
        <w:t>El</w:t>
      </w:r>
      <w:r w:rsidR="005C45F9" w:rsidRPr="00884950">
        <w:rPr>
          <w:rFonts w:cstheme="minorHAnsi"/>
          <w:szCs w:val="24"/>
        </w:rPr>
        <w:t>kasabi</w:t>
      </w:r>
      <w:proofErr w:type="spellEnd"/>
      <w:r w:rsidR="005C45F9" w:rsidRPr="00884950">
        <w:rPr>
          <w:rFonts w:cstheme="minorHAnsi"/>
          <w:szCs w:val="24"/>
        </w:rPr>
        <w:t>, 2015</w:t>
      </w:r>
      <w:r w:rsidR="005C45F9" w:rsidRPr="0035711B">
        <w:rPr>
          <w:rFonts w:cstheme="minorHAnsi"/>
          <w:color w:val="30505F"/>
          <w:spacing w:val="4"/>
          <w:sz w:val="20"/>
          <w:szCs w:val="20"/>
          <w:shd w:val="clear" w:color="auto" w:fill="FFFFFF"/>
        </w:rPr>
        <w:t>)</w:t>
      </w:r>
      <w:r w:rsidR="00776623" w:rsidRPr="0035711B">
        <w:rPr>
          <w:rFonts w:cstheme="minorHAnsi"/>
          <w:szCs w:val="24"/>
        </w:rPr>
        <w:t xml:space="preserve">. </w:t>
      </w:r>
      <w:r w:rsidR="0076160D" w:rsidRPr="0035711B">
        <w:rPr>
          <w:rFonts w:cstheme="minorHAnsi"/>
          <w:szCs w:val="24"/>
        </w:rPr>
        <w:t xml:space="preserve"> </w:t>
      </w:r>
      <w:r w:rsidR="006333F5" w:rsidRPr="0035711B">
        <w:rPr>
          <w:rFonts w:cstheme="minorHAnsi"/>
          <w:szCs w:val="24"/>
        </w:rPr>
        <w:t xml:space="preserve"> </w:t>
      </w:r>
    </w:p>
    <w:p w14:paraId="25D9CE5E" w14:textId="26160229" w:rsidR="004966F6" w:rsidRPr="0035711B" w:rsidRDefault="00FE4436" w:rsidP="007C7793">
      <w:pPr>
        <w:spacing w:line="276" w:lineRule="auto"/>
        <w:rPr>
          <w:rFonts w:cstheme="minorHAnsi"/>
        </w:rPr>
      </w:pPr>
      <w:r w:rsidRPr="0035711B">
        <w:rPr>
          <w:rFonts w:cstheme="minorHAnsi"/>
        </w:rPr>
        <w:t>This study does not cover weighting techniques to adjust for the sampling frame and response rate issued to produce a national estimate.</w:t>
      </w:r>
      <w:r w:rsidR="00776623" w:rsidRPr="0035711B">
        <w:rPr>
          <w:rFonts w:cstheme="minorHAnsi"/>
        </w:rPr>
        <w:t xml:space="preserve"> </w:t>
      </w:r>
      <w:r w:rsidRPr="0035711B">
        <w:rPr>
          <w:rFonts w:cstheme="minorHAnsi"/>
        </w:rPr>
        <w:t>This has been covered in the literature and several studies have been conducted to control for these biases.</w:t>
      </w:r>
      <w:r w:rsidR="00D52607" w:rsidRPr="0035711B">
        <w:rPr>
          <w:rFonts w:cstheme="minorHAnsi"/>
        </w:rPr>
        <w:t xml:space="preserve">  </w:t>
      </w:r>
      <w:r w:rsidR="00776623" w:rsidRPr="0035711B">
        <w:rPr>
          <w:rFonts w:cstheme="minorHAnsi"/>
        </w:rPr>
        <w:t xml:space="preserve"> </w:t>
      </w:r>
    </w:p>
    <w:p w14:paraId="252E7A70" w14:textId="4FCDBEF3" w:rsidR="00D52607" w:rsidRPr="0035711B" w:rsidRDefault="00D52607" w:rsidP="007D3794">
      <w:pPr>
        <w:pStyle w:val="Heading1"/>
        <w:numPr>
          <w:ilvl w:val="1"/>
          <w:numId w:val="19"/>
        </w:numPr>
        <w:spacing w:after="240" w:line="276" w:lineRule="auto"/>
        <w:ind w:hanging="1080"/>
        <w:rPr>
          <w:rFonts w:asciiTheme="minorHAnsi" w:hAnsiTheme="minorHAnsi" w:cstheme="minorHAnsi"/>
          <w:lang w:val="en-US"/>
        </w:rPr>
      </w:pPr>
      <w:r w:rsidRPr="0035711B">
        <w:rPr>
          <w:rFonts w:asciiTheme="minorHAnsi" w:hAnsiTheme="minorHAnsi" w:cstheme="minorHAnsi"/>
          <w:lang w:val="en-US"/>
        </w:rPr>
        <w:t xml:space="preserve">Study design </w:t>
      </w:r>
    </w:p>
    <w:p w14:paraId="7B46C332" w14:textId="6BFD0234" w:rsidR="00D52607" w:rsidRPr="0035711B" w:rsidRDefault="00FE4436" w:rsidP="00EA2D03">
      <w:pPr>
        <w:spacing w:line="276" w:lineRule="auto"/>
        <w:jc w:val="both"/>
        <w:rPr>
          <w:rFonts w:cstheme="minorHAnsi"/>
        </w:rPr>
      </w:pPr>
      <w:r w:rsidRPr="0035711B">
        <w:rPr>
          <w:rFonts w:cstheme="minorHAnsi"/>
        </w:rPr>
        <w:t>The study was implemented in a randomized controlled setup to achieve the main objective of this study.</w:t>
      </w:r>
      <w:r w:rsidR="00C968FA" w:rsidRPr="0035711B">
        <w:rPr>
          <w:rFonts w:cstheme="minorHAnsi"/>
        </w:rPr>
        <w:t xml:space="preserve"> </w:t>
      </w:r>
      <w:r w:rsidRPr="0035711B">
        <w:rPr>
          <w:rFonts w:cstheme="minorHAnsi"/>
        </w:rPr>
        <w:t>Food security data were collected from two statistically comparable groups of households within the same sample.</w:t>
      </w:r>
      <w:r w:rsidR="00D52607" w:rsidRPr="0035711B">
        <w:rPr>
          <w:rFonts w:cstheme="minorHAnsi"/>
        </w:rPr>
        <w:t xml:space="preserve"> </w:t>
      </w:r>
      <w:r w:rsidR="008C2108" w:rsidRPr="0035711B">
        <w:rPr>
          <w:rFonts w:cstheme="minorHAnsi"/>
        </w:rPr>
        <w:t>Stand-alone standardized remote and face-to-face questionnaires will be administered to sampled households randomized to receive either modalities-remote or face-to-face.</w:t>
      </w:r>
      <w:r w:rsidR="00FB4FF5" w:rsidRPr="0035711B">
        <w:rPr>
          <w:rFonts w:cstheme="minorHAnsi"/>
        </w:rPr>
        <w:t xml:space="preserve"> </w:t>
      </w:r>
      <w:r w:rsidR="008C2108" w:rsidRPr="0035711B">
        <w:rPr>
          <w:rFonts w:cstheme="minorHAnsi"/>
        </w:rPr>
        <w:t>The study will be implemented across six countries: two in Africa, two Latin America, one in Southeast Asia, and one in the Middle East.</w:t>
      </w:r>
      <w:r w:rsidR="00D52607" w:rsidRPr="0035711B">
        <w:rPr>
          <w:rFonts w:cstheme="minorHAnsi"/>
        </w:rPr>
        <w:t xml:space="preserve"> </w:t>
      </w:r>
    </w:p>
    <w:p w14:paraId="1D21C245" w14:textId="29CD6EED" w:rsidR="00D52607" w:rsidRPr="0035711B" w:rsidRDefault="00D52607" w:rsidP="007D3794">
      <w:pPr>
        <w:pStyle w:val="Heading1"/>
        <w:numPr>
          <w:ilvl w:val="1"/>
          <w:numId w:val="19"/>
        </w:numPr>
        <w:spacing w:after="240" w:line="276" w:lineRule="auto"/>
        <w:ind w:hanging="1080"/>
        <w:rPr>
          <w:rFonts w:asciiTheme="minorHAnsi" w:hAnsiTheme="minorHAnsi" w:cstheme="minorHAnsi"/>
          <w:lang w:val="en-US"/>
        </w:rPr>
      </w:pPr>
      <w:r w:rsidRPr="0035711B">
        <w:rPr>
          <w:rFonts w:asciiTheme="minorHAnsi" w:hAnsiTheme="minorHAnsi" w:cstheme="minorHAnsi"/>
          <w:lang w:val="en-US"/>
        </w:rPr>
        <w:t>Selection of study</w:t>
      </w:r>
      <w:r w:rsidR="00F10590" w:rsidRPr="0035711B">
        <w:rPr>
          <w:rFonts w:asciiTheme="minorHAnsi" w:hAnsiTheme="minorHAnsi" w:cstheme="minorHAnsi"/>
          <w:lang w:val="en-US"/>
        </w:rPr>
        <w:t xml:space="preserve"> area</w:t>
      </w:r>
      <w:r w:rsidR="00134E7A" w:rsidRPr="0035711B">
        <w:rPr>
          <w:rFonts w:asciiTheme="minorHAnsi" w:hAnsiTheme="minorHAnsi" w:cstheme="minorHAnsi"/>
          <w:lang w:val="en-US"/>
        </w:rPr>
        <w:t>s and</w:t>
      </w:r>
      <w:r w:rsidRPr="0035711B">
        <w:rPr>
          <w:rFonts w:asciiTheme="minorHAnsi" w:hAnsiTheme="minorHAnsi" w:cstheme="minorHAnsi"/>
          <w:lang w:val="en-US"/>
        </w:rPr>
        <w:t xml:space="preserve"> participants </w:t>
      </w:r>
    </w:p>
    <w:p w14:paraId="000797C8" w14:textId="33FDFE4D" w:rsidR="00D52607" w:rsidRPr="0035711B" w:rsidRDefault="005D62FB" w:rsidP="00EA2D03">
      <w:pPr>
        <w:spacing w:line="276" w:lineRule="auto"/>
        <w:jc w:val="both"/>
        <w:rPr>
          <w:rFonts w:cstheme="minorHAnsi"/>
        </w:rPr>
      </w:pPr>
      <w:r w:rsidRPr="0035711B">
        <w:rPr>
          <w:rFonts w:cstheme="minorHAnsi"/>
        </w:rPr>
        <w:t xml:space="preserve">The selection of the villages where the study will take place is described in (figure </w:t>
      </w:r>
      <w:r w:rsidR="00134E7A" w:rsidRPr="0035711B">
        <w:rPr>
          <w:rFonts w:cstheme="minorHAnsi"/>
        </w:rPr>
        <w:t>1</w:t>
      </w:r>
      <w:r w:rsidRPr="0035711B">
        <w:rPr>
          <w:rFonts w:cstheme="minorHAnsi"/>
        </w:rPr>
        <w:t xml:space="preserve">). </w:t>
      </w:r>
      <w:r w:rsidR="00D52607" w:rsidRPr="0035711B">
        <w:rPr>
          <w:rFonts w:cstheme="minorHAnsi"/>
        </w:rPr>
        <w:t>After tak</w:t>
      </w:r>
      <w:r w:rsidR="00134E7A" w:rsidRPr="0035711B">
        <w:rPr>
          <w:rFonts w:cstheme="minorHAnsi"/>
        </w:rPr>
        <w:t>ing</w:t>
      </w:r>
      <w:r w:rsidR="00D52607" w:rsidRPr="0035711B">
        <w:rPr>
          <w:rFonts w:cstheme="minorHAnsi"/>
        </w:rPr>
        <w:t xml:space="preserve"> informed consent</w:t>
      </w:r>
      <w:r w:rsidR="000E6076" w:rsidRPr="0035711B">
        <w:rPr>
          <w:rFonts w:cstheme="minorHAnsi"/>
        </w:rPr>
        <w:t xml:space="preserve"> from </w:t>
      </w:r>
      <w:r w:rsidR="00862BB3" w:rsidRPr="0035711B">
        <w:rPr>
          <w:rFonts w:cstheme="minorHAnsi"/>
        </w:rPr>
        <w:t xml:space="preserve">potential </w:t>
      </w:r>
      <w:r w:rsidRPr="0035711B">
        <w:rPr>
          <w:rFonts w:cstheme="minorHAnsi"/>
        </w:rPr>
        <w:t>participants</w:t>
      </w:r>
      <w:r w:rsidR="00862BB3" w:rsidRPr="0035711B">
        <w:rPr>
          <w:rFonts w:cstheme="minorHAnsi"/>
        </w:rPr>
        <w:t>/respondents</w:t>
      </w:r>
      <w:r w:rsidR="00D52607" w:rsidRPr="0035711B">
        <w:rPr>
          <w:rFonts w:cstheme="minorHAnsi"/>
        </w:rPr>
        <w:t>,</w:t>
      </w:r>
      <w:r w:rsidR="00956377" w:rsidRPr="0035711B">
        <w:rPr>
          <w:rFonts w:cstheme="minorHAnsi"/>
        </w:rPr>
        <w:t xml:space="preserve"> initial listing </w:t>
      </w:r>
      <w:r w:rsidR="00005EED" w:rsidRPr="0035711B">
        <w:rPr>
          <w:rFonts w:cstheme="minorHAnsi"/>
        </w:rPr>
        <w:t>of households to form the sampling frame will be conducted</w:t>
      </w:r>
      <w:r w:rsidR="009024D3" w:rsidRPr="0035711B">
        <w:rPr>
          <w:rFonts w:cstheme="minorHAnsi"/>
        </w:rPr>
        <w:t xml:space="preserve"> (list a min</w:t>
      </w:r>
      <w:r w:rsidR="00FC4969" w:rsidRPr="0035711B">
        <w:rPr>
          <w:rFonts w:cstheme="minorHAnsi"/>
        </w:rPr>
        <w:t>imum</w:t>
      </w:r>
      <w:r w:rsidR="009024D3" w:rsidRPr="0035711B">
        <w:rPr>
          <w:rFonts w:cstheme="minorHAnsi"/>
        </w:rPr>
        <w:t xml:space="preserve"> of 100 households per village/</w:t>
      </w:r>
      <w:r w:rsidR="00FC4969" w:rsidRPr="0035711B">
        <w:rPr>
          <w:rFonts w:cstheme="minorHAnsi"/>
        </w:rPr>
        <w:t>lowest admin</w:t>
      </w:r>
      <w:r w:rsidR="00116EBB" w:rsidRPr="0035711B">
        <w:rPr>
          <w:rFonts w:cstheme="minorHAnsi"/>
        </w:rPr>
        <w:t xml:space="preserve"> area/camp</w:t>
      </w:r>
      <w:r w:rsidR="007939C6" w:rsidRPr="0035711B">
        <w:rPr>
          <w:rFonts w:cstheme="minorHAnsi"/>
        </w:rPr>
        <w:t>, i.e., 2000hh in total</w:t>
      </w:r>
      <w:r w:rsidR="009024D3" w:rsidRPr="0035711B">
        <w:rPr>
          <w:rFonts w:cstheme="minorHAnsi"/>
        </w:rPr>
        <w:t>).</w:t>
      </w:r>
      <w:r w:rsidR="007939C6" w:rsidRPr="0035711B">
        <w:rPr>
          <w:rFonts w:cstheme="minorHAnsi"/>
        </w:rPr>
        <w:t xml:space="preserve"> </w:t>
      </w:r>
      <w:r w:rsidR="00D52607" w:rsidRPr="0035711B">
        <w:rPr>
          <w:rFonts w:cstheme="minorHAnsi"/>
        </w:rPr>
        <w:t xml:space="preserve"> </w:t>
      </w:r>
      <w:r w:rsidR="007939C6" w:rsidRPr="0035711B">
        <w:rPr>
          <w:rFonts w:cstheme="minorHAnsi"/>
        </w:rPr>
        <w:t xml:space="preserve">For purposes of </w:t>
      </w:r>
      <w:r w:rsidR="00D5248E" w:rsidRPr="0035711B">
        <w:rPr>
          <w:rFonts w:cstheme="minorHAnsi"/>
        </w:rPr>
        <w:t>statistical comparison,</w:t>
      </w:r>
      <w:r w:rsidR="007939C6" w:rsidRPr="0035711B">
        <w:rPr>
          <w:rFonts w:cstheme="minorHAnsi"/>
        </w:rPr>
        <w:t xml:space="preserve"> </w:t>
      </w:r>
      <w:r w:rsidR="00D52607" w:rsidRPr="0035711B">
        <w:rPr>
          <w:rFonts w:cstheme="minorHAnsi"/>
        </w:rPr>
        <w:t xml:space="preserve">demographic </w:t>
      </w:r>
      <w:r w:rsidR="00D5248E" w:rsidRPr="0035711B">
        <w:rPr>
          <w:rFonts w:cstheme="minorHAnsi"/>
        </w:rPr>
        <w:t>i</w:t>
      </w:r>
      <w:r w:rsidR="00D52607" w:rsidRPr="0035711B">
        <w:rPr>
          <w:rFonts w:cstheme="minorHAnsi"/>
        </w:rPr>
        <w:t>nformation</w:t>
      </w:r>
      <w:r w:rsidR="00D5248E" w:rsidRPr="0035711B">
        <w:rPr>
          <w:rFonts w:cstheme="minorHAnsi"/>
        </w:rPr>
        <w:t xml:space="preserve"> will be collected from all the 200</w:t>
      </w:r>
      <w:r w:rsidR="00364238" w:rsidRPr="0035711B">
        <w:rPr>
          <w:rFonts w:cstheme="minorHAnsi"/>
        </w:rPr>
        <w:t xml:space="preserve">0hh </w:t>
      </w:r>
      <w:r w:rsidR="006D220E" w:rsidRPr="0035711B">
        <w:rPr>
          <w:rFonts w:cstheme="minorHAnsi"/>
        </w:rPr>
        <w:t>during the listing phase</w:t>
      </w:r>
      <w:r w:rsidR="00D970CE" w:rsidRPr="0035711B">
        <w:rPr>
          <w:rFonts w:cstheme="minorHAnsi"/>
        </w:rPr>
        <w:t>.</w:t>
      </w:r>
      <w:r w:rsidR="00764179" w:rsidRPr="0035711B">
        <w:rPr>
          <w:rFonts w:cstheme="minorHAnsi"/>
        </w:rPr>
        <w:t xml:space="preserve"> </w:t>
      </w:r>
      <w:r w:rsidR="00EB0BFF" w:rsidRPr="0035711B">
        <w:rPr>
          <w:rFonts w:cstheme="minorHAnsi"/>
        </w:rPr>
        <w:t xml:space="preserve">The listed </w:t>
      </w:r>
      <w:r w:rsidR="00764179" w:rsidRPr="0035711B">
        <w:rPr>
          <w:rFonts w:cstheme="minorHAnsi"/>
        </w:rPr>
        <w:t xml:space="preserve">households will be randomly assigned to receive </w:t>
      </w:r>
      <w:r w:rsidR="00244D08" w:rsidRPr="0035711B">
        <w:rPr>
          <w:rFonts w:cstheme="minorHAnsi"/>
        </w:rPr>
        <w:t>one of two modalities</w:t>
      </w:r>
      <w:r w:rsidR="001F531C" w:rsidRPr="0035711B">
        <w:rPr>
          <w:rFonts w:cstheme="minorHAnsi"/>
        </w:rPr>
        <w:t xml:space="preserve"> using a </w:t>
      </w:r>
      <w:r w:rsidR="00A14BCE" w:rsidRPr="0035711B">
        <w:rPr>
          <w:rFonts w:cstheme="minorHAnsi"/>
        </w:rPr>
        <w:t>strict randomized control method</w:t>
      </w:r>
      <w:r w:rsidR="00244D08" w:rsidRPr="0035711B">
        <w:rPr>
          <w:rFonts w:cstheme="minorHAnsi"/>
        </w:rPr>
        <w:t xml:space="preserve">; 1000 households receiving the </w:t>
      </w:r>
      <w:r w:rsidR="00EB0BFF" w:rsidRPr="0035711B">
        <w:rPr>
          <w:rFonts w:cstheme="minorHAnsi"/>
        </w:rPr>
        <w:t>remote/</w:t>
      </w:r>
      <w:r w:rsidR="00764179" w:rsidRPr="0035711B">
        <w:rPr>
          <w:rFonts w:cstheme="minorHAnsi"/>
        </w:rPr>
        <w:t>phone interview (</w:t>
      </w:r>
      <w:r w:rsidR="00D970CE" w:rsidRPr="0035711B">
        <w:rPr>
          <w:rFonts w:cstheme="minorHAnsi"/>
        </w:rPr>
        <w:t xml:space="preserve">called </w:t>
      </w:r>
      <w:r w:rsidR="009B227A" w:rsidRPr="0035711B">
        <w:rPr>
          <w:rFonts w:cstheme="minorHAnsi"/>
        </w:rPr>
        <w:t xml:space="preserve">the </w:t>
      </w:r>
      <w:r w:rsidR="00764179" w:rsidRPr="0035711B">
        <w:rPr>
          <w:rFonts w:cstheme="minorHAnsi"/>
        </w:rPr>
        <w:t xml:space="preserve">treatment group) </w:t>
      </w:r>
      <w:r w:rsidR="009B227A" w:rsidRPr="0035711B">
        <w:rPr>
          <w:rFonts w:cstheme="minorHAnsi"/>
        </w:rPr>
        <w:t xml:space="preserve">and 1000 households assigned receive the </w:t>
      </w:r>
      <w:r w:rsidR="00764179" w:rsidRPr="0035711B">
        <w:rPr>
          <w:rFonts w:cstheme="minorHAnsi"/>
        </w:rPr>
        <w:t>face-to-face interview</w:t>
      </w:r>
      <w:r w:rsidR="00D52607" w:rsidRPr="0035711B">
        <w:rPr>
          <w:rFonts w:cstheme="minorHAnsi"/>
        </w:rPr>
        <w:t xml:space="preserve"> </w:t>
      </w:r>
      <w:r w:rsidR="00764179" w:rsidRPr="0035711B">
        <w:rPr>
          <w:rFonts w:cstheme="minorHAnsi"/>
        </w:rPr>
        <w:t>(</w:t>
      </w:r>
      <w:r w:rsidR="009B227A" w:rsidRPr="0035711B">
        <w:rPr>
          <w:rFonts w:cstheme="minorHAnsi"/>
        </w:rPr>
        <w:t xml:space="preserve">called the </w:t>
      </w:r>
      <w:r w:rsidR="00764179" w:rsidRPr="0035711B">
        <w:rPr>
          <w:rFonts w:cstheme="minorHAnsi"/>
        </w:rPr>
        <w:t>control group)</w:t>
      </w:r>
      <w:r w:rsidR="00D554F5" w:rsidRPr="0035711B">
        <w:rPr>
          <w:rFonts w:cstheme="minorHAnsi"/>
        </w:rPr>
        <w:t>.</w:t>
      </w:r>
      <w:r w:rsidR="00764179" w:rsidRPr="0035711B">
        <w:rPr>
          <w:rFonts w:cstheme="minorHAnsi"/>
        </w:rPr>
        <w:t xml:space="preserve"> The study </w:t>
      </w:r>
      <w:r w:rsidR="009B227A" w:rsidRPr="0035711B">
        <w:rPr>
          <w:rFonts w:cstheme="minorHAnsi"/>
        </w:rPr>
        <w:t xml:space="preserve">will </w:t>
      </w:r>
      <w:r w:rsidR="00764179" w:rsidRPr="0035711B">
        <w:rPr>
          <w:rFonts w:cstheme="minorHAnsi"/>
        </w:rPr>
        <w:t xml:space="preserve">aim </w:t>
      </w:r>
      <w:r w:rsidR="009B227A" w:rsidRPr="0035711B">
        <w:rPr>
          <w:rFonts w:cstheme="minorHAnsi"/>
        </w:rPr>
        <w:t>to achieve</w:t>
      </w:r>
      <w:r w:rsidR="006B4836" w:rsidRPr="0035711B">
        <w:rPr>
          <w:rFonts w:cstheme="minorHAnsi"/>
        </w:rPr>
        <w:t xml:space="preserve"> </w:t>
      </w:r>
      <w:r w:rsidR="00764179" w:rsidRPr="0035711B">
        <w:rPr>
          <w:rFonts w:cstheme="minorHAnsi"/>
        </w:rPr>
        <w:t xml:space="preserve">a </w:t>
      </w:r>
      <w:r w:rsidR="00E27351" w:rsidRPr="0035711B">
        <w:rPr>
          <w:rFonts w:cstheme="minorHAnsi"/>
        </w:rPr>
        <w:t xml:space="preserve">minimum </w:t>
      </w:r>
      <w:r w:rsidR="00244D08" w:rsidRPr="0035711B">
        <w:rPr>
          <w:rFonts w:cstheme="minorHAnsi"/>
        </w:rPr>
        <w:t xml:space="preserve">of 600 </w:t>
      </w:r>
      <w:r w:rsidR="0027343F" w:rsidRPr="0035711B">
        <w:rPr>
          <w:rFonts w:cstheme="minorHAnsi"/>
        </w:rPr>
        <w:t>completed interviews for each modality</w:t>
      </w:r>
      <w:r w:rsidR="00BF0C67" w:rsidRPr="0035711B">
        <w:rPr>
          <w:rFonts w:cstheme="minorHAnsi"/>
        </w:rPr>
        <w:t xml:space="preserve">. </w:t>
      </w:r>
      <w:r w:rsidR="00D554F5" w:rsidRPr="0035711B">
        <w:rPr>
          <w:rFonts w:cstheme="minorHAnsi"/>
        </w:rPr>
        <w:t xml:space="preserve"> </w:t>
      </w:r>
    </w:p>
    <w:p w14:paraId="21FFF008" w14:textId="461FB559" w:rsidR="00EB34C1" w:rsidRPr="0035711B" w:rsidRDefault="00EB34C1" w:rsidP="00D52607">
      <w:pPr>
        <w:rPr>
          <w:rFonts w:cstheme="minorHAnsi"/>
        </w:rPr>
      </w:pPr>
    </w:p>
    <w:p w14:paraId="37720820" w14:textId="659FC191" w:rsidR="00EB34C1" w:rsidRPr="0035711B" w:rsidRDefault="00EB34C1" w:rsidP="00D52607">
      <w:pPr>
        <w:rPr>
          <w:rFonts w:cstheme="minorHAnsi"/>
        </w:rPr>
      </w:pPr>
    </w:p>
    <w:p w14:paraId="6495EF61" w14:textId="77777777" w:rsidR="003A15DC" w:rsidRPr="00BF3D27" w:rsidRDefault="00B40177" w:rsidP="003A15DC">
      <w:pPr>
        <w:keepNext/>
        <w:rPr>
          <w:rFonts w:cstheme="minorHAnsi"/>
        </w:rPr>
      </w:pPr>
      <w:r w:rsidRPr="0035711B">
        <w:rPr>
          <w:rFonts w:cstheme="minorHAnsi"/>
          <w:noProof/>
          <w:lang w:val="de-DE" w:eastAsia="de-DE"/>
        </w:rPr>
        <w:lastRenderedPageBreak/>
        <mc:AlternateContent>
          <mc:Choice Requires="wpg">
            <w:drawing>
              <wp:anchor distT="0" distB="0" distL="114300" distR="114300" simplePos="0" relativeHeight="251658240" behindDoc="0" locked="0" layoutInCell="1" allowOverlap="1" wp14:anchorId="6BF07481" wp14:editId="458399BC">
                <wp:simplePos x="0" y="0"/>
                <wp:positionH relativeFrom="margin">
                  <wp:posOffset>21004</wp:posOffset>
                </wp:positionH>
                <wp:positionV relativeFrom="paragraph">
                  <wp:posOffset>2052320</wp:posOffset>
                </wp:positionV>
                <wp:extent cx="5337175" cy="1618650"/>
                <wp:effectExtent l="0" t="0" r="15875" b="635"/>
                <wp:wrapNone/>
                <wp:docPr id="7" name="Group 7"/>
                <wp:cNvGraphicFramePr/>
                <a:graphic xmlns:a="http://schemas.openxmlformats.org/drawingml/2006/main">
                  <a:graphicData uri="http://schemas.microsoft.com/office/word/2010/wordprocessingGroup">
                    <wpg:wgp>
                      <wpg:cNvGrpSpPr/>
                      <wpg:grpSpPr>
                        <a:xfrm>
                          <a:off x="0" y="0"/>
                          <a:ext cx="5337175" cy="1618650"/>
                          <a:chOff x="0" y="0"/>
                          <a:chExt cx="5337175" cy="1618650"/>
                        </a:xfrm>
                      </wpg:grpSpPr>
                      <wpg:grpSp>
                        <wpg:cNvPr id="11" name="Group 11"/>
                        <wpg:cNvGrpSpPr/>
                        <wpg:grpSpPr>
                          <a:xfrm>
                            <a:off x="0" y="780754"/>
                            <a:ext cx="1930400" cy="837896"/>
                            <a:chOff x="59254" y="-163658"/>
                            <a:chExt cx="1949659" cy="825419"/>
                          </a:xfrm>
                        </wpg:grpSpPr>
                        <wps:wsp>
                          <wps:cNvPr id="23" name="Speech Bubble: Rectangle with Corners Rounded 23"/>
                          <wps:cNvSpPr/>
                          <wps:spPr>
                            <a:xfrm>
                              <a:off x="1290618" y="49153"/>
                              <a:ext cx="718295"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689F0060" w14:textId="77777777" w:rsidR="009F232A" w:rsidRDefault="009F232A" w:rsidP="009F232A">
                                <w:pPr>
                                  <w:spacing w:after="0"/>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6DE4568" w14:textId="77777777" w:rsidR="009F232A" w:rsidRPr="006D0BF1" w:rsidRDefault="009F232A" w:rsidP="009F232A">
                                <w:pPr>
                                  <w:spacing w:after="0"/>
                                  <w:jc w:val="center"/>
                                  <w:rPr>
                                    <w:rFonts w:cstheme="minorHAnsi"/>
                                    <w:b/>
                                    <w:bCs/>
                                    <w:sz w:val="16"/>
                                    <w:szCs w:val="16"/>
                                  </w:rPr>
                                </w:pPr>
                                <w:r w:rsidRPr="006D0BF1">
                                  <w:rPr>
                                    <w:rFonts w:cstheme="minorHAnsi"/>
                                    <w:b/>
                                    <w:bCs/>
                                    <w:sz w:val="16"/>
                                    <w:szCs w:val="16"/>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peech Bubble: Rectangle with Corners Rounded 24"/>
                          <wps:cNvSpPr/>
                          <wps:spPr>
                            <a:xfrm>
                              <a:off x="59254" y="48744"/>
                              <a:ext cx="743949" cy="613017"/>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54964EE0" w14:textId="77777777" w:rsidR="009F232A" w:rsidRDefault="009F232A" w:rsidP="009F232A">
                                <w:pPr>
                                  <w:spacing w:after="0"/>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255CBAB2" w14:textId="77777777" w:rsidR="009F232A" w:rsidRPr="00E85BD2" w:rsidRDefault="009F232A" w:rsidP="009F232A">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Arrow: Left-Right-Up 38"/>
                          <wps:cNvSpPr/>
                          <wps:spPr>
                            <a:xfrm>
                              <a:off x="775571" y="-163658"/>
                              <a:ext cx="553527" cy="6371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 name="Speech Bubble: Rectangle with Corners Rounded 1"/>
                        <wps:cNvSpPr/>
                        <wps:spPr>
                          <a:xfrm>
                            <a:off x="2647950" y="0"/>
                            <a:ext cx="2689225" cy="1014730"/>
                          </a:xfrm>
                          <a:prstGeom prst="wedgeRoundRectCallout">
                            <a:avLst>
                              <a:gd name="adj1" fmla="val -80150"/>
                              <a:gd name="adj2" fmla="val -74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27A8C87" w14:textId="297A50FE" w:rsidR="0006150A" w:rsidRPr="0024437A" w:rsidRDefault="0006150A" w:rsidP="0006150A">
                              <w:pPr>
                                <w:rPr>
                                  <w:rFonts w:asciiTheme="majorHAnsi" w:hAnsiTheme="majorHAnsi" w:cstheme="majorHAnsi"/>
                                  <w:sz w:val="18"/>
                                  <w:szCs w:val="18"/>
                                </w:rPr>
                              </w:pPr>
                              <w:r w:rsidRPr="0023253A">
                                <w:rPr>
                                  <w:rFonts w:asciiTheme="majorHAnsi" w:hAnsiTheme="majorHAnsi" w:cstheme="majorHAnsi"/>
                                  <w:color w:val="000000" w:themeColor="text1"/>
                                  <w:sz w:val="16"/>
                                  <w:szCs w:val="16"/>
                                </w:rPr>
                                <w:t xml:space="preserve">From each </w:t>
                              </w:r>
                              <w:r w:rsidRPr="0023253A">
                                <w:rPr>
                                  <w:rFonts w:asciiTheme="majorHAnsi" w:hAnsiTheme="majorHAnsi" w:cstheme="majorHAnsi"/>
                                  <w:b/>
                                  <w:color w:val="000000" w:themeColor="text1"/>
                                  <w:sz w:val="16"/>
                                  <w:szCs w:val="16"/>
                                </w:rPr>
                                <w:t xml:space="preserve">PSU, </w:t>
                              </w:r>
                              <w:r w:rsidR="0003660C">
                                <w:rPr>
                                  <w:rFonts w:asciiTheme="majorHAnsi" w:hAnsiTheme="majorHAnsi" w:cstheme="majorHAnsi"/>
                                  <w:b/>
                                  <w:color w:val="000000" w:themeColor="text1"/>
                                  <w:sz w:val="16"/>
                                  <w:szCs w:val="16"/>
                                </w:rPr>
                                <w:t>100</w:t>
                              </w:r>
                              <w:r w:rsidR="0003660C"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sidRPr="0023253A">
                                <w:rPr>
                                  <w:rFonts w:asciiTheme="majorHAnsi" w:hAnsiTheme="majorHAnsi" w:cstheme="majorHAnsi"/>
                                  <w:color w:val="000000" w:themeColor="text1"/>
                                  <w:sz w:val="16"/>
                                  <w:szCs w:val="16"/>
                                </w:rPr>
                                <w:t xml:space="preserve"> will be randomly selected. Final sampled households</w:t>
                              </w:r>
                              <w:r>
                                <w:rPr>
                                  <w:rFonts w:asciiTheme="majorHAnsi" w:hAnsiTheme="majorHAnsi" w:cstheme="majorHAnsi"/>
                                  <w:color w:val="000000" w:themeColor="text1"/>
                                  <w:sz w:val="16"/>
                                  <w:szCs w:val="16"/>
                                </w:rPr>
                                <w:t xml:space="preserve"> (</w:t>
                              </w:r>
                              <w:r w:rsidR="0003660C">
                                <w:rPr>
                                  <w:rFonts w:asciiTheme="majorHAnsi" w:hAnsiTheme="majorHAnsi" w:cstheme="majorHAnsi"/>
                                  <w:color w:val="000000" w:themeColor="text1"/>
                                  <w:sz w:val="16"/>
                                  <w:szCs w:val="16"/>
                                </w:rPr>
                                <w:t>2</w:t>
                              </w:r>
                              <w:r w:rsidR="003975BD">
                                <w:rPr>
                                  <w:rFonts w:asciiTheme="majorHAnsi" w:hAnsiTheme="majorHAnsi" w:cstheme="majorHAnsi"/>
                                  <w:color w:val="000000" w:themeColor="text1"/>
                                  <w:sz w:val="16"/>
                                  <w:szCs w:val="16"/>
                                </w:rPr>
                                <w:t>0</w:t>
                              </w:r>
                              <w:r>
                                <w:rPr>
                                  <w:rFonts w:asciiTheme="majorHAnsi" w:hAnsiTheme="majorHAnsi" w:cstheme="majorHAnsi"/>
                                  <w:color w:val="000000" w:themeColor="text1"/>
                                  <w:sz w:val="16"/>
                                  <w:szCs w:val="16"/>
                                </w:rPr>
                                <w:t>00)</w:t>
                              </w:r>
                              <w:r w:rsidRPr="0023253A">
                                <w:rPr>
                                  <w:rFonts w:asciiTheme="majorHAnsi" w:hAnsiTheme="majorHAnsi" w:cstheme="majorHAnsi"/>
                                  <w:color w:val="000000" w:themeColor="text1"/>
                                  <w:sz w:val="16"/>
                                  <w:szCs w:val="16"/>
                                </w:rPr>
                                <w:t xml:space="preserve"> will be randomized into two groups, i.e.,</w:t>
                              </w:r>
                              <w:r>
                                <w:rPr>
                                  <w:rFonts w:asciiTheme="majorHAnsi" w:hAnsiTheme="majorHAnsi" w:cstheme="majorHAnsi"/>
                                  <w:color w:val="000000" w:themeColor="text1"/>
                                  <w:sz w:val="16"/>
                                  <w:szCs w:val="16"/>
                                </w:rPr>
                                <w:t xml:space="preserve"> </w:t>
                              </w:r>
                              <w:r w:rsidRPr="00D91703">
                                <w:rPr>
                                  <w:rFonts w:asciiTheme="majorHAnsi" w:hAnsiTheme="majorHAnsi" w:cstheme="majorHAnsi"/>
                                  <w:b/>
                                  <w:bCs/>
                                  <w:color w:val="000000" w:themeColor="text1"/>
                                  <w:sz w:val="16"/>
                                  <w:szCs w:val="16"/>
                                </w:rPr>
                                <w:t xml:space="preserve">Control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sidRPr="00D91703">
                                <w:rPr>
                                  <w:rFonts w:asciiTheme="majorHAnsi" w:hAnsiTheme="majorHAnsi" w:cstheme="majorHAnsi"/>
                                  <w:b/>
                                  <w:bCs/>
                                  <w:color w:val="000000" w:themeColor="text1"/>
                                  <w:sz w:val="16"/>
                                  <w:szCs w:val="16"/>
                                </w:rPr>
                                <w:t>Treated G</w:t>
                              </w:r>
                              <w:r w:rsidRPr="0023253A">
                                <w:rPr>
                                  <w:rFonts w:asciiTheme="majorHAnsi" w:hAnsiTheme="majorHAnsi" w:cstheme="majorHAnsi"/>
                                  <w:b/>
                                  <w:color w:val="000000" w:themeColor="text1"/>
                                  <w:sz w:val="16"/>
                                  <w:szCs w:val="16"/>
                                </w:rPr>
                                <w:t>roup (</w:t>
                              </w:r>
                              <w:r w:rsidR="003975BD">
                                <w:rPr>
                                  <w:rFonts w:asciiTheme="majorHAnsi" w:hAnsiTheme="majorHAnsi" w:cstheme="majorHAnsi"/>
                                  <w:b/>
                                  <w:color w:val="000000" w:themeColor="text1"/>
                                  <w:sz w:val="16"/>
                                  <w:szCs w:val="16"/>
                                </w:rPr>
                                <w:t>1000</w:t>
                              </w:r>
                              <w:r w:rsidR="003975BD"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Pr>
                                  <w:rFonts w:asciiTheme="majorHAnsi" w:hAnsiTheme="majorHAnsi" w:cstheme="majorHAnsi"/>
                                  <w:b/>
                                  <w:color w:val="000000" w:themeColor="text1"/>
                                  <w:sz w:val="16"/>
                                  <w:szCs w:val="16"/>
                                </w:rPr>
                                <w:t xml:space="preserve"> per group</w:t>
                              </w:r>
                              <w:r w:rsidRPr="0023253A">
                                <w:rPr>
                                  <w:rFonts w:asciiTheme="majorHAnsi" w:hAnsiTheme="majorHAnsi" w:cstheme="majorHAnsi"/>
                                  <w:b/>
                                  <w:color w:val="000000" w:themeColor="text1"/>
                                  <w:sz w:val="16"/>
                                  <w:szCs w:val="16"/>
                                </w:rPr>
                                <w:t>)</w:t>
                              </w:r>
                              <w:r w:rsidRPr="0023253A">
                                <w:rPr>
                                  <w:rFonts w:asciiTheme="majorHAnsi" w:hAnsiTheme="majorHAnsi" w:cstheme="majorHAnsi"/>
                                  <w:color w:val="000000" w:themeColor="text1"/>
                                  <w:sz w:val="16"/>
                                  <w:szCs w:val="16"/>
                                </w:rPr>
                                <w:t xml:space="preserve">. The interviews will be conducted </w:t>
                              </w:r>
                              <w:r>
                                <w:rPr>
                                  <w:rFonts w:asciiTheme="majorHAnsi" w:hAnsiTheme="majorHAnsi" w:cstheme="majorHAnsi"/>
                                  <w:color w:val="000000" w:themeColor="text1"/>
                                  <w:sz w:val="16"/>
                                  <w:szCs w:val="16"/>
                                </w:rPr>
                                <w:t>simultaneous to avoid significant changes that may affect the food security between the groups</w:t>
                              </w:r>
                              <w:r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F07481" id="Group 7" o:spid="_x0000_s1026" style="position:absolute;margin-left:1.65pt;margin-top:161.6pt;width:420.25pt;height:127.45pt;z-index:251658240;mso-position-horizontal-relative:margin" coordsize="53371,1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">
                <v:group id="Group 11" o:spid="_x0000_s1027" style="position:absolute;top:7807;width:19304;height:8379" coordorigin="592,-1636" coordsize="19496,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3" o:spid="_x0000_s1028" type="#_x0000_t62" style="position:absolute;left:12906;top:491;width:7183;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" adj="6348,21387" fillcolor="#92d050" stroked="f" strokeweight="1pt">
                    <v:textbox>
                      <w:txbxContent>
                        <w:p w14:paraId="689F0060" w14:textId="77777777" w:rsidR="009F232A" w:rsidRDefault="009F232A" w:rsidP="009F232A">
                          <w:pPr>
                            <w:spacing w:after="0"/>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6DE4568" w14:textId="77777777" w:rsidR="009F232A" w:rsidRPr="006D0BF1" w:rsidRDefault="009F232A" w:rsidP="009F232A">
                          <w:pPr>
                            <w:spacing w:after="0"/>
                            <w:jc w:val="center"/>
                            <w:rPr>
                              <w:rFonts w:cstheme="minorHAnsi"/>
                              <w:b/>
                              <w:bCs/>
                              <w:sz w:val="16"/>
                              <w:szCs w:val="16"/>
                            </w:rPr>
                          </w:pPr>
                          <w:r w:rsidRPr="006D0BF1">
                            <w:rPr>
                              <w:rFonts w:cstheme="minorHAnsi"/>
                              <w:b/>
                              <w:bCs/>
                              <w:sz w:val="16"/>
                              <w:szCs w:val="16"/>
                            </w:rPr>
                            <w:t>(F2F)</w:t>
                          </w:r>
                        </w:p>
                      </w:txbxContent>
                    </v:textbox>
                  </v:shape>
                  <v:shape id="Speech Bubble: Rectangle with Corners Rounded 24" o:spid="_x0000_s1029" type="#_x0000_t62" style="position:absolute;left:592;top:487;width:7440;height: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" adj="10185,10853" fillcolor="#ffc000" stroked="f" strokeweight="1pt">
                    <v:textbox>
                      <w:txbxContent>
                        <w:p w14:paraId="54964EE0" w14:textId="77777777" w:rsidR="009F232A" w:rsidRDefault="009F232A" w:rsidP="009F232A">
                          <w:pPr>
                            <w:spacing w:after="0"/>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255CBAB2" w14:textId="77777777" w:rsidR="009F232A" w:rsidRPr="00E85BD2" w:rsidRDefault="009F232A" w:rsidP="009F232A">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v:textbox>
                  </v:shape>
                  <v:shape id="Arrow: Left-Right-Up 38" o:spid="_x0000_s1030" style="position:absolute;left:7755;top:-1636;width:5535;height:6370;visibility:visible;mso-wrap-style:square;v-text-anchor:middle" coordsize="553527,637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" path="m,518743l158381,400360r,63656l222036,464016r,-305635l158381,158381,276764,,395146,158381r-63655,l331491,464016r63655,l395146,400360,553527,518743,395146,637126r,-63656l158381,573470r,63656l,518743xe" fillcolor="#4472c4 [3204]" stroked="f" strokeweight="1pt">
                    <v:stroke joinstyle="miter"/>
                    <v:path arrowok="t" o:connecttype="custom" o:connectlocs="0,518743;158381,400360;158381,464016;222036,464016;222036,158381;158381,158381;276764,0;395146,158381;331491,158381;331491,464016;395146,464016;395146,400360;553527,518743;395146,637126;395146,573470;158381,573470;158381,637126;0,518743" o:connectangles="0,0,0,0,0,0,0,0,0,0,0,0,0,0,0,0,0,0"/>
                  </v:shape>
                </v:group>
                <v:shape id="Speech Bubble: Rectangle with Corners Rounded 1" o:spid="_x0000_s1031" type="#_x0000_t62" style="position:absolute;left:26479;width:26892;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" adj="-6512,10639" fillcolor="white [3201]" strokecolor="#5b9bd5 [3208]" strokeweight="1pt">
                  <v:textbox>
                    <w:txbxContent>
                      <w:p w14:paraId="327A8C87" w14:textId="297A50FE" w:rsidR="0006150A" w:rsidRPr="0024437A" w:rsidRDefault="0006150A" w:rsidP="0006150A">
                        <w:pPr>
                          <w:rPr>
                            <w:rFonts w:asciiTheme="majorHAnsi" w:hAnsiTheme="majorHAnsi" w:cstheme="majorHAnsi"/>
                            <w:sz w:val="18"/>
                            <w:szCs w:val="18"/>
                          </w:rPr>
                        </w:pPr>
                        <w:r w:rsidRPr="0023253A">
                          <w:rPr>
                            <w:rFonts w:asciiTheme="majorHAnsi" w:hAnsiTheme="majorHAnsi" w:cstheme="majorHAnsi"/>
                            <w:color w:val="000000" w:themeColor="text1"/>
                            <w:sz w:val="16"/>
                            <w:szCs w:val="16"/>
                          </w:rPr>
                          <w:t xml:space="preserve">From each </w:t>
                        </w:r>
                        <w:r w:rsidRPr="0023253A">
                          <w:rPr>
                            <w:rFonts w:asciiTheme="majorHAnsi" w:hAnsiTheme="majorHAnsi" w:cstheme="majorHAnsi"/>
                            <w:b/>
                            <w:color w:val="000000" w:themeColor="text1"/>
                            <w:sz w:val="16"/>
                            <w:szCs w:val="16"/>
                          </w:rPr>
                          <w:t xml:space="preserve">PSU, </w:t>
                        </w:r>
                        <w:r w:rsidR="0003660C">
                          <w:rPr>
                            <w:rFonts w:asciiTheme="majorHAnsi" w:hAnsiTheme="majorHAnsi" w:cstheme="majorHAnsi"/>
                            <w:b/>
                            <w:color w:val="000000" w:themeColor="text1"/>
                            <w:sz w:val="16"/>
                            <w:szCs w:val="16"/>
                          </w:rPr>
                          <w:t>100</w:t>
                        </w:r>
                        <w:r w:rsidR="0003660C"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sidRPr="0023253A">
                          <w:rPr>
                            <w:rFonts w:asciiTheme="majorHAnsi" w:hAnsiTheme="majorHAnsi" w:cstheme="majorHAnsi"/>
                            <w:color w:val="000000" w:themeColor="text1"/>
                            <w:sz w:val="16"/>
                            <w:szCs w:val="16"/>
                          </w:rPr>
                          <w:t xml:space="preserve"> will be randomly selected. Final sampled households</w:t>
                        </w:r>
                        <w:r>
                          <w:rPr>
                            <w:rFonts w:asciiTheme="majorHAnsi" w:hAnsiTheme="majorHAnsi" w:cstheme="majorHAnsi"/>
                            <w:color w:val="000000" w:themeColor="text1"/>
                            <w:sz w:val="16"/>
                            <w:szCs w:val="16"/>
                          </w:rPr>
                          <w:t xml:space="preserve"> (</w:t>
                        </w:r>
                        <w:r w:rsidR="0003660C">
                          <w:rPr>
                            <w:rFonts w:asciiTheme="majorHAnsi" w:hAnsiTheme="majorHAnsi" w:cstheme="majorHAnsi"/>
                            <w:color w:val="000000" w:themeColor="text1"/>
                            <w:sz w:val="16"/>
                            <w:szCs w:val="16"/>
                          </w:rPr>
                          <w:t>2</w:t>
                        </w:r>
                        <w:r w:rsidR="003975BD">
                          <w:rPr>
                            <w:rFonts w:asciiTheme="majorHAnsi" w:hAnsiTheme="majorHAnsi" w:cstheme="majorHAnsi"/>
                            <w:color w:val="000000" w:themeColor="text1"/>
                            <w:sz w:val="16"/>
                            <w:szCs w:val="16"/>
                          </w:rPr>
                          <w:t>0</w:t>
                        </w:r>
                        <w:r>
                          <w:rPr>
                            <w:rFonts w:asciiTheme="majorHAnsi" w:hAnsiTheme="majorHAnsi" w:cstheme="majorHAnsi"/>
                            <w:color w:val="000000" w:themeColor="text1"/>
                            <w:sz w:val="16"/>
                            <w:szCs w:val="16"/>
                          </w:rPr>
                          <w:t>00)</w:t>
                        </w:r>
                        <w:r w:rsidRPr="0023253A">
                          <w:rPr>
                            <w:rFonts w:asciiTheme="majorHAnsi" w:hAnsiTheme="majorHAnsi" w:cstheme="majorHAnsi"/>
                            <w:color w:val="000000" w:themeColor="text1"/>
                            <w:sz w:val="16"/>
                            <w:szCs w:val="16"/>
                          </w:rPr>
                          <w:t xml:space="preserve"> will be randomized into two groups, i.e.,</w:t>
                        </w:r>
                        <w:r>
                          <w:rPr>
                            <w:rFonts w:asciiTheme="majorHAnsi" w:hAnsiTheme="majorHAnsi" w:cstheme="majorHAnsi"/>
                            <w:color w:val="000000" w:themeColor="text1"/>
                            <w:sz w:val="16"/>
                            <w:szCs w:val="16"/>
                          </w:rPr>
                          <w:t xml:space="preserve"> </w:t>
                        </w:r>
                        <w:r w:rsidRPr="00D91703">
                          <w:rPr>
                            <w:rFonts w:asciiTheme="majorHAnsi" w:hAnsiTheme="majorHAnsi" w:cstheme="majorHAnsi"/>
                            <w:b/>
                            <w:bCs/>
                            <w:color w:val="000000" w:themeColor="text1"/>
                            <w:sz w:val="16"/>
                            <w:szCs w:val="16"/>
                          </w:rPr>
                          <w:t xml:space="preserve">Control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sidRPr="00D91703">
                          <w:rPr>
                            <w:rFonts w:asciiTheme="majorHAnsi" w:hAnsiTheme="majorHAnsi" w:cstheme="majorHAnsi"/>
                            <w:b/>
                            <w:bCs/>
                            <w:color w:val="000000" w:themeColor="text1"/>
                            <w:sz w:val="16"/>
                            <w:szCs w:val="16"/>
                          </w:rPr>
                          <w:t>Treated G</w:t>
                        </w:r>
                        <w:r w:rsidRPr="0023253A">
                          <w:rPr>
                            <w:rFonts w:asciiTheme="majorHAnsi" w:hAnsiTheme="majorHAnsi" w:cstheme="majorHAnsi"/>
                            <w:b/>
                            <w:color w:val="000000" w:themeColor="text1"/>
                            <w:sz w:val="16"/>
                            <w:szCs w:val="16"/>
                          </w:rPr>
                          <w:t>roup (</w:t>
                        </w:r>
                        <w:r w:rsidR="003975BD">
                          <w:rPr>
                            <w:rFonts w:asciiTheme="majorHAnsi" w:hAnsiTheme="majorHAnsi" w:cstheme="majorHAnsi"/>
                            <w:b/>
                            <w:color w:val="000000" w:themeColor="text1"/>
                            <w:sz w:val="16"/>
                            <w:szCs w:val="16"/>
                          </w:rPr>
                          <w:t>1000</w:t>
                        </w:r>
                        <w:r w:rsidR="003975BD"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Pr>
                            <w:rFonts w:asciiTheme="majorHAnsi" w:hAnsiTheme="majorHAnsi" w:cstheme="majorHAnsi"/>
                            <w:b/>
                            <w:color w:val="000000" w:themeColor="text1"/>
                            <w:sz w:val="16"/>
                            <w:szCs w:val="16"/>
                          </w:rPr>
                          <w:t xml:space="preserve"> per group</w:t>
                        </w:r>
                        <w:r w:rsidRPr="0023253A">
                          <w:rPr>
                            <w:rFonts w:asciiTheme="majorHAnsi" w:hAnsiTheme="majorHAnsi" w:cstheme="majorHAnsi"/>
                            <w:b/>
                            <w:color w:val="000000" w:themeColor="text1"/>
                            <w:sz w:val="16"/>
                            <w:szCs w:val="16"/>
                          </w:rPr>
                          <w:t>)</w:t>
                        </w:r>
                        <w:r w:rsidRPr="0023253A">
                          <w:rPr>
                            <w:rFonts w:asciiTheme="majorHAnsi" w:hAnsiTheme="majorHAnsi" w:cstheme="majorHAnsi"/>
                            <w:color w:val="000000" w:themeColor="text1"/>
                            <w:sz w:val="16"/>
                            <w:szCs w:val="16"/>
                          </w:rPr>
                          <w:t xml:space="preserve">. The interviews will be conducted </w:t>
                        </w:r>
                        <w:r>
                          <w:rPr>
                            <w:rFonts w:asciiTheme="majorHAnsi" w:hAnsiTheme="majorHAnsi" w:cstheme="majorHAnsi"/>
                            <w:color w:val="000000" w:themeColor="text1"/>
                            <w:sz w:val="16"/>
                            <w:szCs w:val="16"/>
                          </w:rPr>
                          <w:t>simultaneous to avoid significant changes that may affect the food security between the groups</w:t>
                        </w:r>
                        <w:r w:rsidRPr="0023253A">
                          <w:rPr>
                            <w:rFonts w:asciiTheme="majorHAnsi" w:hAnsiTheme="majorHAnsi" w:cstheme="majorHAnsi"/>
                            <w:color w:val="000000" w:themeColor="text1"/>
                            <w:sz w:val="16"/>
                            <w:szCs w:val="16"/>
                          </w:rPr>
                          <w:t>.</w:t>
                        </w:r>
                      </w:p>
                    </w:txbxContent>
                  </v:textbox>
                </v:shape>
                <w10:wrap anchorx="margin"/>
              </v:group>
            </w:pict>
          </mc:Fallback>
        </mc:AlternateContent>
      </w:r>
      <w:r w:rsidR="007E663A" w:rsidRPr="0035711B">
        <w:rPr>
          <w:rFonts w:cstheme="minorHAnsi"/>
          <w:noProof/>
          <w:lang w:val="de-DE" w:eastAsia="de-DE"/>
        </w:rPr>
        <mc:AlternateContent>
          <mc:Choice Requires="wpg">
            <w:drawing>
              <wp:inline distT="0" distB="0" distL="0" distR="0" wp14:anchorId="71934F0D" wp14:editId="664A1C53">
                <wp:extent cx="5359157" cy="3631098"/>
                <wp:effectExtent l="0" t="0" r="13335" b="26670"/>
                <wp:docPr id="158990239" name="Group 158990239"/>
                <wp:cNvGraphicFramePr/>
                <a:graphic xmlns:a="http://schemas.openxmlformats.org/drawingml/2006/main">
                  <a:graphicData uri="http://schemas.microsoft.com/office/word/2010/wordprocessingGroup">
                    <wpg:wgp>
                      <wpg:cNvGrpSpPr/>
                      <wpg:grpSpPr>
                        <a:xfrm>
                          <a:off x="0" y="0"/>
                          <a:ext cx="5359157" cy="3631098"/>
                          <a:chOff x="127379" y="-99312"/>
                          <a:chExt cx="5081250" cy="3903406"/>
                        </a:xfrm>
                      </wpg:grpSpPr>
                      <wps:wsp>
                        <wps:cNvPr id="8" name="Text Box 8"/>
                        <wps:cNvSpPr txBox="1"/>
                        <wps:spPr>
                          <a:xfrm>
                            <a:off x="315589" y="2667439"/>
                            <a:ext cx="1520697" cy="288394"/>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0F38009" w14:textId="77777777" w:rsidR="007E663A" w:rsidRPr="00E85BD2" w:rsidRDefault="007E663A" w:rsidP="007E663A">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414827" y="-99312"/>
                            <a:ext cx="1265590" cy="33107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D54939C" w14:textId="77777777" w:rsidR="007E663A" w:rsidRPr="00F55DDF" w:rsidRDefault="007E663A" w:rsidP="007E663A">
                              <w:pPr>
                                <w:spacing w:after="80"/>
                                <w:jc w:val="center"/>
                                <w:rPr>
                                  <w:rFonts w:cstheme="minorHAnsi"/>
                                  <w:b/>
                                  <w:bCs/>
                                </w:rPr>
                              </w:pPr>
                              <w:r w:rsidRPr="00F55DDF">
                                <w:rPr>
                                  <w:rFonts w:cstheme="minorHAnsi"/>
                                  <w:b/>
                                  <w:bCs/>
                                </w:rPr>
                                <w:t>Study-Country</w:t>
                              </w:r>
                            </w:p>
                            <w:p w14:paraId="20AFA3D6" w14:textId="77777777" w:rsidR="007E663A" w:rsidRPr="00F55DDF" w:rsidRDefault="007E663A" w:rsidP="007E663A">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0D2D0C42" w14:textId="77777777" w:rsidR="007E663A" w:rsidRPr="00F55DDF" w:rsidRDefault="007E663A" w:rsidP="007E663A">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Arrow: Up 9"/>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Arrow: Up 10"/>
                        <wps:cNvSpPr/>
                        <wps:spPr>
                          <a:xfrm rot="10800000">
                            <a:off x="914601" y="891990"/>
                            <a:ext cx="252071" cy="39011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132649" y="1282114"/>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9007171" w14:textId="77777777" w:rsidR="007E663A" w:rsidRPr="00E85BD2" w:rsidRDefault="007E663A" w:rsidP="007E663A">
                              <w:pPr>
                                <w:spacing w:after="80"/>
                                <w:jc w:val="center"/>
                                <w:rPr>
                                  <w:rFonts w:cstheme="minorHAnsi"/>
                                  <w:b/>
                                  <w:bCs/>
                                </w:rPr>
                              </w:pPr>
                              <w:r w:rsidRPr="00E85BD2">
                                <w:rPr>
                                  <w:rFonts w:cstheme="minorHAnsi"/>
                                  <w:b/>
                                  <w:bCs/>
                                </w:rPr>
                                <w:t>Admin</w:t>
                              </w:r>
                              <w:r>
                                <w:rPr>
                                  <w:rFonts w:cstheme="minorHAnsi"/>
                                  <w:b/>
                                  <w:bCs/>
                                </w:rPr>
                                <w:t>2</w:t>
                              </w:r>
                              <w:r w:rsidRPr="00E85BD2">
                                <w:rPr>
                                  <w:rFonts w:cstheme="minorHAnsi"/>
                                  <w:b/>
                                  <w:bCs/>
                                </w:rPr>
                                <w:t xml:space="preserve"> Districts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Arrow: Up 12"/>
                        <wps:cNvSpPr/>
                        <wps:spPr>
                          <a:xfrm rot="10800000">
                            <a:off x="935662" y="1618671"/>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8FCC961" w14:textId="77777777" w:rsidR="007E663A" w:rsidRPr="00E85BD2" w:rsidRDefault="007E663A" w:rsidP="007E663A">
                              <w:pPr>
                                <w:spacing w:after="80"/>
                                <w:jc w:val="center"/>
                                <w:rPr>
                                  <w:rFonts w:cstheme="minorHAnsi"/>
                                  <w:b/>
                                  <w:bCs/>
                                </w:rPr>
                              </w:pPr>
                              <w:r>
                                <w:rPr>
                                  <w:rFonts w:cstheme="minorHAnsi"/>
                                  <w:b/>
                                  <w:bCs/>
                                </w:rPr>
                                <w:t>L</w:t>
                              </w:r>
                              <w:r w:rsidRPr="00E85BD2">
                                <w:rPr>
                                  <w:rFonts w:cstheme="minorHAnsi"/>
                                  <w:b/>
                                  <w:bCs/>
                                </w:rPr>
                                <w:t xml:space="preserve">ivelihood </w:t>
                              </w:r>
                              <w:r>
                                <w:rPr>
                                  <w:rFonts w:cstheme="minorHAnsi"/>
                                  <w:b/>
                                  <w:bCs/>
                                </w:rPr>
                                <w:t xml:space="preserve">Zones/Admin1 Area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27380" y="1941292"/>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0E95D63C" w14:textId="77777777" w:rsidR="007E663A" w:rsidRPr="00E85BD2" w:rsidRDefault="007E663A" w:rsidP="007E663A">
                              <w:pPr>
                                <w:spacing w:after="80"/>
                                <w:jc w:val="center"/>
                                <w:rPr>
                                  <w:rFonts w:cstheme="minorHAnsi"/>
                                  <w:b/>
                                  <w:bCs/>
                                </w:rPr>
                              </w:pPr>
                              <w:r>
                                <w:rPr>
                                  <w:rFonts w:cstheme="minorHAnsi"/>
                                  <w:b/>
                                  <w:bCs/>
                                </w:rPr>
                                <w:t xml:space="preserve">Admin3 </w:t>
                              </w:r>
                              <w:r w:rsidRPr="00E85BD2">
                                <w:rPr>
                                  <w:rFonts w:cstheme="minorHAnsi"/>
                                  <w:b/>
                                  <w:bCs/>
                                </w:rPr>
                                <w:t>Villages/</w:t>
                              </w:r>
                              <w:r>
                                <w:rPr>
                                  <w:rFonts w:cstheme="minorHAnsi"/>
                                  <w:b/>
                                  <w:bCs/>
                                </w:rPr>
                                <w:t>C</w:t>
                              </w:r>
                              <w:r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Arrow: Up 20"/>
                        <wps:cNvSpPr/>
                        <wps:spPr>
                          <a:xfrm rot="10800000">
                            <a:off x="940674" y="2288184"/>
                            <a:ext cx="245798" cy="37925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peech Bubble: Rectangle with Corners Rounded 28"/>
                        <wps:cNvSpPr/>
                        <wps:spPr>
                          <a:xfrm>
                            <a:off x="2595494" y="-51529"/>
                            <a:ext cx="2572690" cy="559234"/>
                          </a:xfrm>
                          <a:prstGeom prst="wedgeRoundRectCallout">
                            <a:avLst>
                              <a:gd name="adj1" fmla="val -71530"/>
                              <a:gd name="adj2" fmla="val 67350"/>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95A05A6" w14:textId="6505E6CA"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 xml:space="preserve">based on the food security </w:t>
                              </w:r>
                              <w:r w:rsidR="0006150A" w:rsidRPr="0023253A">
                                <w:rPr>
                                  <w:rFonts w:asciiTheme="majorHAnsi" w:hAnsiTheme="majorHAnsi" w:cstheme="majorHAnsi"/>
                                  <w:color w:val="000000" w:themeColor="text1"/>
                                  <w:sz w:val="16"/>
                                  <w:szCs w:val="16"/>
                                </w:rPr>
                                <w:t>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Speech Bubble: Rectangle with Corners Rounded 30"/>
                        <wps:cNvSpPr/>
                        <wps:spPr>
                          <a:xfrm>
                            <a:off x="2061437" y="686687"/>
                            <a:ext cx="3127516" cy="747981"/>
                          </a:xfrm>
                          <a:custGeom>
                            <a:avLst/>
                            <a:gdLst>
                              <a:gd name="connsiteX0" fmla="*/ 0 w 2876344"/>
                              <a:gd name="connsiteY0" fmla="*/ 97367 h 584188"/>
                              <a:gd name="connsiteX1" fmla="*/ 97367 w 2876344"/>
                              <a:gd name="connsiteY1" fmla="*/ 0 h 584188"/>
                              <a:gd name="connsiteX2" fmla="*/ 479391 w 2876344"/>
                              <a:gd name="connsiteY2" fmla="*/ 0 h 584188"/>
                              <a:gd name="connsiteX3" fmla="*/ 479391 w 2876344"/>
                              <a:gd name="connsiteY3" fmla="*/ 0 h 584188"/>
                              <a:gd name="connsiteX4" fmla="*/ 1198477 w 2876344"/>
                              <a:gd name="connsiteY4" fmla="*/ 0 h 584188"/>
                              <a:gd name="connsiteX5" fmla="*/ 2778977 w 2876344"/>
                              <a:gd name="connsiteY5" fmla="*/ 0 h 584188"/>
                              <a:gd name="connsiteX6" fmla="*/ 2876344 w 2876344"/>
                              <a:gd name="connsiteY6" fmla="*/ 97367 h 584188"/>
                              <a:gd name="connsiteX7" fmla="*/ 2876344 w 2876344"/>
                              <a:gd name="connsiteY7" fmla="*/ 340776 h 584188"/>
                              <a:gd name="connsiteX8" fmla="*/ 2876344 w 2876344"/>
                              <a:gd name="connsiteY8" fmla="*/ 340776 h 584188"/>
                              <a:gd name="connsiteX9" fmla="*/ 2876344 w 2876344"/>
                              <a:gd name="connsiteY9" fmla="*/ 486823 h 584188"/>
                              <a:gd name="connsiteX10" fmla="*/ 2876344 w 2876344"/>
                              <a:gd name="connsiteY10" fmla="*/ 486821 h 584188"/>
                              <a:gd name="connsiteX11" fmla="*/ 2778977 w 2876344"/>
                              <a:gd name="connsiteY11" fmla="*/ 584188 h 584188"/>
                              <a:gd name="connsiteX12" fmla="*/ 1198477 w 2876344"/>
                              <a:gd name="connsiteY12" fmla="*/ 584188 h 584188"/>
                              <a:gd name="connsiteX13" fmla="*/ 479391 w 2876344"/>
                              <a:gd name="connsiteY13" fmla="*/ 584188 h 584188"/>
                              <a:gd name="connsiteX14" fmla="*/ 479391 w 2876344"/>
                              <a:gd name="connsiteY14" fmla="*/ 584188 h 584188"/>
                              <a:gd name="connsiteX15" fmla="*/ 97367 w 2876344"/>
                              <a:gd name="connsiteY15" fmla="*/ 584188 h 584188"/>
                              <a:gd name="connsiteX16" fmla="*/ 0 w 2876344"/>
                              <a:gd name="connsiteY16" fmla="*/ 486821 h 584188"/>
                              <a:gd name="connsiteX17" fmla="*/ 0 w 2876344"/>
                              <a:gd name="connsiteY17" fmla="*/ 486823 h 584188"/>
                              <a:gd name="connsiteX18" fmla="*/ -629689 w 2876344"/>
                              <a:gd name="connsiteY18" fmla="*/ 577879 h 584188"/>
                              <a:gd name="connsiteX19" fmla="*/ 0 w 2876344"/>
                              <a:gd name="connsiteY19" fmla="*/ 340776 h 584188"/>
                              <a:gd name="connsiteX20" fmla="*/ 0 w 2876344"/>
                              <a:gd name="connsiteY20" fmla="*/ 97367 h 584188"/>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7223 w 3393567"/>
                              <a:gd name="connsiteY17" fmla="*/ 486823 h 851710"/>
                              <a:gd name="connsiteX18" fmla="*/ 0 w 3393567"/>
                              <a:gd name="connsiteY18" fmla="*/ 851710 h 851710"/>
                              <a:gd name="connsiteX19" fmla="*/ 517223 w 3393567"/>
                              <a:gd name="connsiteY19" fmla="*/ 340776 h 851710"/>
                              <a:gd name="connsiteX20" fmla="*/ 517223 w 3393567"/>
                              <a:gd name="connsiteY20" fmla="*/ 97367 h 851710"/>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7223 w 3393567"/>
                              <a:gd name="connsiteY17" fmla="*/ 486823 h 851710"/>
                              <a:gd name="connsiteX18" fmla="*/ 0 w 3393567"/>
                              <a:gd name="connsiteY18" fmla="*/ 851710 h 851710"/>
                              <a:gd name="connsiteX19" fmla="*/ 512333 w 3393567"/>
                              <a:gd name="connsiteY19" fmla="*/ 277208 h 851710"/>
                              <a:gd name="connsiteX20" fmla="*/ 517223 w 3393567"/>
                              <a:gd name="connsiteY20" fmla="*/ 97367 h 851710"/>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2333 w 3393567"/>
                              <a:gd name="connsiteY17" fmla="*/ 437925 h 851710"/>
                              <a:gd name="connsiteX18" fmla="*/ 0 w 3393567"/>
                              <a:gd name="connsiteY18" fmla="*/ 851710 h 851710"/>
                              <a:gd name="connsiteX19" fmla="*/ 512333 w 3393567"/>
                              <a:gd name="connsiteY19" fmla="*/ 277208 h 851710"/>
                              <a:gd name="connsiteX20" fmla="*/ 517223 w 3393567"/>
                              <a:gd name="connsiteY20" fmla="*/ 97367 h 8517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93567" h="851710">
                                <a:moveTo>
                                  <a:pt x="517223" y="97367"/>
                                </a:moveTo>
                                <a:cubicBezTo>
                                  <a:pt x="517223" y="43593"/>
                                  <a:pt x="560816" y="0"/>
                                  <a:pt x="614590" y="0"/>
                                </a:cubicBezTo>
                                <a:lnTo>
                                  <a:pt x="996614" y="0"/>
                                </a:lnTo>
                                <a:lnTo>
                                  <a:pt x="996614" y="0"/>
                                </a:lnTo>
                                <a:lnTo>
                                  <a:pt x="1715700" y="0"/>
                                </a:lnTo>
                                <a:lnTo>
                                  <a:pt x="3296200" y="0"/>
                                </a:lnTo>
                                <a:cubicBezTo>
                                  <a:pt x="3349974" y="0"/>
                                  <a:pt x="3393567" y="43593"/>
                                  <a:pt x="3393567" y="97367"/>
                                </a:cubicBezTo>
                                <a:lnTo>
                                  <a:pt x="3393567" y="340776"/>
                                </a:lnTo>
                                <a:lnTo>
                                  <a:pt x="3393567" y="340776"/>
                                </a:lnTo>
                                <a:lnTo>
                                  <a:pt x="3393567" y="486823"/>
                                </a:lnTo>
                                <a:lnTo>
                                  <a:pt x="3393567" y="486821"/>
                                </a:lnTo>
                                <a:cubicBezTo>
                                  <a:pt x="3393567" y="540595"/>
                                  <a:pt x="3349974" y="584188"/>
                                  <a:pt x="3296200" y="584188"/>
                                </a:cubicBezTo>
                                <a:lnTo>
                                  <a:pt x="1715700" y="584188"/>
                                </a:lnTo>
                                <a:lnTo>
                                  <a:pt x="996614" y="584188"/>
                                </a:lnTo>
                                <a:lnTo>
                                  <a:pt x="996614" y="584188"/>
                                </a:lnTo>
                                <a:lnTo>
                                  <a:pt x="614590" y="584188"/>
                                </a:lnTo>
                                <a:cubicBezTo>
                                  <a:pt x="560816" y="584188"/>
                                  <a:pt x="517223" y="540595"/>
                                  <a:pt x="517223" y="486821"/>
                                </a:cubicBezTo>
                                <a:lnTo>
                                  <a:pt x="512333" y="437925"/>
                                </a:lnTo>
                                <a:lnTo>
                                  <a:pt x="0" y="851710"/>
                                </a:lnTo>
                                <a:lnTo>
                                  <a:pt x="512333" y="277208"/>
                                </a:lnTo>
                                <a:lnTo>
                                  <a:pt x="517223" y="97367"/>
                                </a:lnTo>
                                <a:close/>
                              </a:path>
                            </a:pathLst>
                          </a:custGeom>
                        </wps:spPr>
                        <wps:style>
                          <a:lnRef idx="2">
                            <a:schemeClr val="accent5"/>
                          </a:lnRef>
                          <a:fillRef idx="1">
                            <a:schemeClr val="lt1"/>
                          </a:fillRef>
                          <a:effectRef idx="0">
                            <a:schemeClr val="accent5"/>
                          </a:effectRef>
                          <a:fontRef idx="minor">
                            <a:schemeClr val="dk1"/>
                          </a:fontRef>
                        </wps:style>
                        <wps:txbx>
                          <w:txbxContent>
                            <w:p w14:paraId="7BCD0493" w14:textId="1B27B20A" w:rsidR="007E663A" w:rsidRPr="0023253A" w:rsidRDefault="007E663A" w:rsidP="007E663A">
                              <w:pPr>
                                <w:spacing w:after="80"/>
                                <w:ind w:left="873"/>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Based on the number of regions selected, draw a list of districts from the selected regions and randomly </w:t>
                              </w:r>
                              <w:r w:rsidRPr="0023253A">
                                <w:rPr>
                                  <w:rFonts w:asciiTheme="majorHAnsi" w:hAnsiTheme="majorHAnsi" w:cstheme="majorHAnsi"/>
                                  <w:b/>
                                  <w:color w:val="000000" w:themeColor="text1"/>
                                  <w:sz w:val="16"/>
                                  <w:szCs w:val="16"/>
                                </w:rPr>
                                <w:t xml:space="preserve">select </w:t>
                              </w:r>
                              <w:r>
                                <w:rPr>
                                  <w:rFonts w:asciiTheme="majorHAnsi" w:hAnsiTheme="majorHAnsi" w:cstheme="majorHAnsi"/>
                                  <w:b/>
                                  <w:color w:val="000000" w:themeColor="text1"/>
                                  <w:sz w:val="16"/>
                                  <w:szCs w:val="16"/>
                                </w:rPr>
                                <w:t xml:space="preserve">minimum of </w:t>
                              </w:r>
                              <w:r w:rsidRPr="0023253A">
                                <w:rPr>
                                  <w:rFonts w:asciiTheme="majorHAnsi" w:hAnsiTheme="majorHAnsi" w:cstheme="majorHAnsi"/>
                                  <w:b/>
                                  <w:color w:val="000000" w:themeColor="text1"/>
                                  <w:sz w:val="16"/>
                                  <w:szCs w:val="16"/>
                                </w:rPr>
                                <w:t>4 districts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the Admin1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peech Bubble: Rectangle with Corners Rounded 31"/>
                        <wps:cNvSpPr/>
                        <wps:spPr>
                          <a:xfrm>
                            <a:off x="2603956" y="1400112"/>
                            <a:ext cx="2604673" cy="586133"/>
                          </a:xfrm>
                          <a:prstGeom prst="wedgeRoundRectCallout">
                            <a:avLst>
                              <a:gd name="adj1" fmla="val -69775"/>
                              <a:gd name="adj2" fmla="val 62156"/>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297E04D" w14:textId="77777777"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smallest administrative units within the </w:t>
                              </w:r>
                              <w:r>
                                <w:rPr>
                                  <w:rFonts w:asciiTheme="majorHAnsi" w:hAnsiTheme="majorHAnsi" w:cstheme="majorHAnsi"/>
                                  <w:color w:val="000000" w:themeColor="text1"/>
                                  <w:sz w:val="16"/>
                                  <w:szCs w:val="16"/>
                                </w:rPr>
                                <w:t>Admin2</w:t>
                              </w:r>
                              <w:r w:rsidRPr="0023253A">
                                <w:rPr>
                                  <w:rFonts w:asciiTheme="majorHAnsi" w:hAnsiTheme="majorHAnsi" w:cstheme="majorHAnsi"/>
                                  <w:color w:val="000000" w:themeColor="text1"/>
                                  <w:sz w:val="16"/>
                                  <w:szCs w:val="16"/>
                                </w:rPr>
                                <w:t xml:space="preserve"> (e.g., villages)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ADMIN3 Units</w:t>
                              </w:r>
                              <w:r w:rsidRPr="0023253A">
                                <w:rPr>
                                  <w:rFonts w:asciiTheme="majorHAnsi" w:hAnsiTheme="majorHAnsi" w:cstheme="majorHAnsi"/>
                                  <w:b/>
                                  <w:color w:val="000000" w:themeColor="text1"/>
                                  <w:sz w:val="16"/>
                                  <w:szCs w:val="16"/>
                                </w:rPr>
                                <w:t xml:space="preserve"> as </w:t>
                              </w:r>
                              <w:r>
                                <w:rPr>
                                  <w:rFonts w:asciiTheme="majorHAnsi" w:hAnsiTheme="majorHAnsi" w:cstheme="majorHAnsi"/>
                                  <w:b/>
                                  <w:color w:val="000000" w:themeColor="text1"/>
                                  <w:sz w:val="16"/>
                                  <w:szCs w:val="16"/>
                                </w:rPr>
                                <w:t>sampling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peech Bubble: Rectangle with Corners Rounded 36"/>
                        <wps:cNvSpPr/>
                        <wps:spPr>
                          <a:xfrm>
                            <a:off x="2639471" y="3361450"/>
                            <a:ext cx="2559506" cy="442644"/>
                          </a:xfrm>
                          <a:prstGeom prst="wedgeRoundRectCallout">
                            <a:avLst>
                              <a:gd name="adj1" fmla="val -76067"/>
                              <a:gd name="adj2" fmla="val -1309"/>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BF70421" w14:textId="77777777" w:rsidR="007E663A" w:rsidRDefault="007E663A" w:rsidP="007E663A">
                              <w:pPr>
                                <w:spacing w:after="80"/>
                              </w:pPr>
                              <w:r>
                                <w:rPr>
                                  <w:rFonts w:asciiTheme="majorHAnsi" w:hAnsiTheme="majorHAnsi" w:cstheme="majorHAnsi"/>
                                  <w:b/>
                                  <w:color w:val="000000" w:themeColor="text1"/>
                                  <w:sz w:val="16"/>
                                  <w:szCs w:val="16"/>
                                </w:rPr>
                                <w:t xml:space="preserve">Control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will</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receive the </w:t>
                              </w:r>
                              <w:r>
                                <w:rPr>
                                  <w:rFonts w:asciiTheme="majorHAnsi" w:hAnsiTheme="majorHAnsi" w:cstheme="majorHAnsi"/>
                                  <w:b/>
                                  <w:bCs/>
                                  <w:color w:val="000000" w:themeColor="text1"/>
                                  <w:sz w:val="16"/>
                                  <w:szCs w:val="16"/>
                                </w:rPr>
                                <w:t>Face-2-Face modules while Treated Group will receive the Remote modules simultaneously.</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du="http://schemas.microsoft.com/office/word/2023/wordml/word16du">
            <w:pict>
              <v:group w14:anchorId="71934F0D" id="Group 158990239" o:spid="_x0000_s1032" style="width:422pt;height:285.9pt;mso-position-horizontal-relative:char;mso-position-vertical-relative:line" coordorigin="1273,-993" coordsize="50812,39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">
                <v:shapetype id="_x0000_t202" coordsize="21600,21600" o:spt="202" path="m,l,21600r21600,l21600,xe">
                  <v:stroke joinstyle="miter"/>
                  <v:path gradientshapeok="t" o:connecttype="rect"/>
                </v:shapetype>
                <v:shape id="Text Box 8" o:spid="_x0000_s1033" type="#_x0000_t202" style="position:absolute;left:3155;top:26674;width:15207;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" fillcolor="#4f7ac7 [3028]" strokecolor="#4472c4 [3204]" strokeweight=".5pt">
                  <v:fill color2="#416fc3 [3172]" rotate="t" colors="0 #6083cb;.5 #3e70ca;1 #2e61ba" focus="100%" type="gradient">
                    <o:fill v:ext="view" type="gradientUnscaled"/>
                  </v:fill>
                  <v:textbox>
                    <w:txbxContent>
                      <w:p w14:paraId="20F38009" w14:textId="77777777" w:rsidR="007E663A" w:rsidRPr="00E85BD2" w:rsidRDefault="007E663A" w:rsidP="007E663A">
                        <w:pPr>
                          <w:spacing w:after="80"/>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 o:spid="_x0000_s1034" type="#_x0000_t202" style="position:absolute;left:4148;top:-993;width:12656;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" fillcolor="#4f7ac7 [3028]" strokecolor="#4472c4 [3204]" strokeweight=".5pt">
                  <v:fill color2="#416fc3 [3172]" rotate="t" colors="0 #6083cb;.5 #3e70ca;1 #2e61ba" focus="100%" type="gradient">
                    <o:fill v:ext="view" type="gradientUnscaled"/>
                  </v:fill>
                  <v:textbox>
                    <w:txbxContent>
                      <w:p w14:paraId="2D54939C" w14:textId="77777777" w:rsidR="007E663A" w:rsidRPr="00F55DDF" w:rsidRDefault="007E663A" w:rsidP="007E663A">
                        <w:pPr>
                          <w:spacing w:after="80"/>
                          <w:jc w:val="center"/>
                          <w:rPr>
                            <w:rFonts w:cstheme="minorHAnsi"/>
                            <w:b/>
                            <w:bCs/>
                          </w:rPr>
                        </w:pPr>
                        <w:r w:rsidRPr="00F55DDF">
                          <w:rPr>
                            <w:rFonts w:cstheme="minorHAnsi"/>
                            <w:b/>
                            <w:bCs/>
                          </w:rPr>
                          <w:t>Study-Country</w:t>
                        </w:r>
                      </w:p>
                      <w:p w14:paraId="20AFA3D6" w14:textId="77777777" w:rsidR="007E663A" w:rsidRPr="00F55DDF" w:rsidRDefault="007E663A" w:rsidP="007E663A">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0D2D0C42" w14:textId="77777777" w:rsidR="007E663A" w:rsidRPr="00F55DDF" w:rsidRDefault="007E663A" w:rsidP="007E663A">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" adj="8362" fillcolor="#4f7ac7 [3028]" strokecolor="#4472c4 [3204]" strokeweight=".5pt">
                  <v:fill color2="#416fc3 [3172]" rotate="t" colors="0 #6083cb;.5 #3e70ca;1 #2e61ba" focus="100%" type="gradient">
                    <o:fill v:ext="view" type="gradientUnscaled"/>
                  </v:fill>
                </v:shape>
                <v:shape id="Arrow: Up 10" o:spid="_x0000_s1036" type="#_x0000_t68" style="position:absolute;left:9146;top:8919;width:2520;height:390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" adj="6978" fillcolor="#4f7ac7 [3028]" strokecolor="#4472c4 [3204]" strokeweight=".5pt">
                  <v:fill color2="#416fc3 [3172]" rotate="t" colors="0 #6083cb;.5 #3e70ca;1 #2e61ba" focus="100%" type="gradient">
                    <o:fill v:ext="view" type="gradientUnscaled"/>
                  </v:fill>
                </v:shape>
                <v:shape id="Text Box 4" o:spid="_x0000_s1037" type="#_x0000_t202" style="position:absolute;left:1326;top:12821;width:1916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59007171" w14:textId="77777777" w:rsidR="007E663A" w:rsidRPr="00E85BD2" w:rsidRDefault="007E663A" w:rsidP="007E663A">
                        <w:pPr>
                          <w:spacing w:after="80"/>
                          <w:jc w:val="center"/>
                          <w:rPr>
                            <w:rFonts w:cstheme="minorHAnsi"/>
                            <w:b/>
                            <w:bCs/>
                          </w:rPr>
                        </w:pPr>
                        <w:r w:rsidRPr="00E85BD2">
                          <w:rPr>
                            <w:rFonts w:cstheme="minorHAnsi"/>
                            <w:b/>
                            <w:bCs/>
                          </w:rPr>
                          <w:t>Admin</w:t>
                        </w:r>
                        <w:r>
                          <w:rPr>
                            <w:rFonts w:cstheme="minorHAnsi"/>
                            <w:b/>
                            <w:bCs/>
                          </w:rPr>
                          <w:t>2</w:t>
                        </w:r>
                        <w:r w:rsidRPr="00E85BD2">
                          <w:rPr>
                            <w:rFonts w:cstheme="minorHAnsi"/>
                            <w:b/>
                            <w:bCs/>
                          </w:rPr>
                          <w:t xml:space="preserve"> Districts</w:t>
                        </w:r>
                      </w:p>
                    </w:txbxContent>
                  </v:textbox>
                </v:shape>
                <v:shape id="Arrow: Up 12" o:spid="_x0000_s1038" type="#_x0000_t68" style="position:absolute;left:9356;top:16186;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" adj="7924" fillcolor="#4f7ac7 [3028]" strokecolor="#4472c4 [3204]" strokeweight=".5pt">
                  <v:fill color2="#416fc3 [3172]" rotate="t" colors="0 #6083cb;.5 #3e70ca;1 #2e61ba" focus="100%" type="gradient">
                    <o:fill v:ext="view" type="gradientUnscaled"/>
                  </v:fill>
                </v:shape>
                <v:shape id="Text Box 3"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68FCC961" w14:textId="77777777" w:rsidR="007E663A" w:rsidRPr="00E85BD2" w:rsidRDefault="007E663A" w:rsidP="007E663A">
                        <w:pPr>
                          <w:spacing w:after="80"/>
                          <w:jc w:val="center"/>
                          <w:rPr>
                            <w:rFonts w:cstheme="minorHAnsi"/>
                            <w:b/>
                            <w:bCs/>
                          </w:rPr>
                        </w:pPr>
                        <w:r>
                          <w:rPr>
                            <w:rFonts w:cstheme="minorHAnsi"/>
                            <w:b/>
                            <w:bCs/>
                          </w:rPr>
                          <w:t>L</w:t>
                        </w:r>
                        <w:r w:rsidRPr="00E85BD2">
                          <w:rPr>
                            <w:rFonts w:cstheme="minorHAnsi"/>
                            <w:b/>
                            <w:bCs/>
                          </w:rPr>
                          <w:t xml:space="preserve">ivelihood </w:t>
                        </w:r>
                        <w:r>
                          <w:rPr>
                            <w:rFonts w:cstheme="minorHAnsi"/>
                            <w:b/>
                            <w:bCs/>
                          </w:rPr>
                          <w:t xml:space="preserve">Zones/Admin1 Area </w:t>
                        </w:r>
                      </w:p>
                    </w:txbxContent>
                  </v:textbox>
                </v:shape>
                <v:shape id="Text Box 6" o:spid="_x0000_s1040" type="#_x0000_t202" style="position:absolute;left:1273;top:19412;width:19488;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0E95D63C" w14:textId="77777777" w:rsidR="007E663A" w:rsidRPr="00E85BD2" w:rsidRDefault="007E663A" w:rsidP="007E663A">
                        <w:pPr>
                          <w:spacing w:after="80"/>
                          <w:jc w:val="center"/>
                          <w:rPr>
                            <w:rFonts w:cstheme="minorHAnsi"/>
                            <w:b/>
                            <w:bCs/>
                          </w:rPr>
                        </w:pPr>
                        <w:r>
                          <w:rPr>
                            <w:rFonts w:cstheme="minorHAnsi"/>
                            <w:b/>
                            <w:bCs/>
                          </w:rPr>
                          <w:t xml:space="preserve">Admin3 </w:t>
                        </w:r>
                        <w:r w:rsidRPr="00E85BD2">
                          <w:rPr>
                            <w:rFonts w:cstheme="minorHAnsi"/>
                            <w:b/>
                            <w:bCs/>
                          </w:rPr>
                          <w:t>Villages/</w:t>
                        </w:r>
                        <w:r>
                          <w:rPr>
                            <w:rFonts w:cstheme="minorHAnsi"/>
                            <w:b/>
                            <w:bCs/>
                          </w:rPr>
                          <w:t>C</w:t>
                        </w:r>
                        <w:r w:rsidRPr="00E85BD2">
                          <w:rPr>
                            <w:rFonts w:cstheme="minorHAnsi"/>
                            <w:b/>
                            <w:bCs/>
                          </w:rPr>
                          <w:t>ommunities</w:t>
                        </w:r>
                      </w:p>
                    </w:txbxContent>
                  </v:textbox>
                </v:shape>
                <v:shape id="Arrow: Up 20" o:spid="_x0000_s1041" type="#_x0000_t68" style="position:absolute;left:9406;top:22881;width:2458;height:379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" adj="7000" fillcolor="#4f7ac7 [3028]" strokecolor="#4472c4 [3204]" strokeweight=".5pt">
                  <v:fill color2="#416fc3 [3172]" rotate="t" colors="0 #6083cb;.5 #3e70ca;1 #2e61ba" focus="100%" type="gradient">
                    <o:fill v:ext="view" type="gradientUnscaled"/>
                  </v:fill>
                </v:shape>
                <v:shape id="Speech Bubble: Rectangle with Corners Rounded 28" o:spid="_x0000_s1042" type="#_x0000_t62" style="position:absolute;left:25954;top:-515;width:25727;height:5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" adj="-4650,25348" fillcolor="white [3201]" strokecolor="#5b9bd5 [3208]" strokeweight="1pt">
                  <v:textbox>
                    <w:txbxContent>
                      <w:p w14:paraId="695A05A6" w14:textId="6505E6CA"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 xml:space="preserve">based on the food security </w:t>
                        </w:r>
                        <w:r w:rsidR="0006150A" w:rsidRPr="0023253A">
                          <w:rPr>
                            <w:rFonts w:asciiTheme="majorHAnsi" w:hAnsiTheme="majorHAnsi" w:cstheme="majorHAnsi"/>
                            <w:color w:val="000000" w:themeColor="text1"/>
                            <w:sz w:val="16"/>
                            <w:szCs w:val="16"/>
                          </w:rPr>
                          <w:t>situation.</w:t>
                        </w:r>
                      </w:p>
                    </w:txbxContent>
                  </v:textbox>
                </v:shape>
                <v:shape id="Speech Bubble: Rectangle with Corners Rounded 30" o:spid="_x0000_s1043" style="position:absolute;left:20614;top:6866;width:31275;height:7480;visibility:visible;mso-wrap-style:square;v-text-anchor:top" coordsize="3393567,851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" adj="-11796480,,5400" path="m517223,97367c517223,43593,560816,,614590,l996614,r,l1715700,,3296200,v53774,,97367,43593,97367,97367l3393567,340776r,l3393567,486823r,-2c3393567,540595,3349974,584188,3296200,584188r-1580500,l996614,584188r,l614590,584188v-53774,,-97367,-43593,-97367,-97367l512333,437925,,851710,512333,277208,517223,97367xe" fillcolor="white [3201]" strokecolor="#5b9bd5 [3208]" strokeweight="1pt">
                  <v:stroke joinstyle="miter"/>
                  <v:formulas/>
                  <v:path arrowok="t" o:connecttype="custom" o:connectlocs="476673,85509;566407,0;918481,0;918481,0;1581191,0;3037782,0;3127516,85509;3127516,299273;3127516,299273;3127516,427533;3127516,427532;3037782,513040;1581191,513040;918481,513040;918481,513040;566407,513040;476673,427532;472167,384591;0,747981;472167,243447;476673,85509" o:connectangles="0,0,0,0,0,0,0,0,0,0,0,0,0,0,0,0,0,0,0,0,0" textboxrect="0,0,3393567,851710"/>
                  <v:textbox>
                    <w:txbxContent>
                      <w:p w14:paraId="7BCD0493" w14:textId="1B27B20A" w:rsidR="007E663A" w:rsidRPr="0023253A" w:rsidRDefault="007E663A" w:rsidP="007E663A">
                        <w:pPr>
                          <w:spacing w:after="80"/>
                          <w:ind w:left="873"/>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Based on the number of regions selected, draw a list of districts from the selected regions and randomly </w:t>
                        </w:r>
                        <w:r w:rsidRPr="0023253A">
                          <w:rPr>
                            <w:rFonts w:asciiTheme="majorHAnsi" w:hAnsiTheme="majorHAnsi" w:cstheme="majorHAnsi"/>
                            <w:b/>
                            <w:color w:val="000000" w:themeColor="text1"/>
                            <w:sz w:val="16"/>
                            <w:szCs w:val="16"/>
                          </w:rPr>
                          <w:t xml:space="preserve">select </w:t>
                        </w:r>
                        <w:r>
                          <w:rPr>
                            <w:rFonts w:asciiTheme="majorHAnsi" w:hAnsiTheme="majorHAnsi" w:cstheme="majorHAnsi"/>
                            <w:b/>
                            <w:color w:val="000000" w:themeColor="text1"/>
                            <w:sz w:val="16"/>
                            <w:szCs w:val="16"/>
                          </w:rPr>
                          <w:t xml:space="preserve">minimum of </w:t>
                        </w:r>
                        <w:r w:rsidRPr="0023253A">
                          <w:rPr>
                            <w:rFonts w:asciiTheme="majorHAnsi" w:hAnsiTheme="majorHAnsi" w:cstheme="majorHAnsi"/>
                            <w:b/>
                            <w:color w:val="000000" w:themeColor="text1"/>
                            <w:sz w:val="16"/>
                            <w:szCs w:val="16"/>
                          </w:rPr>
                          <w:t>4 districts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the Admin1</w:t>
                        </w:r>
                      </w:p>
                    </w:txbxContent>
                  </v:textbox>
                </v:shape>
                <v:shape id="Speech Bubble: Rectangle with Corners Rounded 31" o:spid="_x0000_s1044" type="#_x0000_t62" style="position:absolute;left:26039;top:14001;width:26047;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" adj="-4271,24226" fillcolor="white [3201]" strokecolor="#5b9bd5 [3208]" strokeweight="1pt">
                  <v:textbox>
                    <w:txbxContent>
                      <w:p w14:paraId="3297E04D" w14:textId="77777777"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smallest administrative units within the </w:t>
                        </w:r>
                        <w:r>
                          <w:rPr>
                            <w:rFonts w:asciiTheme="majorHAnsi" w:hAnsiTheme="majorHAnsi" w:cstheme="majorHAnsi"/>
                            <w:color w:val="000000" w:themeColor="text1"/>
                            <w:sz w:val="16"/>
                            <w:szCs w:val="16"/>
                          </w:rPr>
                          <w:t>Admin2</w:t>
                        </w:r>
                        <w:r w:rsidRPr="0023253A">
                          <w:rPr>
                            <w:rFonts w:asciiTheme="majorHAnsi" w:hAnsiTheme="majorHAnsi" w:cstheme="majorHAnsi"/>
                            <w:color w:val="000000" w:themeColor="text1"/>
                            <w:sz w:val="16"/>
                            <w:szCs w:val="16"/>
                          </w:rPr>
                          <w:t xml:space="preserve"> (e.g., villages)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ADMIN3 Units</w:t>
                        </w:r>
                        <w:r w:rsidRPr="0023253A">
                          <w:rPr>
                            <w:rFonts w:asciiTheme="majorHAnsi" w:hAnsiTheme="majorHAnsi" w:cstheme="majorHAnsi"/>
                            <w:b/>
                            <w:color w:val="000000" w:themeColor="text1"/>
                            <w:sz w:val="16"/>
                            <w:szCs w:val="16"/>
                          </w:rPr>
                          <w:t xml:space="preserve"> as </w:t>
                        </w:r>
                        <w:r>
                          <w:rPr>
                            <w:rFonts w:asciiTheme="majorHAnsi" w:hAnsiTheme="majorHAnsi" w:cstheme="majorHAnsi"/>
                            <w:b/>
                            <w:color w:val="000000" w:themeColor="text1"/>
                            <w:sz w:val="16"/>
                            <w:szCs w:val="16"/>
                          </w:rPr>
                          <w:t>sampling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6" o:spid="_x0000_s1045" type="#_x0000_t62" style="position:absolute;left:26394;top:33614;width:25595;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" adj="-5630,10517" fillcolor="white [3201]" strokecolor="#5b9bd5 [3208]" strokeweight="1pt">
                  <v:textbox>
                    <w:txbxContent>
                      <w:p w14:paraId="0BF70421" w14:textId="77777777" w:rsidR="007E663A" w:rsidRDefault="007E663A" w:rsidP="007E663A">
                        <w:pPr>
                          <w:spacing w:after="80"/>
                        </w:pPr>
                        <w:r>
                          <w:rPr>
                            <w:rFonts w:asciiTheme="majorHAnsi" w:hAnsiTheme="majorHAnsi" w:cstheme="majorHAnsi"/>
                            <w:b/>
                            <w:color w:val="000000" w:themeColor="text1"/>
                            <w:sz w:val="16"/>
                            <w:szCs w:val="16"/>
                          </w:rPr>
                          <w:t xml:space="preserve">Control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will</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receive the </w:t>
                        </w:r>
                        <w:r>
                          <w:rPr>
                            <w:rFonts w:asciiTheme="majorHAnsi" w:hAnsiTheme="majorHAnsi" w:cstheme="majorHAnsi"/>
                            <w:b/>
                            <w:bCs/>
                            <w:color w:val="000000" w:themeColor="text1"/>
                            <w:sz w:val="16"/>
                            <w:szCs w:val="16"/>
                          </w:rPr>
                          <w:t>Face-2-Face modules while Treated Group will receive the Remote modules simultaneously.</w:t>
                        </w:r>
                        <w:r w:rsidRPr="0023253A">
                          <w:rPr>
                            <w:rFonts w:asciiTheme="majorHAnsi" w:hAnsiTheme="majorHAnsi" w:cstheme="majorHAnsi"/>
                            <w:color w:val="000000" w:themeColor="text1"/>
                            <w:sz w:val="16"/>
                            <w:szCs w:val="16"/>
                          </w:rPr>
                          <w:t xml:space="preserve"> </w:t>
                        </w:r>
                      </w:p>
                    </w:txbxContent>
                  </v:textbox>
                </v:shape>
                <w10:anchorlock/>
              </v:group>
            </w:pict>
          </mc:Fallback>
        </mc:AlternateContent>
      </w:r>
    </w:p>
    <w:p w14:paraId="3E172FAE" w14:textId="7EA88439" w:rsidR="00EB34C1" w:rsidRPr="0035711B" w:rsidRDefault="003A15DC" w:rsidP="003A15DC">
      <w:pPr>
        <w:pStyle w:val="Caption"/>
        <w:rPr>
          <w:rFonts w:cstheme="minorHAnsi"/>
          <w:sz w:val="22"/>
          <w:szCs w:val="22"/>
        </w:rPr>
      </w:pPr>
      <w:bookmarkStart w:id="0" w:name="_Toc147757617"/>
      <w:r w:rsidRPr="00BF3D27">
        <w:rPr>
          <w:rFonts w:cstheme="minorHAnsi"/>
          <w:sz w:val="22"/>
          <w:szCs w:val="22"/>
        </w:rPr>
        <w:t xml:space="preserve">Figure </w:t>
      </w:r>
      <w:r w:rsidRPr="00BF3D27">
        <w:rPr>
          <w:rFonts w:cstheme="minorHAnsi"/>
          <w:sz w:val="22"/>
          <w:szCs w:val="22"/>
        </w:rPr>
        <w:fldChar w:fldCharType="begin"/>
      </w:r>
      <w:r w:rsidRPr="00BF3D27">
        <w:rPr>
          <w:rFonts w:cstheme="minorHAnsi"/>
          <w:sz w:val="22"/>
          <w:szCs w:val="22"/>
        </w:rPr>
        <w:instrText xml:space="preserve"> SEQ Figure \* ARABIC </w:instrText>
      </w:r>
      <w:r w:rsidRPr="00BF3D27">
        <w:rPr>
          <w:rFonts w:cstheme="minorHAnsi"/>
          <w:sz w:val="22"/>
          <w:szCs w:val="22"/>
        </w:rPr>
        <w:fldChar w:fldCharType="separate"/>
      </w:r>
      <w:r w:rsidRPr="00BF3D27">
        <w:rPr>
          <w:rFonts w:cstheme="minorHAnsi"/>
          <w:noProof/>
          <w:sz w:val="22"/>
          <w:szCs w:val="22"/>
        </w:rPr>
        <w:t>1</w:t>
      </w:r>
      <w:r w:rsidRPr="00BF3D27">
        <w:rPr>
          <w:rFonts w:cstheme="minorHAnsi"/>
          <w:sz w:val="22"/>
          <w:szCs w:val="22"/>
        </w:rPr>
        <w:fldChar w:fldCharType="end"/>
      </w:r>
      <w:r w:rsidRPr="00BF3D27">
        <w:rPr>
          <w:rFonts w:cstheme="minorHAnsi"/>
          <w:sz w:val="22"/>
          <w:szCs w:val="22"/>
        </w:rPr>
        <w:t>: Sampling framework</w:t>
      </w:r>
      <w:bookmarkEnd w:id="0"/>
    </w:p>
    <w:p w14:paraId="2ED1BE30" w14:textId="3CB9B0B9" w:rsidR="00EB34C1" w:rsidRPr="0035711B" w:rsidRDefault="00EB34C1" w:rsidP="00D52607">
      <w:pPr>
        <w:rPr>
          <w:rFonts w:cstheme="minorHAnsi"/>
        </w:rPr>
      </w:pPr>
    </w:p>
    <w:p w14:paraId="74F70184" w14:textId="37557F72" w:rsidR="004D4FAB" w:rsidRPr="0035711B" w:rsidRDefault="004D4FAB" w:rsidP="006E36FF">
      <w:pPr>
        <w:spacing w:line="276" w:lineRule="auto"/>
        <w:jc w:val="both"/>
        <w:rPr>
          <w:rFonts w:cstheme="minorHAnsi"/>
        </w:rPr>
      </w:pPr>
      <w:r w:rsidRPr="0035711B">
        <w:rPr>
          <w:rFonts w:cstheme="minorHAnsi"/>
        </w:rPr>
        <w:t xml:space="preserve">The </w:t>
      </w:r>
      <w:r w:rsidR="00556F64" w:rsidRPr="0035711B">
        <w:rPr>
          <w:rFonts w:cstheme="minorHAnsi"/>
        </w:rPr>
        <w:t>fieldwork</w:t>
      </w:r>
      <w:r w:rsidRPr="0035711B">
        <w:rPr>
          <w:rFonts w:cstheme="minorHAnsi"/>
        </w:rPr>
        <w:t xml:space="preserve"> was originally planned to take place over a 3week period (covering enumerator</w:t>
      </w:r>
      <w:r w:rsidR="00B05C35" w:rsidRPr="0035711B">
        <w:rPr>
          <w:rFonts w:cstheme="minorHAnsi"/>
        </w:rPr>
        <w:t xml:space="preserve"> training</w:t>
      </w:r>
      <w:r w:rsidR="00556F64" w:rsidRPr="0035711B">
        <w:rPr>
          <w:rFonts w:cstheme="minorHAnsi"/>
        </w:rPr>
        <w:t>, adjusting questionnaire</w:t>
      </w:r>
      <w:r w:rsidR="00706E13" w:rsidRPr="0035711B">
        <w:rPr>
          <w:rFonts w:cstheme="minorHAnsi"/>
        </w:rPr>
        <w:t xml:space="preserve"> and actual household interviews)</w:t>
      </w:r>
      <w:r w:rsidRPr="0035711B">
        <w:rPr>
          <w:rFonts w:cstheme="minorHAnsi"/>
        </w:rPr>
        <w:t xml:space="preserve"> in each country</w:t>
      </w:r>
      <w:r w:rsidR="00706E13" w:rsidRPr="0035711B">
        <w:rPr>
          <w:rFonts w:cstheme="minorHAnsi"/>
        </w:rPr>
        <w:t xml:space="preserve">. </w:t>
      </w:r>
      <w:r w:rsidR="009353EF" w:rsidRPr="0035711B">
        <w:rPr>
          <w:rFonts w:cstheme="minorHAnsi"/>
        </w:rPr>
        <w:t xml:space="preserve">However, because </w:t>
      </w:r>
      <w:r w:rsidR="00417E35" w:rsidRPr="0035711B">
        <w:rPr>
          <w:rFonts w:cstheme="minorHAnsi"/>
        </w:rPr>
        <w:t>unforeseen</w:t>
      </w:r>
      <w:r w:rsidR="009353EF" w:rsidRPr="0035711B">
        <w:rPr>
          <w:rFonts w:cstheme="minorHAnsi"/>
        </w:rPr>
        <w:t xml:space="preserve"> challenges as will discussed later, </w:t>
      </w:r>
      <w:r w:rsidR="00CC1725" w:rsidRPr="0035711B">
        <w:rPr>
          <w:rFonts w:cstheme="minorHAnsi"/>
        </w:rPr>
        <w:t>data collection was extended by 2 to 3 weeks depending on the country</w:t>
      </w:r>
      <w:r w:rsidR="00417E35" w:rsidRPr="0035711B">
        <w:rPr>
          <w:rFonts w:cstheme="minorHAnsi"/>
        </w:rPr>
        <w:t>.</w:t>
      </w:r>
    </w:p>
    <w:p w14:paraId="2CE1BFD5" w14:textId="6DEF6C5F" w:rsidR="004351B6" w:rsidRPr="00BF3D27" w:rsidRDefault="004351B6" w:rsidP="004351B6">
      <w:pPr>
        <w:pStyle w:val="Caption"/>
        <w:keepNext/>
        <w:rPr>
          <w:rFonts w:cstheme="minorHAnsi"/>
          <w:i w:val="0"/>
          <w:iCs w:val="0"/>
          <w:sz w:val="24"/>
          <w:szCs w:val="24"/>
        </w:rPr>
      </w:pPr>
      <w:bookmarkStart w:id="1" w:name="_Toc147757576"/>
      <w:r w:rsidRPr="00BF3D27">
        <w:rPr>
          <w:rFonts w:cstheme="minorHAnsi"/>
          <w:i w:val="0"/>
          <w:iCs w:val="0"/>
          <w:sz w:val="24"/>
          <w:szCs w:val="24"/>
        </w:rPr>
        <w:t xml:space="preserve">Table </w:t>
      </w:r>
      <w:r w:rsidRPr="00BF3D27">
        <w:rPr>
          <w:rFonts w:cstheme="minorHAnsi"/>
          <w:i w:val="0"/>
          <w:iCs w:val="0"/>
          <w:sz w:val="24"/>
          <w:szCs w:val="24"/>
        </w:rPr>
        <w:fldChar w:fldCharType="begin"/>
      </w:r>
      <w:r w:rsidRPr="00BF3D27">
        <w:rPr>
          <w:rFonts w:cstheme="minorHAnsi"/>
          <w:i w:val="0"/>
          <w:iCs w:val="0"/>
          <w:sz w:val="24"/>
          <w:szCs w:val="24"/>
        </w:rPr>
        <w:instrText xml:space="preserve"> SEQ Table \* ARABIC </w:instrText>
      </w:r>
      <w:r w:rsidRPr="00BF3D27">
        <w:rPr>
          <w:rFonts w:cstheme="minorHAnsi"/>
          <w:i w:val="0"/>
          <w:iCs w:val="0"/>
          <w:sz w:val="24"/>
          <w:szCs w:val="24"/>
        </w:rPr>
        <w:fldChar w:fldCharType="separate"/>
      </w:r>
      <w:r w:rsidR="0052746E" w:rsidRPr="00BF3D27">
        <w:rPr>
          <w:rFonts w:cstheme="minorHAnsi"/>
          <w:i w:val="0"/>
          <w:iCs w:val="0"/>
          <w:noProof/>
          <w:sz w:val="24"/>
          <w:szCs w:val="24"/>
        </w:rPr>
        <w:t>1</w:t>
      </w:r>
      <w:r w:rsidRPr="00BF3D27">
        <w:rPr>
          <w:rFonts w:cstheme="minorHAnsi"/>
          <w:i w:val="0"/>
          <w:iCs w:val="0"/>
          <w:sz w:val="24"/>
          <w:szCs w:val="24"/>
        </w:rPr>
        <w:fldChar w:fldCharType="end"/>
      </w:r>
      <w:r w:rsidRPr="00BF3D27">
        <w:rPr>
          <w:rFonts w:cstheme="minorHAnsi"/>
          <w:i w:val="0"/>
          <w:iCs w:val="0"/>
          <w:sz w:val="24"/>
          <w:szCs w:val="24"/>
        </w:rPr>
        <w:t>: Timelines</w:t>
      </w:r>
      <w:bookmarkEnd w:id="1"/>
    </w:p>
    <w:tbl>
      <w:tblPr>
        <w:tblW w:w="8779" w:type="dxa"/>
        <w:tblCellMar>
          <w:left w:w="0" w:type="dxa"/>
          <w:right w:w="0" w:type="dxa"/>
        </w:tblCellMar>
        <w:tblLook w:val="0420" w:firstRow="1" w:lastRow="0" w:firstColumn="0" w:lastColumn="0" w:noHBand="0" w:noVBand="1"/>
      </w:tblPr>
      <w:tblGrid>
        <w:gridCol w:w="1690"/>
        <w:gridCol w:w="1201"/>
        <w:gridCol w:w="1210"/>
        <w:gridCol w:w="1134"/>
        <w:gridCol w:w="1276"/>
        <w:gridCol w:w="1134"/>
        <w:gridCol w:w="1134"/>
      </w:tblGrid>
      <w:tr w:rsidR="00192789" w:rsidRPr="00BF3D27" w14:paraId="6505917C" w14:textId="77777777" w:rsidTr="00B05C35">
        <w:trPr>
          <w:trHeight w:val="759"/>
        </w:trPr>
        <w:tc>
          <w:tcPr>
            <w:tcW w:w="1690"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FFE699"/>
            <w:tcMar>
              <w:top w:w="72" w:type="dxa"/>
              <w:left w:w="144" w:type="dxa"/>
              <w:bottom w:w="72" w:type="dxa"/>
              <w:right w:w="144" w:type="dxa"/>
            </w:tcMar>
            <w:hideMark/>
          </w:tcPr>
          <w:p w14:paraId="1083C64C" w14:textId="77777777" w:rsidR="00192789" w:rsidRPr="0035711B" w:rsidRDefault="00192789">
            <w:pPr>
              <w:spacing w:after="0"/>
              <w:rPr>
                <w:rFonts w:cstheme="minorHAnsi"/>
                <w:b/>
                <w:bCs/>
                <w:sz w:val="20"/>
                <w:szCs w:val="20"/>
              </w:rPr>
            </w:pPr>
            <w:r w:rsidRPr="0035711B">
              <w:rPr>
                <w:rFonts w:cstheme="minorHAnsi"/>
                <w:b/>
                <w:bCs/>
                <w:sz w:val="20"/>
                <w:szCs w:val="20"/>
              </w:rPr>
              <w:t>               Time</w:t>
            </w:r>
          </w:p>
          <w:p w14:paraId="2A5AFF51" w14:textId="77777777" w:rsidR="00192789" w:rsidRPr="0035711B" w:rsidRDefault="00192789">
            <w:pPr>
              <w:spacing w:after="0"/>
              <w:rPr>
                <w:rFonts w:cstheme="minorHAnsi"/>
                <w:sz w:val="20"/>
                <w:szCs w:val="20"/>
              </w:rPr>
            </w:pPr>
          </w:p>
          <w:p w14:paraId="000198A0" w14:textId="77777777" w:rsidR="00192789" w:rsidRPr="0035711B" w:rsidRDefault="00192789">
            <w:pPr>
              <w:spacing w:after="0"/>
              <w:rPr>
                <w:rFonts w:cstheme="minorHAnsi"/>
                <w:sz w:val="20"/>
                <w:szCs w:val="20"/>
              </w:rPr>
            </w:pPr>
            <w:r w:rsidRPr="0035711B">
              <w:rPr>
                <w:rFonts w:cstheme="minorHAnsi"/>
                <w:b/>
                <w:bCs/>
                <w:sz w:val="20"/>
                <w:szCs w:val="20"/>
              </w:rPr>
              <w:t>Countries</w:t>
            </w:r>
          </w:p>
        </w:tc>
        <w:tc>
          <w:tcPr>
            <w:tcW w:w="1201"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5848EF91" w14:textId="010A7570" w:rsidR="00192789" w:rsidRPr="0035711B" w:rsidRDefault="00192789" w:rsidP="009F361C">
            <w:pPr>
              <w:spacing w:after="0"/>
              <w:jc w:val="center"/>
              <w:rPr>
                <w:rFonts w:cstheme="minorHAnsi"/>
                <w:sz w:val="20"/>
                <w:szCs w:val="20"/>
              </w:rPr>
            </w:pPr>
            <w:r w:rsidRPr="0035711B">
              <w:rPr>
                <w:rFonts w:cstheme="minorHAnsi"/>
                <w:b/>
                <w:bCs/>
                <w:sz w:val="20"/>
                <w:szCs w:val="20"/>
              </w:rPr>
              <w:t>Dec</w:t>
            </w:r>
          </w:p>
          <w:p w14:paraId="011B656C"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2022</w:t>
            </w:r>
          </w:p>
        </w:tc>
        <w:tc>
          <w:tcPr>
            <w:tcW w:w="1210"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130E961C" w14:textId="0948033C" w:rsidR="00192789" w:rsidRPr="0035711B" w:rsidRDefault="00192789" w:rsidP="009F361C">
            <w:pPr>
              <w:spacing w:after="0"/>
              <w:jc w:val="center"/>
              <w:rPr>
                <w:rFonts w:cstheme="minorHAnsi"/>
                <w:sz w:val="20"/>
                <w:szCs w:val="20"/>
              </w:rPr>
            </w:pPr>
            <w:r w:rsidRPr="0035711B">
              <w:rPr>
                <w:rFonts w:cstheme="minorHAnsi"/>
                <w:b/>
                <w:bCs/>
                <w:sz w:val="20"/>
                <w:szCs w:val="20"/>
              </w:rPr>
              <w:t>Jan-Apr</w:t>
            </w:r>
          </w:p>
          <w:p w14:paraId="31A17AA7"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134"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1AEB2CC7" w14:textId="2AB0DB75" w:rsidR="00192789" w:rsidRPr="0035711B" w:rsidRDefault="00192789" w:rsidP="009F361C">
            <w:pPr>
              <w:spacing w:after="0"/>
              <w:jc w:val="center"/>
              <w:rPr>
                <w:rFonts w:cstheme="minorHAnsi"/>
                <w:sz w:val="20"/>
                <w:szCs w:val="20"/>
              </w:rPr>
            </w:pPr>
            <w:r w:rsidRPr="0035711B">
              <w:rPr>
                <w:rFonts w:cstheme="minorHAnsi"/>
                <w:b/>
                <w:bCs/>
                <w:sz w:val="20"/>
                <w:szCs w:val="20"/>
              </w:rPr>
              <w:t>May</w:t>
            </w:r>
          </w:p>
          <w:p w14:paraId="4B2190CB"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276"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61BC8A4F" w14:textId="5DDFE17E" w:rsidR="00192789" w:rsidRPr="0035711B" w:rsidRDefault="00192789" w:rsidP="009F361C">
            <w:pPr>
              <w:spacing w:after="0"/>
              <w:jc w:val="center"/>
              <w:rPr>
                <w:rFonts w:cstheme="minorHAnsi"/>
                <w:sz w:val="20"/>
                <w:szCs w:val="20"/>
              </w:rPr>
            </w:pPr>
            <w:r w:rsidRPr="0035711B">
              <w:rPr>
                <w:rFonts w:cstheme="minorHAnsi"/>
                <w:b/>
                <w:bCs/>
                <w:sz w:val="20"/>
                <w:szCs w:val="20"/>
              </w:rPr>
              <w:t>Jun</w:t>
            </w:r>
          </w:p>
          <w:p w14:paraId="1912D0AB"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134"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01DBED0B" w14:textId="70DA99FE" w:rsidR="00192789" w:rsidRPr="0035711B" w:rsidRDefault="00192789" w:rsidP="009F361C">
            <w:pPr>
              <w:spacing w:after="0"/>
              <w:jc w:val="center"/>
              <w:rPr>
                <w:rFonts w:cstheme="minorHAnsi"/>
                <w:sz w:val="20"/>
                <w:szCs w:val="20"/>
              </w:rPr>
            </w:pPr>
            <w:r w:rsidRPr="0035711B">
              <w:rPr>
                <w:rFonts w:cstheme="minorHAnsi"/>
                <w:b/>
                <w:bCs/>
                <w:sz w:val="20"/>
                <w:szCs w:val="20"/>
              </w:rPr>
              <w:t>Jul</w:t>
            </w:r>
          </w:p>
          <w:p w14:paraId="6D2165F5"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134"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3551533B" w14:textId="0D528722" w:rsidR="00192789" w:rsidRPr="0035711B" w:rsidRDefault="00192789" w:rsidP="009F361C">
            <w:pPr>
              <w:spacing w:after="0"/>
              <w:jc w:val="center"/>
              <w:rPr>
                <w:rFonts w:cstheme="minorHAnsi"/>
                <w:sz w:val="20"/>
                <w:szCs w:val="20"/>
              </w:rPr>
            </w:pPr>
            <w:r w:rsidRPr="0035711B">
              <w:rPr>
                <w:rFonts w:cstheme="minorHAnsi"/>
                <w:b/>
                <w:bCs/>
                <w:sz w:val="20"/>
                <w:szCs w:val="20"/>
              </w:rPr>
              <w:t>Aug</w:t>
            </w:r>
          </w:p>
          <w:p w14:paraId="0BF2C625"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r>
      <w:tr w:rsidR="00192789" w:rsidRPr="00BF3D27" w14:paraId="599D4A31" w14:textId="77777777" w:rsidTr="00B05C35">
        <w:trPr>
          <w:trHeight w:val="572"/>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D5F04A" w14:textId="77777777" w:rsidR="00192789" w:rsidRPr="0035711B" w:rsidRDefault="00192789">
            <w:pPr>
              <w:spacing w:after="0"/>
              <w:rPr>
                <w:rFonts w:cstheme="minorHAnsi"/>
                <w:sz w:val="20"/>
                <w:szCs w:val="20"/>
              </w:rPr>
            </w:pPr>
            <w:r w:rsidRPr="0035711B">
              <w:rPr>
                <w:rFonts w:cstheme="minorHAnsi"/>
                <w:b/>
                <w:bCs/>
                <w:sz w:val="20"/>
                <w:szCs w:val="20"/>
              </w:rPr>
              <w:t>Pilot testing Iraq</w:t>
            </w:r>
          </w:p>
        </w:tc>
        <w:tc>
          <w:tcPr>
            <w:tcW w:w="1201" w:type="dxa"/>
            <w:tcBorders>
              <w:top w:val="single" w:sz="8" w:space="0" w:color="000000"/>
              <w:left w:val="single" w:sz="8" w:space="0" w:color="000000"/>
              <w:bottom w:val="single" w:sz="8" w:space="0" w:color="000000"/>
              <w:right w:val="single" w:sz="8" w:space="0" w:color="000000"/>
            </w:tcBorders>
            <w:shd w:val="clear" w:color="auto" w:fill="000000"/>
            <w:tcMar>
              <w:top w:w="72" w:type="dxa"/>
              <w:left w:w="144" w:type="dxa"/>
              <w:bottom w:w="72" w:type="dxa"/>
              <w:right w:w="144" w:type="dxa"/>
            </w:tcMar>
            <w:hideMark/>
          </w:tcPr>
          <w:p w14:paraId="367053F9" w14:textId="77777777" w:rsidR="00192789" w:rsidRPr="0035711B" w:rsidRDefault="00192789">
            <w:pPr>
              <w:spacing w:after="0"/>
              <w:rPr>
                <w:rFonts w:cstheme="minorHAnsi"/>
                <w:sz w:val="20"/>
                <w:szCs w:val="20"/>
              </w:rPr>
            </w:pPr>
            <w:r w:rsidRPr="0035711B">
              <w:rPr>
                <w:rFonts w:cstheme="minorHAnsi"/>
                <w:b/>
                <w:bCs/>
                <w:sz w:val="20"/>
                <w:szCs w:val="20"/>
              </w:rPr>
              <w:t>Data Collection</w:t>
            </w: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525280"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33A037"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961BCB"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3B53554"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CBB7A6" w14:textId="77777777" w:rsidR="00192789" w:rsidRPr="0035711B" w:rsidRDefault="00192789">
            <w:pPr>
              <w:spacing w:after="0"/>
              <w:rPr>
                <w:rFonts w:cstheme="minorHAnsi"/>
                <w:sz w:val="20"/>
                <w:szCs w:val="20"/>
              </w:rPr>
            </w:pPr>
          </w:p>
        </w:tc>
      </w:tr>
      <w:tr w:rsidR="00192789" w:rsidRPr="00BF3D27" w14:paraId="0E80ED61" w14:textId="77777777" w:rsidTr="00B05C35">
        <w:trPr>
          <w:trHeight w:val="400"/>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B2BB23" w14:textId="77777777" w:rsidR="00192789" w:rsidRPr="0035711B" w:rsidRDefault="00192789">
            <w:pPr>
              <w:spacing w:after="0"/>
              <w:rPr>
                <w:rFonts w:cstheme="minorHAnsi"/>
                <w:sz w:val="20"/>
                <w:szCs w:val="20"/>
              </w:rPr>
            </w:pPr>
            <w:r w:rsidRPr="0035711B">
              <w:rPr>
                <w:rFonts w:cstheme="minorHAnsi"/>
                <w:b/>
                <w:bCs/>
                <w:sz w:val="20"/>
                <w:szCs w:val="20"/>
              </w:rPr>
              <w:t>Preparation</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C21B68"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000000"/>
            <w:tcMar>
              <w:top w:w="72" w:type="dxa"/>
              <w:left w:w="144" w:type="dxa"/>
              <w:bottom w:w="72" w:type="dxa"/>
              <w:right w:w="144" w:type="dxa"/>
            </w:tcMar>
            <w:hideMark/>
          </w:tcPr>
          <w:p w14:paraId="61A261FC"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95EE78"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EA36FA"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4BF64E"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34CDF3" w14:textId="77777777" w:rsidR="00192789" w:rsidRPr="0035711B" w:rsidRDefault="00192789">
            <w:pPr>
              <w:spacing w:after="0"/>
              <w:rPr>
                <w:rFonts w:cstheme="minorHAnsi"/>
                <w:sz w:val="20"/>
                <w:szCs w:val="20"/>
              </w:rPr>
            </w:pPr>
          </w:p>
        </w:tc>
      </w:tr>
      <w:tr w:rsidR="00192789" w:rsidRPr="00BF3D27" w14:paraId="488CC417" w14:textId="77777777" w:rsidTr="00B05C35">
        <w:trPr>
          <w:trHeight w:val="572"/>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64B79" w14:textId="77777777" w:rsidR="00192789" w:rsidRPr="0035711B" w:rsidRDefault="00192789">
            <w:pPr>
              <w:spacing w:after="0"/>
              <w:rPr>
                <w:rFonts w:cstheme="minorHAnsi"/>
                <w:sz w:val="20"/>
                <w:szCs w:val="20"/>
              </w:rPr>
            </w:pPr>
            <w:r w:rsidRPr="0035711B">
              <w:rPr>
                <w:rFonts w:cstheme="minorHAnsi"/>
                <w:b/>
                <w:bCs/>
                <w:sz w:val="20"/>
                <w:szCs w:val="20"/>
              </w:rPr>
              <w:t>(1) Myanmar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5A4583"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298349"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FFF2CC"/>
            <w:tcMar>
              <w:top w:w="72" w:type="dxa"/>
              <w:left w:w="144" w:type="dxa"/>
              <w:bottom w:w="72" w:type="dxa"/>
              <w:right w:w="144" w:type="dxa"/>
            </w:tcMar>
            <w:vAlign w:val="center"/>
            <w:hideMark/>
          </w:tcPr>
          <w:p w14:paraId="3C9E7969" w14:textId="77777777" w:rsidR="00192789" w:rsidRPr="0035711B" w:rsidRDefault="00192789">
            <w:pPr>
              <w:spacing w:after="0"/>
              <w:rPr>
                <w:rFonts w:cstheme="minorHAnsi"/>
                <w:sz w:val="20"/>
                <w:szCs w:val="20"/>
              </w:rPr>
            </w:pPr>
            <w:r w:rsidRPr="0035711B">
              <w:rPr>
                <w:rFonts w:cstheme="minorHAnsi"/>
                <w:sz w:val="20"/>
                <w:szCs w:val="20"/>
              </w:rPr>
              <w:t>Planning</w:t>
            </w:r>
          </w:p>
        </w:tc>
        <w:tc>
          <w:tcPr>
            <w:tcW w:w="1276" w:type="dxa"/>
            <w:tcBorders>
              <w:top w:val="single" w:sz="8" w:space="0" w:color="000000"/>
              <w:left w:val="single" w:sz="8" w:space="0" w:color="000000"/>
              <w:bottom w:val="single" w:sz="8" w:space="0" w:color="000000"/>
              <w:right w:val="single" w:sz="8" w:space="0" w:color="000000"/>
            </w:tcBorders>
            <w:shd w:val="clear" w:color="auto" w:fill="FFF2CC"/>
            <w:tcMar>
              <w:top w:w="72" w:type="dxa"/>
              <w:left w:w="144" w:type="dxa"/>
              <w:bottom w:w="72" w:type="dxa"/>
              <w:right w:w="144" w:type="dxa"/>
            </w:tcMar>
            <w:vAlign w:val="center"/>
            <w:hideMark/>
          </w:tcPr>
          <w:p w14:paraId="26A48E95" w14:textId="77777777" w:rsidR="00192789" w:rsidRPr="0035711B" w:rsidRDefault="00192789">
            <w:pPr>
              <w:spacing w:after="0"/>
              <w:rPr>
                <w:rFonts w:cstheme="minorHAnsi"/>
                <w:sz w:val="20"/>
                <w:szCs w:val="20"/>
              </w:rPr>
            </w:pPr>
            <w:r w:rsidRPr="0035711B">
              <w:rPr>
                <w:rFonts w:cstheme="minorHAnsi"/>
                <w:sz w:val="20"/>
                <w:szCs w:val="20"/>
              </w:rPr>
              <w:t>Data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FEB104"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2D9937B" w14:textId="77777777" w:rsidR="00192789" w:rsidRPr="0035711B" w:rsidRDefault="00192789">
            <w:pPr>
              <w:spacing w:after="0"/>
              <w:rPr>
                <w:rFonts w:cstheme="minorHAnsi"/>
                <w:sz w:val="20"/>
                <w:szCs w:val="20"/>
              </w:rPr>
            </w:pPr>
          </w:p>
        </w:tc>
      </w:tr>
      <w:tr w:rsidR="00192789" w:rsidRPr="00BF3D27" w14:paraId="389640BA" w14:textId="77777777" w:rsidTr="00B05C35">
        <w:trPr>
          <w:trHeight w:val="598"/>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3D8C26" w14:textId="77777777" w:rsidR="00192789" w:rsidRPr="0035711B" w:rsidRDefault="00192789">
            <w:pPr>
              <w:spacing w:after="0"/>
              <w:rPr>
                <w:rFonts w:cstheme="minorHAnsi"/>
                <w:sz w:val="20"/>
                <w:szCs w:val="20"/>
              </w:rPr>
            </w:pPr>
            <w:r w:rsidRPr="0035711B">
              <w:rPr>
                <w:rFonts w:cstheme="minorHAnsi"/>
                <w:b/>
                <w:bCs/>
                <w:sz w:val="20"/>
                <w:szCs w:val="20"/>
              </w:rPr>
              <w:t>(2) Ecuador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363BD1"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BA16245"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3943C464" w14:textId="77777777" w:rsidR="00192789" w:rsidRPr="0035711B" w:rsidRDefault="00192789">
            <w:pPr>
              <w:spacing w:after="0"/>
              <w:rPr>
                <w:rFonts w:cstheme="minorHAnsi"/>
                <w:sz w:val="20"/>
                <w:szCs w:val="20"/>
              </w:rPr>
            </w:pPr>
            <w:r w:rsidRPr="0035711B">
              <w:rPr>
                <w:rFonts w:cstheme="minorHAnsi"/>
                <w:sz w:val="20"/>
                <w:szCs w:val="20"/>
              </w:rPr>
              <w:t>Planning</w:t>
            </w:r>
          </w:p>
        </w:tc>
        <w:tc>
          <w:tcPr>
            <w:tcW w:w="1276"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77D1F196" w14:textId="77777777" w:rsidR="00192789" w:rsidRPr="0035711B" w:rsidRDefault="00192789">
            <w:pPr>
              <w:spacing w:after="0"/>
              <w:rPr>
                <w:rFonts w:cstheme="minorHAnsi"/>
                <w:sz w:val="20"/>
                <w:szCs w:val="20"/>
              </w:rPr>
            </w:pPr>
            <w:r w:rsidRPr="0035711B">
              <w:rPr>
                <w:rFonts w:cstheme="minorHAnsi"/>
                <w:sz w:val="20"/>
                <w:szCs w:val="20"/>
              </w:rPr>
              <w:t>Data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E"/>
            <w:tcMar>
              <w:top w:w="72" w:type="dxa"/>
              <w:left w:w="144" w:type="dxa"/>
              <w:bottom w:w="72" w:type="dxa"/>
              <w:right w:w="144" w:type="dxa"/>
            </w:tcMar>
            <w:hideMark/>
          </w:tcPr>
          <w:p w14:paraId="4C2E0FB6"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E1D9BA6" w14:textId="77777777" w:rsidR="00192789" w:rsidRPr="0035711B" w:rsidRDefault="00192789">
            <w:pPr>
              <w:spacing w:after="0"/>
              <w:rPr>
                <w:rFonts w:cstheme="minorHAnsi"/>
                <w:sz w:val="20"/>
                <w:szCs w:val="20"/>
              </w:rPr>
            </w:pPr>
          </w:p>
        </w:tc>
      </w:tr>
      <w:tr w:rsidR="00192789" w:rsidRPr="00BF3D27" w14:paraId="73D6576F" w14:textId="77777777" w:rsidTr="00B05C35">
        <w:trPr>
          <w:trHeight w:val="418"/>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3ECB8E" w14:textId="77777777" w:rsidR="00192789" w:rsidRPr="0035711B" w:rsidRDefault="00192789">
            <w:pPr>
              <w:spacing w:after="0"/>
              <w:rPr>
                <w:rFonts w:cstheme="minorHAnsi"/>
                <w:sz w:val="20"/>
                <w:szCs w:val="20"/>
              </w:rPr>
            </w:pPr>
            <w:r w:rsidRPr="0035711B">
              <w:rPr>
                <w:rFonts w:cstheme="minorHAnsi"/>
                <w:b/>
                <w:bCs/>
                <w:sz w:val="20"/>
                <w:szCs w:val="20"/>
              </w:rPr>
              <w:t>(3) CAR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13D9FC"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9E5264"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CBA8DC"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vAlign w:val="center"/>
            <w:hideMark/>
          </w:tcPr>
          <w:p w14:paraId="0219D45F" w14:textId="77777777" w:rsidR="00192789" w:rsidRPr="0035711B" w:rsidRDefault="00192789">
            <w:pPr>
              <w:spacing w:after="0"/>
              <w:rPr>
                <w:rFonts w:cstheme="minorHAnsi"/>
                <w:sz w:val="20"/>
                <w:szCs w:val="20"/>
              </w:rPr>
            </w:pPr>
            <w:r w:rsidRPr="0035711B">
              <w:rPr>
                <w:rFonts w:cstheme="minorHAnsi"/>
                <w:sz w:val="20"/>
                <w:szCs w:val="20"/>
              </w:rPr>
              <w:t>Planning</w:t>
            </w:r>
          </w:p>
        </w:tc>
        <w:tc>
          <w:tcPr>
            <w:tcW w:w="1134"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vAlign w:val="center"/>
            <w:hideMark/>
          </w:tcPr>
          <w:p w14:paraId="33F4E8D3" w14:textId="77777777" w:rsidR="00192789" w:rsidRPr="0035711B" w:rsidRDefault="00192789">
            <w:pPr>
              <w:spacing w:after="0"/>
              <w:rPr>
                <w:rFonts w:cstheme="minorHAnsi"/>
                <w:sz w:val="20"/>
                <w:szCs w:val="20"/>
              </w:rPr>
            </w:pPr>
            <w:r w:rsidRPr="0035711B">
              <w:rPr>
                <w:rFonts w:cstheme="minorHAnsi"/>
                <w:sz w:val="20"/>
                <w:szCs w:val="20"/>
              </w:rPr>
              <w:t>Data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94B5DA" w14:textId="77777777" w:rsidR="00192789" w:rsidRPr="0035711B" w:rsidRDefault="00192789">
            <w:pPr>
              <w:spacing w:after="0"/>
              <w:rPr>
                <w:rFonts w:cstheme="minorHAnsi"/>
                <w:sz w:val="20"/>
                <w:szCs w:val="20"/>
              </w:rPr>
            </w:pPr>
          </w:p>
        </w:tc>
      </w:tr>
      <w:tr w:rsidR="00192789" w:rsidRPr="00BF3D27" w14:paraId="18D9A704" w14:textId="77777777" w:rsidTr="009F361C">
        <w:trPr>
          <w:trHeight w:val="445"/>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2271A0" w14:textId="77777777" w:rsidR="00192789" w:rsidRPr="0035711B" w:rsidRDefault="00192789">
            <w:pPr>
              <w:spacing w:after="0"/>
              <w:rPr>
                <w:rFonts w:cstheme="minorHAnsi"/>
                <w:sz w:val="20"/>
                <w:szCs w:val="20"/>
              </w:rPr>
            </w:pPr>
            <w:r w:rsidRPr="0035711B">
              <w:rPr>
                <w:rFonts w:cstheme="minorHAnsi"/>
                <w:b/>
                <w:bCs/>
                <w:sz w:val="20"/>
                <w:szCs w:val="20"/>
              </w:rPr>
              <w:t>Data Analysis</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6DEDB4"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44DF6B"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BDB38"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0070BA"/>
            <w:tcMar>
              <w:top w:w="72" w:type="dxa"/>
              <w:left w:w="144" w:type="dxa"/>
              <w:bottom w:w="72" w:type="dxa"/>
              <w:right w:w="144" w:type="dxa"/>
            </w:tcMar>
            <w:vAlign w:val="center"/>
            <w:hideMark/>
          </w:tcPr>
          <w:p w14:paraId="5A55DAE5" w14:textId="77777777" w:rsidR="00192789" w:rsidRPr="0035711B" w:rsidRDefault="00192789">
            <w:pPr>
              <w:spacing w:after="0"/>
              <w:rPr>
                <w:rFonts w:cstheme="minorHAnsi"/>
                <w:sz w:val="20"/>
                <w:szCs w:val="20"/>
              </w:rPr>
            </w:pPr>
            <w:r w:rsidRPr="0035711B">
              <w:rPr>
                <w:rFonts w:cstheme="minorHAnsi"/>
                <w:sz w:val="20"/>
                <w:szCs w:val="20"/>
              </w:rPr>
              <w:t>Myanmar</w:t>
            </w:r>
          </w:p>
        </w:tc>
        <w:tc>
          <w:tcPr>
            <w:tcW w:w="1134" w:type="dxa"/>
            <w:tcBorders>
              <w:top w:val="single" w:sz="8" w:space="0" w:color="000000"/>
              <w:left w:val="single" w:sz="8" w:space="0" w:color="000000"/>
              <w:bottom w:val="single" w:sz="8" w:space="0" w:color="000000"/>
              <w:right w:val="single" w:sz="8" w:space="0" w:color="000000"/>
            </w:tcBorders>
            <w:shd w:val="clear" w:color="auto" w:fill="0070BA"/>
            <w:tcMar>
              <w:top w:w="72" w:type="dxa"/>
              <w:left w:w="144" w:type="dxa"/>
              <w:bottom w:w="72" w:type="dxa"/>
              <w:right w:w="144" w:type="dxa"/>
            </w:tcMar>
            <w:vAlign w:val="center"/>
            <w:hideMark/>
          </w:tcPr>
          <w:p w14:paraId="2ABB5E3B" w14:textId="77777777" w:rsidR="00192789" w:rsidRPr="0035711B" w:rsidRDefault="00192789">
            <w:pPr>
              <w:spacing w:after="0"/>
              <w:rPr>
                <w:rFonts w:cstheme="minorHAnsi"/>
                <w:sz w:val="20"/>
                <w:szCs w:val="20"/>
              </w:rPr>
            </w:pPr>
            <w:r w:rsidRPr="0035711B">
              <w:rPr>
                <w:rFonts w:cstheme="minorHAnsi"/>
                <w:sz w:val="20"/>
                <w:szCs w:val="20"/>
              </w:rPr>
              <w:t>Ecuador</w:t>
            </w:r>
          </w:p>
        </w:tc>
        <w:tc>
          <w:tcPr>
            <w:tcW w:w="1134" w:type="dxa"/>
            <w:tcBorders>
              <w:top w:val="single" w:sz="8" w:space="0" w:color="000000"/>
              <w:left w:val="single" w:sz="8" w:space="0" w:color="000000"/>
              <w:bottom w:val="single" w:sz="8" w:space="0" w:color="000000"/>
              <w:right w:val="single" w:sz="8" w:space="0" w:color="000000"/>
            </w:tcBorders>
            <w:shd w:val="clear" w:color="auto" w:fill="0070BA"/>
            <w:tcMar>
              <w:top w:w="72" w:type="dxa"/>
              <w:left w:w="144" w:type="dxa"/>
              <w:bottom w:w="72" w:type="dxa"/>
              <w:right w:w="144" w:type="dxa"/>
            </w:tcMar>
            <w:vAlign w:val="center"/>
            <w:hideMark/>
          </w:tcPr>
          <w:p w14:paraId="711ACB82" w14:textId="77777777" w:rsidR="00192789" w:rsidRPr="0035711B" w:rsidRDefault="00192789">
            <w:pPr>
              <w:spacing w:after="0"/>
              <w:rPr>
                <w:rFonts w:cstheme="minorHAnsi"/>
                <w:sz w:val="20"/>
                <w:szCs w:val="20"/>
              </w:rPr>
            </w:pPr>
            <w:r w:rsidRPr="0035711B">
              <w:rPr>
                <w:rFonts w:cstheme="minorHAnsi"/>
                <w:sz w:val="20"/>
                <w:szCs w:val="20"/>
              </w:rPr>
              <w:t>CAR</w:t>
            </w:r>
          </w:p>
        </w:tc>
      </w:tr>
    </w:tbl>
    <w:p w14:paraId="086D19E5" w14:textId="77777777" w:rsidR="008B176D" w:rsidRPr="0035711B" w:rsidRDefault="008B176D" w:rsidP="007D3794">
      <w:pPr>
        <w:pStyle w:val="Heading1"/>
        <w:numPr>
          <w:ilvl w:val="1"/>
          <w:numId w:val="19"/>
        </w:numPr>
        <w:spacing w:after="240" w:line="276" w:lineRule="auto"/>
        <w:ind w:hanging="1080"/>
        <w:rPr>
          <w:rFonts w:asciiTheme="minorHAnsi" w:hAnsiTheme="minorHAnsi" w:cstheme="minorHAnsi"/>
          <w:lang w:val="en-US"/>
        </w:rPr>
      </w:pPr>
      <w:r w:rsidRPr="0035711B">
        <w:rPr>
          <w:rFonts w:asciiTheme="minorHAnsi" w:hAnsiTheme="minorHAnsi" w:cstheme="minorHAnsi"/>
          <w:lang w:val="en-US"/>
        </w:rPr>
        <w:lastRenderedPageBreak/>
        <w:t>Survey completion by Country</w:t>
      </w:r>
    </w:p>
    <w:p w14:paraId="5C870B21" w14:textId="77777777" w:rsidR="008B176D" w:rsidRPr="0035711B" w:rsidRDefault="008B176D" w:rsidP="008B176D">
      <w:pPr>
        <w:rPr>
          <w:rFonts w:cstheme="minorHAnsi"/>
          <w:sz w:val="24"/>
          <w:szCs w:val="24"/>
        </w:rPr>
      </w:pPr>
      <w:r w:rsidRPr="0035711B">
        <w:rPr>
          <w:rFonts w:cstheme="minorHAnsi"/>
          <w:sz w:val="24"/>
          <w:szCs w:val="24"/>
        </w:rPr>
        <w:t>Table 1 shows the total sample as well as interviews completed in the initial 3 countries of the study.</w:t>
      </w:r>
    </w:p>
    <w:p w14:paraId="43C2DFE2" w14:textId="1A95775F" w:rsidR="008B176D" w:rsidRPr="00BF3D27" w:rsidRDefault="008B176D" w:rsidP="004351B6">
      <w:pPr>
        <w:pStyle w:val="Caption"/>
        <w:keepNext/>
        <w:rPr>
          <w:rFonts w:cstheme="minorHAnsi"/>
          <w:i w:val="0"/>
          <w:iCs w:val="0"/>
          <w:sz w:val="24"/>
          <w:szCs w:val="24"/>
        </w:rPr>
      </w:pPr>
      <w:bookmarkStart w:id="2" w:name="_Toc147757577"/>
      <w:r w:rsidRPr="00BF3D27">
        <w:rPr>
          <w:rFonts w:cstheme="minorHAnsi"/>
          <w:i w:val="0"/>
          <w:iCs w:val="0"/>
          <w:sz w:val="24"/>
          <w:szCs w:val="24"/>
        </w:rPr>
        <w:t xml:space="preserve">Table </w:t>
      </w:r>
      <w:r w:rsidRPr="00BF3D27">
        <w:rPr>
          <w:rFonts w:cstheme="minorHAnsi"/>
          <w:i w:val="0"/>
          <w:iCs w:val="0"/>
          <w:sz w:val="24"/>
          <w:szCs w:val="24"/>
        </w:rPr>
        <w:fldChar w:fldCharType="begin"/>
      </w:r>
      <w:r w:rsidRPr="00BF3D27">
        <w:rPr>
          <w:rFonts w:cstheme="minorHAnsi"/>
          <w:i w:val="0"/>
          <w:iCs w:val="0"/>
          <w:sz w:val="24"/>
          <w:szCs w:val="24"/>
        </w:rPr>
        <w:instrText xml:space="preserve"> SEQ Table \* ARABIC </w:instrText>
      </w:r>
      <w:r w:rsidRPr="00BF3D27">
        <w:rPr>
          <w:rFonts w:cstheme="minorHAnsi"/>
          <w:i w:val="0"/>
          <w:iCs w:val="0"/>
          <w:sz w:val="24"/>
          <w:szCs w:val="24"/>
        </w:rPr>
        <w:fldChar w:fldCharType="separate"/>
      </w:r>
      <w:r w:rsidR="0052746E" w:rsidRPr="00BF3D27">
        <w:rPr>
          <w:rFonts w:cstheme="minorHAnsi"/>
          <w:i w:val="0"/>
          <w:iCs w:val="0"/>
          <w:noProof/>
          <w:sz w:val="24"/>
          <w:szCs w:val="24"/>
        </w:rPr>
        <w:t>2</w:t>
      </w:r>
      <w:r w:rsidRPr="00BF3D27">
        <w:rPr>
          <w:rFonts w:cstheme="minorHAnsi"/>
          <w:i w:val="0"/>
          <w:iCs w:val="0"/>
          <w:sz w:val="24"/>
          <w:szCs w:val="24"/>
        </w:rPr>
        <w:fldChar w:fldCharType="end"/>
      </w:r>
      <w:r w:rsidRPr="00BF3D27">
        <w:rPr>
          <w:rFonts w:cstheme="minorHAnsi"/>
          <w:i w:val="0"/>
          <w:iCs w:val="0"/>
          <w:sz w:val="24"/>
          <w:szCs w:val="24"/>
        </w:rPr>
        <w:t>: Survey completion by Country</w:t>
      </w:r>
      <w:bookmarkEnd w:id="2"/>
    </w:p>
    <w:tbl>
      <w:tblPr>
        <w:tblStyle w:val="TableGrid"/>
        <w:tblW w:w="9360" w:type="dxa"/>
        <w:tblInd w:w="-108" w:type="dxa"/>
        <w:tblLook w:val="04A0" w:firstRow="1" w:lastRow="0" w:firstColumn="1" w:lastColumn="0" w:noHBand="0" w:noVBand="1"/>
      </w:tblPr>
      <w:tblGrid>
        <w:gridCol w:w="1872"/>
        <w:gridCol w:w="1872"/>
        <w:gridCol w:w="1872"/>
        <w:gridCol w:w="1872"/>
        <w:gridCol w:w="1872"/>
      </w:tblGrid>
      <w:tr w:rsidR="008B176D" w:rsidRPr="00BF3D27" w14:paraId="12F0DAB9" w14:textId="77777777">
        <w:tc>
          <w:tcPr>
            <w:tcW w:w="1872" w:type="dxa"/>
            <w:tcBorders>
              <w:top w:val="single" w:sz="12" w:space="0" w:color="auto"/>
              <w:left w:val="nil"/>
              <w:bottom w:val="nil"/>
              <w:right w:val="nil"/>
            </w:tcBorders>
          </w:tcPr>
          <w:p w14:paraId="2613B459" w14:textId="77777777" w:rsidR="008B176D" w:rsidRPr="00BF3D27" w:rsidRDefault="008B176D">
            <w:pPr>
              <w:rPr>
                <w:rFonts w:cstheme="minorHAnsi"/>
              </w:rPr>
            </w:pPr>
          </w:p>
        </w:tc>
        <w:tc>
          <w:tcPr>
            <w:tcW w:w="7488" w:type="dxa"/>
            <w:gridSpan w:val="4"/>
            <w:tcBorders>
              <w:top w:val="single" w:sz="12" w:space="0" w:color="auto"/>
              <w:left w:val="nil"/>
              <w:bottom w:val="nil"/>
              <w:right w:val="nil"/>
            </w:tcBorders>
            <w:vAlign w:val="bottom"/>
          </w:tcPr>
          <w:p w14:paraId="5CFA8C9A" w14:textId="77777777" w:rsidR="008B176D" w:rsidRPr="00BF3D27" w:rsidRDefault="008B176D">
            <w:pPr>
              <w:jc w:val="center"/>
              <w:rPr>
                <w:rFonts w:cstheme="minorHAnsi"/>
              </w:rPr>
            </w:pPr>
            <w:r w:rsidRPr="00BF3D27">
              <w:rPr>
                <w:rFonts w:cstheme="minorHAnsi"/>
              </w:rPr>
              <w:t>Country</w:t>
            </w:r>
          </w:p>
        </w:tc>
      </w:tr>
      <w:tr w:rsidR="008B176D" w:rsidRPr="00BF3D27" w14:paraId="530B8FA7" w14:textId="77777777">
        <w:tc>
          <w:tcPr>
            <w:tcW w:w="1872" w:type="dxa"/>
            <w:tcBorders>
              <w:top w:val="nil"/>
              <w:left w:val="nil"/>
              <w:bottom w:val="single" w:sz="12" w:space="0" w:color="auto"/>
              <w:right w:val="nil"/>
            </w:tcBorders>
          </w:tcPr>
          <w:p w14:paraId="3D039877" w14:textId="77777777" w:rsidR="008B176D" w:rsidRPr="00BF3D27" w:rsidRDefault="008B176D">
            <w:pPr>
              <w:rPr>
                <w:rFonts w:cstheme="minorHAnsi"/>
              </w:rPr>
            </w:pPr>
          </w:p>
        </w:tc>
        <w:tc>
          <w:tcPr>
            <w:tcW w:w="1872" w:type="dxa"/>
            <w:tcBorders>
              <w:top w:val="nil"/>
              <w:left w:val="nil"/>
              <w:bottom w:val="single" w:sz="12" w:space="0" w:color="auto"/>
              <w:right w:val="nil"/>
            </w:tcBorders>
            <w:vAlign w:val="bottom"/>
          </w:tcPr>
          <w:p w14:paraId="4DFCDBFB" w14:textId="77777777" w:rsidR="008B176D" w:rsidRPr="00BF3D27" w:rsidRDefault="008B176D">
            <w:pPr>
              <w:pStyle w:val="ListParagraph"/>
              <w:numPr>
                <w:ilvl w:val="0"/>
                <w:numId w:val="18"/>
              </w:numPr>
              <w:jc w:val="center"/>
              <w:rPr>
                <w:rFonts w:cstheme="minorHAnsi"/>
                <w:b/>
                <w:bCs/>
              </w:rPr>
            </w:pPr>
            <w:r w:rsidRPr="00BF3D27">
              <w:rPr>
                <w:rFonts w:cstheme="minorHAnsi"/>
                <w:b/>
                <w:bCs/>
              </w:rPr>
              <w:t>Myanmar</w:t>
            </w:r>
          </w:p>
        </w:tc>
        <w:tc>
          <w:tcPr>
            <w:tcW w:w="1872" w:type="dxa"/>
            <w:tcBorders>
              <w:top w:val="nil"/>
              <w:left w:val="nil"/>
              <w:bottom w:val="single" w:sz="12" w:space="0" w:color="auto"/>
              <w:right w:val="nil"/>
            </w:tcBorders>
            <w:vAlign w:val="bottom"/>
          </w:tcPr>
          <w:p w14:paraId="78900259" w14:textId="77777777" w:rsidR="008B176D" w:rsidRPr="00BF3D27" w:rsidRDefault="008B176D">
            <w:pPr>
              <w:pStyle w:val="ListParagraph"/>
              <w:numPr>
                <w:ilvl w:val="0"/>
                <w:numId w:val="18"/>
              </w:numPr>
              <w:jc w:val="center"/>
              <w:rPr>
                <w:rFonts w:cstheme="minorHAnsi"/>
                <w:b/>
                <w:bCs/>
              </w:rPr>
            </w:pPr>
            <w:r w:rsidRPr="00BF3D27">
              <w:rPr>
                <w:rFonts w:cstheme="minorHAnsi"/>
                <w:b/>
                <w:bCs/>
              </w:rPr>
              <w:t>Ecuador</w:t>
            </w:r>
          </w:p>
        </w:tc>
        <w:tc>
          <w:tcPr>
            <w:tcW w:w="1872" w:type="dxa"/>
            <w:tcBorders>
              <w:top w:val="nil"/>
              <w:left w:val="nil"/>
              <w:bottom w:val="single" w:sz="12" w:space="0" w:color="auto"/>
              <w:right w:val="nil"/>
            </w:tcBorders>
            <w:vAlign w:val="bottom"/>
          </w:tcPr>
          <w:p w14:paraId="47B70C30" w14:textId="77777777" w:rsidR="008B176D" w:rsidRPr="00BF3D27" w:rsidRDefault="008B176D">
            <w:pPr>
              <w:pStyle w:val="ListParagraph"/>
              <w:numPr>
                <w:ilvl w:val="0"/>
                <w:numId w:val="18"/>
              </w:numPr>
              <w:jc w:val="center"/>
              <w:rPr>
                <w:rFonts w:cstheme="minorHAnsi"/>
                <w:b/>
                <w:bCs/>
              </w:rPr>
            </w:pPr>
            <w:r w:rsidRPr="00BF3D27">
              <w:rPr>
                <w:rFonts w:cstheme="minorHAnsi"/>
                <w:b/>
                <w:bCs/>
              </w:rPr>
              <w:t>CAR</w:t>
            </w:r>
          </w:p>
        </w:tc>
        <w:tc>
          <w:tcPr>
            <w:tcW w:w="1872" w:type="dxa"/>
            <w:tcBorders>
              <w:top w:val="nil"/>
              <w:left w:val="nil"/>
              <w:bottom w:val="single" w:sz="12" w:space="0" w:color="auto"/>
              <w:right w:val="nil"/>
            </w:tcBorders>
            <w:vAlign w:val="bottom"/>
          </w:tcPr>
          <w:p w14:paraId="545B7104" w14:textId="77777777" w:rsidR="008B176D" w:rsidRPr="00BF3D27" w:rsidRDefault="008B176D">
            <w:pPr>
              <w:jc w:val="center"/>
              <w:rPr>
                <w:rFonts w:cstheme="minorHAnsi"/>
                <w:b/>
                <w:bCs/>
              </w:rPr>
            </w:pPr>
            <w:r w:rsidRPr="00BF3D27">
              <w:rPr>
                <w:rFonts w:cstheme="minorHAnsi"/>
                <w:b/>
                <w:bCs/>
              </w:rPr>
              <w:t>Total</w:t>
            </w:r>
          </w:p>
        </w:tc>
      </w:tr>
      <w:tr w:rsidR="008B176D" w:rsidRPr="00BF3D27" w14:paraId="215CFFA4" w14:textId="77777777">
        <w:tc>
          <w:tcPr>
            <w:tcW w:w="1872" w:type="dxa"/>
            <w:tcBorders>
              <w:top w:val="single" w:sz="12" w:space="0" w:color="auto"/>
              <w:left w:val="nil"/>
              <w:bottom w:val="nil"/>
              <w:right w:val="nil"/>
            </w:tcBorders>
            <w:vAlign w:val="bottom"/>
          </w:tcPr>
          <w:p w14:paraId="7D92D467" w14:textId="77777777" w:rsidR="008B176D" w:rsidRPr="00BF3D27" w:rsidRDefault="008B176D">
            <w:pPr>
              <w:rPr>
                <w:rFonts w:cstheme="minorHAnsi"/>
              </w:rPr>
            </w:pPr>
            <w:r w:rsidRPr="00BF3D27">
              <w:rPr>
                <w:rFonts w:cstheme="minorHAnsi"/>
              </w:rPr>
              <w:t>N</w:t>
            </w:r>
          </w:p>
        </w:tc>
        <w:tc>
          <w:tcPr>
            <w:tcW w:w="1872" w:type="dxa"/>
            <w:tcBorders>
              <w:top w:val="single" w:sz="12" w:space="0" w:color="auto"/>
              <w:left w:val="nil"/>
              <w:bottom w:val="nil"/>
              <w:right w:val="nil"/>
            </w:tcBorders>
            <w:vAlign w:val="bottom"/>
          </w:tcPr>
          <w:p w14:paraId="04EB725A" w14:textId="77777777" w:rsidR="008B176D" w:rsidRPr="00BF3D27" w:rsidRDefault="008B176D">
            <w:pPr>
              <w:jc w:val="right"/>
              <w:rPr>
                <w:rFonts w:cstheme="minorHAnsi"/>
              </w:rPr>
            </w:pPr>
            <w:r w:rsidRPr="00BF3D27">
              <w:rPr>
                <w:rFonts w:cstheme="minorHAnsi"/>
              </w:rPr>
              <w:t>1,665 (27.2%)</w:t>
            </w:r>
          </w:p>
        </w:tc>
        <w:tc>
          <w:tcPr>
            <w:tcW w:w="1872" w:type="dxa"/>
            <w:tcBorders>
              <w:top w:val="single" w:sz="12" w:space="0" w:color="auto"/>
              <w:left w:val="nil"/>
              <w:bottom w:val="nil"/>
              <w:right w:val="nil"/>
            </w:tcBorders>
            <w:vAlign w:val="bottom"/>
          </w:tcPr>
          <w:p w14:paraId="578E8EC8" w14:textId="77777777" w:rsidR="008B176D" w:rsidRPr="00BF3D27" w:rsidRDefault="008B176D">
            <w:pPr>
              <w:jc w:val="right"/>
              <w:rPr>
                <w:rFonts w:cstheme="minorHAnsi"/>
              </w:rPr>
            </w:pPr>
            <w:r w:rsidRPr="00BF3D27">
              <w:rPr>
                <w:rFonts w:cstheme="minorHAnsi"/>
              </w:rPr>
              <w:t>2,372 (38.8%)</w:t>
            </w:r>
          </w:p>
        </w:tc>
        <w:tc>
          <w:tcPr>
            <w:tcW w:w="1872" w:type="dxa"/>
            <w:tcBorders>
              <w:top w:val="single" w:sz="12" w:space="0" w:color="auto"/>
              <w:left w:val="nil"/>
              <w:bottom w:val="nil"/>
              <w:right w:val="nil"/>
            </w:tcBorders>
            <w:vAlign w:val="bottom"/>
          </w:tcPr>
          <w:p w14:paraId="13086F51" w14:textId="77777777" w:rsidR="008B176D" w:rsidRPr="00BF3D27" w:rsidRDefault="008B176D">
            <w:pPr>
              <w:jc w:val="right"/>
              <w:rPr>
                <w:rFonts w:cstheme="minorHAnsi"/>
              </w:rPr>
            </w:pPr>
            <w:r w:rsidRPr="00BF3D27">
              <w:rPr>
                <w:rFonts w:cstheme="minorHAnsi"/>
              </w:rPr>
              <w:t>2,080 (34.0%)</w:t>
            </w:r>
          </w:p>
        </w:tc>
        <w:tc>
          <w:tcPr>
            <w:tcW w:w="1872" w:type="dxa"/>
            <w:tcBorders>
              <w:top w:val="single" w:sz="12" w:space="0" w:color="auto"/>
              <w:left w:val="nil"/>
              <w:bottom w:val="nil"/>
              <w:right w:val="nil"/>
            </w:tcBorders>
            <w:vAlign w:val="bottom"/>
          </w:tcPr>
          <w:p w14:paraId="45A3360A" w14:textId="77777777" w:rsidR="008B176D" w:rsidRPr="00BF3D27" w:rsidRDefault="008B176D">
            <w:pPr>
              <w:jc w:val="right"/>
              <w:rPr>
                <w:rFonts w:cstheme="minorHAnsi"/>
              </w:rPr>
            </w:pPr>
            <w:r w:rsidRPr="00BF3D27">
              <w:rPr>
                <w:rFonts w:cstheme="minorHAnsi"/>
              </w:rPr>
              <w:t>6,117 (100.0%)</w:t>
            </w:r>
          </w:p>
        </w:tc>
      </w:tr>
      <w:tr w:rsidR="008B176D" w:rsidRPr="00BF3D27" w14:paraId="5CAC53E5" w14:textId="77777777">
        <w:tc>
          <w:tcPr>
            <w:tcW w:w="1872" w:type="dxa"/>
            <w:tcBorders>
              <w:top w:val="nil"/>
              <w:left w:val="nil"/>
              <w:bottom w:val="single" w:sz="12" w:space="0" w:color="auto"/>
              <w:right w:val="nil"/>
            </w:tcBorders>
            <w:vAlign w:val="bottom"/>
          </w:tcPr>
          <w:p w14:paraId="07C80089" w14:textId="77777777" w:rsidR="008B176D" w:rsidRPr="00BF3D27" w:rsidRDefault="008B176D">
            <w:pPr>
              <w:rPr>
                <w:rFonts w:cstheme="minorHAnsi"/>
              </w:rPr>
            </w:pPr>
            <w:r w:rsidRPr="00BF3D27">
              <w:rPr>
                <w:rFonts w:cstheme="minorHAnsi"/>
              </w:rPr>
              <w:t>Survey Modality</w:t>
            </w:r>
          </w:p>
        </w:tc>
        <w:tc>
          <w:tcPr>
            <w:tcW w:w="1872" w:type="dxa"/>
            <w:tcBorders>
              <w:top w:val="nil"/>
              <w:left w:val="nil"/>
              <w:bottom w:val="nil"/>
              <w:right w:val="nil"/>
            </w:tcBorders>
          </w:tcPr>
          <w:p w14:paraId="1EC945F6" w14:textId="77777777" w:rsidR="008B176D" w:rsidRPr="00BF3D27" w:rsidRDefault="008B176D">
            <w:pPr>
              <w:rPr>
                <w:rFonts w:cstheme="minorHAnsi"/>
              </w:rPr>
            </w:pPr>
          </w:p>
        </w:tc>
        <w:tc>
          <w:tcPr>
            <w:tcW w:w="1872" w:type="dxa"/>
            <w:tcBorders>
              <w:top w:val="nil"/>
              <w:left w:val="nil"/>
              <w:bottom w:val="nil"/>
              <w:right w:val="nil"/>
            </w:tcBorders>
          </w:tcPr>
          <w:p w14:paraId="2A8DBF11" w14:textId="77777777" w:rsidR="008B176D" w:rsidRPr="00BF3D27" w:rsidRDefault="008B176D">
            <w:pPr>
              <w:rPr>
                <w:rFonts w:cstheme="minorHAnsi"/>
              </w:rPr>
            </w:pPr>
          </w:p>
        </w:tc>
        <w:tc>
          <w:tcPr>
            <w:tcW w:w="1872" w:type="dxa"/>
            <w:tcBorders>
              <w:top w:val="nil"/>
              <w:left w:val="nil"/>
              <w:bottom w:val="nil"/>
              <w:right w:val="nil"/>
            </w:tcBorders>
          </w:tcPr>
          <w:p w14:paraId="1AE7BAB5" w14:textId="77777777" w:rsidR="008B176D" w:rsidRPr="00BF3D27" w:rsidRDefault="008B176D">
            <w:pPr>
              <w:rPr>
                <w:rFonts w:cstheme="minorHAnsi"/>
              </w:rPr>
            </w:pPr>
          </w:p>
        </w:tc>
        <w:tc>
          <w:tcPr>
            <w:tcW w:w="1872" w:type="dxa"/>
            <w:tcBorders>
              <w:top w:val="nil"/>
              <w:left w:val="nil"/>
              <w:bottom w:val="nil"/>
              <w:right w:val="nil"/>
            </w:tcBorders>
          </w:tcPr>
          <w:p w14:paraId="46F268D3" w14:textId="77777777" w:rsidR="008B176D" w:rsidRPr="00BF3D27" w:rsidRDefault="008B176D">
            <w:pPr>
              <w:rPr>
                <w:rFonts w:cstheme="minorHAnsi"/>
              </w:rPr>
            </w:pPr>
          </w:p>
        </w:tc>
      </w:tr>
      <w:tr w:rsidR="008B176D" w:rsidRPr="00BF3D27" w14:paraId="1C801C8F" w14:textId="77777777">
        <w:tc>
          <w:tcPr>
            <w:tcW w:w="1872" w:type="dxa"/>
            <w:tcBorders>
              <w:top w:val="single" w:sz="12" w:space="0" w:color="auto"/>
              <w:left w:val="nil"/>
              <w:bottom w:val="nil"/>
              <w:right w:val="nil"/>
            </w:tcBorders>
            <w:vAlign w:val="bottom"/>
          </w:tcPr>
          <w:p w14:paraId="5A1B71F3" w14:textId="77777777" w:rsidR="008B176D" w:rsidRPr="00BF3D27" w:rsidRDefault="008B176D">
            <w:pPr>
              <w:rPr>
                <w:rFonts w:cstheme="minorHAnsi"/>
              </w:rPr>
            </w:pPr>
            <w:r w:rsidRPr="00BF3D27">
              <w:rPr>
                <w:rFonts w:cstheme="minorHAnsi"/>
              </w:rPr>
              <w:t xml:space="preserve">  Face-to-Face</w:t>
            </w:r>
          </w:p>
        </w:tc>
        <w:tc>
          <w:tcPr>
            <w:tcW w:w="1872" w:type="dxa"/>
            <w:tcBorders>
              <w:top w:val="nil"/>
              <w:left w:val="nil"/>
              <w:bottom w:val="nil"/>
              <w:right w:val="nil"/>
            </w:tcBorders>
            <w:vAlign w:val="bottom"/>
          </w:tcPr>
          <w:p w14:paraId="69EF577C" w14:textId="77777777" w:rsidR="008B176D" w:rsidRPr="00BF3D27" w:rsidRDefault="008B176D">
            <w:pPr>
              <w:jc w:val="right"/>
              <w:rPr>
                <w:rFonts w:cstheme="minorHAnsi"/>
              </w:rPr>
            </w:pPr>
            <w:r w:rsidRPr="00BF3D27">
              <w:rPr>
                <w:rFonts w:cstheme="minorHAnsi"/>
              </w:rPr>
              <w:t>610 (55.8%)</w:t>
            </w:r>
          </w:p>
        </w:tc>
        <w:tc>
          <w:tcPr>
            <w:tcW w:w="1872" w:type="dxa"/>
            <w:tcBorders>
              <w:top w:val="nil"/>
              <w:left w:val="nil"/>
              <w:bottom w:val="nil"/>
              <w:right w:val="nil"/>
            </w:tcBorders>
            <w:vAlign w:val="bottom"/>
          </w:tcPr>
          <w:p w14:paraId="1DFC1294" w14:textId="77777777" w:rsidR="008B176D" w:rsidRPr="00BF3D27" w:rsidRDefault="008B176D">
            <w:pPr>
              <w:jc w:val="right"/>
              <w:rPr>
                <w:rFonts w:cstheme="minorHAnsi"/>
              </w:rPr>
            </w:pPr>
            <w:r w:rsidRPr="00BF3D27">
              <w:rPr>
                <w:rFonts w:cstheme="minorHAnsi"/>
              </w:rPr>
              <w:t>760 (53.7%)</w:t>
            </w:r>
          </w:p>
        </w:tc>
        <w:tc>
          <w:tcPr>
            <w:tcW w:w="1872" w:type="dxa"/>
            <w:tcBorders>
              <w:top w:val="nil"/>
              <w:left w:val="nil"/>
              <w:bottom w:val="nil"/>
              <w:right w:val="nil"/>
            </w:tcBorders>
            <w:vAlign w:val="bottom"/>
          </w:tcPr>
          <w:p w14:paraId="6A618C22" w14:textId="77777777" w:rsidR="008B176D" w:rsidRPr="00BF3D27" w:rsidRDefault="008B176D">
            <w:pPr>
              <w:jc w:val="right"/>
              <w:rPr>
                <w:rFonts w:cstheme="minorHAnsi"/>
              </w:rPr>
            </w:pPr>
            <w:r w:rsidRPr="00BF3D27">
              <w:rPr>
                <w:rFonts w:cstheme="minorHAnsi"/>
              </w:rPr>
              <w:t>969 (77.8%)</w:t>
            </w:r>
          </w:p>
        </w:tc>
        <w:tc>
          <w:tcPr>
            <w:tcW w:w="1872" w:type="dxa"/>
            <w:tcBorders>
              <w:top w:val="nil"/>
              <w:left w:val="nil"/>
              <w:bottom w:val="nil"/>
              <w:right w:val="nil"/>
            </w:tcBorders>
            <w:vAlign w:val="bottom"/>
          </w:tcPr>
          <w:p w14:paraId="3B49E26C" w14:textId="77777777" w:rsidR="008B176D" w:rsidRPr="00BF3D27" w:rsidRDefault="008B176D">
            <w:pPr>
              <w:jc w:val="right"/>
              <w:rPr>
                <w:rFonts w:cstheme="minorHAnsi"/>
              </w:rPr>
            </w:pPr>
            <w:r w:rsidRPr="00BF3D27">
              <w:rPr>
                <w:rFonts w:cstheme="minorHAnsi"/>
              </w:rPr>
              <w:t>2,339 (62.3%)</w:t>
            </w:r>
          </w:p>
        </w:tc>
      </w:tr>
      <w:tr w:rsidR="008B176D" w:rsidRPr="00BF3D27" w14:paraId="20403812" w14:textId="77777777">
        <w:tc>
          <w:tcPr>
            <w:tcW w:w="1872" w:type="dxa"/>
            <w:tcBorders>
              <w:top w:val="nil"/>
              <w:left w:val="nil"/>
              <w:bottom w:val="nil"/>
              <w:right w:val="nil"/>
            </w:tcBorders>
            <w:vAlign w:val="bottom"/>
          </w:tcPr>
          <w:p w14:paraId="79D44CD3" w14:textId="77777777" w:rsidR="008B176D" w:rsidRPr="00BF3D27" w:rsidRDefault="008B176D">
            <w:pPr>
              <w:rPr>
                <w:rFonts w:cstheme="minorHAnsi"/>
              </w:rPr>
            </w:pPr>
            <w:r w:rsidRPr="00BF3D27">
              <w:rPr>
                <w:rFonts w:cstheme="minorHAnsi"/>
              </w:rPr>
              <w:t xml:space="preserve">  Remote</w:t>
            </w:r>
          </w:p>
        </w:tc>
        <w:tc>
          <w:tcPr>
            <w:tcW w:w="1872" w:type="dxa"/>
            <w:tcBorders>
              <w:top w:val="nil"/>
              <w:left w:val="nil"/>
              <w:bottom w:val="nil"/>
              <w:right w:val="nil"/>
            </w:tcBorders>
            <w:vAlign w:val="bottom"/>
          </w:tcPr>
          <w:p w14:paraId="6094214D" w14:textId="77777777" w:rsidR="008B176D" w:rsidRPr="00BF3D27" w:rsidRDefault="008B176D">
            <w:pPr>
              <w:jc w:val="right"/>
              <w:rPr>
                <w:rFonts w:cstheme="minorHAnsi"/>
              </w:rPr>
            </w:pPr>
            <w:r w:rsidRPr="00BF3D27">
              <w:rPr>
                <w:rFonts w:cstheme="minorHAnsi"/>
              </w:rPr>
              <w:t>483 (44.2%)</w:t>
            </w:r>
          </w:p>
        </w:tc>
        <w:tc>
          <w:tcPr>
            <w:tcW w:w="1872" w:type="dxa"/>
            <w:tcBorders>
              <w:top w:val="nil"/>
              <w:left w:val="nil"/>
              <w:bottom w:val="nil"/>
              <w:right w:val="nil"/>
            </w:tcBorders>
            <w:vAlign w:val="bottom"/>
          </w:tcPr>
          <w:p w14:paraId="2DCE817B" w14:textId="77777777" w:rsidR="008B176D" w:rsidRPr="00BF3D27" w:rsidRDefault="008B176D">
            <w:pPr>
              <w:jc w:val="right"/>
              <w:rPr>
                <w:rFonts w:cstheme="minorHAnsi"/>
              </w:rPr>
            </w:pPr>
            <w:r w:rsidRPr="00BF3D27">
              <w:rPr>
                <w:rFonts w:cstheme="minorHAnsi"/>
              </w:rPr>
              <w:t>656 (46.3%)</w:t>
            </w:r>
          </w:p>
        </w:tc>
        <w:tc>
          <w:tcPr>
            <w:tcW w:w="1872" w:type="dxa"/>
            <w:tcBorders>
              <w:top w:val="nil"/>
              <w:left w:val="nil"/>
              <w:bottom w:val="nil"/>
              <w:right w:val="nil"/>
            </w:tcBorders>
            <w:vAlign w:val="bottom"/>
          </w:tcPr>
          <w:p w14:paraId="664A24D9" w14:textId="77777777" w:rsidR="008B176D" w:rsidRPr="00BF3D27" w:rsidRDefault="008B176D">
            <w:pPr>
              <w:jc w:val="right"/>
              <w:rPr>
                <w:rFonts w:cstheme="minorHAnsi"/>
              </w:rPr>
            </w:pPr>
            <w:r w:rsidRPr="00BF3D27">
              <w:rPr>
                <w:rFonts w:cstheme="minorHAnsi"/>
              </w:rPr>
              <w:t>276 (22.2%)</w:t>
            </w:r>
          </w:p>
        </w:tc>
        <w:tc>
          <w:tcPr>
            <w:tcW w:w="1872" w:type="dxa"/>
            <w:tcBorders>
              <w:top w:val="nil"/>
              <w:left w:val="nil"/>
              <w:bottom w:val="nil"/>
              <w:right w:val="nil"/>
            </w:tcBorders>
            <w:vAlign w:val="bottom"/>
          </w:tcPr>
          <w:p w14:paraId="45747884" w14:textId="77777777" w:rsidR="008B176D" w:rsidRPr="00BF3D27" w:rsidRDefault="008B176D">
            <w:pPr>
              <w:jc w:val="right"/>
              <w:rPr>
                <w:rFonts w:cstheme="minorHAnsi"/>
              </w:rPr>
            </w:pPr>
            <w:r w:rsidRPr="00BF3D27">
              <w:rPr>
                <w:rFonts w:cstheme="minorHAnsi"/>
              </w:rPr>
              <w:t>1,416 (37.7%)</w:t>
            </w:r>
          </w:p>
        </w:tc>
      </w:tr>
      <w:tr w:rsidR="008B176D" w:rsidRPr="00BF3D27" w14:paraId="3CA75985" w14:textId="77777777">
        <w:tc>
          <w:tcPr>
            <w:tcW w:w="1872" w:type="dxa"/>
            <w:tcBorders>
              <w:top w:val="nil"/>
              <w:left w:val="nil"/>
              <w:bottom w:val="single" w:sz="12" w:space="0" w:color="auto"/>
              <w:right w:val="nil"/>
            </w:tcBorders>
            <w:vAlign w:val="bottom"/>
          </w:tcPr>
          <w:p w14:paraId="5AB3D564" w14:textId="77777777" w:rsidR="008B176D" w:rsidRPr="00BF3D27" w:rsidRDefault="008B176D">
            <w:pPr>
              <w:rPr>
                <w:rFonts w:cstheme="minorHAnsi"/>
              </w:rPr>
            </w:pPr>
            <w:r w:rsidRPr="00BF3D27">
              <w:rPr>
                <w:rFonts w:cstheme="minorHAnsi"/>
              </w:rPr>
              <w:t>Survey Progress</w:t>
            </w:r>
          </w:p>
        </w:tc>
        <w:tc>
          <w:tcPr>
            <w:tcW w:w="1872" w:type="dxa"/>
            <w:tcBorders>
              <w:top w:val="nil"/>
              <w:left w:val="nil"/>
              <w:bottom w:val="nil"/>
              <w:right w:val="nil"/>
            </w:tcBorders>
          </w:tcPr>
          <w:p w14:paraId="400E48C7" w14:textId="77777777" w:rsidR="008B176D" w:rsidRPr="00BF3D27" w:rsidRDefault="008B176D">
            <w:pPr>
              <w:rPr>
                <w:rFonts w:cstheme="minorHAnsi"/>
              </w:rPr>
            </w:pPr>
          </w:p>
        </w:tc>
        <w:tc>
          <w:tcPr>
            <w:tcW w:w="1872" w:type="dxa"/>
            <w:tcBorders>
              <w:top w:val="nil"/>
              <w:left w:val="nil"/>
              <w:bottom w:val="nil"/>
              <w:right w:val="nil"/>
            </w:tcBorders>
          </w:tcPr>
          <w:p w14:paraId="7F0ABFE6" w14:textId="77777777" w:rsidR="008B176D" w:rsidRPr="00BF3D27" w:rsidRDefault="008B176D">
            <w:pPr>
              <w:rPr>
                <w:rFonts w:cstheme="minorHAnsi"/>
              </w:rPr>
            </w:pPr>
          </w:p>
        </w:tc>
        <w:tc>
          <w:tcPr>
            <w:tcW w:w="1872" w:type="dxa"/>
            <w:tcBorders>
              <w:top w:val="nil"/>
              <w:left w:val="nil"/>
              <w:bottom w:val="nil"/>
              <w:right w:val="nil"/>
            </w:tcBorders>
          </w:tcPr>
          <w:p w14:paraId="5A70D0F1" w14:textId="77777777" w:rsidR="008B176D" w:rsidRPr="00BF3D27" w:rsidRDefault="008B176D">
            <w:pPr>
              <w:rPr>
                <w:rFonts w:cstheme="minorHAnsi"/>
              </w:rPr>
            </w:pPr>
          </w:p>
        </w:tc>
        <w:tc>
          <w:tcPr>
            <w:tcW w:w="1872" w:type="dxa"/>
            <w:tcBorders>
              <w:top w:val="nil"/>
              <w:left w:val="nil"/>
              <w:bottom w:val="nil"/>
              <w:right w:val="nil"/>
            </w:tcBorders>
          </w:tcPr>
          <w:p w14:paraId="350C8717" w14:textId="77777777" w:rsidR="008B176D" w:rsidRPr="00BF3D27" w:rsidRDefault="008B176D">
            <w:pPr>
              <w:rPr>
                <w:rFonts w:cstheme="minorHAnsi"/>
              </w:rPr>
            </w:pPr>
          </w:p>
        </w:tc>
      </w:tr>
      <w:tr w:rsidR="008B176D" w:rsidRPr="00BF3D27" w14:paraId="1B8070FE" w14:textId="77777777">
        <w:tc>
          <w:tcPr>
            <w:tcW w:w="1872" w:type="dxa"/>
            <w:tcBorders>
              <w:top w:val="single" w:sz="12" w:space="0" w:color="auto"/>
              <w:left w:val="nil"/>
              <w:bottom w:val="nil"/>
              <w:right w:val="nil"/>
            </w:tcBorders>
            <w:vAlign w:val="bottom"/>
          </w:tcPr>
          <w:p w14:paraId="7B2206D3" w14:textId="77777777" w:rsidR="008B176D" w:rsidRPr="00BF3D27" w:rsidRDefault="008B176D">
            <w:pPr>
              <w:rPr>
                <w:rFonts w:cstheme="minorHAnsi"/>
              </w:rPr>
            </w:pPr>
            <w:r w:rsidRPr="00BF3D27">
              <w:rPr>
                <w:rFonts w:cstheme="minorHAnsi"/>
              </w:rPr>
              <w:t xml:space="preserve">  Not Completed</w:t>
            </w:r>
          </w:p>
        </w:tc>
        <w:tc>
          <w:tcPr>
            <w:tcW w:w="1872" w:type="dxa"/>
            <w:tcBorders>
              <w:top w:val="nil"/>
              <w:left w:val="nil"/>
              <w:bottom w:val="nil"/>
              <w:right w:val="nil"/>
            </w:tcBorders>
            <w:vAlign w:val="bottom"/>
          </w:tcPr>
          <w:p w14:paraId="636CBFBE" w14:textId="77777777" w:rsidR="008B176D" w:rsidRPr="00BF3D27" w:rsidRDefault="008B176D">
            <w:pPr>
              <w:jc w:val="right"/>
              <w:rPr>
                <w:rFonts w:cstheme="minorHAnsi"/>
              </w:rPr>
            </w:pPr>
            <w:r w:rsidRPr="00BF3D27">
              <w:rPr>
                <w:rFonts w:cstheme="minorHAnsi"/>
              </w:rPr>
              <w:t>572 (34.4%)</w:t>
            </w:r>
          </w:p>
        </w:tc>
        <w:tc>
          <w:tcPr>
            <w:tcW w:w="1872" w:type="dxa"/>
            <w:tcBorders>
              <w:top w:val="nil"/>
              <w:left w:val="nil"/>
              <w:bottom w:val="nil"/>
              <w:right w:val="nil"/>
            </w:tcBorders>
            <w:vAlign w:val="bottom"/>
          </w:tcPr>
          <w:p w14:paraId="5E04B5DC" w14:textId="77777777" w:rsidR="008B176D" w:rsidRPr="00BF3D27" w:rsidRDefault="008B176D">
            <w:pPr>
              <w:jc w:val="right"/>
              <w:rPr>
                <w:rFonts w:cstheme="minorHAnsi"/>
              </w:rPr>
            </w:pPr>
            <w:r w:rsidRPr="00BF3D27">
              <w:rPr>
                <w:rFonts w:cstheme="minorHAnsi"/>
              </w:rPr>
              <w:t>956 (40.3%)</w:t>
            </w:r>
          </w:p>
        </w:tc>
        <w:tc>
          <w:tcPr>
            <w:tcW w:w="1872" w:type="dxa"/>
            <w:tcBorders>
              <w:top w:val="nil"/>
              <w:left w:val="nil"/>
              <w:bottom w:val="nil"/>
              <w:right w:val="nil"/>
            </w:tcBorders>
            <w:vAlign w:val="bottom"/>
          </w:tcPr>
          <w:p w14:paraId="75C1B0F4" w14:textId="77777777" w:rsidR="008B176D" w:rsidRPr="00BF3D27" w:rsidRDefault="008B176D">
            <w:pPr>
              <w:jc w:val="right"/>
              <w:rPr>
                <w:rFonts w:cstheme="minorHAnsi"/>
              </w:rPr>
            </w:pPr>
            <w:r w:rsidRPr="00BF3D27">
              <w:rPr>
                <w:rFonts w:cstheme="minorHAnsi"/>
              </w:rPr>
              <w:t>834 (40.1%)</w:t>
            </w:r>
          </w:p>
        </w:tc>
        <w:tc>
          <w:tcPr>
            <w:tcW w:w="1872" w:type="dxa"/>
            <w:tcBorders>
              <w:top w:val="nil"/>
              <w:left w:val="nil"/>
              <w:bottom w:val="nil"/>
              <w:right w:val="nil"/>
            </w:tcBorders>
            <w:vAlign w:val="bottom"/>
          </w:tcPr>
          <w:p w14:paraId="22AE8065" w14:textId="77777777" w:rsidR="008B176D" w:rsidRPr="00BF3D27" w:rsidRDefault="008B176D">
            <w:pPr>
              <w:jc w:val="right"/>
              <w:rPr>
                <w:rFonts w:cstheme="minorHAnsi"/>
              </w:rPr>
            </w:pPr>
            <w:r w:rsidRPr="00BF3D27">
              <w:rPr>
                <w:rFonts w:cstheme="minorHAnsi"/>
              </w:rPr>
              <w:t>2,362 (38.6%)</w:t>
            </w:r>
          </w:p>
        </w:tc>
      </w:tr>
      <w:tr w:rsidR="008B176D" w:rsidRPr="00BF3D27" w14:paraId="48BA19BD" w14:textId="77777777">
        <w:tc>
          <w:tcPr>
            <w:tcW w:w="1872" w:type="dxa"/>
            <w:tcBorders>
              <w:top w:val="nil"/>
              <w:left w:val="nil"/>
              <w:bottom w:val="single" w:sz="12" w:space="0" w:color="auto"/>
              <w:right w:val="nil"/>
            </w:tcBorders>
            <w:vAlign w:val="bottom"/>
          </w:tcPr>
          <w:p w14:paraId="297B92FF" w14:textId="77777777" w:rsidR="008B176D" w:rsidRPr="00BF3D27" w:rsidRDefault="008B176D">
            <w:pPr>
              <w:rPr>
                <w:rFonts w:cstheme="minorHAnsi"/>
              </w:rPr>
            </w:pPr>
            <w:r w:rsidRPr="00BF3D27">
              <w:rPr>
                <w:rFonts w:cstheme="minorHAnsi"/>
              </w:rPr>
              <w:t xml:space="preserve">  Completed</w:t>
            </w:r>
          </w:p>
        </w:tc>
        <w:tc>
          <w:tcPr>
            <w:tcW w:w="1872" w:type="dxa"/>
            <w:tcBorders>
              <w:top w:val="nil"/>
              <w:left w:val="nil"/>
              <w:bottom w:val="single" w:sz="12" w:space="0" w:color="auto"/>
              <w:right w:val="nil"/>
            </w:tcBorders>
            <w:vAlign w:val="bottom"/>
          </w:tcPr>
          <w:p w14:paraId="04C3087F" w14:textId="77777777" w:rsidR="008B176D" w:rsidRPr="00BF3D27" w:rsidRDefault="008B176D">
            <w:pPr>
              <w:jc w:val="right"/>
              <w:rPr>
                <w:rFonts w:cstheme="minorHAnsi"/>
              </w:rPr>
            </w:pPr>
            <w:r w:rsidRPr="00BF3D27">
              <w:rPr>
                <w:rFonts w:cstheme="minorHAnsi"/>
              </w:rPr>
              <w:t>1,093 (65.6%)</w:t>
            </w:r>
          </w:p>
        </w:tc>
        <w:tc>
          <w:tcPr>
            <w:tcW w:w="1872" w:type="dxa"/>
            <w:tcBorders>
              <w:top w:val="nil"/>
              <w:left w:val="nil"/>
              <w:bottom w:val="single" w:sz="12" w:space="0" w:color="auto"/>
              <w:right w:val="nil"/>
            </w:tcBorders>
            <w:vAlign w:val="bottom"/>
          </w:tcPr>
          <w:p w14:paraId="4929AB08" w14:textId="77777777" w:rsidR="008B176D" w:rsidRPr="00BF3D27" w:rsidRDefault="008B176D">
            <w:pPr>
              <w:jc w:val="right"/>
              <w:rPr>
                <w:rFonts w:cstheme="minorHAnsi"/>
              </w:rPr>
            </w:pPr>
            <w:r w:rsidRPr="00BF3D27">
              <w:rPr>
                <w:rFonts w:cstheme="minorHAnsi"/>
              </w:rPr>
              <w:t>1,416 (59.7%)</w:t>
            </w:r>
          </w:p>
        </w:tc>
        <w:tc>
          <w:tcPr>
            <w:tcW w:w="1872" w:type="dxa"/>
            <w:tcBorders>
              <w:top w:val="nil"/>
              <w:left w:val="nil"/>
              <w:bottom w:val="single" w:sz="12" w:space="0" w:color="auto"/>
              <w:right w:val="nil"/>
            </w:tcBorders>
            <w:vAlign w:val="bottom"/>
          </w:tcPr>
          <w:p w14:paraId="5E9322E7" w14:textId="77777777" w:rsidR="008B176D" w:rsidRPr="00BF3D27" w:rsidRDefault="008B176D">
            <w:pPr>
              <w:jc w:val="right"/>
              <w:rPr>
                <w:rFonts w:cstheme="minorHAnsi"/>
              </w:rPr>
            </w:pPr>
            <w:r w:rsidRPr="00BF3D27">
              <w:rPr>
                <w:rFonts w:cstheme="minorHAnsi"/>
              </w:rPr>
              <w:t>1,246 (59.9%)</w:t>
            </w:r>
          </w:p>
        </w:tc>
        <w:tc>
          <w:tcPr>
            <w:tcW w:w="1872" w:type="dxa"/>
            <w:tcBorders>
              <w:top w:val="nil"/>
              <w:left w:val="nil"/>
              <w:bottom w:val="single" w:sz="12" w:space="0" w:color="auto"/>
              <w:right w:val="nil"/>
            </w:tcBorders>
            <w:vAlign w:val="bottom"/>
          </w:tcPr>
          <w:p w14:paraId="4DAEDF52" w14:textId="77777777" w:rsidR="008B176D" w:rsidRPr="00BF3D27" w:rsidRDefault="008B176D">
            <w:pPr>
              <w:jc w:val="right"/>
              <w:rPr>
                <w:rFonts w:cstheme="minorHAnsi"/>
              </w:rPr>
            </w:pPr>
            <w:r w:rsidRPr="00BF3D27">
              <w:rPr>
                <w:rFonts w:cstheme="minorHAnsi"/>
              </w:rPr>
              <w:t>3,755 (61.4%)</w:t>
            </w:r>
          </w:p>
        </w:tc>
      </w:tr>
    </w:tbl>
    <w:p w14:paraId="267A5668" w14:textId="77777777" w:rsidR="008B176D" w:rsidRPr="0035711B" w:rsidRDefault="008B176D" w:rsidP="008B176D">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data 2023 </w:t>
      </w:r>
    </w:p>
    <w:p w14:paraId="339232F8" w14:textId="33193E34" w:rsidR="008C08D3" w:rsidRPr="0035711B" w:rsidRDefault="008C08D3">
      <w:pPr>
        <w:rPr>
          <w:rFonts w:eastAsiaTheme="majorEastAsia" w:cstheme="minorHAnsi"/>
          <w:color w:val="2F5496" w:themeColor="accent1" w:themeShade="BF"/>
          <w:sz w:val="32"/>
          <w:szCs w:val="32"/>
        </w:rPr>
      </w:pPr>
      <w:r w:rsidRPr="0035711B">
        <w:rPr>
          <w:rFonts w:cstheme="minorHAnsi"/>
        </w:rPr>
        <w:br w:type="page"/>
      </w:r>
    </w:p>
    <w:p w14:paraId="6C712F51" w14:textId="666AE4E8" w:rsidR="007B79CF" w:rsidRPr="0035711B" w:rsidRDefault="00EB34C1" w:rsidP="007D3794">
      <w:pPr>
        <w:pStyle w:val="Heading1"/>
        <w:numPr>
          <w:ilvl w:val="0"/>
          <w:numId w:val="19"/>
        </w:numPr>
        <w:spacing w:after="240"/>
        <w:ind w:hanging="720"/>
        <w:rPr>
          <w:rFonts w:asciiTheme="minorHAnsi" w:hAnsiTheme="minorHAnsi" w:cstheme="minorHAnsi"/>
          <w:b/>
          <w:bCs/>
        </w:rPr>
      </w:pPr>
      <w:r w:rsidRPr="0035711B">
        <w:rPr>
          <w:rFonts w:asciiTheme="minorHAnsi" w:hAnsiTheme="minorHAnsi" w:cstheme="minorHAnsi"/>
          <w:b/>
          <w:bCs/>
        </w:rPr>
        <w:lastRenderedPageBreak/>
        <w:t xml:space="preserve">Results </w:t>
      </w:r>
    </w:p>
    <w:p w14:paraId="47E68424" w14:textId="08AF33BD" w:rsidR="00417E35" w:rsidRPr="00BF3D27" w:rsidRDefault="00440312" w:rsidP="00E92FC0">
      <w:pPr>
        <w:rPr>
          <w:rFonts w:cstheme="minorHAnsi"/>
          <w:sz w:val="24"/>
          <w:szCs w:val="24"/>
        </w:rPr>
      </w:pPr>
      <w:r w:rsidRPr="00BF3D27">
        <w:rPr>
          <w:rFonts w:cstheme="minorHAnsi"/>
          <w:sz w:val="24"/>
          <w:szCs w:val="24"/>
        </w:rPr>
        <w:t xml:space="preserve">In this section, the main </w:t>
      </w:r>
      <w:r w:rsidR="00E92FC0" w:rsidRPr="00BF3D27">
        <w:rPr>
          <w:rFonts w:cstheme="minorHAnsi"/>
          <w:sz w:val="24"/>
          <w:szCs w:val="24"/>
        </w:rPr>
        <w:t>result</w:t>
      </w:r>
      <w:r w:rsidRPr="00BF3D27">
        <w:rPr>
          <w:rFonts w:cstheme="minorHAnsi"/>
          <w:sz w:val="24"/>
          <w:szCs w:val="24"/>
        </w:rPr>
        <w:t xml:space="preserve"> of the study is presented by country. </w:t>
      </w:r>
    </w:p>
    <w:p w14:paraId="6F1A6834" w14:textId="113F2C2A" w:rsidR="00EB34C1" w:rsidRPr="0035711B" w:rsidRDefault="00EB34C1" w:rsidP="00500209">
      <w:pPr>
        <w:pStyle w:val="Heading1"/>
        <w:numPr>
          <w:ilvl w:val="1"/>
          <w:numId w:val="20"/>
        </w:numPr>
        <w:spacing w:after="240" w:line="276" w:lineRule="auto"/>
        <w:ind w:left="1134" w:hanging="1134"/>
        <w:rPr>
          <w:rFonts w:asciiTheme="minorHAnsi" w:hAnsiTheme="minorHAnsi" w:cstheme="minorHAnsi"/>
          <w:b/>
          <w:bCs/>
          <w:lang w:val="en-US"/>
        </w:rPr>
      </w:pPr>
      <w:r w:rsidRPr="0035711B">
        <w:rPr>
          <w:rFonts w:asciiTheme="minorHAnsi" w:hAnsiTheme="minorHAnsi" w:cstheme="minorHAnsi"/>
          <w:b/>
          <w:bCs/>
          <w:lang w:val="en-US"/>
        </w:rPr>
        <w:t>Myanmar</w:t>
      </w:r>
    </w:p>
    <w:p w14:paraId="736F7376" w14:textId="357AA8BC" w:rsidR="007A18F4" w:rsidRPr="0035711B" w:rsidRDefault="007B79CF" w:rsidP="00D52607">
      <w:pPr>
        <w:spacing w:line="276" w:lineRule="auto"/>
        <w:jc w:val="both"/>
        <w:rPr>
          <w:rFonts w:cstheme="minorHAnsi"/>
          <w:sz w:val="24"/>
          <w:szCs w:val="24"/>
        </w:rPr>
      </w:pPr>
      <w:r w:rsidRPr="0035711B">
        <w:rPr>
          <w:rFonts w:cstheme="minorHAnsi"/>
          <w:sz w:val="24"/>
          <w:szCs w:val="24"/>
        </w:rPr>
        <w:t>T</w:t>
      </w:r>
      <w:r w:rsidR="00B40870" w:rsidRPr="0035711B">
        <w:rPr>
          <w:rFonts w:cstheme="minorHAnsi"/>
          <w:sz w:val="24"/>
          <w:szCs w:val="24"/>
        </w:rPr>
        <w:t xml:space="preserve">he study in Myanmar was implemented among </w:t>
      </w:r>
      <w:r w:rsidR="00E86701" w:rsidRPr="0035711B">
        <w:rPr>
          <w:rFonts w:cstheme="minorHAnsi"/>
          <w:sz w:val="24"/>
          <w:szCs w:val="24"/>
        </w:rPr>
        <w:t xml:space="preserve">WFP </w:t>
      </w:r>
      <w:r w:rsidR="0073322E" w:rsidRPr="0035711B">
        <w:rPr>
          <w:rFonts w:cstheme="minorHAnsi"/>
          <w:sz w:val="24"/>
          <w:szCs w:val="24"/>
        </w:rPr>
        <w:t>beneficiaries (</w:t>
      </w:r>
      <w:r w:rsidR="00E86701" w:rsidRPr="0035711B">
        <w:rPr>
          <w:rFonts w:cstheme="minorHAnsi"/>
          <w:sz w:val="24"/>
          <w:szCs w:val="24"/>
        </w:rPr>
        <w:t>IDPs</w:t>
      </w:r>
      <w:r w:rsidR="0073322E" w:rsidRPr="0035711B">
        <w:rPr>
          <w:rFonts w:cstheme="minorHAnsi"/>
          <w:sz w:val="24"/>
          <w:szCs w:val="24"/>
        </w:rPr>
        <w:t xml:space="preserve">) in </w:t>
      </w:r>
      <w:r w:rsidR="00AF5FF8" w:rsidRPr="0035711B">
        <w:rPr>
          <w:rFonts w:cstheme="minorHAnsi"/>
          <w:sz w:val="24"/>
          <w:szCs w:val="24"/>
        </w:rPr>
        <w:t xml:space="preserve">the </w:t>
      </w:r>
      <w:r w:rsidR="00CA7074" w:rsidRPr="0035711B">
        <w:rPr>
          <w:rFonts w:cstheme="minorHAnsi"/>
          <w:sz w:val="24"/>
          <w:szCs w:val="24"/>
        </w:rPr>
        <w:t>Kachin and Shan regions</w:t>
      </w:r>
      <w:r w:rsidR="0073322E" w:rsidRPr="0035711B">
        <w:rPr>
          <w:rFonts w:cstheme="minorHAnsi"/>
          <w:sz w:val="24"/>
          <w:szCs w:val="24"/>
        </w:rPr>
        <w:t xml:space="preserve">. The key results of the study are </w:t>
      </w:r>
      <w:r w:rsidR="00CF00E0" w:rsidRPr="0035711B">
        <w:rPr>
          <w:rFonts w:cstheme="minorHAnsi"/>
          <w:sz w:val="24"/>
          <w:szCs w:val="24"/>
        </w:rPr>
        <w:t xml:space="preserve">presented below. </w:t>
      </w:r>
      <w:r w:rsidR="00991185" w:rsidRPr="0035711B">
        <w:rPr>
          <w:rFonts w:cstheme="minorHAnsi"/>
          <w:sz w:val="24"/>
          <w:szCs w:val="24"/>
        </w:rPr>
        <w:t xml:space="preserve">The total completed interviews </w:t>
      </w:r>
      <w:r w:rsidR="00FC69A7" w:rsidRPr="0035711B">
        <w:rPr>
          <w:rFonts w:cstheme="minorHAnsi"/>
          <w:sz w:val="24"/>
          <w:szCs w:val="24"/>
        </w:rPr>
        <w:t>in both modalities are presented Table 1</w:t>
      </w:r>
      <w:r w:rsidR="007C7793" w:rsidRPr="0035711B">
        <w:rPr>
          <w:rFonts w:cstheme="minorHAnsi"/>
          <w:sz w:val="24"/>
          <w:szCs w:val="24"/>
        </w:rPr>
        <w:t>.</w:t>
      </w:r>
    </w:p>
    <w:p w14:paraId="04B021D0" w14:textId="535C526E" w:rsidR="002F7F86" w:rsidRPr="00BF3D27" w:rsidRDefault="002F7F86" w:rsidP="004351B6">
      <w:pPr>
        <w:pStyle w:val="Caption"/>
        <w:keepNext/>
        <w:rPr>
          <w:rFonts w:cstheme="minorHAnsi"/>
          <w:i w:val="0"/>
          <w:iCs w:val="0"/>
          <w:sz w:val="24"/>
          <w:szCs w:val="24"/>
        </w:rPr>
      </w:pPr>
      <w:bookmarkStart w:id="3" w:name="_Toc147757578"/>
      <w:r w:rsidRPr="00BF3D27">
        <w:rPr>
          <w:rFonts w:cstheme="minorHAnsi"/>
          <w:i w:val="0"/>
          <w:iCs w:val="0"/>
          <w:sz w:val="24"/>
          <w:szCs w:val="24"/>
        </w:rPr>
        <w:t xml:space="preserve">Table </w:t>
      </w:r>
      <w:r w:rsidRPr="00BF3D27">
        <w:rPr>
          <w:rFonts w:cstheme="minorHAnsi"/>
          <w:i w:val="0"/>
          <w:iCs w:val="0"/>
          <w:sz w:val="24"/>
          <w:szCs w:val="24"/>
        </w:rPr>
        <w:fldChar w:fldCharType="begin"/>
      </w:r>
      <w:r w:rsidRPr="00BF3D27">
        <w:rPr>
          <w:rFonts w:cstheme="minorHAnsi"/>
          <w:i w:val="0"/>
          <w:iCs w:val="0"/>
          <w:sz w:val="24"/>
          <w:szCs w:val="24"/>
        </w:rPr>
        <w:instrText xml:space="preserve"> SEQ Table \* ARABIC </w:instrText>
      </w:r>
      <w:r w:rsidRPr="00BF3D27">
        <w:rPr>
          <w:rFonts w:cstheme="minorHAnsi"/>
          <w:i w:val="0"/>
          <w:iCs w:val="0"/>
          <w:sz w:val="24"/>
          <w:szCs w:val="24"/>
        </w:rPr>
        <w:fldChar w:fldCharType="separate"/>
      </w:r>
      <w:r w:rsidR="0052746E" w:rsidRPr="00BF3D27">
        <w:rPr>
          <w:rFonts w:cstheme="minorHAnsi"/>
          <w:i w:val="0"/>
          <w:iCs w:val="0"/>
          <w:noProof/>
          <w:sz w:val="24"/>
          <w:szCs w:val="24"/>
        </w:rPr>
        <w:t>3</w:t>
      </w:r>
      <w:r w:rsidRPr="00BF3D27">
        <w:rPr>
          <w:rFonts w:cstheme="minorHAnsi"/>
          <w:i w:val="0"/>
          <w:iCs w:val="0"/>
          <w:sz w:val="24"/>
          <w:szCs w:val="24"/>
        </w:rPr>
        <w:fldChar w:fldCharType="end"/>
      </w:r>
      <w:r w:rsidRPr="00BF3D27">
        <w:rPr>
          <w:rFonts w:cstheme="minorHAnsi"/>
          <w:i w:val="0"/>
          <w:iCs w:val="0"/>
          <w:sz w:val="24"/>
          <w:szCs w:val="24"/>
        </w:rPr>
        <w:t>: Interview completion by Modality</w:t>
      </w:r>
      <w:r w:rsidR="00D935AD" w:rsidRPr="00BF3D27">
        <w:rPr>
          <w:rFonts w:cstheme="minorHAnsi"/>
          <w:i w:val="0"/>
          <w:iCs w:val="0"/>
          <w:sz w:val="24"/>
          <w:szCs w:val="24"/>
        </w:rPr>
        <w:t xml:space="preserve"> (Myanmar)</w:t>
      </w:r>
      <w:bookmarkEnd w:id="3"/>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453"/>
        <w:gridCol w:w="850"/>
        <w:gridCol w:w="1134"/>
        <w:gridCol w:w="851"/>
        <w:gridCol w:w="1134"/>
        <w:gridCol w:w="1417"/>
      </w:tblGrid>
      <w:tr w:rsidR="00295813" w:rsidRPr="00BF3D27" w14:paraId="3EBBDD77" w14:textId="77777777" w:rsidTr="00AD13A1">
        <w:trPr>
          <w:trHeight w:val="562"/>
        </w:trPr>
        <w:tc>
          <w:tcPr>
            <w:tcW w:w="1803" w:type="dxa"/>
            <w:tcBorders>
              <w:top w:val="double" w:sz="6" w:space="0" w:color="auto"/>
              <w:bottom w:val="single" w:sz="12" w:space="0" w:color="auto"/>
            </w:tcBorders>
            <w:vAlign w:val="bottom"/>
          </w:tcPr>
          <w:p w14:paraId="66CD3115" w14:textId="77777777" w:rsidR="00BC7EB8" w:rsidRPr="0035711B" w:rsidRDefault="00BC7EB8">
            <w:pPr>
              <w:pStyle w:val="Heading2"/>
              <w:spacing w:line="276" w:lineRule="auto"/>
              <w:rPr>
                <w:rFonts w:asciiTheme="minorHAnsi" w:hAnsiTheme="minorHAnsi" w:cstheme="minorHAnsi"/>
                <w:color w:val="auto"/>
                <w:sz w:val="20"/>
                <w:szCs w:val="20"/>
              </w:rPr>
            </w:pPr>
          </w:p>
        </w:tc>
        <w:tc>
          <w:tcPr>
            <w:tcW w:w="1453" w:type="dxa"/>
            <w:tcBorders>
              <w:top w:val="double" w:sz="6" w:space="0" w:color="auto"/>
              <w:bottom w:val="single" w:sz="12" w:space="0" w:color="auto"/>
            </w:tcBorders>
            <w:vAlign w:val="bottom"/>
          </w:tcPr>
          <w:p w14:paraId="68E0DAC7"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Not Completed Count</w:t>
            </w:r>
          </w:p>
        </w:tc>
        <w:tc>
          <w:tcPr>
            <w:tcW w:w="850" w:type="dxa"/>
            <w:tcBorders>
              <w:top w:val="double" w:sz="6" w:space="0" w:color="auto"/>
              <w:bottom w:val="single" w:sz="12" w:space="0" w:color="auto"/>
            </w:tcBorders>
            <w:vAlign w:val="bottom"/>
          </w:tcPr>
          <w:p w14:paraId="1535F091"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Percent</w:t>
            </w:r>
          </w:p>
        </w:tc>
        <w:tc>
          <w:tcPr>
            <w:tcW w:w="1134" w:type="dxa"/>
            <w:tcBorders>
              <w:top w:val="double" w:sz="6" w:space="0" w:color="auto"/>
              <w:bottom w:val="single" w:sz="12" w:space="0" w:color="auto"/>
            </w:tcBorders>
            <w:vAlign w:val="bottom"/>
          </w:tcPr>
          <w:p w14:paraId="515AB035"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Completed Count</w:t>
            </w:r>
          </w:p>
        </w:tc>
        <w:tc>
          <w:tcPr>
            <w:tcW w:w="851" w:type="dxa"/>
            <w:tcBorders>
              <w:top w:val="double" w:sz="6" w:space="0" w:color="auto"/>
              <w:bottom w:val="single" w:sz="12" w:space="0" w:color="auto"/>
            </w:tcBorders>
            <w:vAlign w:val="bottom"/>
          </w:tcPr>
          <w:p w14:paraId="1F26D0AD"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Percent</w:t>
            </w:r>
          </w:p>
        </w:tc>
        <w:tc>
          <w:tcPr>
            <w:tcW w:w="1134" w:type="dxa"/>
            <w:tcBorders>
              <w:top w:val="double" w:sz="6" w:space="0" w:color="auto"/>
              <w:bottom w:val="single" w:sz="12" w:space="0" w:color="auto"/>
            </w:tcBorders>
            <w:vAlign w:val="bottom"/>
          </w:tcPr>
          <w:p w14:paraId="2F203425"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Total Count</w:t>
            </w:r>
          </w:p>
        </w:tc>
        <w:tc>
          <w:tcPr>
            <w:tcW w:w="1417" w:type="dxa"/>
            <w:tcBorders>
              <w:top w:val="double" w:sz="6" w:space="0" w:color="auto"/>
              <w:bottom w:val="single" w:sz="12" w:space="0" w:color="auto"/>
            </w:tcBorders>
            <w:vAlign w:val="bottom"/>
          </w:tcPr>
          <w:p w14:paraId="017D4B3C"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Percent</w:t>
            </w:r>
          </w:p>
        </w:tc>
      </w:tr>
      <w:tr w:rsidR="00295813" w:rsidRPr="00BF3D27" w14:paraId="26EBC908" w14:textId="77777777" w:rsidTr="00AD13A1">
        <w:tc>
          <w:tcPr>
            <w:tcW w:w="1803" w:type="dxa"/>
            <w:tcBorders>
              <w:top w:val="single" w:sz="12" w:space="0" w:color="auto"/>
            </w:tcBorders>
            <w:vAlign w:val="bottom"/>
          </w:tcPr>
          <w:p w14:paraId="482BFF90" w14:textId="77777777" w:rsidR="00BC7EB8" w:rsidRPr="0035711B" w:rsidRDefault="00BC7EB8">
            <w:pPr>
              <w:pStyle w:val="Heading2"/>
              <w:spacing w:line="276" w:lineRule="auto"/>
              <w:rPr>
                <w:rFonts w:asciiTheme="minorHAnsi" w:hAnsiTheme="minorHAnsi" w:cstheme="minorHAnsi"/>
                <w:color w:val="auto"/>
                <w:sz w:val="22"/>
                <w:szCs w:val="22"/>
              </w:rPr>
            </w:pPr>
            <w:r w:rsidRPr="0035711B">
              <w:rPr>
                <w:rFonts w:asciiTheme="minorHAnsi" w:hAnsiTheme="minorHAnsi" w:cstheme="minorHAnsi"/>
                <w:color w:val="auto"/>
                <w:sz w:val="22"/>
                <w:szCs w:val="22"/>
              </w:rPr>
              <w:t>Face2Face</w:t>
            </w:r>
          </w:p>
        </w:tc>
        <w:tc>
          <w:tcPr>
            <w:tcW w:w="1453" w:type="dxa"/>
            <w:tcBorders>
              <w:top w:val="single" w:sz="12" w:space="0" w:color="auto"/>
            </w:tcBorders>
            <w:vAlign w:val="bottom"/>
          </w:tcPr>
          <w:p w14:paraId="5AF81ABE" w14:textId="410DC9D5"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223</w:t>
            </w:r>
          </w:p>
        </w:tc>
        <w:tc>
          <w:tcPr>
            <w:tcW w:w="850" w:type="dxa"/>
            <w:tcBorders>
              <w:top w:val="single" w:sz="12" w:space="0" w:color="auto"/>
            </w:tcBorders>
            <w:vAlign w:val="bottom"/>
          </w:tcPr>
          <w:p w14:paraId="7B26C648" w14:textId="6A08C1DC"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27</w:t>
            </w:r>
          </w:p>
        </w:tc>
        <w:tc>
          <w:tcPr>
            <w:tcW w:w="1134" w:type="dxa"/>
            <w:tcBorders>
              <w:top w:val="single" w:sz="12" w:space="0" w:color="auto"/>
            </w:tcBorders>
            <w:vAlign w:val="bottom"/>
          </w:tcPr>
          <w:p w14:paraId="1991C181" w14:textId="3ADC6A9A"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610</w:t>
            </w:r>
          </w:p>
        </w:tc>
        <w:tc>
          <w:tcPr>
            <w:tcW w:w="851" w:type="dxa"/>
            <w:tcBorders>
              <w:top w:val="single" w:sz="12" w:space="0" w:color="auto"/>
            </w:tcBorders>
            <w:vAlign w:val="bottom"/>
          </w:tcPr>
          <w:p w14:paraId="07B92365" w14:textId="651A245E"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73</w:t>
            </w:r>
          </w:p>
        </w:tc>
        <w:tc>
          <w:tcPr>
            <w:tcW w:w="1134" w:type="dxa"/>
            <w:tcBorders>
              <w:top w:val="single" w:sz="12" w:space="0" w:color="auto"/>
            </w:tcBorders>
            <w:vAlign w:val="bottom"/>
          </w:tcPr>
          <w:p w14:paraId="648F8FA3" w14:textId="738B8AD4"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833</w:t>
            </w:r>
          </w:p>
        </w:tc>
        <w:tc>
          <w:tcPr>
            <w:tcW w:w="1417" w:type="dxa"/>
            <w:tcBorders>
              <w:top w:val="single" w:sz="12" w:space="0" w:color="auto"/>
            </w:tcBorders>
            <w:vAlign w:val="bottom"/>
          </w:tcPr>
          <w:p w14:paraId="72865806" w14:textId="77777777"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100</w:t>
            </w:r>
          </w:p>
        </w:tc>
      </w:tr>
      <w:tr w:rsidR="00295813" w:rsidRPr="00BF3D27" w14:paraId="10C9D586" w14:textId="77777777" w:rsidTr="00AD13A1">
        <w:tc>
          <w:tcPr>
            <w:tcW w:w="1803" w:type="dxa"/>
            <w:vAlign w:val="bottom"/>
          </w:tcPr>
          <w:p w14:paraId="3E8BEC48" w14:textId="77777777" w:rsidR="00BC7EB8" w:rsidRPr="0035711B" w:rsidRDefault="00BC7EB8">
            <w:pPr>
              <w:pStyle w:val="Heading2"/>
              <w:spacing w:line="276" w:lineRule="auto"/>
              <w:rPr>
                <w:rFonts w:asciiTheme="minorHAnsi" w:hAnsiTheme="minorHAnsi" w:cstheme="minorHAnsi"/>
                <w:color w:val="auto"/>
                <w:sz w:val="22"/>
                <w:szCs w:val="22"/>
              </w:rPr>
            </w:pPr>
            <w:r w:rsidRPr="0035711B">
              <w:rPr>
                <w:rFonts w:asciiTheme="minorHAnsi" w:hAnsiTheme="minorHAnsi" w:cstheme="minorHAnsi"/>
                <w:color w:val="auto"/>
                <w:sz w:val="22"/>
                <w:szCs w:val="22"/>
              </w:rPr>
              <w:t>Remote</w:t>
            </w:r>
          </w:p>
        </w:tc>
        <w:tc>
          <w:tcPr>
            <w:tcW w:w="1453" w:type="dxa"/>
            <w:vAlign w:val="bottom"/>
          </w:tcPr>
          <w:p w14:paraId="18F45EB9" w14:textId="6F02C552"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349</w:t>
            </w:r>
          </w:p>
        </w:tc>
        <w:tc>
          <w:tcPr>
            <w:tcW w:w="850" w:type="dxa"/>
            <w:vAlign w:val="bottom"/>
          </w:tcPr>
          <w:p w14:paraId="71E2AD81" w14:textId="4A2A85B2"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42</w:t>
            </w:r>
          </w:p>
        </w:tc>
        <w:tc>
          <w:tcPr>
            <w:tcW w:w="1134" w:type="dxa"/>
            <w:vAlign w:val="bottom"/>
          </w:tcPr>
          <w:p w14:paraId="202726F3" w14:textId="3325F1D8"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483</w:t>
            </w:r>
          </w:p>
        </w:tc>
        <w:tc>
          <w:tcPr>
            <w:tcW w:w="851" w:type="dxa"/>
            <w:vAlign w:val="bottom"/>
          </w:tcPr>
          <w:p w14:paraId="190E0023" w14:textId="3700CE3F"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58</w:t>
            </w:r>
          </w:p>
        </w:tc>
        <w:tc>
          <w:tcPr>
            <w:tcW w:w="1134" w:type="dxa"/>
            <w:vAlign w:val="bottom"/>
          </w:tcPr>
          <w:p w14:paraId="4927F99C" w14:textId="1A0DA128"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832</w:t>
            </w:r>
          </w:p>
        </w:tc>
        <w:tc>
          <w:tcPr>
            <w:tcW w:w="1417" w:type="dxa"/>
            <w:vAlign w:val="bottom"/>
          </w:tcPr>
          <w:p w14:paraId="1D9FA6AC" w14:textId="77777777"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100</w:t>
            </w:r>
          </w:p>
        </w:tc>
      </w:tr>
      <w:tr w:rsidR="00295813" w:rsidRPr="00BF3D27" w14:paraId="4FCAB71D" w14:textId="77777777" w:rsidTr="00AD13A1">
        <w:tc>
          <w:tcPr>
            <w:tcW w:w="1803" w:type="dxa"/>
            <w:tcBorders>
              <w:bottom w:val="single" w:sz="12" w:space="0" w:color="auto"/>
            </w:tcBorders>
            <w:vAlign w:val="bottom"/>
          </w:tcPr>
          <w:p w14:paraId="2A1142A2" w14:textId="77777777" w:rsidR="00BC7EB8" w:rsidRPr="0035711B" w:rsidRDefault="00BC7EB8">
            <w:pPr>
              <w:pStyle w:val="Heading2"/>
              <w:spacing w:line="276" w:lineRule="auto"/>
              <w:rPr>
                <w:rFonts w:asciiTheme="minorHAnsi" w:hAnsiTheme="minorHAnsi" w:cstheme="minorHAnsi"/>
                <w:color w:val="auto"/>
                <w:sz w:val="22"/>
                <w:szCs w:val="22"/>
              </w:rPr>
            </w:pPr>
            <w:r w:rsidRPr="0035711B">
              <w:rPr>
                <w:rFonts w:asciiTheme="minorHAnsi" w:hAnsiTheme="minorHAnsi" w:cstheme="minorHAnsi"/>
                <w:color w:val="auto"/>
                <w:sz w:val="22"/>
                <w:szCs w:val="22"/>
              </w:rPr>
              <w:t>Total</w:t>
            </w:r>
          </w:p>
        </w:tc>
        <w:tc>
          <w:tcPr>
            <w:tcW w:w="1453" w:type="dxa"/>
            <w:tcBorders>
              <w:bottom w:val="single" w:sz="12" w:space="0" w:color="auto"/>
            </w:tcBorders>
            <w:vAlign w:val="bottom"/>
          </w:tcPr>
          <w:p w14:paraId="7336093B" w14:textId="659E4B39"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572</w:t>
            </w:r>
          </w:p>
        </w:tc>
        <w:tc>
          <w:tcPr>
            <w:tcW w:w="850" w:type="dxa"/>
            <w:tcBorders>
              <w:bottom w:val="single" w:sz="12" w:space="0" w:color="auto"/>
            </w:tcBorders>
            <w:vAlign w:val="bottom"/>
          </w:tcPr>
          <w:p w14:paraId="7B0D081A" w14:textId="76F50F1D"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34</w:t>
            </w:r>
          </w:p>
        </w:tc>
        <w:tc>
          <w:tcPr>
            <w:tcW w:w="1134" w:type="dxa"/>
            <w:tcBorders>
              <w:bottom w:val="single" w:sz="12" w:space="0" w:color="auto"/>
            </w:tcBorders>
            <w:vAlign w:val="bottom"/>
          </w:tcPr>
          <w:p w14:paraId="3DFCCE66" w14:textId="2B6DD7EF"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1093</w:t>
            </w:r>
          </w:p>
        </w:tc>
        <w:tc>
          <w:tcPr>
            <w:tcW w:w="851" w:type="dxa"/>
            <w:tcBorders>
              <w:bottom w:val="single" w:sz="12" w:space="0" w:color="auto"/>
            </w:tcBorders>
            <w:vAlign w:val="bottom"/>
          </w:tcPr>
          <w:p w14:paraId="2686E9C3" w14:textId="13E8C0E6" w:rsidR="00BC7EB8" w:rsidRPr="0035711B" w:rsidRDefault="003617F6">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65</w:t>
            </w:r>
          </w:p>
        </w:tc>
        <w:tc>
          <w:tcPr>
            <w:tcW w:w="1134" w:type="dxa"/>
            <w:tcBorders>
              <w:bottom w:val="single" w:sz="12" w:space="0" w:color="auto"/>
            </w:tcBorders>
            <w:vAlign w:val="bottom"/>
          </w:tcPr>
          <w:p w14:paraId="20C294FD" w14:textId="2968AE5F" w:rsidR="00BC7EB8" w:rsidRPr="0035711B" w:rsidRDefault="003617F6">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1665</w:t>
            </w:r>
          </w:p>
        </w:tc>
        <w:tc>
          <w:tcPr>
            <w:tcW w:w="1417" w:type="dxa"/>
            <w:tcBorders>
              <w:bottom w:val="single" w:sz="12" w:space="0" w:color="auto"/>
            </w:tcBorders>
            <w:vAlign w:val="bottom"/>
          </w:tcPr>
          <w:p w14:paraId="63DA7BC2" w14:textId="77777777"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100</w:t>
            </w:r>
          </w:p>
        </w:tc>
      </w:tr>
    </w:tbl>
    <w:p w14:paraId="7ACDF73F" w14:textId="77777777" w:rsidR="003617F6" w:rsidRPr="0035711B" w:rsidRDefault="003617F6" w:rsidP="003617F6">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C5454BA" w14:textId="2F55096A" w:rsidR="008C4229" w:rsidRPr="0035711B" w:rsidRDefault="002D23A6" w:rsidP="00832E97">
      <w:pPr>
        <w:spacing w:before="240" w:line="276" w:lineRule="auto"/>
        <w:jc w:val="both"/>
        <w:rPr>
          <w:rFonts w:cstheme="minorHAnsi"/>
          <w:sz w:val="24"/>
          <w:szCs w:val="24"/>
        </w:rPr>
      </w:pPr>
      <w:r w:rsidRPr="0035711B">
        <w:rPr>
          <w:rFonts w:cstheme="minorHAnsi"/>
          <w:sz w:val="24"/>
          <w:szCs w:val="24"/>
        </w:rPr>
        <w:t xml:space="preserve">A total of </w:t>
      </w:r>
      <w:r w:rsidR="00EC7C59" w:rsidRPr="0035711B">
        <w:rPr>
          <w:rFonts w:cstheme="minorHAnsi"/>
          <w:sz w:val="24"/>
          <w:szCs w:val="24"/>
        </w:rPr>
        <w:t xml:space="preserve">610 </w:t>
      </w:r>
      <w:r w:rsidR="003576ED" w:rsidRPr="0035711B">
        <w:rPr>
          <w:rFonts w:cstheme="minorHAnsi"/>
          <w:sz w:val="24"/>
          <w:szCs w:val="24"/>
        </w:rPr>
        <w:t xml:space="preserve">(73%) </w:t>
      </w:r>
      <w:r w:rsidR="00EC7C59" w:rsidRPr="0035711B">
        <w:rPr>
          <w:rFonts w:cstheme="minorHAnsi"/>
          <w:sz w:val="24"/>
          <w:szCs w:val="24"/>
        </w:rPr>
        <w:t>household</w:t>
      </w:r>
      <w:r w:rsidRPr="0035711B">
        <w:rPr>
          <w:rFonts w:cstheme="minorHAnsi"/>
          <w:sz w:val="24"/>
          <w:szCs w:val="24"/>
        </w:rPr>
        <w:t xml:space="preserve"> interviews were completed for </w:t>
      </w:r>
      <w:r w:rsidR="00EC7C59" w:rsidRPr="0035711B">
        <w:rPr>
          <w:rFonts w:cstheme="minorHAnsi"/>
          <w:sz w:val="24"/>
          <w:szCs w:val="24"/>
        </w:rPr>
        <w:t xml:space="preserve">the </w:t>
      </w:r>
      <w:r w:rsidRPr="0035711B">
        <w:rPr>
          <w:rFonts w:cstheme="minorHAnsi"/>
          <w:sz w:val="24"/>
          <w:szCs w:val="24"/>
        </w:rPr>
        <w:t>face-to-face modality, while</w:t>
      </w:r>
      <w:r w:rsidR="00FB662F" w:rsidRPr="0035711B">
        <w:rPr>
          <w:rFonts w:cstheme="minorHAnsi"/>
          <w:sz w:val="24"/>
          <w:szCs w:val="24"/>
        </w:rPr>
        <w:t xml:space="preserve"> only 483</w:t>
      </w:r>
      <w:r w:rsidR="003576ED" w:rsidRPr="0035711B">
        <w:rPr>
          <w:rFonts w:cstheme="minorHAnsi"/>
          <w:sz w:val="24"/>
          <w:szCs w:val="24"/>
        </w:rPr>
        <w:t xml:space="preserve"> (58%)</w:t>
      </w:r>
      <w:r w:rsidR="00FB662F" w:rsidRPr="0035711B">
        <w:rPr>
          <w:rFonts w:cstheme="minorHAnsi"/>
          <w:sz w:val="24"/>
          <w:szCs w:val="24"/>
        </w:rPr>
        <w:t xml:space="preserve"> households were </w:t>
      </w:r>
      <w:r w:rsidR="00934CD5" w:rsidRPr="0035711B">
        <w:rPr>
          <w:rFonts w:cstheme="minorHAnsi"/>
          <w:sz w:val="24"/>
          <w:szCs w:val="24"/>
        </w:rPr>
        <w:t>successfully interviewed in the phone/remote modality.</w:t>
      </w:r>
      <w:r w:rsidR="003E6770" w:rsidRPr="0035711B">
        <w:rPr>
          <w:rFonts w:cstheme="minorHAnsi"/>
          <w:sz w:val="24"/>
          <w:szCs w:val="24"/>
        </w:rPr>
        <w:t xml:space="preserve"> A balancing text for the </w:t>
      </w:r>
      <w:r w:rsidR="00C27CA6" w:rsidRPr="0035711B">
        <w:rPr>
          <w:rFonts w:cstheme="minorHAnsi"/>
          <w:sz w:val="24"/>
          <w:szCs w:val="24"/>
        </w:rPr>
        <w:t>validity of the randomization results show that</w:t>
      </w:r>
      <w:r w:rsidR="007A5A49" w:rsidRPr="0035711B">
        <w:rPr>
          <w:rFonts w:cstheme="minorHAnsi"/>
          <w:sz w:val="24"/>
          <w:szCs w:val="24"/>
        </w:rPr>
        <w:t xml:space="preserve"> </w:t>
      </w:r>
      <w:r w:rsidR="00C27CA6" w:rsidRPr="0035711B">
        <w:rPr>
          <w:rFonts w:cstheme="minorHAnsi"/>
          <w:sz w:val="24"/>
          <w:szCs w:val="24"/>
        </w:rPr>
        <w:t>the</w:t>
      </w:r>
      <w:r w:rsidR="007A5A49" w:rsidRPr="0035711B">
        <w:rPr>
          <w:rFonts w:cstheme="minorHAnsi"/>
          <w:sz w:val="24"/>
          <w:szCs w:val="24"/>
        </w:rPr>
        <w:t xml:space="preserve"> </w:t>
      </w:r>
      <w:r w:rsidR="003033DA" w:rsidRPr="0035711B">
        <w:rPr>
          <w:rFonts w:cstheme="minorHAnsi"/>
          <w:sz w:val="24"/>
          <w:szCs w:val="24"/>
        </w:rPr>
        <w:t>baseline respondent/household</w:t>
      </w:r>
      <w:r w:rsidR="00A015B9" w:rsidRPr="0035711B">
        <w:rPr>
          <w:rFonts w:cstheme="minorHAnsi"/>
          <w:sz w:val="24"/>
          <w:szCs w:val="24"/>
        </w:rPr>
        <w:t xml:space="preserve"> </w:t>
      </w:r>
      <w:r w:rsidR="00536246" w:rsidRPr="0035711B">
        <w:rPr>
          <w:rFonts w:cstheme="minorHAnsi"/>
          <w:sz w:val="24"/>
          <w:szCs w:val="24"/>
        </w:rPr>
        <w:t>characteristics to be well balanced after</w:t>
      </w:r>
      <w:r w:rsidR="00A848CD" w:rsidRPr="0035711B">
        <w:rPr>
          <w:rFonts w:cstheme="minorHAnsi"/>
          <w:sz w:val="24"/>
          <w:szCs w:val="24"/>
        </w:rPr>
        <w:t xml:space="preserve"> randomization</w:t>
      </w:r>
      <w:r w:rsidR="00BE6CEB" w:rsidRPr="0035711B">
        <w:rPr>
          <w:rFonts w:cstheme="minorHAnsi"/>
          <w:sz w:val="24"/>
          <w:szCs w:val="24"/>
        </w:rPr>
        <w:t xml:space="preserve">. </w:t>
      </w:r>
      <w:r w:rsidR="00EE2FAC" w:rsidRPr="0035711B">
        <w:rPr>
          <w:rFonts w:cstheme="minorHAnsi"/>
          <w:sz w:val="24"/>
          <w:szCs w:val="24"/>
        </w:rPr>
        <w:t>Only differed in terms of the</w:t>
      </w:r>
      <w:r w:rsidR="00536246" w:rsidRPr="0035711B">
        <w:rPr>
          <w:rFonts w:cstheme="minorHAnsi"/>
          <w:sz w:val="24"/>
          <w:szCs w:val="24"/>
        </w:rPr>
        <w:t xml:space="preserve"> respondent</w:t>
      </w:r>
      <w:r w:rsidR="00EE2FAC" w:rsidRPr="0035711B">
        <w:rPr>
          <w:rFonts w:cstheme="minorHAnsi"/>
          <w:sz w:val="24"/>
          <w:szCs w:val="24"/>
        </w:rPr>
        <w:t xml:space="preserve"> age </w:t>
      </w:r>
      <w:r w:rsidR="00A97FC9" w:rsidRPr="0035711B">
        <w:rPr>
          <w:rFonts w:cstheme="minorHAnsi"/>
          <w:sz w:val="24"/>
          <w:szCs w:val="24"/>
        </w:rPr>
        <w:t xml:space="preserve">and </w:t>
      </w:r>
      <w:r w:rsidR="00067584" w:rsidRPr="0035711B">
        <w:rPr>
          <w:rFonts w:cstheme="minorHAnsi"/>
          <w:sz w:val="24"/>
          <w:szCs w:val="24"/>
        </w:rPr>
        <w:t>number of income sources reported by the household</w:t>
      </w:r>
      <w:r w:rsidR="004A4BA9" w:rsidRPr="0035711B">
        <w:rPr>
          <w:rFonts w:cstheme="minorHAnsi"/>
          <w:sz w:val="24"/>
          <w:szCs w:val="24"/>
        </w:rPr>
        <w:t>.</w:t>
      </w:r>
    </w:p>
    <w:p w14:paraId="34BBE14B" w14:textId="2C33F34A" w:rsidR="008C4229" w:rsidRPr="00BF3D27" w:rsidRDefault="008C4229" w:rsidP="00E87B74">
      <w:pPr>
        <w:rPr>
          <w:rFonts w:cstheme="minorHAnsi"/>
          <w:color w:val="2F5496" w:themeColor="accent1" w:themeShade="BF"/>
          <w:sz w:val="24"/>
          <w:szCs w:val="24"/>
        </w:rPr>
      </w:pPr>
      <w:bookmarkStart w:id="4" w:name="_Toc147757579"/>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Balance Table on Randomized Survey Modality Assignment</w:t>
      </w:r>
      <w:r w:rsidR="00D935AD" w:rsidRPr="00BF3D27">
        <w:rPr>
          <w:rFonts w:cstheme="minorHAnsi"/>
          <w:color w:val="2F5496" w:themeColor="accent1" w:themeShade="BF"/>
          <w:sz w:val="24"/>
          <w:szCs w:val="24"/>
        </w:rPr>
        <w:t xml:space="preserve"> (Myanmar)</w:t>
      </w:r>
      <w:bookmarkEnd w:id="4"/>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340F0F" w:rsidRPr="00BF3D27" w14:paraId="047C7BFB"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double" w:sz="6" w:space="0" w:color="auto"/>
              <w:bottom w:val="single" w:sz="12" w:space="0" w:color="auto"/>
            </w:tcBorders>
            <w:vAlign w:val="bottom"/>
          </w:tcPr>
          <w:p w14:paraId="2C9E5E90" w14:textId="6D5F6493" w:rsidR="008F666F" w:rsidRPr="0035711B" w:rsidRDefault="00340F0F" w:rsidP="001C5A9F">
            <w:pPr>
              <w:rPr>
                <w:rFonts w:cstheme="minorHAnsi"/>
                <w:sz w:val="20"/>
                <w:szCs w:val="20"/>
              </w:rPr>
            </w:pPr>
            <w:bookmarkStart w:id="5" w:name="_Hlk144727919"/>
            <w:r w:rsidRPr="0035711B">
              <w:rPr>
                <w:rFonts w:cstheme="minorHAnsi"/>
                <w:sz w:val="20"/>
                <w:szCs w:val="20"/>
              </w:rPr>
              <w:t>Variable</w:t>
            </w:r>
          </w:p>
        </w:tc>
        <w:tc>
          <w:tcPr>
            <w:tcW w:w="1276" w:type="dxa"/>
            <w:tcBorders>
              <w:top w:val="double" w:sz="6" w:space="0" w:color="auto"/>
              <w:bottom w:val="single" w:sz="12" w:space="0" w:color="auto"/>
            </w:tcBorders>
          </w:tcPr>
          <w:p w14:paraId="3D179581" w14:textId="64B740AD" w:rsidR="00340F0F" w:rsidRPr="0035711B" w:rsidRDefault="00340F0F" w:rsidP="00340F0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4CCF4117" w14:textId="297D22E7" w:rsidR="00340F0F" w:rsidRPr="0035711B" w:rsidRDefault="00340F0F" w:rsidP="00340F0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529E8457" w14:textId="4600F748" w:rsidR="008F666F" w:rsidRPr="0035711B" w:rsidRDefault="00340F0F"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double" w:sz="6" w:space="0" w:color="auto"/>
              <w:bottom w:val="single" w:sz="12" w:space="0" w:color="auto"/>
            </w:tcBorders>
          </w:tcPr>
          <w:p w14:paraId="5607F6CC" w14:textId="77777777" w:rsidR="008F666F" w:rsidRPr="0035711B" w:rsidRDefault="00961D20" w:rsidP="00961D2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0B79148E" w14:textId="77777777" w:rsidR="00961D20" w:rsidRPr="0035711B" w:rsidRDefault="00961D20" w:rsidP="00961D2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2647E921" w14:textId="77643420" w:rsidR="00961D20" w:rsidRPr="0035711B" w:rsidRDefault="00961D20"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w:t>
            </w:r>
            <w:r w:rsidR="00340F0F" w:rsidRPr="0035711B">
              <w:rPr>
                <w:rFonts w:cstheme="minorHAnsi"/>
                <w:sz w:val="20"/>
                <w:szCs w:val="20"/>
              </w:rPr>
              <w:t>/(SE)</w:t>
            </w:r>
          </w:p>
        </w:tc>
        <w:tc>
          <w:tcPr>
            <w:tcW w:w="1650" w:type="dxa"/>
            <w:tcBorders>
              <w:top w:val="double" w:sz="6" w:space="0" w:color="auto"/>
              <w:bottom w:val="single" w:sz="12" w:space="0" w:color="auto"/>
            </w:tcBorders>
          </w:tcPr>
          <w:p w14:paraId="18659A4F" w14:textId="77777777" w:rsidR="008F666F" w:rsidRPr="0035711B" w:rsidRDefault="004C65B3"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1B8196C" w14:textId="77777777" w:rsidR="00EB3546" w:rsidRPr="0035711B" w:rsidRDefault="00EB3546"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2FC76391" w14:textId="7B3F834D" w:rsidR="00EB3546" w:rsidRPr="0035711B" w:rsidRDefault="00EB3546"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653F69" w:rsidRPr="00BF3D27" w14:paraId="628950C5"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59ABE4D1" w14:textId="652D1B36" w:rsidR="004C65B3" w:rsidRPr="0035711B" w:rsidRDefault="00340F0F" w:rsidP="00492ED9">
            <w:pPr>
              <w:rPr>
                <w:rFonts w:cstheme="minorHAnsi"/>
                <w:b w:val="0"/>
                <w:bCs w:val="0"/>
                <w:sz w:val="20"/>
                <w:szCs w:val="20"/>
              </w:rPr>
            </w:pPr>
            <w:r w:rsidRPr="0035711B">
              <w:rPr>
                <w:rFonts w:cstheme="minorHAnsi"/>
                <w:b w:val="0"/>
                <w:bCs w:val="0"/>
                <w:sz w:val="20"/>
                <w:szCs w:val="20"/>
              </w:rPr>
              <w:t>Respondent Age</w:t>
            </w:r>
          </w:p>
        </w:tc>
        <w:tc>
          <w:tcPr>
            <w:tcW w:w="1276" w:type="dxa"/>
            <w:tcBorders>
              <w:top w:val="single" w:sz="12" w:space="0" w:color="auto"/>
              <w:bottom w:val="nil"/>
            </w:tcBorders>
          </w:tcPr>
          <w:p w14:paraId="6170821E" w14:textId="77777777" w:rsidR="004C65B3" w:rsidRPr="0035711B" w:rsidRDefault="00673710" w:rsidP="001C5A9F">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42.24</w:t>
            </w:r>
          </w:p>
          <w:p w14:paraId="3275FC2B" w14:textId="18C0FA94" w:rsidR="00673710" w:rsidRPr="0035711B" w:rsidRDefault="00673710" w:rsidP="001C5A9F">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(0.54)</w:t>
            </w:r>
          </w:p>
        </w:tc>
        <w:tc>
          <w:tcPr>
            <w:tcW w:w="1280" w:type="dxa"/>
            <w:tcBorders>
              <w:top w:val="single" w:sz="12" w:space="0" w:color="auto"/>
              <w:bottom w:val="nil"/>
            </w:tcBorders>
          </w:tcPr>
          <w:p w14:paraId="6C43F09D" w14:textId="77777777" w:rsidR="004C65B3" w:rsidRPr="0035711B" w:rsidRDefault="00B4265A"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38.26</w:t>
            </w:r>
          </w:p>
          <w:p w14:paraId="7357DA14" w14:textId="355EA477" w:rsidR="00B4265A" w:rsidRPr="0035711B" w:rsidRDefault="00B4265A" w:rsidP="001C5A9F">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(0.62)</w:t>
            </w:r>
          </w:p>
        </w:tc>
        <w:tc>
          <w:tcPr>
            <w:tcW w:w="1650" w:type="dxa"/>
            <w:tcBorders>
              <w:top w:val="single" w:sz="12" w:space="0" w:color="auto"/>
              <w:bottom w:val="nil"/>
            </w:tcBorders>
            <w:vAlign w:val="center"/>
          </w:tcPr>
          <w:p w14:paraId="0C563704" w14:textId="07876C94" w:rsidR="004C65B3" w:rsidRPr="0035711B" w:rsidRDefault="00B4265A"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3.98***</w:t>
            </w:r>
          </w:p>
        </w:tc>
      </w:tr>
      <w:tr w:rsidR="00340F0F" w:rsidRPr="00BF3D27" w14:paraId="4B453B1D"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2B3570AE" w14:textId="142A7011" w:rsidR="008F666F" w:rsidRPr="0035711B" w:rsidRDefault="006914F8" w:rsidP="001C5A9F">
            <w:pPr>
              <w:rPr>
                <w:rFonts w:cstheme="minorHAnsi"/>
                <w:b w:val="0"/>
                <w:bCs w:val="0"/>
                <w:sz w:val="20"/>
                <w:szCs w:val="20"/>
              </w:rPr>
            </w:pPr>
            <w:r w:rsidRPr="0035711B">
              <w:rPr>
                <w:rFonts w:cstheme="minorHAnsi"/>
                <w:b w:val="0"/>
                <w:bCs w:val="0"/>
                <w:sz w:val="20"/>
                <w:szCs w:val="20"/>
              </w:rPr>
              <w:t>Female Respondent</w:t>
            </w:r>
          </w:p>
        </w:tc>
        <w:tc>
          <w:tcPr>
            <w:tcW w:w="1276" w:type="dxa"/>
            <w:tcBorders>
              <w:top w:val="nil"/>
            </w:tcBorders>
          </w:tcPr>
          <w:p w14:paraId="1A157B7F" w14:textId="77777777" w:rsidR="008F666F" w:rsidRPr="0035711B" w:rsidRDefault="006914F8"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0.81</w:t>
            </w:r>
          </w:p>
          <w:p w14:paraId="3C309BDA" w14:textId="09313603" w:rsidR="006914F8" w:rsidRPr="0035711B" w:rsidRDefault="006914F8" w:rsidP="001C5A9F">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A530E5" w:rsidRPr="0035711B">
              <w:rPr>
                <w:rFonts w:cstheme="minorHAnsi"/>
                <w:sz w:val="20"/>
                <w:szCs w:val="20"/>
              </w:rPr>
              <w:t>0.02)</w:t>
            </w:r>
          </w:p>
        </w:tc>
        <w:tc>
          <w:tcPr>
            <w:tcW w:w="1280" w:type="dxa"/>
            <w:tcBorders>
              <w:top w:val="nil"/>
            </w:tcBorders>
          </w:tcPr>
          <w:p w14:paraId="2B7B759E" w14:textId="77777777" w:rsidR="008F666F" w:rsidRPr="0035711B" w:rsidRDefault="002734C6"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0.80</w:t>
            </w:r>
          </w:p>
          <w:p w14:paraId="2FD7CF77" w14:textId="310E8F83" w:rsidR="002734C6" w:rsidRPr="0035711B" w:rsidRDefault="002734C6" w:rsidP="001C5A9F">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650" w:type="dxa"/>
            <w:tcBorders>
              <w:top w:val="nil"/>
            </w:tcBorders>
            <w:vAlign w:val="center"/>
          </w:tcPr>
          <w:p w14:paraId="053ED6D6" w14:textId="56A5BBBA" w:rsidR="008F666F" w:rsidRPr="0035711B" w:rsidRDefault="006914F8" w:rsidP="00C73E0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0.01</w:t>
            </w:r>
          </w:p>
        </w:tc>
      </w:tr>
      <w:tr w:rsidR="002734C6" w:rsidRPr="00BF3D27" w14:paraId="18AB7384" w14:textId="77777777" w:rsidTr="00C73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tcPr>
          <w:p w14:paraId="657C13E9" w14:textId="1C66936D" w:rsidR="002734C6" w:rsidRPr="0035711B" w:rsidRDefault="00D8760F" w:rsidP="001C5A9F">
            <w:pPr>
              <w:rPr>
                <w:rFonts w:cstheme="minorHAnsi"/>
                <w:b w:val="0"/>
                <w:bCs w:val="0"/>
                <w:sz w:val="20"/>
                <w:szCs w:val="20"/>
              </w:rPr>
            </w:pPr>
            <w:r w:rsidRPr="0035711B">
              <w:rPr>
                <w:rFonts w:cstheme="minorHAnsi"/>
                <w:b w:val="0"/>
                <w:bCs w:val="0"/>
                <w:sz w:val="20"/>
                <w:szCs w:val="20"/>
              </w:rPr>
              <w:t>Head of Household Respondent</w:t>
            </w:r>
          </w:p>
        </w:tc>
        <w:tc>
          <w:tcPr>
            <w:tcW w:w="1276" w:type="dxa"/>
            <w:tcBorders>
              <w:bottom w:val="nil"/>
            </w:tcBorders>
          </w:tcPr>
          <w:p w14:paraId="586C565A" w14:textId="77777777" w:rsidR="002734C6"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0.42</w:t>
            </w:r>
          </w:p>
          <w:p w14:paraId="6414CE66" w14:textId="1DE9AB31" w:rsidR="00D8760F"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Borders>
              <w:bottom w:val="nil"/>
            </w:tcBorders>
          </w:tcPr>
          <w:p w14:paraId="1F5868F9" w14:textId="77777777" w:rsidR="002734C6"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0.35</w:t>
            </w:r>
          </w:p>
          <w:p w14:paraId="0D3F0975" w14:textId="2A9FE25B" w:rsidR="00D8760F"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w:t>
            </w:r>
            <w:r w:rsidR="00494AE5" w:rsidRPr="0035711B">
              <w:rPr>
                <w:rFonts w:cstheme="minorHAnsi"/>
                <w:sz w:val="20"/>
                <w:szCs w:val="20"/>
              </w:rPr>
              <w:t>02)</w:t>
            </w:r>
          </w:p>
        </w:tc>
        <w:tc>
          <w:tcPr>
            <w:tcW w:w="1650" w:type="dxa"/>
            <w:tcBorders>
              <w:bottom w:val="nil"/>
            </w:tcBorders>
            <w:vAlign w:val="center"/>
          </w:tcPr>
          <w:p w14:paraId="58C129FB" w14:textId="77777777" w:rsidR="002734C6" w:rsidRPr="0035711B" w:rsidRDefault="00494AE5"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0.07**</w:t>
            </w:r>
          </w:p>
          <w:p w14:paraId="465A7E48" w14:textId="23784A25" w:rsidR="00494AE5" w:rsidRPr="0035711B" w:rsidRDefault="00494AE5"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94AE5" w:rsidRPr="00BF3D27" w14:paraId="555EE8E9" w14:textId="77777777" w:rsidTr="00C73E09">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tcPr>
          <w:p w14:paraId="447CFC1D" w14:textId="333F95A7" w:rsidR="00494AE5" w:rsidRPr="0035711B" w:rsidRDefault="001C5A9F" w:rsidP="001C5A9F">
            <w:pPr>
              <w:rPr>
                <w:rFonts w:cstheme="minorHAnsi"/>
                <w:b w:val="0"/>
                <w:bCs w:val="0"/>
                <w:sz w:val="20"/>
                <w:szCs w:val="20"/>
              </w:rPr>
            </w:pPr>
            <w:r w:rsidRPr="0035711B">
              <w:rPr>
                <w:rFonts w:cstheme="minorHAnsi"/>
                <w:b w:val="0"/>
                <w:bCs w:val="0"/>
                <w:sz w:val="20"/>
                <w:szCs w:val="20"/>
              </w:rPr>
              <w:t>Household Size</w:t>
            </w:r>
          </w:p>
        </w:tc>
        <w:tc>
          <w:tcPr>
            <w:tcW w:w="1276" w:type="dxa"/>
            <w:tcBorders>
              <w:top w:val="nil"/>
              <w:bottom w:val="nil"/>
            </w:tcBorders>
          </w:tcPr>
          <w:p w14:paraId="471EF031" w14:textId="77777777" w:rsidR="00494AE5"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5.52</w:t>
            </w:r>
          </w:p>
          <w:p w14:paraId="09E0B490" w14:textId="416B3114" w:rsidR="005908DF"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(0.09)</w:t>
            </w:r>
          </w:p>
        </w:tc>
        <w:tc>
          <w:tcPr>
            <w:tcW w:w="1280" w:type="dxa"/>
            <w:tcBorders>
              <w:top w:val="nil"/>
              <w:bottom w:val="nil"/>
            </w:tcBorders>
          </w:tcPr>
          <w:p w14:paraId="65D4889A" w14:textId="77777777" w:rsidR="00494AE5"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5.49</w:t>
            </w:r>
          </w:p>
          <w:p w14:paraId="0C7BAB7E" w14:textId="2F3A1073" w:rsidR="005908DF"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(0.10)</w:t>
            </w:r>
          </w:p>
        </w:tc>
        <w:tc>
          <w:tcPr>
            <w:tcW w:w="1650" w:type="dxa"/>
            <w:tcBorders>
              <w:top w:val="nil"/>
              <w:bottom w:val="nil"/>
            </w:tcBorders>
            <w:vAlign w:val="center"/>
          </w:tcPr>
          <w:p w14:paraId="7F6EB692" w14:textId="1E162A07" w:rsidR="00494AE5" w:rsidRPr="0035711B" w:rsidRDefault="00061FF1" w:rsidP="00C73E0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r>
      <w:tr w:rsidR="00061FF1" w:rsidRPr="00BF3D27" w14:paraId="6216E9EA" w14:textId="77777777" w:rsidTr="00C73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2E9EC569" w14:textId="1AE756D4" w:rsidR="00061FF1" w:rsidRPr="0035711B" w:rsidRDefault="00045B6E" w:rsidP="001C5A9F">
            <w:pPr>
              <w:rPr>
                <w:rFonts w:cstheme="minorHAnsi"/>
                <w:b w:val="0"/>
                <w:sz w:val="20"/>
                <w:szCs w:val="20"/>
              </w:rPr>
            </w:pPr>
            <w:r w:rsidRPr="0035711B">
              <w:rPr>
                <w:rFonts w:cstheme="minorHAnsi"/>
                <w:b w:val="0"/>
                <w:sz w:val="20"/>
                <w:szCs w:val="20"/>
              </w:rPr>
              <w:t xml:space="preserve">Number of </w:t>
            </w:r>
            <w:r w:rsidR="00653F69" w:rsidRPr="0035711B">
              <w:rPr>
                <w:rFonts w:cstheme="minorHAnsi"/>
                <w:b w:val="0"/>
                <w:sz w:val="20"/>
                <w:szCs w:val="20"/>
              </w:rPr>
              <w:t>household members contributing to income</w:t>
            </w:r>
          </w:p>
        </w:tc>
        <w:tc>
          <w:tcPr>
            <w:tcW w:w="1276" w:type="dxa"/>
            <w:tcBorders>
              <w:top w:val="nil"/>
            </w:tcBorders>
          </w:tcPr>
          <w:p w14:paraId="240BCE0F" w14:textId="77777777" w:rsidR="00061FF1"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1.41</w:t>
            </w:r>
          </w:p>
          <w:p w14:paraId="1C081F58" w14:textId="188D4D46" w:rsidR="00C86C4B"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top w:val="nil"/>
            </w:tcBorders>
          </w:tcPr>
          <w:p w14:paraId="738DBE21" w14:textId="77777777" w:rsidR="00061FF1"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1.41</w:t>
            </w:r>
          </w:p>
          <w:p w14:paraId="7EA73068" w14:textId="040B6652" w:rsidR="00C86C4B"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(0.04)</w:t>
            </w:r>
          </w:p>
        </w:tc>
        <w:tc>
          <w:tcPr>
            <w:tcW w:w="1650" w:type="dxa"/>
            <w:tcBorders>
              <w:top w:val="nil"/>
            </w:tcBorders>
            <w:vAlign w:val="center"/>
          </w:tcPr>
          <w:p w14:paraId="6EF903E2" w14:textId="177DD431" w:rsidR="00061FF1" w:rsidRPr="0035711B" w:rsidRDefault="00C86C4B"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0.00</w:t>
            </w:r>
          </w:p>
        </w:tc>
      </w:tr>
      <w:tr w:rsidR="001C75E1" w:rsidRPr="00BF3D27" w14:paraId="5B82CCFE" w14:textId="77777777" w:rsidTr="00491784">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tcPr>
          <w:p w14:paraId="475B1073" w14:textId="63496248" w:rsidR="001C75E1" w:rsidRPr="0035711B" w:rsidRDefault="00962E90" w:rsidP="001C5A9F">
            <w:pPr>
              <w:rPr>
                <w:rFonts w:cstheme="minorHAnsi"/>
                <w:b w:val="0"/>
                <w:sz w:val="20"/>
                <w:szCs w:val="20"/>
              </w:rPr>
            </w:pPr>
            <w:r w:rsidRPr="0035711B">
              <w:rPr>
                <w:rFonts w:cstheme="minorHAnsi"/>
                <w:b w:val="0"/>
                <w:sz w:val="20"/>
                <w:szCs w:val="20"/>
              </w:rPr>
              <w:t xml:space="preserve">Number of </w:t>
            </w:r>
            <w:r w:rsidR="00155D5F" w:rsidRPr="0035711B">
              <w:rPr>
                <w:rFonts w:cstheme="minorHAnsi"/>
                <w:b w:val="0"/>
                <w:sz w:val="20"/>
                <w:szCs w:val="20"/>
              </w:rPr>
              <w:t>household income sources</w:t>
            </w:r>
          </w:p>
        </w:tc>
        <w:tc>
          <w:tcPr>
            <w:tcW w:w="1276" w:type="dxa"/>
            <w:tcBorders>
              <w:bottom w:val="single" w:sz="12" w:space="0" w:color="auto"/>
            </w:tcBorders>
          </w:tcPr>
          <w:p w14:paraId="1A05722C" w14:textId="77777777" w:rsidR="001C75E1"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1.8</w:t>
            </w:r>
          </w:p>
          <w:p w14:paraId="0B92F368" w14:textId="7871B894" w:rsidR="00155D5F"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bottom w:val="single" w:sz="12" w:space="0" w:color="auto"/>
            </w:tcBorders>
          </w:tcPr>
          <w:p w14:paraId="006B16F6" w14:textId="77777777" w:rsidR="001C75E1"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1.24</w:t>
            </w:r>
          </w:p>
          <w:p w14:paraId="1F909847" w14:textId="475E3527" w:rsidR="00155D5F"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135967" w:rsidRPr="0035711B">
              <w:rPr>
                <w:rFonts w:cstheme="minorHAnsi"/>
                <w:sz w:val="20"/>
                <w:szCs w:val="20"/>
              </w:rPr>
              <w:t>0.03)</w:t>
            </w:r>
          </w:p>
        </w:tc>
        <w:tc>
          <w:tcPr>
            <w:tcW w:w="1650" w:type="dxa"/>
            <w:tcBorders>
              <w:bottom w:val="single" w:sz="12" w:space="0" w:color="auto"/>
            </w:tcBorders>
            <w:vAlign w:val="center"/>
          </w:tcPr>
          <w:p w14:paraId="092E97D0" w14:textId="61782BFC" w:rsidR="001C75E1" w:rsidRPr="0035711B" w:rsidRDefault="00135967" w:rsidP="00C73E0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r>
      <w:tr w:rsidR="00061FF1" w:rsidRPr="00BF3D27" w14:paraId="7ECBBA2F" w14:textId="77777777" w:rsidTr="00491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tcPr>
          <w:p w14:paraId="4EA1F868" w14:textId="481EEDF1" w:rsidR="00061FF1" w:rsidRPr="0035711B" w:rsidRDefault="00CC20B6" w:rsidP="001C5A9F">
            <w:pPr>
              <w:rPr>
                <w:rFonts w:cstheme="minorHAnsi"/>
                <w:bCs w:val="0"/>
                <w:sz w:val="20"/>
                <w:szCs w:val="20"/>
              </w:rPr>
            </w:pPr>
            <w:r w:rsidRPr="0035711B">
              <w:rPr>
                <w:rFonts w:cstheme="minorHAnsi"/>
                <w:bCs w:val="0"/>
                <w:sz w:val="20"/>
                <w:szCs w:val="20"/>
              </w:rPr>
              <w:t>N</w:t>
            </w:r>
          </w:p>
        </w:tc>
        <w:tc>
          <w:tcPr>
            <w:tcW w:w="1276" w:type="dxa"/>
            <w:tcBorders>
              <w:top w:val="single" w:sz="12" w:space="0" w:color="auto"/>
              <w:bottom w:val="single" w:sz="12" w:space="0" w:color="auto"/>
            </w:tcBorders>
          </w:tcPr>
          <w:p w14:paraId="36C39F73" w14:textId="3022B48A" w:rsidR="00061FF1" w:rsidRPr="0035711B" w:rsidRDefault="00CC20B6" w:rsidP="00673710">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35711B">
              <w:rPr>
                <w:rFonts w:cstheme="minorHAnsi"/>
                <w:b/>
                <w:sz w:val="20"/>
                <w:szCs w:val="20"/>
              </w:rPr>
              <w:t>610</w:t>
            </w:r>
          </w:p>
        </w:tc>
        <w:tc>
          <w:tcPr>
            <w:tcW w:w="1280" w:type="dxa"/>
            <w:tcBorders>
              <w:top w:val="single" w:sz="12" w:space="0" w:color="auto"/>
              <w:bottom w:val="single" w:sz="12" w:space="0" w:color="auto"/>
            </w:tcBorders>
          </w:tcPr>
          <w:p w14:paraId="09C8C750" w14:textId="5CDC1F1D" w:rsidR="00061FF1" w:rsidRPr="0035711B" w:rsidRDefault="00962E90" w:rsidP="00673710">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35711B">
              <w:rPr>
                <w:rFonts w:cstheme="minorHAnsi"/>
                <w:b/>
                <w:sz w:val="20"/>
                <w:szCs w:val="20"/>
              </w:rPr>
              <w:t>483</w:t>
            </w:r>
          </w:p>
        </w:tc>
        <w:tc>
          <w:tcPr>
            <w:tcW w:w="1650" w:type="dxa"/>
            <w:tcBorders>
              <w:top w:val="single" w:sz="12" w:space="0" w:color="auto"/>
              <w:bottom w:val="single" w:sz="12" w:space="0" w:color="auto"/>
            </w:tcBorders>
          </w:tcPr>
          <w:p w14:paraId="7692F4F1" w14:textId="3859804C" w:rsidR="00061FF1" w:rsidRPr="0035711B" w:rsidRDefault="00962E90" w:rsidP="00673710">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35711B">
              <w:rPr>
                <w:rFonts w:cstheme="minorHAnsi"/>
                <w:b/>
                <w:sz w:val="20"/>
                <w:szCs w:val="20"/>
              </w:rPr>
              <w:t>1093</w:t>
            </w:r>
          </w:p>
        </w:tc>
      </w:tr>
    </w:tbl>
    <w:bookmarkEnd w:id="5"/>
    <w:p w14:paraId="278153FC" w14:textId="77777777" w:rsidR="00BF738F" w:rsidRPr="0035711B" w:rsidRDefault="00AA45D2" w:rsidP="00D32C2E">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ED7C4AD" w14:textId="173D5F73" w:rsidR="0027343F" w:rsidRPr="0035711B" w:rsidRDefault="00135967" w:rsidP="00D52607">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w:t>
      </w:r>
      <w:r w:rsidR="00821D99" w:rsidRPr="0035711B">
        <w:rPr>
          <w:rFonts w:cstheme="minorHAnsi"/>
          <w:sz w:val="18"/>
          <w:szCs w:val="18"/>
        </w:rPr>
        <w:t xml:space="preserve"> * p&lt;0.10, ** p&lt;0.05, </w:t>
      </w:r>
      <w:r w:rsidR="00827AF7" w:rsidRPr="0035711B">
        <w:rPr>
          <w:rFonts w:cstheme="minorHAnsi"/>
          <w:sz w:val="18"/>
          <w:szCs w:val="18"/>
        </w:rPr>
        <w:t>*** p&lt;0.01</w:t>
      </w:r>
      <w:r w:rsidRPr="0035711B">
        <w:rPr>
          <w:rFonts w:cstheme="minorHAnsi"/>
          <w:sz w:val="18"/>
          <w:szCs w:val="18"/>
        </w:rPr>
        <w:t xml:space="preserve"> </w:t>
      </w:r>
    </w:p>
    <w:p w14:paraId="62DF623B" w14:textId="4FF84020" w:rsidR="007C28B5" w:rsidRPr="0035711B" w:rsidRDefault="00536246" w:rsidP="00D52607">
      <w:pPr>
        <w:spacing w:line="276" w:lineRule="auto"/>
        <w:jc w:val="both"/>
        <w:rPr>
          <w:rFonts w:cstheme="minorHAnsi"/>
          <w:sz w:val="24"/>
          <w:szCs w:val="24"/>
        </w:rPr>
      </w:pPr>
      <w:r w:rsidRPr="0035711B">
        <w:rPr>
          <w:rFonts w:cstheme="minorHAnsi"/>
          <w:sz w:val="24"/>
          <w:szCs w:val="24"/>
        </w:rPr>
        <w:t xml:space="preserve">The observed </w:t>
      </w:r>
      <w:r w:rsidR="00BA6156" w:rsidRPr="0035711B">
        <w:rPr>
          <w:rFonts w:cstheme="minorHAnsi"/>
          <w:sz w:val="24"/>
          <w:szCs w:val="24"/>
        </w:rPr>
        <w:t xml:space="preserve">differences however </w:t>
      </w:r>
      <w:r w:rsidR="00C06DDA" w:rsidRPr="0035711B">
        <w:rPr>
          <w:rFonts w:cstheme="minorHAnsi"/>
          <w:sz w:val="24"/>
          <w:szCs w:val="24"/>
        </w:rPr>
        <w:t>do</w:t>
      </w:r>
      <w:r w:rsidR="00BA6156" w:rsidRPr="0035711B">
        <w:rPr>
          <w:rFonts w:cstheme="minorHAnsi"/>
          <w:sz w:val="24"/>
          <w:szCs w:val="24"/>
        </w:rPr>
        <w:t xml:space="preserve"> not affect the </w:t>
      </w:r>
      <w:r w:rsidR="00BD0B9A" w:rsidRPr="0035711B">
        <w:rPr>
          <w:rFonts w:cstheme="minorHAnsi"/>
          <w:sz w:val="24"/>
          <w:szCs w:val="24"/>
        </w:rPr>
        <w:t xml:space="preserve">validity of our randomization given </w:t>
      </w:r>
      <w:r w:rsidR="00575713" w:rsidRPr="0035711B">
        <w:rPr>
          <w:rFonts w:cstheme="minorHAnsi"/>
          <w:sz w:val="24"/>
          <w:szCs w:val="24"/>
        </w:rPr>
        <w:t xml:space="preserve">the team ensured </w:t>
      </w:r>
      <w:r w:rsidR="00A20808" w:rsidRPr="0035711B">
        <w:rPr>
          <w:rFonts w:cstheme="minorHAnsi"/>
          <w:sz w:val="24"/>
          <w:szCs w:val="24"/>
        </w:rPr>
        <w:t xml:space="preserve">strict </w:t>
      </w:r>
      <w:r w:rsidR="009D0392" w:rsidRPr="0035711B">
        <w:rPr>
          <w:rFonts w:cstheme="minorHAnsi"/>
          <w:sz w:val="24"/>
          <w:szCs w:val="24"/>
        </w:rPr>
        <w:t>randomization of the sample</w:t>
      </w:r>
      <w:r w:rsidR="00A20808" w:rsidRPr="0035711B">
        <w:rPr>
          <w:rFonts w:cstheme="minorHAnsi"/>
          <w:sz w:val="24"/>
          <w:szCs w:val="24"/>
        </w:rPr>
        <w:t xml:space="preserve"> from listing through to the assignment of the </w:t>
      </w:r>
      <w:r w:rsidR="00735E50" w:rsidRPr="0035711B">
        <w:rPr>
          <w:rFonts w:cstheme="minorHAnsi"/>
          <w:sz w:val="24"/>
          <w:szCs w:val="24"/>
        </w:rPr>
        <w:t xml:space="preserve">modality </w:t>
      </w:r>
      <w:r w:rsidR="00735E50" w:rsidRPr="0035711B">
        <w:rPr>
          <w:rFonts w:cstheme="minorHAnsi"/>
          <w:sz w:val="24"/>
          <w:szCs w:val="24"/>
        </w:rPr>
        <w:lastRenderedPageBreak/>
        <w:t>and length of questionnaire</w:t>
      </w:r>
      <w:r w:rsidR="009D0392" w:rsidRPr="0035711B">
        <w:rPr>
          <w:rFonts w:cstheme="minorHAnsi"/>
          <w:sz w:val="24"/>
          <w:szCs w:val="24"/>
        </w:rPr>
        <w:t>.</w:t>
      </w:r>
      <w:r w:rsidR="004E631A" w:rsidRPr="0035711B">
        <w:rPr>
          <w:rFonts w:cstheme="minorHAnsi"/>
          <w:sz w:val="24"/>
          <w:szCs w:val="24"/>
        </w:rPr>
        <w:t xml:space="preserve"> In the next section, we present the</w:t>
      </w:r>
      <w:r w:rsidR="00C805AB" w:rsidRPr="0035711B">
        <w:rPr>
          <w:rFonts w:cstheme="minorHAnsi"/>
          <w:sz w:val="24"/>
          <w:szCs w:val="24"/>
        </w:rPr>
        <w:t xml:space="preserve"> basic food security</w:t>
      </w:r>
      <w:r w:rsidR="004E631A" w:rsidRPr="0035711B">
        <w:rPr>
          <w:rFonts w:cstheme="minorHAnsi"/>
          <w:sz w:val="24"/>
          <w:szCs w:val="24"/>
        </w:rPr>
        <w:t xml:space="preserve"> results</w:t>
      </w:r>
      <w:r w:rsidR="00C805AB" w:rsidRPr="0035711B">
        <w:rPr>
          <w:rFonts w:cstheme="minorHAnsi"/>
          <w:sz w:val="24"/>
          <w:szCs w:val="24"/>
        </w:rPr>
        <w:t xml:space="preserve"> </w:t>
      </w:r>
      <w:r w:rsidR="00C06DDA" w:rsidRPr="0035711B">
        <w:rPr>
          <w:rFonts w:cstheme="minorHAnsi"/>
          <w:sz w:val="24"/>
          <w:szCs w:val="24"/>
        </w:rPr>
        <w:t>by modality.</w:t>
      </w:r>
    </w:p>
    <w:p w14:paraId="3DDB9CE0" w14:textId="0F0A4275" w:rsidR="00827AF7" w:rsidRPr="0035711B" w:rsidRDefault="003A19CF"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 xml:space="preserve">Comparison of the results between </w:t>
      </w:r>
      <w:r w:rsidR="00A95F0D" w:rsidRPr="0035711B">
        <w:rPr>
          <w:rFonts w:asciiTheme="minorHAnsi" w:hAnsiTheme="minorHAnsi" w:cstheme="minorHAnsi"/>
          <w:b/>
          <w:bCs/>
        </w:rPr>
        <w:t>CARI and rCARI-Myanmar</w:t>
      </w:r>
    </w:p>
    <w:p w14:paraId="27AB63F1" w14:textId="4234C25C" w:rsidR="00C97D88" w:rsidRPr="0035711B" w:rsidRDefault="004B7618" w:rsidP="00D52607">
      <w:pPr>
        <w:spacing w:line="276" w:lineRule="auto"/>
        <w:jc w:val="both"/>
        <w:rPr>
          <w:rFonts w:cstheme="minorHAnsi"/>
          <w:sz w:val="24"/>
          <w:szCs w:val="24"/>
        </w:rPr>
      </w:pPr>
      <w:r w:rsidRPr="0035711B">
        <w:rPr>
          <w:rFonts w:cstheme="minorHAnsi"/>
          <w:sz w:val="24"/>
          <w:szCs w:val="24"/>
        </w:rPr>
        <w:t>T</w:t>
      </w:r>
      <w:r w:rsidR="00A218DE" w:rsidRPr="0035711B">
        <w:rPr>
          <w:rFonts w:cstheme="minorHAnsi"/>
          <w:sz w:val="24"/>
          <w:szCs w:val="24"/>
        </w:rPr>
        <w:t xml:space="preserve">he </w:t>
      </w:r>
      <w:r w:rsidR="0017726A" w:rsidRPr="0035711B">
        <w:rPr>
          <w:rFonts w:cstheme="minorHAnsi"/>
          <w:sz w:val="24"/>
          <w:szCs w:val="24"/>
        </w:rPr>
        <w:t>main food security classification a</w:t>
      </w:r>
      <w:r w:rsidR="00A218DE" w:rsidRPr="0035711B">
        <w:rPr>
          <w:rFonts w:cstheme="minorHAnsi"/>
          <w:sz w:val="24"/>
          <w:szCs w:val="24"/>
        </w:rPr>
        <w:t xml:space="preserve">ggregated according to </w:t>
      </w:r>
      <w:r w:rsidR="00FF73F4" w:rsidRPr="0035711B">
        <w:rPr>
          <w:rFonts w:cstheme="minorHAnsi"/>
          <w:sz w:val="24"/>
          <w:szCs w:val="24"/>
        </w:rPr>
        <w:t xml:space="preserve">different </w:t>
      </w:r>
      <w:r w:rsidR="0087228A" w:rsidRPr="0035711B">
        <w:rPr>
          <w:rFonts w:cstheme="minorHAnsi"/>
          <w:sz w:val="24"/>
          <w:szCs w:val="24"/>
        </w:rPr>
        <w:t>indicators</w:t>
      </w:r>
      <w:r w:rsidR="00156713" w:rsidRPr="0035711B">
        <w:rPr>
          <w:rFonts w:cstheme="minorHAnsi"/>
          <w:sz w:val="24"/>
          <w:szCs w:val="24"/>
        </w:rPr>
        <w:t xml:space="preserve">, i.e., either using the </w:t>
      </w:r>
      <w:r w:rsidR="003807A7" w:rsidRPr="0035711B">
        <w:rPr>
          <w:rFonts w:cstheme="minorHAnsi"/>
          <w:sz w:val="24"/>
          <w:szCs w:val="24"/>
        </w:rPr>
        <w:t xml:space="preserve">FES or income </w:t>
      </w:r>
      <w:r w:rsidRPr="0035711B">
        <w:rPr>
          <w:rFonts w:cstheme="minorHAnsi"/>
          <w:sz w:val="24"/>
          <w:szCs w:val="24"/>
        </w:rPr>
        <w:t>modules</w:t>
      </w:r>
      <w:r w:rsidR="002D240A" w:rsidRPr="0035711B">
        <w:rPr>
          <w:rFonts w:cstheme="minorHAnsi"/>
          <w:sz w:val="24"/>
          <w:szCs w:val="24"/>
        </w:rPr>
        <w:t xml:space="preserve"> </w:t>
      </w:r>
      <w:r w:rsidR="00212C8B" w:rsidRPr="0035711B">
        <w:rPr>
          <w:rFonts w:cstheme="minorHAnsi"/>
          <w:sz w:val="24"/>
          <w:szCs w:val="24"/>
        </w:rPr>
        <w:t xml:space="preserve">based on </w:t>
      </w:r>
      <w:r w:rsidR="009D0612" w:rsidRPr="0035711B">
        <w:rPr>
          <w:rFonts w:cstheme="minorHAnsi"/>
          <w:sz w:val="24"/>
          <w:szCs w:val="24"/>
        </w:rPr>
        <w:t>either F2F or remote</w:t>
      </w:r>
      <w:r w:rsidR="00FF73F4" w:rsidRPr="0035711B">
        <w:rPr>
          <w:rFonts w:cstheme="minorHAnsi"/>
          <w:sz w:val="24"/>
          <w:szCs w:val="24"/>
        </w:rPr>
        <w:t xml:space="preserve"> </w:t>
      </w:r>
      <w:r w:rsidR="00A218DE" w:rsidRPr="0035711B">
        <w:rPr>
          <w:rFonts w:cstheme="minorHAnsi"/>
          <w:sz w:val="24"/>
          <w:szCs w:val="24"/>
        </w:rPr>
        <w:t>modalit</w:t>
      </w:r>
      <w:r w:rsidR="009D0612" w:rsidRPr="0035711B">
        <w:rPr>
          <w:rFonts w:cstheme="minorHAnsi"/>
          <w:sz w:val="24"/>
          <w:szCs w:val="24"/>
        </w:rPr>
        <w:t>ies</w:t>
      </w:r>
      <w:r w:rsidR="0015020F" w:rsidRPr="0035711B">
        <w:rPr>
          <w:rFonts w:cstheme="minorHAnsi"/>
          <w:sz w:val="24"/>
          <w:szCs w:val="24"/>
        </w:rPr>
        <w:t xml:space="preserve"> are presented in Table 3</w:t>
      </w:r>
      <w:r w:rsidR="00C97D88" w:rsidRPr="0035711B">
        <w:rPr>
          <w:rFonts w:cstheme="minorHAnsi"/>
          <w:sz w:val="24"/>
          <w:szCs w:val="24"/>
        </w:rPr>
        <w:t>.</w:t>
      </w:r>
      <w:r w:rsidR="00536113" w:rsidRPr="0035711B">
        <w:rPr>
          <w:rFonts w:cstheme="minorHAnsi"/>
          <w:sz w:val="24"/>
          <w:szCs w:val="24"/>
        </w:rPr>
        <w:t xml:space="preserve"> </w:t>
      </w:r>
      <w:r w:rsidR="003C2BF4" w:rsidRPr="0035711B">
        <w:rPr>
          <w:rFonts w:cstheme="minorHAnsi"/>
          <w:sz w:val="24"/>
          <w:szCs w:val="24"/>
        </w:rPr>
        <w:t xml:space="preserve">All data, as described in the methodology was collected simultaneously </w:t>
      </w:r>
      <w:r w:rsidR="00360266" w:rsidRPr="0035711B">
        <w:rPr>
          <w:rFonts w:cstheme="minorHAnsi"/>
          <w:sz w:val="24"/>
          <w:szCs w:val="24"/>
        </w:rPr>
        <w:t>to allow for comparability based on the same time</w:t>
      </w:r>
      <w:r w:rsidR="003A04C6" w:rsidRPr="0035711B">
        <w:rPr>
          <w:rFonts w:cstheme="minorHAnsi"/>
          <w:sz w:val="24"/>
          <w:szCs w:val="24"/>
        </w:rPr>
        <w:t xml:space="preserve"> frame. In</w:t>
      </w:r>
      <w:r w:rsidR="00C733D7" w:rsidRPr="0035711B">
        <w:rPr>
          <w:rFonts w:cstheme="minorHAnsi"/>
          <w:sz w:val="24"/>
          <w:szCs w:val="24"/>
        </w:rPr>
        <w:t xml:space="preserve"> Table </w:t>
      </w:r>
      <w:r w:rsidR="00A93CDD" w:rsidRPr="0035711B">
        <w:rPr>
          <w:rFonts w:cstheme="minorHAnsi"/>
          <w:sz w:val="24"/>
          <w:szCs w:val="24"/>
        </w:rPr>
        <w:t>3</w:t>
      </w:r>
      <w:r w:rsidR="003A04C6" w:rsidRPr="0035711B">
        <w:rPr>
          <w:rFonts w:cstheme="minorHAnsi"/>
          <w:sz w:val="24"/>
          <w:szCs w:val="24"/>
        </w:rPr>
        <w:t>,</w:t>
      </w:r>
      <w:r w:rsidR="0082293E" w:rsidRPr="0035711B">
        <w:rPr>
          <w:rFonts w:cstheme="minorHAnsi"/>
          <w:sz w:val="24"/>
          <w:szCs w:val="24"/>
        </w:rPr>
        <w:t xml:space="preserve"> columns 1-3 shows </w:t>
      </w:r>
      <w:r w:rsidR="009C5C82" w:rsidRPr="0035711B">
        <w:rPr>
          <w:rFonts w:cstheme="minorHAnsi"/>
          <w:sz w:val="24"/>
          <w:szCs w:val="24"/>
        </w:rPr>
        <w:t>the different indicators that were used to aggregate and report the food insecurity. Column 1</w:t>
      </w:r>
      <w:r w:rsidR="00F5102F" w:rsidRPr="0035711B">
        <w:rPr>
          <w:rFonts w:cstheme="minorHAnsi"/>
          <w:sz w:val="24"/>
          <w:szCs w:val="24"/>
        </w:rPr>
        <w:t xml:space="preserve"> being the gold standard reporting based on the standard CARI indicators collected through F2F, </w:t>
      </w:r>
      <w:r w:rsidR="00EB1C2B" w:rsidRPr="0035711B">
        <w:rPr>
          <w:rFonts w:cstheme="minorHAnsi"/>
          <w:sz w:val="24"/>
          <w:szCs w:val="24"/>
        </w:rPr>
        <w:t>c</w:t>
      </w:r>
      <w:r w:rsidR="00F5102F" w:rsidRPr="0035711B">
        <w:rPr>
          <w:rFonts w:cstheme="minorHAnsi"/>
          <w:sz w:val="24"/>
          <w:szCs w:val="24"/>
        </w:rPr>
        <w:t>olumn</w:t>
      </w:r>
      <w:r w:rsidR="00EB1C2B" w:rsidRPr="0035711B">
        <w:rPr>
          <w:rFonts w:cstheme="minorHAnsi"/>
          <w:sz w:val="24"/>
          <w:szCs w:val="24"/>
        </w:rPr>
        <w:t xml:space="preserve"> </w:t>
      </w:r>
      <w:r w:rsidR="00F5102F" w:rsidRPr="0035711B">
        <w:rPr>
          <w:rFonts w:cstheme="minorHAnsi"/>
          <w:sz w:val="24"/>
          <w:szCs w:val="24"/>
        </w:rPr>
        <w:t>2</w:t>
      </w:r>
      <w:r w:rsidR="00EB1C2B" w:rsidRPr="0035711B">
        <w:rPr>
          <w:rFonts w:cstheme="minorHAnsi"/>
          <w:sz w:val="24"/>
          <w:szCs w:val="24"/>
        </w:rPr>
        <w:t xml:space="preserve"> represents rCARI calculated using standard rCARI modules collected over the phone</w:t>
      </w:r>
      <w:r w:rsidR="00F5102F" w:rsidRPr="0035711B">
        <w:rPr>
          <w:rFonts w:cstheme="minorHAnsi"/>
          <w:sz w:val="24"/>
          <w:szCs w:val="24"/>
        </w:rPr>
        <w:t xml:space="preserve">, </w:t>
      </w:r>
      <w:r w:rsidR="00EB1C2B" w:rsidRPr="0035711B">
        <w:rPr>
          <w:rFonts w:cstheme="minorHAnsi"/>
          <w:sz w:val="24"/>
          <w:szCs w:val="24"/>
        </w:rPr>
        <w:t xml:space="preserve">column 3 </w:t>
      </w:r>
      <w:r w:rsidR="00386354" w:rsidRPr="0035711B">
        <w:rPr>
          <w:rFonts w:cstheme="minorHAnsi"/>
          <w:sz w:val="24"/>
          <w:szCs w:val="24"/>
        </w:rPr>
        <w:t xml:space="preserve">represents rCARI aggregated using </w:t>
      </w:r>
      <w:r w:rsidR="00AB011A" w:rsidRPr="0035711B">
        <w:rPr>
          <w:rFonts w:cstheme="minorHAnsi"/>
          <w:sz w:val="24"/>
          <w:szCs w:val="24"/>
        </w:rPr>
        <w:t>standard rCARI modules</w:t>
      </w:r>
      <w:r w:rsidR="00117807" w:rsidRPr="0035711B">
        <w:rPr>
          <w:rFonts w:cstheme="minorHAnsi"/>
          <w:sz w:val="24"/>
          <w:szCs w:val="24"/>
        </w:rPr>
        <w:t xml:space="preserve"> but replaces income with an abridged FES</w:t>
      </w:r>
      <w:r w:rsidR="00AB011A" w:rsidRPr="0035711B">
        <w:rPr>
          <w:rFonts w:cstheme="minorHAnsi"/>
          <w:sz w:val="24"/>
          <w:szCs w:val="24"/>
        </w:rPr>
        <w:t xml:space="preserve"> </w:t>
      </w:r>
      <w:r w:rsidR="00117807" w:rsidRPr="0035711B">
        <w:rPr>
          <w:rFonts w:cstheme="minorHAnsi"/>
          <w:sz w:val="24"/>
          <w:szCs w:val="24"/>
        </w:rPr>
        <w:t xml:space="preserve">module </w:t>
      </w:r>
      <w:r w:rsidR="00F477D5" w:rsidRPr="0035711B">
        <w:rPr>
          <w:rFonts w:cstheme="minorHAnsi"/>
          <w:sz w:val="24"/>
          <w:szCs w:val="24"/>
        </w:rPr>
        <w:t>which are collected through</w:t>
      </w:r>
      <w:r w:rsidR="00AB011A" w:rsidRPr="0035711B">
        <w:rPr>
          <w:rFonts w:cstheme="minorHAnsi"/>
          <w:sz w:val="24"/>
          <w:szCs w:val="24"/>
        </w:rPr>
        <w:t xml:space="preserve"> </w:t>
      </w:r>
      <w:r w:rsidR="00DC389B" w:rsidRPr="0035711B">
        <w:rPr>
          <w:rFonts w:cstheme="minorHAnsi"/>
          <w:sz w:val="24"/>
          <w:szCs w:val="24"/>
        </w:rPr>
        <w:t>remote</w:t>
      </w:r>
      <w:r w:rsidR="00F477D5" w:rsidRPr="0035711B">
        <w:rPr>
          <w:rFonts w:cstheme="minorHAnsi"/>
          <w:sz w:val="24"/>
          <w:szCs w:val="24"/>
        </w:rPr>
        <w:t xml:space="preserve"> interviews</w:t>
      </w:r>
      <w:r w:rsidR="00DC389B" w:rsidRPr="0035711B">
        <w:rPr>
          <w:rFonts w:cstheme="minorHAnsi"/>
          <w:sz w:val="24"/>
          <w:szCs w:val="24"/>
        </w:rPr>
        <w:t xml:space="preserve">, </w:t>
      </w:r>
      <w:r w:rsidR="007F2919" w:rsidRPr="0035711B">
        <w:rPr>
          <w:rFonts w:cstheme="minorHAnsi"/>
          <w:sz w:val="24"/>
          <w:szCs w:val="24"/>
        </w:rPr>
        <w:t xml:space="preserve">and column 4 represents the rCARI indicator calculated using the standard rCARI modules that were asked in </w:t>
      </w:r>
      <w:r w:rsidR="00EB1C2B" w:rsidRPr="0035711B">
        <w:rPr>
          <w:rFonts w:cstheme="minorHAnsi"/>
          <w:sz w:val="24"/>
          <w:szCs w:val="24"/>
        </w:rPr>
        <w:t>the F2F interviews.</w:t>
      </w:r>
      <w:r w:rsidR="00DC389B" w:rsidRPr="0035711B">
        <w:rPr>
          <w:rFonts w:cstheme="minorHAnsi"/>
          <w:sz w:val="24"/>
          <w:szCs w:val="24"/>
        </w:rPr>
        <w:t xml:space="preserve"> </w:t>
      </w:r>
    </w:p>
    <w:p w14:paraId="7ADF393C" w14:textId="35E09416" w:rsidR="005B0AEC" w:rsidRPr="0035711B" w:rsidRDefault="005B0AEC" w:rsidP="005B0AEC">
      <w:pPr>
        <w:spacing w:line="276" w:lineRule="auto"/>
        <w:jc w:val="both"/>
        <w:rPr>
          <w:rFonts w:cstheme="minorHAnsi"/>
          <w:sz w:val="24"/>
          <w:szCs w:val="24"/>
        </w:rPr>
      </w:pPr>
      <w:r w:rsidRPr="0035711B">
        <w:rPr>
          <w:rFonts w:cstheme="minorHAnsi"/>
          <w:sz w:val="24"/>
          <w:szCs w:val="24"/>
        </w:rPr>
        <w:t>Depending on the indicators are used to calculate the rCARI, we get different numbers of vulnerable households. Using the CARI as the gold standard, the rCARI calculated using the food expenditure share variable (column 5), collected over the phone overestimated vulnerab</w:t>
      </w:r>
      <w:r w:rsidR="00AA62DA" w:rsidRPr="0035711B">
        <w:rPr>
          <w:rFonts w:cstheme="minorHAnsi"/>
          <w:sz w:val="24"/>
          <w:szCs w:val="24"/>
        </w:rPr>
        <w:t>le households i.e., households classified as moderately and severely food insecure</w:t>
      </w:r>
      <w:r w:rsidRPr="0035711B">
        <w:rPr>
          <w:rFonts w:cstheme="minorHAnsi"/>
          <w:sz w:val="24"/>
          <w:szCs w:val="24"/>
        </w:rPr>
        <w:t xml:space="preserve"> by 12 percentage points. However, rCARI calculated using income sources and income change (column 6) only overestimated the number of vulnerable households by </w:t>
      </w:r>
      <w:r w:rsidR="00C40842" w:rsidRPr="0035711B">
        <w:rPr>
          <w:rFonts w:cstheme="minorHAnsi"/>
          <w:sz w:val="24"/>
          <w:szCs w:val="24"/>
        </w:rPr>
        <w:t>7</w:t>
      </w:r>
      <w:r w:rsidRPr="0035711B">
        <w:rPr>
          <w:rFonts w:cstheme="minorHAnsi"/>
          <w:sz w:val="24"/>
          <w:szCs w:val="24"/>
        </w:rPr>
        <w:t xml:space="preserve"> percentage points. </w:t>
      </w:r>
    </w:p>
    <w:p w14:paraId="2E81ADEB" w14:textId="231FDD57" w:rsidR="00607EF2" w:rsidRPr="0035711B" w:rsidRDefault="00C40842" w:rsidP="005B0AEC">
      <w:pPr>
        <w:spacing w:line="276" w:lineRule="auto"/>
        <w:jc w:val="both"/>
        <w:rPr>
          <w:rFonts w:cstheme="minorHAnsi"/>
          <w:sz w:val="24"/>
          <w:szCs w:val="24"/>
        </w:rPr>
      </w:pPr>
      <w:r w:rsidRPr="0035711B">
        <w:rPr>
          <w:rFonts w:cstheme="minorHAnsi"/>
          <w:sz w:val="24"/>
          <w:szCs w:val="24"/>
        </w:rPr>
        <w:t>What is</w:t>
      </w:r>
      <w:r w:rsidR="00607EF2" w:rsidRPr="0035711B">
        <w:rPr>
          <w:rFonts w:cstheme="minorHAnsi"/>
          <w:sz w:val="24"/>
          <w:szCs w:val="24"/>
        </w:rPr>
        <w:t xml:space="preserve"> interesting </w:t>
      </w:r>
      <w:r w:rsidRPr="0035711B">
        <w:rPr>
          <w:rFonts w:cstheme="minorHAnsi"/>
          <w:sz w:val="24"/>
          <w:szCs w:val="24"/>
        </w:rPr>
        <w:t xml:space="preserve">is that </w:t>
      </w:r>
      <w:r w:rsidR="00290C3B" w:rsidRPr="0035711B">
        <w:rPr>
          <w:rFonts w:cstheme="minorHAnsi"/>
          <w:sz w:val="24"/>
          <w:szCs w:val="24"/>
        </w:rPr>
        <w:t xml:space="preserve">when the remote modules were implemented </w:t>
      </w:r>
      <w:r w:rsidR="007C61CB" w:rsidRPr="0035711B">
        <w:rPr>
          <w:rFonts w:cstheme="minorHAnsi"/>
          <w:sz w:val="24"/>
          <w:szCs w:val="24"/>
        </w:rPr>
        <w:t xml:space="preserve">through a F2F interview </w:t>
      </w:r>
      <w:r w:rsidRPr="0035711B">
        <w:rPr>
          <w:rFonts w:cstheme="minorHAnsi"/>
          <w:sz w:val="24"/>
          <w:szCs w:val="24"/>
        </w:rPr>
        <w:t>amongst</w:t>
      </w:r>
      <w:r w:rsidR="007C61CB" w:rsidRPr="0035711B">
        <w:rPr>
          <w:rFonts w:cstheme="minorHAnsi"/>
          <w:sz w:val="24"/>
          <w:szCs w:val="24"/>
        </w:rPr>
        <w:t xml:space="preserve"> the same households</w:t>
      </w:r>
      <w:r w:rsidR="00F459D4" w:rsidRPr="0035711B">
        <w:rPr>
          <w:rFonts w:cstheme="minorHAnsi"/>
          <w:sz w:val="24"/>
          <w:szCs w:val="24"/>
        </w:rPr>
        <w:t xml:space="preserve">, </w:t>
      </w:r>
      <w:r w:rsidR="00C66D92" w:rsidRPr="0035711B">
        <w:rPr>
          <w:rFonts w:cstheme="minorHAnsi"/>
          <w:sz w:val="24"/>
          <w:szCs w:val="24"/>
        </w:rPr>
        <w:t xml:space="preserve">the number of </w:t>
      </w:r>
      <w:r w:rsidR="00F459D4" w:rsidRPr="0035711B">
        <w:rPr>
          <w:rFonts w:cstheme="minorHAnsi"/>
          <w:sz w:val="24"/>
          <w:szCs w:val="24"/>
        </w:rPr>
        <w:t>vulnerable households reduced</w:t>
      </w:r>
      <w:r w:rsidR="0089043C" w:rsidRPr="0035711B">
        <w:rPr>
          <w:rFonts w:cstheme="minorHAnsi"/>
          <w:sz w:val="24"/>
          <w:szCs w:val="24"/>
        </w:rPr>
        <w:t xml:space="preserve"> </w:t>
      </w:r>
      <w:r w:rsidR="005C7C27" w:rsidRPr="0035711B">
        <w:rPr>
          <w:rFonts w:cstheme="minorHAnsi"/>
          <w:sz w:val="24"/>
          <w:szCs w:val="24"/>
        </w:rPr>
        <w:t xml:space="preserve">by 6 percentage points </w:t>
      </w:r>
      <w:r w:rsidR="00793CC4" w:rsidRPr="0035711B">
        <w:rPr>
          <w:rFonts w:cstheme="minorHAnsi"/>
          <w:sz w:val="24"/>
          <w:szCs w:val="24"/>
        </w:rPr>
        <w:t xml:space="preserve">compared to </w:t>
      </w:r>
      <w:r w:rsidR="00F459D4" w:rsidRPr="0035711B">
        <w:rPr>
          <w:rFonts w:cstheme="minorHAnsi"/>
          <w:sz w:val="24"/>
          <w:szCs w:val="24"/>
        </w:rPr>
        <w:t xml:space="preserve">using </w:t>
      </w:r>
      <w:r w:rsidR="00793CC4" w:rsidRPr="0035711B">
        <w:rPr>
          <w:rFonts w:cstheme="minorHAnsi"/>
          <w:sz w:val="24"/>
          <w:szCs w:val="24"/>
        </w:rPr>
        <w:t>the standard</w:t>
      </w:r>
      <w:r w:rsidR="00F459D4" w:rsidRPr="0035711B">
        <w:rPr>
          <w:rFonts w:cstheme="minorHAnsi"/>
          <w:sz w:val="24"/>
          <w:szCs w:val="24"/>
        </w:rPr>
        <w:t xml:space="preserve"> F2F</w:t>
      </w:r>
      <w:r w:rsidR="00793CC4" w:rsidRPr="0035711B">
        <w:rPr>
          <w:rFonts w:cstheme="minorHAnsi"/>
          <w:sz w:val="24"/>
          <w:szCs w:val="24"/>
        </w:rPr>
        <w:t xml:space="preserve"> CARI modules. Th</w:t>
      </w:r>
      <w:r w:rsidR="0009482F" w:rsidRPr="0035711B">
        <w:rPr>
          <w:rFonts w:cstheme="minorHAnsi"/>
          <w:sz w:val="24"/>
          <w:szCs w:val="24"/>
        </w:rPr>
        <w:t xml:space="preserve">is is a strong indication that the results from the results may not be </w:t>
      </w:r>
      <w:r w:rsidR="00AB3EDB" w:rsidRPr="0035711B">
        <w:rPr>
          <w:rFonts w:cstheme="minorHAnsi"/>
          <w:sz w:val="24"/>
          <w:szCs w:val="24"/>
        </w:rPr>
        <w:t>driven by the modules but rather by the modality (whether phones or F2F).</w:t>
      </w:r>
    </w:p>
    <w:p w14:paraId="62D94237" w14:textId="391A86B1" w:rsidR="00F3113C" w:rsidRPr="00BF3D27" w:rsidRDefault="00F3113C" w:rsidP="00E87B74">
      <w:pPr>
        <w:rPr>
          <w:rFonts w:cstheme="minorHAnsi"/>
          <w:color w:val="2F5496" w:themeColor="accent1" w:themeShade="BF"/>
          <w:sz w:val="24"/>
          <w:szCs w:val="24"/>
        </w:rPr>
      </w:pPr>
      <w:bookmarkStart w:id="6" w:name="_Toc147757580"/>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5</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Food security classifications across modalities</w:t>
      </w:r>
      <w:r w:rsidR="00D935AD" w:rsidRPr="00BF3D27">
        <w:rPr>
          <w:rFonts w:cstheme="minorHAnsi"/>
          <w:color w:val="2F5496" w:themeColor="accent1" w:themeShade="BF"/>
          <w:sz w:val="24"/>
          <w:szCs w:val="24"/>
        </w:rPr>
        <w:t xml:space="preserve"> (Myanmar)</w:t>
      </w:r>
      <w:bookmarkEnd w:id="6"/>
    </w:p>
    <w:tbl>
      <w:tblPr>
        <w:tblStyle w:val="PlainTable4"/>
        <w:tblW w:w="9918" w:type="dxa"/>
        <w:tblInd w:w="5" w:type="dxa"/>
        <w:tblBorders>
          <w:top w:val="double" w:sz="6" w:space="0" w:color="auto"/>
          <w:bottom w:val="double" w:sz="6" w:space="0" w:color="auto"/>
        </w:tblBorders>
        <w:tblLook w:val="04A0" w:firstRow="1" w:lastRow="0" w:firstColumn="1" w:lastColumn="0" w:noHBand="0" w:noVBand="1"/>
      </w:tblPr>
      <w:tblGrid>
        <w:gridCol w:w="2401"/>
        <w:gridCol w:w="992"/>
        <w:gridCol w:w="993"/>
        <w:gridCol w:w="996"/>
        <w:gridCol w:w="992"/>
        <w:gridCol w:w="1134"/>
        <w:gridCol w:w="1134"/>
        <w:gridCol w:w="1276"/>
      </w:tblGrid>
      <w:tr w:rsidR="003C3293" w:rsidRPr="00BF3D27" w14:paraId="659DE5F3" w14:textId="3F3E790A" w:rsidTr="003C3293">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1" w:type="dxa"/>
            <w:vMerge w:val="restart"/>
            <w:tcBorders>
              <w:top w:val="single" w:sz="12" w:space="0" w:color="auto"/>
            </w:tcBorders>
            <w:vAlign w:val="center"/>
          </w:tcPr>
          <w:p w14:paraId="2A5D437C" w14:textId="77777777" w:rsidR="003C3293" w:rsidRPr="0035711B" w:rsidRDefault="003C3293" w:rsidP="00B74475">
            <w:pPr>
              <w:rPr>
                <w:rFonts w:cstheme="minorHAnsi"/>
              </w:rPr>
            </w:pPr>
            <w:r w:rsidRPr="0035711B">
              <w:rPr>
                <w:rFonts w:cstheme="minorHAnsi"/>
              </w:rPr>
              <w:t>Food security category</w:t>
            </w:r>
          </w:p>
        </w:tc>
        <w:tc>
          <w:tcPr>
            <w:tcW w:w="1985" w:type="dxa"/>
            <w:gridSpan w:val="2"/>
            <w:tcBorders>
              <w:top w:val="single" w:sz="12" w:space="0" w:color="auto"/>
              <w:bottom w:val="single" w:sz="6" w:space="0" w:color="auto"/>
            </w:tcBorders>
            <w:vAlign w:val="center"/>
          </w:tcPr>
          <w:p w14:paraId="13F44506" w14:textId="499A5E8E"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FES</w:t>
            </w:r>
          </w:p>
        </w:tc>
        <w:tc>
          <w:tcPr>
            <w:tcW w:w="996" w:type="dxa"/>
            <w:tcBorders>
              <w:top w:val="single" w:sz="12" w:space="0" w:color="auto"/>
              <w:bottom w:val="single" w:sz="6" w:space="0" w:color="auto"/>
            </w:tcBorders>
            <w:vAlign w:val="center"/>
          </w:tcPr>
          <w:p w14:paraId="27B685D7" w14:textId="5604CF79"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Income</w:t>
            </w:r>
          </w:p>
        </w:tc>
        <w:tc>
          <w:tcPr>
            <w:tcW w:w="992" w:type="dxa"/>
            <w:tcBorders>
              <w:top w:val="single" w:sz="12" w:space="0" w:color="auto"/>
              <w:bottom w:val="single" w:sz="6" w:space="0" w:color="auto"/>
            </w:tcBorders>
            <w:vAlign w:val="center"/>
          </w:tcPr>
          <w:p w14:paraId="4058FE72" w14:textId="267E164D"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tc>
        <w:tc>
          <w:tcPr>
            <w:tcW w:w="2268" w:type="dxa"/>
            <w:gridSpan w:val="2"/>
            <w:tcBorders>
              <w:top w:val="single" w:sz="12" w:space="0" w:color="auto"/>
              <w:bottom w:val="single" w:sz="6" w:space="0" w:color="auto"/>
            </w:tcBorders>
            <w:vAlign w:val="center"/>
          </w:tcPr>
          <w:p w14:paraId="15DF3502" w14:textId="77777777"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Pairwise t-test</w:t>
            </w:r>
          </w:p>
        </w:tc>
        <w:tc>
          <w:tcPr>
            <w:tcW w:w="1276" w:type="dxa"/>
            <w:tcBorders>
              <w:top w:val="single" w:sz="12" w:space="0" w:color="auto"/>
              <w:bottom w:val="single" w:sz="6" w:space="0" w:color="auto"/>
            </w:tcBorders>
            <w:vAlign w:val="center"/>
          </w:tcPr>
          <w:p w14:paraId="5AB653DE" w14:textId="2B628323"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Paired t-test</w:t>
            </w:r>
          </w:p>
        </w:tc>
      </w:tr>
      <w:tr w:rsidR="003C3293" w:rsidRPr="00BF3D27" w14:paraId="53D93C9B" w14:textId="77777777" w:rsidTr="003C3293">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2401" w:type="dxa"/>
            <w:vMerge/>
            <w:tcBorders>
              <w:bottom w:val="single" w:sz="12" w:space="0" w:color="auto"/>
            </w:tcBorders>
            <w:vAlign w:val="bottom"/>
          </w:tcPr>
          <w:p w14:paraId="09D505FB" w14:textId="77777777" w:rsidR="00A93055" w:rsidRPr="0035711B" w:rsidRDefault="00A93055" w:rsidP="00C14C10">
            <w:pPr>
              <w:rPr>
                <w:rFonts w:cstheme="minorHAnsi"/>
                <w:sz w:val="20"/>
                <w:szCs w:val="20"/>
              </w:rPr>
            </w:pPr>
          </w:p>
        </w:tc>
        <w:tc>
          <w:tcPr>
            <w:tcW w:w="992" w:type="dxa"/>
            <w:tcBorders>
              <w:top w:val="double" w:sz="6" w:space="0" w:color="auto"/>
              <w:bottom w:val="single" w:sz="12" w:space="0" w:color="auto"/>
            </w:tcBorders>
            <w:vAlign w:val="center"/>
          </w:tcPr>
          <w:p w14:paraId="4939C164"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p>
          <w:p w14:paraId="47BCF737"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CARI</w:t>
            </w:r>
          </w:p>
          <w:p w14:paraId="4C532A93" w14:textId="3764C34F"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3" w:type="dxa"/>
            <w:tcBorders>
              <w:top w:val="double" w:sz="6" w:space="0" w:color="auto"/>
              <w:bottom w:val="single" w:sz="12" w:space="0" w:color="auto"/>
            </w:tcBorders>
            <w:vAlign w:val="center"/>
          </w:tcPr>
          <w:p w14:paraId="2FA58EBC"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(2)</w:t>
            </w:r>
          </w:p>
          <w:p w14:paraId="7D617E63"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2D9532AE" w14:textId="203A8FBB"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6" w:type="dxa"/>
            <w:tcBorders>
              <w:top w:val="double" w:sz="6" w:space="0" w:color="auto"/>
              <w:bottom w:val="single" w:sz="12" w:space="0" w:color="auto"/>
            </w:tcBorders>
            <w:vAlign w:val="center"/>
          </w:tcPr>
          <w:p w14:paraId="50A09824" w14:textId="544178AD"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(3)</w:t>
            </w:r>
          </w:p>
          <w:p w14:paraId="3BF98C7F"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4FC5F88E" w14:textId="6F8FC1CB"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double" w:sz="6" w:space="0" w:color="auto"/>
              <w:bottom w:val="single" w:sz="12" w:space="0" w:color="auto"/>
            </w:tcBorders>
            <w:vAlign w:val="center"/>
          </w:tcPr>
          <w:p w14:paraId="6BBDE2E7" w14:textId="5A82B5B3"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(4)</w:t>
            </w:r>
          </w:p>
          <w:p w14:paraId="6EB6B652"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53AECA92" w14:textId="5A4156C1"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double" w:sz="6" w:space="0" w:color="auto"/>
              <w:bottom w:val="single" w:sz="12" w:space="0" w:color="auto"/>
            </w:tcBorders>
            <w:vAlign w:val="center"/>
          </w:tcPr>
          <w:p w14:paraId="3CC9A305"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(5)</w:t>
            </w:r>
          </w:p>
          <w:p w14:paraId="5516F776" w14:textId="0E53B814"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(2)</w:t>
            </w:r>
          </w:p>
          <w:p w14:paraId="0D51C26A" w14:textId="561F9FA3"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134" w:type="dxa"/>
            <w:tcBorders>
              <w:top w:val="double" w:sz="6" w:space="0" w:color="auto"/>
              <w:bottom w:val="single" w:sz="12" w:space="0" w:color="auto"/>
            </w:tcBorders>
            <w:vAlign w:val="center"/>
          </w:tcPr>
          <w:p w14:paraId="21187D4E"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(6)</w:t>
            </w:r>
          </w:p>
          <w:p w14:paraId="41D1BFA6" w14:textId="17A7F2C0"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(3)</w:t>
            </w:r>
          </w:p>
          <w:p w14:paraId="78DD3407" w14:textId="3F5C0928"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276" w:type="dxa"/>
            <w:tcBorders>
              <w:top w:val="double" w:sz="6" w:space="0" w:color="auto"/>
              <w:bottom w:val="single" w:sz="12" w:space="0" w:color="auto"/>
            </w:tcBorders>
            <w:vAlign w:val="center"/>
          </w:tcPr>
          <w:p w14:paraId="18679F2D" w14:textId="5E94D150"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(7)</w:t>
            </w:r>
          </w:p>
          <w:p w14:paraId="3C5D1322" w14:textId="71C6AEA9" w:rsidR="00A93055" w:rsidRPr="0035711B" w:rsidRDefault="006F6309"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w:t>
            </w:r>
            <w:r w:rsidR="00F92D8F" w:rsidRPr="0035711B">
              <w:rPr>
                <w:rFonts w:cstheme="minorHAnsi"/>
                <w:b/>
                <w:sz w:val="16"/>
                <w:szCs w:val="16"/>
              </w:rPr>
              <w:t>4</w:t>
            </w:r>
            <w:r w:rsidRPr="0035711B">
              <w:rPr>
                <w:rFonts w:cstheme="minorHAnsi"/>
                <w:b/>
                <w:sz w:val="16"/>
                <w:szCs w:val="16"/>
              </w:rPr>
              <w:t>)</w:t>
            </w:r>
          </w:p>
          <w:p w14:paraId="4999A10D" w14:textId="72581132" w:rsidR="006F6309" w:rsidRPr="0035711B" w:rsidRDefault="006F6309"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r>
      <w:tr w:rsidR="003C3293" w:rsidRPr="00BF3D27" w14:paraId="7C9D6E88" w14:textId="470496CC" w:rsidTr="003C3293">
        <w:tc>
          <w:tcPr>
            <w:cnfStyle w:val="001000000000" w:firstRow="0" w:lastRow="0" w:firstColumn="1" w:lastColumn="0" w:oddVBand="0" w:evenVBand="0" w:oddHBand="0" w:evenHBand="0" w:firstRowFirstColumn="0" w:firstRowLastColumn="0" w:lastRowFirstColumn="0" w:lastRowLastColumn="0"/>
            <w:tcW w:w="2401" w:type="dxa"/>
            <w:tcBorders>
              <w:top w:val="single" w:sz="12" w:space="0" w:color="auto"/>
              <w:bottom w:val="nil"/>
            </w:tcBorders>
            <w:vAlign w:val="center"/>
          </w:tcPr>
          <w:p w14:paraId="4569B97E" w14:textId="77777777" w:rsidR="00A93055" w:rsidRPr="0035711B" w:rsidRDefault="00A93055" w:rsidP="00C14C10">
            <w:pPr>
              <w:rPr>
                <w:rFonts w:cstheme="minorHAnsi"/>
                <w:b w:val="0"/>
                <w:bCs w:val="0"/>
              </w:rPr>
            </w:pPr>
            <w:r w:rsidRPr="0035711B">
              <w:rPr>
                <w:rFonts w:cstheme="minorHAnsi"/>
                <w:b w:val="0"/>
                <w:bCs w:val="0"/>
              </w:rPr>
              <w:t>Food Secure</w:t>
            </w:r>
          </w:p>
        </w:tc>
        <w:tc>
          <w:tcPr>
            <w:tcW w:w="992" w:type="dxa"/>
            <w:tcBorders>
              <w:top w:val="single" w:sz="12" w:space="0" w:color="auto"/>
              <w:bottom w:val="nil"/>
            </w:tcBorders>
          </w:tcPr>
          <w:p w14:paraId="03FDFBB5" w14:textId="1679029C"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p w14:paraId="41ADF591"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3" w:type="dxa"/>
            <w:tcBorders>
              <w:top w:val="single" w:sz="12" w:space="0" w:color="auto"/>
              <w:bottom w:val="nil"/>
            </w:tcBorders>
          </w:tcPr>
          <w:p w14:paraId="49B298F6" w14:textId="3EBCCFFF"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p w14:paraId="63A2F4AD"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6" w:type="dxa"/>
            <w:tcBorders>
              <w:top w:val="single" w:sz="12" w:space="0" w:color="auto"/>
              <w:bottom w:val="nil"/>
            </w:tcBorders>
          </w:tcPr>
          <w:p w14:paraId="1C2DF96E"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p w14:paraId="2B340324" w14:textId="515B1EF1"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2" w:type="dxa"/>
            <w:tcBorders>
              <w:top w:val="single" w:sz="12" w:space="0" w:color="auto"/>
              <w:bottom w:val="nil"/>
            </w:tcBorders>
          </w:tcPr>
          <w:p w14:paraId="6886E1D8"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p w14:paraId="07869511" w14:textId="028F5D03"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top w:val="single" w:sz="12" w:space="0" w:color="auto"/>
              <w:bottom w:val="nil"/>
            </w:tcBorders>
          </w:tcPr>
          <w:p w14:paraId="3FB04906" w14:textId="689621D2"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c>
          <w:tcPr>
            <w:tcW w:w="1134" w:type="dxa"/>
            <w:tcBorders>
              <w:top w:val="single" w:sz="12" w:space="0" w:color="auto"/>
              <w:bottom w:val="nil"/>
            </w:tcBorders>
          </w:tcPr>
          <w:p w14:paraId="1C1FA029" w14:textId="04F49194"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1619D7F8" w14:textId="53918B62" w:rsidR="00A93055" w:rsidRPr="0035711B" w:rsidRDefault="00FF37D8"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DD7FA7" w:rsidRPr="0035711B">
              <w:rPr>
                <w:rFonts w:cstheme="minorHAnsi"/>
              </w:rPr>
              <w:t>0.08***</w:t>
            </w:r>
          </w:p>
        </w:tc>
      </w:tr>
      <w:tr w:rsidR="003C3293" w:rsidRPr="00BF3D27" w14:paraId="1F38CD18" w14:textId="233274C2" w:rsidTr="003C3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Borders>
              <w:top w:val="nil"/>
            </w:tcBorders>
            <w:vAlign w:val="center"/>
          </w:tcPr>
          <w:p w14:paraId="28AF2E97" w14:textId="77777777" w:rsidR="00A93055" w:rsidRPr="0035711B" w:rsidRDefault="00A93055" w:rsidP="00C14C10">
            <w:pPr>
              <w:rPr>
                <w:rFonts w:cstheme="minorHAnsi"/>
                <w:b w:val="0"/>
                <w:bCs w:val="0"/>
              </w:rPr>
            </w:pPr>
            <w:r w:rsidRPr="0035711B">
              <w:rPr>
                <w:rFonts w:cstheme="minorHAnsi"/>
                <w:b w:val="0"/>
                <w:bCs w:val="0"/>
              </w:rPr>
              <w:t>Marginally Food Secure</w:t>
            </w:r>
          </w:p>
        </w:tc>
        <w:tc>
          <w:tcPr>
            <w:tcW w:w="992" w:type="dxa"/>
            <w:tcBorders>
              <w:top w:val="nil"/>
            </w:tcBorders>
          </w:tcPr>
          <w:p w14:paraId="639B15A5"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0.44</w:t>
            </w:r>
          </w:p>
          <w:p w14:paraId="4F9A3D06"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3" w:type="dxa"/>
            <w:tcBorders>
              <w:top w:val="nil"/>
            </w:tcBorders>
          </w:tcPr>
          <w:p w14:paraId="6B23E01A" w14:textId="46D6C9E8"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0.37</w:t>
            </w:r>
          </w:p>
          <w:p w14:paraId="5A5925E0"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6" w:type="dxa"/>
            <w:tcBorders>
              <w:top w:val="nil"/>
            </w:tcBorders>
          </w:tcPr>
          <w:p w14:paraId="196D56CC" w14:textId="7510D56F"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E70D61" w:rsidRPr="0035711B">
              <w:rPr>
                <w:rFonts w:cstheme="minorHAnsi"/>
              </w:rPr>
              <w:t>40</w:t>
            </w:r>
          </w:p>
          <w:p w14:paraId="62E01E59" w14:textId="434CABFD"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Borders>
              <w:top w:val="nil"/>
            </w:tcBorders>
          </w:tcPr>
          <w:p w14:paraId="6D4CA5B6"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0.43</w:t>
            </w:r>
          </w:p>
          <w:p w14:paraId="7B3FEE61" w14:textId="529C0221"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Borders>
              <w:top w:val="nil"/>
            </w:tcBorders>
          </w:tcPr>
          <w:p w14:paraId="1B041438" w14:textId="01F1B18B"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134" w:type="dxa"/>
            <w:tcBorders>
              <w:top w:val="nil"/>
            </w:tcBorders>
          </w:tcPr>
          <w:p w14:paraId="283FB607" w14:textId="19FE725F"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c>
          <w:tcPr>
            <w:tcW w:w="1276" w:type="dxa"/>
            <w:tcBorders>
              <w:top w:val="nil"/>
            </w:tcBorders>
          </w:tcPr>
          <w:p w14:paraId="61B60A65" w14:textId="17900FE4" w:rsidR="00A93055" w:rsidRPr="0035711B" w:rsidRDefault="00DD7FA7"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3C3293" w:rsidRPr="00BF3D27" w14:paraId="5EA01D84" w14:textId="35B1152A" w:rsidTr="003C3293">
        <w:tc>
          <w:tcPr>
            <w:cnfStyle w:val="001000000000" w:firstRow="0" w:lastRow="0" w:firstColumn="1" w:lastColumn="0" w:oddVBand="0" w:evenVBand="0" w:oddHBand="0" w:evenHBand="0" w:firstRowFirstColumn="0" w:firstRowLastColumn="0" w:lastRowFirstColumn="0" w:lastRowLastColumn="0"/>
            <w:tcW w:w="2401" w:type="dxa"/>
            <w:tcBorders>
              <w:bottom w:val="nil"/>
            </w:tcBorders>
            <w:vAlign w:val="center"/>
          </w:tcPr>
          <w:p w14:paraId="0008DBC4" w14:textId="77777777" w:rsidR="00A93055" w:rsidRPr="0035711B" w:rsidRDefault="00A93055" w:rsidP="00C14C10">
            <w:pPr>
              <w:rPr>
                <w:rFonts w:cstheme="minorHAnsi"/>
                <w:b w:val="0"/>
                <w:bCs w:val="0"/>
              </w:rPr>
            </w:pPr>
            <w:r w:rsidRPr="0035711B">
              <w:rPr>
                <w:rFonts w:cstheme="minorHAnsi"/>
                <w:b w:val="0"/>
                <w:bCs w:val="0"/>
              </w:rPr>
              <w:t>Moderately Food Insecure</w:t>
            </w:r>
          </w:p>
        </w:tc>
        <w:tc>
          <w:tcPr>
            <w:tcW w:w="992" w:type="dxa"/>
            <w:tcBorders>
              <w:bottom w:val="nil"/>
            </w:tcBorders>
          </w:tcPr>
          <w:p w14:paraId="6EE390F8"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0.44</w:t>
            </w:r>
          </w:p>
          <w:p w14:paraId="2B3D5EBA"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nil"/>
            </w:tcBorders>
          </w:tcPr>
          <w:p w14:paraId="6C67C495" w14:textId="6D1D6B9C"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0.54</w:t>
            </w:r>
          </w:p>
          <w:p w14:paraId="63ED7F1D"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6" w:type="dxa"/>
            <w:tcBorders>
              <w:bottom w:val="nil"/>
            </w:tcBorders>
          </w:tcPr>
          <w:p w14:paraId="1F85A20A"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0.50</w:t>
            </w:r>
          </w:p>
          <w:p w14:paraId="4ABC49C2" w14:textId="334DDE0A"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Pr>
          <w:p w14:paraId="69688622"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0.39</w:t>
            </w:r>
          </w:p>
          <w:p w14:paraId="61116913" w14:textId="5541ED38"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Pr>
          <w:p w14:paraId="3993CB90" w14:textId="3A44902A"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134" w:type="dxa"/>
          </w:tcPr>
          <w:p w14:paraId="16BA53BF" w14:textId="78D5C226"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Pr>
          <w:p w14:paraId="6585C1AD" w14:textId="58C15090" w:rsidR="00A93055" w:rsidRPr="0035711B" w:rsidRDefault="00FF37D8"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DF3CBD" w:rsidRPr="0035711B">
              <w:rPr>
                <w:rFonts w:cstheme="minorHAnsi"/>
              </w:rPr>
              <w:t>0.05***</w:t>
            </w:r>
          </w:p>
        </w:tc>
      </w:tr>
      <w:tr w:rsidR="003C3293" w:rsidRPr="00BF3D27" w14:paraId="11300A99" w14:textId="04922621" w:rsidTr="003C3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Borders>
              <w:top w:val="nil"/>
              <w:bottom w:val="nil"/>
            </w:tcBorders>
            <w:vAlign w:val="center"/>
          </w:tcPr>
          <w:p w14:paraId="20B7C452" w14:textId="77777777" w:rsidR="00A93055" w:rsidRPr="0035711B" w:rsidRDefault="00A93055" w:rsidP="00C14C10">
            <w:pPr>
              <w:rPr>
                <w:rFonts w:cstheme="minorHAnsi"/>
                <w:b w:val="0"/>
                <w:bCs w:val="0"/>
              </w:rPr>
            </w:pPr>
            <w:r w:rsidRPr="0035711B">
              <w:rPr>
                <w:rFonts w:cstheme="minorHAnsi"/>
                <w:b w:val="0"/>
                <w:bCs w:val="0"/>
              </w:rPr>
              <w:t>Severely Food Insecure</w:t>
            </w:r>
          </w:p>
        </w:tc>
        <w:tc>
          <w:tcPr>
            <w:tcW w:w="992" w:type="dxa"/>
            <w:tcBorders>
              <w:top w:val="nil"/>
              <w:bottom w:val="nil"/>
            </w:tcBorders>
          </w:tcPr>
          <w:p w14:paraId="44F354B5"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p w14:paraId="46057234"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bottom w:val="nil"/>
            </w:tcBorders>
          </w:tcPr>
          <w:p w14:paraId="59FB158C" w14:textId="4A48DB7B"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p w14:paraId="107681D7"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6" w:type="dxa"/>
            <w:tcBorders>
              <w:top w:val="nil"/>
              <w:bottom w:val="nil"/>
            </w:tcBorders>
          </w:tcPr>
          <w:p w14:paraId="1567FC30"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p w14:paraId="5596AD47" w14:textId="017ED778"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2" w:type="dxa"/>
          </w:tcPr>
          <w:p w14:paraId="528EA181"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38BB3951" w14:textId="278E0D5C"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134" w:type="dxa"/>
          </w:tcPr>
          <w:p w14:paraId="077B7365" w14:textId="12FC2E84"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Pr>
          <w:p w14:paraId="53C685E0" w14:textId="4CC1700A"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w:t>
            </w:r>
            <w:r w:rsidR="00724CB8" w:rsidRPr="0035711B">
              <w:rPr>
                <w:rFonts w:cstheme="minorHAnsi"/>
              </w:rPr>
              <w:t>1</w:t>
            </w:r>
          </w:p>
        </w:tc>
        <w:tc>
          <w:tcPr>
            <w:tcW w:w="1276" w:type="dxa"/>
          </w:tcPr>
          <w:p w14:paraId="75CD7556" w14:textId="41E951ED" w:rsidR="00A93055" w:rsidRPr="0035711B" w:rsidRDefault="00FF37D8"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3C3293" w:rsidRPr="00BF3D27" w14:paraId="06AFAD9A" w14:textId="36F129DD" w:rsidTr="003C3293">
        <w:tc>
          <w:tcPr>
            <w:cnfStyle w:val="001000000000" w:firstRow="0" w:lastRow="0" w:firstColumn="1" w:lastColumn="0" w:oddVBand="0" w:evenVBand="0" w:oddHBand="0" w:evenHBand="0" w:firstRowFirstColumn="0" w:firstRowLastColumn="0" w:lastRowFirstColumn="0" w:lastRowLastColumn="0"/>
            <w:tcW w:w="2401" w:type="dxa"/>
            <w:tcBorders>
              <w:bottom w:val="single" w:sz="12" w:space="0" w:color="auto"/>
            </w:tcBorders>
            <w:vAlign w:val="center"/>
          </w:tcPr>
          <w:p w14:paraId="314520F2" w14:textId="0861F6C9" w:rsidR="00A93055" w:rsidRPr="0035711B" w:rsidRDefault="00A93055" w:rsidP="00C14C10">
            <w:pPr>
              <w:rPr>
                <w:rFonts w:cstheme="minorHAnsi"/>
                <w:b w:val="0"/>
              </w:rPr>
            </w:pPr>
            <w:r w:rsidRPr="0035711B">
              <w:rPr>
                <w:rFonts w:cstheme="minorHAnsi"/>
                <w:b w:val="0"/>
              </w:rPr>
              <w:t>Vulnerable Households (M + S - FI)</w:t>
            </w:r>
          </w:p>
        </w:tc>
        <w:tc>
          <w:tcPr>
            <w:tcW w:w="992" w:type="dxa"/>
            <w:tcBorders>
              <w:bottom w:val="single" w:sz="12" w:space="0" w:color="auto"/>
            </w:tcBorders>
          </w:tcPr>
          <w:p w14:paraId="3F6E2C47"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0.47</w:t>
            </w:r>
          </w:p>
          <w:p w14:paraId="5CD6B690" w14:textId="00A581E1"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single" w:sz="12" w:space="0" w:color="auto"/>
            </w:tcBorders>
          </w:tcPr>
          <w:p w14:paraId="68743F4C" w14:textId="677A5354"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0.59</w:t>
            </w:r>
          </w:p>
          <w:p w14:paraId="46657FA2" w14:textId="4EAD270B"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6" w:type="dxa"/>
            <w:tcBorders>
              <w:bottom w:val="single" w:sz="12" w:space="0" w:color="auto"/>
            </w:tcBorders>
          </w:tcPr>
          <w:p w14:paraId="197926B3"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0.54</w:t>
            </w:r>
          </w:p>
          <w:p w14:paraId="483DB0BF" w14:textId="26F14E48"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Borders>
              <w:bottom w:val="single" w:sz="12" w:space="0" w:color="auto"/>
            </w:tcBorders>
          </w:tcPr>
          <w:p w14:paraId="4970029B"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0.41</w:t>
            </w:r>
          </w:p>
          <w:p w14:paraId="5ABDCF13" w14:textId="421FBA35"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Borders>
              <w:bottom w:val="single" w:sz="12" w:space="0" w:color="auto"/>
            </w:tcBorders>
          </w:tcPr>
          <w:p w14:paraId="5769F187" w14:textId="780893A4"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c>
          <w:tcPr>
            <w:tcW w:w="1134" w:type="dxa"/>
            <w:tcBorders>
              <w:bottom w:val="single" w:sz="12" w:space="0" w:color="auto"/>
            </w:tcBorders>
          </w:tcPr>
          <w:p w14:paraId="5ED57560" w14:textId="6D86DF25"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F1164D" w:rsidRPr="0035711B">
              <w:rPr>
                <w:rFonts w:cstheme="minorHAnsi"/>
              </w:rPr>
              <w:t>7</w:t>
            </w:r>
            <w:r w:rsidRPr="0035711B">
              <w:rPr>
                <w:rFonts w:cstheme="minorHAnsi"/>
              </w:rPr>
              <w:t>**</w:t>
            </w:r>
          </w:p>
        </w:tc>
        <w:tc>
          <w:tcPr>
            <w:tcW w:w="1276" w:type="dxa"/>
            <w:tcBorders>
              <w:bottom w:val="single" w:sz="12" w:space="0" w:color="auto"/>
            </w:tcBorders>
          </w:tcPr>
          <w:p w14:paraId="5CDFE5F7" w14:textId="5C57A3D3" w:rsidR="00A93055" w:rsidRPr="0035711B" w:rsidRDefault="00FF37D8"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r w:rsidR="005F4CE1" w:rsidRPr="0035711B">
              <w:rPr>
                <w:rFonts w:cstheme="minorHAnsi"/>
              </w:rPr>
              <w:t>***</w:t>
            </w:r>
          </w:p>
        </w:tc>
      </w:tr>
      <w:tr w:rsidR="003C3293" w:rsidRPr="00BF3D27" w14:paraId="29B0263B" w14:textId="51DA8527" w:rsidTr="003C329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01" w:type="dxa"/>
            <w:tcBorders>
              <w:top w:val="single" w:sz="12" w:space="0" w:color="auto"/>
              <w:bottom w:val="single" w:sz="12" w:space="0" w:color="auto"/>
            </w:tcBorders>
            <w:vAlign w:val="center"/>
          </w:tcPr>
          <w:p w14:paraId="34B8CD40" w14:textId="77777777" w:rsidR="00A93055" w:rsidRPr="0035711B" w:rsidRDefault="00A93055" w:rsidP="00C14C10">
            <w:pPr>
              <w:rPr>
                <w:rFonts w:cstheme="minorHAnsi"/>
                <w:bCs w:val="0"/>
              </w:rPr>
            </w:pPr>
            <w:r w:rsidRPr="0035711B">
              <w:rPr>
                <w:rFonts w:cstheme="minorHAnsi"/>
                <w:bCs w:val="0"/>
              </w:rPr>
              <w:t>N</w:t>
            </w:r>
          </w:p>
        </w:tc>
        <w:tc>
          <w:tcPr>
            <w:tcW w:w="992" w:type="dxa"/>
            <w:tcBorders>
              <w:top w:val="single" w:sz="12" w:space="0" w:color="auto"/>
              <w:bottom w:val="single" w:sz="12" w:space="0" w:color="auto"/>
            </w:tcBorders>
            <w:vAlign w:val="center"/>
          </w:tcPr>
          <w:p w14:paraId="30A6E4B2"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c>
          <w:tcPr>
            <w:tcW w:w="993" w:type="dxa"/>
            <w:tcBorders>
              <w:top w:val="single" w:sz="12" w:space="0" w:color="auto"/>
              <w:bottom w:val="single" w:sz="12" w:space="0" w:color="auto"/>
            </w:tcBorders>
            <w:vAlign w:val="center"/>
          </w:tcPr>
          <w:p w14:paraId="0DA04F58"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483</w:t>
            </w:r>
          </w:p>
        </w:tc>
        <w:tc>
          <w:tcPr>
            <w:tcW w:w="996" w:type="dxa"/>
            <w:tcBorders>
              <w:top w:val="single" w:sz="12" w:space="0" w:color="auto"/>
              <w:bottom w:val="single" w:sz="12" w:space="0" w:color="auto"/>
            </w:tcBorders>
            <w:vAlign w:val="center"/>
          </w:tcPr>
          <w:p w14:paraId="46AB2162" w14:textId="6D360897" w:rsidR="00A93055" w:rsidRPr="0035711B" w:rsidRDefault="00A93055" w:rsidP="003E281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483</w:t>
            </w:r>
          </w:p>
        </w:tc>
        <w:tc>
          <w:tcPr>
            <w:tcW w:w="992" w:type="dxa"/>
            <w:tcBorders>
              <w:top w:val="single" w:sz="12" w:space="0" w:color="auto"/>
              <w:bottom w:val="single" w:sz="12" w:space="0" w:color="auto"/>
            </w:tcBorders>
            <w:vAlign w:val="center"/>
          </w:tcPr>
          <w:p w14:paraId="237D5690" w14:textId="2EC3828E" w:rsidR="00A93055" w:rsidRPr="0035711B" w:rsidRDefault="00A93055"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c>
          <w:tcPr>
            <w:tcW w:w="1134" w:type="dxa"/>
            <w:tcBorders>
              <w:top w:val="single" w:sz="12" w:space="0" w:color="auto"/>
              <w:bottom w:val="single" w:sz="12" w:space="0" w:color="auto"/>
            </w:tcBorders>
            <w:vAlign w:val="center"/>
          </w:tcPr>
          <w:p w14:paraId="24FEE426" w14:textId="31FE577B" w:rsidR="00A93055" w:rsidRPr="0035711B" w:rsidRDefault="00233F7B"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w:t>
            </w:r>
            <w:r w:rsidR="00D128E5" w:rsidRPr="0035711B">
              <w:rPr>
                <w:rFonts w:cstheme="minorHAnsi"/>
              </w:rPr>
              <w:t>093</w:t>
            </w:r>
          </w:p>
        </w:tc>
        <w:tc>
          <w:tcPr>
            <w:tcW w:w="1134" w:type="dxa"/>
            <w:tcBorders>
              <w:top w:val="single" w:sz="12" w:space="0" w:color="auto"/>
              <w:bottom w:val="single" w:sz="12" w:space="0" w:color="auto"/>
            </w:tcBorders>
            <w:vAlign w:val="center"/>
          </w:tcPr>
          <w:p w14:paraId="31B0B045" w14:textId="7C552F30" w:rsidR="00A93055" w:rsidRPr="0035711B" w:rsidRDefault="00D128E5"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1093</w:t>
            </w:r>
          </w:p>
        </w:tc>
        <w:tc>
          <w:tcPr>
            <w:tcW w:w="1276" w:type="dxa"/>
            <w:tcBorders>
              <w:top w:val="single" w:sz="12" w:space="0" w:color="auto"/>
              <w:bottom w:val="single" w:sz="12" w:space="0" w:color="auto"/>
            </w:tcBorders>
            <w:vAlign w:val="center"/>
          </w:tcPr>
          <w:p w14:paraId="4732FB84" w14:textId="6DD34183" w:rsidR="00A93055" w:rsidRPr="0035711B" w:rsidRDefault="0003361F"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r>
    </w:tbl>
    <w:p w14:paraId="2F8265E1" w14:textId="77777777" w:rsidR="00E27547" w:rsidRPr="0035711B" w:rsidRDefault="00E27547" w:rsidP="00E27547">
      <w:pPr>
        <w:spacing w:after="0" w:line="276" w:lineRule="auto"/>
        <w:jc w:val="both"/>
        <w:rPr>
          <w:rFonts w:cstheme="minorHAnsi"/>
          <w:sz w:val="18"/>
          <w:szCs w:val="18"/>
        </w:rPr>
      </w:pPr>
      <w:r w:rsidRPr="0035711B">
        <w:rPr>
          <w:rFonts w:cstheme="minorHAnsi"/>
          <w:b/>
          <w:bCs/>
          <w:sz w:val="18"/>
          <w:szCs w:val="18"/>
        </w:rPr>
        <w:lastRenderedPageBreak/>
        <w:t>Source:</w:t>
      </w:r>
      <w:r w:rsidRPr="0035711B">
        <w:rPr>
          <w:rFonts w:cstheme="minorHAnsi"/>
          <w:sz w:val="18"/>
          <w:szCs w:val="18"/>
        </w:rPr>
        <w:t xml:space="preserve"> rCARI survey 2023</w:t>
      </w:r>
    </w:p>
    <w:p w14:paraId="388B34A4" w14:textId="55F291CA" w:rsidR="00E27547" w:rsidRPr="0035711B" w:rsidRDefault="00E27547" w:rsidP="00E27547">
      <w:pPr>
        <w:spacing w:line="276" w:lineRule="auto"/>
        <w:jc w:val="both"/>
        <w:rPr>
          <w:rFonts w:cstheme="minorHAnsi"/>
          <w:sz w:val="24"/>
          <w:szCs w:val="24"/>
        </w:rPr>
      </w:pPr>
      <w:r w:rsidRPr="0035711B">
        <w:rPr>
          <w:rFonts w:cstheme="minorHAnsi"/>
          <w:b/>
          <w:bCs/>
          <w:sz w:val="18"/>
          <w:szCs w:val="18"/>
        </w:rPr>
        <w:t>Note:</w:t>
      </w:r>
      <w:r w:rsidR="00380CFB" w:rsidRPr="0035711B">
        <w:rPr>
          <w:rFonts w:cstheme="minorHAnsi"/>
          <w:b/>
          <w:bCs/>
          <w:sz w:val="18"/>
          <w:szCs w:val="18"/>
        </w:rPr>
        <w:t xml:space="preserve"> </w:t>
      </w:r>
      <w:r w:rsidR="00380CFB" w:rsidRPr="0035711B">
        <w:rPr>
          <w:rFonts w:cstheme="minorHAnsi"/>
          <w:sz w:val="18"/>
          <w:szCs w:val="18"/>
        </w:rPr>
        <w:t>M:</w:t>
      </w:r>
      <w:r w:rsidR="00996DE0" w:rsidRPr="0035711B">
        <w:rPr>
          <w:rFonts w:cstheme="minorHAnsi"/>
          <w:sz w:val="18"/>
          <w:szCs w:val="18"/>
        </w:rPr>
        <w:t xml:space="preserve"> Moderately, S</w:t>
      </w:r>
      <w:r w:rsidR="00CF716E" w:rsidRPr="0035711B">
        <w:rPr>
          <w:rFonts w:cstheme="minorHAnsi"/>
          <w:sz w:val="18"/>
          <w:szCs w:val="18"/>
        </w:rPr>
        <w:t>: Severely, FI: Food Insecure,</w:t>
      </w:r>
      <w:r w:rsidRPr="0035711B">
        <w:rPr>
          <w:rFonts w:cstheme="minorHAnsi"/>
          <w:sz w:val="18"/>
          <w:szCs w:val="18"/>
        </w:rPr>
        <w:t xml:space="preserve"> Significance * p&lt;0.10, ** p&lt;0.05, *** p&lt;0.01 </w:t>
      </w:r>
    </w:p>
    <w:p w14:paraId="774BB34A" w14:textId="77777777" w:rsidR="00C97D88" w:rsidRPr="0035711B" w:rsidRDefault="00C97D88" w:rsidP="00D52607">
      <w:pPr>
        <w:spacing w:line="276" w:lineRule="auto"/>
        <w:jc w:val="both"/>
        <w:rPr>
          <w:rFonts w:cstheme="minorHAnsi"/>
          <w:sz w:val="24"/>
          <w:szCs w:val="24"/>
        </w:rPr>
      </w:pPr>
    </w:p>
    <w:p w14:paraId="005CC657" w14:textId="3ABF5B80" w:rsidR="00081C2C" w:rsidRPr="0035711B" w:rsidRDefault="00081C2C" w:rsidP="00D52607">
      <w:pPr>
        <w:spacing w:line="276" w:lineRule="auto"/>
        <w:jc w:val="both"/>
        <w:rPr>
          <w:rFonts w:cstheme="minorHAnsi"/>
          <w:sz w:val="24"/>
          <w:szCs w:val="24"/>
        </w:rPr>
      </w:pPr>
      <w:r w:rsidRPr="0035711B">
        <w:rPr>
          <w:rFonts w:cstheme="minorHAnsi"/>
          <w:sz w:val="24"/>
          <w:szCs w:val="24"/>
        </w:rPr>
        <w:t>The question to answer then is w</w:t>
      </w:r>
      <w:r w:rsidR="003415D6" w:rsidRPr="0035711B">
        <w:rPr>
          <w:rFonts w:cstheme="minorHAnsi"/>
          <w:sz w:val="24"/>
          <w:szCs w:val="24"/>
        </w:rPr>
        <w:t>hich indicator</w:t>
      </w:r>
      <w:r w:rsidR="006A68FE" w:rsidRPr="0035711B">
        <w:rPr>
          <w:rFonts w:cstheme="minorHAnsi"/>
          <w:sz w:val="24"/>
          <w:szCs w:val="24"/>
        </w:rPr>
        <w:t>/s</w:t>
      </w:r>
      <w:r w:rsidR="003415D6" w:rsidRPr="0035711B">
        <w:rPr>
          <w:rFonts w:cstheme="minorHAnsi"/>
          <w:sz w:val="24"/>
          <w:szCs w:val="24"/>
        </w:rPr>
        <w:t xml:space="preserve"> is</w:t>
      </w:r>
      <w:r w:rsidR="002E68B7" w:rsidRPr="0035711B">
        <w:rPr>
          <w:rFonts w:cstheme="minorHAnsi"/>
          <w:sz w:val="24"/>
          <w:szCs w:val="24"/>
        </w:rPr>
        <w:t>/are</w:t>
      </w:r>
      <w:r w:rsidR="003415D6" w:rsidRPr="0035711B">
        <w:rPr>
          <w:rFonts w:cstheme="minorHAnsi"/>
          <w:sz w:val="24"/>
          <w:szCs w:val="24"/>
        </w:rPr>
        <w:t xml:space="preserve"> driving </w:t>
      </w:r>
      <w:r w:rsidR="002E68B7" w:rsidRPr="0035711B">
        <w:rPr>
          <w:rFonts w:cstheme="minorHAnsi"/>
          <w:sz w:val="24"/>
          <w:szCs w:val="24"/>
        </w:rPr>
        <w:t>the observed</w:t>
      </w:r>
      <w:r w:rsidR="00953CDA" w:rsidRPr="0035711B">
        <w:rPr>
          <w:rFonts w:cstheme="minorHAnsi"/>
          <w:sz w:val="24"/>
          <w:szCs w:val="24"/>
        </w:rPr>
        <w:t xml:space="preserve"> significant difference between rCARI and CARI outcomes. To understand better, </w:t>
      </w:r>
      <w:r w:rsidR="0026457B" w:rsidRPr="0035711B">
        <w:rPr>
          <w:rFonts w:cstheme="minorHAnsi"/>
          <w:sz w:val="24"/>
          <w:szCs w:val="24"/>
        </w:rPr>
        <w:t xml:space="preserve">a comparison of the different indicators used in the aggregation of </w:t>
      </w:r>
      <w:r w:rsidR="005A3083" w:rsidRPr="0035711B">
        <w:rPr>
          <w:rFonts w:cstheme="minorHAnsi"/>
          <w:sz w:val="24"/>
          <w:szCs w:val="24"/>
        </w:rPr>
        <w:t>rCARI,</w:t>
      </w:r>
      <w:r w:rsidR="0026457B" w:rsidRPr="0035711B">
        <w:rPr>
          <w:rFonts w:cstheme="minorHAnsi"/>
          <w:sz w:val="24"/>
          <w:szCs w:val="24"/>
        </w:rPr>
        <w:t xml:space="preserve"> and CARI is presented in </w:t>
      </w:r>
      <w:r w:rsidR="005A3083" w:rsidRPr="0035711B">
        <w:rPr>
          <w:rFonts w:cstheme="minorHAnsi"/>
          <w:sz w:val="24"/>
          <w:szCs w:val="24"/>
        </w:rPr>
        <w:t>next sections.</w:t>
      </w:r>
      <w:r w:rsidR="00AB0E40" w:rsidRPr="0035711B">
        <w:rPr>
          <w:rFonts w:cstheme="minorHAnsi"/>
          <w:sz w:val="24"/>
          <w:szCs w:val="24"/>
        </w:rPr>
        <w:t xml:space="preserve"> Specifically, we </w:t>
      </w:r>
      <w:r w:rsidR="0042337C" w:rsidRPr="0035711B">
        <w:rPr>
          <w:rFonts w:cstheme="minorHAnsi"/>
          <w:sz w:val="24"/>
          <w:szCs w:val="24"/>
        </w:rPr>
        <w:t>compare</w:t>
      </w:r>
      <w:r w:rsidR="00AB0E40" w:rsidRPr="0035711B">
        <w:rPr>
          <w:rFonts w:cstheme="minorHAnsi"/>
          <w:sz w:val="24"/>
          <w:szCs w:val="24"/>
        </w:rPr>
        <w:t xml:space="preserve"> </w:t>
      </w:r>
      <w:r w:rsidR="0042337C" w:rsidRPr="0035711B">
        <w:rPr>
          <w:rFonts w:cstheme="minorHAnsi"/>
          <w:sz w:val="24"/>
          <w:szCs w:val="24"/>
        </w:rPr>
        <w:t>FCS, rCSI, LCS and FES collected over the two modalities</w:t>
      </w:r>
      <w:r w:rsidR="00A32862" w:rsidRPr="0035711B">
        <w:rPr>
          <w:rFonts w:cstheme="minorHAnsi"/>
          <w:sz w:val="24"/>
          <w:szCs w:val="24"/>
        </w:rPr>
        <w:t>.</w:t>
      </w:r>
      <w:r w:rsidR="0042337C" w:rsidRPr="0035711B">
        <w:rPr>
          <w:rFonts w:cstheme="minorHAnsi"/>
          <w:sz w:val="24"/>
          <w:szCs w:val="24"/>
        </w:rPr>
        <w:t xml:space="preserve"> </w:t>
      </w:r>
    </w:p>
    <w:p w14:paraId="00AA7253" w14:textId="477E4B4F" w:rsidR="00C777D5" w:rsidRPr="0035711B" w:rsidRDefault="00324B2F" w:rsidP="00D52607">
      <w:pPr>
        <w:spacing w:line="276" w:lineRule="auto"/>
        <w:jc w:val="both"/>
        <w:rPr>
          <w:rFonts w:cstheme="minorHAnsi"/>
          <w:sz w:val="24"/>
          <w:szCs w:val="24"/>
        </w:rPr>
      </w:pPr>
      <w:r w:rsidRPr="0035711B">
        <w:rPr>
          <w:rFonts w:cstheme="minorHAnsi"/>
          <w:sz w:val="24"/>
          <w:szCs w:val="24"/>
        </w:rPr>
        <w:t xml:space="preserve">Table </w:t>
      </w:r>
      <w:r w:rsidR="004351B6" w:rsidRPr="0035711B">
        <w:rPr>
          <w:rFonts w:cstheme="minorHAnsi"/>
          <w:sz w:val="24"/>
          <w:szCs w:val="24"/>
        </w:rPr>
        <w:t xml:space="preserve">6 </w:t>
      </w:r>
      <w:r w:rsidRPr="0035711B">
        <w:rPr>
          <w:rFonts w:cstheme="minorHAnsi"/>
          <w:sz w:val="24"/>
          <w:szCs w:val="24"/>
        </w:rPr>
        <w:t xml:space="preserve">shows how the different indicators compare </w:t>
      </w:r>
      <w:r w:rsidR="000B3CD1" w:rsidRPr="0035711B">
        <w:rPr>
          <w:rFonts w:cstheme="minorHAnsi"/>
          <w:sz w:val="24"/>
          <w:szCs w:val="24"/>
        </w:rPr>
        <w:t xml:space="preserve">in the face-to-face </w:t>
      </w:r>
      <w:r w:rsidR="001019FF" w:rsidRPr="0035711B">
        <w:rPr>
          <w:rFonts w:cstheme="minorHAnsi"/>
          <w:sz w:val="24"/>
          <w:szCs w:val="24"/>
        </w:rPr>
        <w:t xml:space="preserve">and remote </w:t>
      </w:r>
      <w:r w:rsidR="000B3CD1" w:rsidRPr="0035711B">
        <w:rPr>
          <w:rFonts w:cstheme="minorHAnsi"/>
          <w:sz w:val="24"/>
          <w:szCs w:val="24"/>
        </w:rPr>
        <w:t>modalities</w:t>
      </w:r>
      <w:r w:rsidR="00FB6F83" w:rsidRPr="0035711B">
        <w:rPr>
          <w:rFonts w:cstheme="minorHAnsi"/>
          <w:sz w:val="24"/>
          <w:szCs w:val="24"/>
        </w:rPr>
        <w:t xml:space="preserve"> by the different food security category</w:t>
      </w:r>
      <w:r w:rsidR="000B3CD1" w:rsidRPr="0035711B">
        <w:rPr>
          <w:rFonts w:cstheme="minorHAnsi"/>
          <w:sz w:val="24"/>
          <w:szCs w:val="24"/>
        </w:rPr>
        <w:t>.</w:t>
      </w:r>
      <w:r w:rsidR="0044187E" w:rsidRPr="0035711B">
        <w:rPr>
          <w:rFonts w:cstheme="minorHAnsi"/>
          <w:sz w:val="24"/>
          <w:szCs w:val="24"/>
        </w:rPr>
        <w:t xml:space="preserve"> As indicated</w:t>
      </w:r>
      <w:r w:rsidR="00C777D5" w:rsidRPr="0035711B">
        <w:rPr>
          <w:rFonts w:cstheme="minorHAnsi"/>
          <w:sz w:val="24"/>
          <w:szCs w:val="24"/>
        </w:rPr>
        <w:t xml:space="preserve">, </w:t>
      </w:r>
      <w:r w:rsidR="00655D03" w:rsidRPr="0035711B">
        <w:rPr>
          <w:rFonts w:cstheme="minorHAnsi"/>
          <w:sz w:val="24"/>
          <w:szCs w:val="24"/>
        </w:rPr>
        <w:t xml:space="preserve">the CARI and rCARI indicators are an index made up of the FES, FCS, </w:t>
      </w:r>
      <w:r w:rsidR="00D51323" w:rsidRPr="0035711B">
        <w:rPr>
          <w:rFonts w:cstheme="minorHAnsi"/>
          <w:sz w:val="24"/>
          <w:szCs w:val="24"/>
        </w:rPr>
        <w:t xml:space="preserve">LCS, the rCSI and </w:t>
      </w:r>
      <w:r w:rsidR="00864FC5" w:rsidRPr="0035711B">
        <w:rPr>
          <w:rFonts w:cstheme="minorHAnsi"/>
          <w:sz w:val="24"/>
          <w:szCs w:val="24"/>
        </w:rPr>
        <w:t xml:space="preserve">household income change. Thus, Tables 3 and 4 show how these </w:t>
      </w:r>
      <w:r w:rsidR="00D561EA" w:rsidRPr="0035711B">
        <w:rPr>
          <w:rFonts w:cstheme="minorHAnsi"/>
          <w:sz w:val="24"/>
          <w:szCs w:val="24"/>
        </w:rPr>
        <w:t>core indicators compare using the face-to-face and remote mo</w:t>
      </w:r>
      <w:r w:rsidR="00A34CB6" w:rsidRPr="0035711B">
        <w:rPr>
          <w:rFonts w:cstheme="minorHAnsi"/>
          <w:sz w:val="24"/>
          <w:szCs w:val="24"/>
        </w:rPr>
        <w:t>dules.</w:t>
      </w:r>
      <w:r w:rsidR="00AC33BD" w:rsidRPr="0035711B">
        <w:rPr>
          <w:rFonts w:cstheme="minorHAnsi"/>
          <w:sz w:val="24"/>
          <w:szCs w:val="24"/>
        </w:rPr>
        <w:t xml:space="preserve"> First</w:t>
      </w:r>
      <w:r w:rsidR="00C20E74" w:rsidRPr="0035711B">
        <w:rPr>
          <w:rFonts w:cstheme="minorHAnsi"/>
          <w:sz w:val="24"/>
          <w:szCs w:val="24"/>
        </w:rPr>
        <w:t>,</w:t>
      </w:r>
      <w:r w:rsidR="00AC33BD" w:rsidRPr="0035711B">
        <w:rPr>
          <w:rFonts w:cstheme="minorHAnsi"/>
          <w:sz w:val="24"/>
          <w:szCs w:val="24"/>
        </w:rPr>
        <w:t xml:space="preserve"> we look at the </w:t>
      </w:r>
      <w:r w:rsidR="00C20E74" w:rsidRPr="0035711B">
        <w:rPr>
          <w:rFonts w:cstheme="minorHAnsi"/>
          <w:sz w:val="24"/>
          <w:szCs w:val="24"/>
        </w:rPr>
        <w:t xml:space="preserve">distribution of </w:t>
      </w:r>
      <w:r w:rsidR="005E03D2" w:rsidRPr="0035711B">
        <w:rPr>
          <w:rFonts w:cstheme="minorHAnsi"/>
          <w:sz w:val="24"/>
          <w:szCs w:val="24"/>
        </w:rPr>
        <w:t>income</w:t>
      </w:r>
      <w:r w:rsidR="000A7847" w:rsidRPr="0035711B">
        <w:rPr>
          <w:rFonts w:cstheme="minorHAnsi"/>
          <w:sz w:val="24"/>
          <w:szCs w:val="24"/>
        </w:rPr>
        <w:t xml:space="preserve"> </w:t>
      </w:r>
      <w:r w:rsidR="00B0729A" w:rsidRPr="0035711B">
        <w:rPr>
          <w:rFonts w:cstheme="minorHAnsi"/>
          <w:sz w:val="24"/>
          <w:szCs w:val="24"/>
        </w:rPr>
        <w:t xml:space="preserve">sources and </w:t>
      </w:r>
      <w:r w:rsidR="000A7847" w:rsidRPr="0035711B">
        <w:rPr>
          <w:rFonts w:cstheme="minorHAnsi"/>
          <w:sz w:val="24"/>
          <w:szCs w:val="24"/>
        </w:rPr>
        <w:t>changes</w:t>
      </w:r>
      <w:r w:rsidR="005E03D2" w:rsidRPr="0035711B">
        <w:rPr>
          <w:rFonts w:cstheme="minorHAnsi"/>
          <w:sz w:val="24"/>
          <w:szCs w:val="24"/>
        </w:rPr>
        <w:t xml:space="preserve"> across the different food security groups</w:t>
      </w:r>
      <w:r w:rsidR="000F52AC" w:rsidRPr="0035711B">
        <w:rPr>
          <w:rFonts w:cstheme="minorHAnsi"/>
          <w:sz w:val="24"/>
          <w:szCs w:val="24"/>
        </w:rPr>
        <w:t xml:space="preserve">. The income difference is reported is significant </w:t>
      </w:r>
      <w:r w:rsidR="00785816" w:rsidRPr="0035711B">
        <w:rPr>
          <w:rFonts w:cstheme="minorHAnsi"/>
          <w:sz w:val="24"/>
          <w:szCs w:val="24"/>
        </w:rPr>
        <w:t>for the severely food insecure group.</w:t>
      </w:r>
    </w:p>
    <w:p w14:paraId="4A0361DA" w14:textId="6CFFE730" w:rsidR="00F3113C" w:rsidRPr="00BF3D27" w:rsidRDefault="00F3113C" w:rsidP="00E87B74">
      <w:pPr>
        <w:rPr>
          <w:rFonts w:cstheme="minorHAnsi"/>
          <w:color w:val="2F5496" w:themeColor="accent1" w:themeShade="BF"/>
          <w:sz w:val="24"/>
          <w:szCs w:val="24"/>
        </w:rPr>
      </w:pPr>
      <w:bookmarkStart w:id="7" w:name="_Toc147757581"/>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6</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Comparison of income and Food expenditure </w:t>
      </w:r>
      <w:r w:rsidR="003F5882" w:rsidRPr="00BF3D27">
        <w:rPr>
          <w:rFonts w:cstheme="minorHAnsi"/>
          <w:color w:val="2F5496" w:themeColor="accent1" w:themeShade="BF"/>
          <w:sz w:val="24"/>
          <w:szCs w:val="24"/>
        </w:rPr>
        <w:t xml:space="preserve">share </w:t>
      </w:r>
      <w:r w:rsidRPr="00BF3D27">
        <w:rPr>
          <w:rFonts w:cstheme="minorHAnsi"/>
          <w:color w:val="2F5496" w:themeColor="accent1" w:themeShade="BF"/>
          <w:sz w:val="24"/>
          <w:szCs w:val="24"/>
        </w:rPr>
        <w:t>across modality</w:t>
      </w:r>
      <w:r w:rsidR="00D935AD" w:rsidRPr="00BF3D27">
        <w:rPr>
          <w:rFonts w:cstheme="minorHAnsi"/>
          <w:color w:val="2F5496" w:themeColor="accent1" w:themeShade="BF"/>
          <w:sz w:val="24"/>
          <w:szCs w:val="24"/>
        </w:rPr>
        <w:t xml:space="preserve"> (Myanmar)</w:t>
      </w:r>
      <w:bookmarkEnd w:id="7"/>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1928C4" w:rsidRPr="00BF3D27" w14:paraId="3257962C"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9AE329C" w14:textId="4A71331E" w:rsidR="001928C4" w:rsidRPr="0035711B" w:rsidRDefault="001D6ADD">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4AD84557"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5E8FD0F" w14:textId="35C70BD1" w:rsidR="001928C4" w:rsidRPr="0035711B" w:rsidRDefault="0027386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36411C37"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7AE435CE"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FF11926" w14:textId="0FCAD077" w:rsidR="001928C4" w:rsidRPr="0035711B" w:rsidRDefault="0027386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F5E7D46"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66F8E8A7"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602432E"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FD826DC"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32C9C" w:rsidRPr="00BF3D27" w14:paraId="39B2462E" w14:textId="77777777" w:rsidTr="00AD13A1">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14E2A87" w14:textId="3D3935C6" w:rsidR="00232C9C" w:rsidRPr="0035711B" w:rsidRDefault="00493EE8" w:rsidP="001D6ADD">
            <w:pPr>
              <w:rPr>
                <w:rFonts w:cstheme="minorHAnsi"/>
                <w:b w:val="0"/>
                <w:bCs w:val="0"/>
              </w:rPr>
            </w:pPr>
            <w:bookmarkStart w:id="8" w:name="_Hlk144799331"/>
            <w:r w:rsidRPr="0035711B">
              <w:rPr>
                <w:rFonts w:cstheme="minorHAnsi"/>
              </w:rPr>
              <w:t>Income</w:t>
            </w:r>
          </w:p>
        </w:tc>
        <w:tc>
          <w:tcPr>
            <w:tcW w:w="1276" w:type="dxa"/>
            <w:tcBorders>
              <w:top w:val="single" w:sz="12" w:space="0" w:color="auto"/>
              <w:bottom w:val="nil"/>
            </w:tcBorders>
            <w:vAlign w:val="bottom"/>
          </w:tcPr>
          <w:p w14:paraId="0EC26BA4" w14:textId="77777777" w:rsidR="00232C9C" w:rsidRPr="0035711B" w:rsidRDefault="00232C9C" w:rsidP="001D6ADD">
            <w:pPr>
              <w:cnfStyle w:val="000000100000" w:firstRow="0" w:lastRow="0" w:firstColumn="0" w:lastColumn="0" w:oddVBand="0" w:evenVBand="0" w:oddHBand="1" w:evenHBand="0" w:firstRowFirstColumn="0" w:firstRowLastColumn="0" w:lastRowFirstColumn="0" w:lastRowLastColumn="0"/>
              <w:rPr>
                <w:rFonts w:cstheme="minorHAnsi"/>
              </w:rPr>
            </w:pPr>
          </w:p>
        </w:tc>
        <w:tc>
          <w:tcPr>
            <w:tcW w:w="1280" w:type="dxa"/>
            <w:tcBorders>
              <w:top w:val="single" w:sz="12" w:space="0" w:color="auto"/>
              <w:bottom w:val="nil"/>
            </w:tcBorders>
            <w:vAlign w:val="bottom"/>
          </w:tcPr>
          <w:p w14:paraId="53A829F3" w14:textId="77777777" w:rsidR="00232C9C" w:rsidRPr="0035711B" w:rsidRDefault="00232C9C" w:rsidP="001D6ADD">
            <w:pPr>
              <w:cnfStyle w:val="000000100000" w:firstRow="0" w:lastRow="0" w:firstColumn="0" w:lastColumn="0" w:oddVBand="0" w:evenVBand="0" w:oddHBand="1" w:evenHBand="0" w:firstRowFirstColumn="0" w:firstRowLastColumn="0" w:lastRowFirstColumn="0" w:lastRowLastColumn="0"/>
              <w:rPr>
                <w:rFonts w:cstheme="minorHAnsi"/>
              </w:rPr>
            </w:pPr>
          </w:p>
        </w:tc>
        <w:tc>
          <w:tcPr>
            <w:tcW w:w="1650" w:type="dxa"/>
            <w:tcBorders>
              <w:top w:val="single" w:sz="12" w:space="0" w:color="auto"/>
              <w:bottom w:val="nil"/>
            </w:tcBorders>
            <w:vAlign w:val="bottom"/>
          </w:tcPr>
          <w:p w14:paraId="755E3208" w14:textId="77777777" w:rsidR="00232C9C" w:rsidRPr="0035711B" w:rsidRDefault="00232C9C" w:rsidP="001D6ADD">
            <w:pPr>
              <w:cnfStyle w:val="000000100000" w:firstRow="0" w:lastRow="0" w:firstColumn="0" w:lastColumn="0" w:oddVBand="0" w:evenVBand="0" w:oddHBand="1" w:evenHBand="0" w:firstRowFirstColumn="0" w:firstRowLastColumn="0" w:lastRowFirstColumn="0" w:lastRowLastColumn="0"/>
              <w:rPr>
                <w:rFonts w:cstheme="minorHAnsi"/>
              </w:rPr>
            </w:pPr>
          </w:p>
        </w:tc>
      </w:tr>
      <w:tr w:rsidR="001928C4" w:rsidRPr="00BF3D27" w14:paraId="085D6924"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6528DE10" w14:textId="39331B35" w:rsidR="001928C4" w:rsidRPr="0035711B" w:rsidRDefault="00B826AF">
            <w:pPr>
              <w:rPr>
                <w:rFonts w:cstheme="minorHAnsi"/>
                <w:b w:val="0"/>
                <w:bCs w:val="0"/>
              </w:rPr>
            </w:pPr>
            <w:r w:rsidRPr="0035711B">
              <w:rPr>
                <w:rFonts w:cstheme="minorHAnsi"/>
                <w:b w:val="0"/>
                <w:bCs w:val="0"/>
              </w:rPr>
              <w:t xml:space="preserve">Regular and </w:t>
            </w:r>
            <w:r w:rsidR="00B1169A" w:rsidRPr="0035711B">
              <w:rPr>
                <w:rFonts w:cstheme="minorHAnsi"/>
                <w:b w:val="0"/>
                <w:bCs w:val="0"/>
              </w:rPr>
              <w:t>u</w:t>
            </w:r>
            <w:r w:rsidRPr="0035711B">
              <w:rPr>
                <w:rFonts w:cstheme="minorHAnsi"/>
                <w:b w:val="0"/>
                <w:bCs w:val="0"/>
              </w:rPr>
              <w:t>nc</w:t>
            </w:r>
            <w:r w:rsidR="00D43C77" w:rsidRPr="0035711B">
              <w:rPr>
                <w:rFonts w:cstheme="minorHAnsi"/>
                <w:b w:val="0"/>
                <w:bCs w:val="0"/>
              </w:rPr>
              <w:t>hanged/Increasing</w:t>
            </w:r>
          </w:p>
        </w:tc>
        <w:tc>
          <w:tcPr>
            <w:tcW w:w="1276" w:type="dxa"/>
            <w:tcBorders>
              <w:top w:val="nil"/>
            </w:tcBorders>
            <w:vAlign w:val="center"/>
          </w:tcPr>
          <w:p w14:paraId="638D656D" w14:textId="77777777" w:rsidR="001928C4" w:rsidRPr="0035711B" w:rsidRDefault="009B46CE"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0.21</w:t>
            </w:r>
          </w:p>
          <w:p w14:paraId="72449874" w14:textId="59012C28" w:rsidR="009B46CE" w:rsidRPr="0035711B" w:rsidRDefault="009B46CE"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9B5A78" w:rsidRPr="0035711B">
              <w:rPr>
                <w:rFonts w:cstheme="minorHAnsi"/>
              </w:rPr>
              <w:t>0.02)</w:t>
            </w:r>
          </w:p>
        </w:tc>
        <w:tc>
          <w:tcPr>
            <w:tcW w:w="1280" w:type="dxa"/>
            <w:tcBorders>
              <w:top w:val="nil"/>
            </w:tcBorders>
            <w:vAlign w:val="center"/>
          </w:tcPr>
          <w:p w14:paraId="5575A99D" w14:textId="77777777" w:rsidR="001928C4" w:rsidRPr="0035711B" w:rsidRDefault="009B5A7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p w14:paraId="38369C95" w14:textId="7272EEC3" w:rsidR="009B5A78" w:rsidRPr="0035711B" w:rsidRDefault="009B5A7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top w:val="nil"/>
            </w:tcBorders>
            <w:vAlign w:val="center"/>
          </w:tcPr>
          <w:p w14:paraId="2221DE64" w14:textId="74CB34B3" w:rsidR="00432E8B" w:rsidRPr="0035711B" w:rsidRDefault="00432E8B"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r>
      <w:tr w:rsidR="001928C4" w:rsidRPr="00BF3D27" w14:paraId="3E568DD9" w14:textId="77777777" w:rsidTr="00110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02973025" w14:textId="6B3A81CE" w:rsidR="001928C4" w:rsidRPr="0035711B" w:rsidRDefault="00D43C77">
            <w:pPr>
              <w:rPr>
                <w:rFonts w:cstheme="minorHAnsi"/>
                <w:b w:val="0"/>
                <w:bCs w:val="0"/>
              </w:rPr>
            </w:pPr>
            <w:r w:rsidRPr="0035711B">
              <w:rPr>
                <w:rFonts w:cstheme="minorHAnsi"/>
                <w:b w:val="0"/>
                <w:bCs w:val="0"/>
              </w:rPr>
              <w:t xml:space="preserve">Regular and </w:t>
            </w:r>
            <w:r w:rsidR="00B1169A" w:rsidRPr="0035711B">
              <w:rPr>
                <w:rFonts w:cstheme="minorHAnsi"/>
                <w:b w:val="0"/>
                <w:bCs w:val="0"/>
              </w:rPr>
              <w:t>r</w:t>
            </w:r>
            <w:r w:rsidRPr="0035711B">
              <w:rPr>
                <w:rFonts w:cstheme="minorHAnsi"/>
                <w:b w:val="0"/>
                <w:bCs w:val="0"/>
              </w:rPr>
              <w:t>educed or Irregular</w:t>
            </w:r>
            <w:r w:rsidR="00CB129E" w:rsidRPr="0035711B">
              <w:rPr>
                <w:rFonts w:cstheme="minorHAnsi"/>
                <w:b w:val="0"/>
                <w:bCs w:val="0"/>
              </w:rPr>
              <w:t xml:space="preserve"> and </w:t>
            </w:r>
            <w:r w:rsidR="001F34EA" w:rsidRPr="0035711B">
              <w:rPr>
                <w:rFonts w:cstheme="minorHAnsi"/>
                <w:b w:val="0"/>
                <w:bCs w:val="0"/>
              </w:rPr>
              <w:t>unchanged</w:t>
            </w:r>
            <w:r w:rsidR="005D3567" w:rsidRPr="0035711B">
              <w:rPr>
                <w:rFonts w:cstheme="minorHAnsi"/>
                <w:b w:val="0"/>
                <w:bCs w:val="0"/>
              </w:rPr>
              <w:t>/</w:t>
            </w:r>
            <w:r w:rsidR="001F34EA" w:rsidRPr="0035711B">
              <w:rPr>
                <w:rFonts w:cstheme="minorHAnsi"/>
                <w:b w:val="0"/>
                <w:bCs w:val="0"/>
              </w:rPr>
              <w:t>increasing</w:t>
            </w:r>
          </w:p>
        </w:tc>
        <w:tc>
          <w:tcPr>
            <w:tcW w:w="1276" w:type="dxa"/>
            <w:vAlign w:val="center"/>
          </w:tcPr>
          <w:p w14:paraId="1ADFC1B3" w14:textId="77777777" w:rsidR="001928C4"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0.39</w:t>
            </w:r>
          </w:p>
          <w:p w14:paraId="1EBBACF1" w14:textId="1E762FD3" w:rsidR="000115EA"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0" w:type="dxa"/>
            <w:vAlign w:val="center"/>
          </w:tcPr>
          <w:p w14:paraId="137B247A" w14:textId="77777777" w:rsidR="001928C4"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0.41</w:t>
            </w:r>
          </w:p>
          <w:p w14:paraId="415072BF" w14:textId="7EAD0C7A" w:rsidR="000115EA"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464ED789" w14:textId="6F004817" w:rsidR="001928C4"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r>
      <w:tr w:rsidR="001928C4" w:rsidRPr="00BF3D27" w14:paraId="61F1734F" w14:textId="77777777" w:rsidTr="001104F6">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3EE44078" w14:textId="3B28F8A1" w:rsidR="001928C4" w:rsidRPr="0035711B" w:rsidRDefault="006D0D0D">
            <w:pPr>
              <w:rPr>
                <w:rFonts w:cstheme="minorHAnsi"/>
                <w:b w:val="0"/>
                <w:bCs w:val="0"/>
              </w:rPr>
            </w:pPr>
            <w:r w:rsidRPr="0035711B">
              <w:rPr>
                <w:rFonts w:cstheme="minorHAnsi"/>
                <w:b w:val="0"/>
                <w:bCs w:val="0"/>
              </w:rPr>
              <w:t xml:space="preserve">Irregular and </w:t>
            </w:r>
            <w:r w:rsidR="00B1169A" w:rsidRPr="0035711B">
              <w:rPr>
                <w:rFonts w:cstheme="minorHAnsi"/>
                <w:b w:val="0"/>
                <w:bCs w:val="0"/>
              </w:rPr>
              <w:t>reduced</w:t>
            </w:r>
          </w:p>
        </w:tc>
        <w:tc>
          <w:tcPr>
            <w:tcW w:w="1276" w:type="dxa"/>
            <w:tcBorders>
              <w:bottom w:val="nil"/>
            </w:tcBorders>
            <w:vAlign w:val="center"/>
          </w:tcPr>
          <w:p w14:paraId="14A44253" w14:textId="77777777" w:rsidR="001928C4"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0.28</w:t>
            </w:r>
          </w:p>
          <w:p w14:paraId="2E64E97D" w14:textId="1A9DD527" w:rsidR="00757929"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nil"/>
            </w:tcBorders>
            <w:vAlign w:val="center"/>
          </w:tcPr>
          <w:p w14:paraId="37277A1A" w14:textId="77777777" w:rsidR="001928C4"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0.33</w:t>
            </w:r>
          </w:p>
          <w:p w14:paraId="66A340D0" w14:textId="2CFC8FA9" w:rsidR="00757929"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nil"/>
            </w:tcBorders>
            <w:vAlign w:val="center"/>
          </w:tcPr>
          <w:p w14:paraId="1FFA573D" w14:textId="4A54F032" w:rsidR="00113E2D" w:rsidRPr="0035711B" w:rsidRDefault="00113E2D"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r>
      <w:tr w:rsidR="001928C4" w:rsidRPr="00BF3D27" w14:paraId="5FCDD1AB"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06E187BA" w14:textId="629AFE55" w:rsidR="001928C4" w:rsidRPr="0035711B" w:rsidRDefault="006D0D0D">
            <w:pPr>
              <w:rPr>
                <w:rFonts w:cstheme="minorHAnsi"/>
                <w:b w:val="0"/>
                <w:bCs w:val="0"/>
              </w:rPr>
            </w:pPr>
            <w:r w:rsidRPr="0035711B">
              <w:rPr>
                <w:rFonts w:cstheme="minorHAnsi"/>
                <w:b w:val="0"/>
                <w:bCs w:val="0"/>
              </w:rPr>
              <w:t>No in</w:t>
            </w:r>
            <w:r w:rsidR="0098499E" w:rsidRPr="0035711B">
              <w:rPr>
                <w:rFonts w:cstheme="minorHAnsi"/>
                <w:b w:val="0"/>
                <w:bCs w:val="0"/>
              </w:rPr>
              <w:t>come sources</w:t>
            </w:r>
          </w:p>
        </w:tc>
        <w:tc>
          <w:tcPr>
            <w:tcW w:w="1276" w:type="dxa"/>
            <w:tcBorders>
              <w:top w:val="nil"/>
              <w:bottom w:val="nil"/>
            </w:tcBorders>
            <w:vAlign w:val="center"/>
          </w:tcPr>
          <w:p w14:paraId="0F78B688" w14:textId="77777777" w:rsidR="001928C4"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p w14:paraId="1F7BA29C" w14:textId="43C03402" w:rsidR="00113E2D"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tcBorders>
              <w:top w:val="nil"/>
              <w:bottom w:val="nil"/>
            </w:tcBorders>
            <w:vAlign w:val="center"/>
          </w:tcPr>
          <w:p w14:paraId="5F364B24" w14:textId="77777777" w:rsidR="001928C4"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33752411" w14:textId="3B64C869" w:rsidR="00113E2D"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775159" w:rsidRPr="0035711B">
              <w:rPr>
                <w:rFonts w:cstheme="minorHAnsi"/>
              </w:rPr>
              <w:t>0</w:t>
            </w:r>
            <w:r w:rsidRPr="0035711B">
              <w:rPr>
                <w:rFonts w:cstheme="minorHAnsi"/>
              </w:rPr>
              <w:t>.01)</w:t>
            </w:r>
          </w:p>
        </w:tc>
        <w:tc>
          <w:tcPr>
            <w:tcW w:w="1650" w:type="dxa"/>
            <w:tcBorders>
              <w:top w:val="nil"/>
              <w:bottom w:val="nil"/>
            </w:tcBorders>
            <w:vAlign w:val="center"/>
          </w:tcPr>
          <w:p w14:paraId="2FF56B8E" w14:textId="0FE09DAF" w:rsidR="001928C4" w:rsidRPr="0035711B" w:rsidRDefault="00775159"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r>
      <w:bookmarkEnd w:id="8"/>
      <w:tr w:rsidR="00493EE8" w:rsidRPr="00BF3D27" w14:paraId="7481FE45" w14:textId="77777777" w:rsidTr="00491784">
        <w:tblPrEx>
          <w:tblBorders>
            <w:top w:val="none" w:sz="0" w:space="0" w:color="auto"/>
            <w:bottom w:val="none" w:sz="0" w:space="0" w:color="auto"/>
          </w:tblBorders>
        </w:tblPrEx>
        <w:trPr>
          <w:trHeight w:val="363"/>
        </w:trPr>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tcPr>
          <w:p w14:paraId="552A7540" w14:textId="14F91255" w:rsidR="00493EE8" w:rsidRPr="0035711B" w:rsidRDefault="00493EE8" w:rsidP="001104F6">
            <w:pPr>
              <w:spacing w:before="240"/>
              <w:rPr>
                <w:rFonts w:cstheme="minorHAnsi"/>
                <w:b w:val="0"/>
                <w:bCs w:val="0"/>
              </w:rPr>
            </w:pPr>
            <w:r w:rsidRPr="0035711B">
              <w:rPr>
                <w:rFonts w:cstheme="minorHAnsi"/>
              </w:rPr>
              <w:t>FES</w:t>
            </w:r>
          </w:p>
        </w:tc>
        <w:tc>
          <w:tcPr>
            <w:tcW w:w="1276" w:type="dxa"/>
            <w:vAlign w:val="center"/>
          </w:tcPr>
          <w:p w14:paraId="58E0F815" w14:textId="77777777" w:rsidR="00493EE8" w:rsidRPr="0035711B" w:rsidRDefault="00493EE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80" w:type="dxa"/>
            <w:vAlign w:val="center"/>
          </w:tcPr>
          <w:p w14:paraId="499A23AE" w14:textId="77777777" w:rsidR="00493EE8" w:rsidRPr="0035711B" w:rsidRDefault="00493EE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50" w:type="dxa"/>
            <w:vAlign w:val="center"/>
          </w:tcPr>
          <w:p w14:paraId="3957B330" w14:textId="77777777" w:rsidR="00493EE8" w:rsidRPr="0035711B" w:rsidRDefault="00493EE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CA73BA" w:rsidRPr="00BF3D27" w14:paraId="33198CEB" w14:textId="77777777" w:rsidTr="00AD13A1">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3A0481FF" w14:textId="71778A78" w:rsidR="00493EE8" w:rsidRPr="0035711B" w:rsidRDefault="00C94C56" w:rsidP="001104F6">
            <w:pPr>
              <w:rPr>
                <w:rFonts w:cstheme="minorHAnsi"/>
                <w:b w:val="0"/>
                <w:bCs w:val="0"/>
              </w:rPr>
            </w:pPr>
            <w:r w:rsidRPr="0035711B">
              <w:rPr>
                <w:rFonts w:cstheme="minorHAnsi"/>
                <w:b w:val="0"/>
                <w:bCs w:val="0"/>
              </w:rPr>
              <w:t>&lt; 50% of</w:t>
            </w:r>
            <w:r w:rsidR="005B0AEC" w:rsidRPr="0035711B">
              <w:rPr>
                <w:rFonts w:cstheme="minorHAnsi"/>
                <w:b w:val="0"/>
                <w:bCs w:val="0"/>
              </w:rPr>
              <w:t xml:space="preserve"> HH</w:t>
            </w:r>
            <w:r w:rsidRPr="0035711B">
              <w:rPr>
                <w:rFonts w:cstheme="minorHAnsi"/>
                <w:b w:val="0"/>
                <w:bCs w:val="0"/>
              </w:rPr>
              <w:t xml:space="preserve"> Expenditure</w:t>
            </w:r>
          </w:p>
        </w:tc>
        <w:tc>
          <w:tcPr>
            <w:tcW w:w="1276" w:type="dxa"/>
            <w:vAlign w:val="center"/>
          </w:tcPr>
          <w:p w14:paraId="5100078A" w14:textId="77777777" w:rsidR="00493EE8" w:rsidRPr="0035711B" w:rsidRDefault="00775159"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p w14:paraId="59FBE0E3" w14:textId="32A52A2E" w:rsidR="00775159" w:rsidRPr="0035711B" w:rsidRDefault="00775159"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AE55A8" w:rsidRPr="0035711B">
              <w:rPr>
                <w:rFonts w:cstheme="minorHAnsi"/>
              </w:rPr>
              <w:t>0.01)</w:t>
            </w:r>
          </w:p>
        </w:tc>
        <w:tc>
          <w:tcPr>
            <w:tcW w:w="1280" w:type="dxa"/>
            <w:vAlign w:val="center"/>
          </w:tcPr>
          <w:p w14:paraId="114AC80F" w14:textId="77777777" w:rsidR="00493EE8" w:rsidRPr="0035711B" w:rsidRDefault="00AE55A8"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2EEF48B8" w14:textId="234FFD7D" w:rsidR="00AE55A8" w:rsidRPr="0035711B" w:rsidRDefault="00AE55A8"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2CC59608" w14:textId="0138936D" w:rsidR="00493EE8" w:rsidRPr="0035711B" w:rsidRDefault="00AE55A8"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r>
      <w:tr w:rsidR="00493EE8" w:rsidRPr="00BF3D27" w14:paraId="4ADA140C" w14:textId="77777777" w:rsidTr="001104F6">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vAlign w:val="center"/>
          </w:tcPr>
          <w:p w14:paraId="763FEF4E" w14:textId="234E77BE" w:rsidR="00493EE8" w:rsidRPr="0035711B" w:rsidRDefault="00873823" w:rsidP="001104F6">
            <w:pPr>
              <w:rPr>
                <w:rFonts w:cstheme="minorHAnsi"/>
                <w:b w:val="0"/>
                <w:bCs w:val="0"/>
              </w:rPr>
            </w:pPr>
            <w:r w:rsidRPr="0035711B">
              <w:rPr>
                <w:rFonts w:cstheme="minorHAnsi"/>
                <w:b w:val="0"/>
                <w:bCs w:val="0"/>
              </w:rPr>
              <w:t>50 – 65%</w:t>
            </w:r>
            <w:r w:rsidR="000D387F" w:rsidRPr="0035711B">
              <w:rPr>
                <w:rFonts w:cstheme="minorHAnsi"/>
                <w:b w:val="0"/>
                <w:bCs w:val="0"/>
              </w:rPr>
              <w:t xml:space="preserve"> of </w:t>
            </w:r>
            <w:r w:rsidR="005B0AEC" w:rsidRPr="0035711B">
              <w:rPr>
                <w:rFonts w:cstheme="minorHAnsi"/>
                <w:b w:val="0"/>
                <w:bCs w:val="0"/>
              </w:rPr>
              <w:t>HH Expenditure</w:t>
            </w:r>
          </w:p>
        </w:tc>
        <w:tc>
          <w:tcPr>
            <w:tcW w:w="1276" w:type="dxa"/>
            <w:vAlign w:val="center"/>
          </w:tcPr>
          <w:p w14:paraId="56558A5C" w14:textId="77777777" w:rsidR="00493EE8"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p w14:paraId="0DCC7EAC" w14:textId="5E26EE33" w:rsidR="00BC2676"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vAlign w:val="center"/>
          </w:tcPr>
          <w:p w14:paraId="2987C07F" w14:textId="77777777" w:rsidR="00493EE8"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0.33</w:t>
            </w:r>
          </w:p>
          <w:p w14:paraId="79243F5C" w14:textId="6CDD2683" w:rsidR="00BC2676"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7E9F9312" w14:textId="2C14390E" w:rsidR="00493EE8"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r>
      <w:tr w:rsidR="00493EE8" w:rsidRPr="00BF3D27" w14:paraId="19964C63" w14:textId="77777777" w:rsidTr="001104F6">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2B3FE99A" w14:textId="6A79F834" w:rsidR="00493EE8" w:rsidRPr="0035711B" w:rsidRDefault="00873823" w:rsidP="001104F6">
            <w:pPr>
              <w:rPr>
                <w:rFonts w:cstheme="minorHAnsi"/>
                <w:b w:val="0"/>
                <w:bCs w:val="0"/>
              </w:rPr>
            </w:pPr>
            <w:r w:rsidRPr="0035711B">
              <w:rPr>
                <w:rFonts w:cstheme="minorHAnsi"/>
                <w:b w:val="0"/>
                <w:bCs w:val="0"/>
              </w:rPr>
              <w:t>65 – 75%</w:t>
            </w:r>
            <w:r w:rsidR="005B0AEC" w:rsidRPr="0035711B">
              <w:rPr>
                <w:rFonts w:cstheme="minorHAnsi"/>
                <w:b w:val="0"/>
                <w:bCs w:val="0"/>
              </w:rPr>
              <w:t xml:space="preserve"> of HH Expenditure</w:t>
            </w:r>
          </w:p>
        </w:tc>
        <w:tc>
          <w:tcPr>
            <w:tcW w:w="1276" w:type="dxa"/>
            <w:vAlign w:val="bottom"/>
          </w:tcPr>
          <w:p w14:paraId="3C8FCB32" w14:textId="77777777" w:rsidR="00493EE8" w:rsidRPr="0035711B" w:rsidRDefault="006D7A00"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0.27</w:t>
            </w:r>
          </w:p>
          <w:p w14:paraId="4DF1793C" w14:textId="391F92CD" w:rsidR="006D7A00" w:rsidRPr="0035711B" w:rsidRDefault="006D7A00"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0" w:type="dxa"/>
            <w:vAlign w:val="bottom"/>
          </w:tcPr>
          <w:p w14:paraId="3779C54E" w14:textId="77777777" w:rsidR="00493EE8" w:rsidRPr="0035711B" w:rsidRDefault="008722CB"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43C4C6CB" w14:textId="37657163" w:rsidR="008722CB" w:rsidRPr="0035711B" w:rsidRDefault="008722CB"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DF4D8D" w:rsidRPr="0035711B">
              <w:rPr>
                <w:rFonts w:cstheme="minorHAnsi"/>
              </w:rPr>
              <w:t>0.02)</w:t>
            </w:r>
          </w:p>
        </w:tc>
        <w:tc>
          <w:tcPr>
            <w:tcW w:w="1650" w:type="dxa"/>
            <w:vAlign w:val="center"/>
          </w:tcPr>
          <w:p w14:paraId="6F0B24F9" w14:textId="2250FD5F" w:rsidR="00493EE8" w:rsidRPr="0035711B" w:rsidRDefault="00DF4D8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r w:rsidR="00836FCA" w:rsidRPr="0035711B">
              <w:rPr>
                <w:rFonts w:cstheme="minorHAnsi"/>
              </w:rPr>
              <w:t>***</w:t>
            </w:r>
          </w:p>
        </w:tc>
      </w:tr>
      <w:tr w:rsidR="00493EE8" w:rsidRPr="00BF3D27" w14:paraId="38956B25" w14:textId="77777777" w:rsidTr="00C75408">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35FD230B" w14:textId="5CA21E56" w:rsidR="00493EE8" w:rsidRPr="0035711B" w:rsidRDefault="00376583" w:rsidP="001104F6">
            <w:pPr>
              <w:rPr>
                <w:rFonts w:cstheme="minorHAnsi"/>
                <w:b w:val="0"/>
                <w:bCs w:val="0"/>
              </w:rPr>
            </w:pPr>
            <w:r w:rsidRPr="0035711B">
              <w:rPr>
                <w:rFonts w:cstheme="minorHAnsi"/>
                <w:b w:val="0"/>
                <w:bCs w:val="0"/>
              </w:rPr>
              <w:t>&gt;= 75%</w:t>
            </w:r>
            <w:r w:rsidR="005B0AEC" w:rsidRPr="0035711B">
              <w:rPr>
                <w:rFonts w:cstheme="minorHAnsi"/>
                <w:b w:val="0"/>
                <w:bCs w:val="0"/>
              </w:rPr>
              <w:t xml:space="preserve"> of HH Expenditure</w:t>
            </w:r>
          </w:p>
        </w:tc>
        <w:tc>
          <w:tcPr>
            <w:tcW w:w="1276" w:type="dxa"/>
            <w:tcBorders>
              <w:bottom w:val="single" w:sz="12" w:space="0" w:color="auto"/>
            </w:tcBorders>
            <w:vAlign w:val="bottom"/>
          </w:tcPr>
          <w:p w14:paraId="6C1EFCA9" w14:textId="77777777" w:rsidR="00493EE8"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p w14:paraId="4B3635DC" w14:textId="17E6F24B" w:rsidR="00836FCA"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single" w:sz="12" w:space="0" w:color="auto"/>
            </w:tcBorders>
            <w:vAlign w:val="bottom"/>
          </w:tcPr>
          <w:p w14:paraId="7A475EB3" w14:textId="77777777" w:rsidR="00493EE8"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0.32</w:t>
            </w:r>
          </w:p>
          <w:p w14:paraId="79BD2318" w14:textId="756DA75C" w:rsidR="00836FCA"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single" w:sz="12" w:space="0" w:color="auto"/>
            </w:tcBorders>
            <w:vAlign w:val="center"/>
          </w:tcPr>
          <w:p w14:paraId="67F83851" w14:textId="168BD951" w:rsidR="00493EE8" w:rsidRPr="0035711B" w:rsidRDefault="00072E9E"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r>
      <w:tr w:rsidR="001928C4" w:rsidRPr="00BF3D27" w14:paraId="1BAB33C5" w14:textId="77777777" w:rsidTr="001A52E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75E420DF" w14:textId="77777777" w:rsidR="001928C4" w:rsidRPr="0035711B" w:rsidRDefault="001928C4">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4BCE084B" w14:textId="77777777" w:rsidR="001928C4" w:rsidRPr="0035711B" w:rsidRDefault="001928C4" w:rsidP="00E6737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c>
          <w:tcPr>
            <w:tcW w:w="1280" w:type="dxa"/>
            <w:tcBorders>
              <w:top w:val="single" w:sz="12" w:space="0" w:color="auto"/>
              <w:bottom w:val="single" w:sz="12" w:space="0" w:color="auto"/>
            </w:tcBorders>
            <w:vAlign w:val="center"/>
          </w:tcPr>
          <w:p w14:paraId="3A20F3B2" w14:textId="77777777" w:rsidR="001928C4" w:rsidRPr="0035711B" w:rsidRDefault="001928C4" w:rsidP="00E6737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483</w:t>
            </w:r>
          </w:p>
        </w:tc>
        <w:tc>
          <w:tcPr>
            <w:tcW w:w="1650" w:type="dxa"/>
            <w:tcBorders>
              <w:top w:val="single" w:sz="12" w:space="0" w:color="auto"/>
              <w:bottom w:val="single" w:sz="12" w:space="0" w:color="auto"/>
            </w:tcBorders>
            <w:vAlign w:val="center"/>
          </w:tcPr>
          <w:p w14:paraId="1D31D453" w14:textId="227A07DD" w:rsidR="001928C4" w:rsidRPr="0035711B" w:rsidRDefault="00E67376" w:rsidP="00E6737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1,093</w:t>
            </w:r>
          </w:p>
        </w:tc>
      </w:tr>
    </w:tbl>
    <w:p w14:paraId="1408BC33" w14:textId="77777777" w:rsidR="00BF738F" w:rsidRPr="0035711B" w:rsidRDefault="00BF738F" w:rsidP="00BF738F">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10EFC68" w14:textId="7C820BA2" w:rsidR="00CD045F" w:rsidRPr="0035711B" w:rsidRDefault="00BF738F" w:rsidP="00D52607">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8B007AE" w14:textId="77777777" w:rsidR="00E87B74" w:rsidRPr="0035711B" w:rsidRDefault="00E87B74" w:rsidP="00D52607">
      <w:pPr>
        <w:spacing w:line="276" w:lineRule="auto"/>
        <w:jc w:val="both"/>
        <w:rPr>
          <w:rFonts w:cstheme="minorHAnsi"/>
          <w:sz w:val="24"/>
          <w:szCs w:val="24"/>
        </w:rPr>
      </w:pPr>
    </w:p>
    <w:p w14:paraId="1EE96747" w14:textId="736299B7" w:rsidR="00D96B9A" w:rsidRPr="0035711B" w:rsidRDefault="00785816" w:rsidP="00D52607">
      <w:pPr>
        <w:spacing w:line="276" w:lineRule="auto"/>
        <w:jc w:val="both"/>
        <w:rPr>
          <w:rFonts w:cstheme="minorHAnsi"/>
          <w:sz w:val="24"/>
          <w:szCs w:val="24"/>
        </w:rPr>
      </w:pPr>
      <w:r w:rsidRPr="0035711B">
        <w:rPr>
          <w:rFonts w:cstheme="minorHAnsi"/>
          <w:sz w:val="24"/>
          <w:szCs w:val="24"/>
        </w:rPr>
        <w:t>Second,</w:t>
      </w:r>
      <w:r w:rsidR="00D81A68" w:rsidRPr="0035711B">
        <w:rPr>
          <w:rFonts w:cstheme="minorHAnsi"/>
          <w:sz w:val="24"/>
          <w:szCs w:val="24"/>
        </w:rPr>
        <w:t xml:space="preserve"> we look at the comparison between the other indicators. </w:t>
      </w:r>
      <w:r w:rsidR="00CE2088" w:rsidRPr="0035711B">
        <w:rPr>
          <w:rFonts w:cstheme="minorHAnsi"/>
          <w:sz w:val="24"/>
          <w:szCs w:val="24"/>
        </w:rPr>
        <w:t xml:space="preserve">The results show a significant difference between </w:t>
      </w:r>
      <w:r w:rsidR="00710616" w:rsidRPr="0035711B">
        <w:rPr>
          <w:rFonts w:cstheme="minorHAnsi"/>
          <w:sz w:val="24"/>
          <w:szCs w:val="24"/>
        </w:rPr>
        <w:t>face-to</w:t>
      </w:r>
      <w:r w:rsidR="00806B3C" w:rsidRPr="0035711B">
        <w:rPr>
          <w:rFonts w:cstheme="minorHAnsi"/>
          <w:sz w:val="24"/>
          <w:szCs w:val="24"/>
        </w:rPr>
        <w:t>-face</w:t>
      </w:r>
      <w:r w:rsidR="00B2101B" w:rsidRPr="0035711B">
        <w:rPr>
          <w:rFonts w:cstheme="minorHAnsi"/>
          <w:sz w:val="24"/>
          <w:szCs w:val="24"/>
        </w:rPr>
        <w:t xml:space="preserve"> and remote reporting of rCSI. Households/respondents tend to </w:t>
      </w:r>
      <w:r w:rsidR="00C47675" w:rsidRPr="0035711B">
        <w:rPr>
          <w:rFonts w:cstheme="minorHAnsi"/>
          <w:sz w:val="24"/>
          <w:szCs w:val="24"/>
        </w:rPr>
        <w:lastRenderedPageBreak/>
        <w:t>over</w:t>
      </w:r>
      <w:r w:rsidR="00FA4E47" w:rsidRPr="0035711B">
        <w:rPr>
          <w:rFonts w:cstheme="minorHAnsi"/>
          <w:sz w:val="24"/>
          <w:szCs w:val="24"/>
        </w:rPr>
        <w:t>-</w:t>
      </w:r>
      <w:r w:rsidR="00C47675" w:rsidRPr="0035711B">
        <w:rPr>
          <w:rFonts w:cstheme="minorHAnsi"/>
          <w:sz w:val="24"/>
          <w:szCs w:val="24"/>
        </w:rPr>
        <w:t xml:space="preserve"> estimate their vulnerability over the phone compared to F2F</w:t>
      </w:r>
      <w:r w:rsidR="00FA4E47" w:rsidRPr="0035711B">
        <w:rPr>
          <w:rFonts w:cstheme="minorHAnsi"/>
          <w:sz w:val="24"/>
          <w:szCs w:val="24"/>
        </w:rPr>
        <w:t xml:space="preserve">. </w:t>
      </w:r>
      <w:r w:rsidR="00FB118F" w:rsidRPr="0035711B">
        <w:rPr>
          <w:rFonts w:cstheme="minorHAnsi"/>
          <w:sz w:val="24"/>
          <w:szCs w:val="24"/>
        </w:rPr>
        <w:t xml:space="preserve">Respondents over the phone </w:t>
      </w:r>
      <w:r w:rsidR="00AB7B81" w:rsidRPr="0035711B">
        <w:rPr>
          <w:rFonts w:cstheme="minorHAnsi"/>
          <w:sz w:val="24"/>
          <w:szCs w:val="24"/>
        </w:rPr>
        <w:t>tend to overestimate by almost 4 percentage points their vulnerability</w:t>
      </w:r>
      <w:r w:rsidR="003918FB" w:rsidRPr="0035711B">
        <w:rPr>
          <w:rFonts w:cstheme="minorHAnsi"/>
          <w:sz w:val="24"/>
          <w:szCs w:val="24"/>
        </w:rPr>
        <w:t>.</w:t>
      </w:r>
      <w:r w:rsidR="0063431A" w:rsidRPr="0035711B">
        <w:rPr>
          <w:rFonts w:cstheme="minorHAnsi"/>
          <w:sz w:val="24"/>
          <w:szCs w:val="24"/>
        </w:rPr>
        <w:t xml:space="preserve"> </w:t>
      </w:r>
    </w:p>
    <w:p w14:paraId="257A203F" w14:textId="7237623E" w:rsidR="00A65187" w:rsidRPr="0035711B" w:rsidRDefault="008122A2" w:rsidP="00D52607">
      <w:pPr>
        <w:spacing w:line="276" w:lineRule="auto"/>
        <w:jc w:val="both"/>
        <w:rPr>
          <w:rFonts w:cstheme="minorHAnsi"/>
          <w:sz w:val="24"/>
          <w:szCs w:val="24"/>
        </w:rPr>
      </w:pPr>
      <w:r w:rsidRPr="0035711B">
        <w:rPr>
          <w:rFonts w:cstheme="minorHAnsi"/>
          <w:sz w:val="24"/>
          <w:szCs w:val="24"/>
        </w:rPr>
        <w:t xml:space="preserve">In the same </w:t>
      </w:r>
      <w:r w:rsidR="002E7085" w:rsidRPr="0035711B">
        <w:rPr>
          <w:rFonts w:cstheme="minorHAnsi"/>
          <w:sz w:val="24"/>
          <w:szCs w:val="24"/>
        </w:rPr>
        <w:t xml:space="preserve">way, </w:t>
      </w:r>
      <w:r w:rsidR="00FF2248" w:rsidRPr="0035711B">
        <w:rPr>
          <w:rFonts w:cstheme="minorHAnsi"/>
          <w:sz w:val="24"/>
          <w:szCs w:val="24"/>
        </w:rPr>
        <w:t xml:space="preserve">households tend to exaggerate their </w:t>
      </w:r>
      <w:r w:rsidR="008D18B4" w:rsidRPr="0035711B">
        <w:rPr>
          <w:rFonts w:cstheme="minorHAnsi"/>
          <w:sz w:val="24"/>
          <w:szCs w:val="24"/>
        </w:rPr>
        <w:t>vulnerability to meet their essential needs com</w:t>
      </w:r>
      <w:r w:rsidR="00C75279" w:rsidRPr="0035711B">
        <w:rPr>
          <w:rFonts w:cstheme="minorHAnsi"/>
          <w:sz w:val="24"/>
          <w:szCs w:val="24"/>
        </w:rPr>
        <w:t>pared to using the face-to-face modality.</w:t>
      </w:r>
      <w:r w:rsidR="00C772DF" w:rsidRPr="0035711B">
        <w:rPr>
          <w:rFonts w:cstheme="minorHAnsi"/>
          <w:sz w:val="24"/>
          <w:szCs w:val="24"/>
        </w:rPr>
        <w:t xml:space="preserve"> </w:t>
      </w:r>
      <w:r w:rsidR="00340A4B" w:rsidRPr="0035711B">
        <w:rPr>
          <w:rFonts w:cstheme="minorHAnsi"/>
          <w:sz w:val="24"/>
          <w:szCs w:val="24"/>
        </w:rPr>
        <w:t>About 8% more</w:t>
      </w:r>
      <w:r w:rsidR="0040651D" w:rsidRPr="0035711B">
        <w:rPr>
          <w:rFonts w:cstheme="minorHAnsi"/>
          <w:sz w:val="24"/>
          <w:szCs w:val="24"/>
        </w:rPr>
        <w:t xml:space="preserve"> households </w:t>
      </w:r>
      <w:r w:rsidR="002A6717" w:rsidRPr="0035711B">
        <w:rPr>
          <w:rFonts w:cstheme="minorHAnsi"/>
          <w:sz w:val="24"/>
          <w:szCs w:val="24"/>
        </w:rPr>
        <w:t xml:space="preserve">in remote than face-to-face classify themselves already in the </w:t>
      </w:r>
      <w:r w:rsidR="00B36316" w:rsidRPr="0035711B">
        <w:rPr>
          <w:rFonts w:cstheme="minorHAnsi"/>
          <w:sz w:val="24"/>
          <w:szCs w:val="24"/>
        </w:rPr>
        <w:t xml:space="preserve">crises with </w:t>
      </w:r>
      <w:r w:rsidR="00DF306B" w:rsidRPr="0035711B">
        <w:rPr>
          <w:rFonts w:cstheme="minorHAnsi"/>
          <w:sz w:val="24"/>
          <w:szCs w:val="24"/>
        </w:rPr>
        <w:t xml:space="preserve">10% more respondents </w:t>
      </w:r>
      <w:r w:rsidR="00AB51BA" w:rsidRPr="0035711B">
        <w:rPr>
          <w:rFonts w:cstheme="minorHAnsi"/>
          <w:sz w:val="24"/>
          <w:szCs w:val="24"/>
        </w:rPr>
        <w:t>classifying their situation in emergency</w:t>
      </w:r>
      <w:r w:rsidR="00893118" w:rsidRPr="0035711B">
        <w:rPr>
          <w:rFonts w:cstheme="minorHAnsi"/>
          <w:sz w:val="24"/>
          <w:szCs w:val="24"/>
        </w:rPr>
        <w:t xml:space="preserve"> category </w:t>
      </w:r>
      <w:r w:rsidR="00426D82" w:rsidRPr="0035711B">
        <w:rPr>
          <w:rFonts w:cstheme="minorHAnsi"/>
          <w:sz w:val="24"/>
          <w:szCs w:val="24"/>
        </w:rPr>
        <w:t>compared to face-to-face</w:t>
      </w:r>
      <w:r w:rsidR="00E43841" w:rsidRPr="0035711B">
        <w:rPr>
          <w:rFonts w:cstheme="minorHAnsi"/>
          <w:sz w:val="24"/>
          <w:szCs w:val="24"/>
        </w:rPr>
        <w:t>.</w:t>
      </w:r>
    </w:p>
    <w:p w14:paraId="0D96B608" w14:textId="3F508A10" w:rsidR="00BD052B" w:rsidRPr="0035711B" w:rsidRDefault="00BD052B">
      <w:pPr>
        <w:rPr>
          <w:rFonts w:cstheme="minorHAnsi"/>
          <w:sz w:val="24"/>
          <w:szCs w:val="24"/>
        </w:rPr>
      </w:pPr>
    </w:p>
    <w:p w14:paraId="13A7EAC3" w14:textId="016FD939" w:rsidR="003F5882" w:rsidRPr="00BF3D27" w:rsidRDefault="003F5882" w:rsidP="00E87B74">
      <w:pPr>
        <w:rPr>
          <w:rFonts w:cstheme="minorHAnsi"/>
          <w:color w:val="2F5496" w:themeColor="accent1" w:themeShade="BF"/>
          <w:sz w:val="24"/>
          <w:szCs w:val="24"/>
        </w:rPr>
      </w:pPr>
      <w:bookmarkStart w:id="9" w:name="_Toc147757582"/>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7</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key Food security indicators across modality</w:t>
      </w:r>
      <w:r w:rsidR="00D935AD" w:rsidRPr="00BF3D27">
        <w:rPr>
          <w:rFonts w:cstheme="minorHAnsi"/>
          <w:color w:val="2F5496" w:themeColor="accent1" w:themeShade="BF"/>
          <w:sz w:val="24"/>
          <w:szCs w:val="24"/>
        </w:rPr>
        <w:t xml:space="preserve"> (Myanmar)</w:t>
      </w:r>
      <w:bookmarkEnd w:id="9"/>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531"/>
        <w:gridCol w:w="1276"/>
        <w:gridCol w:w="1281"/>
        <w:gridCol w:w="1796"/>
      </w:tblGrid>
      <w:tr w:rsidR="00046130" w:rsidRPr="00BF3D27" w14:paraId="2D9A1243"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bottom"/>
          </w:tcPr>
          <w:p w14:paraId="128C3F4C" w14:textId="56134C94" w:rsidR="00046130" w:rsidRPr="0035711B" w:rsidRDefault="002F08B3">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2964F118"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2081FF2F" w14:textId="0E8BB573" w:rsidR="00046130" w:rsidRPr="0035711B" w:rsidRDefault="003178B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36278345"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1" w:type="dxa"/>
            <w:tcBorders>
              <w:top w:val="single" w:sz="12" w:space="0" w:color="auto"/>
              <w:bottom w:val="single" w:sz="12" w:space="0" w:color="auto"/>
            </w:tcBorders>
          </w:tcPr>
          <w:p w14:paraId="24E3B5B3"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4EBE6061" w14:textId="400D6C57" w:rsidR="00046130" w:rsidRPr="0035711B" w:rsidRDefault="003178B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8844699"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796" w:type="dxa"/>
            <w:tcBorders>
              <w:top w:val="single" w:sz="12" w:space="0" w:color="auto"/>
              <w:bottom w:val="single" w:sz="12" w:space="0" w:color="auto"/>
            </w:tcBorders>
          </w:tcPr>
          <w:p w14:paraId="059541DD"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4A0C6C83"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9ABC464"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CD3960" w:rsidRPr="00BF3D27" w14:paraId="43D33BA1"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nil"/>
            </w:tcBorders>
            <w:vAlign w:val="center"/>
          </w:tcPr>
          <w:p w14:paraId="0ABB5754" w14:textId="646D035C" w:rsidR="00046130" w:rsidRPr="0035711B" w:rsidRDefault="00046130">
            <w:pPr>
              <w:rPr>
                <w:rFonts w:cstheme="minorHAnsi"/>
                <w:b w:val="0"/>
                <w:bCs w:val="0"/>
              </w:rPr>
            </w:pPr>
            <w:r w:rsidRPr="0035711B">
              <w:rPr>
                <w:rFonts w:cstheme="minorHAnsi"/>
                <w:b w:val="0"/>
                <w:bCs w:val="0"/>
              </w:rPr>
              <w:t xml:space="preserve">Food </w:t>
            </w:r>
            <w:r w:rsidR="002F08B3" w:rsidRPr="0035711B">
              <w:rPr>
                <w:rFonts w:cstheme="minorHAnsi"/>
                <w:b w:val="0"/>
                <w:bCs w:val="0"/>
              </w:rPr>
              <w:t>Consumption Score</w:t>
            </w:r>
            <w:r w:rsidR="004D3850" w:rsidRPr="0035711B">
              <w:rPr>
                <w:rFonts w:cstheme="minorHAnsi"/>
                <w:b w:val="0"/>
                <w:bCs w:val="0"/>
              </w:rPr>
              <w:t>-FCS</w:t>
            </w:r>
          </w:p>
        </w:tc>
        <w:tc>
          <w:tcPr>
            <w:tcW w:w="1276" w:type="dxa"/>
            <w:tcBorders>
              <w:top w:val="single" w:sz="12" w:space="0" w:color="auto"/>
              <w:bottom w:val="nil"/>
            </w:tcBorders>
          </w:tcPr>
          <w:p w14:paraId="5011F3D4" w14:textId="72BF1697" w:rsidR="00046130" w:rsidRPr="0035711B" w:rsidRDefault="00B55FE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44.32</w:t>
            </w:r>
          </w:p>
          <w:p w14:paraId="5BC3DC56" w14:textId="32C2F97E" w:rsidR="00046130" w:rsidRPr="0035711B" w:rsidRDefault="0004613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562DED" w:rsidRPr="0035711B">
              <w:rPr>
                <w:rFonts w:cstheme="minorHAnsi"/>
              </w:rPr>
              <w:t>50</w:t>
            </w:r>
            <w:r w:rsidRPr="0035711B">
              <w:rPr>
                <w:rFonts w:cstheme="minorHAnsi"/>
              </w:rPr>
              <w:t>)</w:t>
            </w:r>
          </w:p>
        </w:tc>
        <w:tc>
          <w:tcPr>
            <w:tcW w:w="1281" w:type="dxa"/>
            <w:tcBorders>
              <w:top w:val="single" w:sz="12" w:space="0" w:color="auto"/>
              <w:bottom w:val="nil"/>
            </w:tcBorders>
          </w:tcPr>
          <w:p w14:paraId="66C7FD28" w14:textId="77777777" w:rsidR="00046130" w:rsidRPr="0035711B" w:rsidRDefault="00020F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43.7</w:t>
            </w:r>
            <w:r w:rsidR="00AF6444" w:rsidRPr="0035711B">
              <w:rPr>
                <w:rFonts w:cstheme="minorHAnsi"/>
              </w:rPr>
              <w:t>5</w:t>
            </w:r>
          </w:p>
          <w:p w14:paraId="13CD2CB6" w14:textId="3A2CE5E5" w:rsidR="00AF6444" w:rsidRPr="0035711B" w:rsidRDefault="00AF644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(0.55)</w:t>
            </w:r>
          </w:p>
        </w:tc>
        <w:tc>
          <w:tcPr>
            <w:tcW w:w="1796" w:type="dxa"/>
            <w:tcBorders>
              <w:top w:val="single" w:sz="12" w:space="0" w:color="auto"/>
              <w:bottom w:val="nil"/>
            </w:tcBorders>
            <w:vAlign w:val="center"/>
          </w:tcPr>
          <w:p w14:paraId="41390720" w14:textId="42AF1065" w:rsidR="00046130" w:rsidRPr="0035711B" w:rsidRDefault="00AF6444"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0.57</w:t>
            </w:r>
          </w:p>
        </w:tc>
      </w:tr>
      <w:tr w:rsidR="00C54AA1" w:rsidRPr="00BF3D27" w14:paraId="0D21F9EF" w14:textId="77777777" w:rsidTr="00AD13A1">
        <w:tc>
          <w:tcPr>
            <w:cnfStyle w:val="001000000000" w:firstRow="0" w:lastRow="0" w:firstColumn="1" w:lastColumn="0" w:oddVBand="0" w:evenVBand="0" w:oddHBand="0" w:evenHBand="0" w:firstRowFirstColumn="0" w:firstRowLastColumn="0" w:lastRowFirstColumn="0" w:lastRowLastColumn="0"/>
            <w:tcW w:w="4531" w:type="dxa"/>
            <w:tcBorders>
              <w:top w:val="nil"/>
            </w:tcBorders>
            <w:vAlign w:val="center"/>
          </w:tcPr>
          <w:p w14:paraId="7712618E" w14:textId="1D9F6C86" w:rsidR="00C54AA1" w:rsidRPr="0035711B" w:rsidRDefault="00001D67" w:rsidP="00C54AA1">
            <w:pPr>
              <w:rPr>
                <w:rFonts w:cstheme="minorHAnsi"/>
                <w:b w:val="0"/>
                <w:bCs w:val="0"/>
              </w:rPr>
            </w:pPr>
            <w:r w:rsidRPr="0035711B">
              <w:rPr>
                <w:rFonts w:cstheme="minorHAnsi"/>
                <w:b w:val="0"/>
                <w:bCs w:val="0"/>
              </w:rPr>
              <w:t xml:space="preserve">Reduced </w:t>
            </w:r>
            <w:r w:rsidR="00F61254" w:rsidRPr="0035711B">
              <w:rPr>
                <w:rFonts w:cstheme="minorHAnsi"/>
                <w:b w:val="0"/>
                <w:bCs w:val="0"/>
              </w:rPr>
              <w:t xml:space="preserve">Coping </w:t>
            </w:r>
            <w:r w:rsidRPr="0035711B">
              <w:rPr>
                <w:rFonts w:cstheme="minorHAnsi"/>
                <w:b w:val="0"/>
                <w:bCs w:val="0"/>
              </w:rPr>
              <w:t>Strategies Index-rCSI</w:t>
            </w:r>
          </w:p>
        </w:tc>
        <w:tc>
          <w:tcPr>
            <w:tcW w:w="1276" w:type="dxa"/>
            <w:tcBorders>
              <w:top w:val="nil"/>
            </w:tcBorders>
          </w:tcPr>
          <w:p w14:paraId="47B2EA0E"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5.43</w:t>
            </w:r>
          </w:p>
          <w:p w14:paraId="17358B9C" w14:textId="35C9F4DA"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tc>
        <w:tc>
          <w:tcPr>
            <w:tcW w:w="1281" w:type="dxa"/>
            <w:tcBorders>
              <w:top w:val="nil"/>
            </w:tcBorders>
          </w:tcPr>
          <w:p w14:paraId="1FC330E7"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9.24</w:t>
            </w:r>
          </w:p>
          <w:p w14:paraId="7C399F6F" w14:textId="1E37E25D"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(0.40)</w:t>
            </w:r>
          </w:p>
        </w:tc>
        <w:tc>
          <w:tcPr>
            <w:tcW w:w="1796" w:type="dxa"/>
            <w:tcBorders>
              <w:top w:val="nil"/>
            </w:tcBorders>
            <w:vAlign w:val="center"/>
          </w:tcPr>
          <w:p w14:paraId="49A65544" w14:textId="60F3D875" w:rsidR="00C54AA1" w:rsidRPr="0035711B" w:rsidRDefault="00C54AA1" w:rsidP="00C73E0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-3.81***</w:t>
            </w:r>
          </w:p>
        </w:tc>
      </w:tr>
      <w:tr w:rsidR="00C54AA1" w:rsidRPr="00BF3D27" w14:paraId="232C5DF8" w14:textId="77777777" w:rsidTr="00317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9A363A3" w14:textId="107095BC" w:rsidR="00C54AA1" w:rsidRPr="0035711B" w:rsidRDefault="00C54AA1" w:rsidP="00C54AA1">
            <w:pPr>
              <w:rPr>
                <w:rFonts w:cstheme="minorHAnsi"/>
                <w:b w:val="0"/>
                <w:bCs w:val="0"/>
              </w:rPr>
            </w:pPr>
            <w:r w:rsidRPr="0035711B">
              <w:rPr>
                <w:rFonts w:cstheme="minorHAnsi"/>
                <w:b w:val="0"/>
                <w:bCs w:val="0"/>
              </w:rPr>
              <w:t>Livelihood coping: None</w:t>
            </w:r>
          </w:p>
        </w:tc>
        <w:tc>
          <w:tcPr>
            <w:tcW w:w="1276" w:type="dxa"/>
          </w:tcPr>
          <w:p w14:paraId="7FA5BC39" w14:textId="77777777" w:rsidR="00C54AA1" w:rsidRPr="0035711B" w:rsidRDefault="00093B82"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0.26</w:t>
            </w:r>
          </w:p>
          <w:p w14:paraId="18A9D424" w14:textId="18CB820D" w:rsidR="00093B82" w:rsidRPr="0035711B" w:rsidRDefault="00B33698"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Pr>
          <w:p w14:paraId="46A12C1F" w14:textId="77777777" w:rsidR="00C54AA1" w:rsidRPr="0035711B" w:rsidRDefault="00CD78DB"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0.12</w:t>
            </w:r>
          </w:p>
          <w:p w14:paraId="0ADE283C" w14:textId="7A5106F8" w:rsidR="00CD78DB" w:rsidRPr="0035711B" w:rsidRDefault="00BB5F84"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vAlign w:val="center"/>
          </w:tcPr>
          <w:p w14:paraId="07BA4AE2" w14:textId="7B8FA77F" w:rsidR="00C54AA1" w:rsidRPr="0035711B" w:rsidRDefault="008F1A0B"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0.14***</w:t>
            </w:r>
          </w:p>
        </w:tc>
      </w:tr>
      <w:tr w:rsidR="00C54AA1" w:rsidRPr="00BF3D27" w14:paraId="31B72C16" w14:textId="77777777" w:rsidTr="003178B4">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37316724" w14:textId="4A2CFD53" w:rsidR="00C54AA1" w:rsidRPr="0035711B" w:rsidRDefault="00C54AA1" w:rsidP="00C54AA1">
            <w:pPr>
              <w:rPr>
                <w:rFonts w:cstheme="minorHAnsi"/>
                <w:b w:val="0"/>
                <w:bCs w:val="0"/>
              </w:rPr>
            </w:pPr>
            <w:r w:rsidRPr="0035711B">
              <w:rPr>
                <w:rFonts w:cstheme="minorHAnsi"/>
                <w:b w:val="0"/>
                <w:bCs w:val="0"/>
              </w:rPr>
              <w:t>Livelihood coping: Stress level</w:t>
            </w:r>
          </w:p>
        </w:tc>
        <w:tc>
          <w:tcPr>
            <w:tcW w:w="1276" w:type="dxa"/>
            <w:tcBorders>
              <w:bottom w:val="nil"/>
            </w:tcBorders>
          </w:tcPr>
          <w:p w14:paraId="6E300FC3"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0.46</w:t>
            </w:r>
          </w:p>
          <w:p w14:paraId="4DCDEE8F" w14:textId="2D10978C"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1" w:type="dxa"/>
            <w:tcBorders>
              <w:bottom w:val="nil"/>
            </w:tcBorders>
          </w:tcPr>
          <w:p w14:paraId="2DC45E23"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0.41</w:t>
            </w:r>
          </w:p>
          <w:p w14:paraId="40FBA41F" w14:textId="2568EF80"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796" w:type="dxa"/>
            <w:tcBorders>
              <w:bottom w:val="nil"/>
            </w:tcBorders>
            <w:vAlign w:val="center"/>
          </w:tcPr>
          <w:p w14:paraId="10D40B03" w14:textId="4207A5E3" w:rsidR="00C54AA1" w:rsidRPr="0035711B" w:rsidRDefault="00C54AA1" w:rsidP="00C73E0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r>
      <w:tr w:rsidR="00C54AA1" w:rsidRPr="00BF3D27" w14:paraId="6658E7DB" w14:textId="77777777" w:rsidTr="00317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nil"/>
            </w:tcBorders>
            <w:vAlign w:val="center"/>
          </w:tcPr>
          <w:p w14:paraId="5B231218" w14:textId="3AFF438D" w:rsidR="00C54AA1" w:rsidRPr="0035711B" w:rsidRDefault="00C54AA1" w:rsidP="00C54AA1">
            <w:pPr>
              <w:rPr>
                <w:rFonts w:cstheme="minorHAnsi"/>
                <w:b w:val="0"/>
                <w:bCs w:val="0"/>
              </w:rPr>
            </w:pPr>
            <w:r w:rsidRPr="0035711B">
              <w:rPr>
                <w:rFonts w:cstheme="minorHAnsi"/>
                <w:b w:val="0"/>
                <w:bCs w:val="0"/>
              </w:rPr>
              <w:t>Livelihood coping: Crisis level</w:t>
            </w:r>
          </w:p>
        </w:tc>
        <w:tc>
          <w:tcPr>
            <w:tcW w:w="1276" w:type="dxa"/>
            <w:tcBorders>
              <w:top w:val="nil"/>
              <w:bottom w:val="nil"/>
            </w:tcBorders>
          </w:tcPr>
          <w:p w14:paraId="0A86FE9E" w14:textId="77777777"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0.25</w:t>
            </w:r>
          </w:p>
          <w:p w14:paraId="458C8113" w14:textId="31A1F8EC"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Borders>
              <w:top w:val="nil"/>
              <w:bottom w:val="nil"/>
            </w:tcBorders>
          </w:tcPr>
          <w:p w14:paraId="01E32547" w14:textId="77777777"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57D1D4F9" w14:textId="533514C0"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796" w:type="dxa"/>
            <w:tcBorders>
              <w:top w:val="nil"/>
              <w:bottom w:val="nil"/>
            </w:tcBorders>
            <w:vAlign w:val="center"/>
          </w:tcPr>
          <w:p w14:paraId="27E43ABC" w14:textId="1B4ABACB" w:rsidR="00C54AA1" w:rsidRPr="0035711B" w:rsidRDefault="00301A88"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r w:rsidR="00316202" w:rsidRPr="0035711B">
              <w:rPr>
                <w:rFonts w:cstheme="minorHAnsi"/>
              </w:rPr>
              <w:t>***</w:t>
            </w:r>
          </w:p>
        </w:tc>
      </w:tr>
      <w:tr w:rsidR="00C54AA1" w:rsidRPr="00BF3D27" w14:paraId="549AD573" w14:textId="77777777" w:rsidTr="003178B4">
        <w:tc>
          <w:tcPr>
            <w:cnfStyle w:val="001000000000" w:firstRow="0" w:lastRow="0" w:firstColumn="1" w:lastColumn="0" w:oddVBand="0" w:evenVBand="0" w:oddHBand="0" w:evenHBand="0" w:firstRowFirstColumn="0" w:firstRowLastColumn="0" w:lastRowFirstColumn="0" w:lastRowLastColumn="0"/>
            <w:tcW w:w="4531" w:type="dxa"/>
            <w:tcBorders>
              <w:bottom w:val="single" w:sz="6" w:space="0" w:color="auto"/>
            </w:tcBorders>
            <w:vAlign w:val="center"/>
          </w:tcPr>
          <w:p w14:paraId="2687AC66" w14:textId="6DCF4F5D" w:rsidR="00C54AA1" w:rsidRPr="0035711B" w:rsidRDefault="00082E0E" w:rsidP="00C54AA1">
            <w:pPr>
              <w:rPr>
                <w:rFonts w:cstheme="minorHAnsi"/>
                <w:b w:val="0"/>
              </w:rPr>
            </w:pPr>
            <w:r w:rsidRPr="0035711B">
              <w:rPr>
                <w:rFonts w:cstheme="minorHAnsi"/>
                <w:b w:val="0"/>
              </w:rPr>
              <w:t xml:space="preserve">Livelihood coping: </w:t>
            </w:r>
            <w:r w:rsidR="006F78CE" w:rsidRPr="0035711B">
              <w:rPr>
                <w:rFonts w:cstheme="minorHAnsi"/>
                <w:b w:val="0"/>
              </w:rPr>
              <w:t>Emergency level</w:t>
            </w:r>
          </w:p>
        </w:tc>
        <w:tc>
          <w:tcPr>
            <w:tcW w:w="1276" w:type="dxa"/>
            <w:tcBorders>
              <w:bottom w:val="single" w:sz="6" w:space="0" w:color="auto"/>
            </w:tcBorders>
          </w:tcPr>
          <w:p w14:paraId="4A4DC0D2" w14:textId="77777777" w:rsidR="00C54AA1" w:rsidRPr="0035711B" w:rsidRDefault="000954C2"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p w14:paraId="5C0D35DE" w14:textId="0ACB6280" w:rsidR="000954C2" w:rsidRPr="0035711B" w:rsidRDefault="000954C2"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1" w:type="dxa"/>
            <w:tcBorders>
              <w:bottom w:val="single" w:sz="6" w:space="0" w:color="auto"/>
            </w:tcBorders>
          </w:tcPr>
          <w:p w14:paraId="6367384C" w14:textId="77777777" w:rsidR="00C54AA1" w:rsidRPr="0035711B" w:rsidRDefault="00264AE4"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0.14</w:t>
            </w:r>
          </w:p>
          <w:p w14:paraId="66F63782" w14:textId="4F51F172" w:rsidR="00264AE4" w:rsidRPr="0035711B" w:rsidRDefault="00264AE4"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796" w:type="dxa"/>
            <w:tcBorders>
              <w:bottom w:val="single" w:sz="6" w:space="0" w:color="auto"/>
            </w:tcBorders>
            <w:vAlign w:val="center"/>
          </w:tcPr>
          <w:p w14:paraId="0EBC6640" w14:textId="5650DA13" w:rsidR="00C54AA1" w:rsidRPr="0035711B" w:rsidRDefault="00E84714" w:rsidP="00C73E0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r>
      <w:tr w:rsidR="000B79C7" w:rsidRPr="00BF3D27" w14:paraId="513FA1BC"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12" w:space="0" w:color="auto"/>
            </w:tcBorders>
            <w:vAlign w:val="center"/>
          </w:tcPr>
          <w:p w14:paraId="7C1E9FED" w14:textId="5863AA27" w:rsidR="000B79C7" w:rsidRPr="0035711B" w:rsidRDefault="000B79C7" w:rsidP="00C54AA1">
            <w:pPr>
              <w:rPr>
                <w:rFonts w:cstheme="minorHAnsi"/>
                <w:b w:val="0"/>
              </w:rPr>
            </w:pPr>
            <w:r w:rsidRPr="0035711B">
              <w:rPr>
                <w:rFonts w:cstheme="minorHAnsi"/>
                <w:b w:val="0"/>
              </w:rPr>
              <w:t>Food Expenditure Share</w:t>
            </w:r>
            <w:r w:rsidR="00CD3960" w:rsidRPr="0035711B">
              <w:rPr>
                <w:rFonts w:cstheme="minorHAnsi"/>
                <w:b w:val="0"/>
              </w:rPr>
              <w:t>: F</w:t>
            </w:r>
            <w:r w:rsidRPr="0035711B">
              <w:rPr>
                <w:rFonts w:cstheme="minorHAnsi"/>
                <w:b w:val="0"/>
              </w:rPr>
              <w:t>ES</w:t>
            </w:r>
          </w:p>
        </w:tc>
        <w:tc>
          <w:tcPr>
            <w:tcW w:w="1276" w:type="dxa"/>
            <w:tcBorders>
              <w:bottom w:val="single" w:sz="12" w:space="0" w:color="auto"/>
            </w:tcBorders>
          </w:tcPr>
          <w:p w14:paraId="2753415C" w14:textId="77777777" w:rsidR="000B79C7" w:rsidRPr="0035711B" w:rsidRDefault="000B79C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0.66</w:t>
            </w:r>
          </w:p>
          <w:p w14:paraId="3DEA3578" w14:textId="06D0735E" w:rsidR="000B79C7" w:rsidRPr="0035711B" w:rsidRDefault="00D16D4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Borders>
              <w:bottom w:val="single" w:sz="12" w:space="0" w:color="auto"/>
            </w:tcBorders>
          </w:tcPr>
          <w:p w14:paraId="42834C90" w14:textId="77777777" w:rsidR="000B79C7" w:rsidRPr="0035711B" w:rsidRDefault="00D16D4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0.66</w:t>
            </w:r>
          </w:p>
          <w:p w14:paraId="5D12057F" w14:textId="4444B117" w:rsidR="00D16D47" w:rsidRPr="0035711B" w:rsidRDefault="00D16D4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tcBorders>
              <w:bottom w:val="single" w:sz="12" w:space="0" w:color="auto"/>
            </w:tcBorders>
            <w:vAlign w:val="center"/>
          </w:tcPr>
          <w:p w14:paraId="1769CF3A" w14:textId="69568716" w:rsidR="000B79C7" w:rsidRPr="0035711B" w:rsidRDefault="00D16D47"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w:t>
            </w:r>
            <w:r w:rsidR="00775B25" w:rsidRPr="0035711B">
              <w:rPr>
                <w:rFonts w:cstheme="minorHAnsi"/>
              </w:rPr>
              <w:t>1</w:t>
            </w:r>
          </w:p>
        </w:tc>
      </w:tr>
      <w:tr w:rsidR="00CD3960" w:rsidRPr="00BF3D27" w14:paraId="64BA13E7" w14:textId="77777777" w:rsidTr="00AD13A1">
        <w:trPr>
          <w:trHeight w:val="306"/>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center"/>
          </w:tcPr>
          <w:p w14:paraId="0557DF29" w14:textId="77777777" w:rsidR="00C54AA1" w:rsidRPr="0035711B" w:rsidRDefault="00C54AA1" w:rsidP="00C54AA1">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1718CC63"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610</w:t>
            </w:r>
          </w:p>
        </w:tc>
        <w:tc>
          <w:tcPr>
            <w:tcW w:w="1281" w:type="dxa"/>
            <w:tcBorders>
              <w:top w:val="single" w:sz="12" w:space="0" w:color="auto"/>
              <w:bottom w:val="single" w:sz="12" w:space="0" w:color="auto"/>
            </w:tcBorders>
            <w:vAlign w:val="center"/>
          </w:tcPr>
          <w:p w14:paraId="2D65B70D"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483</w:t>
            </w:r>
          </w:p>
        </w:tc>
        <w:tc>
          <w:tcPr>
            <w:tcW w:w="1796" w:type="dxa"/>
            <w:tcBorders>
              <w:top w:val="single" w:sz="12" w:space="0" w:color="auto"/>
              <w:bottom w:val="single" w:sz="12" w:space="0" w:color="auto"/>
            </w:tcBorders>
            <w:vAlign w:val="center"/>
          </w:tcPr>
          <w:p w14:paraId="322C3355" w14:textId="7083F80D" w:rsidR="00C54AA1" w:rsidRPr="0035711B" w:rsidRDefault="00E67376" w:rsidP="00BC76E8">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35711B">
              <w:rPr>
                <w:rFonts w:cstheme="minorHAnsi"/>
                <w:b/>
                <w:bCs/>
              </w:rPr>
              <w:t>1093</w:t>
            </w:r>
          </w:p>
        </w:tc>
      </w:tr>
    </w:tbl>
    <w:p w14:paraId="059A6541" w14:textId="77777777" w:rsidR="00BF738F" w:rsidRPr="0035711B" w:rsidRDefault="00BF738F" w:rsidP="00BF738F">
      <w:pPr>
        <w:spacing w:after="0" w:line="276" w:lineRule="auto"/>
        <w:jc w:val="both"/>
        <w:rPr>
          <w:rFonts w:cstheme="minorHAnsi"/>
          <w:sz w:val="18"/>
          <w:szCs w:val="18"/>
        </w:rPr>
      </w:pPr>
      <w:r w:rsidRPr="0035711B">
        <w:rPr>
          <w:rFonts w:cstheme="minorHAnsi"/>
          <w:sz w:val="18"/>
          <w:szCs w:val="18"/>
        </w:rPr>
        <w:t>Source: rCARI survey 2023</w:t>
      </w:r>
    </w:p>
    <w:p w14:paraId="0F2B31D4" w14:textId="77777777" w:rsidR="00BF738F" w:rsidRPr="0035711B" w:rsidRDefault="00BF738F" w:rsidP="00BF738F">
      <w:pPr>
        <w:spacing w:line="276" w:lineRule="auto"/>
        <w:jc w:val="both"/>
        <w:rPr>
          <w:rFonts w:cstheme="minorHAnsi"/>
          <w:sz w:val="18"/>
          <w:szCs w:val="18"/>
        </w:rPr>
      </w:pPr>
      <w:r w:rsidRPr="0035711B">
        <w:rPr>
          <w:rFonts w:cstheme="minorHAnsi"/>
          <w:sz w:val="18"/>
          <w:szCs w:val="18"/>
        </w:rPr>
        <w:t xml:space="preserve">Note: Significance * p&lt;0.10, ** p&lt;0.05, *** p&lt;0.01 </w:t>
      </w:r>
    </w:p>
    <w:p w14:paraId="2B66A83D" w14:textId="77777777" w:rsidR="0052746E" w:rsidRPr="0035711B" w:rsidRDefault="0052746E" w:rsidP="00BF738F">
      <w:pPr>
        <w:spacing w:line="276" w:lineRule="auto"/>
        <w:jc w:val="both"/>
        <w:rPr>
          <w:rFonts w:cstheme="minorHAnsi"/>
          <w:sz w:val="18"/>
          <w:szCs w:val="18"/>
        </w:rPr>
      </w:pPr>
    </w:p>
    <w:p w14:paraId="7A7AE752" w14:textId="31DC0EC1" w:rsidR="0052746E" w:rsidRPr="00BF3D27" w:rsidRDefault="0052746E" w:rsidP="0052746E">
      <w:pPr>
        <w:rPr>
          <w:rFonts w:cstheme="minorHAnsi"/>
          <w:color w:val="2F5496" w:themeColor="accent1" w:themeShade="BF"/>
          <w:sz w:val="24"/>
          <w:szCs w:val="24"/>
        </w:rPr>
      </w:pPr>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Pr="00BF3D27">
        <w:rPr>
          <w:rFonts w:cstheme="minorHAnsi"/>
          <w:color w:val="2F5496" w:themeColor="accent1" w:themeShade="BF"/>
          <w:sz w:val="24"/>
          <w:szCs w:val="24"/>
        </w:rPr>
        <w:t>8</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LCS Strategy</w:t>
      </w:r>
    </w:p>
    <w:tbl>
      <w:tblPr>
        <w:tblW w:w="9214" w:type="dxa"/>
        <w:tblLook w:val="04A0" w:firstRow="1" w:lastRow="0" w:firstColumn="1" w:lastColumn="0" w:noHBand="0" w:noVBand="1"/>
      </w:tblPr>
      <w:tblGrid>
        <w:gridCol w:w="4395"/>
        <w:gridCol w:w="1559"/>
        <w:gridCol w:w="1417"/>
        <w:gridCol w:w="1843"/>
      </w:tblGrid>
      <w:tr w:rsidR="0052746E" w:rsidRPr="00BF3D27" w14:paraId="52B85614" w14:textId="77777777">
        <w:trPr>
          <w:trHeight w:val="290"/>
        </w:trPr>
        <w:tc>
          <w:tcPr>
            <w:tcW w:w="4395" w:type="dxa"/>
            <w:tcBorders>
              <w:top w:val="single" w:sz="12" w:space="0" w:color="auto"/>
              <w:left w:val="nil"/>
              <w:bottom w:val="nil"/>
              <w:right w:val="nil"/>
            </w:tcBorders>
            <w:shd w:val="clear" w:color="auto" w:fill="auto"/>
            <w:noWrap/>
            <w:vAlign w:val="bottom"/>
          </w:tcPr>
          <w:p w14:paraId="1D7E261D" w14:textId="77777777" w:rsidR="0052746E" w:rsidRPr="0035711B" w:rsidRDefault="0052746E">
            <w:pPr>
              <w:spacing w:after="0" w:line="240" w:lineRule="auto"/>
              <w:rPr>
                <w:rFonts w:eastAsia="Times New Roman" w:cstheme="minorHAnsi"/>
                <w:lang w:eastAsia="en-GB"/>
              </w:rPr>
            </w:pPr>
            <w:r w:rsidRPr="0035711B">
              <w:rPr>
                <w:rFonts w:eastAsia="Times New Roman" w:cstheme="minorHAnsi"/>
                <w:lang w:eastAsia="en-GB"/>
              </w:rPr>
              <w:t>LCS-Strategy</w:t>
            </w:r>
          </w:p>
        </w:tc>
        <w:tc>
          <w:tcPr>
            <w:tcW w:w="1559" w:type="dxa"/>
            <w:tcBorders>
              <w:top w:val="single" w:sz="12" w:space="0" w:color="auto"/>
              <w:left w:val="nil"/>
              <w:bottom w:val="nil"/>
              <w:right w:val="nil"/>
            </w:tcBorders>
            <w:shd w:val="clear" w:color="auto" w:fill="auto"/>
            <w:noWrap/>
          </w:tcPr>
          <w:p w14:paraId="0B88F6DD" w14:textId="77777777" w:rsidR="0052746E" w:rsidRPr="0035711B" w:rsidRDefault="0052746E">
            <w:pPr>
              <w:spacing w:after="0"/>
              <w:jc w:val="center"/>
              <w:rPr>
                <w:rFonts w:cstheme="minorHAnsi"/>
                <w:b/>
                <w:bCs/>
                <w:sz w:val="20"/>
                <w:szCs w:val="20"/>
              </w:rPr>
            </w:pPr>
            <w:r w:rsidRPr="0035711B">
              <w:rPr>
                <w:rFonts w:cstheme="minorHAnsi"/>
                <w:b/>
                <w:bCs/>
                <w:sz w:val="20"/>
                <w:szCs w:val="20"/>
              </w:rPr>
              <w:t>(1)</w:t>
            </w:r>
          </w:p>
          <w:p w14:paraId="207324F9" w14:textId="77777777" w:rsidR="0052746E" w:rsidRPr="0035711B" w:rsidRDefault="0052746E">
            <w:pPr>
              <w:spacing w:after="0"/>
              <w:jc w:val="center"/>
              <w:rPr>
                <w:rFonts w:cstheme="minorHAnsi"/>
                <w:b/>
                <w:bCs/>
                <w:sz w:val="20"/>
                <w:szCs w:val="20"/>
              </w:rPr>
            </w:pPr>
            <w:r w:rsidRPr="0035711B">
              <w:rPr>
                <w:rFonts w:cstheme="minorHAnsi"/>
                <w:b/>
                <w:bCs/>
                <w:sz w:val="20"/>
                <w:szCs w:val="20"/>
              </w:rPr>
              <w:t>F2F</w:t>
            </w:r>
          </w:p>
          <w:p w14:paraId="7C5E3022" w14:textId="77777777" w:rsidR="0052746E" w:rsidRPr="0035711B" w:rsidRDefault="0052746E">
            <w:pPr>
              <w:spacing w:after="0" w:line="240" w:lineRule="auto"/>
              <w:jc w:val="center"/>
              <w:rPr>
                <w:rFonts w:eastAsia="Times New Roman" w:cstheme="minorHAnsi"/>
                <w:lang w:eastAsia="en-GB"/>
              </w:rPr>
            </w:pPr>
            <w:r w:rsidRPr="0035711B">
              <w:rPr>
                <w:rFonts w:cstheme="minorHAnsi"/>
                <w:b/>
                <w:bCs/>
                <w:sz w:val="20"/>
                <w:szCs w:val="20"/>
              </w:rPr>
              <w:t>Mean/(SE)</w:t>
            </w:r>
          </w:p>
        </w:tc>
        <w:tc>
          <w:tcPr>
            <w:tcW w:w="1417" w:type="dxa"/>
            <w:tcBorders>
              <w:top w:val="single" w:sz="12" w:space="0" w:color="auto"/>
              <w:left w:val="nil"/>
              <w:bottom w:val="nil"/>
              <w:right w:val="nil"/>
            </w:tcBorders>
            <w:shd w:val="clear" w:color="auto" w:fill="auto"/>
            <w:noWrap/>
          </w:tcPr>
          <w:p w14:paraId="446973B9" w14:textId="77777777" w:rsidR="0052746E" w:rsidRPr="0035711B" w:rsidRDefault="0052746E">
            <w:pPr>
              <w:spacing w:after="0"/>
              <w:jc w:val="center"/>
              <w:rPr>
                <w:rFonts w:cstheme="minorHAnsi"/>
                <w:b/>
                <w:bCs/>
                <w:sz w:val="20"/>
                <w:szCs w:val="20"/>
              </w:rPr>
            </w:pPr>
            <w:r w:rsidRPr="0035711B">
              <w:rPr>
                <w:rFonts w:cstheme="minorHAnsi"/>
                <w:b/>
                <w:bCs/>
                <w:sz w:val="20"/>
                <w:szCs w:val="20"/>
              </w:rPr>
              <w:t>(2)</w:t>
            </w:r>
          </w:p>
          <w:p w14:paraId="1C89654A" w14:textId="77777777" w:rsidR="0052746E" w:rsidRPr="0035711B" w:rsidRDefault="0052746E">
            <w:pPr>
              <w:spacing w:after="0"/>
              <w:jc w:val="center"/>
              <w:rPr>
                <w:rFonts w:cstheme="minorHAnsi"/>
                <w:b/>
                <w:bCs/>
                <w:sz w:val="20"/>
                <w:szCs w:val="20"/>
              </w:rPr>
            </w:pPr>
            <w:r w:rsidRPr="0035711B">
              <w:rPr>
                <w:rFonts w:cstheme="minorHAnsi"/>
                <w:b/>
                <w:bCs/>
                <w:sz w:val="20"/>
                <w:szCs w:val="20"/>
              </w:rPr>
              <w:t>Remote</w:t>
            </w:r>
          </w:p>
          <w:p w14:paraId="5DFF7CA1" w14:textId="77777777" w:rsidR="0052746E" w:rsidRPr="0035711B" w:rsidRDefault="0052746E">
            <w:pPr>
              <w:spacing w:after="0" w:line="240" w:lineRule="auto"/>
              <w:jc w:val="center"/>
              <w:rPr>
                <w:rFonts w:eastAsia="Times New Roman" w:cstheme="minorHAnsi"/>
                <w:lang w:eastAsia="en-GB"/>
              </w:rPr>
            </w:pPr>
            <w:r w:rsidRPr="0035711B">
              <w:rPr>
                <w:rFonts w:cstheme="minorHAnsi"/>
                <w:b/>
                <w:bCs/>
                <w:sz w:val="20"/>
                <w:szCs w:val="20"/>
              </w:rPr>
              <w:t>Mean/(SE)</w:t>
            </w:r>
          </w:p>
        </w:tc>
        <w:tc>
          <w:tcPr>
            <w:tcW w:w="1843" w:type="dxa"/>
            <w:tcBorders>
              <w:top w:val="single" w:sz="12" w:space="0" w:color="auto"/>
              <w:left w:val="nil"/>
              <w:bottom w:val="nil"/>
              <w:right w:val="nil"/>
            </w:tcBorders>
            <w:shd w:val="clear" w:color="auto" w:fill="auto"/>
            <w:noWrap/>
          </w:tcPr>
          <w:p w14:paraId="2D5D27E6" w14:textId="77777777" w:rsidR="0052746E" w:rsidRPr="0035711B" w:rsidRDefault="0052746E">
            <w:pPr>
              <w:spacing w:after="0"/>
              <w:jc w:val="center"/>
              <w:rPr>
                <w:rFonts w:cstheme="minorHAnsi"/>
                <w:b/>
                <w:bCs/>
                <w:sz w:val="20"/>
                <w:szCs w:val="20"/>
              </w:rPr>
            </w:pPr>
            <w:r w:rsidRPr="0035711B">
              <w:rPr>
                <w:rFonts w:cstheme="minorHAnsi"/>
                <w:b/>
                <w:bCs/>
                <w:sz w:val="20"/>
                <w:szCs w:val="20"/>
              </w:rPr>
              <w:t>(1)-(2)</w:t>
            </w:r>
          </w:p>
          <w:p w14:paraId="69D05C3F" w14:textId="77777777" w:rsidR="0052746E" w:rsidRPr="0035711B" w:rsidRDefault="0052746E">
            <w:pPr>
              <w:spacing w:after="0"/>
              <w:jc w:val="center"/>
              <w:rPr>
                <w:rFonts w:cstheme="minorHAnsi"/>
                <w:b/>
                <w:bCs/>
                <w:sz w:val="20"/>
                <w:szCs w:val="20"/>
              </w:rPr>
            </w:pPr>
            <w:r w:rsidRPr="0035711B">
              <w:rPr>
                <w:rFonts w:cstheme="minorHAnsi"/>
                <w:b/>
                <w:bCs/>
                <w:sz w:val="20"/>
                <w:szCs w:val="20"/>
              </w:rPr>
              <w:t>Pairwise t-test</w:t>
            </w:r>
          </w:p>
          <w:p w14:paraId="796FD7D7" w14:textId="77777777" w:rsidR="0052746E" w:rsidRPr="0035711B" w:rsidRDefault="0052746E">
            <w:pPr>
              <w:spacing w:after="0" w:line="240" w:lineRule="auto"/>
              <w:jc w:val="center"/>
              <w:rPr>
                <w:rFonts w:eastAsia="Times New Roman" w:cstheme="minorHAnsi"/>
                <w:lang w:eastAsia="en-GB"/>
              </w:rPr>
            </w:pPr>
            <w:r w:rsidRPr="0035711B">
              <w:rPr>
                <w:rFonts w:cstheme="minorHAnsi"/>
                <w:b/>
                <w:bCs/>
                <w:sz w:val="20"/>
                <w:szCs w:val="20"/>
              </w:rPr>
              <w:t>Mean difference</w:t>
            </w:r>
          </w:p>
        </w:tc>
      </w:tr>
      <w:tr w:rsidR="0052746E" w:rsidRPr="00BF3D27" w14:paraId="74A8D024" w14:textId="77777777">
        <w:trPr>
          <w:trHeight w:val="290"/>
        </w:trPr>
        <w:tc>
          <w:tcPr>
            <w:tcW w:w="4395" w:type="dxa"/>
            <w:tcBorders>
              <w:top w:val="single" w:sz="12" w:space="0" w:color="auto"/>
              <w:left w:val="nil"/>
              <w:bottom w:val="nil"/>
              <w:right w:val="nil"/>
            </w:tcBorders>
            <w:shd w:val="clear" w:color="auto" w:fill="auto"/>
            <w:noWrap/>
            <w:vAlign w:val="bottom"/>
            <w:hideMark/>
          </w:tcPr>
          <w:p w14:paraId="04CB2A97"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Lcs_stress_DomAsset_yn</w:t>
            </w:r>
            <w:proofErr w:type="spellEnd"/>
          </w:p>
        </w:tc>
        <w:tc>
          <w:tcPr>
            <w:tcW w:w="1559" w:type="dxa"/>
            <w:tcBorders>
              <w:top w:val="single" w:sz="12" w:space="0" w:color="auto"/>
              <w:left w:val="nil"/>
              <w:bottom w:val="nil"/>
              <w:right w:val="nil"/>
            </w:tcBorders>
            <w:shd w:val="clear" w:color="auto" w:fill="auto"/>
            <w:noWrap/>
            <w:vAlign w:val="bottom"/>
            <w:hideMark/>
          </w:tcPr>
          <w:p w14:paraId="012D96D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417" w:type="dxa"/>
            <w:tcBorders>
              <w:top w:val="single" w:sz="12" w:space="0" w:color="auto"/>
              <w:left w:val="nil"/>
              <w:bottom w:val="nil"/>
              <w:right w:val="nil"/>
            </w:tcBorders>
            <w:shd w:val="clear" w:color="auto" w:fill="auto"/>
            <w:noWrap/>
            <w:vAlign w:val="bottom"/>
            <w:hideMark/>
          </w:tcPr>
          <w:p w14:paraId="4D012BA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1843" w:type="dxa"/>
            <w:tcBorders>
              <w:top w:val="single" w:sz="12" w:space="0" w:color="auto"/>
              <w:left w:val="nil"/>
              <w:bottom w:val="nil"/>
              <w:right w:val="nil"/>
            </w:tcBorders>
            <w:shd w:val="clear" w:color="auto" w:fill="auto"/>
            <w:noWrap/>
            <w:vAlign w:val="bottom"/>
            <w:hideMark/>
          </w:tcPr>
          <w:p w14:paraId="40F43BD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52746E" w:rsidRPr="00BF3D27" w14:paraId="240F9D6E" w14:textId="77777777">
        <w:trPr>
          <w:trHeight w:val="290"/>
        </w:trPr>
        <w:tc>
          <w:tcPr>
            <w:tcW w:w="4395" w:type="dxa"/>
            <w:tcBorders>
              <w:top w:val="nil"/>
              <w:left w:val="nil"/>
              <w:bottom w:val="nil"/>
              <w:right w:val="nil"/>
            </w:tcBorders>
            <w:shd w:val="clear" w:color="auto" w:fill="auto"/>
            <w:noWrap/>
            <w:vAlign w:val="bottom"/>
            <w:hideMark/>
          </w:tcPr>
          <w:p w14:paraId="0B45ECE4"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49DAB64"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7FC4D68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3D669930"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719B8C4A" w14:textId="77777777">
        <w:trPr>
          <w:trHeight w:val="290"/>
        </w:trPr>
        <w:tc>
          <w:tcPr>
            <w:tcW w:w="4395" w:type="dxa"/>
            <w:tcBorders>
              <w:top w:val="nil"/>
              <w:left w:val="nil"/>
              <w:bottom w:val="nil"/>
              <w:right w:val="nil"/>
            </w:tcBorders>
            <w:shd w:val="clear" w:color="auto" w:fill="auto"/>
            <w:noWrap/>
            <w:vAlign w:val="bottom"/>
            <w:hideMark/>
          </w:tcPr>
          <w:p w14:paraId="06175A62"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Lcs_stress_CrdtFood_yn</w:t>
            </w:r>
            <w:proofErr w:type="spellEnd"/>
          </w:p>
        </w:tc>
        <w:tc>
          <w:tcPr>
            <w:tcW w:w="1559" w:type="dxa"/>
            <w:tcBorders>
              <w:top w:val="nil"/>
              <w:left w:val="nil"/>
              <w:bottom w:val="nil"/>
              <w:right w:val="nil"/>
            </w:tcBorders>
            <w:shd w:val="clear" w:color="auto" w:fill="auto"/>
            <w:noWrap/>
            <w:vAlign w:val="bottom"/>
            <w:hideMark/>
          </w:tcPr>
          <w:p w14:paraId="48F317C6"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0.53</w:t>
            </w:r>
          </w:p>
        </w:tc>
        <w:tc>
          <w:tcPr>
            <w:tcW w:w="1417" w:type="dxa"/>
            <w:tcBorders>
              <w:top w:val="nil"/>
              <w:left w:val="nil"/>
              <w:bottom w:val="nil"/>
              <w:right w:val="nil"/>
            </w:tcBorders>
            <w:shd w:val="clear" w:color="auto" w:fill="auto"/>
            <w:noWrap/>
            <w:vAlign w:val="bottom"/>
            <w:hideMark/>
          </w:tcPr>
          <w:p w14:paraId="30E3ED48"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0.67</w:t>
            </w:r>
          </w:p>
        </w:tc>
        <w:tc>
          <w:tcPr>
            <w:tcW w:w="1843" w:type="dxa"/>
            <w:tcBorders>
              <w:top w:val="nil"/>
              <w:left w:val="nil"/>
              <w:bottom w:val="nil"/>
              <w:right w:val="nil"/>
            </w:tcBorders>
            <w:shd w:val="clear" w:color="auto" w:fill="auto"/>
            <w:noWrap/>
            <w:vAlign w:val="bottom"/>
            <w:hideMark/>
          </w:tcPr>
          <w:p w14:paraId="3312C1A4"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-0.14***</w:t>
            </w:r>
          </w:p>
        </w:tc>
      </w:tr>
      <w:tr w:rsidR="0052746E" w:rsidRPr="00BF3D27" w14:paraId="074DD0C4" w14:textId="77777777">
        <w:trPr>
          <w:trHeight w:val="290"/>
        </w:trPr>
        <w:tc>
          <w:tcPr>
            <w:tcW w:w="4395" w:type="dxa"/>
            <w:tcBorders>
              <w:top w:val="nil"/>
              <w:left w:val="nil"/>
              <w:bottom w:val="nil"/>
              <w:right w:val="nil"/>
            </w:tcBorders>
            <w:shd w:val="clear" w:color="auto" w:fill="auto"/>
            <w:noWrap/>
            <w:vAlign w:val="bottom"/>
            <w:hideMark/>
          </w:tcPr>
          <w:p w14:paraId="7761D94F"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FDA913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7F023CB4"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13DFAF1E"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4145E8A9" w14:textId="77777777">
        <w:trPr>
          <w:trHeight w:val="290"/>
        </w:trPr>
        <w:tc>
          <w:tcPr>
            <w:tcW w:w="4395" w:type="dxa"/>
            <w:tcBorders>
              <w:top w:val="nil"/>
              <w:left w:val="nil"/>
              <w:bottom w:val="nil"/>
              <w:right w:val="nil"/>
            </w:tcBorders>
            <w:shd w:val="clear" w:color="auto" w:fill="auto"/>
            <w:noWrap/>
            <w:vAlign w:val="bottom"/>
            <w:hideMark/>
          </w:tcPr>
          <w:p w14:paraId="4F4EB1E4"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Lcs_stress_Saving_yn</w:t>
            </w:r>
            <w:proofErr w:type="spellEnd"/>
          </w:p>
        </w:tc>
        <w:tc>
          <w:tcPr>
            <w:tcW w:w="1559" w:type="dxa"/>
            <w:tcBorders>
              <w:top w:val="nil"/>
              <w:left w:val="nil"/>
              <w:bottom w:val="nil"/>
              <w:right w:val="nil"/>
            </w:tcBorders>
            <w:shd w:val="clear" w:color="auto" w:fill="auto"/>
            <w:noWrap/>
            <w:vAlign w:val="bottom"/>
            <w:hideMark/>
          </w:tcPr>
          <w:p w14:paraId="190B44A2"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0.24</w:t>
            </w:r>
          </w:p>
        </w:tc>
        <w:tc>
          <w:tcPr>
            <w:tcW w:w="1417" w:type="dxa"/>
            <w:tcBorders>
              <w:top w:val="nil"/>
              <w:left w:val="nil"/>
              <w:bottom w:val="nil"/>
              <w:right w:val="nil"/>
            </w:tcBorders>
            <w:shd w:val="clear" w:color="auto" w:fill="auto"/>
            <w:noWrap/>
            <w:vAlign w:val="bottom"/>
            <w:hideMark/>
          </w:tcPr>
          <w:p w14:paraId="6054B54B"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0.32</w:t>
            </w:r>
          </w:p>
        </w:tc>
        <w:tc>
          <w:tcPr>
            <w:tcW w:w="1843" w:type="dxa"/>
            <w:tcBorders>
              <w:top w:val="nil"/>
              <w:left w:val="nil"/>
              <w:bottom w:val="nil"/>
              <w:right w:val="nil"/>
            </w:tcBorders>
            <w:shd w:val="clear" w:color="auto" w:fill="auto"/>
            <w:noWrap/>
            <w:vAlign w:val="bottom"/>
            <w:hideMark/>
          </w:tcPr>
          <w:p w14:paraId="2CBBF22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-0.08***</w:t>
            </w:r>
          </w:p>
        </w:tc>
      </w:tr>
      <w:tr w:rsidR="0052746E" w:rsidRPr="00BF3D27" w14:paraId="45603825" w14:textId="77777777">
        <w:trPr>
          <w:trHeight w:val="290"/>
        </w:trPr>
        <w:tc>
          <w:tcPr>
            <w:tcW w:w="4395" w:type="dxa"/>
            <w:tcBorders>
              <w:top w:val="nil"/>
              <w:left w:val="nil"/>
              <w:bottom w:val="nil"/>
              <w:right w:val="nil"/>
            </w:tcBorders>
            <w:shd w:val="clear" w:color="auto" w:fill="auto"/>
            <w:noWrap/>
            <w:vAlign w:val="bottom"/>
            <w:hideMark/>
          </w:tcPr>
          <w:p w14:paraId="31FB6619"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488AA98"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5A055711"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19EA1CD1"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6AAC9AAE" w14:textId="77777777">
        <w:trPr>
          <w:trHeight w:val="290"/>
        </w:trPr>
        <w:tc>
          <w:tcPr>
            <w:tcW w:w="4395" w:type="dxa"/>
            <w:tcBorders>
              <w:top w:val="nil"/>
              <w:left w:val="nil"/>
              <w:bottom w:val="nil"/>
              <w:right w:val="nil"/>
            </w:tcBorders>
            <w:shd w:val="clear" w:color="auto" w:fill="auto"/>
            <w:noWrap/>
            <w:vAlign w:val="bottom"/>
            <w:hideMark/>
          </w:tcPr>
          <w:p w14:paraId="1756C274"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Lcs_stress_BorrowCash_yn</w:t>
            </w:r>
            <w:proofErr w:type="spellEnd"/>
          </w:p>
        </w:tc>
        <w:tc>
          <w:tcPr>
            <w:tcW w:w="1559" w:type="dxa"/>
            <w:tcBorders>
              <w:top w:val="nil"/>
              <w:left w:val="nil"/>
              <w:bottom w:val="nil"/>
              <w:right w:val="nil"/>
            </w:tcBorders>
            <w:shd w:val="clear" w:color="auto" w:fill="auto"/>
            <w:noWrap/>
            <w:vAlign w:val="bottom"/>
            <w:hideMark/>
          </w:tcPr>
          <w:p w14:paraId="766E9BE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417" w:type="dxa"/>
            <w:tcBorders>
              <w:top w:val="nil"/>
              <w:left w:val="nil"/>
              <w:bottom w:val="nil"/>
              <w:right w:val="nil"/>
            </w:tcBorders>
            <w:shd w:val="clear" w:color="auto" w:fill="auto"/>
            <w:noWrap/>
            <w:vAlign w:val="bottom"/>
            <w:hideMark/>
          </w:tcPr>
          <w:p w14:paraId="0C5FDCDD"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0.65</w:t>
            </w:r>
          </w:p>
        </w:tc>
        <w:tc>
          <w:tcPr>
            <w:tcW w:w="1843" w:type="dxa"/>
            <w:tcBorders>
              <w:top w:val="nil"/>
              <w:left w:val="nil"/>
              <w:bottom w:val="nil"/>
              <w:right w:val="nil"/>
            </w:tcBorders>
            <w:shd w:val="clear" w:color="auto" w:fill="auto"/>
            <w:noWrap/>
            <w:vAlign w:val="bottom"/>
            <w:hideMark/>
          </w:tcPr>
          <w:p w14:paraId="54A8CC2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-0.23***</w:t>
            </w:r>
          </w:p>
        </w:tc>
      </w:tr>
      <w:tr w:rsidR="0052746E" w:rsidRPr="00BF3D27" w14:paraId="545B1E18" w14:textId="77777777">
        <w:trPr>
          <w:trHeight w:val="290"/>
        </w:trPr>
        <w:tc>
          <w:tcPr>
            <w:tcW w:w="4395" w:type="dxa"/>
            <w:tcBorders>
              <w:top w:val="nil"/>
              <w:left w:val="nil"/>
              <w:bottom w:val="nil"/>
              <w:right w:val="nil"/>
            </w:tcBorders>
            <w:shd w:val="clear" w:color="auto" w:fill="auto"/>
            <w:noWrap/>
            <w:vAlign w:val="bottom"/>
            <w:hideMark/>
          </w:tcPr>
          <w:p w14:paraId="7AB6ECFC"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56AE6F5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7CF236BE"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732B0491"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1747E3A2" w14:textId="77777777">
        <w:trPr>
          <w:trHeight w:val="290"/>
        </w:trPr>
        <w:tc>
          <w:tcPr>
            <w:tcW w:w="4395" w:type="dxa"/>
            <w:tcBorders>
              <w:top w:val="nil"/>
              <w:left w:val="nil"/>
              <w:bottom w:val="nil"/>
              <w:right w:val="nil"/>
            </w:tcBorders>
            <w:shd w:val="clear" w:color="auto" w:fill="auto"/>
            <w:noWrap/>
            <w:vAlign w:val="bottom"/>
            <w:hideMark/>
          </w:tcPr>
          <w:p w14:paraId="469E5C74"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Lcs_crisis_ProdAssets_yn</w:t>
            </w:r>
            <w:proofErr w:type="spellEnd"/>
          </w:p>
        </w:tc>
        <w:tc>
          <w:tcPr>
            <w:tcW w:w="1559" w:type="dxa"/>
            <w:tcBorders>
              <w:top w:val="nil"/>
              <w:left w:val="nil"/>
              <w:bottom w:val="nil"/>
              <w:right w:val="nil"/>
            </w:tcBorders>
            <w:shd w:val="clear" w:color="auto" w:fill="auto"/>
            <w:noWrap/>
            <w:vAlign w:val="bottom"/>
            <w:hideMark/>
          </w:tcPr>
          <w:p w14:paraId="444DB0E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73882A76"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0.06</w:t>
            </w:r>
          </w:p>
        </w:tc>
        <w:tc>
          <w:tcPr>
            <w:tcW w:w="1843" w:type="dxa"/>
            <w:tcBorders>
              <w:top w:val="nil"/>
              <w:left w:val="nil"/>
              <w:bottom w:val="nil"/>
              <w:right w:val="nil"/>
            </w:tcBorders>
            <w:shd w:val="clear" w:color="auto" w:fill="auto"/>
            <w:noWrap/>
            <w:vAlign w:val="bottom"/>
            <w:hideMark/>
          </w:tcPr>
          <w:p w14:paraId="49D1F8F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52746E" w:rsidRPr="00BF3D27" w14:paraId="070F034D" w14:textId="77777777">
        <w:trPr>
          <w:trHeight w:val="290"/>
        </w:trPr>
        <w:tc>
          <w:tcPr>
            <w:tcW w:w="4395" w:type="dxa"/>
            <w:tcBorders>
              <w:top w:val="nil"/>
              <w:left w:val="nil"/>
              <w:bottom w:val="nil"/>
              <w:right w:val="nil"/>
            </w:tcBorders>
            <w:shd w:val="clear" w:color="auto" w:fill="auto"/>
            <w:noWrap/>
            <w:vAlign w:val="bottom"/>
            <w:hideMark/>
          </w:tcPr>
          <w:p w14:paraId="3BF48C87"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2FBFE63E"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6FF0B22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7FEECBD7"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5111958A" w14:textId="77777777">
        <w:trPr>
          <w:trHeight w:val="290"/>
        </w:trPr>
        <w:tc>
          <w:tcPr>
            <w:tcW w:w="4395" w:type="dxa"/>
            <w:tcBorders>
              <w:top w:val="nil"/>
              <w:left w:val="nil"/>
              <w:bottom w:val="nil"/>
              <w:right w:val="nil"/>
            </w:tcBorders>
            <w:shd w:val="clear" w:color="auto" w:fill="auto"/>
            <w:noWrap/>
            <w:vAlign w:val="bottom"/>
            <w:hideMark/>
          </w:tcPr>
          <w:p w14:paraId="65FE4EC0"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Lcs_crisis_Health_yn</w:t>
            </w:r>
            <w:proofErr w:type="spellEnd"/>
          </w:p>
        </w:tc>
        <w:tc>
          <w:tcPr>
            <w:tcW w:w="1559" w:type="dxa"/>
            <w:tcBorders>
              <w:top w:val="nil"/>
              <w:left w:val="nil"/>
              <w:bottom w:val="nil"/>
              <w:right w:val="nil"/>
            </w:tcBorders>
            <w:shd w:val="clear" w:color="auto" w:fill="auto"/>
            <w:noWrap/>
            <w:vAlign w:val="bottom"/>
            <w:hideMark/>
          </w:tcPr>
          <w:p w14:paraId="68201B4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0.25</w:t>
            </w:r>
          </w:p>
        </w:tc>
        <w:tc>
          <w:tcPr>
            <w:tcW w:w="1417" w:type="dxa"/>
            <w:tcBorders>
              <w:top w:val="nil"/>
              <w:left w:val="nil"/>
              <w:bottom w:val="nil"/>
              <w:right w:val="nil"/>
            </w:tcBorders>
            <w:shd w:val="clear" w:color="auto" w:fill="auto"/>
            <w:noWrap/>
            <w:vAlign w:val="bottom"/>
            <w:hideMark/>
          </w:tcPr>
          <w:p w14:paraId="32C3527A"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0.40</w:t>
            </w:r>
          </w:p>
        </w:tc>
        <w:tc>
          <w:tcPr>
            <w:tcW w:w="1843" w:type="dxa"/>
            <w:tcBorders>
              <w:top w:val="nil"/>
              <w:left w:val="nil"/>
              <w:bottom w:val="nil"/>
              <w:right w:val="nil"/>
            </w:tcBorders>
            <w:shd w:val="clear" w:color="auto" w:fill="auto"/>
            <w:noWrap/>
            <w:vAlign w:val="bottom"/>
            <w:hideMark/>
          </w:tcPr>
          <w:p w14:paraId="0A3FEA71"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52746E" w:rsidRPr="00BF3D27" w14:paraId="6A6224B2" w14:textId="77777777">
        <w:trPr>
          <w:trHeight w:val="290"/>
        </w:trPr>
        <w:tc>
          <w:tcPr>
            <w:tcW w:w="4395" w:type="dxa"/>
            <w:tcBorders>
              <w:top w:val="nil"/>
              <w:left w:val="nil"/>
              <w:bottom w:val="nil"/>
              <w:right w:val="nil"/>
            </w:tcBorders>
            <w:shd w:val="clear" w:color="auto" w:fill="auto"/>
            <w:noWrap/>
            <w:vAlign w:val="bottom"/>
            <w:hideMark/>
          </w:tcPr>
          <w:p w14:paraId="2AA2BA95"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3FDCABBD"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0FB541B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37A5B01D"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6D1661FA" w14:textId="77777777">
        <w:trPr>
          <w:trHeight w:val="290"/>
        </w:trPr>
        <w:tc>
          <w:tcPr>
            <w:tcW w:w="4395" w:type="dxa"/>
            <w:tcBorders>
              <w:top w:val="nil"/>
              <w:left w:val="nil"/>
              <w:bottom w:val="nil"/>
              <w:right w:val="nil"/>
            </w:tcBorders>
            <w:shd w:val="clear" w:color="auto" w:fill="auto"/>
            <w:noWrap/>
            <w:vAlign w:val="bottom"/>
            <w:hideMark/>
          </w:tcPr>
          <w:p w14:paraId="5226AA89"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Lcs_crisis_OutSchool_yn</w:t>
            </w:r>
            <w:proofErr w:type="spellEnd"/>
          </w:p>
        </w:tc>
        <w:tc>
          <w:tcPr>
            <w:tcW w:w="1559" w:type="dxa"/>
            <w:tcBorders>
              <w:top w:val="nil"/>
              <w:left w:val="nil"/>
              <w:bottom w:val="nil"/>
              <w:right w:val="nil"/>
            </w:tcBorders>
            <w:shd w:val="clear" w:color="auto" w:fill="auto"/>
            <w:noWrap/>
            <w:vAlign w:val="bottom"/>
            <w:hideMark/>
          </w:tcPr>
          <w:p w14:paraId="30693CD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50509DC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0.06</w:t>
            </w:r>
          </w:p>
        </w:tc>
        <w:tc>
          <w:tcPr>
            <w:tcW w:w="1843" w:type="dxa"/>
            <w:tcBorders>
              <w:top w:val="nil"/>
              <w:left w:val="nil"/>
              <w:bottom w:val="nil"/>
              <w:right w:val="nil"/>
            </w:tcBorders>
            <w:shd w:val="clear" w:color="auto" w:fill="auto"/>
            <w:noWrap/>
            <w:vAlign w:val="bottom"/>
            <w:hideMark/>
          </w:tcPr>
          <w:p w14:paraId="3FC1138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-0.05***</w:t>
            </w:r>
          </w:p>
        </w:tc>
      </w:tr>
      <w:tr w:rsidR="0052746E" w:rsidRPr="00BF3D27" w14:paraId="6DBC4B66" w14:textId="77777777">
        <w:trPr>
          <w:trHeight w:val="290"/>
        </w:trPr>
        <w:tc>
          <w:tcPr>
            <w:tcW w:w="4395" w:type="dxa"/>
            <w:tcBorders>
              <w:top w:val="nil"/>
              <w:left w:val="nil"/>
              <w:bottom w:val="nil"/>
              <w:right w:val="nil"/>
            </w:tcBorders>
            <w:shd w:val="clear" w:color="auto" w:fill="auto"/>
            <w:noWrap/>
            <w:vAlign w:val="bottom"/>
            <w:hideMark/>
          </w:tcPr>
          <w:p w14:paraId="0EB9A869"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037E8FE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2963368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5E2FE049"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73EEB802" w14:textId="77777777">
        <w:trPr>
          <w:trHeight w:val="290"/>
        </w:trPr>
        <w:tc>
          <w:tcPr>
            <w:tcW w:w="4395" w:type="dxa"/>
            <w:tcBorders>
              <w:top w:val="nil"/>
              <w:left w:val="nil"/>
              <w:bottom w:val="nil"/>
              <w:right w:val="nil"/>
            </w:tcBorders>
            <w:shd w:val="clear" w:color="auto" w:fill="auto"/>
            <w:noWrap/>
            <w:vAlign w:val="bottom"/>
            <w:hideMark/>
          </w:tcPr>
          <w:p w14:paraId="6BA5840F"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Lcs_em_ChildWork_yn</w:t>
            </w:r>
            <w:proofErr w:type="spellEnd"/>
          </w:p>
        </w:tc>
        <w:tc>
          <w:tcPr>
            <w:tcW w:w="1559" w:type="dxa"/>
            <w:tcBorders>
              <w:top w:val="nil"/>
              <w:left w:val="nil"/>
              <w:bottom w:val="nil"/>
              <w:right w:val="nil"/>
            </w:tcBorders>
            <w:shd w:val="clear" w:color="auto" w:fill="auto"/>
            <w:noWrap/>
            <w:vAlign w:val="bottom"/>
            <w:hideMark/>
          </w:tcPr>
          <w:p w14:paraId="47C824F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643EF8C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843" w:type="dxa"/>
            <w:tcBorders>
              <w:top w:val="nil"/>
              <w:left w:val="nil"/>
              <w:bottom w:val="nil"/>
              <w:right w:val="nil"/>
            </w:tcBorders>
            <w:shd w:val="clear" w:color="auto" w:fill="auto"/>
            <w:noWrap/>
            <w:vAlign w:val="bottom"/>
            <w:hideMark/>
          </w:tcPr>
          <w:p w14:paraId="5EDA334B"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52746E" w:rsidRPr="00BF3D27" w14:paraId="508CA4BE" w14:textId="77777777">
        <w:trPr>
          <w:trHeight w:val="290"/>
        </w:trPr>
        <w:tc>
          <w:tcPr>
            <w:tcW w:w="4395" w:type="dxa"/>
            <w:tcBorders>
              <w:top w:val="nil"/>
              <w:left w:val="nil"/>
              <w:bottom w:val="nil"/>
              <w:right w:val="nil"/>
            </w:tcBorders>
            <w:shd w:val="clear" w:color="auto" w:fill="auto"/>
            <w:noWrap/>
            <w:vAlign w:val="bottom"/>
            <w:hideMark/>
          </w:tcPr>
          <w:p w14:paraId="281616EB"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27A085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4E9DE83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1AE14E7C"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7230D04B" w14:textId="77777777">
        <w:trPr>
          <w:trHeight w:val="290"/>
        </w:trPr>
        <w:tc>
          <w:tcPr>
            <w:tcW w:w="4395" w:type="dxa"/>
            <w:tcBorders>
              <w:top w:val="nil"/>
              <w:left w:val="nil"/>
              <w:bottom w:val="nil"/>
              <w:right w:val="nil"/>
            </w:tcBorders>
            <w:shd w:val="clear" w:color="auto" w:fill="auto"/>
            <w:noWrap/>
            <w:vAlign w:val="bottom"/>
            <w:hideMark/>
          </w:tcPr>
          <w:p w14:paraId="3E98E19E"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Lcs_em_Begged_yn</w:t>
            </w:r>
            <w:proofErr w:type="spellEnd"/>
          </w:p>
        </w:tc>
        <w:tc>
          <w:tcPr>
            <w:tcW w:w="1559" w:type="dxa"/>
            <w:tcBorders>
              <w:top w:val="nil"/>
              <w:left w:val="nil"/>
              <w:bottom w:val="nil"/>
              <w:right w:val="nil"/>
            </w:tcBorders>
            <w:shd w:val="clear" w:color="auto" w:fill="auto"/>
            <w:noWrap/>
            <w:vAlign w:val="bottom"/>
            <w:hideMark/>
          </w:tcPr>
          <w:p w14:paraId="0A14470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46F5050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40CF77B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r>
      <w:tr w:rsidR="0052746E" w:rsidRPr="00BF3D27" w14:paraId="7FFF5D61" w14:textId="77777777">
        <w:trPr>
          <w:trHeight w:val="290"/>
        </w:trPr>
        <w:tc>
          <w:tcPr>
            <w:tcW w:w="4395" w:type="dxa"/>
            <w:tcBorders>
              <w:top w:val="nil"/>
              <w:left w:val="nil"/>
              <w:bottom w:val="nil"/>
              <w:right w:val="nil"/>
            </w:tcBorders>
            <w:shd w:val="clear" w:color="auto" w:fill="auto"/>
            <w:noWrap/>
            <w:vAlign w:val="bottom"/>
            <w:hideMark/>
          </w:tcPr>
          <w:p w14:paraId="55B3B027"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6979990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78F007EA"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2B6C9791"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553D3B04" w14:textId="77777777">
        <w:trPr>
          <w:trHeight w:val="290"/>
        </w:trPr>
        <w:tc>
          <w:tcPr>
            <w:tcW w:w="4395" w:type="dxa"/>
            <w:tcBorders>
              <w:top w:val="nil"/>
              <w:left w:val="nil"/>
              <w:right w:val="nil"/>
            </w:tcBorders>
            <w:shd w:val="clear" w:color="auto" w:fill="auto"/>
            <w:noWrap/>
            <w:vAlign w:val="bottom"/>
            <w:hideMark/>
          </w:tcPr>
          <w:p w14:paraId="02AE4BED"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Lcs_em_IllegalAct_yn</w:t>
            </w:r>
            <w:proofErr w:type="spellEnd"/>
          </w:p>
        </w:tc>
        <w:tc>
          <w:tcPr>
            <w:tcW w:w="1559" w:type="dxa"/>
            <w:tcBorders>
              <w:top w:val="nil"/>
              <w:left w:val="nil"/>
              <w:right w:val="nil"/>
            </w:tcBorders>
            <w:shd w:val="clear" w:color="auto" w:fill="auto"/>
            <w:noWrap/>
            <w:vAlign w:val="bottom"/>
            <w:hideMark/>
          </w:tcPr>
          <w:p w14:paraId="73A375F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right w:val="nil"/>
            </w:tcBorders>
            <w:shd w:val="clear" w:color="auto" w:fill="auto"/>
            <w:noWrap/>
            <w:vAlign w:val="bottom"/>
            <w:hideMark/>
          </w:tcPr>
          <w:p w14:paraId="60F1B81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43" w:type="dxa"/>
            <w:tcBorders>
              <w:top w:val="nil"/>
              <w:left w:val="nil"/>
              <w:right w:val="nil"/>
            </w:tcBorders>
            <w:shd w:val="clear" w:color="auto" w:fill="auto"/>
            <w:noWrap/>
            <w:vAlign w:val="bottom"/>
            <w:hideMark/>
          </w:tcPr>
          <w:p w14:paraId="3430F53F"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-0.05***</w:t>
            </w:r>
          </w:p>
        </w:tc>
      </w:tr>
      <w:tr w:rsidR="0052746E" w:rsidRPr="00BF3D27" w14:paraId="6C0F6010" w14:textId="77777777">
        <w:trPr>
          <w:trHeight w:val="290"/>
        </w:trPr>
        <w:tc>
          <w:tcPr>
            <w:tcW w:w="4395" w:type="dxa"/>
            <w:tcBorders>
              <w:top w:val="nil"/>
              <w:left w:val="nil"/>
              <w:bottom w:val="single" w:sz="12" w:space="0" w:color="auto"/>
              <w:right w:val="nil"/>
            </w:tcBorders>
            <w:shd w:val="clear" w:color="auto" w:fill="auto"/>
            <w:noWrap/>
            <w:vAlign w:val="bottom"/>
            <w:hideMark/>
          </w:tcPr>
          <w:p w14:paraId="290DED15"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single" w:sz="12" w:space="0" w:color="auto"/>
              <w:right w:val="nil"/>
            </w:tcBorders>
            <w:shd w:val="clear" w:color="auto" w:fill="auto"/>
            <w:noWrap/>
            <w:vAlign w:val="bottom"/>
            <w:hideMark/>
          </w:tcPr>
          <w:p w14:paraId="164D164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single" w:sz="12" w:space="0" w:color="auto"/>
              <w:right w:val="nil"/>
            </w:tcBorders>
            <w:shd w:val="clear" w:color="auto" w:fill="auto"/>
            <w:noWrap/>
            <w:vAlign w:val="bottom"/>
            <w:hideMark/>
          </w:tcPr>
          <w:p w14:paraId="265D290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single" w:sz="12" w:space="0" w:color="auto"/>
              <w:right w:val="nil"/>
            </w:tcBorders>
            <w:shd w:val="clear" w:color="auto" w:fill="auto"/>
            <w:noWrap/>
            <w:vAlign w:val="bottom"/>
            <w:hideMark/>
          </w:tcPr>
          <w:p w14:paraId="5EFB5C43"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4EF70029" w14:textId="77777777" w:rsidTr="0052746E">
        <w:trPr>
          <w:trHeight w:val="290"/>
        </w:trPr>
        <w:tc>
          <w:tcPr>
            <w:tcW w:w="4395" w:type="dxa"/>
            <w:tcBorders>
              <w:top w:val="single" w:sz="12" w:space="0" w:color="auto"/>
              <w:left w:val="nil"/>
              <w:bottom w:val="single" w:sz="12" w:space="0" w:color="auto"/>
              <w:right w:val="nil"/>
            </w:tcBorders>
            <w:shd w:val="clear" w:color="auto" w:fill="auto"/>
            <w:noWrap/>
            <w:vAlign w:val="center"/>
          </w:tcPr>
          <w:p w14:paraId="24E52AF8" w14:textId="734E1CD9" w:rsidR="0052746E" w:rsidRPr="0035711B" w:rsidRDefault="0052746E" w:rsidP="0052746E">
            <w:pPr>
              <w:spacing w:after="0" w:line="240" w:lineRule="auto"/>
              <w:rPr>
                <w:rFonts w:eastAsia="Times New Roman" w:cstheme="minorHAnsi"/>
                <w:lang w:eastAsia="en-GB"/>
              </w:rPr>
            </w:pPr>
            <w:r w:rsidRPr="0035711B">
              <w:rPr>
                <w:rFonts w:cstheme="minorHAnsi"/>
              </w:rPr>
              <w:t>N</w:t>
            </w:r>
          </w:p>
        </w:tc>
        <w:tc>
          <w:tcPr>
            <w:tcW w:w="1559" w:type="dxa"/>
            <w:tcBorders>
              <w:top w:val="single" w:sz="12" w:space="0" w:color="auto"/>
              <w:left w:val="nil"/>
              <w:bottom w:val="single" w:sz="12" w:space="0" w:color="auto"/>
              <w:right w:val="nil"/>
            </w:tcBorders>
            <w:shd w:val="clear" w:color="auto" w:fill="auto"/>
            <w:noWrap/>
            <w:vAlign w:val="center"/>
          </w:tcPr>
          <w:p w14:paraId="06AE27F7" w14:textId="16B5AF64" w:rsidR="0052746E" w:rsidRPr="0035711B" w:rsidRDefault="0052746E" w:rsidP="0052746E">
            <w:pPr>
              <w:spacing w:after="0" w:line="240" w:lineRule="auto"/>
              <w:jc w:val="center"/>
              <w:rPr>
                <w:rFonts w:eastAsia="Times New Roman" w:cstheme="minorHAnsi"/>
                <w:lang w:eastAsia="en-GB"/>
              </w:rPr>
            </w:pPr>
            <w:r w:rsidRPr="0035711B">
              <w:rPr>
                <w:rFonts w:cstheme="minorHAnsi"/>
                <w:b/>
              </w:rPr>
              <w:t>610</w:t>
            </w:r>
          </w:p>
        </w:tc>
        <w:tc>
          <w:tcPr>
            <w:tcW w:w="1417" w:type="dxa"/>
            <w:tcBorders>
              <w:top w:val="single" w:sz="12" w:space="0" w:color="auto"/>
              <w:left w:val="nil"/>
              <w:bottom w:val="single" w:sz="12" w:space="0" w:color="auto"/>
              <w:right w:val="nil"/>
            </w:tcBorders>
            <w:shd w:val="clear" w:color="auto" w:fill="auto"/>
            <w:noWrap/>
            <w:vAlign w:val="center"/>
          </w:tcPr>
          <w:p w14:paraId="623FE73A" w14:textId="53163ADC" w:rsidR="0052746E" w:rsidRPr="0035711B" w:rsidRDefault="0052746E" w:rsidP="0052746E">
            <w:pPr>
              <w:spacing w:after="0" w:line="240" w:lineRule="auto"/>
              <w:jc w:val="center"/>
              <w:rPr>
                <w:rFonts w:eastAsia="Times New Roman" w:cstheme="minorHAnsi"/>
                <w:lang w:eastAsia="en-GB"/>
              </w:rPr>
            </w:pPr>
            <w:r w:rsidRPr="0035711B">
              <w:rPr>
                <w:rFonts w:cstheme="minorHAnsi"/>
                <w:b/>
              </w:rPr>
              <w:t>483</w:t>
            </w:r>
          </w:p>
        </w:tc>
        <w:tc>
          <w:tcPr>
            <w:tcW w:w="1843" w:type="dxa"/>
            <w:tcBorders>
              <w:top w:val="single" w:sz="12" w:space="0" w:color="auto"/>
              <w:left w:val="nil"/>
              <w:bottom w:val="single" w:sz="12" w:space="0" w:color="auto"/>
              <w:right w:val="nil"/>
            </w:tcBorders>
            <w:shd w:val="clear" w:color="auto" w:fill="auto"/>
            <w:noWrap/>
            <w:vAlign w:val="center"/>
          </w:tcPr>
          <w:p w14:paraId="48967443" w14:textId="16DCF838" w:rsidR="0052746E" w:rsidRPr="0035711B" w:rsidRDefault="0052746E" w:rsidP="0052746E">
            <w:pPr>
              <w:spacing w:after="0" w:line="240" w:lineRule="auto"/>
              <w:jc w:val="center"/>
              <w:rPr>
                <w:rFonts w:eastAsia="Times New Roman" w:cstheme="minorHAnsi"/>
                <w:sz w:val="20"/>
                <w:szCs w:val="20"/>
                <w:lang w:eastAsia="en-GB"/>
              </w:rPr>
            </w:pPr>
            <w:r w:rsidRPr="0035711B">
              <w:rPr>
                <w:rFonts w:cstheme="minorHAnsi"/>
                <w:b/>
              </w:rPr>
              <w:t>1093</w:t>
            </w:r>
          </w:p>
        </w:tc>
      </w:tr>
    </w:tbl>
    <w:p w14:paraId="41FA3C09" w14:textId="77777777" w:rsidR="0052746E" w:rsidRPr="0035711B" w:rsidRDefault="0052746E" w:rsidP="0052746E">
      <w:pPr>
        <w:spacing w:after="0" w:line="276" w:lineRule="auto"/>
        <w:jc w:val="both"/>
        <w:rPr>
          <w:rFonts w:cstheme="minorHAnsi"/>
          <w:sz w:val="18"/>
          <w:szCs w:val="18"/>
        </w:rPr>
      </w:pPr>
      <w:r w:rsidRPr="0035711B">
        <w:rPr>
          <w:rFonts w:cstheme="minorHAnsi"/>
          <w:sz w:val="18"/>
          <w:szCs w:val="18"/>
        </w:rPr>
        <w:t>Source: rCARI survey 2023</w:t>
      </w:r>
    </w:p>
    <w:p w14:paraId="25B6626D" w14:textId="0E573D0A" w:rsidR="00C57BA7" w:rsidRPr="0035711B" w:rsidRDefault="0052746E" w:rsidP="00BF738F">
      <w:pPr>
        <w:spacing w:line="276" w:lineRule="auto"/>
        <w:jc w:val="both"/>
        <w:rPr>
          <w:rFonts w:cstheme="minorHAnsi"/>
          <w:sz w:val="18"/>
          <w:szCs w:val="18"/>
        </w:rPr>
      </w:pPr>
      <w:r w:rsidRPr="0035711B">
        <w:rPr>
          <w:rFonts w:cstheme="minorHAnsi"/>
          <w:sz w:val="18"/>
          <w:szCs w:val="18"/>
        </w:rPr>
        <w:t xml:space="preserve">Note: Significance * p&lt;0.10, ** p&lt;0.05, *** p&lt;0.01 </w:t>
      </w:r>
    </w:p>
    <w:p w14:paraId="14A47D49" w14:textId="77777777" w:rsidR="0052746E" w:rsidRPr="00BF3D27" w:rsidRDefault="0052746E" w:rsidP="00E87B74">
      <w:pPr>
        <w:rPr>
          <w:rFonts w:cstheme="minorHAnsi"/>
          <w:color w:val="2F5496" w:themeColor="accent1" w:themeShade="BF"/>
          <w:sz w:val="24"/>
          <w:szCs w:val="24"/>
        </w:rPr>
      </w:pPr>
      <w:bookmarkStart w:id="10" w:name="_Toc147757583"/>
    </w:p>
    <w:p w14:paraId="1E8491F5" w14:textId="4FE91377" w:rsidR="004E4926" w:rsidRPr="00BF3D27" w:rsidRDefault="004E4926" w:rsidP="00E87B74">
      <w:pPr>
        <w:rPr>
          <w:rFonts w:cstheme="minorHAnsi"/>
          <w:color w:val="2F5496" w:themeColor="accent1" w:themeShade="BF"/>
          <w:sz w:val="24"/>
          <w:szCs w:val="24"/>
        </w:rPr>
      </w:pPr>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9</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FCS comparison by modality</w:t>
      </w:r>
      <w:bookmarkEnd w:id="10"/>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F902BE" w:rsidRPr="00BF3D27" w14:paraId="15FCE672"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2A2FFA52" w14:textId="77777777" w:rsidR="00F902BE" w:rsidRPr="0035711B" w:rsidRDefault="00F902BE">
            <w:pPr>
              <w:rPr>
                <w:rFonts w:cstheme="minorHAnsi"/>
                <w:sz w:val="20"/>
                <w:szCs w:val="20"/>
              </w:rPr>
            </w:pPr>
            <w:r w:rsidRPr="0035711B">
              <w:rPr>
                <w:rFonts w:cstheme="minorHAnsi"/>
                <w:sz w:val="20"/>
                <w:szCs w:val="20"/>
              </w:rPr>
              <w:t>FCS Indicator disaggregated over the Lat 7days</w:t>
            </w:r>
          </w:p>
        </w:tc>
        <w:tc>
          <w:tcPr>
            <w:tcW w:w="1417" w:type="dxa"/>
            <w:tcBorders>
              <w:top w:val="single" w:sz="12" w:space="0" w:color="auto"/>
              <w:bottom w:val="single" w:sz="12" w:space="0" w:color="auto"/>
            </w:tcBorders>
          </w:tcPr>
          <w:p w14:paraId="0DA2DC75"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BF01E9D"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05D34A06"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15CB8B9E"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CB7F228"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7D1C67D"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45B8A112"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57080C86"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6AD55A7A"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902BE" w:rsidRPr="00BF3D27" w14:paraId="5BF81D5D"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22215B17" w14:textId="77777777" w:rsidR="00F902BE" w:rsidRPr="0035711B" w:rsidRDefault="00F902BE">
            <w:pPr>
              <w:rPr>
                <w:rFonts w:cstheme="minorHAnsi"/>
                <w:b w:val="0"/>
                <w:bCs w:val="0"/>
              </w:rPr>
            </w:pPr>
            <w:r w:rsidRPr="0035711B">
              <w:rPr>
                <w:rFonts w:cstheme="minorHAnsi"/>
                <w:b w:val="0"/>
                <w:bCs w:val="0"/>
              </w:rPr>
              <w:t>Cereals and Tubers</w:t>
            </w:r>
          </w:p>
        </w:tc>
        <w:tc>
          <w:tcPr>
            <w:tcW w:w="1417" w:type="dxa"/>
            <w:tcBorders>
              <w:top w:val="single" w:sz="12" w:space="0" w:color="auto"/>
              <w:bottom w:val="nil"/>
            </w:tcBorders>
          </w:tcPr>
          <w:p w14:paraId="2F436D06" w14:textId="771EC655" w:rsidR="00F902BE" w:rsidRPr="0035711B" w:rsidRDefault="009C50F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7</w:t>
            </w:r>
            <w:r w:rsidR="004E4926" w:rsidRPr="0035711B">
              <w:rPr>
                <w:rFonts w:cstheme="minorHAnsi"/>
              </w:rPr>
              <w:t>.00</w:t>
            </w:r>
          </w:p>
          <w:p w14:paraId="26AB43C5" w14:textId="5C045287" w:rsidR="009C50FD" w:rsidRPr="0035711B" w:rsidRDefault="009C50F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1276" w:type="dxa"/>
            <w:tcBorders>
              <w:top w:val="single" w:sz="12" w:space="0" w:color="auto"/>
              <w:bottom w:val="nil"/>
            </w:tcBorders>
          </w:tcPr>
          <w:p w14:paraId="61E93238" w14:textId="2C2D88FD" w:rsidR="00F902BE" w:rsidRPr="0035711B" w:rsidRDefault="00AB010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7</w:t>
            </w:r>
            <w:r w:rsidR="004E4926" w:rsidRPr="0035711B">
              <w:rPr>
                <w:rFonts w:cstheme="minorHAnsi"/>
              </w:rPr>
              <w:t>.00</w:t>
            </w:r>
          </w:p>
          <w:p w14:paraId="0933F760" w14:textId="565D6951" w:rsidR="00AB0108" w:rsidRPr="0035711B" w:rsidRDefault="00AB010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1843" w:type="dxa"/>
            <w:tcBorders>
              <w:top w:val="single" w:sz="12" w:space="0" w:color="auto"/>
              <w:bottom w:val="nil"/>
            </w:tcBorders>
            <w:vAlign w:val="center"/>
          </w:tcPr>
          <w:p w14:paraId="29A5E2BC" w14:textId="3B1A8772" w:rsidR="00F902BE" w:rsidRPr="0035711B" w:rsidRDefault="00AB010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r>
      <w:tr w:rsidR="00F902BE" w:rsidRPr="00BF3D27" w14:paraId="4DC3AF24"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588B552C" w14:textId="77777777" w:rsidR="00F902BE" w:rsidRPr="0035711B" w:rsidRDefault="00F902BE">
            <w:pPr>
              <w:rPr>
                <w:rFonts w:cstheme="minorHAnsi"/>
                <w:b w:val="0"/>
                <w:bCs w:val="0"/>
              </w:rPr>
            </w:pPr>
            <w:r w:rsidRPr="0035711B">
              <w:rPr>
                <w:rFonts w:cstheme="minorHAnsi"/>
                <w:b w:val="0"/>
                <w:bCs w:val="0"/>
              </w:rPr>
              <w:t>Pulses</w:t>
            </w:r>
          </w:p>
        </w:tc>
        <w:tc>
          <w:tcPr>
            <w:tcW w:w="1417" w:type="dxa"/>
            <w:tcBorders>
              <w:top w:val="nil"/>
            </w:tcBorders>
          </w:tcPr>
          <w:p w14:paraId="1BEF4D56" w14:textId="77777777" w:rsidR="00F902BE"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1.63</w:t>
            </w:r>
          </w:p>
          <w:p w14:paraId="21F29CC9" w14:textId="3D570572" w:rsidR="00AB0108"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Borders>
              <w:top w:val="nil"/>
            </w:tcBorders>
          </w:tcPr>
          <w:p w14:paraId="6ED861D5" w14:textId="77777777" w:rsidR="00F902BE"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1.82</w:t>
            </w:r>
          </w:p>
          <w:p w14:paraId="7DB09DBC" w14:textId="067EC5DD" w:rsidR="00AB0108"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843" w:type="dxa"/>
            <w:tcBorders>
              <w:top w:val="nil"/>
            </w:tcBorders>
            <w:vAlign w:val="center"/>
          </w:tcPr>
          <w:p w14:paraId="7BA03FFC" w14:textId="06C970FE" w:rsidR="00F902BE"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452E42" w:rsidRPr="0035711B">
              <w:rPr>
                <w:rFonts w:cstheme="minorHAnsi"/>
              </w:rPr>
              <w:t>20**</w:t>
            </w:r>
          </w:p>
        </w:tc>
      </w:tr>
      <w:tr w:rsidR="00F902BE" w:rsidRPr="00BF3D27" w14:paraId="0D6562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722D703" w14:textId="77777777" w:rsidR="00F902BE" w:rsidRPr="0035711B" w:rsidRDefault="00F902BE">
            <w:pPr>
              <w:rPr>
                <w:rFonts w:cstheme="minorHAnsi"/>
                <w:b w:val="0"/>
                <w:bCs w:val="0"/>
              </w:rPr>
            </w:pPr>
            <w:r w:rsidRPr="0035711B">
              <w:rPr>
                <w:rFonts w:cstheme="minorHAnsi"/>
                <w:b w:val="0"/>
                <w:bCs w:val="0"/>
              </w:rPr>
              <w:t>Dairy products</w:t>
            </w:r>
          </w:p>
        </w:tc>
        <w:tc>
          <w:tcPr>
            <w:tcW w:w="1417" w:type="dxa"/>
          </w:tcPr>
          <w:p w14:paraId="131A261A" w14:textId="77777777" w:rsidR="00F902BE"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0.17</w:t>
            </w:r>
          </w:p>
          <w:p w14:paraId="052EFDF4" w14:textId="520C8965" w:rsidR="00452E42"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276" w:type="dxa"/>
          </w:tcPr>
          <w:p w14:paraId="34A03768" w14:textId="77777777" w:rsidR="00F902BE"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p w14:paraId="53D071A5" w14:textId="5556C6C3" w:rsidR="00452E42"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vAlign w:val="center"/>
          </w:tcPr>
          <w:p w14:paraId="7EA4A546" w14:textId="231095B6" w:rsidR="00F902BE"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F902BE" w:rsidRPr="00BF3D27" w14:paraId="44B3FE62"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05834380" w14:textId="77777777" w:rsidR="00F902BE" w:rsidRPr="0035711B" w:rsidRDefault="00F902BE">
            <w:pPr>
              <w:rPr>
                <w:rFonts w:cstheme="minorHAnsi"/>
                <w:b w:val="0"/>
                <w:bCs w:val="0"/>
              </w:rPr>
            </w:pPr>
            <w:r w:rsidRPr="0035711B">
              <w:rPr>
                <w:rFonts w:cstheme="minorHAnsi"/>
                <w:b w:val="0"/>
                <w:bCs w:val="0"/>
              </w:rPr>
              <w:t>Protein rich foods</w:t>
            </w:r>
          </w:p>
        </w:tc>
        <w:tc>
          <w:tcPr>
            <w:tcW w:w="1417" w:type="dxa"/>
            <w:tcBorders>
              <w:bottom w:val="nil"/>
            </w:tcBorders>
          </w:tcPr>
          <w:p w14:paraId="756D6AAD" w14:textId="77777777" w:rsidR="00F902BE"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3.22</w:t>
            </w:r>
          </w:p>
          <w:p w14:paraId="68AB57E6" w14:textId="56DB42DE" w:rsidR="00202622"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276" w:type="dxa"/>
            <w:tcBorders>
              <w:bottom w:val="nil"/>
            </w:tcBorders>
          </w:tcPr>
          <w:p w14:paraId="145BD4F1" w14:textId="77777777" w:rsidR="00F902BE"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3.01</w:t>
            </w:r>
          </w:p>
          <w:p w14:paraId="1A8FF3C9" w14:textId="1B94F48A" w:rsidR="00202622"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tcBorders>
              <w:bottom w:val="nil"/>
            </w:tcBorders>
            <w:vAlign w:val="center"/>
          </w:tcPr>
          <w:p w14:paraId="1F882303" w14:textId="0A88A189" w:rsidR="00F902BE" w:rsidRPr="0035711B" w:rsidRDefault="005C50C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0.21</w:t>
            </w:r>
          </w:p>
        </w:tc>
      </w:tr>
      <w:tr w:rsidR="00F902BE" w:rsidRPr="00BF3D27" w14:paraId="6C62F5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4832DCB4" w14:textId="77777777" w:rsidR="00F902BE" w:rsidRPr="0035711B" w:rsidRDefault="00F902BE">
            <w:pPr>
              <w:rPr>
                <w:rFonts w:cstheme="minorHAnsi"/>
                <w:b w:val="0"/>
                <w:bCs w:val="0"/>
              </w:rPr>
            </w:pPr>
            <w:r w:rsidRPr="0035711B">
              <w:rPr>
                <w:rFonts w:cstheme="minorHAnsi"/>
                <w:b w:val="0"/>
                <w:bCs w:val="0"/>
              </w:rPr>
              <w:t>Vegetables</w:t>
            </w:r>
          </w:p>
        </w:tc>
        <w:tc>
          <w:tcPr>
            <w:tcW w:w="1417" w:type="dxa"/>
            <w:tcBorders>
              <w:top w:val="nil"/>
              <w:bottom w:val="nil"/>
            </w:tcBorders>
          </w:tcPr>
          <w:p w14:paraId="685CBE4A" w14:textId="77777777" w:rsidR="00F902BE" w:rsidRPr="0035711B" w:rsidRDefault="005C50C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6.42</w:t>
            </w:r>
          </w:p>
          <w:p w14:paraId="41DE103E" w14:textId="6A18ED6D" w:rsidR="005C50CC" w:rsidRPr="0035711B" w:rsidRDefault="005C50C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276" w:type="dxa"/>
            <w:tcBorders>
              <w:top w:val="nil"/>
              <w:bottom w:val="nil"/>
            </w:tcBorders>
          </w:tcPr>
          <w:p w14:paraId="114D87BD" w14:textId="77777777" w:rsidR="00F902BE" w:rsidRPr="0035711B" w:rsidRDefault="00E350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6.48</w:t>
            </w:r>
          </w:p>
          <w:p w14:paraId="571B0943" w14:textId="56F3A4AB" w:rsidR="00E350E7" w:rsidRPr="0035711B" w:rsidRDefault="00E350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843" w:type="dxa"/>
            <w:tcBorders>
              <w:top w:val="nil"/>
              <w:bottom w:val="nil"/>
            </w:tcBorders>
            <w:vAlign w:val="center"/>
          </w:tcPr>
          <w:p w14:paraId="433F3F0F" w14:textId="32B690E2" w:rsidR="00F902BE" w:rsidRPr="0035711B" w:rsidRDefault="00E350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F902BE" w:rsidRPr="00BF3D27" w14:paraId="78DCDA3A"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2B75A011" w14:textId="77777777" w:rsidR="00F902BE" w:rsidRPr="0035711B" w:rsidRDefault="00F902BE">
            <w:pPr>
              <w:rPr>
                <w:rFonts w:cstheme="minorHAnsi"/>
                <w:b w:val="0"/>
                <w:bCs w:val="0"/>
              </w:rPr>
            </w:pPr>
            <w:r w:rsidRPr="0035711B">
              <w:rPr>
                <w:rFonts w:cstheme="minorHAnsi"/>
                <w:b w:val="0"/>
                <w:bCs w:val="0"/>
              </w:rPr>
              <w:t>Fruits</w:t>
            </w:r>
          </w:p>
        </w:tc>
        <w:tc>
          <w:tcPr>
            <w:tcW w:w="1417" w:type="dxa"/>
            <w:tcBorders>
              <w:top w:val="nil"/>
              <w:bottom w:val="nil"/>
            </w:tcBorders>
          </w:tcPr>
          <w:p w14:paraId="2A36FA18" w14:textId="77777777" w:rsidR="00F902BE"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1.73</w:t>
            </w:r>
          </w:p>
          <w:p w14:paraId="0CAEF6E0" w14:textId="40853BA2" w:rsidR="004667EA"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276" w:type="dxa"/>
            <w:tcBorders>
              <w:top w:val="nil"/>
              <w:bottom w:val="nil"/>
            </w:tcBorders>
          </w:tcPr>
          <w:p w14:paraId="13D5ABB8" w14:textId="77777777" w:rsidR="00F902BE"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1.43</w:t>
            </w:r>
          </w:p>
          <w:p w14:paraId="0250EB0C" w14:textId="11CF31B2" w:rsidR="004667EA"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843" w:type="dxa"/>
            <w:tcBorders>
              <w:top w:val="nil"/>
              <w:bottom w:val="nil"/>
            </w:tcBorders>
            <w:vAlign w:val="center"/>
          </w:tcPr>
          <w:p w14:paraId="7555D517" w14:textId="0FCB3F43" w:rsidR="00F902BE"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tc>
      </w:tr>
      <w:tr w:rsidR="00F902BE" w:rsidRPr="00BF3D27" w14:paraId="0DA739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4BACD230" w14:textId="77777777" w:rsidR="00F902BE" w:rsidRPr="0035711B" w:rsidRDefault="00F902BE">
            <w:pPr>
              <w:rPr>
                <w:rFonts w:cstheme="minorHAnsi"/>
                <w:b w:val="0"/>
                <w:bCs w:val="0"/>
              </w:rPr>
            </w:pPr>
            <w:r w:rsidRPr="0035711B">
              <w:rPr>
                <w:rFonts w:cstheme="minorHAnsi"/>
                <w:b w:val="0"/>
                <w:bCs w:val="0"/>
              </w:rPr>
              <w:t>Oils</w:t>
            </w:r>
          </w:p>
        </w:tc>
        <w:tc>
          <w:tcPr>
            <w:tcW w:w="1417" w:type="dxa"/>
            <w:tcBorders>
              <w:top w:val="nil"/>
              <w:bottom w:val="nil"/>
            </w:tcBorders>
          </w:tcPr>
          <w:p w14:paraId="737E49CA" w14:textId="77777777" w:rsidR="00F902BE" w:rsidRPr="0035711B" w:rsidRDefault="004667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6.67</w:t>
            </w:r>
          </w:p>
          <w:p w14:paraId="1CE43DA3" w14:textId="1E868442" w:rsidR="004667EA" w:rsidRPr="0035711B" w:rsidRDefault="004667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c>
          <w:tcPr>
            <w:tcW w:w="1276" w:type="dxa"/>
            <w:tcBorders>
              <w:top w:val="nil"/>
              <w:bottom w:val="nil"/>
            </w:tcBorders>
          </w:tcPr>
          <w:p w14:paraId="477176AF" w14:textId="77777777" w:rsidR="00F902BE" w:rsidRPr="0035711B" w:rsidRDefault="000B07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6.37</w:t>
            </w:r>
          </w:p>
          <w:p w14:paraId="2FB784EB" w14:textId="5990462C" w:rsidR="000B0731" w:rsidRPr="0035711B" w:rsidRDefault="000B07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843" w:type="dxa"/>
            <w:tcBorders>
              <w:top w:val="nil"/>
              <w:bottom w:val="nil"/>
            </w:tcBorders>
            <w:vAlign w:val="center"/>
          </w:tcPr>
          <w:p w14:paraId="2E730583" w14:textId="05FDC7D3" w:rsidR="00F902BE" w:rsidRPr="0035711B" w:rsidRDefault="000B07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0.30***</w:t>
            </w:r>
          </w:p>
        </w:tc>
      </w:tr>
      <w:tr w:rsidR="00F902BE" w:rsidRPr="00BF3D27" w14:paraId="6F4C82C7" w14:textId="77777777" w:rsidTr="00191A80">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636029D5" w14:textId="77777777" w:rsidR="00F902BE" w:rsidRPr="0035711B" w:rsidRDefault="00F902BE">
            <w:pPr>
              <w:rPr>
                <w:rFonts w:cstheme="minorHAnsi"/>
                <w:b w:val="0"/>
                <w:bCs w:val="0"/>
              </w:rPr>
            </w:pPr>
            <w:r w:rsidRPr="0035711B">
              <w:rPr>
                <w:rFonts w:cstheme="minorHAnsi"/>
                <w:b w:val="0"/>
                <w:bCs w:val="0"/>
              </w:rPr>
              <w:t>Sugar</w:t>
            </w:r>
          </w:p>
        </w:tc>
        <w:tc>
          <w:tcPr>
            <w:tcW w:w="1417" w:type="dxa"/>
            <w:tcBorders>
              <w:top w:val="nil"/>
              <w:bottom w:val="single" w:sz="12" w:space="0" w:color="auto"/>
            </w:tcBorders>
          </w:tcPr>
          <w:p w14:paraId="6B32E578" w14:textId="77777777" w:rsidR="00F902BE" w:rsidRPr="0035711B" w:rsidRDefault="000B073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0.82</w:t>
            </w:r>
          </w:p>
          <w:p w14:paraId="3F97A743" w14:textId="508404BB" w:rsidR="000B0731" w:rsidRPr="0035711B" w:rsidRDefault="000B073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B01977" w:rsidRPr="0035711B">
              <w:rPr>
                <w:rFonts w:cstheme="minorHAnsi"/>
              </w:rPr>
              <w:t>0.06)</w:t>
            </w:r>
          </w:p>
        </w:tc>
        <w:tc>
          <w:tcPr>
            <w:tcW w:w="1276" w:type="dxa"/>
            <w:tcBorders>
              <w:top w:val="nil"/>
              <w:bottom w:val="single" w:sz="12" w:space="0" w:color="auto"/>
            </w:tcBorders>
          </w:tcPr>
          <w:p w14:paraId="5B2172C3" w14:textId="77777777" w:rsidR="00F902BE" w:rsidRPr="0035711B" w:rsidRDefault="00B0197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0.85</w:t>
            </w:r>
          </w:p>
          <w:p w14:paraId="52AE4B02" w14:textId="3A65C3D4" w:rsidR="00B01977" w:rsidRPr="0035711B" w:rsidRDefault="00B0197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843" w:type="dxa"/>
            <w:tcBorders>
              <w:top w:val="nil"/>
              <w:bottom w:val="single" w:sz="12" w:space="0" w:color="auto"/>
            </w:tcBorders>
            <w:vAlign w:val="center"/>
          </w:tcPr>
          <w:p w14:paraId="0380626C" w14:textId="7E2F2F76" w:rsidR="00F902BE" w:rsidRPr="0035711B" w:rsidRDefault="00B0197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r>
      <w:tr w:rsidR="00F902BE" w:rsidRPr="00BF3D27" w14:paraId="781C8D1E" w14:textId="77777777" w:rsidTr="00191A8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6541F950" w14:textId="77777777" w:rsidR="00F902BE" w:rsidRPr="0035711B" w:rsidRDefault="00F902BE">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2F0656FE" w14:textId="6FD0C7F4" w:rsidR="00F902BE" w:rsidRPr="0035711B" w:rsidRDefault="00B0197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21441B74" w14:textId="11A4A5ED" w:rsidR="00F902BE" w:rsidRPr="0035711B" w:rsidRDefault="0048197A">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4CDDE810" w14:textId="7100269C" w:rsidR="00F902BE" w:rsidRPr="0035711B" w:rsidRDefault="0048197A">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1093</w:t>
            </w:r>
          </w:p>
        </w:tc>
      </w:tr>
    </w:tbl>
    <w:p w14:paraId="3846BB98"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C977CE1" w14:textId="77777777" w:rsidR="00620723" w:rsidRPr="0035711B" w:rsidRDefault="00620723" w:rsidP="00620723">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25AE7E5C" w14:textId="77777777" w:rsidR="00C57BA7" w:rsidRPr="0035711B" w:rsidRDefault="00C57BA7" w:rsidP="00620723">
      <w:pPr>
        <w:spacing w:line="276" w:lineRule="auto"/>
        <w:jc w:val="both"/>
        <w:rPr>
          <w:rFonts w:cstheme="minorHAnsi"/>
          <w:sz w:val="24"/>
          <w:szCs w:val="24"/>
        </w:rPr>
      </w:pPr>
    </w:p>
    <w:p w14:paraId="64561086" w14:textId="77777777" w:rsidR="00B239A9" w:rsidRPr="0035711B" w:rsidRDefault="00B239A9" w:rsidP="00620723">
      <w:pPr>
        <w:spacing w:line="276" w:lineRule="auto"/>
        <w:jc w:val="both"/>
        <w:rPr>
          <w:rFonts w:cstheme="minorHAnsi"/>
          <w:sz w:val="24"/>
          <w:szCs w:val="24"/>
        </w:rPr>
      </w:pPr>
    </w:p>
    <w:p w14:paraId="34CE7C35" w14:textId="77777777" w:rsidR="00B239A9" w:rsidRPr="0035711B" w:rsidRDefault="00B239A9" w:rsidP="00620723">
      <w:pPr>
        <w:spacing w:line="276" w:lineRule="auto"/>
        <w:jc w:val="both"/>
        <w:rPr>
          <w:rFonts w:cstheme="minorHAnsi"/>
          <w:sz w:val="24"/>
          <w:szCs w:val="24"/>
        </w:rPr>
      </w:pPr>
    </w:p>
    <w:p w14:paraId="014EAE78" w14:textId="15CBE9F6" w:rsidR="004E4926" w:rsidRPr="00BF3D27" w:rsidRDefault="004E4926" w:rsidP="00E87B74">
      <w:pPr>
        <w:rPr>
          <w:rFonts w:cstheme="minorHAnsi"/>
          <w:color w:val="2F5496" w:themeColor="accent1" w:themeShade="BF"/>
          <w:sz w:val="24"/>
          <w:szCs w:val="24"/>
        </w:rPr>
      </w:pPr>
      <w:bookmarkStart w:id="11" w:name="_Toc147757584"/>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10</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comparison by modality</w:t>
      </w:r>
      <w:bookmarkEnd w:id="11"/>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981E12" w:rsidRPr="00BF3D27" w14:paraId="7328424C"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9A6AAAC" w14:textId="4CCD7311" w:rsidR="00981E12" w:rsidRPr="0035711B" w:rsidRDefault="00981E12">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29EE5450"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7255402"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2E14AD7D"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6A50694D"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9E4A776"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43F91057"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44F4B578"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E28A97"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FEBC66E"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390CBB" w:rsidRPr="00BF3D27" w14:paraId="71FFB310"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1CCA72DB" w14:textId="77777777" w:rsidR="00390CBB" w:rsidRPr="0035711B" w:rsidRDefault="00390CBB">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1DA4FE79"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0.54</w:t>
            </w:r>
          </w:p>
          <w:p w14:paraId="5DC3234C"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222E156B"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0.48</w:t>
            </w:r>
          </w:p>
          <w:p w14:paraId="5CF8788B"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tcBorders>
              <w:top w:val="single" w:sz="12" w:space="0" w:color="auto"/>
              <w:bottom w:val="nil"/>
            </w:tcBorders>
            <w:vAlign w:val="center"/>
          </w:tcPr>
          <w:p w14:paraId="4335620F"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1E15AA" w:rsidRPr="00BF3D27" w14:paraId="7B4CC086"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55009B70" w14:textId="2397460B" w:rsidR="00981E12" w:rsidRPr="0035711B" w:rsidRDefault="000B74C5">
            <w:pPr>
              <w:rPr>
                <w:rFonts w:cstheme="minorHAnsi"/>
                <w:b w:val="0"/>
                <w:bCs w:val="0"/>
              </w:rPr>
            </w:pPr>
            <w:r w:rsidRPr="0035711B">
              <w:rPr>
                <w:rFonts w:cstheme="minorHAnsi"/>
                <w:b w:val="0"/>
                <w:bCs w:val="0"/>
              </w:rPr>
              <w:lastRenderedPageBreak/>
              <w:t xml:space="preserve">Borderline </w:t>
            </w:r>
          </w:p>
        </w:tc>
        <w:tc>
          <w:tcPr>
            <w:tcW w:w="1417" w:type="dxa"/>
            <w:tcBorders>
              <w:top w:val="nil"/>
              <w:bottom w:val="nil"/>
            </w:tcBorders>
          </w:tcPr>
          <w:p w14:paraId="3DA86912" w14:textId="77777777" w:rsidR="00981E12"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0.40</w:t>
            </w:r>
          </w:p>
          <w:p w14:paraId="341B08B4" w14:textId="7EC40FE4" w:rsidR="002075F3"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nil"/>
              <w:bottom w:val="nil"/>
            </w:tcBorders>
          </w:tcPr>
          <w:p w14:paraId="20EC1393" w14:textId="77777777" w:rsidR="00981E12"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0.45</w:t>
            </w:r>
          </w:p>
          <w:p w14:paraId="33D62816" w14:textId="6B4EE26D" w:rsidR="002075F3"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tcBorders>
              <w:top w:val="nil"/>
              <w:bottom w:val="nil"/>
            </w:tcBorders>
            <w:vAlign w:val="center"/>
          </w:tcPr>
          <w:p w14:paraId="39CCA7C3" w14:textId="36BD7076" w:rsidR="00981E12"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r>
      <w:tr w:rsidR="00191A80" w:rsidRPr="00BF3D27" w14:paraId="77D80C02" w14:textId="77777777" w:rsidTr="00191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4DD3A9A7" w14:textId="77777777" w:rsidR="00390CBB" w:rsidRPr="0035711B" w:rsidRDefault="00390CBB">
            <w:pPr>
              <w:rPr>
                <w:rFonts w:cstheme="minorHAnsi"/>
                <w:b w:val="0"/>
                <w:bCs w:val="0"/>
              </w:rPr>
            </w:pPr>
            <w:r w:rsidRPr="0035711B">
              <w:rPr>
                <w:rFonts w:cstheme="minorHAnsi"/>
                <w:b w:val="0"/>
                <w:bCs w:val="0"/>
              </w:rPr>
              <w:t xml:space="preserve">Poor </w:t>
            </w:r>
          </w:p>
        </w:tc>
        <w:tc>
          <w:tcPr>
            <w:tcW w:w="1417" w:type="dxa"/>
            <w:tcBorders>
              <w:top w:val="nil"/>
              <w:bottom w:val="single" w:sz="12" w:space="0" w:color="auto"/>
            </w:tcBorders>
          </w:tcPr>
          <w:p w14:paraId="4C20467B"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p w14:paraId="0D3CBC38"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top w:val="nil"/>
              <w:bottom w:val="single" w:sz="12" w:space="0" w:color="auto"/>
            </w:tcBorders>
          </w:tcPr>
          <w:p w14:paraId="6E0D7A85"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162239C7"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nil"/>
              <w:bottom w:val="single" w:sz="12" w:space="0" w:color="auto"/>
            </w:tcBorders>
            <w:vAlign w:val="center"/>
          </w:tcPr>
          <w:p w14:paraId="3A0F4BB4"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r>
      <w:tr w:rsidR="00AD13A1" w:rsidRPr="00BF3D27" w14:paraId="1AD7534C" w14:textId="77777777" w:rsidTr="001A52E6">
        <w:trPr>
          <w:trHeight w:val="33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632FD62F" w14:textId="77777777" w:rsidR="00981E12" w:rsidRPr="0035711B" w:rsidRDefault="00981E12">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3D38A649" w14:textId="77777777" w:rsidR="00981E12" w:rsidRPr="0035711B" w:rsidRDefault="00981E12">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415016DC" w14:textId="77777777" w:rsidR="00981E12" w:rsidRPr="0035711B" w:rsidRDefault="00981E12">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3889D5AE" w14:textId="77777777" w:rsidR="00981E12" w:rsidRPr="0035711B" w:rsidRDefault="00981E12">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1093</w:t>
            </w:r>
          </w:p>
        </w:tc>
      </w:tr>
    </w:tbl>
    <w:p w14:paraId="731A9C6A"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EEF814C"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3FC23658" w14:textId="77777777" w:rsidR="002E2E67" w:rsidRPr="0035711B" w:rsidRDefault="002E2E67" w:rsidP="00AA62DA">
      <w:pPr>
        <w:spacing w:line="276" w:lineRule="auto"/>
        <w:jc w:val="both"/>
        <w:rPr>
          <w:rFonts w:cstheme="minorHAnsi"/>
          <w:sz w:val="24"/>
          <w:szCs w:val="24"/>
        </w:rPr>
      </w:pPr>
    </w:p>
    <w:p w14:paraId="54E1EC93" w14:textId="77777777" w:rsidR="0052746E" w:rsidRPr="0035711B" w:rsidRDefault="0052746E" w:rsidP="00AA62DA">
      <w:pPr>
        <w:spacing w:line="276" w:lineRule="auto"/>
        <w:jc w:val="both"/>
        <w:rPr>
          <w:rFonts w:cstheme="minorHAnsi"/>
          <w:sz w:val="24"/>
          <w:szCs w:val="24"/>
        </w:rPr>
      </w:pPr>
    </w:p>
    <w:p w14:paraId="0FBDB0DD" w14:textId="77777777" w:rsidR="0052746E" w:rsidRPr="0035711B" w:rsidRDefault="0052746E" w:rsidP="00AA62DA">
      <w:pPr>
        <w:spacing w:line="276" w:lineRule="auto"/>
        <w:jc w:val="both"/>
        <w:rPr>
          <w:rFonts w:cstheme="minorHAnsi"/>
          <w:sz w:val="24"/>
          <w:szCs w:val="24"/>
        </w:rPr>
      </w:pPr>
    </w:p>
    <w:p w14:paraId="6FC8346C" w14:textId="40069382" w:rsidR="00813BFB" w:rsidRPr="00BF3D27" w:rsidRDefault="00813BFB" w:rsidP="00E87B74">
      <w:pPr>
        <w:rPr>
          <w:rFonts w:cstheme="minorHAnsi"/>
          <w:color w:val="2F5496" w:themeColor="accent1" w:themeShade="BF"/>
          <w:sz w:val="24"/>
          <w:szCs w:val="24"/>
        </w:rPr>
      </w:pPr>
      <w:bookmarkStart w:id="12" w:name="_Toc147757585"/>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11</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w:t>
      </w:r>
      <w:r w:rsidR="001855BF" w:rsidRPr="00BF3D27">
        <w:rPr>
          <w:rFonts w:cstheme="minorHAnsi"/>
          <w:color w:val="2F5496" w:themeColor="accent1" w:themeShade="BF"/>
          <w:sz w:val="24"/>
          <w:szCs w:val="24"/>
        </w:rPr>
        <w:t xml:space="preserve"> </w:t>
      </w:r>
      <w:r w:rsidR="00723B65" w:rsidRPr="00BF3D27">
        <w:rPr>
          <w:rFonts w:cstheme="minorHAnsi"/>
          <w:color w:val="2F5496" w:themeColor="accent1" w:themeShade="BF"/>
          <w:sz w:val="24"/>
          <w:szCs w:val="24"/>
        </w:rPr>
        <w:t>+</w:t>
      </w:r>
      <w:r w:rsidR="001855BF" w:rsidRPr="00BF3D27">
        <w:rPr>
          <w:rFonts w:cstheme="minorHAnsi"/>
          <w:color w:val="2F5496" w:themeColor="accent1" w:themeShade="BF"/>
          <w:sz w:val="24"/>
          <w:szCs w:val="24"/>
        </w:rPr>
        <w:t xml:space="preserve"> </w:t>
      </w:r>
      <w:r w:rsidR="00723B65" w:rsidRPr="00BF3D27">
        <w:rPr>
          <w:rFonts w:cstheme="minorHAnsi"/>
          <w:color w:val="2F5496" w:themeColor="accent1" w:themeShade="BF"/>
          <w:sz w:val="24"/>
          <w:szCs w:val="24"/>
        </w:rPr>
        <w:t>r</w:t>
      </w:r>
      <w:r w:rsidR="00023B8A" w:rsidRPr="00BF3D27">
        <w:rPr>
          <w:rFonts w:cstheme="minorHAnsi"/>
          <w:color w:val="2F5496" w:themeColor="accent1" w:themeShade="BF"/>
          <w:sz w:val="24"/>
          <w:szCs w:val="24"/>
        </w:rPr>
        <w:t>CSI</w:t>
      </w:r>
      <w:r w:rsidRPr="00BF3D27">
        <w:rPr>
          <w:rFonts w:cstheme="minorHAnsi"/>
          <w:color w:val="2F5496" w:themeColor="accent1" w:themeShade="BF"/>
          <w:sz w:val="24"/>
          <w:szCs w:val="24"/>
        </w:rPr>
        <w:t xml:space="preserve"> comparison by modality</w:t>
      </w:r>
      <w:bookmarkEnd w:id="12"/>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813BFB" w:rsidRPr="00BF3D27" w14:paraId="00515239"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E8FFB4F" w14:textId="77777777" w:rsidR="00813BFB" w:rsidRPr="0035711B" w:rsidRDefault="00813BFB">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24A8EB14"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7F4F2EF6"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BC98543"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1D0A126A"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6713364"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5FCD56B9"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6384D76A"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48E009"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8C7B400"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813BFB" w:rsidRPr="00BF3D27" w14:paraId="067E9AB8"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4ACC0F9A" w14:textId="55BCB871" w:rsidR="00813BFB" w:rsidRPr="0035711B" w:rsidRDefault="004935CE">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6A4C7C7E" w14:textId="77777777" w:rsidR="00813BFB" w:rsidRPr="0035711B" w:rsidRDefault="00095D5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0.37</w:t>
            </w:r>
          </w:p>
          <w:p w14:paraId="5D5DAE56" w14:textId="4BD500F0" w:rsidR="00095D51"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59F61EE3" w14:textId="77777777" w:rsidR="00813BFB"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12949A9C" w14:textId="34537810" w:rsidR="003C2131"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tcBorders>
              <w:top w:val="single" w:sz="12" w:space="0" w:color="auto"/>
              <w:bottom w:val="nil"/>
            </w:tcBorders>
            <w:vAlign w:val="center"/>
          </w:tcPr>
          <w:p w14:paraId="69FC1355" w14:textId="20F9D018" w:rsidR="00813BFB"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0.15***</w:t>
            </w:r>
          </w:p>
        </w:tc>
      </w:tr>
      <w:tr w:rsidR="00813BFB" w:rsidRPr="00BF3D27" w14:paraId="37CEAEBE"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42023B77" w14:textId="0D48C32D" w:rsidR="00813BFB" w:rsidRPr="0035711B" w:rsidRDefault="004935CE">
            <w:pPr>
              <w:rPr>
                <w:rFonts w:cstheme="minorHAnsi"/>
                <w:b w:val="0"/>
                <w:bCs w:val="0"/>
              </w:rPr>
            </w:pPr>
            <w:r w:rsidRPr="0035711B">
              <w:rPr>
                <w:rFonts w:cstheme="minorHAnsi"/>
                <w:b w:val="0"/>
                <w:bCs w:val="0"/>
              </w:rPr>
              <w:t>Acceptable with reduce</w:t>
            </w:r>
            <w:r w:rsidR="00F96D90" w:rsidRPr="0035711B">
              <w:rPr>
                <w:rFonts w:cstheme="minorHAnsi"/>
                <w:b w:val="0"/>
                <w:bCs w:val="0"/>
              </w:rPr>
              <w:t>d</w:t>
            </w:r>
            <w:r w:rsidRPr="0035711B">
              <w:rPr>
                <w:rFonts w:cstheme="minorHAnsi"/>
                <w:b w:val="0"/>
                <w:bCs w:val="0"/>
              </w:rPr>
              <w:t xml:space="preserve"> coping</w:t>
            </w:r>
          </w:p>
        </w:tc>
        <w:tc>
          <w:tcPr>
            <w:tcW w:w="1417" w:type="dxa"/>
            <w:tcBorders>
              <w:top w:val="nil"/>
            </w:tcBorders>
          </w:tcPr>
          <w:p w14:paraId="1F0E20C2" w14:textId="77777777" w:rsidR="00813BF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p w14:paraId="03E2AEAB" w14:textId="4583BB2D" w:rsidR="00CF4EE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Borders>
              <w:top w:val="nil"/>
            </w:tcBorders>
          </w:tcPr>
          <w:p w14:paraId="0A5B54CB" w14:textId="77777777" w:rsidR="00813BF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0.26</w:t>
            </w:r>
          </w:p>
          <w:p w14:paraId="62709D24" w14:textId="2019F4FE" w:rsidR="00CF4EE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tcBorders>
              <w:top w:val="nil"/>
            </w:tcBorders>
            <w:vAlign w:val="center"/>
          </w:tcPr>
          <w:p w14:paraId="15494AFE" w14:textId="2F9E3F12" w:rsidR="00813BF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r>
      <w:tr w:rsidR="00023B8A" w:rsidRPr="00BF3D27" w14:paraId="1A5115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54C779B3" w14:textId="20FA847B" w:rsidR="00023B8A" w:rsidRPr="0035711B" w:rsidRDefault="004935CE">
            <w:pPr>
              <w:rPr>
                <w:rFonts w:cstheme="minorHAnsi"/>
                <w:b w:val="0"/>
                <w:bCs w:val="0"/>
              </w:rPr>
            </w:pPr>
            <w:r w:rsidRPr="0035711B">
              <w:rPr>
                <w:rFonts w:cstheme="minorHAnsi"/>
                <w:b w:val="0"/>
                <w:bCs w:val="0"/>
              </w:rPr>
              <w:t>Borderline</w:t>
            </w:r>
          </w:p>
        </w:tc>
        <w:tc>
          <w:tcPr>
            <w:tcW w:w="1417" w:type="dxa"/>
          </w:tcPr>
          <w:p w14:paraId="6D140A13" w14:textId="77777777" w:rsidR="00023B8A"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0.40</w:t>
            </w:r>
          </w:p>
          <w:p w14:paraId="0394B504" w14:textId="1CCAD9B6" w:rsidR="00F54AB6"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Pr>
          <w:p w14:paraId="098060B7" w14:textId="77777777" w:rsidR="00023B8A"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0.45</w:t>
            </w:r>
          </w:p>
          <w:p w14:paraId="7AF10250" w14:textId="6B15BFA5" w:rsidR="00F54AB6"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vAlign w:val="center"/>
          </w:tcPr>
          <w:p w14:paraId="0AF2A92F" w14:textId="29A8D895" w:rsidR="00023B8A"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r>
      <w:tr w:rsidR="00AD13A1" w:rsidRPr="00BF3D27" w14:paraId="026314EF"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0F1278E8" w14:textId="34331AC1" w:rsidR="00813BFB" w:rsidRPr="0035711B" w:rsidRDefault="004935CE">
            <w:pPr>
              <w:rPr>
                <w:rFonts w:cstheme="minorHAnsi"/>
                <w:b w:val="0"/>
                <w:bCs w:val="0"/>
              </w:rPr>
            </w:pPr>
            <w:r w:rsidRPr="0035711B">
              <w:rPr>
                <w:rFonts w:cstheme="minorHAnsi"/>
                <w:b w:val="0"/>
                <w:bCs w:val="0"/>
              </w:rPr>
              <w:t xml:space="preserve">Poor </w:t>
            </w:r>
          </w:p>
        </w:tc>
        <w:tc>
          <w:tcPr>
            <w:tcW w:w="1417" w:type="dxa"/>
            <w:tcBorders>
              <w:bottom w:val="single" w:sz="12" w:space="0" w:color="auto"/>
            </w:tcBorders>
          </w:tcPr>
          <w:p w14:paraId="5CF5457A" w14:textId="77777777" w:rsidR="00813BFB" w:rsidRPr="0035711B" w:rsidRDefault="00F54AB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p w14:paraId="07BA10B0" w14:textId="1E8E6523" w:rsidR="00F54AB6" w:rsidRPr="0035711B" w:rsidRDefault="00F54AB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1E15AA" w:rsidRPr="0035711B">
              <w:rPr>
                <w:rFonts w:cstheme="minorHAnsi"/>
              </w:rPr>
              <w:t>0.01)</w:t>
            </w:r>
          </w:p>
        </w:tc>
        <w:tc>
          <w:tcPr>
            <w:tcW w:w="1276" w:type="dxa"/>
            <w:tcBorders>
              <w:bottom w:val="single" w:sz="12" w:space="0" w:color="auto"/>
            </w:tcBorders>
          </w:tcPr>
          <w:p w14:paraId="68CC5360" w14:textId="77777777" w:rsidR="00813BFB" w:rsidRPr="0035711B" w:rsidRDefault="001E15A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p w14:paraId="21D3C488" w14:textId="5990AD16" w:rsidR="001E15AA" w:rsidRPr="0035711B" w:rsidRDefault="001E15A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843" w:type="dxa"/>
            <w:tcBorders>
              <w:bottom w:val="single" w:sz="12" w:space="0" w:color="auto"/>
            </w:tcBorders>
            <w:vAlign w:val="center"/>
          </w:tcPr>
          <w:p w14:paraId="54274A88" w14:textId="66012C04" w:rsidR="00813BFB" w:rsidRPr="0035711B" w:rsidRDefault="001E15A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AD13A1" w:rsidRPr="00BF3D27" w14:paraId="1684463A" w14:textId="77777777" w:rsidTr="00AD13A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2E26B9EA" w14:textId="77777777" w:rsidR="00813BFB" w:rsidRPr="0035711B" w:rsidRDefault="00813BFB">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1EB71C7B" w14:textId="77777777" w:rsidR="00813BFB" w:rsidRPr="0035711B" w:rsidRDefault="00813BF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71CC5653" w14:textId="77777777" w:rsidR="00813BFB" w:rsidRPr="0035711B" w:rsidRDefault="00813BF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47189E78" w14:textId="77777777" w:rsidR="00813BFB" w:rsidRPr="0035711B" w:rsidRDefault="00813BF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1093</w:t>
            </w:r>
          </w:p>
        </w:tc>
      </w:tr>
    </w:tbl>
    <w:p w14:paraId="6B86D05F" w14:textId="77777777" w:rsidR="00813BFB" w:rsidRPr="0035711B" w:rsidRDefault="00813BFB" w:rsidP="00813BFB">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DF4BA48" w14:textId="77777777" w:rsidR="00813BFB" w:rsidRPr="0035711B" w:rsidRDefault="00813BFB" w:rsidP="00813BFB">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18BBE8C" w14:textId="77777777" w:rsidR="002E2E67" w:rsidRPr="0035711B" w:rsidRDefault="002E2E67" w:rsidP="00AA62DA">
      <w:pPr>
        <w:spacing w:line="276" w:lineRule="auto"/>
        <w:jc w:val="both"/>
        <w:rPr>
          <w:rFonts w:cstheme="minorHAnsi"/>
          <w:sz w:val="24"/>
          <w:szCs w:val="24"/>
        </w:rPr>
      </w:pPr>
    </w:p>
    <w:p w14:paraId="5277237A" w14:textId="5F65CAF1" w:rsidR="004E4926" w:rsidRPr="00BF3D27" w:rsidRDefault="004E4926" w:rsidP="00E87B74">
      <w:pPr>
        <w:rPr>
          <w:rFonts w:cstheme="minorHAnsi"/>
          <w:color w:val="2F5496" w:themeColor="accent1" w:themeShade="BF"/>
          <w:sz w:val="24"/>
          <w:szCs w:val="24"/>
        </w:rPr>
      </w:pPr>
      <w:bookmarkStart w:id="13" w:name="_Toc147757586"/>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12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rCSI comparison by modality</w:t>
      </w:r>
      <w:bookmarkEnd w:id="13"/>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E2E67" w:rsidRPr="00BF3D27" w14:paraId="2EF169DB" w14:textId="77777777" w:rsidTr="00072E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7C54C5A3" w14:textId="77777777" w:rsidR="002E2E67" w:rsidRPr="0035711B" w:rsidRDefault="002E2E67">
            <w:pPr>
              <w:rPr>
                <w:rFonts w:cstheme="minorHAnsi"/>
                <w:sz w:val="20"/>
                <w:szCs w:val="20"/>
              </w:rPr>
            </w:pPr>
            <w:r w:rsidRPr="0035711B">
              <w:rPr>
                <w:rFonts w:cstheme="minorHAnsi"/>
                <w:sz w:val="20"/>
                <w:szCs w:val="20"/>
              </w:rPr>
              <w:t>rCSI Indicator disaggregated</w:t>
            </w:r>
          </w:p>
        </w:tc>
        <w:tc>
          <w:tcPr>
            <w:tcW w:w="1417" w:type="dxa"/>
            <w:tcBorders>
              <w:top w:val="single" w:sz="12" w:space="0" w:color="auto"/>
              <w:bottom w:val="single" w:sz="12" w:space="0" w:color="auto"/>
            </w:tcBorders>
          </w:tcPr>
          <w:p w14:paraId="5B2EFBB8"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47BA546"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068049B2"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0297EE49"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99D17FA"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3AAD80CE"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2D33250C"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E20F868"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71E66659"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E2E67" w:rsidRPr="00BF3D27" w14:paraId="3C07D83B"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7E76C468" w14:textId="77777777" w:rsidR="002E2E67" w:rsidRPr="0035711B" w:rsidRDefault="002E2E67">
            <w:pPr>
              <w:rPr>
                <w:rFonts w:cstheme="minorHAnsi"/>
                <w:b w:val="0"/>
                <w:bCs w:val="0"/>
              </w:rPr>
            </w:pPr>
            <w:r w:rsidRPr="0035711B">
              <w:rPr>
                <w:rFonts w:cstheme="minorHAnsi"/>
                <w:b w:val="0"/>
                <w:bCs w:val="0"/>
              </w:rPr>
              <w:t>Relied on less preferred food</w:t>
            </w:r>
          </w:p>
        </w:tc>
        <w:tc>
          <w:tcPr>
            <w:tcW w:w="1417" w:type="dxa"/>
            <w:tcBorders>
              <w:top w:val="single" w:sz="12" w:space="0" w:color="auto"/>
              <w:bottom w:val="nil"/>
            </w:tcBorders>
          </w:tcPr>
          <w:p w14:paraId="14061E24" w14:textId="77777777" w:rsidR="002E2E67"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1.92</w:t>
            </w:r>
          </w:p>
          <w:p w14:paraId="67114C9A" w14:textId="5C536731" w:rsidR="00F0556B"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single" w:sz="12" w:space="0" w:color="auto"/>
              <w:bottom w:val="nil"/>
            </w:tcBorders>
          </w:tcPr>
          <w:p w14:paraId="7E298C50" w14:textId="77777777" w:rsidR="002E2E67"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2.86</w:t>
            </w:r>
          </w:p>
          <w:p w14:paraId="34F3B4B7" w14:textId="5115B990" w:rsidR="00F0556B"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843" w:type="dxa"/>
            <w:tcBorders>
              <w:top w:val="single" w:sz="12" w:space="0" w:color="auto"/>
              <w:bottom w:val="nil"/>
            </w:tcBorders>
            <w:vAlign w:val="center"/>
          </w:tcPr>
          <w:p w14:paraId="04689AD0" w14:textId="4A91F500" w:rsidR="002E2E67" w:rsidRPr="0035711B" w:rsidRDefault="003F42B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-0.94***</w:t>
            </w:r>
          </w:p>
        </w:tc>
      </w:tr>
      <w:tr w:rsidR="002E2E67" w:rsidRPr="00BF3D27" w14:paraId="74F741EB"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13FF31E4" w14:textId="77777777" w:rsidR="002E2E67" w:rsidRPr="0035711B" w:rsidRDefault="002E2E67">
            <w:pPr>
              <w:rPr>
                <w:rFonts w:cstheme="minorHAnsi"/>
                <w:b w:val="0"/>
                <w:bCs w:val="0"/>
              </w:rPr>
            </w:pPr>
            <w:r w:rsidRPr="0035711B">
              <w:rPr>
                <w:rFonts w:cstheme="minorHAnsi"/>
                <w:b w:val="0"/>
                <w:bCs w:val="0"/>
              </w:rPr>
              <w:t>Borrowed food/relied on help from F&amp;F</w:t>
            </w:r>
          </w:p>
        </w:tc>
        <w:tc>
          <w:tcPr>
            <w:tcW w:w="1417" w:type="dxa"/>
            <w:tcBorders>
              <w:top w:val="nil"/>
            </w:tcBorders>
          </w:tcPr>
          <w:p w14:paraId="4029C53B" w14:textId="5B8FA064" w:rsidR="002E2E67" w:rsidRPr="0035711B" w:rsidRDefault="003F42B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0.59</w:t>
            </w:r>
          </w:p>
          <w:p w14:paraId="1D803443" w14:textId="07D6D504" w:rsidR="002E2E67" w:rsidRPr="0035711B" w:rsidRDefault="002E2E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3F42B0" w:rsidRPr="0035711B">
              <w:rPr>
                <w:rFonts w:cstheme="minorHAnsi"/>
              </w:rPr>
              <w:t>5</w:t>
            </w:r>
            <w:r w:rsidRPr="0035711B">
              <w:rPr>
                <w:rFonts w:cstheme="minorHAnsi"/>
              </w:rPr>
              <w:t>)</w:t>
            </w:r>
          </w:p>
        </w:tc>
        <w:tc>
          <w:tcPr>
            <w:tcW w:w="1276" w:type="dxa"/>
            <w:tcBorders>
              <w:top w:val="nil"/>
            </w:tcBorders>
          </w:tcPr>
          <w:p w14:paraId="5A61C149" w14:textId="00E89641" w:rsidR="002E2E67" w:rsidRPr="0035711B" w:rsidRDefault="00FE675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0.56</w:t>
            </w:r>
          </w:p>
          <w:p w14:paraId="7340EA47" w14:textId="02FA0235" w:rsidR="002E2E67" w:rsidRPr="0035711B" w:rsidRDefault="002E2E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FE6753" w:rsidRPr="0035711B">
              <w:rPr>
                <w:rFonts w:cstheme="minorHAnsi"/>
              </w:rPr>
              <w:t>5</w:t>
            </w:r>
            <w:r w:rsidRPr="0035711B">
              <w:rPr>
                <w:rFonts w:cstheme="minorHAnsi"/>
              </w:rPr>
              <w:t>)</w:t>
            </w:r>
          </w:p>
        </w:tc>
        <w:tc>
          <w:tcPr>
            <w:tcW w:w="1843" w:type="dxa"/>
            <w:tcBorders>
              <w:top w:val="nil"/>
            </w:tcBorders>
            <w:vAlign w:val="center"/>
          </w:tcPr>
          <w:p w14:paraId="1C68A10D" w14:textId="7DA2E5D9" w:rsidR="002E2E67" w:rsidRPr="0035711B" w:rsidRDefault="00FE675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r>
      <w:tr w:rsidR="002E2E67" w:rsidRPr="00BF3D27" w14:paraId="384C20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CA8B82D" w14:textId="77777777" w:rsidR="002E2E67" w:rsidRPr="0035711B" w:rsidRDefault="002E2E67">
            <w:pPr>
              <w:rPr>
                <w:rFonts w:cstheme="minorHAnsi"/>
                <w:b w:val="0"/>
                <w:bCs w:val="0"/>
              </w:rPr>
            </w:pPr>
            <w:r w:rsidRPr="0035711B">
              <w:rPr>
                <w:rFonts w:cstheme="minorHAnsi"/>
                <w:b w:val="0"/>
                <w:bCs w:val="0"/>
              </w:rPr>
              <w:t xml:space="preserve">Reduced portion size of meals </w:t>
            </w:r>
          </w:p>
        </w:tc>
        <w:tc>
          <w:tcPr>
            <w:tcW w:w="1417" w:type="dxa"/>
          </w:tcPr>
          <w:p w14:paraId="54DD6008" w14:textId="77777777" w:rsidR="002E2E67" w:rsidRPr="0035711B" w:rsidRDefault="00FE675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0.56</w:t>
            </w:r>
          </w:p>
          <w:p w14:paraId="61C236BB" w14:textId="5B003B80" w:rsidR="00906955" w:rsidRPr="0035711B" w:rsidRDefault="0090695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694866" w:rsidRPr="0035711B">
              <w:rPr>
                <w:rFonts w:cstheme="minorHAnsi"/>
              </w:rPr>
              <w:t>0.05)</w:t>
            </w:r>
          </w:p>
        </w:tc>
        <w:tc>
          <w:tcPr>
            <w:tcW w:w="1276" w:type="dxa"/>
          </w:tcPr>
          <w:p w14:paraId="67AAA7F4" w14:textId="77777777" w:rsidR="002E2E67" w:rsidRPr="0035711B" w:rsidRDefault="0069486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0.74</w:t>
            </w:r>
          </w:p>
          <w:p w14:paraId="7777E699" w14:textId="2D2B9DD4" w:rsidR="00694866" w:rsidRPr="0035711B" w:rsidRDefault="0069486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843" w:type="dxa"/>
            <w:vAlign w:val="center"/>
          </w:tcPr>
          <w:p w14:paraId="4DD67B7C" w14:textId="0723E0AE" w:rsidR="002E2E67" w:rsidRPr="0035711B" w:rsidRDefault="0069486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tc>
      </w:tr>
      <w:tr w:rsidR="002E2E67" w:rsidRPr="00BF3D27" w14:paraId="23DD5708"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5B7F5AFF" w14:textId="77777777" w:rsidR="002E2E67" w:rsidRPr="0035711B" w:rsidRDefault="002E2E67">
            <w:pPr>
              <w:rPr>
                <w:rFonts w:cstheme="minorHAnsi"/>
                <w:b w:val="0"/>
                <w:bCs w:val="0"/>
              </w:rPr>
            </w:pPr>
            <w:r w:rsidRPr="0035711B">
              <w:rPr>
                <w:rFonts w:cstheme="minorHAnsi"/>
                <w:b w:val="0"/>
                <w:bCs w:val="0"/>
              </w:rPr>
              <w:t>Restrict consumption of adults for children to eat</w:t>
            </w:r>
          </w:p>
        </w:tc>
        <w:tc>
          <w:tcPr>
            <w:tcW w:w="1417" w:type="dxa"/>
            <w:tcBorders>
              <w:bottom w:val="nil"/>
            </w:tcBorders>
          </w:tcPr>
          <w:p w14:paraId="7DE50BBD" w14:textId="77777777" w:rsidR="002E2E67"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0.52</w:t>
            </w:r>
          </w:p>
          <w:p w14:paraId="16A62F86" w14:textId="54D58B37" w:rsidR="001D5180"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Borders>
              <w:bottom w:val="nil"/>
            </w:tcBorders>
          </w:tcPr>
          <w:p w14:paraId="2AD66E99" w14:textId="77777777" w:rsidR="002E2E67"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1.23</w:t>
            </w:r>
          </w:p>
          <w:p w14:paraId="61D8B129" w14:textId="1388CC89" w:rsidR="001D5180"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843" w:type="dxa"/>
            <w:tcBorders>
              <w:bottom w:val="nil"/>
            </w:tcBorders>
            <w:vAlign w:val="center"/>
          </w:tcPr>
          <w:p w14:paraId="5111685B" w14:textId="24672140" w:rsidR="002E2E67"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-0.72***</w:t>
            </w:r>
          </w:p>
        </w:tc>
      </w:tr>
      <w:tr w:rsidR="002E2E67" w:rsidRPr="00BF3D27" w14:paraId="5B186D3C"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7D609DED" w14:textId="77777777" w:rsidR="002E2E67" w:rsidRPr="0035711B" w:rsidRDefault="002E2E67">
            <w:pPr>
              <w:rPr>
                <w:rFonts w:cstheme="minorHAnsi"/>
                <w:b w:val="0"/>
                <w:bCs w:val="0"/>
              </w:rPr>
            </w:pPr>
            <w:r w:rsidRPr="0035711B">
              <w:rPr>
                <w:rFonts w:cstheme="minorHAnsi"/>
                <w:b w:val="0"/>
                <w:bCs w:val="0"/>
              </w:rPr>
              <w:t>Reduced the number of meals per day</w:t>
            </w:r>
          </w:p>
        </w:tc>
        <w:tc>
          <w:tcPr>
            <w:tcW w:w="1417" w:type="dxa"/>
            <w:tcBorders>
              <w:top w:val="nil"/>
              <w:bottom w:val="single" w:sz="12" w:space="0" w:color="auto"/>
            </w:tcBorders>
          </w:tcPr>
          <w:p w14:paraId="2399DEE3" w14:textId="77777777" w:rsidR="002E2E67"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1709153D" w14:textId="582AB639" w:rsidR="00975BAA"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c>
          <w:tcPr>
            <w:tcW w:w="1276" w:type="dxa"/>
            <w:tcBorders>
              <w:top w:val="nil"/>
              <w:bottom w:val="single" w:sz="12" w:space="0" w:color="auto"/>
            </w:tcBorders>
          </w:tcPr>
          <w:p w14:paraId="50A8EDE5" w14:textId="77777777" w:rsidR="002E2E67"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0.82</w:t>
            </w:r>
          </w:p>
          <w:p w14:paraId="29162F0E" w14:textId="3B714C5E" w:rsidR="00975BAA"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843" w:type="dxa"/>
            <w:tcBorders>
              <w:top w:val="nil"/>
              <w:bottom w:val="single" w:sz="12" w:space="0" w:color="auto"/>
            </w:tcBorders>
            <w:vAlign w:val="center"/>
          </w:tcPr>
          <w:p w14:paraId="5318022D" w14:textId="7B92AB9F" w:rsidR="002E2E67"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-0.60</w:t>
            </w:r>
            <w:r w:rsidR="005B29DB" w:rsidRPr="0035711B">
              <w:rPr>
                <w:rFonts w:cstheme="minorHAnsi"/>
              </w:rPr>
              <w:t>***</w:t>
            </w:r>
          </w:p>
        </w:tc>
      </w:tr>
      <w:tr w:rsidR="002E2E67" w:rsidRPr="00BF3D27" w14:paraId="340FA4AB" w14:textId="77777777" w:rsidTr="00AD13A1">
        <w:trPr>
          <w:trHeight w:val="25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53237E6C" w14:textId="77777777" w:rsidR="002E2E67" w:rsidRPr="0035711B" w:rsidRDefault="002E2E6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13B5D718" w14:textId="06A197F9" w:rsidR="002E2E67" w:rsidRPr="0035711B" w:rsidRDefault="0048197A">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42096FBD" w14:textId="30283B32" w:rsidR="002E2E67" w:rsidRPr="0035711B" w:rsidRDefault="0048197A">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7F106C17" w14:textId="78D60A9D" w:rsidR="002E2E67" w:rsidRPr="0035711B" w:rsidRDefault="0048197A">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1093</w:t>
            </w:r>
          </w:p>
        </w:tc>
      </w:tr>
    </w:tbl>
    <w:p w14:paraId="1E845963"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665F9DD"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5AFB3CE8" w14:textId="77777777" w:rsidR="00C57BA7" w:rsidRPr="0035711B" w:rsidRDefault="00C57BA7" w:rsidP="00C57BA7">
      <w:pPr>
        <w:spacing w:line="276" w:lineRule="auto"/>
        <w:jc w:val="both"/>
        <w:rPr>
          <w:rFonts w:cstheme="minorHAnsi"/>
          <w:sz w:val="24"/>
          <w:szCs w:val="24"/>
        </w:rPr>
      </w:pPr>
    </w:p>
    <w:p w14:paraId="1A09640D" w14:textId="02697DF3" w:rsidR="00C57BA7" w:rsidRPr="0035711B" w:rsidRDefault="00AF1D65" w:rsidP="00C57BA7">
      <w:pPr>
        <w:spacing w:line="276" w:lineRule="auto"/>
        <w:jc w:val="both"/>
        <w:rPr>
          <w:rFonts w:cstheme="minorHAnsi"/>
          <w:sz w:val="24"/>
          <w:szCs w:val="24"/>
        </w:rPr>
      </w:pPr>
      <w:r w:rsidRPr="0035711B">
        <w:rPr>
          <w:rFonts w:cstheme="minorHAnsi"/>
          <w:sz w:val="24"/>
          <w:szCs w:val="24"/>
        </w:rPr>
        <w:lastRenderedPageBreak/>
        <w:t>T</w:t>
      </w:r>
      <w:r w:rsidR="00C57BA7" w:rsidRPr="0035711B">
        <w:rPr>
          <w:rFonts w:cstheme="minorHAnsi"/>
          <w:sz w:val="24"/>
          <w:szCs w:val="24"/>
        </w:rPr>
        <w:t xml:space="preserve">he responses are </w:t>
      </w:r>
      <w:r w:rsidRPr="0035711B">
        <w:rPr>
          <w:rFonts w:cstheme="minorHAnsi"/>
          <w:sz w:val="24"/>
          <w:szCs w:val="24"/>
        </w:rPr>
        <w:t xml:space="preserve">further </w:t>
      </w:r>
      <w:r w:rsidR="00C57BA7" w:rsidRPr="0035711B">
        <w:rPr>
          <w:rFonts w:cstheme="minorHAnsi"/>
          <w:sz w:val="24"/>
          <w:szCs w:val="24"/>
        </w:rPr>
        <w:t xml:space="preserve">disaggregated by </w:t>
      </w:r>
      <w:r w:rsidR="004351B6" w:rsidRPr="0035711B">
        <w:rPr>
          <w:rFonts w:cstheme="minorHAnsi"/>
          <w:sz w:val="24"/>
          <w:szCs w:val="24"/>
        </w:rPr>
        <w:t>FCG</w:t>
      </w:r>
      <w:r w:rsidR="00C57BA7" w:rsidRPr="0035711B">
        <w:rPr>
          <w:rFonts w:cstheme="minorHAnsi"/>
          <w:sz w:val="24"/>
          <w:szCs w:val="24"/>
        </w:rPr>
        <w:t xml:space="preserve"> and gender</w:t>
      </w:r>
      <w:r w:rsidR="001A52E6" w:rsidRPr="0035711B">
        <w:rPr>
          <w:rFonts w:cstheme="minorHAnsi"/>
          <w:sz w:val="24"/>
          <w:szCs w:val="24"/>
        </w:rPr>
        <w:t xml:space="preserve">. </w:t>
      </w:r>
      <w:r w:rsidR="00C57BA7" w:rsidRPr="0035711B">
        <w:rPr>
          <w:rFonts w:cstheme="minorHAnsi"/>
          <w:sz w:val="24"/>
          <w:szCs w:val="24"/>
        </w:rPr>
        <w:t xml:space="preserve">The results show that regardless of food </w:t>
      </w:r>
      <w:r w:rsidR="00B92EBF" w:rsidRPr="0035711B">
        <w:rPr>
          <w:rFonts w:cstheme="minorHAnsi"/>
          <w:sz w:val="24"/>
          <w:szCs w:val="24"/>
        </w:rPr>
        <w:t>consumption group and</w:t>
      </w:r>
      <w:r w:rsidR="00C57BA7" w:rsidRPr="0035711B">
        <w:rPr>
          <w:rFonts w:cstheme="minorHAnsi"/>
          <w:sz w:val="24"/>
          <w:szCs w:val="24"/>
        </w:rPr>
        <w:t xml:space="preserve"> gender of the respondent, </w:t>
      </w:r>
      <w:r w:rsidR="00B92EBF" w:rsidRPr="0035711B">
        <w:rPr>
          <w:rFonts w:cstheme="minorHAnsi"/>
          <w:sz w:val="24"/>
          <w:szCs w:val="24"/>
        </w:rPr>
        <w:t>remote</w:t>
      </w:r>
      <w:r w:rsidR="005167BD" w:rsidRPr="0035711B">
        <w:rPr>
          <w:rFonts w:cstheme="minorHAnsi"/>
          <w:sz w:val="24"/>
          <w:szCs w:val="24"/>
        </w:rPr>
        <w:t xml:space="preserve"> interviews</w:t>
      </w:r>
      <w:r w:rsidR="00B92EBF" w:rsidRPr="0035711B">
        <w:rPr>
          <w:rFonts w:cstheme="minorHAnsi"/>
          <w:sz w:val="24"/>
          <w:szCs w:val="24"/>
        </w:rPr>
        <w:t xml:space="preserve"> </w:t>
      </w:r>
      <w:r w:rsidR="00C57BA7" w:rsidRPr="0035711B">
        <w:rPr>
          <w:rFonts w:cstheme="minorHAnsi"/>
          <w:sz w:val="24"/>
          <w:szCs w:val="24"/>
        </w:rPr>
        <w:t>consistently exaggerated vulnerability in terms of their livelihood coping strategies (Tables 11 &amp; 12).</w:t>
      </w:r>
    </w:p>
    <w:p w14:paraId="15572585" w14:textId="0DA7BE7C" w:rsidR="003F5882" w:rsidRPr="00BF3D27" w:rsidRDefault="003F5882" w:rsidP="009B56A0">
      <w:pPr>
        <w:rPr>
          <w:rFonts w:cstheme="minorHAnsi"/>
          <w:color w:val="2F5496" w:themeColor="accent1" w:themeShade="BF"/>
          <w:sz w:val="24"/>
          <w:szCs w:val="24"/>
        </w:rPr>
      </w:pPr>
      <w:bookmarkStart w:id="14" w:name="_Toc147757587"/>
      <w:r w:rsidRPr="00BF3D27">
        <w:rPr>
          <w:rFonts w:cstheme="minorHAnsi"/>
          <w:color w:val="2F5496" w:themeColor="accent1" w:themeShade="BF"/>
          <w:sz w:val="24"/>
          <w:szCs w:val="24"/>
        </w:rPr>
        <w:t xml:space="preserve">Table </w:t>
      </w:r>
      <w:r w:rsidRPr="00BF3D27">
        <w:rPr>
          <w:rFonts w:cstheme="minorHAnsi"/>
          <w:i/>
          <w:iCs/>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i/>
          <w:iCs/>
          <w:color w:val="2F5496" w:themeColor="accent1" w:themeShade="BF"/>
          <w:sz w:val="24"/>
          <w:szCs w:val="24"/>
        </w:rPr>
        <w:fldChar w:fldCharType="separate"/>
      </w:r>
      <w:r w:rsidR="0052746E" w:rsidRPr="00BF3D27">
        <w:rPr>
          <w:rFonts w:cstheme="minorHAnsi"/>
          <w:noProof/>
          <w:color w:val="2F5496" w:themeColor="accent1" w:themeShade="BF"/>
          <w:sz w:val="24"/>
          <w:szCs w:val="24"/>
        </w:rPr>
        <w:t>13</w:t>
      </w:r>
      <w:r w:rsidRPr="00BF3D27">
        <w:rPr>
          <w:rFonts w:cstheme="minorHAnsi"/>
          <w:i/>
          <w:iCs/>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Gender of respondent</w:t>
      </w:r>
      <w:r w:rsidR="00D935AD" w:rsidRPr="00BF3D27">
        <w:rPr>
          <w:rFonts w:cstheme="minorHAnsi"/>
          <w:color w:val="2F5496" w:themeColor="accent1" w:themeShade="BF"/>
          <w:sz w:val="24"/>
          <w:szCs w:val="24"/>
        </w:rPr>
        <w:t xml:space="preserve"> (Myanmar)</w:t>
      </w:r>
      <w:bookmarkEnd w:id="14"/>
    </w:p>
    <w:tbl>
      <w:tblPr>
        <w:tblW w:w="10206" w:type="dxa"/>
        <w:tblLook w:val="04A0" w:firstRow="1" w:lastRow="0" w:firstColumn="1" w:lastColumn="0" w:noHBand="0" w:noVBand="1"/>
      </w:tblPr>
      <w:tblGrid>
        <w:gridCol w:w="3119"/>
        <w:gridCol w:w="1242"/>
        <w:gridCol w:w="1231"/>
        <w:gridCol w:w="1231"/>
        <w:gridCol w:w="1231"/>
        <w:gridCol w:w="1018"/>
        <w:gridCol w:w="1134"/>
      </w:tblGrid>
      <w:tr w:rsidR="00E173B0" w:rsidRPr="00BF3D27" w14:paraId="7F41368B" w14:textId="77777777" w:rsidTr="00AD13A1">
        <w:trPr>
          <w:trHeight w:val="290"/>
        </w:trPr>
        <w:tc>
          <w:tcPr>
            <w:tcW w:w="3119" w:type="dxa"/>
            <w:tcBorders>
              <w:top w:val="single" w:sz="12" w:space="0" w:color="auto"/>
              <w:left w:val="nil"/>
              <w:right w:val="nil"/>
            </w:tcBorders>
            <w:shd w:val="clear" w:color="auto" w:fill="auto"/>
            <w:noWrap/>
            <w:vAlign w:val="bottom"/>
            <w:hideMark/>
          </w:tcPr>
          <w:p w14:paraId="4F3D075C" w14:textId="77777777" w:rsidR="0050060C" w:rsidRPr="0035711B" w:rsidRDefault="0050060C">
            <w:pPr>
              <w:spacing w:after="0" w:line="240" w:lineRule="auto"/>
              <w:rPr>
                <w:rFonts w:cstheme="minorHAnsi"/>
                <w:b/>
              </w:rPr>
            </w:pPr>
          </w:p>
        </w:tc>
        <w:tc>
          <w:tcPr>
            <w:tcW w:w="2473" w:type="dxa"/>
            <w:gridSpan w:val="2"/>
            <w:tcBorders>
              <w:top w:val="single" w:sz="12" w:space="0" w:color="auto"/>
              <w:left w:val="nil"/>
              <w:bottom w:val="single" w:sz="8" w:space="0" w:color="auto"/>
              <w:right w:val="nil"/>
            </w:tcBorders>
            <w:shd w:val="clear" w:color="000000" w:fill="FCE4D6"/>
            <w:noWrap/>
            <w:vAlign w:val="bottom"/>
            <w:hideMark/>
          </w:tcPr>
          <w:p w14:paraId="73504363" w14:textId="5158AAA6" w:rsidR="0050060C" w:rsidRPr="0035711B" w:rsidRDefault="0050060C">
            <w:pPr>
              <w:spacing w:after="0" w:line="240" w:lineRule="auto"/>
              <w:jc w:val="center"/>
              <w:rPr>
                <w:rFonts w:cstheme="minorHAnsi"/>
                <w:b/>
              </w:rPr>
            </w:pPr>
            <w:r w:rsidRPr="0035711B">
              <w:rPr>
                <w:rFonts w:cstheme="minorHAnsi"/>
                <w:b/>
              </w:rPr>
              <w:t>Female</w:t>
            </w:r>
          </w:p>
        </w:tc>
        <w:tc>
          <w:tcPr>
            <w:tcW w:w="2462" w:type="dxa"/>
            <w:gridSpan w:val="2"/>
            <w:tcBorders>
              <w:top w:val="single" w:sz="12" w:space="0" w:color="auto"/>
              <w:left w:val="nil"/>
              <w:bottom w:val="single" w:sz="8" w:space="0" w:color="auto"/>
              <w:right w:val="nil"/>
            </w:tcBorders>
            <w:shd w:val="clear" w:color="auto" w:fill="E2EFD9" w:themeFill="accent6" w:themeFillTint="33"/>
            <w:vAlign w:val="bottom"/>
          </w:tcPr>
          <w:p w14:paraId="69362D8A" w14:textId="75BE892C" w:rsidR="0050060C" w:rsidRPr="0035711B" w:rsidRDefault="0050060C">
            <w:pPr>
              <w:spacing w:after="0" w:line="240" w:lineRule="auto"/>
              <w:jc w:val="center"/>
              <w:rPr>
                <w:rFonts w:cstheme="minorHAnsi"/>
                <w:b/>
              </w:rPr>
            </w:pPr>
            <w:r w:rsidRPr="0035711B">
              <w:rPr>
                <w:rFonts w:cstheme="minorHAnsi"/>
                <w:b/>
              </w:rPr>
              <w:t>Male</w:t>
            </w:r>
          </w:p>
        </w:tc>
        <w:tc>
          <w:tcPr>
            <w:tcW w:w="2152" w:type="dxa"/>
            <w:gridSpan w:val="2"/>
            <w:tcBorders>
              <w:top w:val="single" w:sz="12" w:space="0" w:color="auto"/>
              <w:left w:val="nil"/>
              <w:bottom w:val="single" w:sz="8" w:space="0" w:color="auto"/>
              <w:right w:val="nil"/>
            </w:tcBorders>
            <w:shd w:val="clear" w:color="auto" w:fill="auto"/>
            <w:vAlign w:val="bottom"/>
          </w:tcPr>
          <w:p w14:paraId="5E7DFBA5" w14:textId="77777777" w:rsidR="0050060C" w:rsidRPr="0035711B" w:rsidRDefault="0050060C">
            <w:pPr>
              <w:spacing w:after="0" w:line="240" w:lineRule="auto"/>
              <w:jc w:val="center"/>
              <w:rPr>
                <w:rFonts w:cstheme="minorHAnsi"/>
                <w:b/>
              </w:rPr>
            </w:pPr>
            <w:r w:rsidRPr="0035711B">
              <w:rPr>
                <w:rFonts w:cstheme="minorHAnsi"/>
                <w:b/>
              </w:rPr>
              <w:t>Pairwise t-test</w:t>
            </w:r>
          </w:p>
          <w:p w14:paraId="222BD417" w14:textId="77777777" w:rsidR="0050060C" w:rsidRPr="0035711B" w:rsidRDefault="0050060C">
            <w:pPr>
              <w:spacing w:after="0" w:line="240" w:lineRule="auto"/>
              <w:jc w:val="center"/>
              <w:rPr>
                <w:rFonts w:cstheme="minorHAnsi"/>
                <w:b/>
              </w:rPr>
            </w:pPr>
            <w:r w:rsidRPr="0035711B">
              <w:rPr>
                <w:rFonts w:cstheme="minorHAnsi"/>
                <w:b/>
              </w:rPr>
              <w:t>Mean difference</w:t>
            </w:r>
          </w:p>
        </w:tc>
      </w:tr>
      <w:tr w:rsidR="00EE3BDD" w:rsidRPr="00BF3D27" w14:paraId="75BDEAE6" w14:textId="77777777" w:rsidTr="00AD13A1">
        <w:trPr>
          <w:trHeight w:val="290"/>
        </w:trPr>
        <w:tc>
          <w:tcPr>
            <w:tcW w:w="3119" w:type="dxa"/>
            <w:tcBorders>
              <w:left w:val="nil"/>
              <w:bottom w:val="nil"/>
              <w:right w:val="nil"/>
            </w:tcBorders>
            <w:shd w:val="clear" w:color="auto" w:fill="auto"/>
            <w:noWrap/>
            <w:vAlign w:val="bottom"/>
            <w:hideMark/>
          </w:tcPr>
          <w:p w14:paraId="35BFB0A6" w14:textId="77777777" w:rsidR="0050060C" w:rsidRPr="0035711B" w:rsidRDefault="0050060C">
            <w:pPr>
              <w:spacing w:after="0" w:line="240" w:lineRule="auto"/>
              <w:rPr>
                <w:rFonts w:cstheme="minorHAnsi"/>
                <w:b/>
              </w:rPr>
            </w:pPr>
          </w:p>
        </w:tc>
        <w:tc>
          <w:tcPr>
            <w:tcW w:w="1242" w:type="dxa"/>
            <w:tcBorders>
              <w:top w:val="single" w:sz="8" w:space="0" w:color="auto"/>
              <w:left w:val="nil"/>
              <w:bottom w:val="single" w:sz="12" w:space="0" w:color="auto"/>
              <w:right w:val="nil"/>
            </w:tcBorders>
            <w:shd w:val="clear" w:color="000000" w:fill="FCE4D6"/>
            <w:noWrap/>
            <w:vAlign w:val="bottom"/>
            <w:hideMark/>
          </w:tcPr>
          <w:p w14:paraId="15E8A859" w14:textId="77777777" w:rsidR="0050060C" w:rsidRPr="0035711B" w:rsidRDefault="0050060C">
            <w:pPr>
              <w:spacing w:after="0" w:line="240" w:lineRule="auto"/>
              <w:jc w:val="center"/>
              <w:rPr>
                <w:rFonts w:cstheme="minorHAnsi"/>
                <w:b/>
              </w:rPr>
            </w:pPr>
            <w:r w:rsidRPr="0035711B">
              <w:rPr>
                <w:rFonts w:cstheme="minorHAnsi"/>
                <w:b/>
              </w:rPr>
              <w:t>(1)</w:t>
            </w:r>
          </w:p>
        </w:tc>
        <w:tc>
          <w:tcPr>
            <w:tcW w:w="1231" w:type="dxa"/>
            <w:tcBorders>
              <w:top w:val="single" w:sz="8" w:space="0" w:color="auto"/>
              <w:left w:val="nil"/>
              <w:bottom w:val="single" w:sz="12" w:space="0" w:color="auto"/>
              <w:right w:val="nil"/>
            </w:tcBorders>
            <w:shd w:val="clear" w:color="000000" w:fill="FCE4D6"/>
            <w:noWrap/>
            <w:vAlign w:val="bottom"/>
            <w:hideMark/>
          </w:tcPr>
          <w:p w14:paraId="198F2238" w14:textId="77777777" w:rsidR="0050060C" w:rsidRPr="0035711B" w:rsidRDefault="0050060C">
            <w:pPr>
              <w:spacing w:after="0" w:line="240" w:lineRule="auto"/>
              <w:jc w:val="center"/>
              <w:rPr>
                <w:rFonts w:cstheme="minorHAnsi"/>
                <w:b/>
              </w:rPr>
            </w:pPr>
            <w:r w:rsidRPr="0035711B">
              <w:rPr>
                <w:rFonts w:cstheme="minorHAnsi"/>
                <w:b/>
              </w:rPr>
              <w:t>(2)</w:t>
            </w:r>
          </w:p>
        </w:tc>
        <w:tc>
          <w:tcPr>
            <w:tcW w:w="1231" w:type="dxa"/>
            <w:tcBorders>
              <w:top w:val="single" w:sz="8" w:space="0" w:color="auto"/>
              <w:left w:val="nil"/>
              <w:bottom w:val="single" w:sz="12" w:space="0" w:color="auto"/>
              <w:right w:val="nil"/>
            </w:tcBorders>
            <w:shd w:val="clear" w:color="auto" w:fill="E2EFD9" w:themeFill="accent6" w:themeFillTint="33"/>
            <w:noWrap/>
            <w:vAlign w:val="bottom"/>
          </w:tcPr>
          <w:p w14:paraId="2320878D" w14:textId="77777777" w:rsidR="0050060C" w:rsidRPr="0035711B" w:rsidRDefault="0050060C">
            <w:pPr>
              <w:spacing w:after="0" w:line="240" w:lineRule="auto"/>
              <w:jc w:val="center"/>
              <w:rPr>
                <w:rFonts w:cstheme="minorHAnsi"/>
                <w:b/>
              </w:rPr>
            </w:pPr>
            <w:r w:rsidRPr="0035711B">
              <w:rPr>
                <w:rFonts w:cstheme="minorHAnsi"/>
                <w:b/>
              </w:rPr>
              <w:t>(3)</w:t>
            </w:r>
          </w:p>
        </w:tc>
        <w:tc>
          <w:tcPr>
            <w:tcW w:w="1231" w:type="dxa"/>
            <w:tcBorders>
              <w:top w:val="single" w:sz="8" w:space="0" w:color="auto"/>
              <w:left w:val="nil"/>
              <w:bottom w:val="single" w:sz="12" w:space="0" w:color="auto"/>
              <w:right w:val="nil"/>
            </w:tcBorders>
            <w:shd w:val="clear" w:color="000000" w:fill="E2EFDA"/>
            <w:noWrap/>
            <w:vAlign w:val="bottom"/>
            <w:hideMark/>
          </w:tcPr>
          <w:p w14:paraId="31FCF175" w14:textId="77777777" w:rsidR="0050060C" w:rsidRPr="0035711B" w:rsidRDefault="0050060C">
            <w:pPr>
              <w:spacing w:after="0" w:line="240" w:lineRule="auto"/>
              <w:jc w:val="center"/>
              <w:rPr>
                <w:rFonts w:cstheme="minorHAnsi"/>
                <w:b/>
              </w:rPr>
            </w:pPr>
            <w:r w:rsidRPr="0035711B">
              <w:rPr>
                <w:rFonts w:cstheme="minorHAnsi"/>
                <w:b/>
              </w:rPr>
              <w:t>(4)</w:t>
            </w:r>
          </w:p>
        </w:tc>
        <w:tc>
          <w:tcPr>
            <w:tcW w:w="1018" w:type="dxa"/>
            <w:tcBorders>
              <w:top w:val="single" w:sz="8" w:space="0" w:color="auto"/>
              <w:left w:val="nil"/>
              <w:bottom w:val="single" w:sz="12" w:space="0" w:color="auto"/>
              <w:right w:val="nil"/>
            </w:tcBorders>
            <w:shd w:val="clear" w:color="auto" w:fill="FBE4D5" w:themeFill="accent2" w:themeFillTint="33"/>
            <w:noWrap/>
            <w:vAlign w:val="bottom"/>
            <w:hideMark/>
          </w:tcPr>
          <w:p w14:paraId="4FC7E90C" w14:textId="77777777" w:rsidR="0050060C" w:rsidRPr="0035711B" w:rsidRDefault="0050060C">
            <w:pPr>
              <w:spacing w:after="0" w:line="240" w:lineRule="auto"/>
              <w:jc w:val="center"/>
              <w:rPr>
                <w:rFonts w:cstheme="minorHAnsi"/>
                <w:b/>
              </w:rPr>
            </w:pPr>
            <w:r w:rsidRPr="0035711B">
              <w:rPr>
                <w:rFonts w:cstheme="minorHAnsi"/>
                <w:b/>
              </w:rPr>
              <w:t>(1)-(2)</w:t>
            </w:r>
          </w:p>
        </w:tc>
        <w:tc>
          <w:tcPr>
            <w:tcW w:w="1134" w:type="dxa"/>
            <w:tcBorders>
              <w:top w:val="single" w:sz="8" w:space="0" w:color="auto"/>
              <w:left w:val="nil"/>
              <w:bottom w:val="single" w:sz="12" w:space="0" w:color="auto"/>
              <w:right w:val="nil"/>
            </w:tcBorders>
            <w:shd w:val="clear" w:color="auto" w:fill="E2EFD9" w:themeFill="accent6" w:themeFillTint="33"/>
            <w:noWrap/>
            <w:vAlign w:val="bottom"/>
            <w:hideMark/>
          </w:tcPr>
          <w:p w14:paraId="43445F81" w14:textId="77777777" w:rsidR="0050060C" w:rsidRPr="0035711B" w:rsidRDefault="0050060C">
            <w:pPr>
              <w:spacing w:after="0" w:line="240" w:lineRule="auto"/>
              <w:jc w:val="center"/>
              <w:rPr>
                <w:rFonts w:cstheme="minorHAnsi"/>
                <w:b/>
              </w:rPr>
            </w:pPr>
            <w:r w:rsidRPr="0035711B">
              <w:rPr>
                <w:rFonts w:cstheme="minorHAnsi"/>
                <w:b/>
              </w:rPr>
              <w:t>(3)-(4)</w:t>
            </w:r>
          </w:p>
        </w:tc>
      </w:tr>
      <w:tr w:rsidR="00EE3BDD" w:rsidRPr="00BF3D27" w14:paraId="5F68F748"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688F5749" w14:textId="77777777" w:rsidR="0050060C" w:rsidRPr="0035711B" w:rsidRDefault="0050060C">
            <w:pPr>
              <w:spacing w:after="0" w:line="240" w:lineRule="auto"/>
              <w:rPr>
                <w:rFonts w:cstheme="minorHAnsi"/>
                <w:b/>
              </w:rPr>
            </w:pPr>
            <w:r w:rsidRPr="0035711B">
              <w:rPr>
                <w:rFonts w:cstheme="minorHAnsi"/>
                <w:b/>
              </w:rPr>
              <w:t>Indicator</w:t>
            </w:r>
          </w:p>
        </w:tc>
        <w:tc>
          <w:tcPr>
            <w:tcW w:w="1242" w:type="dxa"/>
            <w:tcBorders>
              <w:top w:val="single" w:sz="12" w:space="0" w:color="auto"/>
              <w:left w:val="nil"/>
              <w:bottom w:val="single" w:sz="12" w:space="0" w:color="auto"/>
              <w:right w:val="nil"/>
            </w:tcBorders>
            <w:shd w:val="clear" w:color="000000" w:fill="FCE4D6"/>
            <w:noWrap/>
            <w:vAlign w:val="bottom"/>
            <w:hideMark/>
          </w:tcPr>
          <w:p w14:paraId="5E14728B" w14:textId="77777777" w:rsidR="0050060C" w:rsidRPr="0035711B" w:rsidRDefault="0050060C">
            <w:pPr>
              <w:spacing w:after="0" w:line="240" w:lineRule="auto"/>
              <w:jc w:val="center"/>
              <w:rPr>
                <w:rFonts w:cstheme="minorHAnsi"/>
                <w:b/>
              </w:rPr>
            </w:pPr>
            <w:r w:rsidRPr="0035711B">
              <w:rPr>
                <w:rFonts w:cstheme="minorHAnsi"/>
                <w:b/>
              </w:rPr>
              <w:t>F2F</w:t>
            </w:r>
          </w:p>
          <w:p w14:paraId="517B3555" w14:textId="77777777" w:rsidR="0050060C" w:rsidRPr="0035711B" w:rsidRDefault="0050060C">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FCE4D6"/>
            <w:noWrap/>
            <w:vAlign w:val="bottom"/>
            <w:hideMark/>
          </w:tcPr>
          <w:p w14:paraId="7EB9DADD" w14:textId="77777777" w:rsidR="0050060C" w:rsidRPr="0035711B" w:rsidRDefault="0050060C">
            <w:pPr>
              <w:spacing w:after="0" w:line="240" w:lineRule="auto"/>
              <w:jc w:val="center"/>
              <w:rPr>
                <w:rFonts w:cstheme="minorHAnsi"/>
                <w:b/>
              </w:rPr>
            </w:pPr>
            <w:r w:rsidRPr="0035711B">
              <w:rPr>
                <w:rFonts w:cstheme="minorHAnsi"/>
                <w:b/>
              </w:rPr>
              <w:t>Remote</w:t>
            </w:r>
          </w:p>
          <w:p w14:paraId="3B0E3A16" w14:textId="77777777" w:rsidR="0050060C" w:rsidRPr="0035711B" w:rsidRDefault="0050060C">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2BD723C1" w14:textId="77777777" w:rsidR="0050060C" w:rsidRPr="0035711B" w:rsidRDefault="0050060C">
            <w:pPr>
              <w:spacing w:after="0" w:line="240" w:lineRule="auto"/>
              <w:jc w:val="center"/>
              <w:rPr>
                <w:rFonts w:cstheme="minorHAnsi"/>
                <w:b/>
              </w:rPr>
            </w:pPr>
            <w:r w:rsidRPr="0035711B">
              <w:rPr>
                <w:rFonts w:cstheme="minorHAnsi"/>
                <w:b/>
              </w:rPr>
              <w:t>F2F</w:t>
            </w:r>
          </w:p>
          <w:p w14:paraId="77835AB5" w14:textId="77777777" w:rsidR="0050060C" w:rsidRPr="0035711B" w:rsidRDefault="0050060C">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E2EFDA"/>
            <w:noWrap/>
            <w:vAlign w:val="bottom"/>
            <w:hideMark/>
          </w:tcPr>
          <w:p w14:paraId="053BC96B" w14:textId="77777777" w:rsidR="0050060C" w:rsidRPr="0035711B" w:rsidRDefault="0050060C">
            <w:pPr>
              <w:spacing w:after="0" w:line="240" w:lineRule="auto"/>
              <w:jc w:val="center"/>
              <w:rPr>
                <w:rFonts w:cstheme="minorHAnsi"/>
                <w:b/>
              </w:rPr>
            </w:pPr>
            <w:r w:rsidRPr="0035711B">
              <w:rPr>
                <w:rFonts w:cstheme="minorHAnsi"/>
                <w:b/>
              </w:rPr>
              <w:t>Remote</w:t>
            </w:r>
          </w:p>
          <w:p w14:paraId="61AAC47E" w14:textId="77777777" w:rsidR="0050060C" w:rsidRPr="0035711B" w:rsidRDefault="0050060C">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6F40FF92" w14:textId="77777777" w:rsidR="0050060C" w:rsidRPr="0035711B" w:rsidRDefault="0050060C">
            <w:pPr>
              <w:spacing w:after="0" w:line="240" w:lineRule="auto"/>
              <w:jc w:val="center"/>
              <w:rPr>
                <w:rFonts w:cstheme="minorHAnsi"/>
                <w:b/>
              </w:rPr>
            </w:pPr>
          </w:p>
        </w:tc>
        <w:tc>
          <w:tcPr>
            <w:tcW w:w="1134" w:type="dxa"/>
            <w:tcBorders>
              <w:top w:val="single" w:sz="12" w:space="0" w:color="auto"/>
              <w:left w:val="nil"/>
              <w:bottom w:val="single" w:sz="12" w:space="0" w:color="auto"/>
              <w:right w:val="nil"/>
            </w:tcBorders>
            <w:shd w:val="clear" w:color="auto" w:fill="E2EFD9" w:themeFill="accent6" w:themeFillTint="33"/>
            <w:vAlign w:val="bottom"/>
          </w:tcPr>
          <w:p w14:paraId="2B99702A" w14:textId="77777777" w:rsidR="0050060C" w:rsidRPr="0035711B" w:rsidRDefault="0050060C">
            <w:pPr>
              <w:spacing w:after="0" w:line="240" w:lineRule="auto"/>
              <w:jc w:val="center"/>
              <w:rPr>
                <w:rFonts w:cstheme="minorHAnsi"/>
                <w:b/>
              </w:rPr>
            </w:pPr>
          </w:p>
        </w:tc>
      </w:tr>
      <w:tr w:rsidR="005B5B58" w:rsidRPr="00BF3D27" w14:paraId="34C66A7C" w14:textId="77777777" w:rsidTr="00AD13A1">
        <w:trPr>
          <w:trHeight w:val="290"/>
        </w:trPr>
        <w:tc>
          <w:tcPr>
            <w:tcW w:w="3119" w:type="dxa"/>
            <w:tcBorders>
              <w:top w:val="single" w:sz="12" w:space="0" w:color="auto"/>
              <w:left w:val="nil"/>
              <w:right w:val="nil"/>
            </w:tcBorders>
            <w:shd w:val="clear" w:color="auto" w:fill="auto"/>
            <w:noWrap/>
            <w:vAlign w:val="bottom"/>
            <w:hideMark/>
          </w:tcPr>
          <w:p w14:paraId="568D2CBA" w14:textId="77777777" w:rsidR="005B5B58" w:rsidRPr="0035711B" w:rsidRDefault="005B5B58" w:rsidP="005B5B58">
            <w:pPr>
              <w:spacing w:after="0" w:line="240" w:lineRule="auto"/>
              <w:rPr>
                <w:rFonts w:cstheme="minorHAnsi"/>
                <w:bCs/>
              </w:rPr>
            </w:pPr>
            <w:r w:rsidRPr="0035711B">
              <w:rPr>
                <w:rFonts w:cstheme="minorHAnsi"/>
                <w:bCs/>
              </w:rPr>
              <w:t>Food Consumption Score</w:t>
            </w:r>
          </w:p>
        </w:tc>
        <w:tc>
          <w:tcPr>
            <w:tcW w:w="1242" w:type="dxa"/>
            <w:tcBorders>
              <w:top w:val="single" w:sz="12" w:space="0" w:color="auto"/>
              <w:left w:val="nil"/>
              <w:bottom w:val="nil"/>
              <w:right w:val="nil"/>
            </w:tcBorders>
            <w:shd w:val="clear" w:color="000000" w:fill="FCE4D6"/>
            <w:noWrap/>
            <w:vAlign w:val="bottom"/>
          </w:tcPr>
          <w:p w14:paraId="0D43B6C6" w14:textId="77777777" w:rsidR="002266C1" w:rsidRPr="0035711B" w:rsidRDefault="005B5B58" w:rsidP="00BD052B">
            <w:pPr>
              <w:spacing w:after="0" w:line="240" w:lineRule="auto"/>
              <w:jc w:val="center"/>
              <w:rPr>
                <w:rFonts w:cstheme="minorHAnsi"/>
                <w:bCs/>
              </w:rPr>
            </w:pPr>
            <w:r w:rsidRPr="0035711B">
              <w:rPr>
                <w:rFonts w:cstheme="minorHAnsi"/>
                <w:bCs/>
              </w:rPr>
              <w:t>45.32</w:t>
            </w:r>
          </w:p>
          <w:p w14:paraId="068910A1" w14:textId="100E3CEB" w:rsidR="005B5B58" w:rsidRPr="0035711B" w:rsidRDefault="00FD0B69" w:rsidP="00BD052B">
            <w:pPr>
              <w:spacing w:after="0" w:line="240" w:lineRule="auto"/>
              <w:jc w:val="center"/>
              <w:rPr>
                <w:rFonts w:cstheme="minorHAnsi"/>
                <w:bCs/>
              </w:rPr>
            </w:pPr>
            <w:r w:rsidRPr="0035711B">
              <w:rPr>
                <w:rFonts w:cstheme="minorHAnsi"/>
                <w:bCs/>
              </w:rPr>
              <w:t>(1.19)</w:t>
            </w:r>
          </w:p>
        </w:tc>
        <w:tc>
          <w:tcPr>
            <w:tcW w:w="1231" w:type="dxa"/>
            <w:tcBorders>
              <w:top w:val="single" w:sz="12" w:space="0" w:color="auto"/>
              <w:left w:val="nil"/>
              <w:bottom w:val="nil"/>
              <w:right w:val="nil"/>
            </w:tcBorders>
            <w:shd w:val="clear" w:color="000000" w:fill="FCE4D6"/>
            <w:noWrap/>
            <w:vAlign w:val="bottom"/>
          </w:tcPr>
          <w:p w14:paraId="0E8DD778" w14:textId="77777777" w:rsidR="002266C1" w:rsidRPr="0035711B" w:rsidRDefault="005B5B58" w:rsidP="00BD052B">
            <w:pPr>
              <w:spacing w:after="0" w:line="240" w:lineRule="auto"/>
              <w:jc w:val="center"/>
              <w:rPr>
                <w:rFonts w:cstheme="minorHAnsi"/>
                <w:bCs/>
              </w:rPr>
            </w:pPr>
            <w:r w:rsidRPr="0035711B">
              <w:rPr>
                <w:rFonts w:cstheme="minorHAnsi"/>
                <w:bCs/>
              </w:rPr>
              <w:t>43.46</w:t>
            </w:r>
          </w:p>
          <w:p w14:paraId="3426774F" w14:textId="6049E973" w:rsidR="005B5B58" w:rsidRPr="0035711B" w:rsidRDefault="00FD0B69" w:rsidP="00BD052B">
            <w:pPr>
              <w:spacing w:after="0" w:line="240" w:lineRule="auto"/>
              <w:jc w:val="center"/>
              <w:rPr>
                <w:rFonts w:cstheme="minorHAnsi"/>
                <w:bCs/>
              </w:rPr>
            </w:pPr>
            <w:r w:rsidRPr="0035711B">
              <w:rPr>
                <w:rFonts w:cstheme="minorHAnsi"/>
                <w:bCs/>
              </w:rPr>
              <w:t>(1.26)</w:t>
            </w:r>
          </w:p>
        </w:tc>
        <w:tc>
          <w:tcPr>
            <w:tcW w:w="1231" w:type="dxa"/>
            <w:tcBorders>
              <w:top w:val="single" w:sz="12" w:space="0" w:color="auto"/>
              <w:left w:val="nil"/>
              <w:bottom w:val="nil"/>
              <w:right w:val="nil"/>
            </w:tcBorders>
            <w:shd w:val="clear" w:color="auto" w:fill="E2EFD9" w:themeFill="accent6" w:themeFillTint="33"/>
            <w:noWrap/>
            <w:vAlign w:val="bottom"/>
          </w:tcPr>
          <w:p w14:paraId="0C477A6C" w14:textId="77777777" w:rsidR="002266C1" w:rsidRPr="0035711B" w:rsidRDefault="005B5B58" w:rsidP="00BD052B">
            <w:pPr>
              <w:spacing w:after="0" w:line="240" w:lineRule="auto"/>
              <w:jc w:val="center"/>
              <w:rPr>
                <w:rFonts w:cstheme="minorHAnsi"/>
                <w:bCs/>
              </w:rPr>
            </w:pPr>
            <w:r w:rsidRPr="0035711B">
              <w:rPr>
                <w:rFonts w:cstheme="minorHAnsi"/>
                <w:bCs/>
              </w:rPr>
              <w:t>44.09</w:t>
            </w:r>
          </w:p>
          <w:p w14:paraId="3EDD5815" w14:textId="58428DD1" w:rsidR="005B5B58" w:rsidRPr="0035711B" w:rsidRDefault="005D4C4B" w:rsidP="00BD052B">
            <w:pPr>
              <w:spacing w:after="0" w:line="240" w:lineRule="auto"/>
              <w:jc w:val="center"/>
              <w:rPr>
                <w:rFonts w:cstheme="minorHAnsi"/>
                <w:bCs/>
              </w:rPr>
            </w:pPr>
            <w:r w:rsidRPr="0035711B">
              <w:rPr>
                <w:rFonts w:cstheme="minorHAnsi"/>
                <w:bCs/>
              </w:rPr>
              <w:t>(0.55)</w:t>
            </w:r>
          </w:p>
        </w:tc>
        <w:tc>
          <w:tcPr>
            <w:tcW w:w="1231" w:type="dxa"/>
            <w:tcBorders>
              <w:top w:val="single" w:sz="12" w:space="0" w:color="auto"/>
              <w:left w:val="nil"/>
              <w:bottom w:val="nil"/>
              <w:right w:val="nil"/>
            </w:tcBorders>
            <w:shd w:val="clear" w:color="000000" w:fill="E2EFDA"/>
            <w:noWrap/>
            <w:vAlign w:val="bottom"/>
          </w:tcPr>
          <w:p w14:paraId="0E80F931" w14:textId="77777777" w:rsidR="002266C1" w:rsidRPr="0035711B" w:rsidRDefault="005B5B58" w:rsidP="00BD052B">
            <w:pPr>
              <w:spacing w:after="0" w:line="240" w:lineRule="auto"/>
              <w:jc w:val="center"/>
              <w:rPr>
                <w:rFonts w:cstheme="minorHAnsi"/>
                <w:bCs/>
              </w:rPr>
            </w:pPr>
            <w:r w:rsidRPr="0035711B">
              <w:rPr>
                <w:rFonts w:cstheme="minorHAnsi"/>
                <w:bCs/>
              </w:rPr>
              <w:t>43.82</w:t>
            </w:r>
          </w:p>
          <w:p w14:paraId="3A1AEFD7" w14:textId="1F8A0F7D" w:rsidR="005B5B58" w:rsidRPr="0035711B" w:rsidRDefault="00EE3BDD" w:rsidP="00BD052B">
            <w:pPr>
              <w:spacing w:after="0" w:line="240" w:lineRule="auto"/>
              <w:jc w:val="center"/>
              <w:rPr>
                <w:rFonts w:cstheme="minorHAnsi"/>
                <w:bCs/>
              </w:rPr>
            </w:pPr>
            <w:r w:rsidRPr="0035711B">
              <w:rPr>
                <w:rFonts w:cstheme="minorHAnsi"/>
                <w:bCs/>
              </w:rPr>
              <w:t>(0.62)</w:t>
            </w:r>
          </w:p>
        </w:tc>
        <w:tc>
          <w:tcPr>
            <w:tcW w:w="1018" w:type="dxa"/>
            <w:tcBorders>
              <w:top w:val="single" w:sz="12" w:space="0" w:color="auto"/>
              <w:left w:val="nil"/>
              <w:bottom w:val="nil"/>
              <w:right w:val="nil"/>
            </w:tcBorders>
            <w:shd w:val="clear" w:color="auto" w:fill="FBE4D5" w:themeFill="accent2" w:themeFillTint="33"/>
            <w:noWrap/>
            <w:vAlign w:val="bottom"/>
          </w:tcPr>
          <w:p w14:paraId="366FDF8D" w14:textId="2BF9866F" w:rsidR="005B5B58" w:rsidRPr="0035711B" w:rsidRDefault="005B5B58" w:rsidP="00BD052B">
            <w:pPr>
              <w:spacing w:after="0" w:line="240" w:lineRule="auto"/>
              <w:jc w:val="center"/>
              <w:rPr>
                <w:rFonts w:cstheme="minorHAnsi"/>
                <w:bCs/>
              </w:rPr>
            </w:pPr>
            <w:r w:rsidRPr="0035711B">
              <w:rPr>
                <w:rFonts w:cstheme="minorHAnsi"/>
                <w:bCs/>
              </w:rPr>
              <w:t>1.85</w:t>
            </w:r>
          </w:p>
        </w:tc>
        <w:tc>
          <w:tcPr>
            <w:tcW w:w="1134" w:type="dxa"/>
            <w:tcBorders>
              <w:top w:val="single" w:sz="12" w:space="0" w:color="auto"/>
              <w:left w:val="nil"/>
              <w:bottom w:val="nil"/>
              <w:right w:val="nil"/>
            </w:tcBorders>
            <w:shd w:val="clear" w:color="auto" w:fill="E2EFD9" w:themeFill="accent6" w:themeFillTint="33"/>
            <w:noWrap/>
            <w:vAlign w:val="bottom"/>
          </w:tcPr>
          <w:p w14:paraId="7CDFF2E5" w14:textId="1EA71CC1" w:rsidR="005B5B58" w:rsidRPr="0035711B" w:rsidRDefault="005B5B58" w:rsidP="00BD052B">
            <w:pPr>
              <w:spacing w:after="0" w:line="240" w:lineRule="auto"/>
              <w:jc w:val="center"/>
              <w:rPr>
                <w:rFonts w:cstheme="minorHAnsi"/>
                <w:bCs/>
              </w:rPr>
            </w:pPr>
            <w:r w:rsidRPr="0035711B">
              <w:rPr>
                <w:rFonts w:cstheme="minorHAnsi"/>
                <w:bCs/>
              </w:rPr>
              <w:t>0.26</w:t>
            </w:r>
          </w:p>
        </w:tc>
      </w:tr>
      <w:tr w:rsidR="00EE3BDD" w:rsidRPr="00BF3D27" w14:paraId="25EC47DC" w14:textId="77777777" w:rsidTr="004365A5">
        <w:trPr>
          <w:trHeight w:val="290"/>
        </w:trPr>
        <w:tc>
          <w:tcPr>
            <w:tcW w:w="3119" w:type="dxa"/>
            <w:tcBorders>
              <w:top w:val="nil"/>
              <w:left w:val="nil"/>
              <w:bottom w:val="nil"/>
              <w:right w:val="nil"/>
            </w:tcBorders>
            <w:shd w:val="clear" w:color="auto" w:fill="auto"/>
            <w:noWrap/>
            <w:vAlign w:val="bottom"/>
            <w:hideMark/>
          </w:tcPr>
          <w:p w14:paraId="6F3935CD" w14:textId="6B9ED08A" w:rsidR="00EE3BDD" w:rsidRPr="0035711B" w:rsidRDefault="00EE3BDD" w:rsidP="00EE3BDD">
            <w:pPr>
              <w:spacing w:after="0" w:line="240" w:lineRule="auto"/>
              <w:rPr>
                <w:rFonts w:cstheme="minorHAnsi"/>
                <w:bCs/>
              </w:rPr>
            </w:pPr>
            <w:r w:rsidRPr="0035711B">
              <w:rPr>
                <w:rFonts w:cstheme="minorHAnsi"/>
                <w:bCs/>
              </w:rPr>
              <w:t xml:space="preserve">Reduced </w:t>
            </w:r>
            <w:r w:rsidR="00A91A8C" w:rsidRPr="0035711B">
              <w:rPr>
                <w:rFonts w:cstheme="minorHAnsi"/>
                <w:bCs/>
              </w:rPr>
              <w:t xml:space="preserve">Coping </w:t>
            </w:r>
            <w:r w:rsidRPr="0035711B">
              <w:rPr>
                <w:rFonts w:cstheme="minorHAnsi"/>
                <w:bCs/>
              </w:rPr>
              <w:t>Strategies Index - rCSI</w:t>
            </w:r>
          </w:p>
        </w:tc>
        <w:tc>
          <w:tcPr>
            <w:tcW w:w="1242" w:type="dxa"/>
            <w:tcBorders>
              <w:top w:val="nil"/>
              <w:left w:val="nil"/>
              <w:bottom w:val="nil"/>
              <w:right w:val="nil"/>
            </w:tcBorders>
            <w:shd w:val="clear" w:color="000000" w:fill="FCE4D6"/>
            <w:noWrap/>
            <w:vAlign w:val="bottom"/>
          </w:tcPr>
          <w:p w14:paraId="05C303C2" w14:textId="77777777" w:rsidR="002266C1" w:rsidRPr="0035711B" w:rsidRDefault="00EE3BDD" w:rsidP="00BD052B">
            <w:pPr>
              <w:spacing w:after="0" w:line="240" w:lineRule="auto"/>
              <w:jc w:val="center"/>
              <w:rPr>
                <w:rFonts w:cstheme="minorHAnsi"/>
                <w:bCs/>
              </w:rPr>
            </w:pPr>
            <w:r w:rsidRPr="0035711B">
              <w:rPr>
                <w:rFonts w:cstheme="minorHAnsi"/>
                <w:bCs/>
              </w:rPr>
              <w:t>4.15</w:t>
            </w:r>
          </w:p>
          <w:p w14:paraId="0F1439AD" w14:textId="42C11EAF" w:rsidR="00EE3BDD" w:rsidRPr="0035711B" w:rsidRDefault="00EE3BDD" w:rsidP="00BD052B">
            <w:pPr>
              <w:spacing w:after="0" w:line="240" w:lineRule="auto"/>
              <w:jc w:val="center"/>
              <w:rPr>
                <w:rFonts w:cstheme="minorHAnsi"/>
                <w:bCs/>
              </w:rPr>
            </w:pPr>
            <w:r w:rsidRPr="0035711B">
              <w:rPr>
                <w:rFonts w:cstheme="minorHAnsi"/>
                <w:bCs/>
              </w:rPr>
              <w:t>(0.62)</w:t>
            </w:r>
          </w:p>
        </w:tc>
        <w:tc>
          <w:tcPr>
            <w:tcW w:w="1231" w:type="dxa"/>
            <w:tcBorders>
              <w:top w:val="nil"/>
              <w:left w:val="nil"/>
              <w:bottom w:val="nil"/>
              <w:right w:val="nil"/>
            </w:tcBorders>
            <w:shd w:val="clear" w:color="000000" w:fill="FCE4D6"/>
            <w:noWrap/>
            <w:vAlign w:val="bottom"/>
          </w:tcPr>
          <w:p w14:paraId="2880D56E" w14:textId="77777777" w:rsidR="002266C1" w:rsidRPr="0035711B" w:rsidRDefault="00EE3BDD" w:rsidP="00BD052B">
            <w:pPr>
              <w:spacing w:after="0" w:line="240" w:lineRule="auto"/>
              <w:jc w:val="center"/>
              <w:rPr>
                <w:rFonts w:cstheme="minorHAnsi"/>
                <w:bCs/>
              </w:rPr>
            </w:pPr>
            <w:r w:rsidRPr="0035711B">
              <w:rPr>
                <w:rFonts w:cstheme="minorHAnsi"/>
                <w:bCs/>
              </w:rPr>
              <w:t>7.22</w:t>
            </w:r>
          </w:p>
          <w:p w14:paraId="7DFCE3A9" w14:textId="7A0EE555" w:rsidR="00EE3BDD" w:rsidRPr="0035711B" w:rsidRDefault="00EE3BDD" w:rsidP="00BD052B">
            <w:pPr>
              <w:spacing w:after="0" w:line="240" w:lineRule="auto"/>
              <w:jc w:val="center"/>
              <w:rPr>
                <w:rFonts w:cstheme="minorHAnsi"/>
                <w:bCs/>
              </w:rPr>
            </w:pPr>
            <w:r w:rsidRPr="0035711B">
              <w:rPr>
                <w:rFonts w:cstheme="minorHAnsi"/>
                <w:bCs/>
              </w:rPr>
              <w:t>(0.71)</w:t>
            </w:r>
          </w:p>
        </w:tc>
        <w:tc>
          <w:tcPr>
            <w:tcW w:w="1231" w:type="dxa"/>
            <w:tcBorders>
              <w:top w:val="nil"/>
              <w:left w:val="nil"/>
              <w:bottom w:val="nil"/>
              <w:right w:val="nil"/>
            </w:tcBorders>
            <w:shd w:val="clear" w:color="auto" w:fill="E2EFD9" w:themeFill="accent6" w:themeFillTint="33"/>
            <w:noWrap/>
            <w:vAlign w:val="bottom"/>
          </w:tcPr>
          <w:p w14:paraId="62BB7530" w14:textId="77777777" w:rsidR="002266C1" w:rsidRPr="0035711B" w:rsidRDefault="00EE3BDD" w:rsidP="00BD052B">
            <w:pPr>
              <w:spacing w:after="0" w:line="240" w:lineRule="auto"/>
              <w:jc w:val="center"/>
              <w:rPr>
                <w:rFonts w:cstheme="minorHAnsi"/>
                <w:bCs/>
              </w:rPr>
            </w:pPr>
            <w:r w:rsidRPr="0035711B">
              <w:rPr>
                <w:rFonts w:cstheme="minorHAnsi"/>
                <w:bCs/>
              </w:rPr>
              <w:t>5.73</w:t>
            </w:r>
          </w:p>
          <w:p w14:paraId="25128B05" w14:textId="01EFAC8E" w:rsidR="00EE3BDD" w:rsidRPr="0035711B" w:rsidRDefault="00EE3BDD" w:rsidP="00BD052B">
            <w:pPr>
              <w:spacing w:after="0" w:line="240" w:lineRule="auto"/>
              <w:jc w:val="center"/>
              <w:rPr>
                <w:rFonts w:cstheme="minorHAnsi"/>
                <w:bCs/>
              </w:rPr>
            </w:pPr>
            <w:r w:rsidRPr="0035711B">
              <w:rPr>
                <w:rFonts w:cstheme="minorHAnsi"/>
                <w:bCs/>
              </w:rPr>
              <w:t>(0.34)</w:t>
            </w:r>
          </w:p>
        </w:tc>
        <w:tc>
          <w:tcPr>
            <w:tcW w:w="1231" w:type="dxa"/>
            <w:tcBorders>
              <w:top w:val="nil"/>
              <w:left w:val="nil"/>
              <w:bottom w:val="nil"/>
              <w:right w:val="nil"/>
            </w:tcBorders>
            <w:shd w:val="clear" w:color="000000" w:fill="E2EFDA"/>
            <w:noWrap/>
            <w:vAlign w:val="bottom"/>
          </w:tcPr>
          <w:p w14:paraId="3FA93A26" w14:textId="77777777" w:rsidR="002266C1" w:rsidRPr="0035711B" w:rsidRDefault="00EE3BDD" w:rsidP="00BD052B">
            <w:pPr>
              <w:spacing w:after="0" w:line="240" w:lineRule="auto"/>
              <w:jc w:val="center"/>
              <w:rPr>
                <w:rFonts w:cstheme="minorHAnsi"/>
                <w:bCs/>
              </w:rPr>
            </w:pPr>
            <w:r w:rsidRPr="0035711B">
              <w:rPr>
                <w:rFonts w:cstheme="minorHAnsi"/>
                <w:bCs/>
              </w:rPr>
              <w:t>9.75</w:t>
            </w:r>
          </w:p>
          <w:p w14:paraId="743A1F5D" w14:textId="16FB3EE9" w:rsidR="00EE3BDD" w:rsidRPr="0035711B" w:rsidRDefault="00EE3BDD" w:rsidP="00BD052B">
            <w:pPr>
              <w:spacing w:after="0" w:line="240" w:lineRule="auto"/>
              <w:jc w:val="center"/>
              <w:rPr>
                <w:rFonts w:cstheme="minorHAnsi"/>
                <w:bCs/>
              </w:rPr>
            </w:pPr>
            <w:r w:rsidRPr="0035711B">
              <w:rPr>
                <w:rFonts w:cstheme="minorHAnsi"/>
                <w:bCs/>
              </w:rPr>
              <w:t>(0.47)</w:t>
            </w:r>
          </w:p>
        </w:tc>
        <w:tc>
          <w:tcPr>
            <w:tcW w:w="1018" w:type="dxa"/>
            <w:tcBorders>
              <w:top w:val="nil"/>
              <w:left w:val="nil"/>
              <w:bottom w:val="nil"/>
              <w:right w:val="nil"/>
            </w:tcBorders>
            <w:shd w:val="clear" w:color="auto" w:fill="FBE4D5" w:themeFill="accent2" w:themeFillTint="33"/>
            <w:noWrap/>
            <w:vAlign w:val="bottom"/>
          </w:tcPr>
          <w:p w14:paraId="74D23A1A" w14:textId="5E6AC953" w:rsidR="00EE3BDD" w:rsidRPr="0035711B" w:rsidRDefault="00EE3BDD" w:rsidP="00BD052B">
            <w:pPr>
              <w:spacing w:after="0" w:line="240" w:lineRule="auto"/>
              <w:jc w:val="center"/>
              <w:rPr>
                <w:rFonts w:cstheme="minorHAnsi"/>
                <w:bCs/>
              </w:rPr>
            </w:pPr>
            <w:r w:rsidRPr="0035711B">
              <w:rPr>
                <w:rFonts w:cstheme="minorHAnsi"/>
                <w:bCs/>
              </w:rPr>
              <w:t>-3.07***</w:t>
            </w:r>
          </w:p>
        </w:tc>
        <w:tc>
          <w:tcPr>
            <w:tcW w:w="1134" w:type="dxa"/>
            <w:tcBorders>
              <w:top w:val="nil"/>
              <w:left w:val="nil"/>
              <w:bottom w:val="nil"/>
              <w:right w:val="nil"/>
            </w:tcBorders>
            <w:shd w:val="clear" w:color="auto" w:fill="E2EFD9" w:themeFill="accent6" w:themeFillTint="33"/>
            <w:noWrap/>
            <w:vAlign w:val="bottom"/>
          </w:tcPr>
          <w:p w14:paraId="400BF972" w14:textId="41BA5848" w:rsidR="00EE3BDD" w:rsidRPr="0035711B" w:rsidRDefault="00EE3BDD" w:rsidP="00BD052B">
            <w:pPr>
              <w:spacing w:after="0" w:line="240" w:lineRule="auto"/>
              <w:jc w:val="center"/>
              <w:rPr>
                <w:rFonts w:cstheme="minorHAnsi"/>
                <w:bCs/>
              </w:rPr>
            </w:pPr>
            <w:r w:rsidRPr="0035711B">
              <w:rPr>
                <w:rFonts w:cstheme="minorHAnsi"/>
                <w:bCs/>
              </w:rPr>
              <w:t>-4.02***</w:t>
            </w:r>
          </w:p>
        </w:tc>
      </w:tr>
      <w:tr w:rsidR="00335992" w:rsidRPr="00BF3D27" w14:paraId="03BC4CC9" w14:textId="77777777" w:rsidTr="004365A5">
        <w:trPr>
          <w:trHeight w:val="290"/>
        </w:trPr>
        <w:tc>
          <w:tcPr>
            <w:tcW w:w="3119" w:type="dxa"/>
            <w:tcBorders>
              <w:top w:val="nil"/>
              <w:left w:val="nil"/>
              <w:bottom w:val="nil"/>
              <w:right w:val="nil"/>
            </w:tcBorders>
            <w:shd w:val="clear" w:color="auto" w:fill="auto"/>
            <w:noWrap/>
            <w:vAlign w:val="bottom"/>
            <w:hideMark/>
          </w:tcPr>
          <w:p w14:paraId="4E865975" w14:textId="77777777" w:rsidR="00335992" w:rsidRPr="0035711B" w:rsidRDefault="00335992" w:rsidP="00335992">
            <w:pPr>
              <w:spacing w:after="0" w:line="240" w:lineRule="auto"/>
              <w:rPr>
                <w:rFonts w:cstheme="minorHAnsi"/>
                <w:bCs/>
              </w:rPr>
            </w:pPr>
            <w:r w:rsidRPr="0035711B">
              <w:rPr>
                <w:rFonts w:cstheme="minorHAnsi"/>
                <w:bCs/>
              </w:rPr>
              <w:t>Livelihood Coping: None</w:t>
            </w:r>
          </w:p>
        </w:tc>
        <w:tc>
          <w:tcPr>
            <w:tcW w:w="1242" w:type="dxa"/>
            <w:tcBorders>
              <w:top w:val="nil"/>
              <w:left w:val="nil"/>
              <w:bottom w:val="nil"/>
              <w:right w:val="nil"/>
            </w:tcBorders>
            <w:shd w:val="clear" w:color="000000" w:fill="FCE4D6"/>
            <w:noWrap/>
            <w:vAlign w:val="bottom"/>
          </w:tcPr>
          <w:p w14:paraId="124570AD" w14:textId="77777777" w:rsidR="002266C1" w:rsidRPr="0035711B" w:rsidRDefault="00335992" w:rsidP="00BD052B">
            <w:pPr>
              <w:spacing w:after="0" w:line="240" w:lineRule="auto"/>
              <w:jc w:val="center"/>
              <w:rPr>
                <w:rFonts w:cstheme="minorHAnsi"/>
                <w:bCs/>
              </w:rPr>
            </w:pPr>
            <w:r w:rsidRPr="0035711B">
              <w:rPr>
                <w:rFonts w:cstheme="minorHAnsi"/>
                <w:bCs/>
              </w:rPr>
              <w:t>0.32</w:t>
            </w:r>
          </w:p>
          <w:p w14:paraId="34DDC848" w14:textId="26EAA194" w:rsidR="00335992" w:rsidRPr="0035711B" w:rsidRDefault="00335992" w:rsidP="00BD052B">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000000" w:fill="FCE4D6"/>
            <w:noWrap/>
            <w:vAlign w:val="bottom"/>
          </w:tcPr>
          <w:p w14:paraId="0C038309" w14:textId="77777777" w:rsidR="002266C1" w:rsidRPr="0035711B" w:rsidRDefault="00335992" w:rsidP="00BD052B">
            <w:pPr>
              <w:spacing w:after="0" w:line="240" w:lineRule="auto"/>
              <w:jc w:val="center"/>
              <w:rPr>
                <w:rFonts w:cstheme="minorHAnsi"/>
                <w:bCs/>
              </w:rPr>
            </w:pPr>
            <w:r w:rsidRPr="0035711B">
              <w:rPr>
                <w:rFonts w:cstheme="minorHAnsi"/>
                <w:bCs/>
              </w:rPr>
              <w:t>0.15</w:t>
            </w:r>
          </w:p>
          <w:p w14:paraId="69CB5E11" w14:textId="0F1DF9C4" w:rsidR="00335992" w:rsidRPr="0035711B" w:rsidRDefault="00335992" w:rsidP="00BD052B">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auto" w:fill="E2EFD9" w:themeFill="accent6" w:themeFillTint="33"/>
            <w:noWrap/>
            <w:vAlign w:val="bottom"/>
          </w:tcPr>
          <w:p w14:paraId="46BE2AB6" w14:textId="77777777" w:rsidR="002266C1" w:rsidRPr="0035711B" w:rsidRDefault="00335992" w:rsidP="00BD052B">
            <w:pPr>
              <w:spacing w:after="0" w:line="240" w:lineRule="auto"/>
              <w:jc w:val="center"/>
              <w:rPr>
                <w:rFonts w:cstheme="minorHAnsi"/>
                <w:bCs/>
              </w:rPr>
            </w:pPr>
            <w:r w:rsidRPr="0035711B">
              <w:rPr>
                <w:rFonts w:cstheme="minorHAnsi"/>
                <w:bCs/>
              </w:rPr>
              <w:t>0.24</w:t>
            </w:r>
          </w:p>
          <w:p w14:paraId="1500CBE6" w14:textId="6FCDD701" w:rsidR="00335992" w:rsidRPr="0035711B" w:rsidRDefault="00335992"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297D75F0" w14:textId="77777777" w:rsidR="002266C1" w:rsidRPr="0035711B" w:rsidRDefault="00335992" w:rsidP="00BD052B">
            <w:pPr>
              <w:spacing w:after="0" w:line="240" w:lineRule="auto"/>
              <w:jc w:val="center"/>
              <w:rPr>
                <w:rFonts w:cstheme="minorHAnsi"/>
                <w:bCs/>
              </w:rPr>
            </w:pPr>
            <w:r w:rsidRPr="0035711B">
              <w:rPr>
                <w:rFonts w:cstheme="minorHAnsi"/>
                <w:bCs/>
              </w:rPr>
              <w:t>0.11</w:t>
            </w:r>
          </w:p>
          <w:p w14:paraId="02DA948D" w14:textId="081F07DE" w:rsidR="00335992" w:rsidRPr="0035711B" w:rsidRDefault="00335992" w:rsidP="00BD052B">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168188F7" w14:textId="7482DD00" w:rsidR="00335992" w:rsidRPr="0035711B" w:rsidRDefault="00335992" w:rsidP="00BD052B">
            <w:pPr>
              <w:spacing w:after="0" w:line="240" w:lineRule="auto"/>
              <w:jc w:val="center"/>
              <w:rPr>
                <w:rFonts w:cstheme="minorHAnsi"/>
                <w:bCs/>
              </w:rPr>
            </w:pPr>
            <w:r w:rsidRPr="0035711B">
              <w:rPr>
                <w:rFonts w:cstheme="minorHAnsi"/>
                <w:bCs/>
              </w:rPr>
              <w:t>0.17***</w:t>
            </w:r>
          </w:p>
        </w:tc>
        <w:tc>
          <w:tcPr>
            <w:tcW w:w="1134" w:type="dxa"/>
            <w:tcBorders>
              <w:top w:val="nil"/>
              <w:left w:val="nil"/>
              <w:bottom w:val="nil"/>
              <w:right w:val="nil"/>
            </w:tcBorders>
            <w:shd w:val="clear" w:color="auto" w:fill="E2EFD9" w:themeFill="accent6" w:themeFillTint="33"/>
            <w:noWrap/>
            <w:vAlign w:val="bottom"/>
          </w:tcPr>
          <w:p w14:paraId="027037DD" w14:textId="5B654BD3" w:rsidR="00335992" w:rsidRPr="0035711B" w:rsidRDefault="00335992" w:rsidP="00BD052B">
            <w:pPr>
              <w:spacing w:after="0" w:line="240" w:lineRule="auto"/>
              <w:jc w:val="center"/>
              <w:rPr>
                <w:rFonts w:cstheme="minorHAnsi"/>
                <w:bCs/>
              </w:rPr>
            </w:pPr>
            <w:r w:rsidRPr="0035711B">
              <w:rPr>
                <w:rFonts w:cstheme="minorHAnsi"/>
                <w:bCs/>
              </w:rPr>
              <w:t>0.13***</w:t>
            </w:r>
          </w:p>
        </w:tc>
      </w:tr>
      <w:tr w:rsidR="00A77317" w:rsidRPr="00BF3D27" w14:paraId="61D87B0A" w14:textId="77777777" w:rsidTr="004365A5">
        <w:trPr>
          <w:trHeight w:val="290"/>
        </w:trPr>
        <w:tc>
          <w:tcPr>
            <w:tcW w:w="3119" w:type="dxa"/>
            <w:tcBorders>
              <w:top w:val="nil"/>
              <w:left w:val="nil"/>
              <w:bottom w:val="nil"/>
              <w:right w:val="nil"/>
            </w:tcBorders>
            <w:shd w:val="clear" w:color="auto" w:fill="auto"/>
            <w:noWrap/>
            <w:vAlign w:val="bottom"/>
            <w:hideMark/>
          </w:tcPr>
          <w:p w14:paraId="1462BCD1" w14:textId="77777777" w:rsidR="00A77317" w:rsidRPr="0035711B" w:rsidRDefault="00A77317" w:rsidP="00A77317">
            <w:pPr>
              <w:spacing w:after="0" w:line="240" w:lineRule="auto"/>
              <w:rPr>
                <w:rFonts w:cstheme="minorHAnsi"/>
                <w:bCs/>
              </w:rPr>
            </w:pPr>
            <w:r w:rsidRPr="0035711B">
              <w:rPr>
                <w:rFonts w:cstheme="minorHAnsi"/>
                <w:bCs/>
              </w:rPr>
              <w:t>Livelihood Coping: Stress level</w:t>
            </w:r>
          </w:p>
        </w:tc>
        <w:tc>
          <w:tcPr>
            <w:tcW w:w="1242" w:type="dxa"/>
            <w:tcBorders>
              <w:top w:val="nil"/>
              <w:left w:val="nil"/>
              <w:bottom w:val="nil"/>
              <w:right w:val="nil"/>
            </w:tcBorders>
            <w:shd w:val="clear" w:color="000000" w:fill="FCE4D6"/>
            <w:noWrap/>
            <w:vAlign w:val="bottom"/>
          </w:tcPr>
          <w:p w14:paraId="3A1139A4" w14:textId="77777777" w:rsidR="002266C1" w:rsidRPr="0035711B" w:rsidRDefault="00A77317" w:rsidP="00BD052B">
            <w:pPr>
              <w:spacing w:after="0" w:line="240" w:lineRule="auto"/>
              <w:jc w:val="center"/>
              <w:rPr>
                <w:rFonts w:cstheme="minorHAnsi"/>
                <w:bCs/>
              </w:rPr>
            </w:pPr>
            <w:r w:rsidRPr="0035711B">
              <w:rPr>
                <w:rFonts w:cstheme="minorHAnsi"/>
                <w:bCs/>
              </w:rPr>
              <w:t>0.43</w:t>
            </w:r>
          </w:p>
          <w:p w14:paraId="30378AEA" w14:textId="4FF9B7E9" w:rsidR="00A77317" w:rsidRPr="0035711B" w:rsidRDefault="00A77317" w:rsidP="00BD052B">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000000" w:fill="FCE4D6"/>
            <w:noWrap/>
            <w:vAlign w:val="bottom"/>
          </w:tcPr>
          <w:p w14:paraId="70D4E3C8" w14:textId="77777777" w:rsidR="002266C1" w:rsidRPr="0035711B" w:rsidRDefault="00A77317" w:rsidP="00BD052B">
            <w:pPr>
              <w:spacing w:after="0" w:line="240" w:lineRule="auto"/>
              <w:jc w:val="center"/>
              <w:rPr>
                <w:rFonts w:cstheme="minorHAnsi"/>
                <w:bCs/>
              </w:rPr>
            </w:pPr>
            <w:r w:rsidRPr="0035711B">
              <w:rPr>
                <w:rFonts w:cstheme="minorHAnsi"/>
                <w:bCs/>
              </w:rPr>
              <w:t>0.37</w:t>
            </w:r>
          </w:p>
          <w:p w14:paraId="697B81C3" w14:textId="7CA2138C" w:rsidR="00A77317" w:rsidRPr="0035711B" w:rsidRDefault="00A77317" w:rsidP="00BD052B">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auto" w:fill="E2EFD9" w:themeFill="accent6" w:themeFillTint="33"/>
            <w:noWrap/>
            <w:vAlign w:val="bottom"/>
          </w:tcPr>
          <w:p w14:paraId="3B13E371" w14:textId="77777777" w:rsidR="002266C1" w:rsidRPr="0035711B" w:rsidRDefault="00A77317" w:rsidP="00BD052B">
            <w:pPr>
              <w:spacing w:after="0" w:line="240" w:lineRule="auto"/>
              <w:jc w:val="center"/>
              <w:rPr>
                <w:rFonts w:cstheme="minorHAnsi"/>
                <w:bCs/>
              </w:rPr>
            </w:pPr>
            <w:r w:rsidRPr="0035711B">
              <w:rPr>
                <w:rFonts w:cstheme="minorHAnsi"/>
                <w:bCs/>
              </w:rPr>
              <w:t>0.46</w:t>
            </w:r>
          </w:p>
          <w:p w14:paraId="7B220BE9" w14:textId="154CB6F7" w:rsidR="00A77317" w:rsidRPr="0035711B" w:rsidRDefault="00A77317"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180F901F" w14:textId="77777777" w:rsidR="002266C1" w:rsidRPr="0035711B" w:rsidRDefault="00A77317" w:rsidP="00BD052B">
            <w:pPr>
              <w:spacing w:after="0" w:line="240" w:lineRule="auto"/>
              <w:jc w:val="center"/>
              <w:rPr>
                <w:rFonts w:cstheme="minorHAnsi"/>
                <w:bCs/>
              </w:rPr>
            </w:pPr>
            <w:r w:rsidRPr="0035711B">
              <w:rPr>
                <w:rFonts w:cstheme="minorHAnsi"/>
                <w:bCs/>
              </w:rPr>
              <w:t>0.42</w:t>
            </w:r>
          </w:p>
          <w:p w14:paraId="1A175F04" w14:textId="7A688DA9" w:rsidR="00A77317" w:rsidRPr="0035711B" w:rsidRDefault="00A77317" w:rsidP="00BD052B">
            <w:pPr>
              <w:spacing w:after="0" w:line="240" w:lineRule="auto"/>
              <w:jc w:val="center"/>
              <w:rPr>
                <w:rFonts w:cstheme="minorHAnsi"/>
                <w:bCs/>
              </w:rPr>
            </w:pPr>
            <w:r w:rsidRPr="0035711B">
              <w:rPr>
                <w:rFonts w:cstheme="minorHAnsi"/>
                <w:bCs/>
              </w:rPr>
              <w:t>(0.03)</w:t>
            </w:r>
          </w:p>
        </w:tc>
        <w:tc>
          <w:tcPr>
            <w:tcW w:w="1018" w:type="dxa"/>
            <w:tcBorders>
              <w:top w:val="nil"/>
              <w:left w:val="nil"/>
              <w:bottom w:val="nil"/>
              <w:right w:val="nil"/>
            </w:tcBorders>
            <w:shd w:val="clear" w:color="auto" w:fill="FBE4D5" w:themeFill="accent2" w:themeFillTint="33"/>
            <w:noWrap/>
            <w:vAlign w:val="bottom"/>
          </w:tcPr>
          <w:p w14:paraId="0DA4E716" w14:textId="218E19C3" w:rsidR="00A77317" w:rsidRPr="0035711B" w:rsidRDefault="00A77317" w:rsidP="00BD052B">
            <w:pPr>
              <w:spacing w:after="0" w:line="240" w:lineRule="auto"/>
              <w:jc w:val="center"/>
              <w:rPr>
                <w:rFonts w:cstheme="minorHAnsi"/>
                <w:bCs/>
              </w:rPr>
            </w:pPr>
            <w:r w:rsidRPr="0035711B">
              <w:rPr>
                <w:rFonts w:cstheme="minorHAnsi"/>
                <w:bCs/>
              </w:rPr>
              <w:t>0.06</w:t>
            </w:r>
          </w:p>
        </w:tc>
        <w:tc>
          <w:tcPr>
            <w:tcW w:w="1134" w:type="dxa"/>
            <w:tcBorders>
              <w:top w:val="nil"/>
              <w:left w:val="nil"/>
              <w:bottom w:val="nil"/>
              <w:right w:val="nil"/>
            </w:tcBorders>
            <w:shd w:val="clear" w:color="auto" w:fill="E2EFD9" w:themeFill="accent6" w:themeFillTint="33"/>
            <w:noWrap/>
            <w:vAlign w:val="bottom"/>
          </w:tcPr>
          <w:p w14:paraId="0A41E72D" w14:textId="637F037D" w:rsidR="00A77317" w:rsidRPr="0035711B" w:rsidRDefault="00A77317" w:rsidP="00BD052B">
            <w:pPr>
              <w:spacing w:after="0" w:line="240" w:lineRule="auto"/>
              <w:jc w:val="center"/>
              <w:rPr>
                <w:rFonts w:cstheme="minorHAnsi"/>
                <w:bCs/>
              </w:rPr>
            </w:pPr>
            <w:r w:rsidRPr="0035711B">
              <w:rPr>
                <w:rFonts w:cstheme="minorHAnsi"/>
                <w:bCs/>
              </w:rPr>
              <w:t>0.04</w:t>
            </w:r>
          </w:p>
        </w:tc>
      </w:tr>
      <w:tr w:rsidR="00A77317" w:rsidRPr="00BF3D27" w14:paraId="283598A3" w14:textId="77777777" w:rsidTr="004365A5">
        <w:trPr>
          <w:trHeight w:val="290"/>
        </w:trPr>
        <w:tc>
          <w:tcPr>
            <w:tcW w:w="3119" w:type="dxa"/>
            <w:tcBorders>
              <w:top w:val="nil"/>
              <w:left w:val="nil"/>
              <w:bottom w:val="nil"/>
              <w:right w:val="nil"/>
            </w:tcBorders>
            <w:shd w:val="clear" w:color="auto" w:fill="auto"/>
            <w:noWrap/>
            <w:vAlign w:val="bottom"/>
            <w:hideMark/>
          </w:tcPr>
          <w:p w14:paraId="611E09E7" w14:textId="77777777" w:rsidR="00A77317" w:rsidRPr="0035711B" w:rsidRDefault="00A77317" w:rsidP="00A77317">
            <w:pPr>
              <w:spacing w:after="0" w:line="240" w:lineRule="auto"/>
              <w:rPr>
                <w:rFonts w:cstheme="minorHAnsi"/>
                <w:bCs/>
              </w:rPr>
            </w:pPr>
            <w:r w:rsidRPr="0035711B">
              <w:rPr>
                <w:rFonts w:cstheme="minorHAnsi"/>
                <w:bCs/>
              </w:rPr>
              <w:t>Livelihood Coping: Crisis level</w:t>
            </w:r>
          </w:p>
        </w:tc>
        <w:tc>
          <w:tcPr>
            <w:tcW w:w="1242" w:type="dxa"/>
            <w:tcBorders>
              <w:top w:val="nil"/>
              <w:left w:val="nil"/>
              <w:bottom w:val="nil"/>
              <w:right w:val="nil"/>
            </w:tcBorders>
            <w:shd w:val="clear" w:color="000000" w:fill="FCE4D6"/>
            <w:noWrap/>
            <w:vAlign w:val="bottom"/>
          </w:tcPr>
          <w:p w14:paraId="5B3DCEF7" w14:textId="77777777" w:rsidR="002266C1" w:rsidRPr="0035711B" w:rsidRDefault="00A77317" w:rsidP="00BD052B">
            <w:pPr>
              <w:spacing w:after="0" w:line="240" w:lineRule="auto"/>
              <w:jc w:val="center"/>
              <w:rPr>
                <w:rFonts w:cstheme="minorHAnsi"/>
                <w:bCs/>
              </w:rPr>
            </w:pPr>
            <w:r w:rsidRPr="0035711B">
              <w:rPr>
                <w:rFonts w:cstheme="minorHAnsi"/>
                <w:bCs/>
              </w:rPr>
              <w:t>0.22</w:t>
            </w:r>
          </w:p>
          <w:p w14:paraId="2CD5FE6F" w14:textId="751FAD07" w:rsidR="00A77317" w:rsidRPr="0035711B" w:rsidRDefault="00A77317" w:rsidP="00BD052B">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000000" w:fill="FCE4D6"/>
            <w:noWrap/>
            <w:vAlign w:val="bottom"/>
          </w:tcPr>
          <w:p w14:paraId="76BB06EA" w14:textId="77777777" w:rsidR="002266C1" w:rsidRPr="0035711B" w:rsidRDefault="00A77317" w:rsidP="00BD052B">
            <w:pPr>
              <w:spacing w:after="0" w:line="240" w:lineRule="auto"/>
              <w:jc w:val="center"/>
              <w:rPr>
                <w:rFonts w:cstheme="minorHAnsi"/>
                <w:bCs/>
              </w:rPr>
            </w:pPr>
            <w:r w:rsidRPr="0035711B">
              <w:rPr>
                <w:rFonts w:cstheme="minorHAnsi"/>
                <w:bCs/>
              </w:rPr>
              <w:t>0.36</w:t>
            </w:r>
          </w:p>
          <w:p w14:paraId="038B672C" w14:textId="36A1C2CD" w:rsidR="00A77317" w:rsidRPr="0035711B" w:rsidRDefault="00A77317" w:rsidP="00BD052B">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auto" w:fill="E2EFD9" w:themeFill="accent6" w:themeFillTint="33"/>
            <w:noWrap/>
            <w:vAlign w:val="bottom"/>
          </w:tcPr>
          <w:p w14:paraId="39876160" w14:textId="77777777" w:rsidR="002266C1" w:rsidRPr="0035711B" w:rsidRDefault="00A77317" w:rsidP="00BD052B">
            <w:pPr>
              <w:spacing w:after="0" w:line="240" w:lineRule="auto"/>
              <w:jc w:val="center"/>
              <w:rPr>
                <w:rFonts w:cstheme="minorHAnsi"/>
                <w:bCs/>
              </w:rPr>
            </w:pPr>
            <w:r w:rsidRPr="0035711B">
              <w:rPr>
                <w:rFonts w:cstheme="minorHAnsi"/>
                <w:bCs/>
              </w:rPr>
              <w:t>0.26</w:t>
            </w:r>
          </w:p>
          <w:p w14:paraId="5B14FACA" w14:textId="49F79120" w:rsidR="00A77317" w:rsidRPr="0035711B" w:rsidRDefault="00A77317"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0975353A" w14:textId="77777777" w:rsidR="002266C1" w:rsidRPr="0035711B" w:rsidRDefault="00A77317" w:rsidP="00BD052B">
            <w:pPr>
              <w:spacing w:after="0" w:line="240" w:lineRule="auto"/>
              <w:jc w:val="center"/>
              <w:rPr>
                <w:rFonts w:cstheme="minorHAnsi"/>
                <w:bCs/>
              </w:rPr>
            </w:pPr>
            <w:r w:rsidRPr="0035711B">
              <w:rPr>
                <w:rFonts w:cstheme="minorHAnsi"/>
                <w:bCs/>
              </w:rPr>
              <w:t>0.33</w:t>
            </w:r>
          </w:p>
          <w:p w14:paraId="65A911C8" w14:textId="38FAD2C9" w:rsidR="00A77317" w:rsidRPr="0035711B" w:rsidRDefault="00A77317" w:rsidP="00BD052B">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221C24BD" w14:textId="3CDA0787" w:rsidR="00A77317" w:rsidRPr="0035711B" w:rsidRDefault="00A65CC8" w:rsidP="00BD052B">
            <w:pPr>
              <w:spacing w:after="0" w:line="240" w:lineRule="auto"/>
              <w:jc w:val="center"/>
              <w:rPr>
                <w:rFonts w:cstheme="minorHAnsi"/>
                <w:bCs/>
              </w:rPr>
            </w:pPr>
            <w:r w:rsidRPr="0035711B">
              <w:rPr>
                <w:rFonts w:cstheme="minorHAnsi"/>
                <w:bCs/>
              </w:rPr>
              <w:t>-0.</w:t>
            </w:r>
            <w:r w:rsidR="00093B44" w:rsidRPr="0035711B">
              <w:rPr>
                <w:rFonts w:cstheme="minorHAnsi"/>
                <w:bCs/>
              </w:rPr>
              <w:t>14**</w:t>
            </w:r>
          </w:p>
        </w:tc>
        <w:tc>
          <w:tcPr>
            <w:tcW w:w="1134" w:type="dxa"/>
            <w:tcBorders>
              <w:top w:val="nil"/>
              <w:left w:val="nil"/>
              <w:bottom w:val="nil"/>
              <w:right w:val="nil"/>
            </w:tcBorders>
            <w:shd w:val="clear" w:color="auto" w:fill="E2EFD9" w:themeFill="accent6" w:themeFillTint="33"/>
            <w:noWrap/>
            <w:vAlign w:val="bottom"/>
          </w:tcPr>
          <w:p w14:paraId="2CBA1C89" w14:textId="0896454D" w:rsidR="00A77317" w:rsidRPr="0035711B" w:rsidRDefault="00981446" w:rsidP="00BD052B">
            <w:pPr>
              <w:spacing w:after="0" w:line="240" w:lineRule="auto"/>
              <w:jc w:val="center"/>
              <w:rPr>
                <w:rFonts w:cstheme="minorHAnsi"/>
                <w:bCs/>
              </w:rPr>
            </w:pPr>
            <w:r w:rsidRPr="0035711B">
              <w:rPr>
                <w:rFonts w:cstheme="minorHAnsi"/>
                <w:bCs/>
              </w:rPr>
              <w:t>-0.</w:t>
            </w:r>
            <w:r w:rsidR="0059748C" w:rsidRPr="0035711B">
              <w:rPr>
                <w:rFonts w:cstheme="minorHAnsi"/>
                <w:bCs/>
              </w:rPr>
              <w:t>07</w:t>
            </w:r>
            <w:r w:rsidR="009E2882" w:rsidRPr="0035711B">
              <w:rPr>
                <w:rFonts w:cstheme="minorHAnsi"/>
                <w:bCs/>
              </w:rPr>
              <w:t>**</w:t>
            </w:r>
          </w:p>
        </w:tc>
      </w:tr>
      <w:tr w:rsidR="00A77317" w:rsidRPr="00BF3D27" w14:paraId="14681637" w14:textId="77777777" w:rsidTr="004365A5">
        <w:trPr>
          <w:trHeight w:val="290"/>
        </w:trPr>
        <w:tc>
          <w:tcPr>
            <w:tcW w:w="3119" w:type="dxa"/>
            <w:tcBorders>
              <w:top w:val="nil"/>
              <w:left w:val="nil"/>
              <w:bottom w:val="nil"/>
              <w:right w:val="nil"/>
            </w:tcBorders>
            <w:shd w:val="clear" w:color="auto" w:fill="auto"/>
            <w:noWrap/>
            <w:vAlign w:val="bottom"/>
            <w:hideMark/>
          </w:tcPr>
          <w:p w14:paraId="512925DB" w14:textId="77777777" w:rsidR="00A77317" w:rsidRPr="0035711B" w:rsidRDefault="00A77317" w:rsidP="00A77317">
            <w:pPr>
              <w:spacing w:after="0" w:line="240" w:lineRule="auto"/>
              <w:rPr>
                <w:rFonts w:cstheme="minorHAnsi"/>
                <w:bCs/>
              </w:rPr>
            </w:pPr>
            <w:r w:rsidRPr="0035711B">
              <w:rPr>
                <w:rFonts w:cstheme="minorHAnsi"/>
                <w:bCs/>
              </w:rPr>
              <w:t>Livelihood Coping: Emergency level</w:t>
            </w:r>
          </w:p>
        </w:tc>
        <w:tc>
          <w:tcPr>
            <w:tcW w:w="1242" w:type="dxa"/>
            <w:tcBorders>
              <w:top w:val="nil"/>
              <w:left w:val="nil"/>
              <w:bottom w:val="nil"/>
              <w:right w:val="nil"/>
            </w:tcBorders>
            <w:shd w:val="clear" w:color="000000" w:fill="FCE4D6"/>
            <w:noWrap/>
            <w:vAlign w:val="bottom"/>
          </w:tcPr>
          <w:p w14:paraId="5A8A2C39" w14:textId="77777777" w:rsidR="002266C1" w:rsidRPr="0035711B" w:rsidRDefault="00686DF9" w:rsidP="00BD052B">
            <w:pPr>
              <w:spacing w:after="0" w:line="240" w:lineRule="auto"/>
              <w:jc w:val="center"/>
              <w:rPr>
                <w:rFonts w:cstheme="minorHAnsi"/>
                <w:bCs/>
              </w:rPr>
            </w:pPr>
            <w:r w:rsidRPr="0035711B">
              <w:rPr>
                <w:rFonts w:cstheme="minorHAnsi"/>
                <w:bCs/>
              </w:rPr>
              <w:t>0.03</w:t>
            </w:r>
          </w:p>
          <w:p w14:paraId="76C585F3" w14:textId="79C6CBED" w:rsidR="00A77317" w:rsidRPr="0035711B" w:rsidRDefault="00686DF9" w:rsidP="00BD052B">
            <w:pPr>
              <w:spacing w:after="0" w:line="240" w:lineRule="auto"/>
              <w:jc w:val="center"/>
              <w:rPr>
                <w:rFonts w:cstheme="minorHAnsi"/>
                <w:bCs/>
              </w:rPr>
            </w:pPr>
            <w:r w:rsidRPr="0035711B">
              <w:rPr>
                <w:rFonts w:cstheme="minorHAnsi"/>
                <w:bCs/>
              </w:rPr>
              <w:t>(</w:t>
            </w:r>
            <w:r w:rsidR="0025058B" w:rsidRPr="0035711B">
              <w:rPr>
                <w:rFonts w:cstheme="minorHAnsi"/>
                <w:bCs/>
              </w:rPr>
              <w:t>0.01)</w:t>
            </w:r>
          </w:p>
        </w:tc>
        <w:tc>
          <w:tcPr>
            <w:tcW w:w="1231" w:type="dxa"/>
            <w:tcBorders>
              <w:top w:val="nil"/>
              <w:left w:val="nil"/>
              <w:bottom w:val="nil"/>
              <w:right w:val="nil"/>
            </w:tcBorders>
            <w:shd w:val="clear" w:color="000000" w:fill="FCE4D6"/>
            <w:noWrap/>
            <w:vAlign w:val="bottom"/>
          </w:tcPr>
          <w:p w14:paraId="7D81C029" w14:textId="77777777" w:rsidR="002266C1" w:rsidRPr="0035711B" w:rsidRDefault="0025058B" w:rsidP="00BD052B">
            <w:pPr>
              <w:spacing w:after="0" w:line="240" w:lineRule="auto"/>
              <w:jc w:val="center"/>
              <w:rPr>
                <w:rFonts w:cstheme="minorHAnsi"/>
                <w:bCs/>
              </w:rPr>
            </w:pPr>
            <w:r w:rsidRPr="0035711B">
              <w:rPr>
                <w:rFonts w:cstheme="minorHAnsi"/>
                <w:bCs/>
              </w:rPr>
              <w:t>0.11</w:t>
            </w:r>
          </w:p>
          <w:p w14:paraId="1D4F5AE3" w14:textId="04E26D24" w:rsidR="00A77317" w:rsidRPr="0035711B" w:rsidRDefault="0025058B" w:rsidP="00BD052B">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auto" w:fill="E2EFD9" w:themeFill="accent6" w:themeFillTint="33"/>
            <w:noWrap/>
            <w:vAlign w:val="bottom"/>
          </w:tcPr>
          <w:p w14:paraId="0DA84901" w14:textId="77777777" w:rsidR="002266C1" w:rsidRPr="0035711B" w:rsidRDefault="0025058B" w:rsidP="00BD052B">
            <w:pPr>
              <w:spacing w:after="0" w:line="240" w:lineRule="auto"/>
              <w:jc w:val="center"/>
              <w:rPr>
                <w:rFonts w:cstheme="minorHAnsi"/>
                <w:bCs/>
              </w:rPr>
            </w:pPr>
            <w:r w:rsidRPr="0035711B">
              <w:rPr>
                <w:rFonts w:cstheme="minorHAnsi"/>
                <w:bCs/>
              </w:rPr>
              <w:t>0.04</w:t>
            </w:r>
          </w:p>
          <w:p w14:paraId="2A9722C4" w14:textId="40D02F02" w:rsidR="00A77317" w:rsidRPr="0035711B" w:rsidRDefault="005C3E89" w:rsidP="00BD052B">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E2EFDA"/>
            <w:noWrap/>
            <w:vAlign w:val="bottom"/>
          </w:tcPr>
          <w:p w14:paraId="66C77CCF" w14:textId="77777777" w:rsidR="002266C1" w:rsidRPr="0035711B" w:rsidRDefault="00746E0B" w:rsidP="00BD052B">
            <w:pPr>
              <w:spacing w:after="0" w:line="240" w:lineRule="auto"/>
              <w:jc w:val="center"/>
              <w:rPr>
                <w:rFonts w:cstheme="minorHAnsi"/>
                <w:bCs/>
              </w:rPr>
            </w:pPr>
            <w:r w:rsidRPr="0035711B">
              <w:rPr>
                <w:rFonts w:cstheme="minorHAnsi"/>
                <w:bCs/>
              </w:rPr>
              <w:t>0.15</w:t>
            </w:r>
          </w:p>
          <w:p w14:paraId="1DAAE0AF" w14:textId="04F2843B" w:rsidR="00A77317" w:rsidRPr="0035711B" w:rsidRDefault="00746E0B" w:rsidP="00BD052B">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3F7A5645" w14:textId="52A4D9A2" w:rsidR="00A77317" w:rsidRPr="0035711B" w:rsidRDefault="00431AB3" w:rsidP="00BD052B">
            <w:pPr>
              <w:spacing w:after="0" w:line="240" w:lineRule="auto"/>
              <w:jc w:val="center"/>
              <w:rPr>
                <w:rFonts w:cstheme="minorHAnsi"/>
                <w:bCs/>
              </w:rPr>
            </w:pPr>
            <w:r w:rsidRPr="0035711B">
              <w:rPr>
                <w:rFonts w:cstheme="minorHAnsi"/>
                <w:bCs/>
              </w:rPr>
              <w:t>-0.</w:t>
            </w:r>
            <w:r w:rsidR="00764C72" w:rsidRPr="0035711B">
              <w:rPr>
                <w:rFonts w:cstheme="minorHAnsi"/>
                <w:bCs/>
              </w:rPr>
              <w:t>09**</w:t>
            </w:r>
          </w:p>
        </w:tc>
        <w:tc>
          <w:tcPr>
            <w:tcW w:w="1134" w:type="dxa"/>
            <w:tcBorders>
              <w:top w:val="nil"/>
              <w:left w:val="nil"/>
              <w:bottom w:val="nil"/>
              <w:right w:val="nil"/>
            </w:tcBorders>
            <w:shd w:val="clear" w:color="auto" w:fill="E2EFD9" w:themeFill="accent6" w:themeFillTint="33"/>
            <w:noWrap/>
            <w:vAlign w:val="bottom"/>
          </w:tcPr>
          <w:p w14:paraId="534C647D" w14:textId="6875A5EA" w:rsidR="00A77317" w:rsidRPr="0035711B" w:rsidRDefault="00C23EFA" w:rsidP="00BD052B">
            <w:pPr>
              <w:spacing w:after="0" w:line="240" w:lineRule="auto"/>
              <w:jc w:val="center"/>
              <w:rPr>
                <w:rFonts w:cstheme="minorHAnsi"/>
                <w:bCs/>
              </w:rPr>
            </w:pPr>
            <w:r w:rsidRPr="0035711B">
              <w:rPr>
                <w:rFonts w:cstheme="minorHAnsi"/>
                <w:bCs/>
              </w:rPr>
              <w:t>-</w:t>
            </w:r>
            <w:r w:rsidR="00A65CC8" w:rsidRPr="0035711B">
              <w:rPr>
                <w:rFonts w:cstheme="minorHAnsi"/>
                <w:bCs/>
              </w:rPr>
              <w:t>0.11**</w:t>
            </w:r>
          </w:p>
        </w:tc>
      </w:tr>
      <w:tr w:rsidR="00A77317" w:rsidRPr="00BF3D27" w14:paraId="446DD457" w14:textId="77777777" w:rsidTr="00191A80">
        <w:trPr>
          <w:trHeight w:val="290"/>
        </w:trPr>
        <w:tc>
          <w:tcPr>
            <w:tcW w:w="3119" w:type="dxa"/>
            <w:tcBorders>
              <w:top w:val="nil"/>
              <w:left w:val="nil"/>
              <w:bottom w:val="single" w:sz="12" w:space="0" w:color="auto"/>
              <w:right w:val="nil"/>
            </w:tcBorders>
            <w:shd w:val="clear" w:color="auto" w:fill="auto"/>
            <w:noWrap/>
            <w:vAlign w:val="bottom"/>
            <w:hideMark/>
          </w:tcPr>
          <w:p w14:paraId="11956A3B" w14:textId="77777777" w:rsidR="00A77317" w:rsidRPr="0035711B" w:rsidRDefault="00A77317" w:rsidP="00A77317">
            <w:pPr>
              <w:spacing w:after="0" w:line="240" w:lineRule="auto"/>
              <w:rPr>
                <w:rFonts w:cstheme="minorHAnsi"/>
                <w:bCs/>
              </w:rPr>
            </w:pPr>
            <w:r w:rsidRPr="0035711B">
              <w:rPr>
                <w:rFonts w:cstheme="minorHAnsi"/>
                <w:bCs/>
              </w:rPr>
              <w:t>Food Expenditure Share: FES</w:t>
            </w:r>
          </w:p>
        </w:tc>
        <w:tc>
          <w:tcPr>
            <w:tcW w:w="1242" w:type="dxa"/>
            <w:tcBorders>
              <w:top w:val="nil"/>
              <w:left w:val="nil"/>
              <w:bottom w:val="single" w:sz="12" w:space="0" w:color="auto"/>
              <w:right w:val="nil"/>
            </w:tcBorders>
            <w:shd w:val="clear" w:color="000000" w:fill="FCE4D6"/>
            <w:noWrap/>
            <w:vAlign w:val="bottom"/>
          </w:tcPr>
          <w:p w14:paraId="069824CB" w14:textId="77777777" w:rsidR="002266C1" w:rsidRPr="0035711B" w:rsidRDefault="009F3385" w:rsidP="00BD052B">
            <w:pPr>
              <w:spacing w:after="0" w:line="240" w:lineRule="auto"/>
              <w:jc w:val="center"/>
              <w:rPr>
                <w:rFonts w:cstheme="minorHAnsi"/>
                <w:bCs/>
              </w:rPr>
            </w:pPr>
            <w:r w:rsidRPr="0035711B">
              <w:rPr>
                <w:rFonts w:cstheme="minorHAnsi"/>
                <w:bCs/>
              </w:rPr>
              <w:t>0.68</w:t>
            </w:r>
          </w:p>
          <w:p w14:paraId="5A0541D0" w14:textId="30109104" w:rsidR="00A77317" w:rsidRPr="0035711B" w:rsidRDefault="00597E80" w:rsidP="00BD052B">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FCE4D6"/>
            <w:noWrap/>
            <w:vAlign w:val="bottom"/>
          </w:tcPr>
          <w:p w14:paraId="33C7C955" w14:textId="77777777" w:rsidR="002266C1" w:rsidRPr="0035711B" w:rsidRDefault="00597E80" w:rsidP="00BD052B">
            <w:pPr>
              <w:spacing w:after="0" w:line="240" w:lineRule="auto"/>
              <w:jc w:val="center"/>
              <w:rPr>
                <w:rFonts w:cstheme="minorHAnsi"/>
                <w:bCs/>
              </w:rPr>
            </w:pPr>
            <w:r w:rsidRPr="0035711B">
              <w:rPr>
                <w:rFonts w:cstheme="minorHAnsi"/>
                <w:bCs/>
              </w:rPr>
              <w:t>0.65</w:t>
            </w:r>
          </w:p>
          <w:p w14:paraId="12AA076F" w14:textId="6BFBBE7E" w:rsidR="00A77317" w:rsidRPr="0035711B" w:rsidRDefault="00597E80"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single" w:sz="12" w:space="0" w:color="auto"/>
              <w:right w:val="nil"/>
            </w:tcBorders>
            <w:shd w:val="clear" w:color="auto" w:fill="E2EFD9" w:themeFill="accent6" w:themeFillTint="33"/>
            <w:noWrap/>
            <w:vAlign w:val="bottom"/>
          </w:tcPr>
          <w:p w14:paraId="41EA5D72" w14:textId="77777777" w:rsidR="002266C1" w:rsidRPr="0035711B" w:rsidRDefault="006173C1" w:rsidP="00BD052B">
            <w:pPr>
              <w:spacing w:after="0" w:line="240" w:lineRule="auto"/>
              <w:jc w:val="center"/>
              <w:rPr>
                <w:rFonts w:cstheme="minorHAnsi"/>
                <w:bCs/>
              </w:rPr>
            </w:pPr>
            <w:r w:rsidRPr="0035711B">
              <w:rPr>
                <w:rFonts w:cstheme="minorHAnsi"/>
                <w:bCs/>
              </w:rPr>
              <w:t>0.66</w:t>
            </w:r>
          </w:p>
          <w:p w14:paraId="3AE77E6F" w14:textId="51F8693E" w:rsidR="00A77317" w:rsidRPr="0035711B" w:rsidRDefault="006173C1" w:rsidP="00BD052B">
            <w:pPr>
              <w:spacing w:after="0" w:line="240" w:lineRule="auto"/>
              <w:jc w:val="center"/>
              <w:rPr>
                <w:rFonts w:cstheme="minorHAnsi"/>
                <w:bCs/>
              </w:rPr>
            </w:pPr>
            <w:r w:rsidRPr="0035711B">
              <w:rPr>
                <w:rFonts w:cstheme="minorHAnsi"/>
                <w:bCs/>
              </w:rPr>
              <w:t>(</w:t>
            </w:r>
            <w:r w:rsidR="00187331" w:rsidRPr="0035711B">
              <w:rPr>
                <w:rFonts w:cstheme="minorHAnsi"/>
                <w:bCs/>
              </w:rPr>
              <w:t>0.01)</w:t>
            </w:r>
          </w:p>
        </w:tc>
        <w:tc>
          <w:tcPr>
            <w:tcW w:w="1231" w:type="dxa"/>
            <w:tcBorders>
              <w:top w:val="nil"/>
              <w:left w:val="nil"/>
              <w:bottom w:val="single" w:sz="12" w:space="0" w:color="auto"/>
              <w:right w:val="nil"/>
            </w:tcBorders>
            <w:shd w:val="clear" w:color="000000" w:fill="E2EFDA"/>
            <w:noWrap/>
            <w:vAlign w:val="bottom"/>
          </w:tcPr>
          <w:p w14:paraId="5164DB9F" w14:textId="77777777" w:rsidR="002266C1" w:rsidRPr="0035711B" w:rsidRDefault="007E7B93" w:rsidP="00BD052B">
            <w:pPr>
              <w:spacing w:after="0" w:line="240" w:lineRule="auto"/>
              <w:jc w:val="center"/>
              <w:rPr>
                <w:rFonts w:cstheme="minorHAnsi"/>
                <w:bCs/>
              </w:rPr>
            </w:pPr>
            <w:r w:rsidRPr="0035711B">
              <w:rPr>
                <w:rFonts w:cstheme="minorHAnsi"/>
                <w:bCs/>
              </w:rPr>
              <w:t>0.66</w:t>
            </w:r>
          </w:p>
          <w:p w14:paraId="7D21AC23" w14:textId="3CC44A58" w:rsidR="00A77317" w:rsidRPr="0035711B" w:rsidRDefault="007E7B93" w:rsidP="00BD052B">
            <w:pPr>
              <w:spacing w:after="0" w:line="240" w:lineRule="auto"/>
              <w:jc w:val="center"/>
              <w:rPr>
                <w:rFonts w:cstheme="minorHAnsi"/>
                <w:bCs/>
              </w:rPr>
            </w:pPr>
            <w:r w:rsidRPr="0035711B">
              <w:rPr>
                <w:rFonts w:cstheme="minorHAnsi"/>
                <w:bCs/>
              </w:rPr>
              <w:t>(0.01)</w:t>
            </w:r>
          </w:p>
        </w:tc>
        <w:tc>
          <w:tcPr>
            <w:tcW w:w="1018" w:type="dxa"/>
            <w:tcBorders>
              <w:top w:val="nil"/>
              <w:left w:val="nil"/>
              <w:bottom w:val="single" w:sz="12" w:space="0" w:color="auto"/>
              <w:right w:val="nil"/>
            </w:tcBorders>
            <w:shd w:val="clear" w:color="auto" w:fill="FBE4D5" w:themeFill="accent2" w:themeFillTint="33"/>
            <w:noWrap/>
            <w:vAlign w:val="bottom"/>
          </w:tcPr>
          <w:p w14:paraId="0FD5ABC9" w14:textId="43158B7F" w:rsidR="00A77317" w:rsidRPr="0035711B" w:rsidRDefault="00AC2FB8" w:rsidP="00BD052B">
            <w:pPr>
              <w:spacing w:after="0" w:line="240" w:lineRule="auto"/>
              <w:jc w:val="center"/>
              <w:rPr>
                <w:rFonts w:cstheme="minorHAnsi"/>
                <w:bCs/>
              </w:rPr>
            </w:pPr>
            <w:r w:rsidRPr="0035711B">
              <w:rPr>
                <w:rFonts w:cstheme="minorHAnsi"/>
                <w:bCs/>
              </w:rPr>
              <w:t>0.03</w:t>
            </w:r>
          </w:p>
        </w:tc>
        <w:tc>
          <w:tcPr>
            <w:tcW w:w="1134" w:type="dxa"/>
            <w:tcBorders>
              <w:top w:val="nil"/>
              <w:left w:val="nil"/>
              <w:bottom w:val="single" w:sz="12" w:space="0" w:color="auto"/>
              <w:right w:val="nil"/>
            </w:tcBorders>
            <w:shd w:val="clear" w:color="auto" w:fill="E2EFD9" w:themeFill="accent6" w:themeFillTint="33"/>
            <w:noWrap/>
            <w:vAlign w:val="bottom"/>
          </w:tcPr>
          <w:p w14:paraId="132BF53F" w14:textId="1DBFB5C1" w:rsidR="00A77317" w:rsidRPr="0035711B" w:rsidRDefault="00AC2FB8" w:rsidP="00BD052B">
            <w:pPr>
              <w:spacing w:after="0" w:line="240" w:lineRule="auto"/>
              <w:jc w:val="center"/>
              <w:rPr>
                <w:rFonts w:cstheme="minorHAnsi"/>
                <w:bCs/>
              </w:rPr>
            </w:pPr>
            <w:r w:rsidRPr="0035711B">
              <w:rPr>
                <w:rFonts w:cstheme="minorHAnsi"/>
                <w:bCs/>
              </w:rPr>
              <w:t>0.0</w:t>
            </w:r>
            <w:r w:rsidR="00C75695" w:rsidRPr="0035711B">
              <w:rPr>
                <w:rFonts w:cstheme="minorHAnsi"/>
                <w:bCs/>
              </w:rPr>
              <w:t>0</w:t>
            </w:r>
          </w:p>
        </w:tc>
      </w:tr>
      <w:tr w:rsidR="00A77317" w:rsidRPr="00BF3D27" w14:paraId="77F432A6" w14:textId="77777777" w:rsidTr="00191A80">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07219B20" w14:textId="77777777" w:rsidR="00A77317" w:rsidRPr="0035711B" w:rsidRDefault="00A77317" w:rsidP="00A77317">
            <w:pPr>
              <w:spacing w:after="0" w:line="240" w:lineRule="auto"/>
              <w:rPr>
                <w:rFonts w:cstheme="minorHAnsi"/>
                <w:bCs/>
              </w:rPr>
            </w:pPr>
            <w:r w:rsidRPr="0035711B">
              <w:rPr>
                <w:rFonts w:cstheme="minorHAnsi"/>
                <w:bCs/>
              </w:rPr>
              <w:t>N</w:t>
            </w:r>
          </w:p>
        </w:tc>
        <w:tc>
          <w:tcPr>
            <w:tcW w:w="1242" w:type="dxa"/>
            <w:tcBorders>
              <w:top w:val="single" w:sz="12" w:space="0" w:color="auto"/>
              <w:left w:val="nil"/>
              <w:bottom w:val="single" w:sz="12" w:space="0" w:color="auto"/>
              <w:right w:val="nil"/>
            </w:tcBorders>
            <w:shd w:val="clear" w:color="000000" w:fill="FCE4D6"/>
            <w:noWrap/>
            <w:vAlign w:val="bottom"/>
          </w:tcPr>
          <w:p w14:paraId="2F48D538" w14:textId="71FF984C" w:rsidR="00A77317" w:rsidRPr="0035711B" w:rsidRDefault="00F31BF1" w:rsidP="00BD052B">
            <w:pPr>
              <w:spacing w:after="0" w:line="240" w:lineRule="auto"/>
              <w:jc w:val="center"/>
              <w:rPr>
                <w:rFonts w:cstheme="minorHAnsi"/>
                <w:bCs/>
              </w:rPr>
            </w:pPr>
            <w:r w:rsidRPr="0035711B">
              <w:rPr>
                <w:rFonts w:cstheme="minorHAnsi"/>
                <w:bCs/>
              </w:rPr>
              <w:t>115</w:t>
            </w:r>
          </w:p>
        </w:tc>
        <w:tc>
          <w:tcPr>
            <w:tcW w:w="1231" w:type="dxa"/>
            <w:tcBorders>
              <w:top w:val="single" w:sz="12" w:space="0" w:color="auto"/>
              <w:left w:val="nil"/>
              <w:bottom w:val="single" w:sz="12" w:space="0" w:color="auto"/>
              <w:right w:val="nil"/>
            </w:tcBorders>
            <w:shd w:val="clear" w:color="000000" w:fill="FCE4D6"/>
            <w:noWrap/>
            <w:vAlign w:val="bottom"/>
          </w:tcPr>
          <w:p w14:paraId="1828A0D5" w14:textId="3A31A2AB" w:rsidR="00A77317" w:rsidRPr="0035711B" w:rsidRDefault="00740C45" w:rsidP="00BD052B">
            <w:pPr>
              <w:spacing w:after="0" w:line="240" w:lineRule="auto"/>
              <w:jc w:val="center"/>
              <w:rPr>
                <w:rFonts w:cstheme="minorHAnsi"/>
                <w:bCs/>
              </w:rPr>
            </w:pPr>
            <w:r w:rsidRPr="0035711B">
              <w:rPr>
                <w:rFonts w:cstheme="minorHAnsi"/>
                <w:bCs/>
              </w:rPr>
              <w:t>97</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69AEDCE6" w14:textId="123FCC48" w:rsidR="00A77317" w:rsidRPr="0035711B" w:rsidRDefault="001E2C60" w:rsidP="00BD052B">
            <w:pPr>
              <w:spacing w:after="0" w:line="240" w:lineRule="auto"/>
              <w:jc w:val="center"/>
              <w:rPr>
                <w:rFonts w:cstheme="minorHAnsi"/>
                <w:bCs/>
              </w:rPr>
            </w:pPr>
            <w:r w:rsidRPr="0035711B">
              <w:rPr>
                <w:rFonts w:cstheme="minorHAnsi"/>
                <w:bCs/>
              </w:rPr>
              <w:t>495</w:t>
            </w:r>
          </w:p>
        </w:tc>
        <w:tc>
          <w:tcPr>
            <w:tcW w:w="1231" w:type="dxa"/>
            <w:tcBorders>
              <w:top w:val="single" w:sz="12" w:space="0" w:color="auto"/>
              <w:left w:val="nil"/>
              <w:bottom w:val="single" w:sz="12" w:space="0" w:color="auto"/>
              <w:right w:val="nil"/>
            </w:tcBorders>
            <w:shd w:val="clear" w:color="000000" w:fill="E2EFDA"/>
            <w:noWrap/>
            <w:vAlign w:val="bottom"/>
          </w:tcPr>
          <w:p w14:paraId="745D555E" w14:textId="2F5F590F" w:rsidR="00A77317" w:rsidRPr="0035711B" w:rsidRDefault="009A6E4F" w:rsidP="00BD052B">
            <w:pPr>
              <w:spacing w:after="0" w:line="240" w:lineRule="auto"/>
              <w:jc w:val="center"/>
              <w:rPr>
                <w:rFonts w:cstheme="minorHAnsi"/>
                <w:bCs/>
              </w:rPr>
            </w:pPr>
            <w:r w:rsidRPr="0035711B">
              <w:rPr>
                <w:rFonts w:cstheme="minorHAnsi"/>
                <w:bCs/>
              </w:rPr>
              <w:t>386</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3BA0F3FB" w14:textId="36CCFF88" w:rsidR="00A77317" w:rsidRPr="0035711B" w:rsidRDefault="00F72853" w:rsidP="00BD052B">
            <w:pPr>
              <w:spacing w:after="0" w:line="240" w:lineRule="auto"/>
              <w:jc w:val="center"/>
              <w:rPr>
                <w:rFonts w:cstheme="minorHAnsi"/>
                <w:bCs/>
              </w:rPr>
            </w:pPr>
            <w:r w:rsidRPr="0035711B">
              <w:rPr>
                <w:rFonts w:cstheme="minorHAnsi"/>
                <w:bCs/>
              </w:rPr>
              <w:t>2</w:t>
            </w:r>
            <w:r w:rsidR="0068467F" w:rsidRPr="0035711B">
              <w:rPr>
                <w:rFonts w:cstheme="minorHAnsi"/>
                <w:bCs/>
              </w:rPr>
              <w:t>1</w:t>
            </w:r>
            <w:r w:rsidR="00B152C8" w:rsidRPr="0035711B">
              <w:rPr>
                <w:rFonts w:cstheme="minorHAnsi"/>
                <w:bCs/>
              </w:rPr>
              <w:t>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tcPr>
          <w:p w14:paraId="28BCAF57" w14:textId="5C834C6A" w:rsidR="00A77317" w:rsidRPr="0035711B" w:rsidRDefault="003F3DE8" w:rsidP="00BD052B">
            <w:pPr>
              <w:spacing w:after="0" w:line="240" w:lineRule="auto"/>
              <w:jc w:val="center"/>
              <w:rPr>
                <w:rFonts w:cstheme="minorHAnsi"/>
                <w:bCs/>
              </w:rPr>
            </w:pPr>
            <w:r w:rsidRPr="0035711B">
              <w:rPr>
                <w:rFonts w:cstheme="minorHAnsi"/>
                <w:bCs/>
              </w:rPr>
              <w:t>881</w:t>
            </w:r>
          </w:p>
        </w:tc>
      </w:tr>
    </w:tbl>
    <w:p w14:paraId="5451F224" w14:textId="77777777" w:rsidR="00CD045F" w:rsidRPr="0035711B" w:rsidRDefault="00CD045F" w:rsidP="00CD045F">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66C33FC5" w14:textId="77777777" w:rsidR="00CD045F" w:rsidRPr="0035711B" w:rsidRDefault="00CD045F" w:rsidP="00CD045F">
      <w:pPr>
        <w:spacing w:line="276" w:lineRule="auto"/>
        <w:jc w:val="both"/>
        <w:rPr>
          <w:rFonts w:cstheme="minorHAnsi"/>
          <w:sz w:val="18"/>
          <w:szCs w:val="18"/>
        </w:rPr>
      </w:pPr>
      <w:r w:rsidRPr="0035711B">
        <w:rPr>
          <w:rFonts w:cstheme="minorHAnsi"/>
          <w:b/>
          <w:bCs/>
          <w:sz w:val="18"/>
          <w:szCs w:val="18"/>
        </w:rPr>
        <w:t xml:space="preserve">Note: </w:t>
      </w:r>
      <w:r w:rsidRPr="0035711B">
        <w:rPr>
          <w:rFonts w:cstheme="minorHAnsi"/>
          <w:sz w:val="18"/>
          <w:szCs w:val="18"/>
        </w:rPr>
        <w:t xml:space="preserve">M: Moderately, S: Severely, FI: Food Insecure, Significance * p&lt;0.10, ** p&lt;0.05, *** p&lt;0.01 </w:t>
      </w:r>
    </w:p>
    <w:p w14:paraId="7169BE9F" w14:textId="53EB3F31" w:rsidR="00E54553" w:rsidRPr="0035711B" w:rsidRDefault="00E54553">
      <w:pPr>
        <w:rPr>
          <w:rFonts w:cstheme="minorHAnsi"/>
          <w:sz w:val="18"/>
          <w:szCs w:val="18"/>
        </w:rPr>
      </w:pPr>
    </w:p>
    <w:p w14:paraId="26219E60" w14:textId="466E262C" w:rsidR="000F0BB4" w:rsidRPr="00BF3D27" w:rsidRDefault="000F0BB4" w:rsidP="00E87B74">
      <w:pPr>
        <w:pStyle w:val="Caption"/>
        <w:keepNext/>
        <w:spacing w:line="276" w:lineRule="auto"/>
        <w:rPr>
          <w:rFonts w:cstheme="minorHAnsi"/>
          <w:i w:val="0"/>
          <w:iCs w:val="0"/>
          <w:color w:val="2F5496" w:themeColor="accent1" w:themeShade="BF"/>
          <w:sz w:val="24"/>
          <w:szCs w:val="24"/>
        </w:rPr>
      </w:pPr>
      <w:bookmarkStart w:id="15" w:name="_Toc147757588"/>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14</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Disaggregation of key indicator reporting by FCG (Myanmar)</w:t>
      </w:r>
      <w:bookmarkEnd w:id="15"/>
    </w:p>
    <w:tbl>
      <w:tblPr>
        <w:tblW w:w="10262" w:type="dxa"/>
        <w:tblLook w:val="04A0" w:firstRow="1" w:lastRow="0" w:firstColumn="1" w:lastColumn="0" w:noHBand="0" w:noVBand="1"/>
      </w:tblPr>
      <w:tblGrid>
        <w:gridCol w:w="3119"/>
        <w:gridCol w:w="1243"/>
        <w:gridCol w:w="1243"/>
        <w:gridCol w:w="1243"/>
        <w:gridCol w:w="1243"/>
        <w:gridCol w:w="1018"/>
        <w:gridCol w:w="1153"/>
      </w:tblGrid>
      <w:tr w:rsidR="00E54553" w:rsidRPr="00BF3D27" w14:paraId="68DE4F40" w14:textId="77777777" w:rsidTr="00191A80">
        <w:trPr>
          <w:trHeight w:val="290"/>
        </w:trPr>
        <w:tc>
          <w:tcPr>
            <w:tcW w:w="3119" w:type="dxa"/>
            <w:tcBorders>
              <w:top w:val="single" w:sz="12" w:space="0" w:color="auto"/>
              <w:left w:val="nil"/>
              <w:right w:val="nil"/>
            </w:tcBorders>
            <w:shd w:val="clear" w:color="auto" w:fill="auto"/>
            <w:noWrap/>
            <w:vAlign w:val="bottom"/>
            <w:hideMark/>
          </w:tcPr>
          <w:p w14:paraId="7A87E991" w14:textId="77777777" w:rsidR="00E54553" w:rsidRPr="0035711B" w:rsidRDefault="00E54553">
            <w:pPr>
              <w:spacing w:after="0" w:line="240" w:lineRule="auto"/>
              <w:rPr>
                <w:rFonts w:cstheme="minorHAnsi"/>
                <w:b/>
              </w:rPr>
            </w:pPr>
          </w:p>
        </w:tc>
        <w:tc>
          <w:tcPr>
            <w:tcW w:w="2486" w:type="dxa"/>
            <w:gridSpan w:val="2"/>
            <w:tcBorders>
              <w:top w:val="single" w:sz="12" w:space="0" w:color="auto"/>
              <w:left w:val="nil"/>
              <w:bottom w:val="single" w:sz="8" w:space="0" w:color="auto"/>
              <w:right w:val="nil"/>
            </w:tcBorders>
            <w:shd w:val="clear" w:color="000000" w:fill="FCE4D6"/>
            <w:noWrap/>
            <w:vAlign w:val="bottom"/>
            <w:hideMark/>
          </w:tcPr>
          <w:p w14:paraId="4B185337" w14:textId="5A2628B7" w:rsidR="00E54553" w:rsidRPr="0035711B" w:rsidRDefault="00B147BC">
            <w:pPr>
              <w:spacing w:after="0" w:line="240" w:lineRule="auto"/>
              <w:jc w:val="center"/>
              <w:rPr>
                <w:rFonts w:cstheme="minorHAnsi"/>
                <w:b/>
              </w:rPr>
            </w:pPr>
            <w:r w:rsidRPr="0035711B">
              <w:rPr>
                <w:rFonts w:cstheme="minorHAnsi"/>
                <w:b/>
              </w:rPr>
              <w:t>Poor/Border line - FCG</w:t>
            </w:r>
            <w:r w:rsidRPr="0035711B" w:rsidDel="00B147BC">
              <w:rPr>
                <w:rFonts w:cstheme="minorHAnsi"/>
                <w:b/>
              </w:rPr>
              <w:t xml:space="preserve"> </w:t>
            </w:r>
          </w:p>
        </w:tc>
        <w:tc>
          <w:tcPr>
            <w:tcW w:w="2486" w:type="dxa"/>
            <w:gridSpan w:val="2"/>
            <w:tcBorders>
              <w:top w:val="single" w:sz="12" w:space="0" w:color="auto"/>
              <w:left w:val="nil"/>
              <w:bottom w:val="single" w:sz="8" w:space="0" w:color="auto"/>
              <w:right w:val="nil"/>
            </w:tcBorders>
            <w:shd w:val="clear" w:color="auto" w:fill="E2EFD9" w:themeFill="accent6" w:themeFillTint="33"/>
            <w:vAlign w:val="bottom"/>
          </w:tcPr>
          <w:p w14:paraId="7F3D426A" w14:textId="278B2B07" w:rsidR="00E54553" w:rsidRPr="0035711B" w:rsidRDefault="00B147BC">
            <w:pPr>
              <w:spacing w:after="0" w:line="240" w:lineRule="auto"/>
              <w:jc w:val="center"/>
              <w:rPr>
                <w:rFonts w:cstheme="minorHAnsi"/>
                <w:b/>
              </w:rPr>
            </w:pPr>
            <w:r w:rsidRPr="0035711B">
              <w:rPr>
                <w:rFonts w:cstheme="minorHAnsi"/>
                <w:b/>
              </w:rPr>
              <w:t xml:space="preserve">Acceptable - FCG </w:t>
            </w:r>
          </w:p>
        </w:tc>
        <w:tc>
          <w:tcPr>
            <w:tcW w:w="2171" w:type="dxa"/>
            <w:gridSpan w:val="2"/>
            <w:tcBorders>
              <w:top w:val="single" w:sz="12" w:space="0" w:color="auto"/>
              <w:left w:val="nil"/>
              <w:bottom w:val="single" w:sz="8" w:space="0" w:color="auto"/>
              <w:right w:val="nil"/>
            </w:tcBorders>
            <w:shd w:val="clear" w:color="auto" w:fill="auto"/>
            <w:vAlign w:val="bottom"/>
          </w:tcPr>
          <w:p w14:paraId="6C29C9C0" w14:textId="77777777" w:rsidR="00E54553" w:rsidRPr="0035711B" w:rsidRDefault="00E54553">
            <w:pPr>
              <w:spacing w:after="0" w:line="240" w:lineRule="auto"/>
              <w:jc w:val="center"/>
              <w:rPr>
                <w:rFonts w:cstheme="minorHAnsi"/>
                <w:b/>
              </w:rPr>
            </w:pPr>
            <w:r w:rsidRPr="0035711B">
              <w:rPr>
                <w:rFonts w:cstheme="minorHAnsi"/>
                <w:b/>
              </w:rPr>
              <w:t>Pairwise t-test</w:t>
            </w:r>
          </w:p>
          <w:p w14:paraId="1A2DC4A9" w14:textId="77777777" w:rsidR="00E54553" w:rsidRPr="0035711B" w:rsidRDefault="00E54553" w:rsidP="001B1DC6">
            <w:pPr>
              <w:spacing w:after="0" w:line="240" w:lineRule="auto"/>
              <w:ind w:hanging="117"/>
              <w:jc w:val="center"/>
              <w:rPr>
                <w:rFonts w:cstheme="minorHAnsi"/>
                <w:b/>
              </w:rPr>
            </w:pPr>
            <w:r w:rsidRPr="0035711B">
              <w:rPr>
                <w:rFonts w:cstheme="minorHAnsi"/>
                <w:b/>
              </w:rPr>
              <w:t>Mean difference</w:t>
            </w:r>
          </w:p>
        </w:tc>
      </w:tr>
      <w:tr w:rsidR="00E54553" w:rsidRPr="00BF3D27" w14:paraId="42016BE2" w14:textId="77777777" w:rsidTr="00191A80">
        <w:trPr>
          <w:trHeight w:val="290"/>
        </w:trPr>
        <w:tc>
          <w:tcPr>
            <w:tcW w:w="3119" w:type="dxa"/>
            <w:tcBorders>
              <w:left w:val="nil"/>
              <w:bottom w:val="nil"/>
              <w:right w:val="nil"/>
            </w:tcBorders>
            <w:shd w:val="clear" w:color="auto" w:fill="auto"/>
            <w:noWrap/>
            <w:vAlign w:val="bottom"/>
            <w:hideMark/>
          </w:tcPr>
          <w:p w14:paraId="33932B82" w14:textId="77777777" w:rsidR="00E54553" w:rsidRPr="0035711B" w:rsidRDefault="00E54553">
            <w:pPr>
              <w:spacing w:after="0" w:line="240" w:lineRule="auto"/>
              <w:rPr>
                <w:rFonts w:cstheme="minorHAnsi"/>
                <w:b/>
              </w:rPr>
            </w:pPr>
          </w:p>
        </w:tc>
        <w:tc>
          <w:tcPr>
            <w:tcW w:w="1243" w:type="dxa"/>
            <w:tcBorders>
              <w:top w:val="single" w:sz="8" w:space="0" w:color="auto"/>
              <w:left w:val="nil"/>
              <w:bottom w:val="single" w:sz="12" w:space="0" w:color="auto"/>
              <w:right w:val="nil"/>
            </w:tcBorders>
            <w:shd w:val="clear" w:color="000000" w:fill="FCE4D6"/>
            <w:noWrap/>
            <w:vAlign w:val="bottom"/>
            <w:hideMark/>
          </w:tcPr>
          <w:p w14:paraId="2FF8EB3A" w14:textId="77777777" w:rsidR="00E54553" w:rsidRPr="0035711B" w:rsidRDefault="00E54553">
            <w:pPr>
              <w:spacing w:after="0" w:line="240" w:lineRule="auto"/>
              <w:jc w:val="center"/>
              <w:rPr>
                <w:rFonts w:cstheme="minorHAnsi"/>
                <w:b/>
              </w:rPr>
            </w:pPr>
            <w:r w:rsidRPr="0035711B">
              <w:rPr>
                <w:rFonts w:cstheme="minorHAnsi"/>
                <w:b/>
              </w:rPr>
              <w:t>(1)</w:t>
            </w:r>
          </w:p>
        </w:tc>
        <w:tc>
          <w:tcPr>
            <w:tcW w:w="1243" w:type="dxa"/>
            <w:tcBorders>
              <w:top w:val="single" w:sz="8" w:space="0" w:color="auto"/>
              <w:left w:val="nil"/>
              <w:bottom w:val="single" w:sz="12" w:space="0" w:color="auto"/>
              <w:right w:val="nil"/>
            </w:tcBorders>
            <w:shd w:val="clear" w:color="000000" w:fill="FCE4D6"/>
            <w:noWrap/>
            <w:vAlign w:val="bottom"/>
            <w:hideMark/>
          </w:tcPr>
          <w:p w14:paraId="7B64D11B" w14:textId="77777777" w:rsidR="00E54553" w:rsidRPr="0035711B" w:rsidRDefault="00E54553">
            <w:pPr>
              <w:spacing w:after="0" w:line="240" w:lineRule="auto"/>
              <w:jc w:val="center"/>
              <w:rPr>
                <w:rFonts w:cstheme="minorHAnsi"/>
                <w:b/>
              </w:rPr>
            </w:pPr>
            <w:r w:rsidRPr="0035711B">
              <w:rPr>
                <w:rFonts w:cstheme="minorHAnsi"/>
                <w:b/>
              </w:rPr>
              <w:t>(2)</w:t>
            </w:r>
          </w:p>
        </w:tc>
        <w:tc>
          <w:tcPr>
            <w:tcW w:w="1243" w:type="dxa"/>
            <w:tcBorders>
              <w:top w:val="single" w:sz="8" w:space="0" w:color="auto"/>
              <w:left w:val="nil"/>
              <w:bottom w:val="single" w:sz="12" w:space="0" w:color="auto"/>
              <w:right w:val="nil"/>
            </w:tcBorders>
            <w:shd w:val="clear" w:color="auto" w:fill="E2EFD9" w:themeFill="accent6" w:themeFillTint="33"/>
            <w:noWrap/>
            <w:vAlign w:val="bottom"/>
          </w:tcPr>
          <w:p w14:paraId="65B6EC1F" w14:textId="77777777" w:rsidR="00E54553" w:rsidRPr="0035711B" w:rsidRDefault="00E54553">
            <w:pPr>
              <w:spacing w:after="0" w:line="240" w:lineRule="auto"/>
              <w:jc w:val="center"/>
              <w:rPr>
                <w:rFonts w:cstheme="minorHAnsi"/>
                <w:b/>
              </w:rPr>
            </w:pPr>
            <w:r w:rsidRPr="0035711B">
              <w:rPr>
                <w:rFonts w:cstheme="minorHAnsi"/>
                <w:b/>
              </w:rPr>
              <w:t>(3)</w:t>
            </w:r>
          </w:p>
        </w:tc>
        <w:tc>
          <w:tcPr>
            <w:tcW w:w="1243" w:type="dxa"/>
            <w:tcBorders>
              <w:top w:val="single" w:sz="8" w:space="0" w:color="auto"/>
              <w:left w:val="nil"/>
              <w:bottom w:val="single" w:sz="12" w:space="0" w:color="auto"/>
              <w:right w:val="nil"/>
            </w:tcBorders>
            <w:shd w:val="clear" w:color="000000" w:fill="E2EFDA"/>
            <w:noWrap/>
            <w:vAlign w:val="bottom"/>
            <w:hideMark/>
          </w:tcPr>
          <w:p w14:paraId="358D5015" w14:textId="77777777" w:rsidR="00E54553" w:rsidRPr="0035711B" w:rsidRDefault="00E54553">
            <w:pPr>
              <w:spacing w:after="0" w:line="240" w:lineRule="auto"/>
              <w:jc w:val="center"/>
              <w:rPr>
                <w:rFonts w:cstheme="minorHAnsi"/>
                <w:b/>
              </w:rPr>
            </w:pPr>
            <w:r w:rsidRPr="0035711B">
              <w:rPr>
                <w:rFonts w:cstheme="minorHAnsi"/>
                <w:b/>
              </w:rPr>
              <w:t>(4)</w:t>
            </w:r>
          </w:p>
        </w:tc>
        <w:tc>
          <w:tcPr>
            <w:tcW w:w="1018" w:type="dxa"/>
            <w:tcBorders>
              <w:top w:val="single" w:sz="8" w:space="0" w:color="auto"/>
              <w:left w:val="nil"/>
              <w:bottom w:val="single" w:sz="12" w:space="0" w:color="auto"/>
              <w:right w:val="nil"/>
            </w:tcBorders>
            <w:shd w:val="clear" w:color="auto" w:fill="FBE4D5" w:themeFill="accent2" w:themeFillTint="33"/>
            <w:noWrap/>
            <w:vAlign w:val="bottom"/>
            <w:hideMark/>
          </w:tcPr>
          <w:p w14:paraId="094601E9" w14:textId="77777777" w:rsidR="00E54553" w:rsidRPr="0035711B" w:rsidRDefault="00E54553">
            <w:pPr>
              <w:spacing w:after="0" w:line="240" w:lineRule="auto"/>
              <w:jc w:val="center"/>
              <w:rPr>
                <w:rFonts w:cstheme="minorHAnsi"/>
                <w:b/>
              </w:rPr>
            </w:pPr>
            <w:r w:rsidRPr="0035711B">
              <w:rPr>
                <w:rFonts w:cstheme="minorHAnsi"/>
                <w:b/>
              </w:rPr>
              <w:t>(1)-(2)</w:t>
            </w:r>
          </w:p>
        </w:tc>
        <w:tc>
          <w:tcPr>
            <w:tcW w:w="1153" w:type="dxa"/>
            <w:tcBorders>
              <w:top w:val="single" w:sz="8" w:space="0" w:color="auto"/>
              <w:left w:val="nil"/>
              <w:bottom w:val="single" w:sz="12" w:space="0" w:color="auto"/>
              <w:right w:val="nil"/>
            </w:tcBorders>
            <w:shd w:val="clear" w:color="auto" w:fill="E2EFD9" w:themeFill="accent6" w:themeFillTint="33"/>
            <w:noWrap/>
            <w:vAlign w:val="bottom"/>
            <w:hideMark/>
          </w:tcPr>
          <w:p w14:paraId="5DC3F7AC" w14:textId="77777777" w:rsidR="00E54553" w:rsidRPr="0035711B" w:rsidRDefault="00E54553">
            <w:pPr>
              <w:spacing w:after="0" w:line="240" w:lineRule="auto"/>
              <w:jc w:val="center"/>
              <w:rPr>
                <w:rFonts w:cstheme="minorHAnsi"/>
                <w:b/>
              </w:rPr>
            </w:pPr>
            <w:r w:rsidRPr="0035711B">
              <w:rPr>
                <w:rFonts w:cstheme="minorHAnsi"/>
                <w:b/>
              </w:rPr>
              <w:t>(3)-(4)</w:t>
            </w:r>
          </w:p>
        </w:tc>
      </w:tr>
      <w:tr w:rsidR="00E54553" w:rsidRPr="00BF3D27" w14:paraId="026971A8" w14:textId="77777777" w:rsidTr="00191A80">
        <w:trPr>
          <w:trHeight w:val="290"/>
        </w:trPr>
        <w:tc>
          <w:tcPr>
            <w:tcW w:w="3119" w:type="dxa"/>
            <w:tcBorders>
              <w:top w:val="nil"/>
              <w:left w:val="nil"/>
              <w:bottom w:val="single" w:sz="12" w:space="0" w:color="auto"/>
              <w:right w:val="nil"/>
            </w:tcBorders>
            <w:shd w:val="clear" w:color="auto" w:fill="auto"/>
            <w:noWrap/>
            <w:vAlign w:val="bottom"/>
            <w:hideMark/>
          </w:tcPr>
          <w:p w14:paraId="4B94943E" w14:textId="77777777" w:rsidR="00E54553" w:rsidRPr="0035711B" w:rsidRDefault="00E54553">
            <w:pPr>
              <w:spacing w:after="0" w:line="240" w:lineRule="auto"/>
              <w:rPr>
                <w:rFonts w:cstheme="minorHAnsi"/>
                <w:b/>
              </w:rPr>
            </w:pPr>
            <w:r w:rsidRPr="0035711B">
              <w:rPr>
                <w:rFonts w:cstheme="minorHAnsi"/>
                <w:b/>
              </w:rPr>
              <w:t>Indicator</w:t>
            </w:r>
          </w:p>
        </w:tc>
        <w:tc>
          <w:tcPr>
            <w:tcW w:w="1243" w:type="dxa"/>
            <w:tcBorders>
              <w:top w:val="single" w:sz="12" w:space="0" w:color="auto"/>
              <w:left w:val="nil"/>
              <w:bottom w:val="single" w:sz="12" w:space="0" w:color="auto"/>
              <w:right w:val="nil"/>
            </w:tcBorders>
            <w:shd w:val="clear" w:color="000000" w:fill="FCE4D6"/>
            <w:noWrap/>
            <w:vAlign w:val="bottom"/>
            <w:hideMark/>
          </w:tcPr>
          <w:p w14:paraId="1E07F1E1" w14:textId="77777777" w:rsidR="00E54553" w:rsidRPr="0035711B" w:rsidRDefault="00E54553">
            <w:pPr>
              <w:spacing w:after="0" w:line="240" w:lineRule="auto"/>
              <w:jc w:val="center"/>
              <w:rPr>
                <w:rFonts w:cstheme="minorHAnsi"/>
                <w:b/>
              </w:rPr>
            </w:pPr>
            <w:r w:rsidRPr="0035711B">
              <w:rPr>
                <w:rFonts w:cstheme="minorHAnsi"/>
                <w:b/>
              </w:rPr>
              <w:t>F2F</w:t>
            </w:r>
          </w:p>
          <w:p w14:paraId="31D71909"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FCE4D6"/>
            <w:noWrap/>
            <w:vAlign w:val="bottom"/>
            <w:hideMark/>
          </w:tcPr>
          <w:p w14:paraId="23E82F02" w14:textId="77777777" w:rsidR="00E54553" w:rsidRPr="0035711B" w:rsidRDefault="00E54553">
            <w:pPr>
              <w:spacing w:after="0" w:line="240" w:lineRule="auto"/>
              <w:jc w:val="center"/>
              <w:rPr>
                <w:rFonts w:cstheme="minorHAnsi"/>
                <w:b/>
              </w:rPr>
            </w:pPr>
            <w:r w:rsidRPr="0035711B">
              <w:rPr>
                <w:rFonts w:cstheme="minorHAnsi"/>
                <w:b/>
              </w:rPr>
              <w:t>Remote</w:t>
            </w:r>
          </w:p>
          <w:p w14:paraId="1D60372C"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0F31457D" w14:textId="77777777" w:rsidR="00E54553" w:rsidRPr="0035711B" w:rsidRDefault="00E54553">
            <w:pPr>
              <w:spacing w:after="0" w:line="240" w:lineRule="auto"/>
              <w:jc w:val="center"/>
              <w:rPr>
                <w:rFonts w:cstheme="minorHAnsi"/>
                <w:b/>
              </w:rPr>
            </w:pPr>
            <w:r w:rsidRPr="0035711B">
              <w:rPr>
                <w:rFonts w:cstheme="minorHAnsi"/>
                <w:b/>
              </w:rPr>
              <w:t>F2F</w:t>
            </w:r>
          </w:p>
          <w:p w14:paraId="70439038"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E2EFDA"/>
            <w:noWrap/>
            <w:vAlign w:val="bottom"/>
            <w:hideMark/>
          </w:tcPr>
          <w:p w14:paraId="6B009CF1" w14:textId="77777777" w:rsidR="00E54553" w:rsidRPr="0035711B" w:rsidRDefault="00E54553">
            <w:pPr>
              <w:spacing w:after="0" w:line="240" w:lineRule="auto"/>
              <w:jc w:val="center"/>
              <w:rPr>
                <w:rFonts w:cstheme="minorHAnsi"/>
                <w:b/>
              </w:rPr>
            </w:pPr>
            <w:r w:rsidRPr="0035711B">
              <w:rPr>
                <w:rFonts w:cstheme="minorHAnsi"/>
                <w:b/>
              </w:rPr>
              <w:t>Remote</w:t>
            </w:r>
          </w:p>
          <w:p w14:paraId="1191B946" w14:textId="77777777" w:rsidR="00E54553" w:rsidRPr="0035711B" w:rsidRDefault="00E54553">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1E7D5F50" w14:textId="77777777" w:rsidR="00E54553" w:rsidRPr="0035711B" w:rsidRDefault="00E54553">
            <w:pPr>
              <w:spacing w:after="0" w:line="240" w:lineRule="auto"/>
              <w:jc w:val="center"/>
              <w:rPr>
                <w:rFonts w:cstheme="minorHAnsi"/>
                <w:b/>
              </w:rPr>
            </w:pPr>
          </w:p>
        </w:tc>
        <w:tc>
          <w:tcPr>
            <w:tcW w:w="1153" w:type="dxa"/>
            <w:tcBorders>
              <w:top w:val="single" w:sz="12" w:space="0" w:color="auto"/>
              <w:left w:val="nil"/>
              <w:bottom w:val="single" w:sz="12" w:space="0" w:color="auto"/>
              <w:right w:val="nil"/>
            </w:tcBorders>
            <w:shd w:val="clear" w:color="auto" w:fill="E2EFD9" w:themeFill="accent6" w:themeFillTint="33"/>
            <w:vAlign w:val="bottom"/>
          </w:tcPr>
          <w:p w14:paraId="4ABE5255" w14:textId="77777777" w:rsidR="00E54553" w:rsidRPr="0035711B" w:rsidRDefault="00E54553">
            <w:pPr>
              <w:spacing w:after="0" w:line="240" w:lineRule="auto"/>
              <w:jc w:val="center"/>
              <w:rPr>
                <w:rFonts w:cstheme="minorHAnsi"/>
                <w:b/>
              </w:rPr>
            </w:pPr>
          </w:p>
        </w:tc>
      </w:tr>
      <w:tr w:rsidR="00DF5B9A" w:rsidRPr="00BF3D27" w14:paraId="4930FE05" w14:textId="77777777" w:rsidTr="00191A80">
        <w:trPr>
          <w:trHeight w:val="290"/>
        </w:trPr>
        <w:tc>
          <w:tcPr>
            <w:tcW w:w="3119" w:type="dxa"/>
            <w:tcBorders>
              <w:top w:val="single" w:sz="12" w:space="0" w:color="auto"/>
              <w:left w:val="nil"/>
              <w:bottom w:val="nil"/>
              <w:right w:val="nil"/>
            </w:tcBorders>
            <w:shd w:val="clear" w:color="auto" w:fill="auto"/>
            <w:noWrap/>
            <w:vAlign w:val="bottom"/>
            <w:hideMark/>
          </w:tcPr>
          <w:p w14:paraId="7B7FC04C" w14:textId="39495D3E" w:rsidR="00DF5B9A" w:rsidRPr="0035711B" w:rsidRDefault="00DF5B9A" w:rsidP="00DF5B9A">
            <w:pPr>
              <w:spacing w:after="0" w:line="240" w:lineRule="auto"/>
              <w:rPr>
                <w:rFonts w:cstheme="minorHAnsi"/>
                <w:bCs/>
              </w:rPr>
            </w:pPr>
            <w:r w:rsidRPr="0035711B">
              <w:rPr>
                <w:rFonts w:cstheme="minorHAnsi"/>
                <w:bCs/>
              </w:rPr>
              <w:t xml:space="preserve">Reduced </w:t>
            </w:r>
            <w:r w:rsidR="00583546" w:rsidRPr="0035711B">
              <w:rPr>
                <w:rFonts w:cstheme="minorHAnsi"/>
                <w:bCs/>
              </w:rPr>
              <w:t xml:space="preserve">Coping </w:t>
            </w:r>
            <w:r w:rsidRPr="0035711B">
              <w:rPr>
                <w:rFonts w:cstheme="minorHAnsi"/>
                <w:bCs/>
              </w:rPr>
              <w:t>Strategies Index - rCSI</w:t>
            </w:r>
          </w:p>
        </w:tc>
        <w:tc>
          <w:tcPr>
            <w:tcW w:w="1243" w:type="dxa"/>
            <w:tcBorders>
              <w:top w:val="single" w:sz="12" w:space="0" w:color="auto"/>
              <w:left w:val="nil"/>
              <w:bottom w:val="nil"/>
              <w:right w:val="nil"/>
            </w:tcBorders>
            <w:shd w:val="clear" w:color="000000" w:fill="FCE4D6"/>
            <w:noWrap/>
            <w:vAlign w:val="bottom"/>
          </w:tcPr>
          <w:p w14:paraId="3ED75370" w14:textId="77777777" w:rsidR="00DF5B9A" w:rsidRPr="0035711B" w:rsidRDefault="00DF5B9A" w:rsidP="00DF5B9A">
            <w:pPr>
              <w:spacing w:after="0" w:line="240" w:lineRule="auto"/>
              <w:jc w:val="center"/>
              <w:rPr>
                <w:rFonts w:cstheme="minorHAnsi"/>
                <w:bCs/>
              </w:rPr>
            </w:pPr>
            <w:r w:rsidRPr="0035711B">
              <w:rPr>
                <w:rFonts w:cstheme="minorHAnsi"/>
                <w:bCs/>
              </w:rPr>
              <w:t>8.03</w:t>
            </w:r>
          </w:p>
          <w:p w14:paraId="1937FAC7" w14:textId="08B02DB6" w:rsidR="00DF5B9A" w:rsidRPr="0035711B" w:rsidRDefault="00DF5B9A" w:rsidP="00DF5B9A">
            <w:pPr>
              <w:spacing w:after="0" w:line="240" w:lineRule="auto"/>
              <w:jc w:val="center"/>
              <w:rPr>
                <w:rFonts w:cstheme="minorHAnsi"/>
                <w:bCs/>
              </w:rPr>
            </w:pPr>
            <w:r w:rsidRPr="0035711B">
              <w:rPr>
                <w:rFonts w:cstheme="minorHAnsi"/>
                <w:bCs/>
              </w:rPr>
              <w:t>(0.53)</w:t>
            </w:r>
          </w:p>
        </w:tc>
        <w:tc>
          <w:tcPr>
            <w:tcW w:w="1243" w:type="dxa"/>
            <w:tcBorders>
              <w:top w:val="single" w:sz="12" w:space="0" w:color="auto"/>
              <w:left w:val="nil"/>
              <w:bottom w:val="nil"/>
              <w:right w:val="nil"/>
            </w:tcBorders>
            <w:shd w:val="clear" w:color="000000" w:fill="FCE4D6"/>
            <w:noWrap/>
            <w:vAlign w:val="bottom"/>
          </w:tcPr>
          <w:p w14:paraId="06638CDD" w14:textId="77777777" w:rsidR="00DF5B9A" w:rsidRPr="0035711B" w:rsidRDefault="00DF5B9A" w:rsidP="00DF5B9A">
            <w:pPr>
              <w:spacing w:after="0" w:line="240" w:lineRule="auto"/>
              <w:jc w:val="center"/>
              <w:rPr>
                <w:rFonts w:cstheme="minorHAnsi"/>
                <w:bCs/>
              </w:rPr>
            </w:pPr>
            <w:r w:rsidRPr="0035711B">
              <w:rPr>
                <w:rFonts w:cstheme="minorHAnsi"/>
                <w:bCs/>
              </w:rPr>
              <w:t>10.89</w:t>
            </w:r>
          </w:p>
          <w:p w14:paraId="72FF0E48" w14:textId="77149C00" w:rsidR="00DF5B9A" w:rsidRPr="0035711B" w:rsidRDefault="00DF5B9A" w:rsidP="00DF5B9A">
            <w:pPr>
              <w:spacing w:after="0" w:line="240" w:lineRule="auto"/>
              <w:jc w:val="center"/>
              <w:rPr>
                <w:rFonts w:cstheme="minorHAnsi"/>
                <w:bCs/>
              </w:rPr>
            </w:pPr>
            <w:r w:rsidRPr="0035711B">
              <w:rPr>
                <w:rFonts w:cstheme="minorHAnsi"/>
                <w:bCs/>
              </w:rPr>
              <w:t>(0.55)</w:t>
            </w:r>
          </w:p>
        </w:tc>
        <w:tc>
          <w:tcPr>
            <w:tcW w:w="1243" w:type="dxa"/>
            <w:tcBorders>
              <w:top w:val="single" w:sz="12" w:space="0" w:color="auto"/>
              <w:left w:val="nil"/>
              <w:bottom w:val="nil"/>
              <w:right w:val="nil"/>
            </w:tcBorders>
            <w:shd w:val="clear" w:color="auto" w:fill="E2EFD9" w:themeFill="accent6" w:themeFillTint="33"/>
            <w:noWrap/>
            <w:vAlign w:val="bottom"/>
          </w:tcPr>
          <w:p w14:paraId="7E2470B7" w14:textId="77777777" w:rsidR="00DF5B9A" w:rsidRPr="0035711B" w:rsidRDefault="00DF5B9A" w:rsidP="00DF5B9A">
            <w:pPr>
              <w:spacing w:after="0" w:line="240" w:lineRule="auto"/>
              <w:jc w:val="center"/>
              <w:rPr>
                <w:rFonts w:cstheme="minorHAnsi"/>
                <w:bCs/>
              </w:rPr>
            </w:pPr>
            <w:r w:rsidRPr="0035711B">
              <w:rPr>
                <w:rFonts w:cstheme="minorHAnsi"/>
                <w:bCs/>
              </w:rPr>
              <w:t>3.18</w:t>
            </w:r>
          </w:p>
          <w:p w14:paraId="050AF2E5" w14:textId="7CE61570" w:rsidR="00DF5B9A" w:rsidRPr="0035711B" w:rsidRDefault="00DF5B9A" w:rsidP="00DF5B9A">
            <w:pPr>
              <w:spacing w:after="0" w:line="240" w:lineRule="auto"/>
              <w:jc w:val="center"/>
              <w:rPr>
                <w:rFonts w:cstheme="minorHAnsi"/>
                <w:bCs/>
              </w:rPr>
            </w:pPr>
            <w:r w:rsidRPr="0035711B">
              <w:rPr>
                <w:rFonts w:cstheme="minorHAnsi"/>
                <w:bCs/>
              </w:rPr>
              <w:t>(0.27)</w:t>
            </w:r>
          </w:p>
        </w:tc>
        <w:tc>
          <w:tcPr>
            <w:tcW w:w="1243" w:type="dxa"/>
            <w:tcBorders>
              <w:top w:val="single" w:sz="12" w:space="0" w:color="auto"/>
              <w:left w:val="nil"/>
              <w:bottom w:val="nil"/>
              <w:right w:val="nil"/>
            </w:tcBorders>
            <w:shd w:val="clear" w:color="000000" w:fill="E2EFDA"/>
            <w:noWrap/>
            <w:vAlign w:val="bottom"/>
          </w:tcPr>
          <w:p w14:paraId="439E25BF" w14:textId="77777777" w:rsidR="00DF5B9A" w:rsidRPr="0035711B" w:rsidRDefault="00DF5B9A" w:rsidP="00DF5B9A">
            <w:pPr>
              <w:spacing w:after="0" w:line="240" w:lineRule="auto"/>
              <w:jc w:val="center"/>
              <w:rPr>
                <w:rFonts w:cstheme="minorHAnsi"/>
                <w:bCs/>
              </w:rPr>
            </w:pPr>
            <w:r w:rsidRPr="0035711B">
              <w:rPr>
                <w:rFonts w:cstheme="minorHAnsi"/>
                <w:bCs/>
              </w:rPr>
              <w:t>7.46</w:t>
            </w:r>
          </w:p>
          <w:p w14:paraId="0FC6F445" w14:textId="51CCE676" w:rsidR="00DF5B9A" w:rsidRPr="0035711B" w:rsidRDefault="00DF5B9A" w:rsidP="00DF5B9A">
            <w:pPr>
              <w:spacing w:after="0" w:line="240" w:lineRule="auto"/>
              <w:jc w:val="center"/>
              <w:rPr>
                <w:rFonts w:cstheme="minorHAnsi"/>
                <w:bCs/>
              </w:rPr>
            </w:pPr>
            <w:r w:rsidRPr="0035711B">
              <w:rPr>
                <w:rFonts w:cstheme="minorHAnsi"/>
                <w:bCs/>
              </w:rPr>
              <w:t>(0.57)</w:t>
            </w:r>
          </w:p>
        </w:tc>
        <w:tc>
          <w:tcPr>
            <w:tcW w:w="1018" w:type="dxa"/>
            <w:tcBorders>
              <w:top w:val="single" w:sz="12" w:space="0" w:color="auto"/>
              <w:left w:val="nil"/>
              <w:bottom w:val="nil"/>
              <w:right w:val="nil"/>
            </w:tcBorders>
            <w:shd w:val="clear" w:color="auto" w:fill="FBE4D5" w:themeFill="accent2" w:themeFillTint="33"/>
            <w:noWrap/>
            <w:vAlign w:val="bottom"/>
          </w:tcPr>
          <w:p w14:paraId="5E95A5A0" w14:textId="3CB223BF" w:rsidR="00DF5B9A" w:rsidRPr="0035711B" w:rsidRDefault="00DF5B9A" w:rsidP="00DF5B9A">
            <w:pPr>
              <w:spacing w:after="0" w:line="240" w:lineRule="auto"/>
              <w:jc w:val="center"/>
              <w:rPr>
                <w:rFonts w:cstheme="minorHAnsi"/>
                <w:bCs/>
              </w:rPr>
            </w:pPr>
            <w:r w:rsidRPr="0035711B">
              <w:rPr>
                <w:rFonts w:cstheme="minorHAnsi"/>
                <w:bCs/>
              </w:rPr>
              <w:t>-2.86***</w:t>
            </w:r>
          </w:p>
        </w:tc>
        <w:tc>
          <w:tcPr>
            <w:tcW w:w="1153" w:type="dxa"/>
            <w:tcBorders>
              <w:top w:val="single" w:sz="12" w:space="0" w:color="auto"/>
              <w:left w:val="nil"/>
              <w:bottom w:val="nil"/>
              <w:right w:val="nil"/>
            </w:tcBorders>
            <w:shd w:val="clear" w:color="auto" w:fill="E2EFD9" w:themeFill="accent6" w:themeFillTint="33"/>
            <w:noWrap/>
            <w:vAlign w:val="bottom"/>
          </w:tcPr>
          <w:p w14:paraId="2DFFCB8F" w14:textId="191218ED" w:rsidR="00DF5B9A" w:rsidRPr="0035711B" w:rsidRDefault="00DF5B9A" w:rsidP="00DF5B9A">
            <w:pPr>
              <w:spacing w:after="0" w:line="240" w:lineRule="auto"/>
              <w:jc w:val="center"/>
              <w:rPr>
                <w:rFonts w:cstheme="minorHAnsi"/>
                <w:bCs/>
              </w:rPr>
            </w:pPr>
            <w:r w:rsidRPr="0035711B">
              <w:rPr>
                <w:rFonts w:cstheme="minorHAnsi"/>
                <w:bCs/>
              </w:rPr>
              <w:t>-4.28***</w:t>
            </w:r>
          </w:p>
        </w:tc>
      </w:tr>
      <w:tr w:rsidR="00DF5B9A" w:rsidRPr="00BF3D27" w14:paraId="4F2F07C9" w14:textId="77777777" w:rsidTr="001B1DC6">
        <w:trPr>
          <w:trHeight w:val="290"/>
        </w:trPr>
        <w:tc>
          <w:tcPr>
            <w:tcW w:w="3119" w:type="dxa"/>
            <w:tcBorders>
              <w:top w:val="nil"/>
              <w:left w:val="nil"/>
              <w:bottom w:val="nil"/>
              <w:right w:val="nil"/>
            </w:tcBorders>
            <w:shd w:val="clear" w:color="auto" w:fill="auto"/>
            <w:noWrap/>
            <w:vAlign w:val="bottom"/>
            <w:hideMark/>
          </w:tcPr>
          <w:p w14:paraId="778DF42F" w14:textId="77777777" w:rsidR="00DF5B9A" w:rsidRPr="0035711B" w:rsidRDefault="00DF5B9A" w:rsidP="00DF5B9A">
            <w:pPr>
              <w:spacing w:after="0" w:line="240" w:lineRule="auto"/>
              <w:rPr>
                <w:rFonts w:cstheme="minorHAnsi"/>
                <w:bCs/>
              </w:rPr>
            </w:pPr>
            <w:r w:rsidRPr="0035711B">
              <w:rPr>
                <w:rFonts w:cstheme="minorHAnsi"/>
                <w:bCs/>
              </w:rPr>
              <w:t>Livelihood Coping: None</w:t>
            </w:r>
          </w:p>
        </w:tc>
        <w:tc>
          <w:tcPr>
            <w:tcW w:w="1243" w:type="dxa"/>
            <w:tcBorders>
              <w:top w:val="nil"/>
              <w:left w:val="nil"/>
              <w:bottom w:val="nil"/>
              <w:right w:val="nil"/>
            </w:tcBorders>
            <w:shd w:val="clear" w:color="000000" w:fill="FCE4D6"/>
            <w:noWrap/>
            <w:vAlign w:val="bottom"/>
          </w:tcPr>
          <w:p w14:paraId="718CFFB9" w14:textId="77777777" w:rsidR="00DF5B9A" w:rsidRPr="0035711B" w:rsidRDefault="00DF5B9A" w:rsidP="00DF5B9A">
            <w:pPr>
              <w:spacing w:after="0" w:line="240" w:lineRule="auto"/>
              <w:jc w:val="center"/>
              <w:rPr>
                <w:rFonts w:cstheme="minorHAnsi"/>
                <w:bCs/>
              </w:rPr>
            </w:pPr>
            <w:r w:rsidRPr="0035711B">
              <w:rPr>
                <w:rFonts w:cstheme="minorHAnsi"/>
                <w:bCs/>
              </w:rPr>
              <w:t>0.19</w:t>
            </w:r>
          </w:p>
          <w:p w14:paraId="200D85D3" w14:textId="706F604A"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7B7D9439" w14:textId="77777777" w:rsidR="00DF5B9A" w:rsidRPr="0035711B" w:rsidRDefault="00DF5B9A" w:rsidP="00DF5B9A">
            <w:pPr>
              <w:spacing w:after="0" w:line="240" w:lineRule="auto"/>
              <w:jc w:val="center"/>
              <w:rPr>
                <w:rFonts w:cstheme="minorHAnsi"/>
                <w:bCs/>
              </w:rPr>
            </w:pPr>
            <w:r w:rsidRPr="0035711B">
              <w:rPr>
                <w:rFonts w:cstheme="minorHAnsi"/>
                <w:bCs/>
              </w:rPr>
              <w:t>0.08</w:t>
            </w:r>
          </w:p>
          <w:p w14:paraId="714B01F5" w14:textId="77DC0A56"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auto" w:fill="E2EFD9" w:themeFill="accent6" w:themeFillTint="33"/>
            <w:noWrap/>
            <w:vAlign w:val="bottom"/>
          </w:tcPr>
          <w:p w14:paraId="253F7B3F" w14:textId="77777777" w:rsidR="00DF5B9A" w:rsidRPr="0035711B" w:rsidRDefault="00DF5B9A" w:rsidP="00DF5B9A">
            <w:pPr>
              <w:spacing w:after="0" w:line="240" w:lineRule="auto"/>
              <w:jc w:val="center"/>
              <w:rPr>
                <w:rFonts w:cstheme="minorHAnsi"/>
                <w:bCs/>
              </w:rPr>
            </w:pPr>
            <w:r w:rsidRPr="0035711B">
              <w:rPr>
                <w:rFonts w:cstheme="minorHAnsi"/>
                <w:bCs/>
              </w:rPr>
              <w:t>0.31</w:t>
            </w:r>
          </w:p>
          <w:p w14:paraId="6CE409F8" w14:textId="5652D77B"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E2EFDA"/>
            <w:noWrap/>
            <w:vAlign w:val="bottom"/>
          </w:tcPr>
          <w:p w14:paraId="1AFFE820" w14:textId="77777777" w:rsidR="00DF5B9A" w:rsidRPr="0035711B" w:rsidRDefault="00DF5B9A" w:rsidP="00DF5B9A">
            <w:pPr>
              <w:spacing w:after="0" w:line="240" w:lineRule="auto"/>
              <w:jc w:val="center"/>
              <w:rPr>
                <w:rFonts w:cstheme="minorHAnsi"/>
                <w:bCs/>
              </w:rPr>
            </w:pPr>
            <w:r w:rsidRPr="0035711B">
              <w:rPr>
                <w:rFonts w:cstheme="minorHAnsi"/>
                <w:bCs/>
              </w:rPr>
              <w:t>0.16</w:t>
            </w:r>
          </w:p>
          <w:p w14:paraId="7FD021D5" w14:textId="0583740B" w:rsidR="00DF5B9A" w:rsidRPr="0035711B" w:rsidRDefault="00DF5B9A" w:rsidP="00DF5B9A">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6EAEE3B5" w14:textId="1F077E99" w:rsidR="00DF5B9A" w:rsidRPr="0035711B" w:rsidRDefault="00DF5B9A" w:rsidP="00DF5B9A">
            <w:pPr>
              <w:spacing w:after="0" w:line="240" w:lineRule="auto"/>
              <w:jc w:val="center"/>
              <w:rPr>
                <w:rFonts w:cstheme="minorHAnsi"/>
                <w:bCs/>
              </w:rPr>
            </w:pPr>
            <w:r w:rsidRPr="0035711B">
              <w:rPr>
                <w:rFonts w:cstheme="minorHAnsi"/>
                <w:bCs/>
              </w:rPr>
              <w:t>0.11***</w:t>
            </w:r>
          </w:p>
        </w:tc>
        <w:tc>
          <w:tcPr>
            <w:tcW w:w="1153" w:type="dxa"/>
            <w:tcBorders>
              <w:top w:val="nil"/>
              <w:left w:val="nil"/>
              <w:bottom w:val="nil"/>
              <w:right w:val="nil"/>
            </w:tcBorders>
            <w:shd w:val="clear" w:color="auto" w:fill="E2EFD9" w:themeFill="accent6" w:themeFillTint="33"/>
            <w:noWrap/>
            <w:vAlign w:val="bottom"/>
          </w:tcPr>
          <w:p w14:paraId="4662965B" w14:textId="7D907AB0" w:rsidR="00DF5B9A" w:rsidRPr="0035711B" w:rsidRDefault="00DF5B9A" w:rsidP="00DF5B9A">
            <w:pPr>
              <w:spacing w:after="0" w:line="240" w:lineRule="auto"/>
              <w:jc w:val="center"/>
              <w:rPr>
                <w:rFonts w:cstheme="minorHAnsi"/>
                <w:bCs/>
              </w:rPr>
            </w:pPr>
            <w:r w:rsidRPr="0035711B">
              <w:rPr>
                <w:rFonts w:cstheme="minorHAnsi"/>
                <w:bCs/>
              </w:rPr>
              <w:t>0.16***</w:t>
            </w:r>
          </w:p>
        </w:tc>
      </w:tr>
      <w:tr w:rsidR="00DF5B9A" w:rsidRPr="00BF3D27" w14:paraId="78DCF697" w14:textId="77777777" w:rsidTr="001B1DC6">
        <w:trPr>
          <w:trHeight w:val="290"/>
        </w:trPr>
        <w:tc>
          <w:tcPr>
            <w:tcW w:w="3119" w:type="dxa"/>
            <w:tcBorders>
              <w:top w:val="nil"/>
              <w:left w:val="nil"/>
              <w:bottom w:val="nil"/>
              <w:right w:val="nil"/>
            </w:tcBorders>
            <w:shd w:val="clear" w:color="auto" w:fill="auto"/>
            <w:noWrap/>
            <w:vAlign w:val="bottom"/>
            <w:hideMark/>
          </w:tcPr>
          <w:p w14:paraId="5A4A84FB" w14:textId="77777777" w:rsidR="00DF5B9A" w:rsidRPr="0035711B" w:rsidRDefault="00DF5B9A" w:rsidP="00DF5B9A">
            <w:pPr>
              <w:spacing w:after="0" w:line="240" w:lineRule="auto"/>
              <w:rPr>
                <w:rFonts w:cstheme="minorHAnsi"/>
                <w:bCs/>
              </w:rPr>
            </w:pPr>
            <w:r w:rsidRPr="0035711B">
              <w:rPr>
                <w:rFonts w:cstheme="minorHAnsi"/>
                <w:bCs/>
              </w:rPr>
              <w:t>Livelihood Coping: Stress level</w:t>
            </w:r>
          </w:p>
        </w:tc>
        <w:tc>
          <w:tcPr>
            <w:tcW w:w="1243" w:type="dxa"/>
            <w:tcBorders>
              <w:top w:val="nil"/>
              <w:left w:val="nil"/>
              <w:bottom w:val="nil"/>
              <w:right w:val="nil"/>
            </w:tcBorders>
            <w:shd w:val="clear" w:color="000000" w:fill="FCE4D6"/>
            <w:noWrap/>
            <w:vAlign w:val="bottom"/>
          </w:tcPr>
          <w:p w14:paraId="44379907" w14:textId="77777777" w:rsidR="00DF5B9A" w:rsidRPr="0035711B" w:rsidRDefault="00DF5B9A" w:rsidP="00DF5B9A">
            <w:pPr>
              <w:spacing w:after="0" w:line="240" w:lineRule="auto"/>
              <w:jc w:val="center"/>
              <w:rPr>
                <w:rFonts w:cstheme="minorHAnsi"/>
                <w:bCs/>
              </w:rPr>
            </w:pPr>
            <w:r w:rsidRPr="0035711B">
              <w:rPr>
                <w:rFonts w:cstheme="minorHAnsi"/>
                <w:bCs/>
              </w:rPr>
              <w:t>0.50</w:t>
            </w:r>
          </w:p>
          <w:p w14:paraId="60F3B4F7" w14:textId="56ABE59F"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FCE4D6"/>
            <w:noWrap/>
            <w:vAlign w:val="bottom"/>
          </w:tcPr>
          <w:p w14:paraId="48D0C1CE" w14:textId="77777777" w:rsidR="00DF5B9A" w:rsidRPr="0035711B" w:rsidRDefault="00DF5B9A" w:rsidP="00DF5B9A">
            <w:pPr>
              <w:spacing w:after="0" w:line="240" w:lineRule="auto"/>
              <w:jc w:val="center"/>
              <w:rPr>
                <w:rFonts w:cstheme="minorHAnsi"/>
                <w:bCs/>
              </w:rPr>
            </w:pPr>
            <w:r w:rsidRPr="0035711B">
              <w:rPr>
                <w:rFonts w:cstheme="minorHAnsi"/>
                <w:bCs/>
              </w:rPr>
              <w:t>0.33</w:t>
            </w:r>
          </w:p>
          <w:p w14:paraId="3F2417D8" w14:textId="7DA9D3A1"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2965B13A" w14:textId="77777777" w:rsidR="00DF5B9A" w:rsidRPr="0035711B" w:rsidRDefault="00DF5B9A" w:rsidP="00DF5B9A">
            <w:pPr>
              <w:spacing w:after="0" w:line="240" w:lineRule="auto"/>
              <w:jc w:val="center"/>
              <w:rPr>
                <w:rFonts w:cstheme="minorHAnsi"/>
                <w:bCs/>
              </w:rPr>
            </w:pPr>
            <w:r w:rsidRPr="0035711B">
              <w:rPr>
                <w:rFonts w:cstheme="minorHAnsi"/>
                <w:bCs/>
              </w:rPr>
              <w:t>0.43</w:t>
            </w:r>
          </w:p>
          <w:p w14:paraId="0FBFF684" w14:textId="14792CDC"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0CC13D93" w14:textId="77777777" w:rsidR="00DF5B9A" w:rsidRPr="0035711B" w:rsidRDefault="00DF5B9A" w:rsidP="00DF5B9A">
            <w:pPr>
              <w:spacing w:after="0" w:line="240" w:lineRule="auto"/>
              <w:jc w:val="center"/>
              <w:rPr>
                <w:rFonts w:cstheme="minorHAnsi"/>
                <w:bCs/>
              </w:rPr>
            </w:pPr>
            <w:r w:rsidRPr="0035711B">
              <w:rPr>
                <w:rFonts w:cstheme="minorHAnsi"/>
                <w:bCs/>
              </w:rPr>
              <w:t>0.50</w:t>
            </w:r>
          </w:p>
          <w:p w14:paraId="672C1205" w14:textId="52E3950B" w:rsidR="00DF5B9A" w:rsidRPr="0035711B" w:rsidRDefault="00DF5B9A" w:rsidP="00DF5B9A">
            <w:pPr>
              <w:spacing w:after="0" w:line="240" w:lineRule="auto"/>
              <w:jc w:val="center"/>
              <w:rPr>
                <w:rFonts w:cstheme="minorHAnsi"/>
                <w:bCs/>
              </w:rPr>
            </w:pPr>
            <w:r w:rsidRPr="0035711B">
              <w:rPr>
                <w:rFonts w:cstheme="minorHAnsi"/>
                <w:bCs/>
              </w:rPr>
              <w:t>(0.03)</w:t>
            </w:r>
          </w:p>
        </w:tc>
        <w:tc>
          <w:tcPr>
            <w:tcW w:w="1018" w:type="dxa"/>
            <w:tcBorders>
              <w:top w:val="nil"/>
              <w:left w:val="nil"/>
              <w:bottom w:val="nil"/>
              <w:right w:val="nil"/>
            </w:tcBorders>
            <w:shd w:val="clear" w:color="auto" w:fill="FBE4D5" w:themeFill="accent2" w:themeFillTint="33"/>
            <w:noWrap/>
            <w:vAlign w:val="bottom"/>
          </w:tcPr>
          <w:p w14:paraId="20BC4141" w14:textId="5EADB8DD" w:rsidR="00DF5B9A" w:rsidRPr="0035711B" w:rsidRDefault="00DF5B9A" w:rsidP="00DF5B9A">
            <w:pPr>
              <w:spacing w:after="0" w:line="240" w:lineRule="auto"/>
              <w:jc w:val="center"/>
              <w:rPr>
                <w:rFonts w:cstheme="minorHAnsi"/>
                <w:bCs/>
              </w:rPr>
            </w:pPr>
            <w:r w:rsidRPr="0035711B">
              <w:rPr>
                <w:rFonts w:cstheme="minorHAnsi"/>
                <w:bCs/>
              </w:rPr>
              <w:t>0.17***</w:t>
            </w:r>
          </w:p>
        </w:tc>
        <w:tc>
          <w:tcPr>
            <w:tcW w:w="1153" w:type="dxa"/>
            <w:tcBorders>
              <w:top w:val="nil"/>
              <w:left w:val="nil"/>
              <w:bottom w:val="nil"/>
              <w:right w:val="nil"/>
            </w:tcBorders>
            <w:shd w:val="clear" w:color="auto" w:fill="E2EFD9" w:themeFill="accent6" w:themeFillTint="33"/>
            <w:noWrap/>
            <w:vAlign w:val="bottom"/>
          </w:tcPr>
          <w:p w14:paraId="7120229E" w14:textId="308C825D" w:rsidR="00DF5B9A" w:rsidRPr="0035711B" w:rsidRDefault="00DF5B9A" w:rsidP="00DF5B9A">
            <w:pPr>
              <w:spacing w:after="0" w:line="240" w:lineRule="auto"/>
              <w:jc w:val="center"/>
              <w:rPr>
                <w:rFonts w:cstheme="minorHAnsi"/>
                <w:bCs/>
              </w:rPr>
            </w:pPr>
            <w:r w:rsidRPr="0035711B">
              <w:rPr>
                <w:rFonts w:cstheme="minorHAnsi"/>
                <w:bCs/>
              </w:rPr>
              <w:t>-0.07*</w:t>
            </w:r>
          </w:p>
        </w:tc>
      </w:tr>
      <w:tr w:rsidR="00DF5B9A" w:rsidRPr="00BF3D27" w14:paraId="5E293743" w14:textId="77777777" w:rsidTr="001B1DC6">
        <w:trPr>
          <w:trHeight w:val="290"/>
        </w:trPr>
        <w:tc>
          <w:tcPr>
            <w:tcW w:w="3119" w:type="dxa"/>
            <w:tcBorders>
              <w:top w:val="nil"/>
              <w:left w:val="nil"/>
              <w:bottom w:val="nil"/>
              <w:right w:val="nil"/>
            </w:tcBorders>
            <w:shd w:val="clear" w:color="auto" w:fill="auto"/>
            <w:noWrap/>
            <w:vAlign w:val="bottom"/>
            <w:hideMark/>
          </w:tcPr>
          <w:p w14:paraId="4FECEDF9" w14:textId="77777777" w:rsidR="00DF5B9A" w:rsidRPr="0035711B" w:rsidRDefault="00DF5B9A" w:rsidP="00DF5B9A">
            <w:pPr>
              <w:spacing w:after="0" w:line="240" w:lineRule="auto"/>
              <w:rPr>
                <w:rFonts w:cstheme="minorHAnsi"/>
                <w:bCs/>
              </w:rPr>
            </w:pPr>
            <w:r w:rsidRPr="0035711B">
              <w:rPr>
                <w:rFonts w:cstheme="minorHAnsi"/>
                <w:bCs/>
              </w:rPr>
              <w:t>Livelihood Coping: Crisis level</w:t>
            </w:r>
          </w:p>
        </w:tc>
        <w:tc>
          <w:tcPr>
            <w:tcW w:w="1243" w:type="dxa"/>
            <w:tcBorders>
              <w:top w:val="nil"/>
              <w:left w:val="nil"/>
              <w:bottom w:val="nil"/>
              <w:right w:val="nil"/>
            </w:tcBorders>
            <w:shd w:val="clear" w:color="000000" w:fill="FCE4D6"/>
            <w:noWrap/>
            <w:vAlign w:val="bottom"/>
          </w:tcPr>
          <w:p w14:paraId="533FE691" w14:textId="77777777" w:rsidR="00DF5B9A" w:rsidRPr="0035711B" w:rsidRDefault="00DF5B9A" w:rsidP="00DF5B9A">
            <w:pPr>
              <w:spacing w:after="0" w:line="240" w:lineRule="auto"/>
              <w:jc w:val="center"/>
              <w:rPr>
                <w:rFonts w:cstheme="minorHAnsi"/>
                <w:bCs/>
              </w:rPr>
            </w:pPr>
            <w:r w:rsidRPr="0035711B">
              <w:rPr>
                <w:rFonts w:cstheme="minorHAnsi"/>
                <w:bCs/>
              </w:rPr>
              <w:t>0.25</w:t>
            </w:r>
          </w:p>
          <w:p w14:paraId="6FB47373" w14:textId="631C6293"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FCE4D6"/>
            <w:noWrap/>
            <w:vAlign w:val="bottom"/>
          </w:tcPr>
          <w:p w14:paraId="3202EEB4" w14:textId="77777777" w:rsidR="00DF5B9A" w:rsidRPr="0035711B" w:rsidRDefault="00DF5B9A" w:rsidP="00DF5B9A">
            <w:pPr>
              <w:spacing w:after="0" w:line="240" w:lineRule="auto"/>
              <w:jc w:val="center"/>
              <w:rPr>
                <w:rFonts w:cstheme="minorHAnsi"/>
                <w:bCs/>
              </w:rPr>
            </w:pPr>
            <w:r w:rsidRPr="0035711B">
              <w:rPr>
                <w:rFonts w:cstheme="minorHAnsi"/>
                <w:bCs/>
              </w:rPr>
              <w:t>0.42</w:t>
            </w:r>
          </w:p>
          <w:p w14:paraId="28DC1318" w14:textId="59D79E3E"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664ABBB3" w14:textId="77777777" w:rsidR="00DF5B9A" w:rsidRPr="0035711B" w:rsidRDefault="00DF5B9A" w:rsidP="00DF5B9A">
            <w:pPr>
              <w:spacing w:after="0" w:line="240" w:lineRule="auto"/>
              <w:jc w:val="center"/>
              <w:rPr>
                <w:rFonts w:cstheme="minorHAnsi"/>
                <w:bCs/>
              </w:rPr>
            </w:pPr>
            <w:r w:rsidRPr="0035711B">
              <w:rPr>
                <w:rFonts w:cstheme="minorHAnsi"/>
                <w:bCs/>
              </w:rPr>
              <w:t>0.24</w:t>
            </w:r>
          </w:p>
          <w:p w14:paraId="18338A2A" w14:textId="17A2D087"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2B6AFD7B" w14:textId="77777777" w:rsidR="00DF5B9A" w:rsidRPr="0035711B" w:rsidRDefault="00DF5B9A" w:rsidP="00DF5B9A">
            <w:pPr>
              <w:spacing w:after="0" w:line="240" w:lineRule="auto"/>
              <w:jc w:val="center"/>
              <w:rPr>
                <w:rFonts w:cstheme="minorHAnsi"/>
                <w:bCs/>
              </w:rPr>
            </w:pPr>
            <w:r w:rsidRPr="0035711B">
              <w:rPr>
                <w:rFonts w:cstheme="minorHAnsi"/>
                <w:bCs/>
              </w:rPr>
              <w:t>0.24</w:t>
            </w:r>
          </w:p>
          <w:p w14:paraId="48C2FF73" w14:textId="3F5D04B2" w:rsidR="00DF5B9A" w:rsidRPr="0035711B" w:rsidRDefault="00DF5B9A" w:rsidP="00DF5B9A">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7BCEAAAD" w14:textId="6E89FBA0" w:rsidR="00DF5B9A" w:rsidRPr="0035711B" w:rsidRDefault="00DF5B9A" w:rsidP="00DF5B9A">
            <w:pPr>
              <w:spacing w:after="0" w:line="240" w:lineRule="auto"/>
              <w:jc w:val="center"/>
              <w:rPr>
                <w:rFonts w:cstheme="minorHAnsi"/>
                <w:bCs/>
              </w:rPr>
            </w:pPr>
            <w:r w:rsidRPr="0035711B">
              <w:rPr>
                <w:rFonts w:cstheme="minorHAnsi"/>
                <w:bCs/>
              </w:rPr>
              <w:t>-0.16***</w:t>
            </w:r>
          </w:p>
        </w:tc>
        <w:tc>
          <w:tcPr>
            <w:tcW w:w="1153" w:type="dxa"/>
            <w:tcBorders>
              <w:top w:val="nil"/>
              <w:left w:val="nil"/>
              <w:bottom w:val="nil"/>
              <w:right w:val="nil"/>
            </w:tcBorders>
            <w:shd w:val="clear" w:color="auto" w:fill="E2EFD9" w:themeFill="accent6" w:themeFillTint="33"/>
            <w:noWrap/>
            <w:vAlign w:val="bottom"/>
          </w:tcPr>
          <w:p w14:paraId="4276AF20" w14:textId="5F7AAD98" w:rsidR="00DF5B9A" w:rsidRPr="0035711B" w:rsidRDefault="00DF5B9A" w:rsidP="00DF5B9A">
            <w:pPr>
              <w:spacing w:after="0" w:line="240" w:lineRule="auto"/>
              <w:jc w:val="center"/>
              <w:rPr>
                <w:rFonts w:cstheme="minorHAnsi"/>
                <w:bCs/>
              </w:rPr>
            </w:pPr>
            <w:r w:rsidRPr="0035711B">
              <w:rPr>
                <w:rFonts w:cstheme="minorHAnsi"/>
                <w:bCs/>
              </w:rPr>
              <w:t>0.00</w:t>
            </w:r>
          </w:p>
        </w:tc>
      </w:tr>
      <w:tr w:rsidR="00DF5B9A" w:rsidRPr="00BF3D27" w14:paraId="5BA46D90" w14:textId="77777777" w:rsidTr="00AD13A1">
        <w:trPr>
          <w:trHeight w:val="290"/>
        </w:trPr>
        <w:tc>
          <w:tcPr>
            <w:tcW w:w="3119" w:type="dxa"/>
            <w:tcBorders>
              <w:top w:val="nil"/>
              <w:left w:val="nil"/>
              <w:right w:val="nil"/>
            </w:tcBorders>
            <w:shd w:val="clear" w:color="auto" w:fill="auto"/>
            <w:noWrap/>
            <w:vAlign w:val="bottom"/>
            <w:hideMark/>
          </w:tcPr>
          <w:p w14:paraId="6E3A00F8" w14:textId="77777777" w:rsidR="00DF5B9A" w:rsidRPr="0035711B" w:rsidRDefault="00DF5B9A" w:rsidP="00DF5B9A">
            <w:pPr>
              <w:spacing w:after="0" w:line="240" w:lineRule="auto"/>
              <w:rPr>
                <w:rFonts w:cstheme="minorHAnsi"/>
                <w:bCs/>
              </w:rPr>
            </w:pPr>
            <w:r w:rsidRPr="0035711B">
              <w:rPr>
                <w:rFonts w:cstheme="minorHAnsi"/>
                <w:bCs/>
              </w:rPr>
              <w:t>Livelihood Coping: Emergency level</w:t>
            </w:r>
          </w:p>
        </w:tc>
        <w:tc>
          <w:tcPr>
            <w:tcW w:w="1243" w:type="dxa"/>
            <w:tcBorders>
              <w:top w:val="nil"/>
              <w:left w:val="nil"/>
              <w:right w:val="nil"/>
            </w:tcBorders>
            <w:shd w:val="clear" w:color="000000" w:fill="FCE4D6"/>
            <w:noWrap/>
            <w:vAlign w:val="bottom"/>
          </w:tcPr>
          <w:p w14:paraId="56B810F3" w14:textId="77777777" w:rsidR="00DF5B9A" w:rsidRPr="0035711B" w:rsidRDefault="00DF5B9A" w:rsidP="00DF5B9A">
            <w:pPr>
              <w:spacing w:after="0" w:line="240" w:lineRule="auto"/>
              <w:jc w:val="center"/>
              <w:rPr>
                <w:rFonts w:cstheme="minorHAnsi"/>
                <w:bCs/>
              </w:rPr>
            </w:pPr>
            <w:r w:rsidRPr="0035711B">
              <w:rPr>
                <w:rFonts w:cstheme="minorHAnsi"/>
                <w:bCs/>
              </w:rPr>
              <w:t>0.05</w:t>
            </w:r>
          </w:p>
          <w:p w14:paraId="4A684AC1" w14:textId="1988D4EA"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right w:val="nil"/>
            </w:tcBorders>
            <w:shd w:val="clear" w:color="000000" w:fill="FCE4D6"/>
            <w:noWrap/>
            <w:vAlign w:val="bottom"/>
          </w:tcPr>
          <w:p w14:paraId="298D36D7" w14:textId="77777777" w:rsidR="00DF5B9A" w:rsidRPr="0035711B" w:rsidRDefault="00DF5B9A" w:rsidP="00DF5B9A">
            <w:pPr>
              <w:spacing w:after="0" w:line="240" w:lineRule="auto"/>
              <w:jc w:val="center"/>
              <w:rPr>
                <w:rFonts w:cstheme="minorHAnsi"/>
                <w:bCs/>
              </w:rPr>
            </w:pPr>
            <w:r w:rsidRPr="0035711B">
              <w:rPr>
                <w:rFonts w:cstheme="minorHAnsi"/>
                <w:bCs/>
              </w:rPr>
              <w:t>0.17</w:t>
            </w:r>
          </w:p>
          <w:p w14:paraId="4EC0DA8F" w14:textId="194B55D7"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right w:val="nil"/>
            </w:tcBorders>
            <w:shd w:val="clear" w:color="auto" w:fill="E2EFD9" w:themeFill="accent6" w:themeFillTint="33"/>
            <w:noWrap/>
            <w:vAlign w:val="bottom"/>
          </w:tcPr>
          <w:p w14:paraId="2B305266" w14:textId="77777777" w:rsidR="00DF5B9A" w:rsidRPr="0035711B" w:rsidRDefault="00DF5B9A" w:rsidP="00DF5B9A">
            <w:pPr>
              <w:spacing w:after="0" w:line="240" w:lineRule="auto"/>
              <w:jc w:val="center"/>
              <w:rPr>
                <w:rFonts w:cstheme="minorHAnsi"/>
                <w:bCs/>
              </w:rPr>
            </w:pPr>
            <w:r w:rsidRPr="0035711B">
              <w:rPr>
                <w:rFonts w:cstheme="minorHAnsi"/>
                <w:bCs/>
              </w:rPr>
              <w:t>0.02</w:t>
            </w:r>
          </w:p>
          <w:p w14:paraId="6BE490C4" w14:textId="21CD0AB9"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right w:val="nil"/>
            </w:tcBorders>
            <w:shd w:val="clear" w:color="000000" w:fill="E2EFDA"/>
            <w:noWrap/>
            <w:vAlign w:val="bottom"/>
          </w:tcPr>
          <w:p w14:paraId="4880ABC7" w14:textId="77777777" w:rsidR="00DF5B9A" w:rsidRPr="0035711B" w:rsidRDefault="00DF5B9A" w:rsidP="00DF5B9A">
            <w:pPr>
              <w:spacing w:after="0" w:line="240" w:lineRule="auto"/>
              <w:jc w:val="center"/>
              <w:rPr>
                <w:rFonts w:cstheme="minorHAnsi"/>
                <w:bCs/>
              </w:rPr>
            </w:pPr>
            <w:r w:rsidRPr="0035711B">
              <w:rPr>
                <w:rFonts w:cstheme="minorHAnsi"/>
                <w:bCs/>
              </w:rPr>
              <w:t>0.11</w:t>
            </w:r>
          </w:p>
          <w:p w14:paraId="247A8755" w14:textId="07D7DBD8" w:rsidR="00DF5B9A" w:rsidRPr="0035711B" w:rsidRDefault="00DF5B9A" w:rsidP="00DF5B9A">
            <w:pPr>
              <w:spacing w:after="0" w:line="240" w:lineRule="auto"/>
              <w:jc w:val="center"/>
              <w:rPr>
                <w:rFonts w:cstheme="minorHAnsi"/>
                <w:bCs/>
              </w:rPr>
            </w:pPr>
            <w:r w:rsidRPr="0035711B">
              <w:rPr>
                <w:rFonts w:cstheme="minorHAnsi"/>
                <w:bCs/>
              </w:rPr>
              <w:t>(0.02)</w:t>
            </w:r>
          </w:p>
        </w:tc>
        <w:tc>
          <w:tcPr>
            <w:tcW w:w="1018" w:type="dxa"/>
            <w:tcBorders>
              <w:top w:val="nil"/>
              <w:left w:val="nil"/>
              <w:right w:val="nil"/>
            </w:tcBorders>
            <w:shd w:val="clear" w:color="auto" w:fill="FBE4D5" w:themeFill="accent2" w:themeFillTint="33"/>
            <w:noWrap/>
            <w:vAlign w:val="bottom"/>
          </w:tcPr>
          <w:p w14:paraId="0BA68579" w14:textId="1368CACC" w:rsidR="00DF5B9A" w:rsidRPr="0035711B" w:rsidRDefault="00DF5B9A" w:rsidP="00DF5B9A">
            <w:pPr>
              <w:spacing w:after="0" w:line="240" w:lineRule="auto"/>
              <w:jc w:val="center"/>
              <w:rPr>
                <w:rFonts w:cstheme="minorHAnsi"/>
                <w:bCs/>
              </w:rPr>
            </w:pPr>
            <w:r w:rsidRPr="0035711B">
              <w:rPr>
                <w:rFonts w:cstheme="minorHAnsi"/>
                <w:bCs/>
              </w:rPr>
              <w:t>-0.11***</w:t>
            </w:r>
          </w:p>
        </w:tc>
        <w:tc>
          <w:tcPr>
            <w:tcW w:w="1153" w:type="dxa"/>
            <w:tcBorders>
              <w:top w:val="nil"/>
              <w:left w:val="nil"/>
              <w:right w:val="nil"/>
            </w:tcBorders>
            <w:shd w:val="clear" w:color="auto" w:fill="E2EFD9" w:themeFill="accent6" w:themeFillTint="33"/>
            <w:noWrap/>
            <w:vAlign w:val="bottom"/>
          </w:tcPr>
          <w:p w14:paraId="0E5B3246" w14:textId="3638BEF7" w:rsidR="00DF5B9A" w:rsidRPr="0035711B" w:rsidRDefault="00DF5B9A" w:rsidP="00DF5B9A">
            <w:pPr>
              <w:spacing w:after="0" w:line="240" w:lineRule="auto"/>
              <w:jc w:val="center"/>
              <w:rPr>
                <w:rFonts w:cstheme="minorHAnsi"/>
                <w:bCs/>
              </w:rPr>
            </w:pPr>
            <w:r w:rsidRPr="0035711B">
              <w:rPr>
                <w:rFonts w:cstheme="minorHAnsi"/>
                <w:bCs/>
              </w:rPr>
              <w:t>-0.09***</w:t>
            </w:r>
          </w:p>
        </w:tc>
      </w:tr>
      <w:tr w:rsidR="00DF5B9A" w:rsidRPr="00BF3D27" w14:paraId="5BF8B2E5"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4E0C07C0" w14:textId="77777777" w:rsidR="00DF5B9A" w:rsidRPr="0035711B" w:rsidRDefault="00DF5B9A" w:rsidP="00DF5B9A">
            <w:pPr>
              <w:spacing w:after="0" w:line="240" w:lineRule="auto"/>
              <w:rPr>
                <w:rFonts w:cstheme="minorHAnsi"/>
                <w:bCs/>
              </w:rPr>
            </w:pPr>
            <w:r w:rsidRPr="0035711B">
              <w:rPr>
                <w:rFonts w:cstheme="minorHAnsi"/>
                <w:bCs/>
              </w:rPr>
              <w:t>Food Expenditure Share: FES</w:t>
            </w:r>
          </w:p>
        </w:tc>
        <w:tc>
          <w:tcPr>
            <w:tcW w:w="1243" w:type="dxa"/>
            <w:tcBorders>
              <w:top w:val="nil"/>
              <w:left w:val="nil"/>
              <w:bottom w:val="single" w:sz="12" w:space="0" w:color="auto"/>
              <w:right w:val="nil"/>
            </w:tcBorders>
            <w:shd w:val="clear" w:color="000000" w:fill="FCE4D6"/>
            <w:noWrap/>
            <w:vAlign w:val="bottom"/>
          </w:tcPr>
          <w:p w14:paraId="2C0A1C6F" w14:textId="77777777" w:rsidR="00DF5B9A" w:rsidRPr="0035711B" w:rsidRDefault="00DF5B9A" w:rsidP="00DF5B9A">
            <w:pPr>
              <w:spacing w:after="0" w:line="240" w:lineRule="auto"/>
              <w:jc w:val="center"/>
              <w:rPr>
                <w:rFonts w:cstheme="minorHAnsi"/>
                <w:bCs/>
              </w:rPr>
            </w:pPr>
            <w:r w:rsidRPr="0035711B">
              <w:rPr>
                <w:rFonts w:cstheme="minorHAnsi"/>
                <w:bCs/>
              </w:rPr>
              <w:t>0.67</w:t>
            </w:r>
          </w:p>
          <w:p w14:paraId="09DA44A0" w14:textId="11C8F54A"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FCE4D6"/>
            <w:noWrap/>
            <w:vAlign w:val="bottom"/>
          </w:tcPr>
          <w:p w14:paraId="01D8823D" w14:textId="77777777" w:rsidR="00DF5B9A" w:rsidRPr="0035711B" w:rsidRDefault="00DF5B9A" w:rsidP="00DF5B9A">
            <w:pPr>
              <w:spacing w:after="0" w:line="240" w:lineRule="auto"/>
              <w:jc w:val="center"/>
              <w:rPr>
                <w:rFonts w:cstheme="minorHAnsi"/>
                <w:bCs/>
              </w:rPr>
            </w:pPr>
            <w:r w:rsidRPr="0035711B">
              <w:rPr>
                <w:rFonts w:cstheme="minorHAnsi"/>
                <w:bCs/>
              </w:rPr>
              <w:t>0.65</w:t>
            </w:r>
          </w:p>
          <w:p w14:paraId="046D917E" w14:textId="491C6D3F"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auto" w:fill="E2EFD9" w:themeFill="accent6" w:themeFillTint="33"/>
            <w:noWrap/>
            <w:vAlign w:val="bottom"/>
          </w:tcPr>
          <w:p w14:paraId="7D0392AC" w14:textId="77777777" w:rsidR="00DF5B9A" w:rsidRPr="0035711B" w:rsidRDefault="00DF5B9A" w:rsidP="00DF5B9A">
            <w:pPr>
              <w:spacing w:after="0" w:line="240" w:lineRule="auto"/>
              <w:jc w:val="center"/>
              <w:rPr>
                <w:rFonts w:cstheme="minorHAnsi"/>
                <w:bCs/>
              </w:rPr>
            </w:pPr>
            <w:r w:rsidRPr="0035711B">
              <w:rPr>
                <w:rFonts w:cstheme="minorHAnsi"/>
                <w:bCs/>
              </w:rPr>
              <w:t>0.66</w:t>
            </w:r>
          </w:p>
          <w:p w14:paraId="34B86C4A" w14:textId="4A2ABD7F"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E2EFDA"/>
            <w:noWrap/>
            <w:vAlign w:val="bottom"/>
          </w:tcPr>
          <w:p w14:paraId="48A4138F" w14:textId="77777777" w:rsidR="00DF5B9A" w:rsidRPr="0035711B" w:rsidRDefault="00DF5B9A" w:rsidP="00DF5B9A">
            <w:pPr>
              <w:spacing w:after="0" w:line="240" w:lineRule="auto"/>
              <w:jc w:val="center"/>
              <w:rPr>
                <w:rFonts w:cstheme="minorHAnsi"/>
                <w:bCs/>
              </w:rPr>
            </w:pPr>
            <w:r w:rsidRPr="0035711B">
              <w:rPr>
                <w:rFonts w:cstheme="minorHAnsi"/>
                <w:bCs/>
              </w:rPr>
              <w:t>0.66</w:t>
            </w:r>
          </w:p>
          <w:p w14:paraId="221D3A35" w14:textId="482F5888" w:rsidR="00DF5B9A" w:rsidRPr="0035711B" w:rsidRDefault="00DF5B9A" w:rsidP="00DF5B9A">
            <w:pPr>
              <w:spacing w:after="0" w:line="240" w:lineRule="auto"/>
              <w:jc w:val="center"/>
              <w:rPr>
                <w:rFonts w:cstheme="minorHAnsi"/>
                <w:bCs/>
              </w:rPr>
            </w:pPr>
            <w:r w:rsidRPr="0035711B">
              <w:rPr>
                <w:rFonts w:cstheme="minorHAnsi"/>
                <w:bCs/>
              </w:rPr>
              <w:t>(0.01)</w:t>
            </w:r>
          </w:p>
        </w:tc>
        <w:tc>
          <w:tcPr>
            <w:tcW w:w="1018" w:type="dxa"/>
            <w:tcBorders>
              <w:top w:val="nil"/>
              <w:left w:val="nil"/>
              <w:bottom w:val="single" w:sz="12" w:space="0" w:color="auto"/>
              <w:right w:val="nil"/>
            </w:tcBorders>
            <w:shd w:val="clear" w:color="auto" w:fill="FBE4D5" w:themeFill="accent2" w:themeFillTint="33"/>
            <w:noWrap/>
            <w:vAlign w:val="bottom"/>
          </w:tcPr>
          <w:p w14:paraId="564EC869" w14:textId="2C963A80" w:rsidR="00DF5B9A" w:rsidRPr="0035711B" w:rsidRDefault="00DF5B9A" w:rsidP="00DF5B9A">
            <w:pPr>
              <w:spacing w:after="0" w:line="240" w:lineRule="auto"/>
              <w:jc w:val="center"/>
              <w:rPr>
                <w:rFonts w:cstheme="minorHAnsi"/>
                <w:bCs/>
              </w:rPr>
            </w:pPr>
            <w:r w:rsidRPr="0035711B">
              <w:rPr>
                <w:rFonts w:cstheme="minorHAnsi"/>
                <w:bCs/>
              </w:rPr>
              <w:t>0.02</w:t>
            </w:r>
          </w:p>
        </w:tc>
        <w:tc>
          <w:tcPr>
            <w:tcW w:w="1153" w:type="dxa"/>
            <w:tcBorders>
              <w:top w:val="nil"/>
              <w:left w:val="nil"/>
              <w:bottom w:val="single" w:sz="12" w:space="0" w:color="auto"/>
              <w:right w:val="nil"/>
            </w:tcBorders>
            <w:shd w:val="clear" w:color="auto" w:fill="E2EFD9" w:themeFill="accent6" w:themeFillTint="33"/>
            <w:noWrap/>
            <w:vAlign w:val="bottom"/>
          </w:tcPr>
          <w:p w14:paraId="276B5716" w14:textId="18D248CC" w:rsidR="00DF5B9A" w:rsidRPr="0035711B" w:rsidRDefault="00DF5B9A" w:rsidP="00DF5B9A">
            <w:pPr>
              <w:spacing w:after="0" w:line="240" w:lineRule="auto"/>
              <w:jc w:val="center"/>
              <w:rPr>
                <w:rFonts w:cstheme="minorHAnsi"/>
                <w:bCs/>
              </w:rPr>
            </w:pPr>
            <w:r w:rsidRPr="0035711B">
              <w:rPr>
                <w:rFonts w:cstheme="minorHAnsi"/>
                <w:bCs/>
              </w:rPr>
              <w:t>0.00</w:t>
            </w:r>
          </w:p>
        </w:tc>
      </w:tr>
      <w:tr w:rsidR="00DF5B9A" w:rsidRPr="00BF3D27" w14:paraId="07031931" w14:textId="77777777" w:rsidTr="00AD13A1">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6EF3D51A" w14:textId="77777777" w:rsidR="00DF5B9A" w:rsidRPr="0035711B" w:rsidRDefault="00DF5B9A" w:rsidP="00DF5B9A">
            <w:pPr>
              <w:spacing w:after="0" w:line="240" w:lineRule="auto"/>
              <w:rPr>
                <w:rFonts w:cstheme="minorHAnsi"/>
                <w:b/>
              </w:rPr>
            </w:pPr>
            <w:r w:rsidRPr="0035711B">
              <w:rPr>
                <w:rFonts w:cstheme="minorHAnsi"/>
                <w:b/>
              </w:rPr>
              <w:t>N</w:t>
            </w:r>
          </w:p>
        </w:tc>
        <w:tc>
          <w:tcPr>
            <w:tcW w:w="1243" w:type="dxa"/>
            <w:tcBorders>
              <w:top w:val="single" w:sz="12" w:space="0" w:color="auto"/>
              <w:left w:val="nil"/>
              <w:bottom w:val="single" w:sz="12" w:space="0" w:color="auto"/>
              <w:right w:val="nil"/>
            </w:tcBorders>
            <w:shd w:val="clear" w:color="000000" w:fill="FCE4D6"/>
            <w:noWrap/>
            <w:vAlign w:val="bottom"/>
          </w:tcPr>
          <w:p w14:paraId="1B434574" w14:textId="563F6D96" w:rsidR="00DF5B9A" w:rsidRPr="0035711B" w:rsidRDefault="00DF5B9A" w:rsidP="00DF5B9A">
            <w:pPr>
              <w:spacing w:after="0" w:line="240" w:lineRule="auto"/>
              <w:jc w:val="center"/>
              <w:rPr>
                <w:rFonts w:cstheme="minorHAnsi"/>
                <w:b/>
              </w:rPr>
            </w:pPr>
            <w:r w:rsidRPr="0035711B">
              <w:rPr>
                <w:rFonts w:cstheme="minorHAnsi"/>
                <w:b/>
              </w:rPr>
              <w:t>283</w:t>
            </w:r>
          </w:p>
        </w:tc>
        <w:tc>
          <w:tcPr>
            <w:tcW w:w="1243" w:type="dxa"/>
            <w:tcBorders>
              <w:top w:val="single" w:sz="12" w:space="0" w:color="auto"/>
              <w:left w:val="nil"/>
              <w:bottom w:val="single" w:sz="12" w:space="0" w:color="auto"/>
              <w:right w:val="nil"/>
            </w:tcBorders>
            <w:shd w:val="clear" w:color="000000" w:fill="FCE4D6"/>
            <w:noWrap/>
            <w:vAlign w:val="bottom"/>
          </w:tcPr>
          <w:p w14:paraId="7ECC221E" w14:textId="5A5BE52A" w:rsidR="00DF5B9A" w:rsidRPr="0035711B" w:rsidRDefault="00DF5B9A" w:rsidP="00DF5B9A">
            <w:pPr>
              <w:spacing w:after="0" w:line="240" w:lineRule="auto"/>
              <w:jc w:val="center"/>
              <w:rPr>
                <w:rFonts w:cstheme="minorHAnsi"/>
                <w:b/>
              </w:rPr>
            </w:pPr>
            <w:r w:rsidRPr="0035711B">
              <w:rPr>
                <w:rFonts w:cstheme="minorHAnsi"/>
                <w:b/>
              </w:rPr>
              <w:t>251</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7845D4D4" w14:textId="27AEB96F" w:rsidR="00DF5B9A" w:rsidRPr="0035711B" w:rsidRDefault="00DF5B9A" w:rsidP="00DF5B9A">
            <w:pPr>
              <w:spacing w:after="0" w:line="240" w:lineRule="auto"/>
              <w:jc w:val="center"/>
              <w:rPr>
                <w:rFonts w:cstheme="minorHAnsi"/>
                <w:b/>
              </w:rPr>
            </w:pPr>
            <w:r w:rsidRPr="0035711B">
              <w:rPr>
                <w:rFonts w:cstheme="minorHAnsi"/>
                <w:b/>
              </w:rPr>
              <w:t>327</w:t>
            </w:r>
          </w:p>
        </w:tc>
        <w:tc>
          <w:tcPr>
            <w:tcW w:w="1243" w:type="dxa"/>
            <w:tcBorders>
              <w:top w:val="single" w:sz="12" w:space="0" w:color="auto"/>
              <w:left w:val="nil"/>
              <w:bottom w:val="single" w:sz="12" w:space="0" w:color="auto"/>
              <w:right w:val="nil"/>
            </w:tcBorders>
            <w:shd w:val="clear" w:color="000000" w:fill="E2EFDA"/>
            <w:noWrap/>
            <w:vAlign w:val="bottom"/>
          </w:tcPr>
          <w:p w14:paraId="2A02B3A4" w14:textId="7B5A498C" w:rsidR="00DF5B9A" w:rsidRPr="0035711B" w:rsidRDefault="00DF5B9A" w:rsidP="00DF5B9A">
            <w:pPr>
              <w:spacing w:after="0" w:line="240" w:lineRule="auto"/>
              <w:jc w:val="center"/>
              <w:rPr>
                <w:rFonts w:cstheme="minorHAnsi"/>
                <w:b/>
              </w:rPr>
            </w:pPr>
            <w:r w:rsidRPr="0035711B">
              <w:rPr>
                <w:rFonts w:cstheme="minorHAnsi"/>
                <w:b/>
              </w:rPr>
              <w:t>232</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44B26056" w14:textId="21B1292F" w:rsidR="00DF5B9A" w:rsidRPr="0035711B" w:rsidRDefault="00DF5B9A" w:rsidP="00DF5B9A">
            <w:pPr>
              <w:spacing w:after="0" w:line="240" w:lineRule="auto"/>
              <w:jc w:val="center"/>
              <w:rPr>
                <w:rFonts w:cstheme="minorHAnsi"/>
                <w:b/>
              </w:rPr>
            </w:pPr>
            <w:r w:rsidRPr="0035711B">
              <w:rPr>
                <w:rFonts w:cstheme="minorHAnsi"/>
                <w:b/>
              </w:rPr>
              <w:t>534</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tcPr>
          <w:p w14:paraId="0A26A135" w14:textId="42C4252B" w:rsidR="00DF5B9A" w:rsidRPr="0035711B" w:rsidRDefault="00DF5B9A" w:rsidP="00DF5B9A">
            <w:pPr>
              <w:spacing w:after="0" w:line="240" w:lineRule="auto"/>
              <w:jc w:val="center"/>
              <w:rPr>
                <w:rFonts w:cstheme="minorHAnsi"/>
                <w:b/>
              </w:rPr>
            </w:pPr>
            <w:r w:rsidRPr="0035711B">
              <w:rPr>
                <w:rFonts w:cstheme="minorHAnsi"/>
                <w:b/>
              </w:rPr>
              <w:t>569</w:t>
            </w:r>
          </w:p>
        </w:tc>
      </w:tr>
    </w:tbl>
    <w:p w14:paraId="1AC1971A"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lastRenderedPageBreak/>
        <w:t>Source:</w:t>
      </w:r>
      <w:r w:rsidRPr="0035711B">
        <w:rPr>
          <w:rFonts w:cstheme="minorHAnsi"/>
          <w:sz w:val="18"/>
          <w:szCs w:val="18"/>
        </w:rPr>
        <w:t xml:space="preserve"> rCARI survey 2023</w:t>
      </w:r>
    </w:p>
    <w:p w14:paraId="0FCE890E"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46F239A9" w14:textId="36895E3E" w:rsidR="00284EAB" w:rsidRPr="0035711B" w:rsidRDefault="009B56A0"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 xml:space="preserve">Summary of </w:t>
      </w:r>
      <w:r w:rsidR="00AE0D1F" w:rsidRPr="0035711B">
        <w:rPr>
          <w:rFonts w:asciiTheme="minorHAnsi" w:hAnsiTheme="minorHAnsi" w:cstheme="minorHAnsi"/>
          <w:b/>
          <w:bCs/>
        </w:rPr>
        <w:t xml:space="preserve">the </w:t>
      </w:r>
      <w:r w:rsidR="005A520B" w:rsidRPr="0035711B">
        <w:rPr>
          <w:rFonts w:asciiTheme="minorHAnsi" w:hAnsiTheme="minorHAnsi" w:cstheme="minorHAnsi"/>
          <w:b/>
          <w:bCs/>
        </w:rPr>
        <w:t>Myanmar</w:t>
      </w:r>
      <w:r w:rsidR="00AE0D1F" w:rsidRPr="0035711B">
        <w:rPr>
          <w:rFonts w:asciiTheme="minorHAnsi" w:hAnsiTheme="minorHAnsi" w:cstheme="minorHAnsi"/>
          <w:b/>
          <w:bCs/>
        </w:rPr>
        <w:t xml:space="preserve"> Study</w:t>
      </w:r>
      <w:r w:rsidR="005A520B" w:rsidRPr="0035711B">
        <w:rPr>
          <w:rFonts w:asciiTheme="minorHAnsi" w:hAnsiTheme="minorHAnsi" w:cstheme="minorHAnsi"/>
          <w:b/>
          <w:bCs/>
        </w:rPr>
        <w:t xml:space="preserve"> </w:t>
      </w:r>
    </w:p>
    <w:p w14:paraId="0B632EB8" w14:textId="49763402" w:rsidR="00886853" w:rsidRPr="0035711B" w:rsidRDefault="001D3EB0"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Response rate is relatively high for both modalities </w:t>
      </w:r>
      <w:r w:rsidR="002E6849" w:rsidRPr="0035711B">
        <w:rPr>
          <w:rFonts w:cstheme="minorHAnsi"/>
          <w:sz w:val="24"/>
          <w:szCs w:val="24"/>
        </w:rPr>
        <w:t>(</w:t>
      </w:r>
      <w:r w:rsidR="00886853" w:rsidRPr="0035711B">
        <w:rPr>
          <w:rFonts w:cstheme="minorHAnsi"/>
          <w:sz w:val="24"/>
          <w:szCs w:val="24"/>
        </w:rPr>
        <w:t>respondents were WFP beneficiaries</w:t>
      </w:r>
      <w:r w:rsidR="00927D2E" w:rsidRPr="0035711B">
        <w:rPr>
          <w:rFonts w:cstheme="minorHAnsi"/>
          <w:sz w:val="24"/>
          <w:szCs w:val="24"/>
        </w:rPr>
        <w:t>/IDPs c</w:t>
      </w:r>
      <w:r w:rsidR="00886853" w:rsidRPr="0035711B">
        <w:rPr>
          <w:rFonts w:cstheme="minorHAnsi"/>
          <w:sz w:val="24"/>
          <w:szCs w:val="24"/>
        </w:rPr>
        <w:t>amp setting)</w:t>
      </w:r>
    </w:p>
    <w:p w14:paraId="6CE372FC" w14:textId="13DDA99F" w:rsidR="00BD7D52" w:rsidRPr="0035711B" w:rsidRDefault="002D69BA"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There </w:t>
      </w:r>
      <w:r w:rsidR="00C807E1" w:rsidRPr="0035711B">
        <w:rPr>
          <w:rFonts w:cstheme="minorHAnsi"/>
          <w:sz w:val="24"/>
          <w:szCs w:val="24"/>
        </w:rPr>
        <w:t>are</w:t>
      </w:r>
      <w:r w:rsidRPr="0035711B">
        <w:rPr>
          <w:rFonts w:cstheme="minorHAnsi"/>
          <w:sz w:val="24"/>
          <w:szCs w:val="24"/>
        </w:rPr>
        <w:t xml:space="preserve"> significant differences between </w:t>
      </w:r>
      <w:r w:rsidR="00283BCB" w:rsidRPr="0035711B">
        <w:rPr>
          <w:rFonts w:cstheme="minorHAnsi"/>
          <w:sz w:val="24"/>
          <w:szCs w:val="24"/>
        </w:rPr>
        <w:t xml:space="preserve">CARI and </w:t>
      </w:r>
      <w:r w:rsidR="00D85D8C" w:rsidRPr="0035711B">
        <w:rPr>
          <w:rFonts w:cstheme="minorHAnsi"/>
          <w:sz w:val="24"/>
          <w:szCs w:val="24"/>
        </w:rPr>
        <w:t xml:space="preserve">rCARI </w:t>
      </w:r>
      <w:r w:rsidR="00336329" w:rsidRPr="0035711B">
        <w:rPr>
          <w:rFonts w:cstheme="minorHAnsi"/>
          <w:sz w:val="24"/>
          <w:szCs w:val="24"/>
        </w:rPr>
        <w:t xml:space="preserve">food insecurity </w:t>
      </w:r>
      <w:r w:rsidR="00BD7D52" w:rsidRPr="0035711B">
        <w:rPr>
          <w:rFonts w:cstheme="minorHAnsi"/>
          <w:sz w:val="24"/>
          <w:szCs w:val="24"/>
        </w:rPr>
        <w:t>outcomes</w:t>
      </w:r>
      <w:r w:rsidR="00666368" w:rsidRPr="0035711B">
        <w:rPr>
          <w:rFonts w:cstheme="minorHAnsi"/>
          <w:sz w:val="24"/>
          <w:szCs w:val="24"/>
        </w:rPr>
        <w:t>.</w:t>
      </w:r>
    </w:p>
    <w:p w14:paraId="594DFCCB" w14:textId="6718A6E8" w:rsidR="00200044" w:rsidRPr="0035711B" w:rsidRDefault="00200044" w:rsidP="008A4DA0">
      <w:pPr>
        <w:pStyle w:val="ListParagraph"/>
        <w:numPr>
          <w:ilvl w:val="1"/>
          <w:numId w:val="25"/>
        </w:numPr>
        <w:spacing w:line="276" w:lineRule="auto"/>
        <w:jc w:val="both"/>
        <w:rPr>
          <w:rFonts w:cstheme="minorHAnsi"/>
          <w:sz w:val="24"/>
          <w:szCs w:val="24"/>
        </w:rPr>
      </w:pPr>
      <w:r w:rsidRPr="0035711B">
        <w:rPr>
          <w:rFonts w:cstheme="minorHAnsi"/>
          <w:sz w:val="24"/>
          <w:szCs w:val="24"/>
        </w:rPr>
        <w:t xml:space="preserve">The </w:t>
      </w:r>
      <w:r w:rsidR="00370994" w:rsidRPr="0035711B">
        <w:rPr>
          <w:rFonts w:cstheme="minorHAnsi"/>
          <w:sz w:val="24"/>
          <w:szCs w:val="24"/>
        </w:rPr>
        <w:t>direction and magnitude of the difference depends how rCARI is calculated (using income or FES)</w:t>
      </w:r>
    </w:p>
    <w:p w14:paraId="446AC8B3" w14:textId="0EE7C7AA" w:rsidR="00246A7F" w:rsidRPr="0035711B" w:rsidRDefault="00C94FAB"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Compared to CARI,</w:t>
      </w:r>
      <w:r w:rsidR="001D3EB0" w:rsidRPr="0035711B">
        <w:rPr>
          <w:rFonts w:cstheme="minorHAnsi"/>
          <w:sz w:val="24"/>
          <w:szCs w:val="24"/>
        </w:rPr>
        <w:t xml:space="preserve"> </w:t>
      </w:r>
      <w:r w:rsidR="00246A7F" w:rsidRPr="0035711B">
        <w:rPr>
          <w:rFonts w:cstheme="minorHAnsi"/>
          <w:sz w:val="24"/>
          <w:szCs w:val="24"/>
        </w:rPr>
        <w:t xml:space="preserve">rCARI underreport the number of food secure households </w:t>
      </w:r>
      <w:r w:rsidR="008A16D7" w:rsidRPr="0035711B">
        <w:rPr>
          <w:rFonts w:cstheme="minorHAnsi"/>
          <w:sz w:val="24"/>
          <w:szCs w:val="24"/>
        </w:rPr>
        <w:t>by between 5-</w:t>
      </w:r>
      <w:r w:rsidR="002D5CA1" w:rsidRPr="0035711B">
        <w:rPr>
          <w:rFonts w:cstheme="minorHAnsi"/>
          <w:sz w:val="24"/>
          <w:szCs w:val="24"/>
        </w:rPr>
        <w:t xml:space="preserve"> 11% points</w:t>
      </w:r>
      <w:r w:rsidRPr="0035711B">
        <w:rPr>
          <w:rFonts w:cstheme="minorHAnsi"/>
          <w:sz w:val="24"/>
          <w:szCs w:val="24"/>
        </w:rPr>
        <w:t xml:space="preserve"> while</w:t>
      </w:r>
      <w:r w:rsidR="0094726B" w:rsidRPr="0035711B">
        <w:rPr>
          <w:rFonts w:cstheme="minorHAnsi"/>
          <w:sz w:val="24"/>
          <w:szCs w:val="24"/>
        </w:rPr>
        <w:t xml:space="preserve"> </w:t>
      </w:r>
      <w:r w:rsidR="00246A7F" w:rsidRPr="0035711B">
        <w:rPr>
          <w:rFonts w:cstheme="minorHAnsi"/>
          <w:sz w:val="24"/>
          <w:szCs w:val="24"/>
        </w:rPr>
        <w:t xml:space="preserve">overreporting vulnerability by between </w:t>
      </w:r>
      <w:r w:rsidR="00C10B3A" w:rsidRPr="0035711B">
        <w:rPr>
          <w:rFonts w:cstheme="minorHAnsi"/>
          <w:sz w:val="24"/>
          <w:szCs w:val="24"/>
        </w:rPr>
        <w:t xml:space="preserve">6 to 12 percentage </w:t>
      </w:r>
      <w:r w:rsidR="00EB04E3" w:rsidRPr="0035711B">
        <w:rPr>
          <w:rFonts w:cstheme="minorHAnsi"/>
          <w:sz w:val="24"/>
          <w:szCs w:val="24"/>
        </w:rPr>
        <w:t>points.</w:t>
      </w:r>
      <w:r w:rsidR="00C10B3A" w:rsidRPr="0035711B">
        <w:rPr>
          <w:rFonts w:cstheme="minorHAnsi"/>
          <w:sz w:val="24"/>
          <w:szCs w:val="24"/>
        </w:rPr>
        <w:t xml:space="preserve"> </w:t>
      </w:r>
    </w:p>
    <w:p w14:paraId="541EC997" w14:textId="42BA4098" w:rsidR="00353EC0" w:rsidRPr="0035711B" w:rsidRDefault="00353EC0"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The driver of the difference between CARI and rCARI </w:t>
      </w:r>
      <w:r w:rsidR="009E2818" w:rsidRPr="0035711B">
        <w:rPr>
          <w:rFonts w:cstheme="minorHAnsi"/>
          <w:sz w:val="24"/>
          <w:szCs w:val="24"/>
        </w:rPr>
        <w:t>are the LCS</w:t>
      </w:r>
      <w:r w:rsidR="000E405B" w:rsidRPr="0035711B">
        <w:rPr>
          <w:rFonts w:cstheme="minorHAnsi"/>
          <w:sz w:val="24"/>
          <w:szCs w:val="24"/>
        </w:rPr>
        <w:t xml:space="preserve"> and rCSI</w:t>
      </w:r>
      <w:r w:rsidR="0043220C" w:rsidRPr="0035711B">
        <w:rPr>
          <w:rFonts w:cstheme="minorHAnsi"/>
          <w:sz w:val="24"/>
          <w:szCs w:val="24"/>
        </w:rPr>
        <w:t xml:space="preserve"> (Respondents seems to</w:t>
      </w:r>
      <w:r w:rsidR="001658A5" w:rsidRPr="0035711B">
        <w:rPr>
          <w:rFonts w:cstheme="minorHAnsi"/>
          <w:sz w:val="24"/>
          <w:szCs w:val="24"/>
        </w:rPr>
        <w:t xml:space="preserve"> over report their vulnerability over the phone)</w:t>
      </w:r>
      <w:r w:rsidR="00E4696C" w:rsidRPr="0035711B">
        <w:rPr>
          <w:rFonts w:cstheme="minorHAnsi"/>
          <w:sz w:val="24"/>
          <w:szCs w:val="24"/>
        </w:rPr>
        <w:t>.</w:t>
      </w:r>
    </w:p>
    <w:p w14:paraId="1C3A2980" w14:textId="663C3104" w:rsidR="00B855F2" w:rsidRPr="0035711B" w:rsidRDefault="00933A0E" w:rsidP="008A4DA0">
      <w:pPr>
        <w:pStyle w:val="ListParagraph"/>
        <w:numPr>
          <w:ilvl w:val="1"/>
          <w:numId w:val="25"/>
        </w:numPr>
        <w:spacing w:line="276" w:lineRule="auto"/>
        <w:jc w:val="both"/>
        <w:rPr>
          <w:rFonts w:cstheme="minorHAnsi"/>
          <w:sz w:val="24"/>
          <w:szCs w:val="24"/>
        </w:rPr>
      </w:pPr>
      <w:r w:rsidRPr="0035711B">
        <w:rPr>
          <w:rFonts w:cstheme="minorHAnsi"/>
          <w:sz w:val="24"/>
          <w:szCs w:val="24"/>
        </w:rPr>
        <w:t>Comparatively</w:t>
      </w:r>
      <w:r w:rsidR="00B855F2" w:rsidRPr="0035711B">
        <w:rPr>
          <w:rFonts w:cstheme="minorHAnsi"/>
          <w:sz w:val="24"/>
          <w:szCs w:val="24"/>
        </w:rPr>
        <w:t>,</w:t>
      </w:r>
      <w:r w:rsidRPr="0035711B">
        <w:rPr>
          <w:rFonts w:cstheme="minorHAnsi"/>
          <w:sz w:val="24"/>
          <w:szCs w:val="24"/>
        </w:rPr>
        <w:t xml:space="preserve"> </w:t>
      </w:r>
      <w:r w:rsidR="00492B38" w:rsidRPr="0035711B">
        <w:rPr>
          <w:rFonts w:cstheme="minorHAnsi"/>
          <w:sz w:val="24"/>
          <w:szCs w:val="24"/>
        </w:rPr>
        <w:t>female respondents tend to over</w:t>
      </w:r>
      <w:r w:rsidR="00FE6D80" w:rsidRPr="0035711B">
        <w:rPr>
          <w:rFonts w:cstheme="minorHAnsi"/>
          <w:sz w:val="24"/>
          <w:szCs w:val="24"/>
        </w:rPr>
        <w:t>report over the phone compared to men</w:t>
      </w:r>
      <w:r w:rsidR="00666368" w:rsidRPr="0035711B">
        <w:rPr>
          <w:rFonts w:cstheme="minorHAnsi"/>
          <w:sz w:val="24"/>
          <w:szCs w:val="24"/>
        </w:rPr>
        <w:t>.</w:t>
      </w:r>
      <w:r w:rsidR="00B855F2" w:rsidRPr="0035711B">
        <w:rPr>
          <w:rFonts w:cstheme="minorHAnsi"/>
          <w:sz w:val="24"/>
          <w:szCs w:val="24"/>
        </w:rPr>
        <w:t xml:space="preserve"> </w:t>
      </w:r>
    </w:p>
    <w:p w14:paraId="218C8E8C" w14:textId="190138A0" w:rsidR="002C180A" w:rsidRPr="0035711B" w:rsidRDefault="002C180A"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When implemented through an in-person </w:t>
      </w:r>
      <w:r w:rsidR="00BC1373" w:rsidRPr="0035711B">
        <w:rPr>
          <w:rFonts w:cstheme="minorHAnsi"/>
          <w:sz w:val="24"/>
          <w:szCs w:val="24"/>
        </w:rPr>
        <w:t>interview, the rCARI modules underestimates vulnerability</w:t>
      </w:r>
      <w:r w:rsidR="00627221" w:rsidRPr="0035711B">
        <w:rPr>
          <w:rFonts w:cstheme="minorHAnsi"/>
          <w:sz w:val="24"/>
          <w:szCs w:val="24"/>
        </w:rPr>
        <w:t xml:space="preserve"> compared to CARI</w:t>
      </w:r>
      <w:r w:rsidR="00BC1373" w:rsidRPr="0035711B">
        <w:rPr>
          <w:rFonts w:cstheme="minorHAnsi"/>
          <w:sz w:val="24"/>
          <w:szCs w:val="24"/>
        </w:rPr>
        <w:t xml:space="preserve"> b</w:t>
      </w:r>
      <w:r w:rsidR="00627221" w:rsidRPr="0035711B">
        <w:rPr>
          <w:rFonts w:cstheme="minorHAnsi"/>
          <w:sz w:val="24"/>
          <w:szCs w:val="24"/>
        </w:rPr>
        <w:t>y</w:t>
      </w:r>
      <w:r w:rsidR="00BC1373" w:rsidRPr="0035711B">
        <w:rPr>
          <w:rFonts w:cstheme="minorHAnsi"/>
          <w:sz w:val="24"/>
          <w:szCs w:val="24"/>
        </w:rPr>
        <w:t xml:space="preserve"> </w:t>
      </w:r>
      <w:r w:rsidR="00475D06" w:rsidRPr="0035711B">
        <w:rPr>
          <w:rFonts w:cstheme="minorHAnsi"/>
          <w:sz w:val="24"/>
          <w:szCs w:val="24"/>
        </w:rPr>
        <w:t>6 percentage points</w:t>
      </w:r>
      <w:r w:rsidR="00F55E8A" w:rsidRPr="0035711B">
        <w:rPr>
          <w:rFonts w:cstheme="minorHAnsi"/>
          <w:sz w:val="24"/>
          <w:szCs w:val="24"/>
        </w:rPr>
        <w:t>.</w:t>
      </w:r>
    </w:p>
    <w:p w14:paraId="46848B77" w14:textId="0B86BC95" w:rsidR="00C10B3A" w:rsidRPr="0035711B" w:rsidRDefault="009A12DD"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rCARI estimated using income source and income change </w:t>
      </w:r>
      <w:r w:rsidR="001F1600" w:rsidRPr="0035711B">
        <w:rPr>
          <w:rFonts w:cstheme="minorHAnsi"/>
          <w:sz w:val="24"/>
          <w:szCs w:val="24"/>
        </w:rPr>
        <w:t xml:space="preserve">indicator performs well compared to other </w:t>
      </w:r>
      <w:r w:rsidR="00EB04E3" w:rsidRPr="0035711B">
        <w:rPr>
          <w:rFonts w:cstheme="minorHAnsi"/>
          <w:sz w:val="24"/>
          <w:szCs w:val="24"/>
        </w:rPr>
        <w:t>versions.</w:t>
      </w:r>
    </w:p>
    <w:p w14:paraId="7DA53731" w14:textId="03433D66" w:rsidR="00CB53E7" w:rsidRPr="0035711B" w:rsidRDefault="00DB3427"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There is no significant difference </w:t>
      </w:r>
      <w:r w:rsidR="008E56B6" w:rsidRPr="0035711B">
        <w:rPr>
          <w:rFonts w:cstheme="minorHAnsi"/>
          <w:sz w:val="24"/>
          <w:szCs w:val="24"/>
        </w:rPr>
        <w:t>in FCS reporting across modalities</w:t>
      </w:r>
      <w:r w:rsidR="00903876" w:rsidRPr="0035711B">
        <w:rPr>
          <w:rFonts w:cstheme="minorHAnsi"/>
          <w:sz w:val="24"/>
          <w:szCs w:val="24"/>
        </w:rPr>
        <w:t>.</w:t>
      </w:r>
    </w:p>
    <w:p w14:paraId="5F61094E" w14:textId="712AAE78" w:rsidR="00CB53E7" w:rsidRPr="0035711B" w:rsidRDefault="00CB53E7"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There is no significant difference between</w:t>
      </w:r>
      <w:r w:rsidR="003178B4" w:rsidRPr="0035711B">
        <w:rPr>
          <w:rFonts w:cstheme="minorHAnsi"/>
          <w:sz w:val="24"/>
          <w:szCs w:val="24"/>
        </w:rPr>
        <w:t xml:space="preserve"> </w:t>
      </w:r>
      <w:r w:rsidR="00903876" w:rsidRPr="0035711B">
        <w:rPr>
          <w:rFonts w:cstheme="minorHAnsi"/>
          <w:sz w:val="24"/>
          <w:szCs w:val="24"/>
        </w:rPr>
        <w:t>FES</w:t>
      </w:r>
      <w:r w:rsidR="0094726B" w:rsidRPr="0035711B">
        <w:rPr>
          <w:rFonts w:cstheme="minorHAnsi"/>
          <w:sz w:val="24"/>
          <w:szCs w:val="24"/>
        </w:rPr>
        <w:t xml:space="preserve"> collected over the phone and FES collected in F2F</w:t>
      </w:r>
      <w:r w:rsidR="00903876" w:rsidRPr="0035711B">
        <w:rPr>
          <w:rFonts w:cstheme="minorHAnsi"/>
          <w:sz w:val="24"/>
          <w:szCs w:val="24"/>
        </w:rPr>
        <w:t>.</w:t>
      </w:r>
    </w:p>
    <w:p w14:paraId="1BDE22CC" w14:textId="77777777" w:rsidR="008E56B6" w:rsidRPr="0035711B" w:rsidRDefault="008E56B6" w:rsidP="008E56B6">
      <w:pPr>
        <w:spacing w:line="276" w:lineRule="auto"/>
        <w:jc w:val="both"/>
        <w:rPr>
          <w:rFonts w:cstheme="minorHAnsi"/>
          <w:sz w:val="24"/>
          <w:szCs w:val="24"/>
        </w:rPr>
      </w:pPr>
    </w:p>
    <w:p w14:paraId="19BE0982" w14:textId="2C9C8A94" w:rsidR="008E56B6" w:rsidRPr="0035711B" w:rsidRDefault="008E56B6"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Main Conclusion</w:t>
      </w:r>
      <w:r w:rsidR="00801E35" w:rsidRPr="0035711B">
        <w:rPr>
          <w:rFonts w:asciiTheme="minorHAnsi" w:hAnsiTheme="minorHAnsi" w:cstheme="minorHAnsi"/>
          <w:b/>
          <w:bCs/>
        </w:rPr>
        <w:t xml:space="preserve"> in Myanmar</w:t>
      </w:r>
    </w:p>
    <w:p w14:paraId="33F846F9" w14:textId="0647A44A" w:rsidR="009B56A0" w:rsidRPr="0035711B" w:rsidRDefault="00A96B40" w:rsidP="00A41018">
      <w:pPr>
        <w:pStyle w:val="ListParagraph"/>
        <w:numPr>
          <w:ilvl w:val="0"/>
          <w:numId w:val="17"/>
        </w:numPr>
        <w:spacing w:line="276" w:lineRule="auto"/>
        <w:jc w:val="both"/>
        <w:rPr>
          <w:rFonts w:cstheme="minorHAnsi"/>
          <w:sz w:val="24"/>
          <w:szCs w:val="24"/>
        </w:rPr>
      </w:pPr>
      <w:r w:rsidRPr="0035711B">
        <w:rPr>
          <w:rFonts w:cstheme="minorHAnsi"/>
          <w:sz w:val="24"/>
          <w:szCs w:val="24"/>
        </w:rPr>
        <w:t xml:space="preserve">rCARI significantly overestimates </w:t>
      </w:r>
      <w:r w:rsidR="00856795" w:rsidRPr="0035711B">
        <w:rPr>
          <w:rFonts w:cstheme="minorHAnsi"/>
          <w:sz w:val="24"/>
          <w:szCs w:val="24"/>
        </w:rPr>
        <w:t>food insecurity between 6-12 percentage points.</w:t>
      </w:r>
    </w:p>
    <w:p w14:paraId="03A21D96" w14:textId="326429E0" w:rsidR="00856795" w:rsidRPr="0035711B" w:rsidRDefault="00856795" w:rsidP="00A41018">
      <w:pPr>
        <w:pStyle w:val="ListParagraph"/>
        <w:numPr>
          <w:ilvl w:val="0"/>
          <w:numId w:val="17"/>
        </w:numPr>
        <w:spacing w:line="276" w:lineRule="auto"/>
        <w:jc w:val="both"/>
        <w:rPr>
          <w:rFonts w:cstheme="minorHAnsi"/>
          <w:sz w:val="24"/>
          <w:szCs w:val="24"/>
        </w:rPr>
      </w:pPr>
      <w:r w:rsidRPr="0035711B">
        <w:rPr>
          <w:rFonts w:cstheme="minorHAnsi"/>
          <w:sz w:val="24"/>
          <w:szCs w:val="24"/>
        </w:rPr>
        <w:t>LCS and</w:t>
      </w:r>
      <w:r w:rsidR="001E5094" w:rsidRPr="0035711B">
        <w:rPr>
          <w:rFonts w:cstheme="minorHAnsi"/>
          <w:sz w:val="24"/>
          <w:szCs w:val="24"/>
        </w:rPr>
        <w:t xml:space="preserve"> rCSI are the critical indicators driving the </w:t>
      </w:r>
      <w:r w:rsidR="00A41018" w:rsidRPr="0035711B">
        <w:rPr>
          <w:rFonts w:cstheme="minorHAnsi"/>
          <w:sz w:val="24"/>
          <w:szCs w:val="24"/>
        </w:rPr>
        <w:t>up the numbers of rCARI.</w:t>
      </w:r>
    </w:p>
    <w:p w14:paraId="0F1E150E" w14:textId="463F6A9D" w:rsidR="00BD4ECC" w:rsidRPr="0035711B" w:rsidRDefault="00BD4ECC" w:rsidP="00A41018">
      <w:pPr>
        <w:pStyle w:val="ListParagraph"/>
        <w:numPr>
          <w:ilvl w:val="0"/>
          <w:numId w:val="17"/>
        </w:numPr>
        <w:spacing w:line="276" w:lineRule="auto"/>
        <w:jc w:val="both"/>
        <w:rPr>
          <w:rFonts w:cstheme="minorHAnsi"/>
          <w:sz w:val="24"/>
          <w:szCs w:val="24"/>
        </w:rPr>
      </w:pPr>
      <w:r w:rsidRPr="0035711B">
        <w:rPr>
          <w:rFonts w:cstheme="minorHAnsi"/>
          <w:sz w:val="24"/>
          <w:szCs w:val="24"/>
        </w:rPr>
        <w:t xml:space="preserve">FES </w:t>
      </w:r>
      <w:r w:rsidR="00A62D50" w:rsidRPr="0035711B">
        <w:rPr>
          <w:rFonts w:cstheme="minorHAnsi"/>
          <w:sz w:val="24"/>
          <w:szCs w:val="24"/>
        </w:rPr>
        <w:t>remains statistically stable across modality.</w:t>
      </w:r>
    </w:p>
    <w:p w14:paraId="76CE787B" w14:textId="77777777" w:rsidR="00A41018" w:rsidRPr="0035711B" w:rsidRDefault="00A41018" w:rsidP="009B56A0">
      <w:pPr>
        <w:spacing w:line="276" w:lineRule="auto"/>
        <w:jc w:val="both"/>
        <w:rPr>
          <w:rFonts w:cstheme="minorHAnsi"/>
          <w:sz w:val="24"/>
          <w:szCs w:val="24"/>
        </w:rPr>
      </w:pPr>
    </w:p>
    <w:p w14:paraId="1C248B61" w14:textId="59E2A82A" w:rsidR="00606892" w:rsidRPr="0035711B" w:rsidRDefault="00AC41A7"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Challeng</w:t>
      </w:r>
      <w:r w:rsidR="00DB6327" w:rsidRPr="0035711B">
        <w:rPr>
          <w:rFonts w:asciiTheme="minorHAnsi" w:hAnsiTheme="minorHAnsi" w:cstheme="minorHAnsi"/>
          <w:b/>
          <w:bCs/>
        </w:rPr>
        <w:t xml:space="preserve">es </w:t>
      </w:r>
      <w:r w:rsidR="00675350" w:rsidRPr="0035711B">
        <w:rPr>
          <w:rFonts w:asciiTheme="minorHAnsi" w:hAnsiTheme="minorHAnsi" w:cstheme="minorHAnsi"/>
          <w:b/>
          <w:bCs/>
        </w:rPr>
        <w:t xml:space="preserve">of the </w:t>
      </w:r>
      <w:r w:rsidR="00DB6327" w:rsidRPr="0035711B">
        <w:rPr>
          <w:rFonts w:asciiTheme="minorHAnsi" w:hAnsiTheme="minorHAnsi" w:cstheme="minorHAnsi"/>
          <w:b/>
          <w:bCs/>
        </w:rPr>
        <w:t>Myanmar</w:t>
      </w:r>
      <w:r w:rsidR="00DB217A" w:rsidRPr="0035711B">
        <w:rPr>
          <w:rFonts w:asciiTheme="minorHAnsi" w:hAnsiTheme="minorHAnsi" w:cstheme="minorHAnsi"/>
          <w:b/>
          <w:bCs/>
        </w:rPr>
        <w:t xml:space="preserve"> study</w:t>
      </w:r>
    </w:p>
    <w:p w14:paraId="6250FD48" w14:textId="44FA8696" w:rsidR="008F0338" w:rsidRPr="0035711B" w:rsidRDefault="00C15A5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Poor n</w:t>
      </w:r>
      <w:r w:rsidR="0003211C" w:rsidRPr="0035711B">
        <w:rPr>
          <w:rFonts w:cstheme="minorHAnsi"/>
          <w:sz w:val="24"/>
          <w:szCs w:val="24"/>
        </w:rPr>
        <w:t>etwork coverage</w:t>
      </w:r>
      <w:r w:rsidR="00331F7C" w:rsidRPr="0035711B">
        <w:rPr>
          <w:rFonts w:cstheme="minorHAnsi"/>
          <w:sz w:val="24"/>
          <w:szCs w:val="24"/>
        </w:rPr>
        <w:t xml:space="preserve">/unstable phone call </w:t>
      </w:r>
      <w:r w:rsidR="0003211C" w:rsidRPr="0035711B">
        <w:rPr>
          <w:rFonts w:cstheme="minorHAnsi"/>
          <w:sz w:val="24"/>
          <w:szCs w:val="24"/>
        </w:rPr>
        <w:t>issues</w:t>
      </w:r>
    </w:p>
    <w:p w14:paraId="7F7A65C4" w14:textId="1CACE345" w:rsidR="00096C42" w:rsidRPr="0035711B" w:rsidRDefault="002D06B0"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Mobility of respondents</w:t>
      </w:r>
      <w:r w:rsidR="00EC3BF4" w:rsidRPr="0035711B">
        <w:rPr>
          <w:rFonts w:cstheme="minorHAnsi"/>
          <w:sz w:val="24"/>
          <w:szCs w:val="24"/>
        </w:rPr>
        <w:t>/households</w:t>
      </w:r>
    </w:p>
    <w:p w14:paraId="3C9EB428" w14:textId="1454F39C" w:rsidR="00EC3BF4" w:rsidRPr="0035711B" w:rsidRDefault="00EC3BF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 xml:space="preserve">Absence of baseline data of </w:t>
      </w:r>
      <w:r w:rsidR="00C15A54" w:rsidRPr="0035711B">
        <w:rPr>
          <w:rFonts w:cstheme="minorHAnsi"/>
          <w:sz w:val="24"/>
          <w:szCs w:val="24"/>
        </w:rPr>
        <w:t xml:space="preserve">the </w:t>
      </w:r>
      <w:r w:rsidRPr="0035711B">
        <w:rPr>
          <w:rFonts w:cstheme="minorHAnsi"/>
          <w:sz w:val="24"/>
          <w:szCs w:val="24"/>
        </w:rPr>
        <w:t>sample</w:t>
      </w:r>
      <w:r w:rsidR="00576C5E" w:rsidRPr="0035711B">
        <w:rPr>
          <w:rFonts w:cstheme="minorHAnsi"/>
          <w:sz w:val="24"/>
          <w:szCs w:val="24"/>
        </w:rPr>
        <w:t xml:space="preserve"> </w:t>
      </w:r>
    </w:p>
    <w:p w14:paraId="2FFC8B10" w14:textId="5DDD0B8B" w:rsidR="00576C5E" w:rsidRPr="0035711B" w:rsidRDefault="00265B0F"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 xml:space="preserve">Limited </w:t>
      </w:r>
      <w:r w:rsidR="007612E9" w:rsidRPr="0035711B">
        <w:rPr>
          <w:rFonts w:cstheme="minorHAnsi"/>
          <w:sz w:val="24"/>
          <w:szCs w:val="24"/>
        </w:rPr>
        <w:t>coverage</w:t>
      </w:r>
      <w:r w:rsidRPr="0035711B">
        <w:rPr>
          <w:rFonts w:cstheme="minorHAnsi"/>
          <w:sz w:val="24"/>
          <w:szCs w:val="24"/>
        </w:rPr>
        <w:t xml:space="preserve"> of the study</w:t>
      </w:r>
      <w:r w:rsidR="003C1395" w:rsidRPr="0035711B">
        <w:rPr>
          <w:rFonts w:cstheme="minorHAnsi"/>
          <w:sz w:val="24"/>
          <w:szCs w:val="24"/>
        </w:rPr>
        <w:t xml:space="preserve"> population</w:t>
      </w:r>
      <w:r w:rsidR="002F1BEC" w:rsidRPr="0035711B">
        <w:rPr>
          <w:rFonts w:cstheme="minorHAnsi"/>
          <w:sz w:val="24"/>
          <w:szCs w:val="24"/>
        </w:rPr>
        <w:t xml:space="preserve"> </w:t>
      </w:r>
      <w:r w:rsidR="007612E9" w:rsidRPr="0035711B">
        <w:rPr>
          <w:rFonts w:cstheme="minorHAnsi"/>
          <w:sz w:val="24"/>
          <w:szCs w:val="24"/>
        </w:rPr>
        <w:t>(</w:t>
      </w:r>
      <w:r w:rsidR="002F1BEC" w:rsidRPr="0035711B">
        <w:rPr>
          <w:rFonts w:cstheme="minorHAnsi"/>
          <w:sz w:val="24"/>
          <w:szCs w:val="24"/>
        </w:rPr>
        <w:t xml:space="preserve">limited to </w:t>
      </w:r>
      <w:r w:rsidR="00D30213" w:rsidRPr="0035711B">
        <w:rPr>
          <w:rFonts w:cstheme="minorHAnsi"/>
          <w:sz w:val="24"/>
          <w:szCs w:val="24"/>
        </w:rPr>
        <w:t>IDP camps</w:t>
      </w:r>
      <w:r w:rsidR="007612E9" w:rsidRPr="0035711B">
        <w:rPr>
          <w:rFonts w:cstheme="minorHAnsi"/>
          <w:sz w:val="24"/>
          <w:szCs w:val="24"/>
        </w:rPr>
        <w:t>)</w:t>
      </w:r>
    </w:p>
    <w:p w14:paraId="680CD0B9" w14:textId="7B12AFDF" w:rsidR="00D30213" w:rsidRPr="0035711B" w:rsidRDefault="00D30213"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 xml:space="preserve">Typhoon season affected the </w:t>
      </w:r>
      <w:r w:rsidR="00D84B91" w:rsidRPr="0035711B">
        <w:rPr>
          <w:rFonts w:cstheme="minorHAnsi"/>
          <w:sz w:val="24"/>
          <w:szCs w:val="24"/>
        </w:rPr>
        <w:t>implementation period.</w:t>
      </w:r>
    </w:p>
    <w:p w14:paraId="0A11D3E6" w14:textId="77777777" w:rsidR="00C15A54" w:rsidRPr="0035711B" w:rsidRDefault="00C15A5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Restricted access to the field</w:t>
      </w:r>
    </w:p>
    <w:p w14:paraId="68FACCC9" w14:textId="77777777" w:rsidR="00C15A54" w:rsidRPr="0035711B" w:rsidRDefault="00C15A5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Distrust from respondents</w:t>
      </w:r>
    </w:p>
    <w:p w14:paraId="667B2E66" w14:textId="64B4F78C" w:rsidR="00284EAB" w:rsidRPr="0035711B" w:rsidRDefault="00284EAB" w:rsidP="00B239A9">
      <w:pPr>
        <w:pStyle w:val="Heading1"/>
        <w:numPr>
          <w:ilvl w:val="1"/>
          <w:numId w:val="20"/>
        </w:numPr>
        <w:spacing w:after="240" w:line="276" w:lineRule="auto"/>
        <w:ind w:left="1134" w:hanging="1134"/>
        <w:rPr>
          <w:rFonts w:asciiTheme="minorHAnsi" w:hAnsiTheme="minorHAnsi" w:cstheme="minorHAnsi"/>
          <w:b/>
          <w:bCs/>
          <w:lang w:val="en-US"/>
        </w:rPr>
      </w:pPr>
      <w:r w:rsidRPr="0035711B">
        <w:rPr>
          <w:rFonts w:asciiTheme="minorHAnsi" w:hAnsiTheme="minorHAnsi" w:cstheme="minorHAnsi"/>
          <w:b/>
          <w:bCs/>
          <w:lang w:val="en-US"/>
        </w:rPr>
        <w:lastRenderedPageBreak/>
        <w:t>Ecuador</w:t>
      </w:r>
    </w:p>
    <w:p w14:paraId="23371299" w14:textId="77777777" w:rsidR="00841640" w:rsidRPr="0035711B" w:rsidRDefault="00B1159C" w:rsidP="007B3804">
      <w:pPr>
        <w:spacing w:line="276" w:lineRule="auto"/>
        <w:jc w:val="both"/>
        <w:rPr>
          <w:rFonts w:cstheme="minorHAnsi"/>
          <w:sz w:val="24"/>
          <w:szCs w:val="24"/>
        </w:rPr>
      </w:pPr>
      <w:r w:rsidRPr="0035711B">
        <w:rPr>
          <w:rFonts w:cstheme="minorHAnsi"/>
          <w:sz w:val="24"/>
          <w:szCs w:val="24"/>
        </w:rPr>
        <w:t xml:space="preserve">The study in Ecuador was implemented in </w:t>
      </w:r>
      <w:r w:rsidR="00703D2F" w:rsidRPr="0035711B">
        <w:rPr>
          <w:rFonts w:cstheme="minorHAnsi"/>
          <w:sz w:val="24"/>
          <w:szCs w:val="24"/>
        </w:rPr>
        <w:t>Amazonia, Coasta and Sierra regions of the country. The selection</w:t>
      </w:r>
      <w:r w:rsidR="00B859B1" w:rsidRPr="0035711B">
        <w:rPr>
          <w:rFonts w:cstheme="minorHAnsi"/>
          <w:sz w:val="24"/>
          <w:szCs w:val="24"/>
        </w:rPr>
        <w:t xml:space="preserve"> was based on access, food security prevalence and </w:t>
      </w:r>
      <w:r w:rsidR="00933702" w:rsidRPr="0035711B">
        <w:rPr>
          <w:rFonts w:cstheme="minorHAnsi"/>
          <w:sz w:val="24"/>
          <w:szCs w:val="24"/>
        </w:rPr>
        <w:t xml:space="preserve">security of the team.  </w:t>
      </w:r>
      <w:r w:rsidR="00465879" w:rsidRPr="0035711B">
        <w:rPr>
          <w:rFonts w:cstheme="minorHAnsi"/>
          <w:sz w:val="24"/>
          <w:szCs w:val="24"/>
        </w:rPr>
        <w:t xml:space="preserve">A total of </w:t>
      </w:r>
      <w:r w:rsidR="000D00A5" w:rsidRPr="0035711B">
        <w:rPr>
          <w:rFonts w:cstheme="minorHAnsi"/>
          <w:sz w:val="24"/>
          <w:szCs w:val="24"/>
        </w:rPr>
        <w:t>27 Admin5 areas (villages) were randomly selected</w:t>
      </w:r>
      <w:r w:rsidR="00870FC2" w:rsidRPr="0035711B">
        <w:rPr>
          <w:rFonts w:cstheme="minorHAnsi"/>
          <w:sz w:val="24"/>
          <w:szCs w:val="24"/>
        </w:rPr>
        <w:t xml:space="preserve"> from the 3 Admin</w:t>
      </w:r>
      <w:r w:rsidR="00BC0347" w:rsidRPr="0035711B">
        <w:rPr>
          <w:rFonts w:cstheme="minorHAnsi"/>
          <w:sz w:val="24"/>
          <w:szCs w:val="24"/>
        </w:rPr>
        <w:t>1 areas</w:t>
      </w:r>
      <w:r w:rsidR="000D00A5" w:rsidRPr="0035711B">
        <w:rPr>
          <w:rFonts w:cstheme="minorHAnsi"/>
          <w:sz w:val="24"/>
          <w:szCs w:val="24"/>
        </w:rPr>
        <w:t xml:space="preserve"> </w:t>
      </w:r>
      <w:r w:rsidR="00CE7178" w:rsidRPr="0035711B">
        <w:rPr>
          <w:rFonts w:cstheme="minorHAnsi"/>
          <w:sz w:val="24"/>
          <w:szCs w:val="24"/>
        </w:rPr>
        <w:t>and visited</w:t>
      </w:r>
      <w:r w:rsidR="00BC0347" w:rsidRPr="0035711B">
        <w:rPr>
          <w:rFonts w:cstheme="minorHAnsi"/>
          <w:sz w:val="24"/>
          <w:szCs w:val="24"/>
        </w:rPr>
        <w:t xml:space="preserve"> in two </w:t>
      </w:r>
      <w:r w:rsidR="00B0559A" w:rsidRPr="0035711B">
        <w:rPr>
          <w:rFonts w:cstheme="minorHAnsi"/>
          <w:sz w:val="24"/>
          <w:szCs w:val="24"/>
        </w:rPr>
        <w:t>phases</w:t>
      </w:r>
      <w:r w:rsidR="00CE7178" w:rsidRPr="0035711B">
        <w:rPr>
          <w:rFonts w:cstheme="minorHAnsi"/>
          <w:sz w:val="24"/>
          <w:szCs w:val="24"/>
        </w:rPr>
        <w:t>.</w:t>
      </w:r>
      <w:r w:rsidR="00BC0347" w:rsidRPr="0035711B">
        <w:rPr>
          <w:rFonts w:cstheme="minorHAnsi"/>
          <w:sz w:val="24"/>
          <w:szCs w:val="24"/>
        </w:rPr>
        <w:t xml:space="preserve"> In phase 1 (Household listing phase)</w:t>
      </w:r>
      <w:r w:rsidR="00C04E04" w:rsidRPr="0035711B">
        <w:rPr>
          <w:rFonts w:cstheme="minorHAnsi"/>
          <w:sz w:val="24"/>
          <w:szCs w:val="24"/>
        </w:rPr>
        <w:t>,</w:t>
      </w:r>
      <w:r w:rsidR="00CE7178" w:rsidRPr="0035711B">
        <w:rPr>
          <w:rFonts w:cstheme="minorHAnsi"/>
          <w:sz w:val="24"/>
          <w:szCs w:val="24"/>
        </w:rPr>
        <w:t xml:space="preserve"> </w:t>
      </w:r>
      <w:r w:rsidR="007910A7" w:rsidRPr="0035711B">
        <w:rPr>
          <w:rFonts w:cstheme="minorHAnsi"/>
          <w:sz w:val="24"/>
          <w:szCs w:val="24"/>
        </w:rPr>
        <w:t xml:space="preserve">enumerators </w:t>
      </w:r>
      <w:r w:rsidR="00C04E04" w:rsidRPr="0035711B">
        <w:rPr>
          <w:rFonts w:cstheme="minorHAnsi"/>
          <w:sz w:val="24"/>
          <w:szCs w:val="24"/>
        </w:rPr>
        <w:t xml:space="preserve">contacted potential </w:t>
      </w:r>
      <w:r w:rsidR="00B0559A" w:rsidRPr="0035711B">
        <w:rPr>
          <w:rFonts w:cstheme="minorHAnsi"/>
          <w:sz w:val="24"/>
          <w:szCs w:val="24"/>
        </w:rPr>
        <w:t xml:space="preserve">participants in person, </w:t>
      </w:r>
      <w:r w:rsidR="00725AC4" w:rsidRPr="0035711B">
        <w:rPr>
          <w:rFonts w:cstheme="minorHAnsi"/>
          <w:sz w:val="24"/>
          <w:szCs w:val="24"/>
        </w:rPr>
        <w:t xml:space="preserve">after receiving </w:t>
      </w:r>
      <w:r w:rsidR="00B0559A" w:rsidRPr="0035711B">
        <w:rPr>
          <w:rFonts w:cstheme="minorHAnsi"/>
          <w:sz w:val="24"/>
          <w:szCs w:val="24"/>
        </w:rPr>
        <w:t xml:space="preserve">a written </w:t>
      </w:r>
      <w:r w:rsidR="00D255FB" w:rsidRPr="0035711B">
        <w:rPr>
          <w:rFonts w:cstheme="minorHAnsi"/>
          <w:sz w:val="24"/>
          <w:szCs w:val="24"/>
        </w:rPr>
        <w:t>consent of the respondent</w:t>
      </w:r>
      <w:r w:rsidR="00870FC2" w:rsidRPr="0035711B">
        <w:rPr>
          <w:rFonts w:cstheme="minorHAnsi"/>
          <w:sz w:val="24"/>
          <w:szCs w:val="24"/>
        </w:rPr>
        <w:t>s compiled a list</w:t>
      </w:r>
      <w:r w:rsidR="001C6ED1" w:rsidRPr="0035711B">
        <w:rPr>
          <w:rFonts w:cstheme="minorHAnsi"/>
          <w:sz w:val="24"/>
          <w:szCs w:val="24"/>
        </w:rPr>
        <w:t xml:space="preserve"> from each village </w:t>
      </w:r>
      <w:r w:rsidR="003D6CFA" w:rsidRPr="0035711B">
        <w:rPr>
          <w:rFonts w:cstheme="minorHAnsi"/>
          <w:sz w:val="24"/>
          <w:szCs w:val="24"/>
        </w:rPr>
        <w:t xml:space="preserve">that formed the sampling frame for the </w:t>
      </w:r>
      <w:r w:rsidR="00AF5544" w:rsidRPr="0035711B">
        <w:rPr>
          <w:rFonts w:cstheme="minorHAnsi"/>
          <w:sz w:val="24"/>
          <w:szCs w:val="24"/>
        </w:rPr>
        <w:t xml:space="preserve">study. </w:t>
      </w:r>
      <w:r w:rsidR="006A6464" w:rsidRPr="0035711B">
        <w:rPr>
          <w:rFonts w:cstheme="minorHAnsi"/>
          <w:sz w:val="24"/>
          <w:szCs w:val="24"/>
        </w:rPr>
        <w:t>Baseline</w:t>
      </w:r>
      <w:r w:rsidR="007019CC" w:rsidRPr="0035711B">
        <w:rPr>
          <w:rFonts w:cstheme="minorHAnsi"/>
          <w:sz w:val="24"/>
          <w:szCs w:val="24"/>
        </w:rPr>
        <w:t xml:space="preserve"> household/respondent demographics were </w:t>
      </w:r>
      <w:r w:rsidR="005B0C26" w:rsidRPr="0035711B">
        <w:rPr>
          <w:rFonts w:cstheme="minorHAnsi"/>
          <w:sz w:val="24"/>
          <w:szCs w:val="24"/>
        </w:rPr>
        <w:t xml:space="preserve">collected </w:t>
      </w:r>
      <w:r w:rsidR="0061463B" w:rsidRPr="0035711B">
        <w:rPr>
          <w:rFonts w:cstheme="minorHAnsi"/>
          <w:sz w:val="24"/>
          <w:szCs w:val="24"/>
        </w:rPr>
        <w:t xml:space="preserve">along </w:t>
      </w:r>
      <w:r w:rsidR="005B0C26" w:rsidRPr="0035711B">
        <w:rPr>
          <w:rFonts w:cstheme="minorHAnsi"/>
          <w:sz w:val="24"/>
          <w:szCs w:val="24"/>
        </w:rPr>
        <w:t xml:space="preserve">with </w:t>
      </w:r>
      <w:r w:rsidR="00FE0BA7" w:rsidRPr="0035711B">
        <w:rPr>
          <w:rFonts w:cstheme="minorHAnsi"/>
          <w:sz w:val="24"/>
          <w:szCs w:val="24"/>
        </w:rPr>
        <w:t xml:space="preserve">respondent’s </w:t>
      </w:r>
      <w:r w:rsidR="005B0C26" w:rsidRPr="0035711B">
        <w:rPr>
          <w:rFonts w:cstheme="minorHAnsi"/>
          <w:sz w:val="24"/>
          <w:szCs w:val="24"/>
        </w:rPr>
        <w:t>contact details for the randomization</w:t>
      </w:r>
      <w:r w:rsidR="00FE0BA7" w:rsidRPr="0035711B">
        <w:rPr>
          <w:rFonts w:cstheme="minorHAnsi"/>
          <w:sz w:val="24"/>
          <w:szCs w:val="24"/>
        </w:rPr>
        <w:t>.</w:t>
      </w:r>
      <w:r w:rsidR="00712116" w:rsidRPr="0035711B">
        <w:rPr>
          <w:rFonts w:cstheme="minorHAnsi"/>
          <w:sz w:val="24"/>
          <w:szCs w:val="24"/>
        </w:rPr>
        <w:t xml:space="preserve"> A total of 2</w:t>
      </w:r>
      <w:r w:rsidR="00767788" w:rsidRPr="0035711B">
        <w:rPr>
          <w:rFonts w:cstheme="minorHAnsi"/>
          <w:sz w:val="24"/>
          <w:szCs w:val="24"/>
        </w:rPr>
        <w:t>,</w:t>
      </w:r>
      <w:r w:rsidR="00245CB7" w:rsidRPr="0035711B">
        <w:rPr>
          <w:rFonts w:cstheme="minorHAnsi"/>
          <w:sz w:val="24"/>
          <w:szCs w:val="24"/>
        </w:rPr>
        <w:t xml:space="preserve">374 households </w:t>
      </w:r>
      <w:r w:rsidR="00AA21B0" w:rsidRPr="0035711B">
        <w:rPr>
          <w:rFonts w:cstheme="minorHAnsi"/>
          <w:sz w:val="24"/>
          <w:szCs w:val="24"/>
        </w:rPr>
        <w:t xml:space="preserve">with their contact details </w:t>
      </w:r>
      <w:r w:rsidR="00285F7D" w:rsidRPr="0035711B">
        <w:rPr>
          <w:rFonts w:cstheme="minorHAnsi"/>
          <w:sz w:val="24"/>
          <w:szCs w:val="24"/>
        </w:rPr>
        <w:t xml:space="preserve">were </w:t>
      </w:r>
      <w:r w:rsidR="00AA21B0" w:rsidRPr="0035711B">
        <w:rPr>
          <w:rFonts w:cstheme="minorHAnsi"/>
          <w:sz w:val="24"/>
          <w:szCs w:val="24"/>
        </w:rPr>
        <w:t>compiled</w:t>
      </w:r>
      <w:r w:rsidR="008F5EC0" w:rsidRPr="0035711B">
        <w:rPr>
          <w:rFonts w:cstheme="minorHAnsi"/>
          <w:sz w:val="24"/>
          <w:szCs w:val="24"/>
        </w:rPr>
        <w:t xml:space="preserve">. </w:t>
      </w:r>
      <w:r w:rsidR="00C53D93" w:rsidRPr="0035711B">
        <w:rPr>
          <w:rFonts w:cstheme="minorHAnsi"/>
          <w:sz w:val="24"/>
          <w:szCs w:val="24"/>
        </w:rPr>
        <w:t xml:space="preserve">This list </w:t>
      </w:r>
      <w:r w:rsidR="00E62710" w:rsidRPr="0035711B">
        <w:rPr>
          <w:rFonts w:cstheme="minorHAnsi"/>
          <w:sz w:val="24"/>
          <w:szCs w:val="24"/>
        </w:rPr>
        <w:t xml:space="preserve">was used as the </w:t>
      </w:r>
      <w:r w:rsidR="005D34C0" w:rsidRPr="0035711B">
        <w:rPr>
          <w:rFonts w:cstheme="minorHAnsi"/>
          <w:sz w:val="24"/>
          <w:szCs w:val="24"/>
        </w:rPr>
        <w:t>randomization frame</w:t>
      </w:r>
      <w:r w:rsidR="00950A41" w:rsidRPr="0035711B">
        <w:rPr>
          <w:rFonts w:cstheme="minorHAnsi"/>
          <w:sz w:val="24"/>
          <w:szCs w:val="24"/>
        </w:rPr>
        <w:t xml:space="preserve">. Assignment of </w:t>
      </w:r>
      <w:r w:rsidR="00484148" w:rsidRPr="0035711B">
        <w:rPr>
          <w:rFonts w:cstheme="minorHAnsi"/>
          <w:sz w:val="24"/>
          <w:szCs w:val="24"/>
        </w:rPr>
        <w:t>households/respondents to the different modalities (F2F and Remote) follows the procedure as outline</w:t>
      </w:r>
      <w:r w:rsidR="00B46591" w:rsidRPr="0035711B">
        <w:rPr>
          <w:rFonts w:cstheme="minorHAnsi"/>
          <w:sz w:val="24"/>
          <w:szCs w:val="24"/>
        </w:rPr>
        <w:t xml:space="preserve"> in </w:t>
      </w:r>
      <w:r w:rsidR="00841640" w:rsidRPr="0035711B">
        <w:rPr>
          <w:rFonts w:cstheme="minorHAnsi"/>
          <w:sz w:val="24"/>
          <w:szCs w:val="24"/>
        </w:rPr>
        <w:t>earlier sections.</w:t>
      </w:r>
    </w:p>
    <w:p w14:paraId="1BA3F034" w14:textId="2689DF88" w:rsidR="00841640" w:rsidRPr="0035711B" w:rsidRDefault="00841640" w:rsidP="00B239A9">
      <w:pPr>
        <w:pStyle w:val="Heading2"/>
        <w:numPr>
          <w:ilvl w:val="2"/>
          <w:numId w:val="20"/>
        </w:numPr>
        <w:spacing w:after="240" w:line="276" w:lineRule="auto"/>
        <w:ind w:left="1418" w:hanging="1418"/>
        <w:rPr>
          <w:rFonts w:asciiTheme="minorHAnsi" w:hAnsiTheme="minorHAnsi" w:cstheme="minorHAnsi"/>
          <w:b/>
          <w:bCs/>
        </w:rPr>
      </w:pPr>
      <w:r w:rsidRPr="0035711B">
        <w:rPr>
          <w:rFonts w:asciiTheme="minorHAnsi" w:hAnsiTheme="minorHAnsi" w:cstheme="minorHAnsi"/>
          <w:b/>
          <w:bCs/>
        </w:rPr>
        <w:t>Sample</w:t>
      </w:r>
    </w:p>
    <w:p w14:paraId="2FFC573E" w14:textId="5B2439A1" w:rsidR="00295813" w:rsidRPr="0035711B" w:rsidRDefault="00D46A09" w:rsidP="0085218E">
      <w:pPr>
        <w:keepNext/>
        <w:spacing w:before="240"/>
        <w:jc w:val="both"/>
        <w:rPr>
          <w:rFonts w:cstheme="minorHAnsi"/>
          <w:sz w:val="24"/>
          <w:szCs w:val="24"/>
        </w:rPr>
      </w:pPr>
      <w:r w:rsidRPr="0035711B">
        <w:rPr>
          <w:rFonts w:cstheme="minorHAnsi"/>
          <w:sz w:val="24"/>
          <w:szCs w:val="24"/>
        </w:rPr>
        <w:t xml:space="preserve">The sample from Ecuador was </w:t>
      </w:r>
      <w:r w:rsidR="00FF0EC9" w:rsidRPr="0035711B">
        <w:rPr>
          <w:rFonts w:cstheme="minorHAnsi"/>
          <w:sz w:val="24"/>
          <w:szCs w:val="24"/>
        </w:rPr>
        <w:t xml:space="preserve">listed </w:t>
      </w:r>
      <w:r w:rsidRPr="0035711B">
        <w:rPr>
          <w:rFonts w:cstheme="minorHAnsi"/>
          <w:sz w:val="24"/>
          <w:szCs w:val="24"/>
        </w:rPr>
        <w:t xml:space="preserve">from the general population </w:t>
      </w:r>
      <w:r w:rsidR="00EE2E9D" w:rsidRPr="0035711B">
        <w:rPr>
          <w:rFonts w:cstheme="minorHAnsi"/>
          <w:sz w:val="24"/>
          <w:szCs w:val="24"/>
        </w:rPr>
        <w:t xml:space="preserve">in </w:t>
      </w:r>
      <w:r w:rsidR="00A065EC" w:rsidRPr="0035711B">
        <w:rPr>
          <w:rFonts w:cstheme="minorHAnsi"/>
          <w:sz w:val="24"/>
          <w:szCs w:val="24"/>
        </w:rPr>
        <w:t>3 regions (Admin1 areas)</w:t>
      </w:r>
      <w:r w:rsidR="00BF648F" w:rsidRPr="0035711B">
        <w:rPr>
          <w:rFonts w:cstheme="minorHAnsi"/>
          <w:sz w:val="24"/>
          <w:szCs w:val="24"/>
        </w:rPr>
        <w:t>; Amazonia, Costa</w:t>
      </w:r>
      <w:r w:rsidR="000F5A31" w:rsidRPr="0035711B">
        <w:rPr>
          <w:rFonts w:cstheme="minorHAnsi"/>
          <w:sz w:val="24"/>
          <w:szCs w:val="24"/>
        </w:rPr>
        <w:t>,</w:t>
      </w:r>
      <w:r w:rsidR="00BF648F" w:rsidRPr="0035711B">
        <w:rPr>
          <w:rFonts w:cstheme="minorHAnsi"/>
          <w:sz w:val="24"/>
          <w:szCs w:val="24"/>
        </w:rPr>
        <w:t xml:space="preserve"> and Sierra</w:t>
      </w:r>
      <w:r w:rsidR="000C459A" w:rsidRPr="0035711B">
        <w:rPr>
          <w:rFonts w:cstheme="minorHAnsi"/>
          <w:sz w:val="24"/>
          <w:szCs w:val="24"/>
        </w:rPr>
        <w:t xml:space="preserve"> over two rounds.</w:t>
      </w:r>
      <w:r w:rsidR="00F017C9" w:rsidRPr="0035711B">
        <w:rPr>
          <w:rFonts w:cstheme="minorHAnsi"/>
          <w:sz w:val="24"/>
          <w:szCs w:val="24"/>
        </w:rPr>
        <w:t xml:space="preserve"> In the first round</w:t>
      </w:r>
      <w:r w:rsidR="0052616F" w:rsidRPr="0035711B">
        <w:rPr>
          <w:rFonts w:cstheme="minorHAnsi"/>
          <w:sz w:val="24"/>
          <w:szCs w:val="24"/>
        </w:rPr>
        <w:t xml:space="preserve"> </w:t>
      </w:r>
      <w:r w:rsidR="00305A6C" w:rsidRPr="0035711B">
        <w:rPr>
          <w:rFonts w:cstheme="minorHAnsi"/>
          <w:sz w:val="24"/>
          <w:szCs w:val="24"/>
        </w:rPr>
        <w:t>1489 households</w:t>
      </w:r>
      <w:r w:rsidR="00677169" w:rsidRPr="0035711B">
        <w:rPr>
          <w:rFonts w:cstheme="minorHAnsi"/>
          <w:sz w:val="24"/>
          <w:szCs w:val="24"/>
        </w:rPr>
        <w:t>/respondents</w:t>
      </w:r>
      <w:r w:rsidR="00305A6C" w:rsidRPr="0035711B">
        <w:rPr>
          <w:rFonts w:cstheme="minorHAnsi"/>
          <w:sz w:val="24"/>
          <w:szCs w:val="24"/>
        </w:rPr>
        <w:t xml:space="preserve"> </w:t>
      </w:r>
      <w:r w:rsidR="00305A6C" w:rsidRPr="0035711B">
        <w:rPr>
          <w:rFonts w:cstheme="minorHAnsi"/>
          <w:sz w:val="24"/>
          <w:szCs w:val="24"/>
        </w:rPr>
        <w:lastRenderedPageBreak/>
        <w:t xml:space="preserve">were listed while in the second round </w:t>
      </w:r>
      <w:r w:rsidR="00677169" w:rsidRPr="0035711B">
        <w:rPr>
          <w:rFonts w:cstheme="minorHAnsi"/>
          <w:sz w:val="24"/>
          <w:szCs w:val="24"/>
        </w:rPr>
        <w:t>883 households/respondents we listed.</w:t>
      </w:r>
      <w:r w:rsidR="00CF009E" w:rsidRPr="0035711B">
        <w:rPr>
          <w:rFonts w:cstheme="minorHAnsi"/>
          <w:sz w:val="24"/>
          <w:szCs w:val="24"/>
        </w:rPr>
        <w:t xml:space="preserve"> Randomization was done in 2 phases to </w:t>
      </w:r>
      <w:r w:rsidR="00E93F44" w:rsidRPr="0035711B">
        <w:rPr>
          <w:rFonts w:cstheme="minorHAnsi"/>
          <w:sz w:val="24"/>
          <w:szCs w:val="24"/>
        </w:rPr>
        <w:t>take care of the 2 rounds of listing that was done</w:t>
      </w:r>
      <w:r w:rsidR="000F5A31" w:rsidRPr="0035711B">
        <w:rPr>
          <w:rFonts w:cstheme="minorHAnsi"/>
          <w:sz w:val="24"/>
          <w:szCs w:val="24"/>
        </w:rPr>
        <w:t>.</w:t>
      </w:r>
      <w:r w:rsidR="002707FA" w:rsidRPr="0035711B">
        <w:rPr>
          <w:rStyle w:val="FootnoteReference"/>
          <w:rFonts w:cstheme="minorHAnsi"/>
          <w:sz w:val="24"/>
          <w:szCs w:val="24"/>
        </w:rPr>
        <w:footnoteReference w:id="4"/>
      </w:r>
    </w:p>
    <w:p w14:paraId="4B50A468" w14:textId="1924B339" w:rsidR="003A15DC" w:rsidRPr="00BF3D27" w:rsidRDefault="006F227B" w:rsidP="00295813">
      <w:pPr>
        <w:keepNext/>
        <w:spacing w:before="240" w:after="0"/>
        <w:jc w:val="both"/>
        <w:rPr>
          <w:rFonts w:cstheme="minorHAnsi"/>
        </w:rPr>
      </w:pPr>
      <w:r w:rsidRPr="00BF3D27">
        <w:rPr>
          <w:rFonts w:cstheme="minorHAnsi"/>
          <w:noProof/>
        </w:rPr>
        <w:drawing>
          <wp:inline distT="0" distB="0" distL="0" distR="0" wp14:anchorId="6D3A93A5" wp14:editId="48DB74B6">
            <wp:extent cx="5829300" cy="4019550"/>
            <wp:effectExtent l="19050" t="0" r="19050" b="1905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7BBFB21" w14:textId="0341F279" w:rsidR="006F227B" w:rsidRPr="0035711B" w:rsidRDefault="003A15DC" w:rsidP="003A15DC">
      <w:pPr>
        <w:pStyle w:val="Caption"/>
        <w:jc w:val="both"/>
        <w:rPr>
          <w:rFonts w:cstheme="minorHAnsi"/>
          <w:sz w:val="32"/>
          <w:szCs w:val="32"/>
        </w:rPr>
      </w:pPr>
      <w:bookmarkStart w:id="16" w:name="_Toc147757618"/>
      <w:r w:rsidRPr="00BF3D27">
        <w:rPr>
          <w:rFonts w:cstheme="minorHAnsi"/>
          <w:sz w:val="22"/>
          <w:szCs w:val="22"/>
        </w:rPr>
        <w:t xml:space="preserve">Figure </w:t>
      </w:r>
      <w:r w:rsidRPr="00BF3D27">
        <w:rPr>
          <w:rFonts w:cstheme="minorHAnsi"/>
          <w:sz w:val="22"/>
          <w:szCs w:val="22"/>
        </w:rPr>
        <w:fldChar w:fldCharType="begin"/>
      </w:r>
      <w:r w:rsidRPr="00BF3D27">
        <w:rPr>
          <w:rFonts w:cstheme="minorHAnsi"/>
          <w:sz w:val="22"/>
          <w:szCs w:val="22"/>
        </w:rPr>
        <w:instrText xml:space="preserve"> SEQ Figure \* ARABIC </w:instrText>
      </w:r>
      <w:r w:rsidRPr="00BF3D27">
        <w:rPr>
          <w:rFonts w:cstheme="minorHAnsi"/>
          <w:sz w:val="22"/>
          <w:szCs w:val="22"/>
        </w:rPr>
        <w:fldChar w:fldCharType="separate"/>
      </w:r>
      <w:r w:rsidR="00C57BA7" w:rsidRPr="00BF3D27">
        <w:rPr>
          <w:rFonts w:cstheme="minorHAnsi"/>
          <w:noProof/>
          <w:sz w:val="22"/>
          <w:szCs w:val="22"/>
        </w:rPr>
        <w:t>2</w:t>
      </w:r>
      <w:r w:rsidRPr="00BF3D27">
        <w:rPr>
          <w:rFonts w:cstheme="minorHAnsi"/>
          <w:sz w:val="22"/>
          <w:szCs w:val="22"/>
        </w:rPr>
        <w:fldChar w:fldCharType="end"/>
      </w:r>
      <w:r w:rsidRPr="00BF3D27">
        <w:rPr>
          <w:rFonts w:cstheme="minorHAnsi"/>
          <w:sz w:val="22"/>
          <w:szCs w:val="22"/>
        </w:rPr>
        <w:t>: Sampling and randomization in Ecuador</w:t>
      </w:r>
      <w:bookmarkEnd w:id="16"/>
    </w:p>
    <w:p w14:paraId="29148143" w14:textId="75C8C04C" w:rsidR="000072DC" w:rsidRPr="0035711B" w:rsidRDefault="0034365A" w:rsidP="002707FA">
      <w:pPr>
        <w:spacing w:before="240"/>
        <w:rPr>
          <w:rFonts w:cstheme="minorHAnsi"/>
          <w:sz w:val="24"/>
          <w:szCs w:val="24"/>
        </w:rPr>
      </w:pPr>
      <w:r w:rsidRPr="0035711B">
        <w:rPr>
          <w:rFonts w:cstheme="minorHAnsi"/>
          <w:sz w:val="24"/>
          <w:szCs w:val="24"/>
        </w:rPr>
        <w:t xml:space="preserve">Table </w:t>
      </w:r>
      <w:r w:rsidR="00C57BA7" w:rsidRPr="0035711B">
        <w:rPr>
          <w:rFonts w:cstheme="minorHAnsi"/>
          <w:sz w:val="24"/>
          <w:szCs w:val="24"/>
        </w:rPr>
        <w:t xml:space="preserve">13 </w:t>
      </w:r>
      <w:r w:rsidRPr="0035711B">
        <w:rPr>
          <w:rFonts w:cstheme="minorHAnsi"/>
          <w:sz w:val="24"/>
          <w:szCs w:val="24"/>
        </w:rPr>
        <w:t xml:space="preserve">shows the </w:t>
      </w:r>
      <w:r w:rsidR="00656D12" w:rsidRPr="0035711B">
        <w:rPr>
          <w:rFonts w:cstheme="minorHAnsi"/>
          <w:sz w:val="24"/>
          <w:szCs w:val="24"/>
        </w:rPr>
        <w:t>distribution of the number of completed interviews per modality in Ecuador.</w:t>
      </w:r>
    </w:p>
    <w:p w14:paraId="4E34B778" w14:textId="3C54550A" w:rsidR="00D935AD" w:rsidRPr="00BF3D27" w:rsidRDefault="00D935AD" w:rsidP="00E87B74">
      <w:pPr>
        <w:pStyle w:val="Caption"/>
        <w:keepNext/>
        <w:spacing w:line="276" w:lineRule="auto"/>
        <w:rPr>
          <w:rFonts w:cstheme="minorHAnsi"/>
          <w:i w:val="0"/>
          <w:iCs w:val="0"/>
          <w:color w:val="2F5496" w:themeColor="accent1" w:themeShade="BF"/>
          <w:sz w:val="24"/>
          <w:szCs w:val="24"/>
        </w:rPr>
      </w:pPr>
      <w:bookmarkStart w:id="17" w:name="_Toc147757589"/>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15</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Sample completion by modality (Ecuador)</w:t>
      </w:r>
      <w:bookmarkEnd w:id="17"/>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735"/>
        <w:gridCol w:w="872"/>
        <w:gridCol w:w="1274"/>
        <w:gridCol w:w="992"/>
        <w:gridCol w:w="989"/>
        <w:gridCol w:w="986"/>
      </w:tblGrid>
      <w:tr w:rsidR="00145857" w:rsidRPr="00BF3D27" w14:paraId="4037A01D" w14:textId="77777777" w:rsidTr="00191A80">
        <w:trPr>
          <w:trHeight w:val="562"/>
        </w:trPr>
        <w:tc>
          <w:tcPr>
            <w:tcW w:w="1794" w:type="dxa"/>
            <w:tcBorders>
              <w:top w:val="single" w:sz="12" w:space="0" w:color="auto"/>
              <w:bottom w:val="single" w:sz="12" w:space="0" w:color="auto"/>
            </w:tcBorders>
            <w:vAlign w:val="bottom"/>
          </w:tcPr>
          <w:p w14:paraId="62E0F980" w14:textId="26811970" w:rsidR="00C63A2F" w:rsidRPr="0035711B" w:rsidRDefault="00C63A2F" w:rsidP="007B6951">
            <w:pPr>
              <w:pStyle w:val="Heading2"/>
              <w:spacing w:before="0" w:line="276" w:lineRule="auto"/>
              <w:rPr>
                <w:rFonts w:asciiTheme="minorHAnsi" w:eastAsiaTheme="minorHAnsi" w:hAnsiTheme="minorHAnsi" w:cstheme="minorHAnsi"/>
                <w:color w:val="auto"/>
                <w:sz w:val="20"/>
                <w:szCs w:val="20"/>
              </w:rPr>
            </w:pPr>
          </w:p>
        </w:tc>
        <w:tc>
          <w:tcPr>
            <w:tcW w:w="1735" w:type="dxa"/>
            <w:tcBorders>
              <w:top w:val="single" w:sz="12" w:space="0" w:color="auto"/>
              <w:bottom w:val="single" w:sz="12" w:space="0" w:color="auto"/>
            </w:tcBorders>
            <w:vAlign w:val="bottom"/>
          </w:tcPr>
          <w:p w14:paraId="6BD099BC" w14:textId="1D7E261F"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 xml:space="preserve">Not Completed </w:t>
            </w:r>
            <w:r w:rsidR="00BE25A1" w:rsidRPr="0035711B">
              <w:rPr>
                <w:rFonts w:asciiTheme="minorHAnsi" w:eastAsiaTheme="minorHAnsi" w:hAnsiTheme="minorHAnsi" w:cstheme="minorHAnsi"/>
                <w:b/>
                <w:bCs/>
                <w:color w:val="auto"/>
                <w:sz w:val="20"/>
                <w:szCs w:val="20"/>
              </w:rPr>
              <w:t>C</w:t>
            </w:r>
            <w:r w:rsidRPr="0035711B">
              <w:rPr>
                <w:rFonts w:asciiTheme="minorHAnsi" w:eastAsiaTheme="minorHAnsi" w:hAnsiTheme="minorHAnsi" w:cstheme="minorHAnsi"/>
                <w:b/>
                <w:bCs/>
                <w:color w:val="auto"/>
                <w:sz w:val="20"/>
                <w:szCs w:val="20"/>
              </w:rPr>
              <w:t>ount</w:t>
            </w:r>
          </w:p>
        </w:tc>
        <w:tc>
          <w:tcPr>
            <w:tcW w:w="872" w:type="dxa"/>
            <w:tcBorders>
              <w:top w:val="single" w:sz="12" w:space="0" w:color="auto"/>
              <w:bottom w:val="single" w:sz="12" w:space="0" w:color="auto"/>
            </w:tcBorders>
            <w:vAlign w:val="bottom"/>
          </w:tcPr>
          <w:p w14:paraId="3CA6B343" w14:textId="70BE3B37"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1274" w:type="dxa"/>
            <w:tcBorders>
              <w:top w:val="single" w:sz="12" w:space="0" w:color="auto"/>
              <w:bottom w:val="single" w:sz="12" w:space="0" w:color="auto"/>
            </w:tcBorders>
            <w:vAlign w:val="bottom"/>
          </w:tcPr>
          <w:p w14:paraId="6237F5D1" w14:textId="2167DEA2"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 xml:space="preserve">Completed </w:t>
            </w:r>
            <w:r w:rsidR="00BE25A1" w:rsidRPr="0035711B">
              <w:rPr>
                <w:rFonts w:asciiTheme="minorHAnsi" w:eastAsiaTheme="minorHAnsi" w:hAnsiTheme="minorHAnsi" w:cstheme="minorHAnsi"/>
                <w:b/>
                <w:bCs/>
                <w:color w:val="auto"/>
                <w:sz w:val="20"/>
                <w:szCs w:val="20"/>
              </w:rPr>
              <w:t>C</w:t>
            </w:r>
            <w:r w:rsidRPr="0035711B">
              <w:rPr>
                <w:rFonts w:asciiTheme="minorHAnsi" w:eastAsiaTheme="minorHAnsi" w:hAnsiTheme="minorHAnsi" w:cstheme="minorHAnsi"/>
                <w:b/>
                <w:bCs/>
                <w:color w:val="auto"/>
                <w:sz w:val="20"/>
                <w:szCs w:val="20"/>
              </w:rPr>
              <w:t>ount</w:t>
            </w:r>
          </w:p>
        </w:tc>
        <w:tc>
          <w:tcPr>
            <w:tcW w:w="992" w:type="dxa"/>
            <w:tcBorders>
              <w:top w:val="single" w:sz="12" w:space="0" w:color="auto"/>
              <w:bottom w:val="single" w:sz="12" w:space="0" w:color="auto"/>
            </w:tcBorders>
            <w:vAlign w:val="bottom"/>
          </w:tcPr>
          <w:p w14:paraId="17DE4305" w14:textId="0D4E63C7"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989" w:type="dxa"/>
            <w:tcBorders>
              <w:top w:val="single" w:sz="12" w:space="0" w:color="auto"/>
              <w:bottom w:val="single" w:sz="12" w:space="0" w:color="auto"/>
            </w:tcBorders>
            <w:vAlign w:val="bottom"/>
          </w:tcPr>
          <w:p w14:paraId="31E49BE3" w14:textId="349E68C1" w:rsidR="00C63A2F" w:rsidRPr="0035711B" w:rsidRDefault="0061111B"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Total Count</w:t>
            </w:r>
          </w:p>
        </w:tc>
        <w:tc>
          <w:tcPr>
            <w:tcW w:w="986" w:type="dxa"/>
            <w:tcBorders>
              <w:top w:val="single" w:sz="12" w:space="0" w:color="auto"/>
              <w:bottom w:val="single" w:sz="12" w:space="0" w:color="auto"/>
            </w:tcBorders>
            <w:vAlign w:val="bottom"/>
          </w:tcPr>
          <w:p w14:paraId="32206683" w14:textId="76467B7B" w:rsidR="00C63A2F" w:rsidRPr="0035711B" w:rsidRDefault="0061111B"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r>
      <w:tr w:rsidR="00145857" w:rsidRPr="00BF3D27" w14:paraId="3C002B38" w14:textId="77777777" w:rsidTr="00191A80">
        <w:tc>
          <w:tcPr>
            <w:tcW w:w="1794" w:type="dxa"/>
            <w:tcBorders>
              <w:top w:val="single" w:sz="12" w:space="0" w:color="auto"/>
            </w:tcBorders>
            <w:vAlign w:val="bottom"/>
          </w:tcPr>
          <w:p w14:paraId="443F404B" w14:textId="5972C18A" w:rsidR="00EC3AAB" w:rsidRPr="0035711B" w:rsidRDefault="00EC3AAB" w:rsidP="00EC3AAB">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Face2Face</w:t>
            </w:r>
          </w:p>
        </w:tc>
        <w:tc>
          <w:tcPr>
            <w:tcW w:w="1735" w:type="dxa"/>
            <w:tcBorders>
              <w:top w:val="single" w:sz="12" w:space="0" w:color="auto"/>
            </w:tcBorders>
            <w:vAlign w:val="bottom"/>
          </w:tcPr>
          <w:p w14:paraId="499247A6" w14:textId="5DD4D262"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413</w:t>
            </w:r>
          </w:p>
        </w:tc>
        <w:tc>
          <w:tcPr>
            <w:tcW w:w="872" w:type="dxa"/>
            <w:tcBorders>
              <w:top w:val="single" w:sz="12" w:space="0" w:color="auto"/>
            </w:tcBorders>
            <w:vAlign w:val="bottom"/>
          </w:tcPr>
          <w:p w14:paraId="0BD3934F" w14:textId="6AE7C295" w:rsidR="00EC3AAB" w:rsidRPr="0035711B" w:rsidRDefault="00407370"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35</w:t>
            </w:r>
          </w:p>
        </w:tc>
        <w:tc>
          <w:tcPr>
            <w:tcW w:w="1274" w:type="dxa"/>
            <w:tcBorders>
              <w:top w:val="single" w:sz="12" w:space="0" w:color="auto"/>
            </w:tcBorders>
            <w:vAlign w:val="bottom"/>
          </w:tcPr>
          <w:p w14:paraId="4EC6F5AC" w14:textId="4C85050C"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76</w:t>
            </w:r>
            <w:r w:rsidR="00645BE4" w:rsidRPr="0035711B">
              <w:rPr>
                <w:rFonts w:asciiTheme="minorHAnsi" w:eastAsiaTheme="minorHAnsi" w:hAnsiTheme="minorHAnsi" w:cstheme="minorHAnsi"/>
                <w:color w:val="auto"/>
                <w:sz w:val="20"/>
                <w:szCs w:val="20"/>
              </w:rPr>
              <w:t>0</w:t>
            </w:r>
          </w:p>
        </w:tc>
        <w:tc>
          <w:tcPr>
            <w:tcW w:w="992" w:type="dxa"/>
            <w:tcBorders>
              <w:top w:val="single" w:sz="12" w:space="0" w:color="auto"/>
            </w:tcBorders>
            <w:vAlign w:val="bottom"/>
          </w:tcPr>
          <w:p w14:paraId="41CB9543" w14:textId="02C6B8D2" w:rsidR="00EC3AAB" w:rsidRPr="0035711B" w:rsidRDefault="00407370"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65</w:t>
            </w:r>
          </w:p>
        </w:tc>
        <w:tc>
          <w:tcPr>
            <w:tcW w:w="989" w:type="dxa"/>
            <w:tcBorders>
              <w:top w:val="single" w:sz="12" w:space="0" w:color="auto"/>
            </w:tcBorders>
            <w:vAlign w:val="bottom"/>
          </w:tcPr>
          <w:p w14:paraId="20FA0126" w14:textId="2824204D"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w:t>
            </w:r>
            <w:r w:rsidR="00443F90" w:rsidRPr="0035711B">
              <w:rPr>
                <w:rFonts w:asciiTheme="minorHAnsi" w:eastAsiaTheme="minorHAnsi" w:hAnsiTheme="minorHAnsi" w:cstheme="minorHAnsi"/>
                <w:color w:val="auto"/>
                <w:sz w:val="20"/>
                <w:szCs w:val="20"/>
              </w:rPr>
              <w:t>,</w:t>
            </w:r>
            <w:r w:rsidRPr="0035711B">
              <w:rPr>
                <w:rFonts w:asciiTheme="minorHAnsi" w:eastAsiaTheme="minorHAnsi" w:hAnsiTheme="minorHAnsi" w:cstheme="minorHAnsi"/>
                <w:color w:val="auto"/>
                <w:sz w:val="20"/>
                <w:szCs w:val="20"/>
              </w:rPr>
              <w:t>173</w:t>
            </w:r>
          </w:p>
        </w:tc>
        <w:tc>
          <w:tcPr>
            <w:tcW w:w="986" w:type="dxa"/>
            <w:tcBorders>
              <w:top w:val="single" w:sz="12" w:space="0" w:color="auto"/>
            </w:tcBorders>
            <w:vAlign w:val="bottom"/>
          </w:tcPr>
          <w:p w14:paraId="67E26BC3" w14:textId="21B79807"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45857" w:rsidRPr="00BF3D27" w14:paraId="2C959E2B" w14:textId="77777777" w:rsidTr="00191A80">
        <w:tc>
          <w:tcPr>
            <w:tcW w:w="1794" w:type="dxa"/>
            <w:vAlign w:val="bottom"/>
          </w:tcPr>
          <w:p w14:paraId="5253EF74" w14:textId="55BD131E" w:rsidR="00EC3AAB" w:rsidRPr="0035711B" w:rsidRDefault="00EC3AAB" w:rsidP="00EC3AAB">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Remote</w:t>
            </w:r>
          </w:p>
        </w:tc>
        <w:tc>
          <w:tcPr>
            <w:tcW w:w="1735" w:type="dxa"/>
            <w:vAlign w:val="bottom"/>
          </w:tcPr>
          <w:p w14:paraId="791616B2" w14:textId="3364BB17"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543</w:t>
            </w:r>
          </w:p>
        </w:tc>
        <w:tc>
          <w:tcPr>
            <w:tcW w:w="872" w:type="dxa"/>
            <w:vAlign w:val="bottom"/>
          </w:tcPr>
          <w:p w14:paraId="5F719789" w14:textId="2C22D32B" w:rsidR="00EC3AAB" w:rsidRPr="0035711B" w:rsidRDefault="00812134"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45</w:t>
            </w:r>
          </w:p>
        </w:tc>
        <w:tc>
          <w:tcPr>
            <w:tcW w:w="1274" w:type="dxa"/>
            <w:vAlign w:val="bottom"/>
          </w:tcPr>
          <w:p w14:paraId="23CF39C3" w14:textId="68AC50EF"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656</w:t>
            </w:r>
          </w:p>
        </w:tc>
        <w:tc>
          <w:tcPr>
            <w:tcW w:w="992" w:type="dxa"/>
            <w:vAlign w:val="bottom"/>
          </w:tcPr>
          <w:p w14:paraId="5FE7C342" w14:textId="24EC0CA9" w:rsidR="00EC3AAB" w:rsidRPr="0035711B" w:rsidRDefault="00812134"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55</w:t>
            </w:r>
          </w:p>
        </w:tc>
        <w:tc>
          <w:tcPr>
            <w:tcW w:w="989" w:type="dxa"/>
            <w:vAlign w:val="bottom"/>
          </w:tcPr>
          <w:p w14:paraId="1304BBBB" w14:textId="66C9B127" w:rsidR="00EC3AAB" w:rsidRPr="0035711B" w:rsidRDefault="00443F90"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1,199</w:t>
            </w:r>
          </w:p>
        </w:tc>
        <w:tc>
          <w:tcPr>
            <w:tcW w:w="986" w:type="dxa"/>
            <w:vAlign w:val="bottom"/>
          </w:tcPr>
          <w:p w14:paraId="3872A5EB" w14:textId="76A6A806"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45857" w:rsidRPr="00BF3D27" w14:paraId="748D5AD7" w14:textId="77777777" w:rsidTr="00191A80">
        <w:tc>
          <w:tcPr>
            <w:tcW w:w="1794" w:type="dxa"/>
            <w:tcBorders>
              <w:bottom w:val="single" w:sz="12" w:space="0" w:color="auto"/>
            </w:tcBorders>
            <w:vAlign w:val="bottom"/>
          </w:tcPr>
          <w:p w14:paraId="02B2D175" w14:textId="7EA91997" w:rsidR="00EC3AAB" w:rsidRPr="0035711B" w:rsidRDefault="00EC3AAB" w:rsidP="00EC3AAB">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Total</w:t>
            </w:r>
          </w:p>
        </w:tc>
        <w:tc>
          <w:tcPr>
            <w:tcW w:w="1735" w:type="dxa"/>
            <w:tcBorders>
              <w:bottom w:val="single" w:sz="12" w:space="0" w:color="auto"/>
            </w:tcBorders>
            <w:vAlign w:val="bottom"/>
          </w:tcPr>
          <w:p w14:paraId="211A3678" w14:textId="41015C22" w:rsidR="00EC3AAB" w:rsidRPr="0035711B" w:rsidRDefault="00FE14F6"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w:t>
            </w:r>
            <w:r w:rsidR="006D5BB8" w:rsidRPr="0035711B">
              <w:rPr>
                <w:rFonts w:asciiTheme="minorHAnsi" w:eastAsiaTheme="minorHAnsi" w:hAnsiTheme="minorHAnsi" w:cstheme="minorHAnsi"/>
                <w:color w:val="auto"/>
                <w:sz w:val="20"/>
                <w:szCs w:val="20"/>
              </w:rPr>
              <w:t>52</w:t>
            </w:r>
          </w:p>
        </w:tc>
        <w:tc>
          <w:tcPr>
            <w:tcW w:w="872" w:type="dxa"/>
            <w:tcBorders>
              <w:bottom w:val="single" w:sz="12" w:space="0" w:color="auto"/>
            </w:tcBorders>
            <w:vAlign w:val="bottom"/>
          </w:tcPr>
          <w:p w14:paraId="05A85F95" w14:textId="78A563D3" w:rsidR="00EC3AAB" w:rsidRPr="0035711B" w:rsidRDefault="00BE416A"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40</w:t>
            </w:r>
          </w:p>
        </w:tc>
        <w:tc>
          <w:tcPr>
            <w:tcW w:w="1274" w:type="dxa"/>
            <w:tcBorders>
              <w:bottom w:val="single" w:sz="12" w:space="0" w:color="auto"/>
            </w:tcBorders>
            <w:vAlign w:val="bottom"/>
          </w:tcPr>
          <w:p w14:paraId="27679446" w14:textId="3270D6DB"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1416</w:t>
            </w:r>
          </w:p>
        </w:tc>
        <w:tc>
          <w:tcPr>
            <w:tcW w:w="992" w:type="dxa"/>
            <w:tcBorders>
              <w:bottom w:val="single" w:sz="12" w:space="0" w:color="auto"/>
            </w:tcBorders>
            <w:vAlign w:val="bottom"/>
          </w:tcPr>
          <w:p w14:paraId="4BAFFD4C" w14:textId="2926AF02" w:rsidR="00EC3AAB" w:rsidRPr="0035711B" w:rsidRDefault="00BE416A"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60</w:t>
            </w:r>
          </w:p>
        </w:tc>
        <w:tc>
          <w:tcPr>
            <w:tcW w:w="989" w:type="dxa"/>
            <w:tcBorders>
              <w:bottom w:val="single" w:sz="12" w:space="0" w:color="auto"/>
            </w:tcBorders>
            <w:vAlign w:val="bottom"/>
          </w:tcPr>
          <w:p w14:paraId="39952B78" w14:textId="7E097BAF" w:rsidR="00EC3AAB" w:rsidRPr="0035711B" w:rsidRDefault="003050B6"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2,372</w:t>
            </w:r>
          </w:p>
        </w:tc>
        <w:tc>
          <w:tcPr>
            <w:tcW w:w="986" w:type="dxa"/>
            <w:tcBorders>
              <w:bottom w:val="single" w:sz="12" w:space="0" w:color="auto"/>
            </w:tcBorders>
            <w:vAlign w:val="bottom"/>
          </w:tcPr>
          <w:p w14:paraId="2AB172C9" w14:textId="6A1C186C" w:rsidR="00EC3AAB" w:rsidRPr="0035711B" w:rsidRDefault="003050B6"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bl>
    <w:p w14:paraId="56369CA3"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FF57E3C" w14:textId="34CB8D66" w:rsidR="008A59CE" w:rsidRPr="0035711B" w:rsidRDefault="00E52F0C" w:rsidP="005B71D8">
      <w:pPr>
        <w:spacing w:before="240" w:line="276" w:lineRule="auto"/>
        <w:jc w:val="both"/>
        <w:rPr>
          <w:rFonts w:cstheme="minorHAnsi"/>
          <w:sz w:val="24"/>
          <w:szCs w:val="24"/>
        </w:rPr>
      </w:pPr>
      <w:r w:rsidRPr="0035711B">
        <w:rPr>
          <w:rFonts w:cstheme="minorHAnsi"/>
          <w:sz w:val="24"/>
          <w:szCs w:val="24"/>
        </w:rPr>
        <w:t>The</w:t>
      </w:r>
      <w:r w:rsidR="001527B4" w:rsidRPr="0035711B">
        <w:rPr>
          <w:rFonts w:cstheme="minorHAnsi"/>
          <w:sz w:val="24"/>
          <w:szCs w:val="24"/>
        </w:rPr>
        <w:t xml:space="preserve"> survey recorded a completion rate of 65% in the F2F modal and 55% in the remote </w:t>
      </w:r>
      <w:r w:rsidR="00353D3C" w:rsidRPr="0035711B">
        <w:rPr>
          <w:rFonts w:cstheme="minorHAnsi"/>
          <w:sz w:val="24"/>
          <w:szCs w:val="24"/>
        </w:rPr>
        <w:t xml:space="preserve">interviews. </w:t>
      </w:r>
      <w:r w:rsidR="00A13CC9" w:rsidRPr="0035711B">
        <w:rPr>
          <w:rFonts w:cstheme="minorHAnsi"/>
          <w:sz w:val="24"/>
          <w:szCs w:val="24"/>
        </w:rPr>
        <w:t>The interview</w:t>
      </w:r>
      <w:r w:rsidR="00F66E44" w:rsidRPr="0035711B">
        <w:rPr>
          <w:rFonts w:cstheme="minorHAnsi"/>
          <w:sz w:val="24"/>
          <w:szCs w:val="24"/>
        </w:rPr>
        <w:t>s were conducted from 16</w:t>
      </w:r>
      <w:r w:rsidR="00F66E44" w:rsidRPr="0035711B">
        <w:rPr>
          <w:rFonts w:cstheme="minorHAnsi"/>
          <w:sz w:val="24"/>
          <w:szCs w:val="24"/>
          <w:vertAlign w:val="superscript"/>
        </w:rPr>
        <w:t>th</w:t>
      </w:r>
      <w:r w:rsidR="00F66E44" w:rsidRPr="0035711B">
        <w:rPr>
          <w:rFonts w:cstheme="minorHAnsi"/>
          <w:sz w:val="24"/>
          <w:szCs w:val="24"/>
        </w:rPr>
        <w:t xml:space="preserve"> June to </w:t>
      </w:r>
      <w:r w:rsidR="004D6FAC" w:rsidRPr="0035711B">
        <w:rPr>
          <w:rFonts w:cstheme="minorHAnsi"/>
          <w:sz w:val="24"/>
          <w:szCs w:val="24"/>
        </w:rPr>
        <w:t>18</w:t>
      </w:r>
      <w:r w:rsidR="004D6FAC" w:rsidRPr="0035711B">
        <w:rPr>
          <w:rFonts w:cstheme="minorHAnsi"/>
          <w:sz w:val="24"/>
          <w:szCs w:val="24"/>
          <w:vertAlign w:val="superscript"/>
        </w:rPr>
        <w:t>th</w:t>
      </w:r>
      <w:r w:rsidR="004D6FAC" w:rsidRPr="0035711B">
        <w:rPr>
          <w:rFonts w:cstheme="minorHAnsi"/>
          <w:sz w:val="24"/>
          <w:szCs w:val="24"/>
        </w:rPr>
        <w:t xml:space="preserve"> July 2023 after a week training for </w:t>
      </w:r>
      <w:r w:rsidR="00BC7D8F" w:rsidRPr="0035711B">
        <w:rPr>
          <w:rFonts w:cstheme="minorHAnsi"/>
          <w:sz w:val="24"/>
          <w:szCs w:val="24"/>
        </w:rPr>
        <w:t xml:space="preserve">enumerators. </w:t>
      </w:r>
      <w:r w:rsidR="00AE3510" w:rsidRPr="0035711B">
        <w:rPr>
          <w:rFonts w:cstheme="minorHAnsi"/>
          <w:sz w:val="24"/>
          <w:szCs w:val="24"/>
        </w:rPr>
        <w:t xml:space="preserve">To </w:t>
      </w:r>
      <w:r w:rsidR="00C801A7" w:rsidRPr="0035711B">
        <w:rPr>
          <w:rFonts w:cstheme="minorHAnsi"/>
          <w:sz w:val="24"/>
          <w:szCs w:val="24"/>
        </w:rPr>
        <w:t xml:space="preserve">increase the response rate of the remote </w:t>
      </w:r>
      <w:r w:rsidR="00A017F0" w:rsidRPr="0035711B">
        <w:rPr>
          <w:rFonts w:cstheme="minorHAnsi"/>
          <w:sz w:val="24"/>
          <w:szCs w:val="24"/>
        </w:rPr>
        <w:t>interviews and given the high phone penetration in Ecuador</w:t>
      </w:r>
      <w:r w:rsidR="001641F1" w:rsidRPr="0035711B">
        <w:rPr>
          <w:rFonts w:cstheme="minorHAnsi"/>
          <w:sz w:val="24"/>
          <w:szCs w:val="24"/>
        </w:rPr>
        <w:t xml:space="preserve"> plus the high literacy rate, the data collection team </w:t>
      </w:r>
      <w:r w:rsidR="00E23326" w:rsidRPr="0035711B">
        <w:rPr>
          <w:rFonts w:cstheme="minorHAnsi"/>
          <w:sz w:val="24"/>
          <w:szCs w:val="24"/>
        </w:rPr>
        <w:t xml:space="preserve">adopted </w:t>
      </w:r>
      <w:r w:rsidR="00F922BD" w:rsidRPr="0035711B">
        <w:rPr>
          <w:rFonts w:cstheme="minorHAnsi"/>
          <w:sz w:val="24"/>
          <w:szCs w:val="24"/>
        </w:rPr>
        <w:t>several</w:t>
      </w:r>
      <w:r w:rsidR="00E23326" w:rsidRPr="0035711B">
        <w:rPr>
          <w:rFonts w:cstheme="minorHAnsi"/>
          <w:sz w:val="24"/>
          <w:szCs w:val="24"/>
        </w:rPr>
        <w:t xml:space="preserve"> strategies to include</w:t>
      </w:r>
      <w:r w:rsidR="002F7FC8" w:rsidRPr="0035711B">
        <w:rPr>
          <w:rFonts w:cstheme="minorHAnsi"/>
          <w:sz w:val="24"/>
          <w:szCs w:val="24"/>
        </w:rPr>
        <w:t xml:space="preserve"> </w:t>
      </w:r>
      <w:r w:rsidR="002721E3" w:rsidRPr="0035711B">
        <w:rPr>
          <w:rFonts w:cstheme="minorHAnsi"/>
          <w:sz w:val="24"/>
          <w:szCs w:val="24"/>
        </w:rPr>
        <w:t>pre-informing sampled respondents through regular text messages, WhatsApp messages</w:t>
      </w:r>
      <w:r w:rsidR="00A82DBA" w:rsidRPr="0035711B">
        <w:rPr>
          <w:rFonts w:cstheme="minorHAnsi"/>
          <w:sz w:val="24"/>
          <w:szCs w:val="24"/>
        </w:rPr>
        <w:t xml:space="preserve">, and having the F2F </w:t>
      </w:r>
      <w:r w:rsidR="0044058C" w:rsidRPr="0035711B">
        <w:rPr>
          <w:rFonts w:cstheme="minorHAnsi"/>
          <w:sz w:val="24"/>
          <w:szCs w:val="24"/>
        </w:rPr>
        <w:t>field supervisors</w:t>
      </w:r>
      <w:r w:rsidR="008F2EFA" w:rsidRPr="0035711B">
        <w:rPr>
          <w:rFonts w:cstheme="minorHAnsi"/>
          <w:sz w:val="24"/>
          <w:szCs w:val="24"/>
        </w:rPr>
        <w:t xml:space="preserve"> visit households in the</w:t>
      </w:r>
      <w:r w:rsidR="00A82DBA" w:rsidRPr="0035711B">
        <w:rPr>
          <w:rFonts w:cstheme="minorHAnsi"/>
          <w:sz w:val="24"/>
          <w:szCs w:val="24"/>
        </w:rPr>
        <w:t xml:space="preserve"> </w:t>
      </w:r>
      <w:r w:rsidR="00F557F8" w:rsidRPr="0035711B">
        <w:rPr>
          <w:rFonts w:cstheme="minorHAnsi"/>
          <w:sz w:val="24"/>
          <w:szCs w:val="24"/>
        </w:rPr>
        <w:t xml:space="preserve">remote sample </w:t>
      </w:r>
      <w:r w:rsidR="00F557F8" w:rsidRPr="0035711B">
        <w:rPr>
          <w:rFonts w:cstheme="minorHAnsi"/>
          <w:sz w:val="24"/>
          <w:szCs w:val="24"/>
        </w:rPr>
        <w:lastRenderedPageBreak/>
        <w:t>to alert</w:t>
      </w:r>
      <w:r w:rsidR="008F2EFA" w:rsidRPr="0035711B">
        <w:rPr>
          <w:rFonts w:cstheme="minorHAnsi"/>
          <w:sz w:val="24"/>
          <w:szCs w:val="24"/>
        </w:rPr>
        <w:t xml:space="preserve"> them</w:t>
      </w:r>
      <w:r w:rsidR="002F2BB2" w:rsidRPr="0035711B">
        <w:rPr>
          <w:rFonts w:cstheme="minorHAnsi"/>
          <w:sz w:val="24"/>
          <w:szCs w:val="24"/>
        </w:rPr>
        <w:t xml:space="preserve"> a</w:t>
      </w:r>
      <w:r w:rsidR="00F557F8" w:rsidRPr="0035711B">
        <w:rPr>
          <w:rFonts w:cstheme="minorHAnsi"/>
          <w:sz w:val="24"/>
          <w:szCs w:val="24"/>
        </w:rPr>
        <w:t xml:space="preserve"> </w:t>
      </w:r>
      <w:r w:rsidR="00F922BD" w:rsidRPr="0035711B">
        <w:rPr>
          <w:rFonts w:cstheme="minorHAnsi"/>
          <w:sz w:val="24"/>
          <w:szCs w:val="24"/>
        </w:rPr>
        <w:t xml:space="preserve">call from the remote team. </w:t>
      </w:r>
      <w:r w:rsidR="00097085" w:rsidRPr="0035711B">
        <w:rPr>
          <w:rFonts w:cstheme="minorHAnsi"/>
          <w:sz w:val="24"/>
          <w:szCs w:val="24"/>
        </w:rPr>
        <w:t>This greatly increased the response rate of for the remote survey.</w:t>
      </w:r>
      <w:r w:rsidR="00F922BD" w:rsidRPr="0035711B">
        <w:rPr>
          <w:rFonts w:cstheme="minorHAnsi"/>
          <w:sz w:val="24"/>
          <w:szCs w:val="24"/>
        </w:rPr>
        <w:t xml:space="preserve"> </w:t>
      </w:r>
    </w:p>
    <w:p w14:paraId="073433E9" w14:textId="77777777" w:rsidR="00BC4FD3" w:rsidRPr="0035711B" w:rsidRDefault="00BC4FD3" w:rsidP="005B71D8">
      <w:pPr>
        <w:spacing w:before="240" w:line="276" w:lineRule="auto"/>
        <w:jc w:val="both"/>
        <w:rPr>
          <w:rFonts w:cstheme="minorHAnsi"/>
          <w:sz w:val="24"/>
          <w:szCs w:val="24"/>
        </w:rPr>
      </w:pPr>
    </w:p>
    <w:p w14:paraId="1E2EEF17" w14:textId="28278E50" w:rsidR="00927D2E" w:rsidRPr="0035711B" w:rsidRDefault="00927D2E" w:rsidP="008E332F">
      <w:pPr>
        <w:pStyle w:val="Heading2"/>
        <w:numPr>
          <w:ilvl w:val="2"/>
          <w:numId w:val="20"/>
        </w:numPr>
        <w:spacing w:after="240" w:line="276" w:lineRule="auto"/>
        <w:ind w:left="1418" w:hanging="1418"/>
        <w:rPr>
          <w:rFonts w:asciiTheme="minorHAnsi" w:hAnsiTheme="minorHAnsi" w:cstheme="minorHAnsi"/>
          <w:b/>
          <w:bCs/>
        </w:rPr>
      </w:pPr>
      <w:r w:rsidRPr="0035711B">
        <w:rPr>
          <w:rFonts w:asciiTheme="minorHAnsi" w:hAnsiTheme="minorHAnsi" w:cstheme="minorHAnsi"/>
          <w:b/>
          <w:bCs/>
        </w:rPr>
        <w:t>Results</w:t>
      </w:r>
    </w:p>
    <w:p w14:paraId="67FDB028" w14:textId="47B05201" w:rsidR="00A25637" w:rsidRPr="0035711B" w:rsidRDefault="00A25637" w:rsidP="009D68E7">
      <w:pPr>
        <w:spacing w:before="240" w:line="276" w:lineRule="auto"/>
        <w:rPr>
          <w:rFonts w:cstheme="minorHAnsi"/>
          <w:sz w:val="24"/>
          <w:szCs w:val="24"/>
        </w:rPr>
      </w:pPr>
      <w:r w:rsidRPr="0035711B">
        <w:rPr>
          <w:rFonts w:cstheme="minorHAnsi"/>
          <w:sz w:val="24"/>
          <w:szCs w:val="24"/>
        </w:rPr>
        <w:t xml:space="preserve">The data analysis and reporting </w:t>
      </w:r>
      <w:r w:rsidR="00624564" w:rsidRPr="0035711B">
        <w:rPr>
          <w:rFonts w:cstheme="minorHAnsi"/>
          <w:sz w:val="24"/>
          <w:szCs w:val="24"/>
        </w:rPr>
        <w:t>follow</w:t>
      </w:r>
      <w:r w:rsidRPr="0035711B">
        <w:rPr>
          <w:rFonts w:cstheme="minorHAnsi"/>
          <w:sz w:val="24"/>
          <w:szCs w:val="24"/>
        </w:rPr>
        <w:t xml:space="preserve"> the same format as reported in Myanmar. Firs</w:t>
      </w:r>
      <w:r w:rsidR="00943F70" w:rsidRPr="0035711B">
        <w:rPr>
          <w:rFonts w:cstheme="minorHAnsi"/>
          <w:sz w:val="24"/>
          <w:szCs w:val="24"/>
        </w:rPr>
        <w:t xml:space="preserve">t, the results of food security </w:t>
      </w:r>
      <w:r w:rsidR="00624564" w:rsidRPr="0035711B">
        <w:rPr>
          <w:rFonts w:cstheme="minorHAnsi"/>
          <w:sz w:val="24"/>
          <w:szCs w:val="24"/>
        </w:rPr>
        <w:t>are</w:t>
      </w:r>
      <w:r w:rsidR="00943F70" w:rsidRPr="0035711B">
        <w:rPr>
          <w:rFonts w:cstheme="minorHAnsi"/>
          <w:sz w:val="24"/>
          <w:szCs w:val="24"/>
        </w:rPr>
        <w:t xml:space="preserve"> report for the different </w:t>
      </w:r>
      <w:r w:rsidR="00624564" w:rsidRPr="0035711B">
        <w:rPr>
          <w:rFonts w:cstheme="minorHAnsi"/>
          <w:sz w:val="24"/>
          <w:szCs w:val="24"/>
        </w:rPr>
        <w:t xml:space="preserve">versions of </w:t>
      </w:r>
      <w:r w:rsidR="00943F70" w:rsidRPr="0035711B">
        <w:rPr>
          <w:rFonts w:cstheme="minorHAnsi"/>
          <w:sz w:val="24"/>
          <w:szCs w:val="24"/>
        </w:rPr>
        <w:t xml:space="preserve">rCARI and </w:t>
      </w:r>
      <w:r w:rsidR="00464553" w:rsidRPr="0035711B">
        <w:rPr>
          <w:rFonts w:cstheme="minorHAnsi"/>
          <w:sz w:val="24"/>
          <w:szCs w:val="24"/>
        </w:rPr>
        <w:t>CARI</w:t>
      </w:r>
      <w:r w:rsidR="00F3479B" w:rsidRPr="0035711B">
        <w:rPr>
          <w:rFonts w:cstheme="minorHAnsi"/>
          <w:sz w:val="24"/>
          <w:szCs w:val="24"/>
        </w:rPr>
        <w:t>.</w:t>
      </w:r>
    </w:p>
    <w:p w14:paraId="74A644A6" w14:textId="1298A36F" w:rsidR="00041695" w:rsidRPr="00BF3D27" w:rsidRDefault="00041695" w:rsidP="00E87B74">
      <w:pPr>
        <w:pStyle w:val="Caption"/>
        <w:keepNext/>
        <w:spacing w:line="276" w:lineRule="auto"/>
        <w:rPr>
          <w:rFonts w:cstheme="minorHAnsi"/>
          <w:i w:val="0"/>
          <w:iCs w:val="0"/>
          <w:color w:val="2F5496" w:themeColor="accent1" w:themeShade="BF"/>
          <w:sz w:val="24"/>
          <w:szCs w:val="24"/>
        </w:rPr>
      </w:pPr>
      <w:bookmarkStart w:id="18" w:name="_Toc147757590"/>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16</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Balance Table on Randomized Survey Modality Assignment (Ecuador)</w:t>
      </w:r>
      <w:bookmarkEnd w:id="18"/>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8A59CE" w:rsidRPr="00BF3D27" w14:paraId="3D7F2D02"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3366FD80" w14:textId="77777777" w:rsidR="008A59CE" w:rsidRPr="0035711B" w:rsidRDefault="008A59CE">
            <w:pPr>
              <w:rPr>
                <w:rFonts w:cstheme="minorHAnsi"/>
                <w:sz w:val="20"/>
                <w:szCs w:val="20"/>
              </w:rPr>
            </w:pPr>
            <w:r w:rsidRPr="0035711B">
              <w:rPr>
                <w:rFonts w:cstheme="minorHAnsi"/>
                <w:sz w:val="20"/>
                <w:szCs w:val="20"/>
              </w:rPr>
              <w:t>Variable</w:t>
            </w:r>
          </w:p>
        </w:tc>
        <w:tc>
          <w:tcPr>
            <w:tcW w:w="1276" w:type="dxa"/>
            <w:tcBorders>
              <w:top w:val="single" w:sz="12" w:space="0" w:color="auto"/>
              <w:bottom w:val="single" w:sz="12" w:space="0" w:color="auto"/>
            </w:tcBorders>
          </w:tcPr>
          <w:p w14:paraId="1117E8A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5D44F74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39CF49DE"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605192C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478C0EC"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178DF56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3C0C37D3"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BC6777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7E1D39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8A59CE" w:rsidRPr="00BF3D27" w14:paraId="1E8FB254"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52EE87CF" w14:textId="77777777" w:rsidR="008A59CE" w:rsidRPr="0035711B" w:rsidRDefault="008A59CE">
            <w:pPr>
              <w:rPr>
                <w:rFonts w:cstheme="minorHAnsi"/>
                <w:b w:val="0"/>
                <w:bCs w:val="0"/>
                <w:sz w:val="20"/>
                <w:szCs w:val="20"/>
              </w:rPr>
            </w:pPr>
            <w:r w:rsidRPr="0035711B">
              <w:rPr>
                <w:rFonts w:cstheme="minorHAnsi"/>
                <w:b w:val="0"/>
                <w:bCs w:val="0"/>
                <w:sz w:val="20"/>
                <w:szCs w:val="20"/>
              </w:rPr>
              <w:t>Respondent Age</w:t>
            </w:r>
          </w:p>
        </w:tc>
        <w:tc>
          <w:tcPr>
            <w:tcW w:w="1276" w:type="dxa"/>
            <w:tcBorders>
              <w:top w:val="single" w:sz="12" w:space="0" w:color="auto"/>
            </w:tcBorders>
          </w:tcPr>
          <w:p w14:paraId="6BB542B1" w14:textId="4C72A2E1" w:rsidR="00EC19F5" w:rsidRPr="0035711B" w:rsidRDefault="00EC19F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0" w:type="dxa"/>
            <w:tcBorders>
              <w:top w:val="single" w:sz="12" w:space="0" w:color="auto"/>
            </w:tcBorders>
          </w:tcPr>
          <w:p w14:paraId="761A55D0" w14:textId="3FCA2F33" w:rsidR="00232500" w:rsidRPr="0035711B" w:rsidRDefault="0023250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50" w:type="dxa"/>
            <w:tcBorders>
              <w:top w:val="single" w:sz="12" w:space="0" w:color="auto"/>
            </w:tcBorders>
            <w:vAlign w:val="center"/>
          </w:tcPr>
          <w:p w14:paraId="6B5B09B1" w14:textId="2C4734B6" w:rsidR="008A59CE" w:rsidRPr="0035711B" w:rsidRDefault="008A59C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A59CE" w:rsidRPr="00BF3D27" w14:paraId="1B8A77FB" w14:textId="77777777">
        <w:tc>
          <w:tcPr>
            <w:cnfStyle w:val="001000000000" w:firstRow="0" w:lastRow="0" w:firstColumn="1" w:lastColumn="0" w:oddVBand="0" w:evenVBand="0" w:oddHBand="0" w:evenHBand="0" w:firstRowFirstColumn="0" w:firstRowLastColumn="0" w:lastRowFirstColumn="0" w:lastRowLastColumn="0"/>
            <w:tcW w:w="4815" w:type="dxa"/>
          </w:tcPr>
          <w:p w14:paraId="09B91111" w14:textId="77777777" w:rsidR="008A59CE" w:rsidRPr="0035711B" w:rsidRDefault="008A59CE">
            <w:pPr>
              <w:rPr>
                <w:rFonts w:cstheme="minorHAnsi"/>
                <w:b w:val="0"/>
                <w:bCs w:val="0"/>
                <w:sz w:val="20"/>
                <w:szCs w:val="20"/>
              </w:rPr>
            </w:pPr>
            <w:r w:rsidRPr="0035711B">
              <w:rPr>
                <w:rFonts w:cstheme="minorHAnsi"/>
                <w:b w:val="0"/>
                <w:bCs w:val="0"/>
                <w:sz w:val="20"/>
                <w:szCs w:val="20"/>
              </w:rPr>
              <w:t>Female Respondent</w:t>
            </w:r>
          </w:p>
        </w:tc>
        <w:tc>
          <w:tcPr>
            <w:tcW w:w="1276" w:type="dxa"/>
          </w:tcPr>
          <w:p w14:paraId="238146C9" w14:textId="77777777" w:rsidR="008A59CE"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0.77</w:t>
            </w:r>
          </w:p>
          <w:p w14:paraId="276922E2" w14:textId="50FC81C2" w:rsidR="00232500"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Pr>
          <w:p w14:paraId="17FBF676" w14:textId="77777777" w:rsidR="008A59CE"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0.76</w:t>
            </w:r>
          </w:p>
          <w:p w14:paraId="55051E3C" w14:textId="6461998A" w:rsidR="00232500"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w:t>
            </w:r>
            <w:r w:rsidR="00881B2F" w:rsidRPr="0035711B">
              <w:rPr>
                <w:rFonts w:cstheme="minorHAnsi"/>
                <w:sz w:val="20"/>
                <w:szCs w:val="20"/>
              </w:rPr>
              <w:t>2)</w:t>
            </w:r>
          </w:p>
        </w:tc>
        <w:tc>
          <w:tcPr>
            <w:tcW w:w="1650" w:type="dxa"/>
            <w:vAlign w:val="center"/>
          </w:tcPr>
          <w:p w14:paraId="4065C6DA" w14:textId="77777777" w:rsidR="008A59CE" w:rsidRPr="0035711B" w:rsidRDefault="008A59CE">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0.01</w:t>
            </w:r>
          </w:p>
        </w:tc>
      </w:tr>
      <w:tr w:rsidR="008A59CE" w:rsidRPr="00BF3D27" w14:paraId="6E40F3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tcPr>
          <w:p w14:paraId="2A29A968" w14:textId="77777777" w:rsidR="008A59CE" w:rsidRPr="0035711B" w:rsidRDefault="008A59CE">
            <w:pPr>
              <w:rPr>
                <w:rFonts w:cstheme="minorHAnsi"/>
                <w:b w:val="0"/>
                <w:bCs w:val="0"/>
                <w:sz w:val="20"/>
                <w:szCs w:val="20"/>
              </w:rPr>
            </w:pPr>
            <w:r w:rsidRPr="0035711B">
              <w:rPr>
                <w:rFonts w:cstheme="minorHAnsi"/>
                <w:b w:val="0"/>
                <w:bCs w:val="0"/>
                <w:sz w:val="20"/>
                <w:szCs w:val="20"/>
              </w:rPr>
              <w:t>Head of Household Respondent</w:t>
            </w:r>
          </w:p>
        </w:tc>
        <w:tc>
          <w:tcPr>
            <w:tcW w:w="1276" w:type="dxa"/>
            <w:tcBorders>
              <w:bottom w:val="nil"/>
            </w:tcBorders>
          </w:tcPr>
          <w:p w14:paraId="4107CD90" w14:textId="77777777" w:rsidR="008A59CE" w:rsidRPr="0035711B" w:rsidRDefault="00D135E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0.60</w:t>
            </w:r>
          </w:p>
          <w:p w14:paraId="1FD83029" w14:textId="0B11DD8E" w:rsidR="00D135ED" w:rsidRPr="0035711B" w:rsidRDefault="0009006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Borders>
              <w:bottom w:val="nil"/>
            </w:tcBorders>
          </w:tcPr>
          <w:p w14:paraId="1BCB93F3" w14:textId="77777777" w:rsidR="008A59CE" w:rsidRPr="0035711B" w:rsidRDefault="0009006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0.53</w:t>
            </w:r>
          </w:p>
          <w:p w14:paraId="2C7E502A" w14:textId="09BF8521" w:rsidR="0009006E" w:rsidRPr="0035711B" w:rsidRDefault="0009006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650" w:type="dxa"/>
            <w:tcBorders>
              <w:bottom w:val="nil"/>
            </w:tcBorders>
            <w:vAlign w:val="center"/>
          </w:tcPr>
          <w:p w14:paraId="2555F912" w14:textId="4DAC0555" w:rsidR="008A59CE" w:rsidRPr="0035711B" w:rsidRDefault="008A59CE" w:rsidP="005B71D8">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0.07**</w:t>
            </w:r>
          </w:p>
        </w:tc>
      </w:tr>
      <w:tr w:rsidR="008A59CE" w:rsidRPr="00BF3D27" w14:paraId="57A5E9C3"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tcPr>
          <w:p w14:paraId="4CD38F72" w14:textId="77777777" w:rsidR="008A59CE" w:rsidRPr="0035711B" w:rsidRDefault="008A59CE">
            <w:pPr>
              <w:rPr>
                <w:rFonts w:cstheme="minorHAnsi"/>
                <w:b w:val="0"/>
                <w:bCs w:val="0"/>
                <w:sz w:val="20"/>
                <w:szCs w:val="20"/>
              </w:rPr>
            </w:pPr>
            <w:r w:rsidRPr="0035711B">
              <w:rPr>
                <w:rFonts w:cstheme="minorHAnsi"/>
                <w:b w:val="0"/>
                <w:bCs w:val="0"/>
                <w:sz w:val="20"/>
                <w:szCs w:val="20"/>
              </w:rPr>
              <w:t>Household Size</w:t>
            </w:r>
          </w:p>
        </w:tc>
        <w:tc>
          <w:tcPr>
            <w:tcW w:w="1276" w:type="dxa"/>
            <w:tcBorders>
              <w:top w:val="nil"/>
              <w:bottom w:val="nil"/>
            </w:tcBorders>
          </w:tcPr>
          <w:p w14:paraId="04070C4D" w14:textId="77777777" w:rsidR="008A59CE" w:rsidRPr="0035711B" w:rsidRDefault="0009006E">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4.37</w:t>
            </w:r>
          </w:p>
          <w:p w14:paraId="1D380598" w14:textId="10D77328" w:rsidR="0009006E" w:rsidRPr="0035711B" w:rsidRDefault="0009006E">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(0.08)</w:t>
            </w:r>
          </w:p>
        </w:tc>
        <w:tc>
          <w:tcPr>
            <w:tcW w:w="1280" w:type="dxa"/>
            <w:tcBorders>
              <w:top w:val="nil"/>
              <w:bottom w:val="nil"/>
            </w:tcBorders>
          </w:tcPr>
          <w:p w14:paraId="150460C4" w14:textId="77777777" w:rsidR="008A59CE" w:rsidRPr="0035711B" w:rsidRDefault="00B5530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4.57</w:t>
            </w:r>
          </w:p>
          <w:p w14:paraId="44CDA693" w14:textId="02AA4016" w:rsidR="00B5530D" w:rsidRPr="0035711B" w:rsidRDefault="00B5530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(0.09)</w:t>
            </w:r>
          </w:p>
        </w:tc>
        <w:tc>
          <w:tcPr>
            <w:tcW w:w="1650" w:type="dxa"/>
            <w:tcBorders>
              <w:top w:val="nil"/>
              <w:bottom w:val="nil"/>
            </w:tcBorders>
            <w:vAlign w:val="center"/>
          </w:tcPr>
          <w:p w14:paraId="207C3264" w14:textId="4439A238" w:rsidR="008A59CE" w:rsidRPr="0035711B" w:rsidRDefault="006E424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8A59CE" w:rsidRPr="0035711B">
              <w:rPr>
                <w:rFonts w:cstheme="minorHAnsi"/>
                <w:sz w:val="20"/>
                <w:szCs w:val="20"/>
              </w:rPr>
              <w:t>0.</w:t>
            </w:r>
            <w:r w:rsidRPr="0035711B">
              <w:rPr>
                <w:rFonts w:cstheme="minorHAnsi"/>
                <w:sz w:val="20"/>
                <w:szCs w:val="20"/>
              </w:rPr>
              <w:t>19</w:t>
            </w:r>
          </w:p>
        </w:tc>
      </w:tr>
      <w:tr w:rsidR="008A59CE" w:rsidRPr="00BF3D27" w14:paraId="11CC7DEE"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tcPr>
          <w:p w14:paraId="1305C9F7" w14:textId="77777777" w:rsidR="008A59CE" w:rsidRPr="0035711B" w:rsidRDefault="008A59CE">
            <w:pPr>
              <w:rPr>
                <w:rFonts w:cstheme="minorHAnsi"/>
                <w:b w:val="0"/>
                <w:sz w:val="20"/>
                <w:szCs w:val="20"/>
              </w:rPr>
            </w:pPr>
            <w:r w:rsidRPr="0035711B">
              <w:rPr>
                <w:rFonts w:cstheme="minorHAnsi"/>
                <w:b w:val="0"/>
                <w:sz w:val="20"/>
                <w:szCs w:val="20"/>
              </w:rPr>
              <w:t>Number of household members contributing to income</w:t>
            </w:r>
          </w:p>
        </w:tc>
        <w:tc>
          <w:tcPr>
            <w:tcW w:w="1276" w:type="dxa"/>
            <w:tcBorders>
              <w:top w:val="nil"/>
              <w:bottom w:val="single" w:sz="12" w:space="0" w:color="auto"/>
            </w:tcBorders>
          </w:tcPr>
          <w:p w14:paraId="752E98D1" w14:textId="77777777" w:rsidR="008A59CE"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1.47</w:t>
            </w:r>
          </w:p>
          <w:p w14:paraId="09DC27D1" w14:textId="3526582B" w:rsidR="006E424D"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top w:val="nil"/>
              <w:bottom w:val="single" w:sz="12" w:space="0" w:color="auto"/>
            </w:tcBorders>
          </w:tcPr>
          <w:p w14:paraId="6FE2C2BB" w14:textId="77777777" w:rsidR="008A59CE"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1.45</w:t>
            </w:r>
          </w:p>
          <w:p w14:paraId="62F38BC9" w14:textId="6D177221" w:rsidR="006E424D"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650" w:type="dxa"/>
            <w:tcBorders>
              <w:top w:val="nil"/>
              <w:bottom w:val="single" w:sz="12" w:space="0" w:color="auto"/>
            </w:tcBorders>
            <w:vAlign w:val="center"/>
          </w:tcPr>
          <w:p w14:paraId="34468E43" w14:textId="45F08B17" w:rsidR="008A59CE" w:rsidRPr="0035711B" w:rsidRDefault="008A59C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w:t>
            </w:r>
            <w:r w:rsidR="006E424D" w:rsidRPr="0035711B">
              <w:rPr>
                <w:rFonts w:cstheme="minorHAnsi"/>
                <w:sz w:val="20"/>
                <w:szCs w:val="20"/>
              </w:rPr>
              <w:t>1</w:t>
            </w:r>
          </w:p>
        </w:tc>
      </w:tr>
      <w:tr w:rsidR="008A59CE" w:rsidRPr="00BF3D27" w14:paraId="37D341D8"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tcPr>
          <w:p w14:paraId="43DC308F" w14:textId="77777777" w:rsidR="008A59CE" w:rsidRPr="0035711B" w:rsidRDefault="008A59CE">
            <w:pPr>
              <w:rPr>
                <w:rFonts w:cstheme="minorHAnsi"/>
                <w:bCs w:val="0"/>
                <w:sz w:val="20"/>
                <w:szCs w:val="20"/>
              </w:rPr>
            </w:pPr>
            <w:r w:rsidRPr="0035711B">
              <w:rPr>
                <w:rFonts w:cstheme="minorHAnsi"/>
                <w:bCs w:val="0"/>
                <w:sz w:val="20"/>
                <w:szCs w:val="20"/>
              </w:rPr>
              <w:t>N</w:t>
            </w:r>
          </w:p>
        </w:tc>
        <w:tc>
          <w:tcPr>
            <w:tcW w:w="1276" w:type="dxa"/>
            <w:tcBorders>
              <w:top w:val="single" w:sz="12" w:space="0" w:color="auto"/>
              <w:bottom w:val="single" w:sz="12" w:space="0" w:color="auto"/>
            </w:tcBorders>
          </w:tcPr>
          <w:p w14:paraId="713FABCC" w14:textId="64A38202" w:rsidR="008A59CE" w:rsidRPr="0035711B" w:rsidRDefault="004014B0">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760</w:t>
            </w:r>
          </w:p>
        </w:tc>
        <w:tc>
          <w:tcPr>
            <w:tcW w:w="1280" w:type="dxa"/>
            <w:tcBorders>
              <w:top w:val="single" w:sz="12" w:space="0" w:color="auto"/>
              <w:bottom w:val="single" w:sz="12" w:space="0" w:color="auto"/>
            </w:tcBorders>
          </w:tcPr>
          <w:p w14:paraId="32AEA6BF" w14:textId="39F7B7C9" w:rsidR="008A59CE" w:rsidRPr="0035711B" w:rsidRDefault="00306C9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656</w:t>
            </w:r>
          </w:p>
        </w:tc>
        <w:tc>
          <w:tcPr>
            <w:tcW w:w="1650" w:type="dxa"/>
            <w:tcBorders>
              <w:top w:val="single" w:sz="12" w:space="0" w:color="auto"/>
              <w:bottom w:val="single" w:sz="12" w:space="0" w:color="auto"/>
            </w:tcBorders>
          </w:tcPr>
          <w:p w14:paraId="713FCE1E" w14:textId="09DC1D73" w:rsidR="008A59CE" w:rsidRPr="0035711B" w:rsidRDefault="00306C9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1416</w:t>
            </w:r>
          </w:p>
        </w:tc>
      </w:tr>
    </w:tbl>
    <w:p w14:paraId="2F0BAC9B"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6DE97432" w14:textId="39183DB1" w:rsidR="00A96615" w:rsidRPr="0035711B" w:rsidRDefault="00A96615" w:rsidP="00A96615">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5DF6A787" w14:textId="77777777" w:rsidR="006E0E5E" w:rsidRPr="00BF3D27" w:rsidRDefault="006E0E5E" w:rsidP="0039620F">
      <w:pPr>
        <w:spacing w:before="240"/>
        <w:rPr>
          <w:rFonts w:cstheme="minorHAnsi"/>
        </w:rPr>
      </w:pPr>
    </w:p>
    <w:p w14:paraId="2E845C7D" w14:textId="56BCB571" w:rsidR="00041695" w:rsidRPr="00BF3D27" w:rsidRDefault="00041695" w:rsidP="00E87B74">
      <w:pPr>
        <w:pStyle w:val="Caption"/>
        <w:keepNext/>
        <w:spacing w:line="276" w:lineRule="auto"/>
        <w:rPr>
          <w:rFonts w:cstheme="minorHAnsi"/>
          <w:i w:val="0"/>
          <w:iCs w:val="0"/>
          <w:color w:val="2F5496" w:themeColor="accent1" w:themeShade="BF"/>
          <w:sz w:val="24"/>
          <w:szCs w:val="24"/>
        </w:rPr>
      </w:pPr>
      <w:bookmarkStart w:id="19" w:name="_Toc147757591"/>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17</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w:t>
      </w:r>
      <w:r w:rsidR="007B2BD2" w:rsidRPr="00BF3D27">
        <w:rPr>
          <w:rFonts w:cstheme="minorHAnsi"/>
          <w:i w:val="0"/>
          <w:iCs w:val="0"/>
          <w:color w:val="2F5496" w:themeColor="accent1" w:themeShade="BF"/>
          <w:sz w:val="24"/>
          <w:szCs w:val="24"/>
        </w:rPr>
        <w:t xml:space="preserve"> </w:t>
      </w:r>
      <w:r w:rsidRPr="00BF3D27">
        <w:rPr>
          <w:rFonts w:cstheme="minorHAnsi"/>
          <w:i w:val="0"/>
          <w:iCs w:val="0"/>
          <w:color w:val="2F5496" w:themeColor="accent1" w:themeShade="BF"/>
          <w:sz w:val="24"/>
          <w:szCs w:val="24"/>
        </w:rPr>
        <w:t>Comparison of Food security classifications across modalities (Ecuador)</w:t>
      </w:r>
      <w:bookmarkEnd w:id="19"/>
    </w:p>
    <w:tbl>
      <w:tblPr>
        <w:tblStyle w:val="PlainTable4"/>
        <w:tblW w:w="9918" w:type="dxa"/>
        <w:tblInd w:w="5" w:type="dxa"/>
        <w:tblBorders>
          <w:top w:val="double" w:sz="6" w:space="0" w:color="auto"/>
          <w:bottom w:val="double" w:sz="6" w:space="0" w:color="auto"/>
        </w:tblBorders>
        <w:tblLayout w:type="fixed"/>
        <w:tblLook w:val="04A0" w:firstRow="1" w:lastRow="0" w:firstColumn="1" w:lastColumn="0" w:noHBand="0" w:noVBand="1"/>
      </w:tblPr>
      <w:tblGrid>
        <w:gridCol w:w="2405"/>
        <w:gridCol w:w="992"/>
        <w:gridCol w:w="993"/>
        <w:gridCol w:w="1134"/>
        <w:gridCol w:w="1134"/>
        <w:gridCol w:w="992"/>
        <w:gridCol w:w="992"/>
        <w:gridCol w:w="1276"/>
      </w:tblGrid>
      <w:tr w:rsidR="003943B9" w:rsidRPr="00BF3D27" w14:paraId="4D2F2CDD" w14:textId="77777777" w:rsidTr="003943B9">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5" w:type="dxa"/>
            <w:vMerge w:val="restart"/>
            <w:tcBorders>
              <w:top w:val="single" w:sz="12" w:space="0" w:color="auto"/>
              <w:bottom w:val="single" w:sz="12" w:space="0" w:color="auto"/>
            </w:tcBorders>
            <w:vAlign w:val="center"/>
          </w:tcPr>
          <w:p w14:paraId="3C8E1283" w14:textId="77777777" w:rsidR="003943B9" w:rsidRPr="0035711B" w:rsidRDefault="003943B9">
            <w:pPr>
              <w:rPr>
                <w:rFonts w:cstheme="minorHAnsi"/>
              </w:rPr>
            </w:pPr>
            <w:r w:rsidRPr="0035711B">
              <w:rPr>
                <w:rFonts w:cstheme="minorHAnsi"/>
              </w:rPr>
              <w:t>Food security category</w:t>
            </w:r>
          </w:p>
        </w:tc>
        <w:tc>
          <w:tcPr>
            <w:tcW w:w="1985" w:type="dxa"/>
            <w:gridSpan w:val="2"/>
            <w:tcBorders>
              <w:top w:val="single" w:sz="12" w:space="0" w:color="auto"/>
              <w:bottom w:val="single" w:sz="12" w:space="0" w:color="auto"/>
            </w:tcBorders>
            <w:vAlign w:val="center"/>
          </w:tcPr>
          <w:p w14:paraId="31691218"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FES</w:t>
            </w:r>
          </w:p>
        </w:tc>
        <w:tc>
          <w:tcPr>
            <w:tcW w:w="1134" w:type="dxa"/>
            <w:tcBorders>
              <w:top w:val="single" w:sz="12" w:space="0" w:color="auto"/>
              <w:bottom w:val="single" w:sz="12" w:space="0" w:color="auto"/>
            </w:tcBorders>
            <w:vAlign w:val="center"/>
          </w:tcPr>
          <w:p w14:paraId="26E7E8C7"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Income</w:t>
            </w:r>
          </w:p>
        </w:tc>
        <w:tc>
          <w:tcPr>
            <w:tcW w:w="1134" w:type="dxa"/>
            <w:tcBorders>
              <w:top w:val="single" w:sz="12" w:space="0" w:color="auto"/>
              <w:bottom w:val="single" w:sz="12" w:space="0" w:color="auto"/>
            </w:tcBorders>
            <w:vAlign w:val="center"/>
          </w:tcPr>
          <w:p w14:paraId="29D9EDC4"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tc>
        <w:tc>
          <w:tcPr>
            <w:tcW w:w="1984" w:type="dxa"/>
            <w:gridSpan w:val="2"/>
            <w:tcBorders>
              <w:top w:val="single" w:sz="12" w:space="0" w:color="auto"/>
              <w:bottom w:val="single" w:sz="12" w:space="0" w:color="auto"/>
            </w:tcBorders>
            <w:vAlign w:val="center"/>
          </w:tcPr>
          <w:p w14:paraId="0207FFD0"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Pairwise t-test</w:t>
            </w:r>
          </w:p>
        </w:tc>
        <w:tc>
          <w:tcPr>
            <w:tcW w:w="1276" w:type="dxa"/>
            <w:tcBorders>
              <w:top w:val="single" w:sz="12" w:space="0" w:color="auto"/>
              <w:bottom w:val="single" w:sz="12" w:space="0" w:color="auto"/>
            </w:tcBorders>
            <w:vAlign w:val="center"/>
          </w:tcPr>
          <w:p w14:paraId="28833905" w14:textId="4B1C2C6E"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Paired t-test</w:t>
            </w:r>
          </w:p>
        </w:tc>
      </w:tr>
      <w:tr w:rsidR="006E0E5E" w:rsidRPr="00BF3D27" w14:paraId="7AC866AF" w14:textId="77777777" w:rsidTr="003943B9">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2405" w:type="dxa"/>
            <w:vMerge/>
            <w:tcBorders>
              <w:top w:val="single" w:sz="12" w:space="0" w:color="auto"/>
              <w:bottom w:val="single" w:sz="12" w:space="0" w:color="auto"/>
            </w:tcBorders>
            <w:vAlign w:val="bottom"/>
          </w:tcPr>
          <w:p w14:paraId="25D8EF08" w14:textId="77777777" w:rsidR="006E0E5E" w:rsidRPr="0035711B" w:rsidRDefault="006E0E5E">
            <w:pPr>
              <w:rPr>
                <w:rFonts w:cstheme="minorHAnsi"/>
                <w:sz w:val="20"/>
                <w:szCs w:val="20"/>
              </w:rPr>
            </w:pPr>
          </w:p>
        </w:tc>
        <w:tc>
          <w:tcPr>
            <w:tcW w:w="992" w:type="dxa"/>
            <w:tcBorders>
              <w:top w:val="single" w:sz="12" w:space="0" w:color="auto"/>
              <w:bottom w:val="single" w:sz="12" w:space="0" w:color="auto"/>
            </w:tcBorders>
            <w:vAlign w:val="center"/>
          </w:tcPr>
          <w:p w14:paraId="0E56CA18"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p>
          <w:p w14:paraId="3293B96F"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CARI</w:t>
            </w:r>
          </w:p>
          <w:p w14:paraId="683DB26F"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3" w:type="dxa"/>
            <w:tcBorders>
              <w:top w:val="single" w:sz="12" w:space="0" w:color="auto"/>
              <w:bottom w:val="single" w:sz="12" w:space="0" w:color="auto"/>
            </w:tcBorders>
            <w:vAlign w:val="center"/>
          </w:tcPr>
          <w:p w14:paraId="21F347BC"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(2)</w:t>
            </w:r>
          </w:p>
          <w:p w14:paraId="0D13B0FF"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4779D4DE"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single" w:sz="12" w:space="0" w:color="auto"/>
              <w:bottom w:val="single" w:sz="12" w:space="0" w:color="auto"/>
            </w:tcBorders>
            <w:vAlign w:val="center"/>
          </w:tcPr>
          <w:p w14:paraId="27E82543"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(3)</w:t>
            </w:r>
          </w:p>
          <w:p w14:paraId="0FEA424D"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28FE37FA"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single" w:sz="12" w:space="0" w:color="auto"/>
              <w:bottom w:val="single" w:sz="12" w:space="0" w:color="auto"/>
            </w:tcBorders>
            <w:vAlign w:val="center"/>
          </w:tcPr>
          <w:p w14:paraId="3BB6278B"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(4)</w:t>
            </w:r>
          </w:p>
          <w:p w14:paraId="5617E267"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6D555A43"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vAlign w:val="center"/>
          </w:tcPr>
          <w:p w14:paraId="7E74BC2A"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(5)</w:t>
            </w:r>
          </w:p>
          <w:p w14:paraId="5F6392F6"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(2)</w:t>
            </w:r>
          </w:p>
          <w:p w14:paraId="0A09E361"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992" w:type="dxa"/>
            <w:tcBorders>
              <w:top w:val="single" w:sz="12" w:space="0" w:color="auto"/>
              <w:bottom w:val="single" w:sz="12" w:space="0" w:color="auto"/>
            </w:tcBorders>
            <w:vAlign w:val="center"/>
          </w:tcPr>
          <w:p w14:paraId="3864A4F4"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(6)</w:t>
            </w:r>
          </w:p>
          <w:p w14:paraId="0818FEA2"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(3)</w:t>
            </w:r>
          </w:p>
          <w:p w14:paraId="41ED4619"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276" w:type="dxa"/>
            <w:tcBorders>
              <w:top w:val="single" w:sz="12" w:space="0" w:color="auto"/>
              <w:bottom w:val="single" w:sz="12" w:space="0" w:color="auto"/>
            </w:tcBorders>
            <w:vAlign w:val="center"/>
          </w:tcPr>
          <w:p w14:paraId="46A6FE3B"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(7)</w:t>
            </w:r>
          </w:p>
          <w:p w14:paraId="0F73EC69" w14:textId="18CAA5C5"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r w:rsidR="00B142F9" w:rsidRPr="0035711B">
              <w:rPr>
                <w:rFonts w:cstheme="minorHAnsi"/>
                <w:b/>
                <w:sz w:val="16"/>
                <w:szCs w:val="16"/>
              </w:rPr>
              <w:t xml:space="preserve"> </w:t>
            </w:r>
            <w:r w:rsidRPr="0035711B">
              <w:rPr>
                <w:rFonts w:cstheme="minorHAnsi"/>
                <w:b/>
                <w:sz w:val="16"/>
                <w:szCs w:val="16"/>
              </w:rPr>
              <w:t>- (4)</w:t>
            </w:r>
          </w:p>
          <w:p w14:paraId="6D413CDA"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r>
      <w:tr w:rsidR="006E0E5E" w:rsidRPr="00BF3D27" w14:paraId="25977C8E"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nil"/>
            </w:tcBorders>
            <w:vAlign w:val="center"/>
          </w:tcPr>
          <w:p w14:paraId="75185290" w14:textId="77777777" w:rsidR="006E0E5E" w:rsidRPr="0035711B" w:rsidRDefault="006E0E5E">
            <w:pPr>
              <w:rPr>
                <w:rFonts w:cstheme="minorHAnsi"/>
                <w:b w:val="0"/>
                <w:bCs w:val="0"/>
              </w:rPr>
            </w:pPr>
            <w:r w:rsidRPr="0035711B">
              <w:rPr>
                <w:rFonts w:cstheme="minorHAnsi"/>
                <w:b w:val="0"/>
                <w:bCs w:val="0"/>
              </w:rPr>
              <w:t>Food Secure</w:t>
            </w:r>
          </w:p>
        </w:tc>
        <w:tc>
          <w:tcPr>
            <w:tcW w:w="992" w:type="dxa"/>
            <w:tcBorders>
              <w:top w:val="single" w:sz="12" w:space="0" w:color="auto"/>
              <w:bottom w:val="nil"/>
            </w:tcBorders>
          </w:tcPr>
          <w:p w14:paraId="0F9E2CC6" w14:textId="77777777" w:rsidR="006E0E5E" w:rsidRPr="0035711B" w:rsidRDefault="00AA68E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p w14:paraId="2AFA4353" w14:textId="3A4BBBD3" w:rsidR="00AA68E3" w:rsidRPr="0035711B" w:rsidRDefault="00A66C7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993" w:type="dxa"/>
            <w:tcBorders>
              <w:top w:val="single" w:sz="12" w:space="0" w:color="auto"/>
              <w:bottom w:val="nil"/>
            </w:tcBorders>
          </w:tcPr>
          <w:p w14:paraId="3E6C8351" w14:textId="77777777" w:rsidR="006E0E5E" w:rsidRPr="0035711B" w:rsidRDefault="005E77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p w14:paraId="2E73D865" w14:textId="56B76F2C" w:rsidR="005E7729" w:rsidRPr="0035711B" w:rsidRDefault="005E77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1134" w:type="dxa"/>
            <w:tcBorders>
              <w:top w:val="single" w:sz="12" w:space="0" w:color="auto"/>
              <w:bottom w:val="nil"/>
            </w:tcBorders>
          </w:tcPr>
          <w:p w14:paraId="1BAE8637" w14:textId="77777777" w:rsidR="006E0E5E" w:rsidRPr="0035711B" w:rsidRDefault="00703D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p w14:paraId="3E99EB32" w14:textId="7584FD32" w:rsidR="00703D85" w:rsidRPr="0035711B" w:rsidRDefault="00703D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1134" w:type="dxa"/>
            <w:tcBorders>
              <w:top w:val="single" w:sz="12" w:space="0" w:color="auto"/>
              <w:bottom w:val="nil"/>
            </w:tcBorders>
          </w:tcPr>
          <w:p w14:paraId="53D1F1F5" w14:textId="77777777" w:rsidR="006E0E5E" w:rsidRPr="0035711B" w:rsidRDefault="009E7C3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p w14:paraId="1674808B" w14:textId="6E9A6063" w:rsidR="009E7C30" w:rsidRPr="0035711B" w:rsidRDefault="009E7C3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703D85" w:rsidRPr="0035711B">
              <w:rPr>
                <w:rFonts w:cstheme="minorHAnsi"/>
              </w:rPr>
              <w:t>0.01)</w:t>
            </w:r>
          </w:p>
        </w:tc>
        <w:tc>
          <w:tcPr>
            <w:tcW w:w="992" w:type="dxa"/>
            <w:tcBorders>
              <w:top w:val="single" w:sz="12" w:space="0" w:color="auto"/>
              <w:bottom w:val="nil"/>
            </w:tcBorders>
          </w:tcPr>
          <w:p w14:paraId="0E742007" w14:textId="7A5BD441" w:rsidR="006E0E5E" w:rsidRPr="0035711B" w:rsidRDefault="0028695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2" w:type="dxa"/>
            <w:tcBorders>
              <w:top w:val="single" w:sz="12" w:space="0" w:color="auto"/>
              <w:bottom w:val="nil"/>
            </w:tcBorders>
          </w:tcPr>
          <w:p w14:paraId="17FD639E" w14:textId="6CFF89E0" w:rsidR="006E0E5E" w:rsidRPr="0035711B" w:rsidRDefault="00761B0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Borders>
              <w:top w:val="single" w:sz="12" w:space="0" w:color="auto"/>
              <w:bottom w:val="nil"/>
            </w:tcBorders>
          </w:tcPr>
          <w:p w14:paraId="6EE36B47" w14:textId="1BDB2384" w:rsidR="006E0E5E" w:rsidRPr="0035711B" w:rsidRDefault="00BC4B0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r w:rsidR="0008443E" w:rsidRPr="0035711B">
              <w:rPr>
                <w:rFonts w:cstheme="minorHAnsi"/>
              </w:rPr>
              <w:t>**</w:t>
            </w:r>
          </w:p>
        </w:tc>
      </w:tr>
      <w:tr w:rsidR="006E0E5E" w:rsidRPr="00BF3D27" w14:paraId="06B75FE2"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tcBorders>
            <w:vAlign w:val="center"/>
          </w:tcPr>
          <w:p w14:paraId="3F920D82" w14:textId="77777777" w:rsidR="006E0E5E" w:rsidRPr="0035711B" w:rsidRDefault="006E0E5E">
            <w:pPr>
              <w:rPr>
                <w:rFonts w:cstheme="minorHAnsi"/>
                <w:b w:val="0"/>
                <w:bCs w:val="0"/>
              </w:rPr>
            </w:pPr>
            <w:r w:rsidRPr="0035711B">
              <w:rPr>
                <w:rFonts w:cstheme="minorHAnsi"/>
                <w:b w:val="0"/>
                <w:bCs w:val="0"/>
              </w:rPr>
              <w:t>Marginally Food Secure</w:t>
            </w:r>
          </w:p>
        </w:tc>
        <w:tc>
          <w:tcPr>
            <w:tcW w:w="992" w:type="dxa"/>
            <w:tcBorders>
              <w:top w:val="nil"/>
            </w:tcBorders>
          </w:tcPr>
          <w:p w14:paraId="5B171736" w14:textId="77777777" w:rsidR="006E0E5E" w:rsidRPr="0035711B" w:rsidRDefault="00A66C7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2F4A7B09" w14:textId="0CB6FD19" w:rsidR="00A66C7E" w:rsidRPr="0035711B" w:rsidRDefault="00A66C7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3" w:type="dxa"/>
            <w:tcBorders>
              <w:top w:val="nil"/>
            </w:tcBorders>
          </w:tcPr>
          <w:p w14:paraId="643A3F3F" w14:textId="77777777" w:rsidR="006E0E5E" w:rsidRPr="0035711B" w:rsidRDefault="005E77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6B6BDC7E" w14:textId="546A1547" w:rsidR="005E7729" w:rsidRPr="0035711B" w:rsidRDefault="005E77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134" w:type="dxa"/>
            <w:tcBorders>
              <w:top w:val="nil"/>
            </w:tcBorders>
          </w:tcPr>
          <w:p w14:paraId="457C96BA" w14:textId="77777777" w:rsidR="006E0E5E" w:rsidRPr="0035711B" w:rsidRDefault="00703D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0.27</w:t>
            </w:r>
          </w:p>
          <w:p w14:paraId="4B1B4617" w14:textId="05E57281" w:rsidR="00703D85" w:rsidRPr="0035711B" w:rsidRDefault="00703D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Borders>
              <w:top w:val="nil"/>
            </w:tcBorders>
          </w:tcPr>
          <w:p w14:paraId="0B7793CF" w14:textId="77777777" w:rsidR="006E0E5E" w:rsidRPr="0035711B" w:rsidRDefault="009B2A5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329BE81A" w14:textId="53C53C5A" w:rsidR="009B2A52" w:rsidRPr="0035711B" w:rsidRDefault="009B2A5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Borders>
              <w:top w:val="nil"/>
            </w:tcBorders>
          </w:tcPr>
          <w:p w14:paraId="2223F873" w14:textId="49F82F64" w:rsidR="006E0E5E" w:rsidRPr="0035711B" w:rsidRDefault="0028695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tc>
        <w:tc>
          <w:tcPr>
            <w:tcW w:w="992" w:type="dxa"/>
            <w:tcBorders>
              <w:top w:val="nil"/>
            </w:tcBorders>
          </w:tcPr>
          <w:p w14:paraId="58FF26CC" w14:textId="29D8E358" w:rsidR="006E0E5E" w:rsidRPr="0035711B" w:rsidRDefault="00761B0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276" w:type="dxa"/>
            <w:tcBorders>
              <w:top w:val="nil"/>
            </w:tcBorders>
          </w:tcPr>
          <w:p w14:paraId="4F8043D7" w14:textId="35FE33D8" w:rsidR="006E0E5E" w:rsidRPr="0035711B" w:rsidRDefault="000844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r>
      <w:tr w:rsidR="006E0E5E" w:rsidRPr="00BF3D27" w14:paraId="6D127729"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nil"/>
            </w:tcBorders>
            <w:vAlign w:val="center"/>
          </w:tcPr>
          <w:p w14:paraId="43E60D3C" w14:textId="77777777" w:rsidR="006E0E5E" w:rsidRPr="0035711B" w:rsidRDefault="006E0E5E">
            <w:pPr>
              <w:rPr>
                <w:rFonts w:cstheme="minorHAnsi"/>
                <w:b w:val="0"/>
                <w:bCs w:val="0"/>
              </w:rPr>
            </w:pPr>
            <w:r w:rsidRPr="0035711B">
              <w:rPr>
                <w:rFonts w:cstheme="minorHAnsi"/>
                <w:b w:val="0"/>
                <w:bCs w:val="0"/>
              </w:rPr>
              <w:t>Moderately Food Insecure</w:t>
            </w:r>
          </w:p>
        </w:tc>
        <w:tc>
          <w:tcPr>
            <w:tcW w:w="992" w:type="dxa"/>
            <w:tcBorders>
              <w:bottom w:val="nil"/>
            </w:tcBorders>
          </w:tcPr>
          <w:p w14:paraId="237E297A" w14:textId="77777777" w:rsidR="006E0E5E" w:rsidRPr="0035711B" w:rsidRDefault="00A66C7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0.59</w:t>
            </w:r>
          </w:p>
          <w:p w14:paraId="0A236FCC" w14:textId="49C70605" w:rsidR="00A66C7E" w:rsidRPr="0035711B" w:rsidRDefault="00A66C7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nil"/>
            </w:tcBorders>
          </w:tcPr>
          <w:p w14:paraId="7277B8C8" w14:textId="77777777" w:rsidR="006E0E5E" w:rsidRPr="0035711B" w:rsidRDefault="007D3E3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6F6C3F" w:rsidRPr="0035711B">
              <w:rPr>
                <w:rFonts w:cstheme="minorHAnsi"/>
              </w:rPr>
              <w:t>.69</w:t>
            </w:r>
          </w:p>
          <w:p w14:paraId="5463153C" w14:textId="39549CEA" w:rsidR="006F6C3F" w:rsidRPr="0035711B" w:rsidRDefault="006F6C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Borders>
              <w:bottom w:val="nil"/>
            </w:tcBorders>
          </w:tcPr>
          <w:p w14:paraId="28D47ABF" w14:textId="207742EF" w:rsidR="006E0E5E"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62</w:t>
            </w:r>
          </w:p>
          <w:p w14:paraId="44420BC4" w14:textId="646C6159" w:rsidR="009B2A52"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Pr>
          <w:p w14:paraId="01941CDB" w14:textId="20D7C778" w:rsidR="006E0E5E"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53</w:t>
            </w:r>
          </w:p>
          <w:p w14:paraId="4B64E039" w14:textId="305FB703" w:rsidR="009B2A52"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Pr>
          <w:p w14:paraId="77FABA81" w14:textId="3DA915AA" w:rsidR="006E0E5E" w:rsidRPr="0035711B" w:rsidRDefault="0028695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992" w:type="dxa"/>
          </w:tcPr>
          <w:p w14:paraId="68D1D1DC" w14:textId="090EC381" w:rsidR="006E0E5E" w:rsidRPr="0035711B" w:rsidRDefault="009B58E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276" w:type="dxa"/>
          </w:tcPr>
          <w:p w14:paraId="546CCD72" w14:textId="5A7CD2E9" w:rsidR="006E0E5E" w:rsidRPr="0035711B" w:rsidRDefault="00C53E5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r w:rsidR="00D77326" w:rsidRPr="0035711B">
              <w:rPr>
                <w:rFonts w:cstheme="minorHAnsi"/>
              </w:rPr>
              <w:t>*</w:t>
            </w:r>
          </w:p>
        </w:tc>
      </w:tr>
      <w:tr w:rsidR="006E0E5E" w:rsidRPr="00BF3D27" w14:paraId="382F1111"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vAlign w:val="center"/>
          </w:tcPr>
          <w:p w14:paraId="78725D8C" w14:textId="77777777" w:rsidR="006E0E5E" w:rsidRPr="0035711B" w:rsidRDefault="006E0E5E">
            <w:pPr>
              <w:rPr>
                <w:rFonts w:cstheme="minorHAnsi"/>
                <w:b w:val="0"/>
                <w:bCs w:val="0"/>
              </w:rPr>
            </w:pPr>
            <w:r w:rsidRPr="0035711B">
              <w:rPr>
                <w:rFonts w:cstheme="minorHAnsi"/>
                <w:b w:val="0"/>
                <w:bCs w:val="0"/>
              </w:rPr>
              <w:t>Severely Food Insecure</w:t>
            </w:r>
          </w:p>
        </w:tc>
        <w:tc>
          <w:tcPr>
            <w:tcW w:w="992" w:type="dxa"/>
            <w:tcBorders>
              <w:top w:val="nil"/>
              <w:bottom w:val="nil"/>
            </w:tcBorders>
          </w:tcPr>
          <w:p w14:paraId="7A77B7F9" w14:textId="77777777" w:rsidR="006E0E5E" w:rsidRPr="0035711B" w:rsidRDefault="003F473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62E4452A" w14:textId="2AAC6AE3" w:rsidR="003F4734" w:rsidRPr="0035711B" w:rsidRDefault="003F473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bottom w:val="nil"/>
            </w:tcBorders>
          </w:tcPr>
          <w:p w14:paraId="2D2D932C" w14:textId="77777777" w:rsidR="006E0E5E" w:rsidRPr="0035711B" w:rsidRDefault="006F6C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7234F1A7" w14:textId="436A132A" w:rsidR="006F6C3F" w:rsidRPr="0035711B" w:rsidRDefault="006F6C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Borders>
              <w:top w:val="nil"/>
              <w:bottom w:val="nil"/>
            </w:tcBorders>
          </w:tcPr>
          <w:p w14:paraId="43E0A504" w14:textId="77777777" w:rsidR="006E0E5E"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p w14:paraId="2C554FDD" w14:textId="4BEE73D3" w:rsidR="00224B85"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134" w:type="dxa"/>
          </w:tcPr>
          <w:p w14:paraId="7F48B3A5" w14:textId="77777777" w:rsidR="006E0E5E"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p w14:paraId="051CE7C1" w14:textId="3C898AEE" w:rsidR="00224B85"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2" w:type="dxa"/>
          </w:tcPr>
          <w:p w14:paraId="40F38DBC" w14:textId="2DD4BDC0" w:rsidR="006E0E5E" w:rsidRPr="0035711B" w:rsidRDefault="0028695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992" w:type="dxa"/>
          </w:tcPr>
          <w:p w14:paraId="5A914F18" w14:textId="69C73510" w:rsidR="006E0E5E" w:rsidRPr="0035711B" w:rsidRDefault="009B58E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276" w:type="dxa"/>
          </w:tcPr>
          <w:p w14:paraId="139437D8" w14:textId="25F23453" w:rsidR="006E0E5E" w:rsidRPr="0035711B" w:rsidRDefault="00D7732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6E0E5E" w:rsidRPr="00BF3D27" w14:paraId="0C91A0FD"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single" w:sz="12" w:space="0" w:color="auto"/>
            </w:tcBorders>
            <w:vAlign w:val="center"/>
          </w:tcPr>
          <w:p w14:paraId="00AE8A7A" w14:textId="7840AB66" w:rsidR="006E0E5E" w:rsidRPr="0035711B" w:rsidRDefault="006E0E5E">
            <w:pPr>
              <w:rPr>
                <w:rFonts w:cstheme="minorHAnsi"/>
                <w:b w:val="0"/>
              </w:rPr>
            </w:pPr>
            <w:r w:rsidRPr="0035711B">
              <w:rPr>
                <w:rFonts w:cstheme="minorHAnsi"/>
                <w:b w:val="0"/>
              </w:rPr>
              <w:t>Vulnerable Households (M + S-FI)</w:t>
            </w:r>
          </w:p>
        </w:tc>
        <w:tc>
          <w:tcPr>
            <w:tcW w:w="992" w:type="dxa"/>
            <w:tcBorders>
              <w:bottom w:val="single" w:sz="12" w:space="0" w:color="auto"/>
            </w:tcBorders>
          </w:tcPr>
          <w:p w14:paraId="23B42EDB" w14:textId="77777777" w:rsidR="006E0E5E"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0.76</w:t>
            </w:r>
          </w:p>
          <w:p w14:paraId="6A10C77A" w14:textId="236977CA" w:rsidR="00692D83"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single" w:sz="12" w:space="0" w:color="auto"/>
            </w:tcBorders>
          </w:tcPr>
          <w:p w14:paraId="3119A11D" w14:textId="77777777" w:rsidR="006E0E5E"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0.92</w:t>
            </w:r>
          </w:p>
          <w:p w14:paraId="3C98D51D" w14:textId="57A12BB8" w:rsidR="00692D83"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bottom w:val="single" w:sz="12" w:space="0" w:color="auto"/>
            </w:tcBorders>
          </w:tcPr>
          <w:p w14:paraId="68F28338" w14:textId="74BEF3C1" w:rsidR="006E0E5E" w:rsidRPr="0035711B" w:rsidRDefault="00224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7</w:t>
            </w:r>
            <w:r w:rsidR="009B58E3" w:rsidRPr="0035711B">
              <w:rPr>
                <w:rFonts w:cstheme="minorHAnsi"/>
              </w:rPr>
              <w:t>3</w:t>
            </w:r>
          </w:p>
          <w:p w14:paraId="4EC5010D" w14:textId="3BCCB394" w:rsidR="00637995" w:rsidRPr="0035711B" w:rsidRDefault="0063799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Borders>
              <w:bottom w:val="single" w:sz="12" w:space="0" w:color="auto"/>
            </w:tcBorders>
          </w:tcPr>
          <w:p w14:paraId="76644261" w14:textId="20B4363B" w:rsidR="006E0E5E" w:rsidRPr="0035711B" w:rsidRDefault="0063799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64</w:t>
            </w:r>
          </w:p>
          <w:p w14:paraId="2C0441AD" w14:textId="6626A543" w:rsidR="00637995" w:rsidRPr="0035711B" w:rsidRDefault="0063799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Borders>
              <w:bottom w:val="single" w:sz="12" w:space="0" w:color="auto"/>
            </w:tcBorders>
          </w:tcPr>
          <w:p w14:paraId="3A584737" w14:textId="7908A554" w:rsidR="006E0E5E" w:rsidRPr="0035711B" w:rsidRDefault="009A598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tc>
        <w:tc>
          <w:tcPr>
            <w:tcW w:w="992" w:type="dxa"/>
            <w:tcBorders>
              <w:bottom w:val="single" w:sz="12" w:space="0" w:color="auto"/>
            </w:tcBorders>
          </w:tcPr>
          <w:p w14:paraId="67B0D9C0" w14:textId="0A022743" w:rsidR="006E0E5E" w:rsidRPr="0035711B" w:rsidRDefault="009B58E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276" w:type="dxa"/>
            <w:tcBorders>
              <w:bottom w:val="single" w:sz="12" w:space="0" w:color="auto"/>
            </w:tcBorders>
          </w:tcPr>
          <w:p w14:paraId="069E939D" w14:textId="354FDC74" w:rsidR="006E0E5E" w:rsidRPr="0035711B" w:rsidRDefault="00D7732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r>
      <w:tr w:rsidR="006E0E5E" w:rsidRPr="00BF3D27" w14:paraId="0F70DA9E" w14:textId="77777777" w:rsidTr="003943B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single" w:sz="12" w:space="0" w:color="auto"/>
            </w:tcBorders>
            <w:vAlign w:val="center"/>
          </w:tcPr>
          <w:p w14:paraId="49D9D12B" w14:textId="77777777" w:rsidR="006E0E5E" w:rsidRPr="0035711B" w:rsidRDefault="006E0E5E">
            <w:pPr>
              <w:rPr>
                <w:rFonts w:cstheme="minorHAnsi"/>
                <w:bCs w:val="0"/>
              </w:rPr>
            </w:pPr>
            <w:r w:rsidRPr="0035711B">
              <w:rPr>
                <w:rFonts w:cstheme="minorHAnsi"/>
                <w:bCs w:val="0"/>
              </w:rPr>
              <w:t>N</w:t>
            </w:r>
          </w:p>
        </w:tc>
        <w:tc>
          <w:tcPr>
            <w:tcW w:w="992" w:type="dxa"/>
            <w:tcBorders>
              <w:top w:val="single" w:sz="12" w:space="0" w:color="auto"/>
              <w:bottom w:val="single" w:sz="12" w:space="0" w:color="auto"/>
            </w:tcBorders>
            <w:vAlign w:val="center"/>
          </w:tcPr>
          <w:p w14:paraId="443A2E7F" w14:textId="15FF5063" w:rsidR="006E0E5E" w:rsidRPr="0035711B" w:rsidRDefault="00B857F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760</w:t>
            </w:r>
          </w:p>
        </w:tc>
        <w:tc>
          <w:tcPr>
            <w:tcW w:w="993" w:type="dxa"/>
            <w:tcBorders>
              <w:top w:val="single" w:sz="12" w:space="0" w:color="auto"/>
              <w:bottom w:val="single" w:sz="12" w:space="0" w:color="auto"/>
            </w:tcBorders>
            <w:vAlign w:val="center"/>
          </w:tcPr>
          <w:p w14:paraId="071689BE" w14:textId="0936A1B3" w:rsidR="006E0E5E" w:rsidRPr="0035711B" w:rsidRDefault="009968F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656</w:t>
            </w:r>
          </w:p>
        </w:tc>
        <w:tc>
          <w:tcPr>
            <w:tcW w:w="1134" w:type="dxa"/>
            <w:tcBorders>
              <w:top w:val="single" w:sz="12" w:space="0" w:color="auto"/>
              <w:bottom w:val="single" w:sz="12" w:space="0" w:color="auto"/>
            </w:tcBorders>
            <w:vAlign w:val="center"/>
          </w:tcPr>
          <w:p w14:paraId="06AEFC11" w14:textId="0A2AFCDC" w:rsidR="006E0E5E" w:rsidRPr="0035711B" w:rsidRDefault="00F61014">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656</w:t>
            </w:r>
          </w:p>
        </w:tc>
        <w:tc>
          <w:tcPr>
            <w:tcW w:w="1134" w:type="dxa"/>
            <w:tcBorders>
              <w:top w:val="single" w:sz="12" w:space="0" w:color="auto"/>
              <w:bottom w:val="single" w:sz="12" w:space="0" w:color="auto"/>
            </w:tcBorders>
            <w:vAlign w:val="center"/>
          </w:tcPr>
          <w:p w14:paraId="0208DAF1" w14:textId="15004FD4" w:rsidR="006E0E5E" w:rsidRPr="0035711B" w:rsidRDefault="00F61014">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760</w:t>
            </w:r>
          </w:p>
        </w:tc>
        <w:tc>
          <w:tcPr>
            <w:tcW w:w="992" w:type="dxa"/>
            <w:tcBorders>
              <w:top w:val="single" w:sz="12" w:space="0" w:color="auto"/>
              <w:bottom w:val="single" w:sz="12" w:space="0" w:color="auto"/>
            </w:tcBorders>
            <w:vAlign w:val="center"/>
          </w:tcPr>
          <w:p w14:paraId="28C3FCF6" w14:textId="25049758" w:rsidR="006E0E5E" w:rsidRPr="0035711B" w:rsidRDefault="009968F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1416</w:t>
            </w:r>
          </w:p>
        </w:tc>
        <w:tc>
          <w:tcPr>
            <w:tcW w:w="992" w:type="dxa"/>
            <w:tcBorders>
              <w:top w:val="single" w:sz="12" w:space="0" w:color="auto"/>
              <w:bottom w:val="single" w:sz="12" w:space="0" w:color="auto"/>
            </w:tcBorders>
            <w:vAlign w:val="center"/>
          </w:tcPr>
          <w:p w14:paraId="01CC1FB2" w14:textId="1A079790" w:rsidR="006E0E5E" w:rsidRPr="0035711B" w:rsidRDefault="009968F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1416</w:t>
            </w:r>
          </w:p>
        </w:tc>
        <w:tc>
          <w:tcPr>
            <w:tcW w:w="1276" w:type="dxa"/>
            <w:tcBorders>
              <w:top w:val="single" w:sz="12" w:space="0" w:color="auto"/>
              <w:bottom w:val="single" w:sz="12" w:space="0" w:color="auto"/>
            </w:tcBorders>
            <w:vAlign w:val="center"/>
          </w:tcPr>
          <w:p w14:paraId="0EE8AE3C" w14:textId="030B29BA" w:rsidR="006E0E5E"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760</w:t>
            </w:r>
          </w:p>
        </w:tc>
      </w:tr>
    </w:tbl>
    <w:p w14:paraId="311C1FD7"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EFE4AC2" w14:textId="77777777" w:rsidR="00A96615" w:rsidRPr="0035711B" w:rsidRDefault="00A96615" w:rsidP="00A96615">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M: Moderately, S: Severely, FI: Food Insecure, Significance * p&lt;0.10, ** p&lt;0.05, *** p&lt;0.01 </w:t>
      </w:r>
    </w:p>
    <w:p w14:paraId="0D0BA7AE" w14:textId="77777777" w:rsidR="006058AF" w:rsidRPr="00BF3D27" w:rsidRDefault="006058AF" w:rsidP="0039620F">
      <w:pPr>
        <w:spacing w:before="240"/>
        <w:rPr>
          <w:rFonts w:cstheme="minorHAnsi"/>
        </w:rPr>
      </w:pPr>
    </w:p>
    <w:p w14:paraId="64FF970D" w14:textId="7390FA9F" w:rsidR="00A312F6" w:rsidRPr="00BF3D27" w:rsidRDefault="00A312F6" w:rsidP="005B71D8">
      <w:pPr>
        <w:rPr>
          <w:rFonts w:cstheme="minorHAnsi"/>
          <w:i/>
          <w:iCs/>
          <w:color w:val="2F5496" w:themeColor="accent1" w:themeShade="BF"/>
          <w:sz w:val="24"/>
          <w:szCs w:val="24"/>
        </w:rPr>
      </w:pPr>
      <w:bookmarkStart w:id="20" w:name="_Toc147757592"/>
      <w:r w:rsidRPr="00BF3D27">
        <w:rPr>
          <w:rFonts w:cstheme="minorHAnsi"/>
          <w:color w:val="2F5496" w:themeColor="accent1" w:themeShade="BF"/>
          <w:sz w:val="24"/>
          <w:szCs w:val="24"/>
        </w:rPr>
        <w:lastRenderedPageBreak/>
        <w:t xml:space="preserve">Table </w:t>
      </w:r>
      <w:r w:rsidRPr="00BF3D27">
        <w:rPr>
          <w:rFonts w:cstheme="minorHAnsi"/>
          <w:i/>
          <w:iCs/>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i/>
          <w:iCs/>
          <w:color w:val="2F5496" w:themeColor="accent1" w:themeShade="BF"/>
          <w:sz w:val="24"/>
          <w:szCs w:val="24"/>
        </w:rPr>
        <w:fldChar w:fldCharType="separate"/>
      </w:r>
      <w:r w:rsidR="0052746E" w:rsidRPr="00BF3D27">
        <w:rPr>
          <w:rFonts w:cstheme="minorHAnsi"/>
          <w:noProof/>
          <w:color w:val="2F5496" w:themeColor="accent1" w:themeShade="BF"/>
          <w:sz w:val="24"/>
          <w:szCs w:val="24"/>
        </w:rPr>
        <w:t>18</w:t>
      </w:r>
      <w:r w:rsidRPr="00BF3D27">
        <w:rPr>
          <w:rFonts w:cstheme="minorHAnsi"/>
          <w:i/>
          <w:iCs/>
          <w:color w:val="2F5496" w:themeColor="accent1" w:themeShade="BF"/>
          <w:sz w:val="24"/>
          <w:szCs w:val="24"/>
        </w:rPr>
        <w:fldChar w:fldCharType="end"/>
      </w:r>
      <w:r w:rsidR="00391840"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Comparison of income and Food expenditure share across modality (Ecuador)</w:t>
      </w:r>
      <w:bookmarkEnd w:id="20"/>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9E3650" w:rsidRPr="00BF3D27" w14:paraId="79E77257"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52D2B112" w14:textId="77777777" w:rsidR="009E3650" w:rsidRPr="0035711B" w:rsidRDefault="009E3650">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77DFE8CF"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3F35544"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091B0C84"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6DBBCC43"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58981BE7"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5E73469B"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07689269"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51C58169"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21028CFC"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9E3650" w:rsidRPr="00BF3D27" w14:paraId="448F3831" w14:textId="77777777" w:rsidTr="00191A8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3F1A68CB" w14:textId="77777777" w:rsidR="009E3650" w:rsidRPr="0035711B" w:rsidRDefault="009E3650">
            <w:pPr>
              <w:rPr>
                <w:rFonts w:cstheme="minorHAnsi"/>
                <w:b w:val="0"/>
                <w:bCs w:val="0"/>
              </w:rPr>
            </w:pPr>
            <w:r w:rsidRPr="0035711B">
              <w:rPr>
                <w:rFonts w:cstheme="minorHAnsi"/>
              </w:rPr>
              <w:t>Income</w:t>
            </w:r>
          </w:p>
        </w:tc>
        <w:tc>
          <w:tcPr>
            <w:tcW w:w="1276" w:type="dxa"/>
            <w:tcBorders>
              <w:top w:val="single" w:sz="12" w:space="0" w:color="auto"/>
              <w:bottom w:val="nil"/>
            </w:tcBorders>
            <w:vAlign w:val="bottom"/>
          </w:tcPr>
          <w:p w14:paraId="733310E1" w14:textId="77777777" w:rsidR="009E3650" w:rsidRPr="0035711B" w:rsidRDefault="009E3650">
            <w:pPr>
              <w:cnfStyle w:val="000000100000" w:firstRow="0" w:lastRow="0" w:firstColumn="0" w:lastColumn="0" w:oddVBand="0" w:evenVBand="0" w:oddHBand="1" w:evenHBand="0" w:firstRowFirstColumn="0" w:firstRowLastColumn="0" w:lastRowFirstColumn="0" w:lastRowLastColumn="0"/>
              <w:rPr>
                <w:rFonts w:cstheme="minorHAnsi"/>
              </w:rPr>
            </w:pPr>
          </w:p>
        </w:tc>
        <w:tc>
          <w:tcPr>
            <w:tcW w:w="1280" w:type="dxa"/>
            <w:tcBorders>
              <w:top w:val="single" w:sz="12" w:space="0" w:color="auto"/>
              <w:bottom w:val="nil"/>
            </w:tcBorders>
            <w:vAlign w:val="bottom"/>
          </w:tcPr>
          <w:p w14:paraId="091B7F7A" w14:textId="77777777" w:rsidR="009E3650" w:rsidRPr="0035711B" w:rsidRDefault="009E3650">
            <w:pPr>
              <w:cnfStyle w:val="000000100000" w:firstRow="0" w:lastRow="0" w:firstColumn="0" w:lastColumn="0" w:oddVBand="0" w:evenVBand="0" w:oddHBand="1" w:evenHBand="0" w:firstRowFirstColumn="0" w:firstRowLastColumn="0" w:lastRowFirstColumn="0" w:lastRowLastColumn="0"/>
              <w:rPr>
                <w:rFonts w:cstheme="minorHAnsi"/>
              </w:rPr>
            </w:pPr>
          </w:p>
        </w:tc>
        <w:tc>
          <w:tcPr>
            <w:tcW w:w="1650" w:type="dxa"/>
            <w:tcBorders>
              <w:top w:val="single" w:sz="12" w:space="0" w:color="auto"/>
              <w:bottom w:val="nil"/>
            </w:tcBorders>
            <w:vAlign w:val="bottom"/>
          </w:tcPr>
          <w:p w14:paraId="7EF628FC" w14:textId="77777777" w:rsidR="009E3650" w:rsidRPr="0035711B" w:rsidRDefault="009E3650">
            <w:pPr>
              <w:cnfStyle w:val="000000100000" w:firstRow="0" w:lastRow="0" w:firstColumn="0" w:lastColumn="0" w:oddVBand="0" w:evenVBand="0" w:oddHBand="1" w:evenHBand="0" w:firstRowFirstColumn="0" w:firstRowLastColumn="0" w:lastRowFirstColumn="0" w:lastRowLastColumn="0"/>
              <w:rPr>
                <w:rFonts w:cstheme="minorHAnsi"/>
              </w:rPr>
            </w:pPr>
          </w:p>
        </w:tc>
      </w:tr>
      <w:tr w:rsidR="009E3650" w:rsidRPr="00BF3D27" w14:paraId="413FD789" w14:textId="77777777" w:rsidTr="00191A80">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456B9853" w14:textId="33CAB1F0" w:rsidR="009E3650" w:rsidRPr="0035711B" w:rsidRDefault="009E3650">
            <w:pPr>
              <w:rPr>
                <w:rFonts w:cstheme="minorHAnsi"/>
                <w:b w:val="0"/>
                <w:bCs w:val="0"/>
              </w:rPr>
            </w:pPr>
            <w:r w:rsidRPr="0035711B">
              <w:rPr>
                <w:rFonts w:cstheme="minorHAnsi"/>
                <w:b w:val="0"/>
                <w:bCs w:val="0"/>
              </w:rPr>
              <w:t xml:space="preserve">Regular and </w:t>
            </w:r>
            <w:r w:rsidR="001855BF" w:rsidRPr="0035711B">
              <w:rPr>
                <w:rFonts w:cstheme="minorHAnsi"/>
                <w:b w:val="0"/>
                <w:bCs w:val="0"/>
              </w:rPr>
              <w:t>u</w:t>
            </w:r>
            <w:r w:rsidRPr="0035711B">
              <w:rPr>
                <w:rFonts w:cstheme="minorHAnsi"/>
                <w:b w:val="0"/>
                <w:bCs w:val="0"/>
              </w:rPr>
              <w:t>nchanged/</w:t>
            </w:r>
            <w:r w:rsidR="001855BF" w:rsidRPr="0035711B">
              <w:rPr>
                <w:rFonts w:cstheme="minorHAnsi"/>
                <w:b w:val="0"/>
                <w:bCs w:val="0"/>
              </w:rPr>
              <w:t>i</w:t>
            </w:r>
            <w:r w:rsidRPr="0035711B">
              <w:rPr>
                <w:rFonts w:cstheme="minorHAnsi"/>
                <w:b w:val="0"/>
                <w:bCs w:val="0"/>
              </w:rPr>
              <w:t>ncreasing</w:t>
            </w:r>
          </w:p>
        </w:tc>
        <w:tc>
          <w:tcPr>
            <w:tcW w:w="1276" w:type="dxa"/>
            <w:tcBorders>
              <w:top w:val="nil"/>
            </w:tcBorders>
            <w:vAlign w:val="center"/>
          </w:tcPr>
          <w:p w14:paraId="60FF6FA7" w14:textId="77777777" w:rsidR="009E3650"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p w14:paraId="0F26C536" w14:textId="2DA0481A" w:rsidR="00CE2BD8"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tcBorders>
              <w:top w:val="nil"/>
            </w:tcBorders>
            <w:vAlign w:val="center"/>
          </w:tcPr>
          <w:p w14:paraId="343E2E8C" w14:textId="77777777" w:rsidR="009E3650"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0.25</w:t>
            </w:r>
          </w:p>
          <w:p w14:paraId="0B258DEA" w14:textId="74CC9866" w:rsidR="00CE2BD8"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top w:val="nil"/>
            </w:tcBorders>
            <w:vAlign w:val="center"/>
          </w:tcPr>
          <w:p w14:paraId="3AC20B7F" w14:textId="0CBA4D71" w:rsidR="009E3650" w:rsidRPr="0035711B" w:rsidRDefault="00206FD7" w:rsidP="00206FD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r>
      <w:tr w:rsidR="009E3650" w:rsidRPr="00BF3D27" w14:paraId="7FE3AB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93C78C9" w14:textId="5830008A" w:rsidR="009E3650" w:rsidRPr="0035711B" w:rsidRDefault="009E3650">
            <w:pPr>
              <w:rPr>
                <w:rFonts w:cstheme="minorHAnsi"/>
                <w:b w:val="0"/>
                <w:bCs w:val="0"/>
              </w:rPr>
            </w:pPr>
            <w:r w:rsidRPr="0035711B">
              <w:rPr>
                <w:rFonts w:cstheme="minorHAnsi"/>
                <w:b w:val="0"/>
                <w:bCs w:val="0"/>
              </w:rPr>
              <w:t xml:space="preserve">Regular and </w:t>
            </w:r>
            <w:r w:rsidR="001855BF" w:rsidRPr="0035711B">
              <w:rPr>
                <w:rFonts w:cstheme="minorHAnsi"/>
                <w:b w:val="0"/>
                <w:bCs w:val="0"/>
              </w:rPr>
              <w:t>r</w:t>
            </w:r>
            <w:r w:rsidRPr="0035711B">
              <w:rPr>
                <w:rFonts w:cstheme="minorHAnsi"/>
                <w:b w:val="0"/>
                <w:bCs w:val="0"/>
              </w:rPr>
              <w:t xml:space="preserve">educed or </w:t>
            </w:r>
            <w:r w:rsidR="001855BF" w:rsidRPr="0035711B">
              <w:rPr>
                <w:rFonts w:cstheme="minorHAnsi"/>
                <w:b w:val="0"/>
                <w:bCs w:val="0"/>
              </w:rPr>
              <w:t>i</w:t>
            </w:r>
            <w:r w:rsidRPr="0035711B">
              <w:rPr>
                <w:rFonts w:cstheme="minorHAnsi"/>
                <w:b w:val="0"/>
                <w:bCs w:val="0"/>
              </w:rPr>
              <w:t>rregular and Unchanged/</w:t>
            </w:r>
            <w:r w:rsidR="001855BF" w:rsidRPr="0035711B">
              <w:rPr>
                <w:rFonts w:cstheme="minorHAnsi"/>
                <w:b w:val="0"/>
                <w:bCs w:val="0"/>
              </w:rPr>
              <w:t>i</w:t>
            </w:r>
            <w:r w:rsidRPr="0035711B">
              <w:rPr>
                <w:rFonts w:cstheme="minorHAnsi"/>
                <w:b w:val="0"/>
                <w:bCs w:val="0"/>
              </w:rPr>
              <w:t>ncreasing</w:t>
            </w:r>
          </w:p>
        </w:tc>
        <w:tc>
          <w:tcPr>
            <w:tcW w:w="1276" w:type="dxa"/>
            <w:vAlign w:val="center"/>
          </w:tcPr>
          <w:p w14:paraId="08C7A4B3" w14:textId="77777777" w:rsidR="009E3650"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0.38</w:t>
            </w:r>
          </w:p>
          <w:p w14:paraId="0AAE76F0" w14:textId="4F3AE113" w:rsidR="00206FD7"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0" w:type="dxa"/>
            <w:vAlign w:val="center"/>
          </w:tcPr>
          <w:p w14:paraId="4F41F5A9" w14:textId="77777777" w:rsidR="009E3650"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0.41</w:t>
            </w:r>
          </w:p>
          <w:p w14:paraId="704DE63C" w14:textId="06473CE5" w:rsidR="00206FD7"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77868D32" w14:textId="29F021A7" w:rsidR="009E3650" w:rsidRPr="0035711B" w:rsidRDefault="0013636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r>
      <w:tr w:rsidR="009E3650" w:rsidRPr="00BF3D27" w14:paraId="6021DD2C"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5C3DF712" w14:textId="149AEC63" w:rsidR="009E3650" w:rsidRPr="0035711B" w:rsidRDefault="009E3650">
            <w:pPr>
              <w:rPr>
                <w:rFonts w:cstheme="minorHAnsi"/>
                <w:b w:val="0"/>
                <w:bCs w:val="0"/>
              </w:rPr>
            </w:pPr>
            <w:r w:rsidRPr="0035711B">
              <w:rPr>
                <w:rFonts w:cstheme="minorHAnsi"/>
                <w:b w:val="0"/>
                <w:bCs w:val="0"/>
              </w:rPr>
              <w:t xml:space="preserve">Irregular and </w:t>
            </w:r>
            <w:r w:rsidR="001855BF" w:rsidRPr="0035711B">
              <w:rPr>
                <w:rFonts w:cstheme="minorHAnsi"/>
                <w:b w:val="0"/>
                <w:bCs w:val="0"/>
              </w:rPr>
              <w:t>r</w:t>
            </w:r>
            <w:r w:rsidRPr="0035711B">
              <w:rPr>
                <w:rFonts w:cstheme="minorHAnsi"/>
                <w:b w:val="0"/>
                <w:bCs w:val="0"/>
              </w:rPr>
              <w:t>educed</w:t>
            </w:r>
          </w:p>
        </w:tc>
        <w:tc>
          <w:tcPr>
            <w:tcW w:w="1276" w:type="dxa"/>
            <w:tcBorders>
              <w:bottom w:val="nil"/>
            </w:tcBorders>
            <w:vAlign w:val="center"/>
          </w:tcPr>
          <w:p w14:paraId="287FA6D1" w14:textId="77777777" w:rsidR="009E3650"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0.26</w:t>
            </w:r>
          </w:p>
          <w:p w14:paraId="3323AA91" w14:textId="1A627BA0" w:rsidR="00136364"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nil"/>
            </w:tcBorders>
            <w:vAlign w:val="center"/>
          </w:tcPr>
          <w:p w14:paraId="39F84190" w14:textId="77777777" w:rsidR="009E3650"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0.24</w:t>
            </w:r>
          </w:p>
          <w:p w14:paraId="69562131" w14:textId="3603120E" w:rsidR="00136364"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nil"/>
            </w:tcBorders>
            <w:vAlign w:val="center"/>
          </w:tcPr>
          <w:p w14:paraId="2844529B" w14:textId="364737C3" w:rsidR="009E3650"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9E3650" w:rsidRPr="00BF3D27" w14:paraId="09795887" w14:textId="77777777" w:rsidTr="00191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0E2ECB29" w14:textId="77777777" w:rsidR="009E3650" w:rsidRPr="0035711B" w:rsidRDefault="009E3650">
            <w:pPr>
              <w:rPr>
                <w:rFonts w:cstheme="minorHAnsi"/>
                <w:b w:val="0"/>
                <w:bCs w:val="0"/>
              </w:rPr>
            </w:pPr>
            <w:r w:rsidRPr="0035711B">
              <w:rPr>
                <w:rFonts w:cstheme="minorHAnsi"/>
                <w:b w:val="0"/>
                <w:bCs w:val="0"/>
              </w:rPr>
              <w:t>No income sources</w:t>
            </w:r>
          </w:p>
        </w:tc>
        <w:tc>
          <w:tcPr>
            <w:tcW w:w="1276" w:type="dxa"/>
            <w:tcBorders>
              <w:top w:val="nil"/>
              <w:bottom w:val="nil"/>
            </w:tcBorders>
            <w:vAlign w:val="center"/>
          </w:tcPr>
          <w:p w14:paraId="5FB2D2EE" w14:textId="77777777" w:rsidR="009E3650"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0.17</w:t>
            </w:r>
          </w:p>
          <w:p w14:paraId="62D62FB4" w14:textId="3A41254A" w:rsidR="007C6718"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tcBorders>
              <w:top w:val="nil"/>
              <w:bottom w:val="nil"/>
            </w:tcBorders>
            <w:vAlign w:val="center"/>
          </w:tcPr>
          <w:p w14:paraId="18C462E9" w14:textId="77777777" w:rsidR="009E3650"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p w14:paraId="327D2067" w14:textId="670D6746" w:rsidR="007C6718"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650" w:type="dxa"/>
            <w:tcBorders>
              <w:top w:val="nil"/>
              <w:bottom w:val="nil"/>
            </w:tcBorders>
            <w:vAlign w:val="center"/>
          </w:tcPr>
          <w:p w14:paraId="0550D7F4" w14:textId="6F63C898" w:rsidR="009E3650"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r>
      <w:tr w:rsidR="009E3650" w:rsidRPr="00BF3D27" w14:paraId="25D00C03" w14:textId="77777777" w:rsidTr="00191A80">
        <w:tblPrEx>
          <w:tblBorders>
            <w:top w:val="none" w:sz="0" w:space="0" w:color="auto"/>
            <w:bottom w:val="none" w:sz="0" w:space="0" w:color="auto"/>
          </w:tblBorders>
        </w:tblPrEx>
        <w:trPr>
          <w:trHeight w:val="335"/>
        </w:trPr>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tcPr>
          <w:p w14:paraId="0F45DEF4" w14:textId="77777777" w:rsidR="009E3650" w:rsidRPr="0035711B" w:rsidRDefault="009E3650">
            <w:pPr>
              <w:spacing w:before="240"/>
              <w:rPr>
                <w:rFonts w:cstheme="minorHAnsi"/>
                <w:b w:val="0"/>
                <w:bCs w:val="0"/>
              </w:rPr>
            </w:pPr>
            <w:r w:rsidRPr="0035711B">
              <w:rPr>
                <w:rFonts w:cstheme="minorHAnsi"/>
              </w:rPr>
              <w:t>FES</w:t>
            </w:r>
          </w:p>
        </w:tc>
        <w:tc>
          <w:tcPr>
            <w:tcW w:w="1276" w:type="dxa"/>
            <w:vAlign w:val="center"/>
          </w:tcPr>
          <w:p w14:paraId="0686FB0E" w14:textId="77777777" w:rsidR="009E3650" w:rsidRPr="0035711B" w:rsidRDefault="009E3650">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80" w:type="dxa"/>
            <w:vAlign w:val="center"/>
          </w:tcPr>
          <w:p w14:paraId="0359F559" w14:textId="77777777" w:rsidR="009E3650" w:rsidRPr="0035711B" w:rsidRDefault="009E3650">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50" w:type="dxa"/>
            <w:vAlign w:val="center"/>
          </w:tcPr>
          <w:p w14:paraId="2D25FFB8" w14:textId="77777777" w:rsidR="009E3650" w:rsidRPr="0035711B" w:rsidRDefault="009E3650">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9E3650" w:rsidRPr="00BF3D27" w14:paraId="29585E88" w14:textId="77777777" w:rsidTr="00191A80">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3969A495" w14:textId="77777777" w:rsidR="009E3650" w:rsidRPr="0035711B" w:rsidRDefault="009E3650">
            <w:pPr>
              <w:rPr>
                <w:rFonts w:cstheme="minorHAnsi"/>
                <w:b w:val="0"/>
                <w:bCs w:val="0"/>
              </w:rPr>
            </w:pPr>
            <w:r w:rsidRPr="0035711B">
              <w:rPr>
                <w:rFonts w:cstheme="minorHAnsi"/>
                <w:b w:val="0"/>
                <w:bCs w:val="0"/>
              </w:rPr>
              <w:t>&lt; 50% of HH Expenditure</w:t>
            </w:r>
          </w:p>
        </w:tc>
        <w:tc>
          <w:tcPr>
            <w:tcW w:w="1276" w:type="dxa"/>
            <w:vAlign w:val="center"/>
          </w:tcPr>
          <w:p w14:paraId="478C6843" w14:textId="77777777" w:rsidR="009E3650"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0.15</w:t>
            </w:r>
          </w:p>
          <w:p w14:paraId="1F1FE816" w14:textId="6F90F132" w:rsidR="008558D1"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vAlign w:val="center"/>
          </w:tcPr>
          <w:p w14:paraId="4A2AC1F0" w14:textId="77777777" w:rsidR="009E3650"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p w14:paraId="66DE2F99" w14:textId="7E555D20" w:rsidR="008558D1"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650" w:type="dxa"/>
            <w:vAlign w:val="center"/>
          </w:tcPr>
          <w:p w14:paraId="74D4F8C4" w14:textId="67BF9546" w:rsidR="009E3650" w:rsidRPr="0035711B" w:rsidRDefault="003C3F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555C29" w:rsidRPr="0035711B">
              <w:rPr>
                <w:rFonts w:cstheme="minorHAnsi"/>
              </w:rPr>
              <w:t>10***</w:t>
            </w:r>
          </w:p>
        </w:tc>
      </w:tr>
      <w:tr w:rsidR="009E3650" w:rsidRPr="00BF3D27" w14:paraId="09CB8EA0" w14:textId="77777777">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vAlign w:val="center"/>
          </w:tcPr>
          <w:p w14:paraId="3E2F4D77" w14:textId="77777777" w:rsidR="009E3650" w:rsidRPr="0035711B" w:rsidRDefault="009E3650">
            <w:pPr>
              <w:rPr>
                <w:rFonts w:cstheme="minorHAnsi"/>
                <w:b w:val="0"/>
                <w:bCs w:val="0"/>
              </w:rPr>
            </w:pPr>
            <w:r w:rsidRPr="0035711B">
              <w:rPr>
                <w:rFonts w:cstheme="minorHAnsi"/>
                <w:b w:val="0"/>
                <w:bCs w:val="0"/>
              </w:rPr>
              <w:t>50 – 65% of HH Expenditure</w:t>
            </w:r>
          </w:p>
        </w:tc>
        <w:tc>
          <w:tcPr>
            <w:tcW w:w="1276" w:type="dxa"/>
            <w:vAlign w:val="center"/>
          </w:tcPr>
          <w:p w14:paraId="605D6BA7" w14:textId="77777777" w:rsidR="009E3650"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p w14:paraId="34373734" w14:textId="7C182B35" w:rsidR="00555C29"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vAlign w:val="center"/>
          </w:tcPr>
          <w:p w14:paraId="33B449E8" w14:textId="77777777" w:rsidR="009E3650"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p w14:paraId="4EA4F2B7" w14:textId="7862CC04" w:rsidR="00555C29"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650" w:type="dxa"/>
            <w:vAlign w:val="center"/>
          </w:tcPr>
          <w:p w14:paraId="29004108" w14:textId="593A1CC8" w:rsidR="009E3650" w:rsidRPr="0035711B" w:rsidRDefault="00CF58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r>
      <w:tr w:rsidR="009E3650" w:rsidRPr="00BF3D27" w14:paraId="535C84FC" w14:textId="77777777">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12B44DF" w14:textId="77777777" w:rsidR="009E3650" w:rsidRPr="0035711B" w:rsidRDefault="009E3650">
            <w:pPr>
              <w:rPr>
                <w:rFonts w:cstheme="minorHAnsi"/>
                <w:b w:val="0"/>
                <w:bCs w:val="0"/>
              </w:rPr>
            </w:pPr>
            <w:r w:rsidRPr="0035711B">
              <w:rPr>
                <w:rFonts w:cstheme="minorHAnsi"/>
                <w:b w:val="0"/>
                <w:bCs w:val="0"/>
              </w:rPr>
              <w:t>65 – 75% of HH Expenditure</w:t>
            </w:r>
          </w:p>
        </w:tc>
        <w:tc>
          <w:tcPr>
            <w:tcW w:w="1276" w:type="dxa"/>
            <w:vAlign w:val="bottom"/>
          </w:tcPr>
          <w:p w14:paraId="342DDFF6" w14:textId="77777777" w:rsidR="009E3650"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56485AEE" w14:textId="38457870" w:rsidR="000C2B11"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vAlign w:val="bottom"/>
          </w:tcPr>
          <w:p w14:paraId="3243BDEC" w14:textId="77777777" w:rsidR="009E3650"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p w14:paraId="7DC7C2B2" w14:textId="234DC0D5" w:rsidR="000C2B11"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650" w:type="dxa"/>
            <w:vAlign w:val="center"/>
          </w:tcPr>
          <w:p w14:paraId="738513FB" w14:textId="76F77029" w:rsidR="009E3650"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9E3650" w:rsidRPr="00BF3D27" w14:paraId="1D73BE12" w14:textId="77777777" w:rsidTr="00191A80">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1F669AAE" w14:textId="77777777" w:rsidR="009E3650" w:rsidRPr="0035711B" w:rsidRDefault="009E3650">
            <w:pPr>
              <w:rPr>
                <w:rFonts w:cstheme="minorHAnsi"/>
                <w:b w:val="0"/>
                <w:bCs w:val="0"/>
              </w:rPr>
            </w:pPr>
            <w:r w:rsidRPr="0035711B">
              <w:rPr>
                <w:rFonts w:cstheme="minorHAnsi"/>
                <w:b w:val="0"/>
                <w:bCs w:val="0"/>
              </w:rPr>
              <w:t>&gt;= 75% of HH Expenditure</w:t>
            </w:r>
          </w:p>
        </w:tc>
        <w:tc>
          <w:tcPr>
            <w:tcW w:w="1276" w:type="dxa"/>
            <w:tcBorders>
              <w:bottom w:val="single" w:sz="12" w:space="0" w:color="auto"/>
            </w:tcBorders>
            <w:vAlign w:val="bottom"/>
          </w:tcPr>
          <w:p w14:paraId="67BEC290" w14:textId="77777777" w:rsidR="009E3650"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0.49</w:t>
            </w:r>
          </w:p>
          <w:p w14:paraId="08AB150D" w14:textId="6A1197DB" w:rsidR="00F57728"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single" w:sz="12" w:space="0" w:color="auto"/>
            </w:tcBorders>
            <w:vAlign w:val="bottom"/>
          </w:tcPr>
          <w:p w14:paraId="5AB778D0" w14:textId="77777777" w:rsidR="009E3650"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0.68</w:t>
            </w:r>
          </w:p>
          <w:p w14:paraId="63582747" w14:textId="2E13DEF6" w:rsidR="00F57728"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single" w:sz="12" w:space="0" w:color="auto"/>
            </w:tcBorders>
            <w:vAlign w:val="center"/>
          </w:tcPr>
          <w:p w14:paraId="47E7AA0E" w14:textId="1DE8AD44" w:rsidR="009E3650"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tc>
      </w:tr>
      <w:tr w:rsidR="009E3650" w:rsidRPr="00BF3D27" w14:paraId="2F70CCE4" w14:textId="77777777" w:rsidTr="00191A8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7C4F69FD" w14:textId="77777777" w:rsidR="009E3650" w:rsidRPr="0035711B" w:rsidRDefault="009E3650">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0DA20A9F" w14:textId="546897DA" w:rsidR="009E3650" w:rsidRPr="0035711B" w:rsidRDefault="0041635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760</w:t>
            </w:r>
          </w:p>
        </w:tc>
        <w:tc>
          <w:tcPr>
            <w:tcW w:w="1280" w:type="dxa"/>
            <w:tcBorders>
              <w:top w:val="single" w:sz="12" w:space="0" w:color="auto"/>
              <w:bottom w:val="single" w:sz="12" w:space="0" w:color="auto"/>
            </w:tcBorders>
            <w:vAlign w:val="center"/>
          </w:tcPr>
          <w:p w14:paraId="1C7E250B" w14:textId="5DA0DAB5" w:rsidR="009E3650" w:rsidRPr="0035711B" w:rsidRDefault="0041635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656</w:t>
            </w:r>
          </w:p>
        </w:tc>
        <w:tc>
          <w:tcPr>
            <w:tcW w:w="1650" w:type="dxa"/>
            <w:tcBorders>
              <w:top w:val="single" w:sz="12" w:space="0" w:color="auto"/>
              <w:bottom w:val="single" w:sz="12" w:space="0" w:color="auto"/>
            </w:tcBorders>
            <w:vAlign w:val="center"/>
          </w:tcPr>
          <w:p w14:paraId="2E5FE213" w14:textId="1BF29647" w:rsidR="009E3650" w:rsidRPr="0035711B" w:rsidRDefault="0041635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1416</w:t>
            </w:r>
          </w:p>
        </w:tc>
      </w:tr>
    </w:tbl>
    <w:p w14:paraId="3A286CF8"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3BE93DD6" w14:textId="45539C83" w:rsidR="00A96615" w:rsidRPr="0035711B" w:rsidRDefault="00A96615" w:rsidP="00A96615">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25D900DA" w14:textId="17280A70" w:rsidR="000507F7" w:rsidRPr="00BF3D27" w:rsidRDefault="000507F7">
      <w:pPr>
        <w:rPr>
          <w:rFonts w:cstheme="minorHAnsi"/>
        </w:rPr>
      </w:pPr>
    </w:p>
    <w:p w14:paraId="15BEE0B3" w14:textId="31CFDB64" w:rsidR="00A312F6" w:rsidRPr="00BF3D27" w:rsidRDefault="00A312F6" w:rsidP="00E87B74">
      <w:pPr>
        <w:pStyle w:val="Caption"/>
        <w:keepNext/>
        <w:spacing w:line="276" w:lineRule="auto"/>
        <w:rPr>
          <w:rFonts w:cstheme="minorHAnsi"/>
          <w:i w:val="0"/>
          <w:iCs w:val="0"/>
          <w:color w:val="2F5496" w:themeColor="accent1" w:themeShade="BF"/>
          <w:sz w:val="24"/>
          <w:szCs w:val="24"/>
        </w:rPr>
      </w:pPr>
      <w:bookmarkStart w:id="21" w:name="_Toc147757593"/>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19</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Comparison of key Food security indicators across modality (Ecuador)</w:t>
      </w:r>
      <w:bookmarkEnd w:id="21"/>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531"/>
        <w:gridCol w:w="1276"/>
        <w:gridCol w:w="1281"/>
        <w:gridCol w:w="1796"/>
      </w:tblGrid>
      <w:tr w:rsidR="000507F7" w:rsidRPr="00BF3D27" w14:paraId="5A693B88" w14:textId="77777777" w:rsidTr="00F04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bottom"/>
          </w:tcPr>
          <w:p w14:paraId="574CF6B0" w14:textId="77777777" w:rsidR="000507F7" w:rsidRPr="0035711B" w:rsidRDefault="000507F7">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3EA095AE"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19B0296"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22BF0E2F"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1" w:type="dxa"/>
            <w:tcBorders>
              <w:top w:val="single" w:sz="12" w:space="0" w:color="auto"/>
              <w:bottom w:val="single" w:sz="12" w:space="0" w:color="auto"/>
            </w:tcBorders>
          </w:tcPr>
          <w:p w14:paraId="168FE4D0"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949BAD5"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0C914ADC"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796" w:type="dxa"/>
            <w:tcBorders>
              <w:top w:val="single" w:sz="12" w:space="0" w:color="auto"/>
              <w:bottom w:val="single" w:sz="12" w:space="0" w:color="auto"/>
            </w:tcBorders>
          </w:tcPr>
          <w:p w14:paraId="3CF1865B"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8BC1FE3"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41FFE3E"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0507F7" w:rsidRPr="00BF3D27" w14:paraId="7B3040E0" w14:textId="77777777" w:rsidTr="00F0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tcBorders>
            <w:vAlign w:val="center"/>
          </w:tcPr>
          <w:p w14:paraId="121DB44A" w14:textId="77777777" w:rsidR="000507F7" w:rsidRPr="0035711B" w:rsidRDefault="000507F7">
            <w:pPr>
              <w:rPr>
                <w:rFonts w:cstheme="minorHAnsi"/>
                <w:b w:val="0"/>
                <w:bCs w:val="0"/>
              </w:rPr>
            </w:pPr>
            <w:r w:rsidRPr="0035711B">
              <w:rPr>
                <w:rFonts w:cstheme="minorHAnsi"/>
                <w:b w:val="0"/>
                <w:bCs w:val="0"/>
              </w:rPr>
              <w:t>Food Consumption Score-FCS</w:t>
            </w:r>
          </w:p>
        </w:tc>
        <w:tc>
          <w:tcPr>
            <w:tcW w:w="1276" w:type="dxa"/>
            <w:tcBorders>
              <w:top w:val="single" w:sz="12" w:space="0" w:color="auto"/>
            </w:tcBorders>
          </w:tcPr>
          <w:p w14:paraId="189A333B"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46.28</w:t>
            </w:r>
          </w:p>
          <w:p w14:paraId="6EAC28AF"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(0.78)</w:t>
            </w:r>
          </w:p>
        </w:tc>
        <w:tc>
          <w:tcPr>
            <w:tcW w:w="1281" w:type="dxa"/>
            <w:tcBorders>
              <w:top w:val="single" w:sz="12" w:space="0" w:color="auto"/>
            </w:tcBorders>
          </w:tcPr>
          <w:p w14:paraId="5DA1C200"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52.54</w:t>
            </w:r>
          </w:p>
          <w:p w14:paraId="219C60BB"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(0.94)</w:t>
            </w:r>
          </w:p>
        </w:tc>
        <w:tc>
          <w:tcPr>
            <w:tcW w:w="1796" w:type="dxa"/>
            <w:tcBorders>
              <w:top w:val="single" w:sz="12" w:space="0" w:color="auto"/>
            </w:tcBorders>
            <w:vAlign w:val="center"/>
          </w:tcPr>
          <w:p w14:paraId="07379A89"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-6.25***</w:t>
            </w:r>
          </w:p>
        </w:tc>
      </w:tr>
      <w:tr w:rsidR="000507F7" w:rsidRPr="00BF3D27" w14:paraId="63B72AFB" w14:textId="77777777">
        <w:tc>
          <w:tcPr>
            <w:cnfStyle w:val="001000000000" w:firstRow="0" w:lastRow="0" w:firstColumn="1" w:lastColumn="0" w:oddVBand="0" w:evenVBand="0" w:oddHBand="0" w:evenHBand="0" w:firstRowFirstColumn="0" w:firstRowLastColumn="0" w:lastRowFirstColumn="0" w:lastRowLastColumn="0"/>
            <w:tcW w:w="4531" w:type="dxa"/>
            <w:vAlign w:val="center"/>
          </w:tcPr>
          <w:p w14:paraId="0535B9AE" w14:textId="05CC31A2" w:rsidR="000507F7" w:rsidRPr="0035711B" w:rsidRDefault="000507F7">
            <w:pPr>
              <w:rPr>
                <w:rFonts w:cstheme="minorHAnsi"/>
                <w:b w:val="0"/>
                <w:bCs w:val="0"/>
              </w:rPr>
            </w:pPr>
            <w:r w:rsidRPr="0035711B">
              <w:rPr>
                <w:rFonts w:cstheme="minorHAnsi"/>
                <w:b w:val="0"/>
                <w:bCs w:val="0"/>
              </w:rPr>
              <w:t xml:space="preserve">Reduced </w:t>
            </w:r>
            <w:r w:rsidR="00053EAF" w:rsidRPr="0035711B">
              <w:rPr>
                <w:rFonts w:cstheme="minorHAnsi"/>
                <w:b w:val="0"/>
                <w:bCs w:val="0"/>
              </w:rPr>
              <w:t xml:space="preserve">Coping </w:t>
            </w:r>
            <w:r w:rsidRPr="0035711B">
              <w:rPr>
                <w:rFonts w:cstheme="minorHAnsi"/>
                <w:b w:val="0"/>
                <w:bCs w:val="0"/>
              </w:rPr>
              <w:t>Strategies Index-rCSI</w:t>
            </w:r>
          </w:p>
        </w:tc>
        <w:tc>
          <w:tcPr>
            <w:tcW w:w="1276" w:type="dxa"/>
          </w:tcPr>
          <w:p w14:paraId="7920F5B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19.86</w:t>
            </w:r>
          </w:p>
          <w:p w14:paraId="007E6AF6"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(0.45)</w:t>
            </w:r>
          </w:p>
        </w:tc>
        <w:tc>
          <w:tcPr>
            <w:tcW w:w="1281" w:type="dxa"/>
          </w:tcPr>
          <w:p w14:paraId="0CDA02F6"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18.50</w:t>
            </w:r>
          </w:p>
          <w:p w14:paraId="22B0559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(0.46)</w:t>
            </w:r>
          </w:p>
        </w:tc>
        <w:tc>
          <w:tcPr>
            <w:tcW w:w="1796" w:type="dxa"/>
            <w:vAlign w:val="center"/>
          </w:tcPr>
          <w:p w14:paraId="61CF2B26"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1.36**</w:t>
            </w:r>
          </w:p>
        </w:tc>
      </w:tr>
      <w:tr w:rsidR="000507F7" w:rsidRPr="00BF3D27" w14:paraId="21DBC2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4F8BCFF" w14:textId="77777777" w:rsidR="000507F7" w:rsidRPr="0035711B" w:rsidRDefault="000507F7">
            <w:pPr>
              <w:rPr>
                <w:rFonts w:cstheme="minorHAnsi"/>
                <w:b w:val="0"/>
                <w:bCs w:val="0"/>
              </w:rPr>
            </w:pPr>
            <w:r w:rsidRPr="0035711B">
              <w:rPr>
                <w:rFonts w:cstheme="minorHAnsi"/>
                <w:b w:val="0"/>
                <w:bCs w:val="0"/>
              </w:rPr>
              <w:t>Livelihood coping: None</w:t>
            </w:r>
          </w:p>
        </w:tc>
        <w:tc>
          <w:tcPr>
            <w:tcW w:w="1276" w:type="dxa"/>
          </w:tcPr>
          <w:p w14:paraId="557745FF"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p w14:paraId="5BC52CCA"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Pr>
          <w:p w14:paraId="36542377"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54E15D27"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vAlign w:val="center"/>
          </w:tcPr>
          <w:p w14:paraId="64BF8199"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r>
      <w:tr w:rsidR="000507F7" w:rsidRPr="00BF3D27" w14:paraId="7A52CB52" w14:textId="77777777">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06AF01D4" w14:textId="77777777" w:rsidR="000507F7" w:rsidRPr="0035711B" w:rsidRDefault="000507F7">
            <w:pPr>
              <w:rPr>
                <w:rFonts w:cstheme="minorHAnsi"/>
                <w:b w:val="0"/>
                <w:bCs w:val="0"/>
              </w:rPr>
            </w:pPr>
            <w:r w:rsidRPr="0035711B">
              <w:rPr>
                <w:rFonts w:cstheme="minorHAnsi"/>
                <w:b w:val="0"/>
                <w:bCs w:val="0"/>
              </w:rPr>
              <w:t>Livelihood coping: Stress level</w:t>
            </w:r>
          </w:p>
        </w:tc>
        <w:tc>
          <w:tcPr>
            <w:tcW w:w="1276" w:type="dxa"/>
            <w:tcBorders>
              <w:bottom w:val="nil"/>
            </w:tcBorders>
          </w:tcPr>
          <w:p w14:paraId="02E5C47D"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0.28</w:t>
            </w:r>
          </w:p>
          <w:p w14:paraId="43AF91CD"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1" w:type="dxa"/>
            <w:tcBorders>
              <w:bottom w:val="nil"/>
            </w:tcBorders>
          </w:tcPr>
          <w:p w14:paraId="41794DA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p w14:paraId="65A3D009"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796" w:type="dxa"/>
            <w:tcBorders>
              <w:bottom w:val="nil"/>
            </w:tcBorders>
            <w:vAlign w:val="center"/>
          </w:tcPr>
          <w:p w14:paraId="5870CC19"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0.20***</w:t>
            </w:r>
          </w:p>
        </w:tc>
      </w:tr>
      <w:tr w:rsidR="000507F7" w:rsidRPr="00BF3D27" w14:paraId="1E431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nil"/>
            </w:tcBorders>
            <w:vAlign w:val="center"/>
          </w:tcPr>
          <w:p w14:paraId="554F0CBD" w14:textId="77777777" w:rsidR="000507F7" w:rsidRPr="0035711B" w:rsidRDefault="000507F7">
            <w:pPr>
              <w:rPr>
                <w:rFonts w:cstheme="minorHAnsi"/>
                <w:b w:val="0"/>
                <w:bCs w:val="0"/>
              </w:rPr>
            </w:pPr>
            <w:r w:rsidRPr="0035711B">
              <w:rPr>
                <w:rFonts w:cstheme="minorHAnsi"/>
                <w:b w:val="0"/>
                <w:bCs w:val="0"/>
              </w:rPr>
              <w:t>Livelihood coping: Crisis level</w:t>
            </w:r>
          </w:p>
        </w:tc>
        <w:tc>
          <w:tcPr>
            <w:tcW w:w="1276" w:type="dxa"/>
            <w:tcBorders>
              <w:top w:val="nil"/>
              <w:bottom w:val="nil"/>
            </w:tcBorders>
          </w:tcPr>
          <w:p w14:paraId="54A8838E"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0.42</w:t>
            </w:r>
          </w:p>
          <w:p w14:paraId="5FCBB0B5"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Borders>
              <w:top w:val="nil"/>
              <w:bottom w:val="nil"/>
            </w:tcBorders>
          </w:tcPr>
          <w:p w14:paraId="2446EC98"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4FEF38B8"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796" w:type="dxa"/>
            <w:tcBorders>
              <w:top w:val="nil"/>
              <w:bottom w:val="nil"/>
            </w:tcBorders>
            <w:vAlign w:val="center"/>
          </w:tcPr>
          <w:p w14:paraId="275FB8D9"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tc>
      </w:tr>
      <w:tr w:rsidR="000507F7" w:rsidRPr="00BF3D27" w14:paraId="07BA4A6E" w14:textId="77777777" w:rsidTr="00F04A6E">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0E56D28E" w14:textId="77777777" w:rsidR="000507F7" w:rsidRPr="0035711B" w:rsidRDefault="000507F7">
            <w:pPr>
              <w:rPr>
                <w:rFonts w:cstheme="minorHAnsi"/>
                <w:b w:val="0"/>
              </w:rPr>
            </w:pPr>
            <w:r w:rsidRPr="0035711B">
              <w:rPr>
                <w:rFonts w:cstheme="minorHAnsi"/>
                <w:b w:val="0"/>
              </w:rPr>
              <w:t>Livelihood coping: Emergency level</w:t>
            </w:r>
          </w:p>
        </w:tc>
        <w:tc>
          <w:tcPr>
            <w:tcW w:w="1276" w:type="dxa"/>
            <w:tcBorders>
              <w:bottom w:val="nil"/>
            </w:tcBorders>
          </w:tcPr>
          <w:p w14:paraId="33D84AFB"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0.21</w:t>
            </w:r>
          </w:p>
          <w:p w14:paraId="0BC15E45"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1" w:type="dxa"/>
            <w:tcBorders>
              <w:bottom w:val="nil"/>
            </w:tcBorders>
          </w:tcPr>
          <w:p w14:paraId="144A43CD"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0.70</w:t>
            </w:r>
          </w:p>
          <w:p w14:paraId="0017D4EF"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796" w:type="dxa"/>
            <w:tcBorders>
              <w:bottom w:val="nil"/>
            </w:tcBorders>
            <w:vAlign w:val="center"/>
          </w:tcPr>
          <w:p w14:paraId="2D5096EA"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-0.50***</w:t>
            </w:r>
          </w:p>
        </w:tc>
      </w:tr>
      <w:tr w:rsidR="000507F7" w:rsidRPr="00BF3D27" w14:paraId="25FA1B8A" w14:textId="77777777" w:rsidTr="00F0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single" w:sz="12" w:space="0" w:color="auto"/>
            </w:tcBorders>
            <w:vAlign w:val="center"/>
          </w:tcPr>
          <w:p w14:paraId="10C620A6" w14:textId="77777777" w:rsidR="000507F7" w:rsidRPr="0035711B" w:rsidRDefault="000507F7">
            <w:pPr>
              <w:rPr>
                <w:rFonts w:cstheme="minorHAnsi"/>
                <w:b w:val="0"/>
              </w:rPr>
            </w:pPr>
            <w:r w:rsidRPr="0035711B">
              <w:rPr>
                <w:rFonts w:cstheme="minorHAnsi"/>
                <w:b w:val="0"/>
              </w:rPr>
              <w:t>Food Expenditure Share: FES</w:t>
            </w:r>
          </w:p>
        </w:tc>
        <w:tc>
          <w:tcPr>
            <w:tcW w:w="1276" w:type="dxa"/>
            <w:tcBorders>
              <w:top w:val="nil"/>
              <w:bottom w:val="single" w:sz="12" w:space="0" w:color="auto"/>
            </w:tcBorders>
          </w:tcPr>
          <w:p w14:paraId="1BDF4D1C"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0.71</w:t>
            </w:r>
          </w:p>
          <w:p w14:paraId="609DE59D"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Borders>
              <w:top w:val="nil"/>
              <w:bottom w:val="single" w:sz="12" w:space="0" w:color="auto"/>
            </w:tcBorders>
          </w:tcPr>
          <w:p w14:paraId="247EABF4"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0.79</w:t>
            </w:r>
          </w:p>
          <w:p w14:paraId="2A97630B"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tcBorders>
              <w:top w:val="nil"/>
              <w:bottom w:val="single" w:sz="12" w:space="0" w:color="auto"/>
            </w:tcBorders>
            <w:vAlign w:val="center"/>
          </w:tcPr>
          <w:p w14:paraId="0CBF67B4"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r>
      <w:tr w:rsidR="000507F7" w:rsidRPr="00BF3D27" w14:paraId="21E1E3F2" w14:textId="77777777" w:rsidTr="00F04A6E">
        <w:trPr>
          <w:trHeight w:val="443"/>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center"/>
          </w:tcPr>
          <w:p w14:paraId="06FF4AFD" w14:textId="77777777" w:rsidR="000507F7" w:rsidRPr="0035711B" w:rsidRDefault="000507F7">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0AEC74D3"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760</w:t>
            </w:r>
          </w:p>
        </w:tc>
        <w:tc>
          <w:tcPr>
            <w:tcW w:w="1281" w:type="dxa"/>
            <w:tcBorders>
              <w:top w:val="single" w:sz="12" w:space="0" w:color="auto"/>
              <w:bottom w:val="single" w:sz="12" w:space="0" w:color="auto"/>
            </w:tcBorders>
            <w:vAlign w:val="center"/>
          </w:tcPr>
          <w:p w14:paraId="2C4A7CE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656</w:t>
            </w:r>
          </w:p>
        </w:tc>
        <w:tc>
          <w:tcPr>
            <w:tcW w:w="1796" w:type="dxa"/>
            <w:tcBorders>
              <w:top w:val="single" w:sz="12" w:space="0" w:color="auto"/>
              <w:bottom w:val="single" w:sz="12" w:space="0" w:color="auto"/>
            </w:tcBorders>
            <w:vAlign w:val="center"/>
          </w:tcPr>
          <w:p w14:paraId="40A55605"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1416</w:t>
            </w:r>
          </w:p>
        </w:tc>
      </w:tr>
    </w:tbl>
    <w:p w14:paraId="138BFC50"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C5B3531" w14:textId="313E81CF" w:rsidR="00A96615" w:rsidRPr="0035711B" w:rsidRDefault="00A96615" w:rsidP="00A96615">
      <w:pPr>
        <w:spacing w:line="276" w:lineRule="auto"/>
        <w:jc w:val="both"/>
        <w:rPr>
          <w:rFonts w:cstheme="minorHAnsi"/>
          <w:sz w:val="24"/>
          <w:szCs w:val="24"/>
        </w:rPr>
      </w:pPr>
      <w:r w:rsidRPr="0035711B">
        <w:rPr>
          <w:rFonts w:cstheme="minorHAnsi"/>
          <w:b/>
          <w:bCs/>
          <w:sz w:val="18"/>
          <w:szCs w:val="18"/>
        </w:rPr>
        <w:lastRenderedPageBreak/>
        <w:t xml:space="preserve">Note: </w:t>
      </w:r>
      <w:r w:rsidRPr="0035711B">
        <w:rPr>
          <w:rFonts w:cstheme="minorHAnsi"/>
          <w:sz w:val="18"/>
          <w:szCs w:val="18"/>
        </w:rPr>
        <w:t xml:space="preserve">Significance * p&lt;0.10, ** p&lt;0.05, *** p&lt;0.01 </w:t>
      </w:r>
    </w:p>
    <w:p w14:paraId="4AFE405F" w14:textId="77777777" w:rsidR="00A96615" w:rsidRPr="00BF3D27" w:rsidRDefault="00A96615" w:rsidP="0039620F">
      <w:pPr>
        <w:spacing w:before="240"/>
        <w:rPr>
          <w:rFonts w:cstheme="minorHAnsi"/>
        </w:rPr>
      </w:pPr>
    </w:p>
    <w:p w14:paraId="24D6883D" w14:textId="293F76BC" w:rsidR="0062143A" w:rsidRPr="00BF3D27" w:rsidRDefault="0062143A" w:rsidP="00E87B74">
      <w:pPr>
        <w:pStyle w:val="Caption"/>
        <w:keepNext/>
        <w:spacing w:line="276" w:lineRule="auto"/>
        <w:rPr>
          <w:rFonts w:cstheme="minorHAnsi"/>
          <w:i w:val="0"/>
          <w:iCs w:val="0"/>
          <w:color w:val="2F5496" w:themeColor="accent1" w:themeShade="BF"/>
          <w:sz w:val="24"/>
          <w:szCs w:val="24"/>
        </w:rPr>
      </w:pPr>
      <w:bookmarkStart w:id="22" w:name="_Toc147757594"/>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20</w:t>
      </w:r>
      <w:r w:rsidRPr="00BF3D27">
        <w:rPr>
          <w:rFonts w:cstheme="minorHAnsi"/>
          <w:i w:val="0"/>
          <w:iCs w:val="0"/>
          <w:color w:val="2F5496" w:themeColor="accent1" w:themeShade="BF"/>
          <w:sz w:val="24"/>
          <w:szCs w:val="24"/>
        </w:rPr>
        <w:fldChar w:fldCharType="end"/>
      </w:r>
      <w:r w:rsidR="004E4926" w:rsidRPr="00BF3D27">
        <w:rPr>
          <w:rFonts w:cstheme="minorHAnsi"/>
          <w:i w:val="0"/>
          <w:iCs w:val="0"/>
          <w:color w:val="2F5496" w:themeColor="accent1" w:themeShade="BF"/>
          <w:sz w:val="24"/>
          <w:szCs w:val="24"/>
        </w:rPr>
        <w:t>:</w:t>
      </w:r>
      <w:r w:rsidRPr="00BF3D27">
        <w:rPr>
          <w:rFonts w:cstheme="minorHAnsi"/>
          <w:i w:val="0"/>
          <w:iCs w:val="0"/>
          <w:color w:val="2F5496" w:themeColor="accent1" w:themeShade="BF"/>
          <w:sz w:val="24"/>
          <w:szCs w:val="24"/>
        </w:rPr>
        <w:t xml:space="preserve"> </w:t>
      </w:r>
      <w:r w:rsidR="003B1C33" w:rsidRPr="00BF3D27">
        <w:rPr>
          <w:rFonts w:cstheme="minorHAnsi"/>
          <w:i w:val="0"/>
          <w:iCs w:val="0"/>
          <w:color w:val="2F5496" w:themeColor="accent1" w:themeShade="BF"/>
          <w:sz w:val="24"/>
          <w:szCs w:val="24"/>
        </w:rPr>
        <w:t xml:space="preserve">Disaggregated FCS </w:t>
      </w:r>
      <w:r w:rsidRPr="00BF3D27">
        <w:rPr>
          <w:rFonts w:cstheme="minorHAnsi"/>
          <w:i w:val="0"/>
          <w:iCs w:val="0"/>
          <w:color w:val="2F5496" w:themeColor="accent1" w:themeShade="BF"/>
          <w:sz w:val="24"/>
          <w:szCs w:val="24"/>
        </w:rPr>
        <w:t xml:space="preserve">comparison by </w:t>
      </w:r>
      <w:r w:rsidR="00F341C9" w:rsidRPr="00BF3D27">
        <w:rPr>
          <w:rFonts w:cstheme="minorHAnsi"/>
          <w:i w:val="0"/>
          <w:iCs w:val="0"/>
          <w:color w:val="2F5496" w:themeColor="accent1" w:themeShade="BF"/>
          <w:sz w:val="24"/>
          <w:szCs w:val="24"/>
        </w:rPr>
        <w:t>m</w:t>
      </w:r>
      <w:r w:rsidRPr="00BF3D27">
        <w:rPr>
          <w:rFonts w:cstheme="minorHAnsi"/>
          <w:i w:val="0"/>
          <w:iCs w:val="0"/>
          <w:color w:val="2F5496" w:themeColor="accent1" w:themeShade="BF"/>
          <w:sz w:val="24"/>
          <w:szCs w:val="24"/>
        </w:rPr>
        <w:t>odality</w:t>
      </w:r>
      <w:r w:rsidR="00D2023B" w:rsidRPr="00BF3D27">
        <w:rPr>
          <w:rFonts w:cstheme="minorHAnsi"/>
          <w:i w:val="0"/>
          <w:iCs w:val="0"/>
          <w:color w:val="2F5496" w:themeColor="accent1" w:themeShade="BF"/>
          <w:sz w:val="24"/>
          <w:szCs w:val="24"/>
        </w:rPr>
        <w:t xml:space="preserve"> (Ecuador</w:t>
      </w:r>
      <w:r w:rsidR="005C68E1" w:rsidRPr="00BF3D27">
        <w:rPr>
          <w:rFonts w:cstheme="minorHAnsi"/>
          <w:i w:val="0"/>
          <w:iCs w:val="0"/>
          <w:color w:val="2F5496" w:themeColor="accent1" w:themeShade="BF"/>
          <w:sz w:val="24"/>
          <w:szCs w:val="24"/>
        </w:rPr>
        <w:t>)</w:t>
      </w:r>
      <w:bookmarkEnd w:id="22"/>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E2E67" w:rsidRPr="00BF3D27" w14:paraId="7E8EA60C" w14:textId="77777777" w:rsidTr="00F04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9640729" w14:textId="4BEC0ECA" w:rsidR="002E2E67" w:rsidRPr="0035711B" w:rsidRDefault="00282447">
            <w:pPr>
              <w:rPr>
                <w:rFonts w:cstheme="minorHAnsi"/>
                <w:sz w:val="20"/>
                <w:szCs w:val="20"/>
              </w:rPr>
            </w:pPr>
            <w:r w:rsidRPr="0035711B">
              <w:rPr>
                <w:rFonts w:cstheme="minorHAnsi"/>
                <w:sz w:val="20"/>
                <w:szCs w:val="20"/>
              </w:rPr>
              <w:t>FCS</w:t>
            </w:r>
            <w:r w:rsidR="002E2E67" w:rsidRPr="0035711B">
              <w:rPr>
                <w:rFonts w:cstheme="minorHAnsi"/>
                <w:sz w:val="20"/>
                <w:szCs w:val="20"/>
              </w:rPr>
              <w:t xml:space="preserve"> Indicator disaggregated</w:t>
            </w:r>
            <w:r w:rsidR="0030553E" w:rsidRPr="0035711B">
              <w:rPr>
                <w:rFonts w:cstheme="minorHAnsi"/>
                <w:sz w:val="20"/>
                <w:szCs w:val="20"/>
              </w:rPr>
              <w:t xml:space="preserve"> over the Lat 7days</w:t>
            </w:r>
          </w:p>
        </w:tc>
        <w:tc>
          <w:tcPr>
            <w:tcW w:w="1417" w:type="dxa"/>
            <w:tcBorders>
              <w:top w:val="single" w:sz="12" w:space="0" w:color="auto"/>
              <w:bottom w:val="single" w:sz="12" w:space="0" w:color="auto"/>
            </w:tcBorders>
          </w:tcPr>
          <w:p w14:paraId="3D73AEF9"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A0C62B2"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68331124"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0A25810D"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5BD48392"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02C86C8E"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5DF9485E"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F5A349D"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2A13C30"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E2E67" w:rsidRPr="00BF3D27" w14:paraId="01FE311C" w14:textId="77777777" w:rsidTr="00F0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4185056F" w14:textId="1D7A91F1" w:rsidR="002E2E67" w:rsidRPr="0035711B" w:rsidRDefault="0030553E">
            <w:pPr>
              <w:rPr>
                <w:rFonts w:cstheme="minorHAnsi"/>
                <w:b w:val="0"/>
                <w:bCs w:val="0"/>
              </w:rPr>
            </w:pPr>
            <w:r w:rsidRPr="0035711B">
              <w:rPr>
                <w:rFonts w:cstheme="minorHAnsi"/>
                <w:b w:val="0"/>
                <w:bCs w:val="0"/>
              </w:rPr>
              <w:t>Cereals and Tubers</w:t>
            </w:r>
          </w:p>
        </w:tc>
        <w:tc>
          <w:tcPr>
            <w:tcW w:w="1417" w:type="dxa"/>
            <w:tcBorders>
              <w:top w:val="single" w:sz="12" w:space="0" w:color="auto"/>
            </w:tcBorders>
          </w:tcPr>
          <w:p w14:paraId="7D907FB0" w14:textId="77777777" w:rsidR="002E2E67"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5.38</w:t>
            </w:r>
          </w:p>
          <w:p w14:paraId="37448B11" w14:textId="6795BE2E" w:rsidR="00C351F8"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276" w:type="dxa"/>
            <w:tcBorders>
              <w:top w:val="single" w:sz="12" w:space="0" w:color="auto"/>
            </w:tcBorders>
          </w:tcPr>
          <w:p w14:paraId="12AC0306" w14:textId="77777777" w:rsidR="002E2E67"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4.93</w:t>
            </w:r>
          </w:p>
          <w:p w14:paraId="6D05DE73" w14:textId="5EB343F9" w:rsidR="00C351F8"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843" w:type="dxa"/>
            <w:tcBorders>
              <w:top w:val="single" w:sz="12" w:space="0" w:color="auto"/>
            </w:tcBorders>
            <w:vAlign w:val="center"/>
          </w:tcPr>
          <w:p w14:paraId="1533DEFC" w14:textId="6F9CC47A" w:rsidR="002E2E67"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0.45***</w:t>
            </w:r>
          </w:p>
        </w:tc>
      </w:tr>
      <w:tr w:rsidR="002E2E67" w:rsidRPr="00BF3D27" w14:paraId="6F08B692"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0FAE9E32" w14:textId="4D601A65" w:rsidR="002E2E67" w:rsidRPr="0035711B" w:rsidRDefault="00C351F8">
            <w:pPr>
              <w:rPr>
                <w:rFonts w:cstheme="minorHAnsi"/>
                <w:b w:val="0"/>
                <w:bCs w:val="0"/>
              </w:rPr>
            </w:pPr>
            <w:r w:rsidRPr="0035711B">
              <w:rPr>
                <w:rFonts w:cstheme="minorHAnsi"/>
                <w:b w:val="0"/>
                <w:bCs w:val="0"/>
              </w:rPr>
              <w:t>Pulses</w:t>
            </w:r>
          </w:p>
        </w:tc>
        <w:tc>
          <w:tcPr>
            <w:tcW w:w="1417" w:type="dxa"/>
          </w:tcPr>
          <w:p w14:paraId="23353CAF" w14:textId="77777777" w:rsidR="002E2E67"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2.00</w:t>
            </w:r>
          </w:p>
          <w:p w14:paraId="0EA68A11" w14:textId="27D8F9E5" w:rsidR="00026566"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276" w:type="dxa"/>
          </w:tcPr>
          <w:p w14:paraId="0CA3D450" w14:textId="77777777" w:rsidR="002E2E67"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2.50</w:t>
            </w:r>
          </w:p>
          <w:p w14:paraId="1C8042EC" w14:textId="15432098" w:rsidR="00026566"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vAlign w:val="center"/>
          </w:tcPr>
          <w:p w14:paraId="7F941579" w14:textId="0F1589E3" w:rsidR="002E2E67" w:rsidRPr="0035711B" w:rsidRDefault="00C23E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-0.50***</w:t>
            </w:r>
          </w:p>
        </w:tc>
      </w:tr>
      <w:tr w:rsidR="002E2E67" w:rsidRPr="00BF3D27" w14:paraId="50935E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3C50E35E" w14:textId="2672F42B" w:rsidR="002E2E67" w:rsidRPr="0035711B" w:rsidRDefault="00C23E29">
            <w:pPr>
              <w:rPr>
                <w:rFonts w:cstheme="minorHAnsi"/>
                <w:b w:val="0"/>
                <w:bCs w:val="0"/>
              </w:rPr>
            </w:pPr>
            <w:r w:rsidRPr="0035711B">
              <w:rPr>
                <w:rFonts w:cstheme="minorHAnsi"/>
                <w:b w:val="0"/>
                <w:bCs w:val="0"/>
              </w:rPr>
              <w:t>Dairy products</w:t>
            </w:r>
          </w:p>
        </w:tc>
        <w:tc>
          <w:tcPr>
            <w:tcW w:w="1417" w:type="dxa"/>
          </w:tcPr>
          <w:p w14:paraId="2FCC6AC3" w14:textId="77777777" w:rsidR="002E2E67" w:rsidRPr="0035711B" w:rsidRDefault="00C23E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1.38</w:t>
            </w:r>
          </w:p>
          <w:p w14:paraId="64D0BB18" w14:textId="651EC6F3" w:rsidR="00C23E29" w:rsidRPr="0035711B" w:rsidRDefault="00C23E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1276" w:type="dxa"/>
          </w:tcPr>
          <w:p w14:paraId="6D56D7F0" w14:textId="77777777" w:rsidR="002E2E67" w:rsidRPr="0035711B" w:rsidRDefault="008D4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2.03</w:t>
            </w:r>
          </w:p>
          <w:p w14:paraId="2D79FD41" w14:textId="3014EDF4" w:rsidR="008D4EEA" w:rsidRPr="0035711B" w:rsidRDefault="008D4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843" w:type="dxa"/>
            <w:vAlign w:val="center"/>
          </w:tcPr>
          <w:p w14:paraId="3BF56794" w14:textId="71CD2C5B" w:rsidR="002E2E67" w:rsidRPr="0035711B" w:rsidRDefault="008D4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-0.65***</w:t>
            </w:r>
          </w:p>
        </w:tc>
      </w:tr>
      <w:tr w:rsidR="002E2E67" w:rsidRPr="00BF3D27" w14:paraId="63AC687F"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40A6B841" w14:textId="60E39041" w:rsidR="002E2E67" w:rsidRPr="0035711B" w:rsidRDefault="008D4EEA">
            <w:pPr>
              <w:rPr>
                <w:rFonts w:cstheme="minorHAnsi"/>
                <w:b w:val="0"/>
                <w:bCs w:val="0"/>
              </w:rPr>
            </w:pPr>
            <w:r w:rsidRPr="0035711B">
              <w:rPr>
                <w:rFonts w:cstheme="minorHAnsi"/>
                <w:b w:val="0"/>
                <w:bCs w:val="0"/>
              </w:rPr>
              <w:t>Protein rich foods</w:t>
            </w:r>
          </w:p>
        </w:tc>
        <w:tc>
          <w:tcPr>
            <w:tcW w:w="1417" w:type="dxa"/>
            <w:tcBorders>
              <w:bottom w:val="nil"/>
            </w:tcBorders>
          </w:tcPr>
          <w:p w14:paraId="0D2C0B10" w14:textId="77777777" w:rsidR="002E2E67"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3.03</w:t>
            </w:r>
          </w:p>
          <w:p w14:paraId="6A598AE4" w14:textId="65970BEA" w:rsidR="0026275A"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276" w:type="dxa"/>
            <w:tcBorders>
              <w:bottom w:val="nil"/>
            </w:tcBorders>
          </w:tcPr>
          <w:p w14:paraId="43B05434" w14:textId="77777777" w:rsidR="002E2E67"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3.48</w:t>
            </w:r>
          </w:p>
          <w:p w14:paraId="0C85A04C" w14:textId="26A65C4E" w:rsidR="0026275A"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tcBorders>
              <w:bottom w:val="nil"/>
            </w:tcBorders>
            <w:vAlign w:val="center"/>
          </w:tcPr>
          <w:p w14:paraId="7D634073" w14:textId="704975E9" w:rsidR="002E2E67"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-0.44***</w:t>
            </w:r>
          </w:p>
        </w:tc>
      </w:tr>
      <w:tr w:rsidR="002E2E67" w:rsidRPr="00BF3D27" w14:paraId="3101EE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6831BF8E" w14:textId="3F22621E" w:rsidR="002E2E67" w:rsidRPr="0035711B" w:rsidRDefault="00651E9F">
            <w:pPr>
              <w:rPr>
                <w:rFonts w:cstheme="minorHAnsi"/>
                <w:b w:val="0"/>
                <w:bCs w:val="0"/>
              </w:rPr>
            </w:pPr>
            <w:r w:rsidRPr="0035711B">
              <w:rPr>
                <w:rFonts w:cstheme="minorHAnsi"/>
                <w:b w:val="0"/>
                <w:bCs w:val="0"/>
              </w:rPr>
              <w:t>Vegetables</w:t>
            </w:r>
          </w:p>
        </w:tc>
        <w:tc>
          <w:tcPr>
            <w:tcW w:w="1417" w:type="dxa"/>
            <w:tcBorders>
              <w:top w:val="nil"/>
              <w:bottom w:val="nil"/>
            </w:tcBorders>
          </w:tcPr>
          <w:p w14:paraId="7C82E041" w14:textId="77777777" w:rsidR="002E2E67" w:rsidRPr="0035711B" w:rsidRDefault="00651E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3.93</w:t>
            </w:r>
          </w:p>
          <w:p w14:paraId="120DB4AD" w14:textId="69A06166" w:rsidR="00651E9F" w:rsidRPr="0035711B" w:rsidRDefault="00651E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276" w:type="dxa"/>
            <w:tcBorders>
              <w:top w:val="nil"/>
              <w:bottom w:val="nil"/>
            </w:tcBorders>
          </w:tcPr>
          <w:p w14:paraId="74B63199" w14:textId="77777777" w:rsidR="002E2E67" w:rsidRPr="0035711B" w:rsidRDefault="00651E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4.7</w:t>
            </w:r>
            <w:r w:rsidR="00F23A5B" w:rsidRPr="0035711B">
              <w:rPr>
                <w:rFonts w:cstheme="minorHAnsi"/>
              </w:rPr>
              <w:t>5</w:t>
            </w:r>
          </w:p>
          <w:p w14:paraId="4D75F412" w14:textId="71BAAC5B" w:rsidR="00F23A5B" w:rsidRPr="0035711B" w:rsidRDefault="00F23A5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843" w:type="dxa"/>
            <w:tcBorders>
              <w:top w:val="nil"/>
              <w:bottom w:val="nil"/>
            </w:tcBorders>
            <w:vAlign w:val="center"/>
          </w:tcPr>
          <w:p w14:paraId="41212E81" w14:textId="2C69E0C7" w:rsidR="002E2E67" w:rsidRPr="0035711B" w:rsidRDefault="00F23A5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-0.82***</w:t>
            </w:r>
          </w:p>
        </w:tc>
      </w:tr>
      <w:tr w:rsidR="00F23A5B" w:rsidRPr="00BF3D27" w14:paraId="0BFE6A0B"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649E2B5A" w14:textId="700AAAF6" w:rsidR="00F23A5B" w:rsidRPr="0035711B" w:rsidRDefault="00332B85">
            <w:pPr>
              <w:rPr>
                <w:rFonts w:cstheme="minorHAnsi"/>
                <w:b w:val="0"/>
                <w:bCs w:val="0"/>
              </w:rPr>
            </w:pPr>
            <w:r w:rsidRPr="0035711B">
              <w:rPr>
                <w:rFonts w:cstheme="minorHAnsi"/>
                <w:b w:val="0"/>
                <w:bCs w:val="0"/>
              </w:rPr>
              <w:t>Fruits</w:t>
            </w:r>
          </w:p>
        </w:tc>
        <w:tc>
          <w:tcPr>
            <w:tcW w:w="1417" w:type="dxa"/>
            <w:tcBorders>
              <w:top w:val="nil"/>
              <w:bottom w:val="nil"/>
            </w:tcBorders>
          </w:tcPr>
          <w:p w14:paraId="2D0EFA29" w14:textId="77777777" w:rsidR="00F23A5B" w:rsidRPr="0035711B" w:rsidRDefault="00332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2.58</w:t>
            </w:r>
          </w:p>
          <w:p w14:paraId="22F1FF6D" w14:textId="1CD3D059" w:rsidR="00456833" w:rsidRPr="0035711B" w:rsidRDefault="0045683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50261B50" w14:textId="77777777" w:rsidR="00F23A5B" w:rsidRPr="0035711B" w:rsidRDefault="00332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2.90</w:t>
            </w:r>
          </w:p>
          <w:p w14:paraId="38E0C95F" w14:textId="37BA582F" w:rsidR="00332B85" w:rsidRPr="0035711B" w:rsidRDefault="00332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843" w:type="dxa"/>
            <w:tcBorders>
              <w:top w:val="nil"/>
              <w:bottom w:val="nil"/>
            </w:tcBorders>
            <w:vAlign w:val="center"/>
          </w:tcPr>
          <w:p w14:paraId="229A1403" w14:textId="7047B9C0" w:rsidR="00F23A5B" w:rsidRPr="0035711B" w:rsidRDefault="0045683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-0.32**</w:t>
            </w:r>
          </w:p>
        </w:tc>
      </w:tr>
      <w:tr w:rsidR="00456833" w:rsidRPr="00BF3D27" w14:paraId="4E361D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2B85EE62" w14:textId="2FF3913A" w:rsidR="00456833" w:rsidRPr="0035711B" w:rsidRDefault="008C57B9">
            <w:pPr>
              <w:rPr>
                <w:rFonts w:cstheme="minorHAnsi"/>
                <w:b w:val="0"/>
                <w:bCs w:val="0"/>
              </w:rPr>
            </w:pPr>
            <w:r w:rsidRPr="0035711B">
              <w:rPr>
                <w:rFonts w:cstheme="minorHAnsi"/>
                <w:b w:val="0"/>
                <w:bCs w:val="0"/>
              </w:rPr>
              <w:t>Oils</w:t>
            </w:r>
          </w:p>
        </w:tc>
        <w:tc>
          <w:tcPr>
            <w:tcW w:w="1417" w:type="dxa"/>
            <w:tcBorders>
              <w:top w:val="nil"/>
              <w:bottom w:val="nil"/>
            </w:tcBorders>
          </w:tcPr>
          <w:p w14:paraId="5AB4A527" w14:textId="77777777" w:rsidR="00456833"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5.38</w:t>
            </w:r>
          </w:p>
          <w:p w14:paraId="4C16E07F" w14:textId="60C3E164" w:rsidR="008C57B9"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1E297C57" w14:textId="77777777" w:rsidR="00456833"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5.40</w:t>
            </w:r>
          </w:p>
          <w:p w14:paraId="24AF3923" w14:textId="1AA1A50E" w:rsidR="008C57B9"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242A96" w:rsidRPr="0035711B">
              <w:rPr>
                <w:rFonts w:cstheme="minorHAnsi"/>
              </w:rPr>
              <w:t>0.09)</w:t>
            </w:r>
          </w:p>
        </w:tc>
        <w:tc>
          <w:tcPr>
            <w:tcW w:w="1843" w:type="dxa"/>
            <w:tcBorders>
              <w:top w:val="nil"/>
              <w:bottom w:val="nil"/>
            </w:tcBorders>
            <w:vAlign w:val="center"/>
          </w:tcPr>
          <w:p w14:paraId="712FB4C0" w14:textId="441526A3" w:rsidR="00456833" w:rsidRPr="0035711B" w:rsidRDefault="00242A9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r>
      <w:tr w:rsidR="00456833" w:rsidRPr="00BF3D27" w14:paraId="3E518936"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38A32D35" w14:textId="46BD3757" w:rsidR="00456833" w:rsidRPr="0035711B" w:rsidRDefault="00242A96">
            <w:pPr>
              <w:rPr>
                <w:rFonts w:cstheme="minorHAnsi"/>
                <w:b w:val="0"/>
                <w:bCs w:val="0"/>
              </w:rPr>
            </w:pPr>
            <w:r w:rsidRPr="0035711B">
              <w:rPr>
                <w:rFonts w:cstheme="minorHAnsi"/>
                <w:b w:val="0"/>
                <w:bCs w:val="0"/>
              </w:rPr>
              <w:t>Sugar</w:t>
            </w:r>
          </w:p>
        </w:tc>
        <w:tc>
          <w:tcPr>
            <w:tcW w:w="1417" w:type="dxa"/>
            <w:tcBorders>
              <w:top w:val="nil"/>
              <w:bottom w:val="single" w:sz="12" w:space="0" w:color="auto"/>
            </w:tcBorders>
          </w:tcPr>
          <w:p w14:paraId="4260E210" w14:textId="77777777" w:rsidR="00456833" w:rsidRPr="0035711B" w:rsidRDefault="00242A9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5.39</w:t>
            </w:r>
          </w:p>
          <w:p w14:paraId="670A2D62" w14:textId="335CD321" w:rsidR="00242A96" w:rsidRPr="0035711B" w:rsidRDefault="00242A9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F902BE" w:rsidRPr="0035711B">
              <w:rPr>
                <w:rFonts w:cstheme="minorHAnsi"/>
              </w:rPr>
              <w:t>0.09)</w:t>
            </w:r>
          </w:p>
        </w:tc>
        <w:tc>
          <w:tcPr>
            <w:tcW w:w="1276" w:type="dxa"/>
            <w:tcBorders>
              <w:top w:val="nil"/>
              <w:bottom w:val="single" w:sz="12" w:space="0" w:color="auto"/>
            </w:tcBorders>
          </w:tcPr>
          <w:p w14:paraId="0FC02C7C" w14:textId="77777777" w:rsidR="00456833" w:rsidRPr="0035711B" w:rsidRDefault="00F902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5.64</w:t>
            </w:r>
          </w:p>
          <w:p w14:paraId="0C7BEE5C" w14:textId="73BB7629" w:rsidR="00F902BE" w:rsidRPr="0035711B" w:rsidRDefault="00F902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tcBorders>
              <w:top w:val="nil"/>
              <w:bottom w:val="single" w:sz="12" w:space="0" w:color="auto"/>
            </w:tcBorders>
            <w:vAlign w:val="center"/>
          </w:tcPr>
          <w:p w14:paraId="0973E62A" w14:textId="608BCE24" w:rsidR="00456833" w:rsidRPr="0035711B" w:rsidRDefault="00F902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-0.25*</w:t>
            </w:r>
          </w:p>
        </w:tc>
      </w:tr>
      <w:tr w:rsidR="002E2E67" w:rsidRPr="00BF3D27" w14:paraId="68BDCDDB" w14:textId="77777777" w:rsidTr="00AD13A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3219CEC5" w14:textId="77777777" w:rsidR="002E2E67" w:rsidRPr="0035711B" w:rsidRDefault="002E2E6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231E206D" w14:textId="5217EED8" w:rsidR="002E2E67" w:rsidRPr="0035711B" w:rsidRDefault="00F902BE">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760</w:t>
            </w:r>
          </w:p>
        </w:tc>
        <w:tc>
          <w:tcPr>
            <w:tcW w:w="1276" w:type="dxa"/>
            <w:tcBorders>
              <w:top w:val="single" w:sz="12" w:space="0" w:color="auto"/>
              <w:bottom w:val="single" w:sz="12" w:space="0" w:color="auto"/>
            </w:tcBorders>
            <w:vAlign w:val="center"/>
          </w:tcPr>
          <w:p w14:paraId="55CECCAA" w14:textId="77A9F2E2" w:rsidR="002E2E67" w:rsidRPr="0035711B" w:rsidRDefault="00F902BE">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656</w:t>
            </w:r>
          </w:p>
        </w:tc>
        <w:tc>
          <w:tcPr>
            <w:tcW w:w="1843" w:type="dxa"/>
            <w:tcBorders>
              <w:top w:val="single" w:sz="12" w:space="0" w:color="auto"/>
              <w:bottom w:val="single" w:sz="12" w:space="0" w:color="auto"/>
            </w:tcBorders>
            <w:vAlign w:val="center"/>
          </w:tcPr>
          <w:p w14:paraId="798E7224" w14:textId="77777777" w:rsidR="002E2E67" w:rsidRPr="0035711B" w:rsidRDefault="002E2E6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1416</w:t>
            </w:r>
          </w:p>
        </w:tc>
      </w:tr>
    </w:tbl>
    <w:p w14:paraId="1D11955E"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69C0812"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6AA62EA8" w14:textId="77777777" w:rsidR="002E2E67" w:rsidRPr="00BF3D27" w:rsidRDefault="002E2E67" w:rsidP="0039620F">
      <w:pPr>
        <w:spacing w:before="240"/>
        <w:rPr>
          <w:rFonts w:cstheme="minorHAnsi"/>
        </w:rPr>
      </w:pPr>
    </w:p>
    <w:p w14:paraId="06966476" w14:textId="77777777" w:rsidR="002E2E67" w:rsidRPr="00BF3D27" w:rsidRDefault="002E2E67" w:rsidP="0039620F">
      <w:pPr>
        <w:spacing w:before="240"/>
        <w:rPr>
          <w:rFonts w:cstheme="minorHAnsi"/>
        </w:rPr>
      </w:pPr>
    </w:p>
    <w:p w14:paraId="7DDE9E5B" w14:textId="7091C63C" w:rsidR="00285392" w:rsidRPr="00BF3D27" w:rsidRDefault="00285392" w:rsidP="00E87B74">
      <w:pPr>
        <w:rPr>
          <w:rFonts w:cstheme="minorHAnsi"/>
          <w:color w:val="2F5496" w:themeColor="accent1" w:themeShade="BF"/>
          <w:sz w:val="24"/>
          <w:szCs w:val="24"/>
        </w:rPr>
      </w:pPr>
      <w:bookmarkStart w:id="23" w:name="_Toc147757595"/>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21</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comparison by modality</w:t>
      </w:r>
      <w:r w:rsidR="00D2023B" w:rsidRPr="00BF3D27">
        <w:rPr>
          <w:rFonts w:cstheme="minorHAnsi"/>
          <w:color w:val="2F5496" w:themeColor="accent1" w:themeShade="BF"/>
          <w:sz w:val="24"/>
          <w:szCs w:val="24"/>
        </w:rPr>
        <w:t xml:space="preserve"> (Ecuador)</w:t>
      </w:r>
      <w:bookmarkEnd w:id="23"/>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85392" w:rsidRPr="00BF3D27" w14:paraId="7F25AA95"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06DF27B" w14:textId="77777777" w:rsidR="00285392" w:rsidRPr="0035711B" w:rsidRDefault="00285392">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74FC4866"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0D726A98"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796FEE4E"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5616232A"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A4FF3C7"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5847D3E3"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569886F4"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47E102A"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633EE6B5"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AD13A1" w:rsidRPr="00BF3D27" w14:paraId="2BB6211C"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630E077E" w14:textId="77777777" w:rsidR="00285392" w:rsidRPr="0035711B" w:rsidRDefault="00285392">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7FD9B8CA" w14:textId="77777777" w:rsidR="00285392" w:rsidRPr="0035711B" w:rsidRDefault="00014C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0.54</w:t>
            </w:r>
          </w:p>
          <w:p w14:paraId="0A58D023" w14:textId="1A351F41" w:rsidR="00014C8D" w:rsidRPr="0035711B" w:rsidRDefault="00014C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04E9D898" w14:textId="77777777" w:rsidR="00285392" w:rsidRPr="0035711B" w:rsidRDefault="000F4C1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0.62</w:t>
            </w:r>
          </w:p>
          <w:p w14:paraId="79D67A3B" w14:textId="03B2D9AF" w:rsidR="000F4C15" w:rsidRPr="0035711B" w:rsidRDefault="000F4C1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tcBorders>
              <w:top w:val="single" w:sz="12" w:space="0" w:color="auto"/>
              <w:bottom w:val="nil"/>
            </w:tcBorders>
            <w:vAlign w:val="center"/>
          </w:tcPr>
          <w:p w14:paraId="341C2597" w14:textId="643A9F92" w:rsidR="00285392" w:rsidRPr="0035711B" w:rsidRDefault="000F4C1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r>
      <w:tr w:rsidR="00AD13A1" w:rsidRPr="00BF3D27" w14:paraId="434B19AB"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07741EA2" w14:textId="77777777" w:rsidR="00285392" w:rsidRPr="0035711B" w:rsidRDefault="00285392">
            <w:pPr>
              <w:rPr>
                <w:rFonts w:cstheme="minorHAnsi"/>
                <w:b w:val="0"/>
                <w:bCs w:val="0"/>
              </w:rPr>
            </w:pPr>
            <w:r w:rsidRPr="0035711B">
              <w:rPr>
                <w:rFonts w:cstheme="minorHAnsi"/>
                <w:b w:val="0"/>
                <w:bCs w:val="0"/>
              </w:rPr>
              <w:t xml:space="preserve">Borderline </w:t>
            </w:r>
          </w:p>
        </w:tc>
        <w:tc>
          <w:tcPr>
            <w:tcW w:w="1417" w:type="dxa"/>
            <w:tcBorders>
              <w:top w:val="nil"/>
            </w:tcBorders>
          </w:tcPr>
          <w:p w14:paraId="39ADC257" w14:textId="77777777" w:rsidR="00285392"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0.24</w:t>
            </w:r>
          </w:p>
          <w:p w14:paraId="6B51C40C" w14:textId="324DBD74" w:rsidR="000F4C15"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nil"/>
            </w:tcBorders>
          </w:tcPr>
          <w:p w14:paraId="2D03A103" w14:textId="77777777" w:rsidR="00285392"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0.22</w:t>
            </w:r>
          </w:p>
          <w:p w14:paraId="7C1C43CD" w14:textId="73FB91ED" w:rsidR="000F4C15"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tcBorders>
              <w:top w:val="nil"/>
            </w:tcBorders>
            <w:vAlign w:val="center"/>
          </w:tcPr>
          <w:p w14:paraId="63620AF4" w14:textId="1292550B" w:rsidR="00285392" w:rsidRPr="0035711B" w:rsidRDefault="0059625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r>
      <w:tr w:rsidR="00285392" w:rsidRPr="00BF3D27" w14:paraId="13390AF7"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6" w:space="0" w:color="auto"/>
              <w:bottom w:val="single" w:sz="12" w:space="0" w:color="auto"/>
            </w:tcBorders>
            <w:vAlign w:val="center"/>
          </w:tcPr>
          <w:p w14:paraId="33248598" w14:textId="77777777" w:rsidR="00285392" w:rsidRPr="0035711B" w:rsidRDefault="00285392">
            <w:pPr>
              <w:rPr>
                <w:rFonts w:cstheme="minorHAnsi"/>
                <w:b w:val="0"/>
                <w:bCs w:val="0"/>
              </w:rPr>
            </w:pPr>
            <w:r w:rsidRPr="0035711B">
              <w:rPr>
                <w:rFonts w:cstheme="minorHAnsi"/>
                <w:b w:val="0"/>
                <w:bCs w:val="0"/>
              </w:rPr>
              <w:t xml:space="preserve">Poor </w:t>
            </w:r>
          </w:p>
        </w:tc>
        <w:tc>
          <w:tcPr>
            <w:tcW w:w="1417" w:type="dxa"/>
            <w:tcBorders>
              <w:top w:val="single" w:sz="6" w:space="0" w:color="auto"/>
              <w:bottom w:val="single" w:sz="12" w:space="0" w:color="auto"/>
            </w:tcBorders>
          </w:tcPr>
          <w:p w14:paraId="6813BC88" w14:textId="77777777" w:rsidR="00285392"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1A3CB5B1" w14:textId="4D13C5BF" w:rsidR="0059625C"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6" w:space="0" w:color="auto"/>
              <w:bottom w:val="single" w:sz="12" w:space="0" w:color="auto"/>
            </w:tcBorders>
          </w:tcPr>
          <w:p w14:paraId="754D017C" w14:textId="77777777" w:rsidR="00285392"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43E8D669" w14:textId="1C0DADE2" w:rsidR="0059625C"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single" w:sz="6" w:space="0" w:color="auto"/>
              <w:bottom w:val="single" w:sz="12" w:space="0" w:color="auto"/>
            </w:tcBorders>
            <w:vAlign w:val="center"/>
          </w:tcPr>
          <w:p w14:paraId="56764B71" w14:textId="10A32B3B"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r>
      <w:tr w:rsidR="000E3A7B" w:rsidRPr="00BF3D27" w14:paraId="644C6A3F" w14:textId="77777777" w:rsidTr="00AD13A1">
        <w:trPr>
          <w:trHeight w:val="33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0E666233" w14:textId="77777777" w:rsidR="000E3A7B" w:rsidRPr="0035711B" w:rsidRDefault="000E3A7B" w:rsidP="000E3A7B">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08D20869" w14:textId="3D829462" w:rsidR="000E3A7B" w:rsidRPr="0035711B" w:rsidRDefault="000E3A7B" w:rsidP="000E3A7B">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760</w:t>
            </w:r>
          </w:p>
        </w:tc>
        <w:tc>
          <w:tcPr>
            <w:tcW w:w="1276" w:type="dxa"/>
            <w:tcBorders>
              <w:top w:val="single" w:sz="12" w:space="0" w:color="auto"/>
              <w:bottom w:val="single" w:sz="12" w:space="0" w:color="auto"/>
            </w:tcBorders>
            <w:vAlign w:val="center"/>
          </w:tcPr>
          <w:p w14:paraId="7C995B5D" w14:textId="55835455" w:rsidR="000E3A7B" w:rsidRPr="0035711B" w:rsidRDefault="000E3A7B" w:rsidP="000E3A7B">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656</w:t>
            </w:r>
          </w:p>
        </w:tc>
        <w:tc>
          <w:tcPr>
            <w:tcW w:w="1843" w:type="dxa"/>
            <w:tcBorders>
              <w:top w:val="single" w:sz="12" w:space="0" w:color="auto"/>
              <w:bottom w:val="single" w:sz="12" w:space="0" w:color="auto"/>
            </w:tcBorders>
            <w:vAlign w:val="center"/>
          </w:tcPr>
          <w:p w14:paraId="2252F9F8" w14:textId="2A472DD4" w:rsidR="000E3A7B" w:rsidRPr="0035711B" w:rsidRDefault="000E3A7B" w:rsidP="000E3A7B">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1416</w:t>
            </w:r>
          </w:p>
        </w:tc>
      </w:tr>
    </w:tbl>
    <w:p w14:paraId="6294D3D8" w14:textId="77777777" w:rsidR="00285392" w:rsidRPr="0035711B" w:rsidRDefault="00285392" w:rsidP="00285392">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28FE0F6" w14:textId="77777777" w:rsidR="00285392" w:rsidRPr="0035711B" w:rsidRDefault="00285392" w:rsidP="00285392">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64B5E886" w14:textId="77777777" w:rsidR="00285392" w:rsidRPr="0035711B" w:rsidRDefault="00285392" w:rsidP="00285392">
      <w:pPr>
        <w:spacing w:line="276" w:lineRule="auto"/>
        <w:jc w:val="both"/>
        <w:rPr>
          <w:rFonts w:cstheme="minorHAnsi"/>
          <w:sz w:val="24"/>
          <w:szCs w:val="24"/>
        </w:rPr>
      </w:pPr>
    </w:p>
    <w:p w14:paraId="31A64E80" w14:textId="1F7D0511" w:rsidR="00285392" w:rsidRPr="00BF3D27" w:rsidRDefault="00285392" w:rsidP="00E87B74">
      <w:pPr>
        <w:rPr>
          <w:rFonts w:cstheme="minorHAnsi"/>
          <w:color w:val="2F5496" w:themeColor="accent1" w:themeShade="BF"/>
          <w:sz w:val="24"/>
          <w:szCs w:val="24"/>
        </w:rPr>
      </w:pPr>
      <w:bookmarkStart w:id="24" w:name="_Toc147757596"/>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w:t>
      </w:r>
      <w:r w:rsidR="001855B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w:t>
      </w:r>
      <w:r w:rsidR="001855B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rCSI comparison by modality</w:t>
      </w:r>
      <w:r w:rsidR="00D2023B" w:rsidRPr="00BF3D27">
        <w:rPr>
          <w:rFonts w:cstheme="minorHAnsi"/>
          <w:color w:val="2F5496" w:themeColor="accent1" w:themeShade="BF"/>
          <w:sz w:val="24"/>
          <w:szCs w:val="24"/>
        </w:rPr>
        <w:t xml:space="preserve"> (Ecuador)</w:t>
      </w:r>
      <w:bookmarkEnd w:id="24"/>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85392" w:rsidRPr="00BF3D27" w14:paraId="1D2A85EF"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541E4B9B" w14:textId="77777777" w:rsidR="00285392" w:rsidRPr="0035711B" w:rsidRDefault="00285392">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2947619C"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2787185"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F2F</w:t>
            </w:r>
          </w:p>
          <w:p w14:paraId="51A7B89B"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2A62027A"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(2)</w:t>
            </w:r>
          </w:p>
          <w:p w14:paraId="0D05D8F1"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Remote</w:t>
            </w:r>
          </w:p>
          <w:p w14:paraId="34604821"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6CBBE4C4"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(1)-(2)</w:t>
            </w:r>
          </w:p>
          <w:p w14:paraId="7F4417AE"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Pairwise t-test</w:t>
            </w:r>
          </w:p>
          <w:p w14:paraId="724D5E60"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85392" w:rsidRPr="00BF3D27" w14:paraId="7FD969F7"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0360DB73" w14:textId="77777777" w:rsidR="00285392" w:rsidRPr="0035711B" w:rsidRDefault="00285392">
            <w:pPr>
              <w:rPr>
                <w:rFonts w:cstheme="minorHAnsi"/>
                <w:b w:val="0"/>
                <w:bCs w:val="0"/>
              </w:rPr>
            </w:pPr>
            <w:r w:rsidRPr="0035711B">
              <w:rPr>
                <w:rFonts w:cstheme="minorHAnsi"/>
                <w:b w:val="0"/>
                <w:bCs w:val="0"/>
              </w:rPr>
              <w:lastRenderedPageBreak/>
              <w:t xml:space="preserve">Acceptable </w:t>
            </w:r>
          </w:p>
        </w:tc>
        <w:tc>
          <w:tcPr>
            <w:tcW w:w="1417" w:type="dxa"/>
            <w:tcBorders>
              <w:top w:val="single" w:sz="12" w:space="0" w:color="auto"/>
            </w:tcBorders>
          </w:tcPr>
          <w:p w14:paraId="3F9F1036" w14:textId="77777777" w:rsidR="00285392"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p w14:paraId="35CF720A" w14:textId="752F5C44" w:rsidR="004F1BB8"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top w:val="single" w:sz="12" w:space="0" w:color="auto"/>
            </w:tcBorders>
          </w:tcPr>
          <w:p w14:paraId="3C30A3B9" w14:textId="77777777" w:rsidR="00285392"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p w14:paraId="7256CA5D" w14:textId="3288EFC4" w:rsidR="004F1BB8"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single" w:sz="12" w:space="0" w:color="auto"/>
            </w:tcBorders>
            <w:vAlign w:val="center"/>
          </w:tcPr>
          <w:p w14:paraId="069E3EBC" w14:textId="2B8090CD" w:rsidR="00285392"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r>
      <w:tr w:rsidR="00285392" w:rsidRPr="00BF3D27" w14:paraId="2FE7D87A"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52C3275C" w14:textId="7324672C" w:rsidR="00285392" w:rsidRPr="0035711B" w:rsidRDefault="00285392">
            <w:pPr>
              <w:rPr>
                <w:rFonts w:cstheme="minorHAnsi"/>
                <w:b w:val="0"/>
                <w:bCs w:val="0"/>
              </w:rPr>
            </w:pPr>
            <w:r w:rsidRPr="0035711B">
              <w:rPr>
                <w:rFonts w:cstheme="minorHAnsi"/>
                <w:b w:val="0"/>
                <w:bCs w:val="0"/>
              </w:rPr>
              <w:t>Acceptable with reduce</w:t>
            </w:r>
            <w:r w:rsidR="00EC2E83" w:rsidRPr="0035711B">
              <w:rPr>
                <w:rFonts w:cstheme="minorHAnsi"/>
                <w:b w:val="0"/>
                <w:bCs w:val="0"/>
              </w:rPr>
              <w:t>d</w:t>
            </w:r>
            <w:r w:rsidRPr="0035711B">
              <w:rPr>
                <w:rFonts w:cstheme="minorHAnsi"/>
                <w:b w:val="0"/>
                <w:bCs w:val="0"/>
              </w:rPr>
              <w:t xml:space="preserve"> coping</w:t>
            </w:r>
          </w:p>
        </w:tc>
        <w:tc>
          <w:tcPr>
            <w:tcW w:w="1417" w:type="dxa"/>
          </w:tcPr>
          <w:p w14:paraId="5679B6E1" w14:textId="77777777" w:rsidR="00285392"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0.48</w:t>
            </w:r>
          </w:p>
          <w:p w14:paraId="23C9CD5D" w14:textId="1ECA68BB" w:rsidR="00DD777D"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Pr>
          <w:p w14:paraId="65F86516" w14:textId="77777777" w:rsidR="00285392"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0.58</w:t>
            </w:r>
          </w:p>
          <w:p w14:paraId="0FD83391" w14:textId="7DFD8842" w:rsidR="00DD777D"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vAlign w:val="center"/>
          </w:tcPr>
          <w:p w14:paraId="743EFFCA" w14:textId="7F9641F9" w:rsidR="00285392"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r w:rsidR="00533257" w:rsidRPr="0035711B">
              <w:rPr>
                <w:rFonts w:cstheme="minorHAnsi"/>
              </w:rPr>
              <w:t>***</w:t>
            </w:r>
          </w:p>
        </w:tc>
      </w:tr>
      <w:tr w:rsidR="00285392" w:rsidRPr="00BF3D27" w14:paraId="407B29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C688FF7" w14:textId="77777777" w:rsidR="00285392" w:rsidRPr="0035711B" w:rsidRDefault="00285392">
            <w:pPr>
              <w:rPr>
                <w:rFonts w:cstheme="minorHAnsi"/>
                <w:b w:val="0"/>
                <w:bCs w:val="0"/>
              </w:rPr>
            </w:pPr>
            <w:r w:rsidRPr="0035711B">
              <w:rPr>
                <w:rFonts w:cstheme="minorHAnsi"/>
                <w:b w:val="0"/>
                <w:bCs w:val="0"/>
              </w:rPr>
              <w:t>Borderline</w:t>
            </w:r>
          </w:p>
        </w:tc>
        <w:tc>
          <w:tcPr>
            <w:tcW w:w="1417" w:type="dxa"/>
          </w:tcPr>
          <w:p w14:paraId="3599374A" w14:textId="77777777" w:rsidR="00285392"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0.24</w:t>
            </w:r>
          </w:p>
          <w:p w14:paraId="0267FA29" w14:textId="0ED3C584" w:rsidR="00533257"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Pr>
          <w:p w14:paraId="72C0B80B" w14:textId="77777777" w:rsidR="00285392"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69F49B15" w14:textId="6E7C3910" w:rsidR="00533257"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vAlign w:val="center"/>
          </w:tcPr>
          <w:p w14:paraId="67EE6A91" w14:textId="012B4CCE" w:rsidR="00285392"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r>
      <w:tr w:rsidR="00AD13A1" w:rsidRPr="00BF3D27" w14:paraId="743CC808"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4FFE5663" w14:textId="77777777" w:rsidR="00285392" w:rsidRPr="0035711B" w:rsidRDefault="00285392">
            <w:pPr>
              <w:rPr>
                <w:rFonts w:cstheme="minorHAnsi"/>
                <w:b w:val="0"/>
                <w:bCs w:val="0"/>
              </w:rPr>
            </w:pPr>
            <w:r w:rsidRPr="0035711B">
              <w:rPr>
                <w:rFonts w:cstheme="minorHAnsi"/>
                <w:b w:val="0"/>
                <w:bCs w:val="0"/>
              </w:rPr>
              <w:t xml:space="preserve">Poor </w:t>
            </w:r>
          </w:p>
        </w:tc>
        <w:tc>
          <w:tcPr>
            <w:tcW w:w="1417" w:type="dxa"/>
            <w:tcBorders>
              <w:bottom w:val="single" w:sz="12" w:space="0" w:color="auto"/>
            </w:tcBorders>
          </w:tcPr>
          <w:p w14:paraId="701A8CA7" w14:textId="77777777" w:rsidR="00285392"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0.22</w:t>
            </w:r>
          </w:p>
          <w:p w14:paraId="6B44FC6A" w14:textId="14608963" w:rsidR="00E74BBD"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bottom w:val="single" w:sz="12" w:space="0" w:color="auto"/>
            </w:tcBorders>
          </w:tcPr>
          <w:p w14:paraId="286D11F3" w14:textId="77777777" w:rsidR="00285392"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p w14:paraId="5094504A" w14:textId="20DEFF4A" w:rsidR="00E74BBD"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843" w:type="dxa"/>
            <w:tcBorders>
              <w:bottom w:val="single" w:sz="12" w:space="0" w:color="auto"/>
            </w:tcBorders>
            <w:vAlign w:val="center"/>
          </w:tcPr>
          <w:p w14:paraId="64D9025E" w14:textId="07BCE950" w:rsidR="00285392" w:rsidRPr="0035711B" w:rsidRDefault="001855B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r>
      <w:tr w:rsidR="00285392" w:rsidRPr="00BF3D27" w14:paraId="38CC3DEA" w14:textId="77777777" w:rsidTr="00AD13A1">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5AD2CCB9" w14:textId="77777777" w:rsidR="00285392" w:rsidRPr="0035711B" w:rsidRDefault="00285392">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6404ABBF" w14:textId="2F40F6C7"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760</w:t>
            </w:r>
          </w:p>
        </w:tc>
        <w:tc>
          <w:tcPr>
            <w:tcW w:w="1276" w:type="dxa"/>
            <w:tcBorders>
              <w:top w:val="single" w:sz="12" w:space="0" w:color="auto"/>
              <w:bottom w:val="single" w:sz="12" w:space="0" w:color="auto"/>
            </w:tcBorders>
            <w:vAlign w:val="center"/>
          </w:tcPr>
          <w:p w14:paraId="223DB6B9" w14:textId="2CBE2C08"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656</w:t>
            </w:r>
          </w:p>
        </w:tc>
        <w:tc>
          <w:tcPr>
            <w:tcW w:w="1843" w:type="dxa"/>
            <w:tcBorders>
              <w:top w:val="single" w:sz="12" w:space="0" w:color="auto"/>
              <w:bottom w:val="single" w:sz="12" w:space="0" w:color="auto"/>
            </w:tcBorders>
            <w:vAlign w:val="center"/>
          </w:tcPr>
          <w:p w14:paraId="3497A61C" w14:textId="63223F95"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1416</w:t>
            </w:r>
          </w:p>
        </w:tc>
      </w:tr>
    </w:tbl>
    <w:p w14:paraId="0E700743" w14:textId="77777777" w:rsidR="00285392" w:rsidRPr="0035711B" w:rsidRDefault="00285392" w:rsidP="00285392">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AD3533A" w14:textId="77777777" w:rsidR="00285392" w:rsidRPr="0035711B" w:rsidRDefault="00285392" w:rsidP="00285392">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7F362C83" w14:textId="77777777" w:rsidR="00285392" w:rsidRPr="00BF3D27" w:rsidRDefault="00285392" w:rsidP="0039620F">
      <w:pPr>
        <w:spacing w:before="240"/>
        <w:rPr>
          <w:rFonts w:cstheme="minorHAnsi"/>
        </w:rPr>
      </w:pPr>
    </w:p>
    <w:p w14:paraId="0369A793" w14:textId="73BE1A89" w:rsidR="003B1C33" w:rsidRPr="00BF3D27" w:rsidRDefault="003B1C33" w:rsidP="004351B6">
      <w:pPr>
        <w:rPr>
          <w:rFonts w:cstheme="minorHAnsi"/>
          <w:color w:val="2F5496" w:themeColor="accent1" w:themeShade="BF"/>
          <w:sz w:val="24"/>
          <w:szCs w:val="24"/>
        </w:rPr>
      </w:pPr>
      <w:bookmarkStart w:id="25" w:name="_Toc147757597"/>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23</w:t>
      </w:r>
      <w:r w:rsidRPr="00BF3D27">
        <w:rPr>
          <w:rFonts w:cstheme="minorHAnsi"/>
          <w:color w:val="2F5496" w:themeColor="accent1" w:themeShade="BF"/>
          <w:sz w:val="24"/>
          <w:szCs w:val="24"/>
        </w:rPr>
        <w:fldChar w:fldCharType="end"/>
      </w:r>
      <w:r w:rsidR="00F341C9" w:rsidRPr="00BF3D27">
        <w:rPr>
          <w:rFonts w:cstheme="minorHAnsi"/>
          <w:color w:val="2F5496" w:themeColor="accent1" w:themeShade="BF"/>
          <w:sz w:val="24"/>
          <w:szCs w:val="24"/>
        </w:rPr>
        <w:t>:</w:t>
      </w:r>
      <w:r w:rsidRPr="00BF3D27">
        <w:rPr>
          <w:rFonts w:cstheme="minorHAnsi"/>
          <w:color w:val="2F5496" w:themeColor="accent1" w:themeShade="BF"/>
          <w:sz w:val="24"/>
          <w:szCs w:val="24"/>
        </w:rPr>
        <w:t xml:space="preserve"> Disaggregated rCSI comparison by modality</w:t>
      </w:r>
      <w:r w:rsidR="00D2023B" w:rsidRPr="00BF3D27">
        <w:rPr>
          <w:rFonts w:cstheme="minorHAnsi"/>
          <w:color w:val="2F5496" w:themeColor="accent1" w:themeShade="BF"/>
          <w:sz w:val="24"/>
          <w:szCs w:val="24"/>
        </w:rPr>
        <w:t xml:space="preserve"> (Ecuador)</w:t>
      </w:r>
      <w:bookmarkEnd w:id="25"/>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5A510C" w:rsidRPr="00BF3D27" w14:paraId="7D508BA8" w14:textId="77777777" w:rsidTr="00794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18B91D6" w14:textId="77777777" w:rsidR="005A510C" w:rsidRPr="0035711B" w:rsidRDefault="005A510C">
            <w:pPr>
              <w:rPr>
                <w:rFonts w:cstheme="minorHAnsi"/>
                <w:sz w:val="20"/>
                <w:szCs w:val="20"/>
              </w:rPr>
            </w:pPr>
            <w:r w:rsidRPr="0035711B">
              <w:rPr>
                <w:rFonts w:cstheme="minorHAnsi"/>
                <w:sz w:val="20"/>
                <w:szCs w:val="20"/>
              </w:rPr>
              <w:t>rCSI Indicator disaggregated</w:t>
            </w:r>
          </w:p>
        </w:tc>
        <w:tc>
          <w:tcPr>
            <w:tcW w:w="1417" w:type="dxa"/>
            <w:tcBorders>
              <w:top w:val="single" w:sz="12" w:space="0" w:color="auto"/>
              <w:bottom w:val="single" w:sz="12" w:space="0" w:color="auto"/>
            </w:tcBorders>
          </w:tcPr>
          <w:p w14:paraId="32667E6F"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210D2AF0"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134FF06"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392847BF"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59553790"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35416C99"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29F008E4"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891EE76"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11762AB1"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5A510C" w:rsidRPr="00BF3D27" w14:paraId="7404773D" w14:textId="77777777" w:rsidTr="0079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160AB78D" w14:textId="77777777" w:rsidR="005A510C" w:rsidRPr="0035711B" w:rsidRDefault="005A510C">
            <w:pPr>
              <w:rPr>
                <w:rFonts w:cstheme="minorHAnsi"/>
                <w:b w:val="0"/>
                <w:bCs w:val="0"/>
              </w:rPr>
            </w:pPr>
            <w:r w:rsidRPr="0035711B">
              <w:rPr>
                <w:rFonts w:cstheme="minorHAnsi"/>
                <w:b w:val="0"/>
                <w:bCs w:val="0"/>
              </w:rPr>
              <w:t>Relied on less preferred food</w:t>
            </w:r>
          </w:p>
        </w:tc>
        <w:tc>
          <w:tcPr>
            <w:tcW w:w="1417" w:type="dxa"/>
            <w:tcBorders>
              <w:top w:val="single" w:sz="12" w:space="0" w:color="auto"/>
            </w:tcBorders>
          </w:tcPr>
          <w:p w14:paraId="34305817" w14:textId="470E9269"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4.4</w:t>
            </w:r>
            <w:r w:rsidR="00C64814" w:rsidRPr="0035711B">
              <w:rPr>
                <w:rFonts w:cstheme="minorHAnsi"/>
              </w:rPr>
              <w:t>1</w:t>
            </w:r>
          </w:p>
          <w:p w14:paraId="3DB04937" w14:textId="77777777"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single" w:sz="12" w:space="0" w:color="auto"/>
            </w:tcBorders>
          </w:tcPr>
          <w:p w14:paraId="655DF98B" w14:textId="77777777" w:rsidR="005A510C" w:rsidRPr="0035711B" w:rsidRDefault="00EC6B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4.56</w:t>
            </w:r>
          </w:p>
          <w:p w14:paraId="1F4EB8CF" w14:textId="6D91EED4" w:rsidR="00EC6B9F" w:rsidRPr="0035711B" w:rsidRDefault="00EC6B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tcBorders>
              <w:top w:val="single" w:sz="12" w:space="0" w:color="auto"/>
            </w:tcBorders>
            <w:vAlign w:val="center"/>
          </w:tcPr>
          <w:p w14:paraId="2A149E2A" w14:textId="63A32A2E"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EC6B9F" w:rsidRPr="0035711B">
              <w:rPr>
                <w:rFonts w:cstheme="minorHAnsi"/>
              </w:rPr>
              <w:t>15</w:t>
            </w:r>
          </w:p>
        </w:tc>
      </w:tr>
      <w:tr w:rsidR="005A510C" w:rsidRPr="00BF3D27" w14:paraId="67E88FBD"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6A5F5206" w14:textId="77777777" w:rsidR="005A510C" w:rsidRPr="0035711B" w:rsidRDefault="005A510C">
            <w:pPr>
              <w:rPr>
                <w:rFonts w:cstheme="minorHAnsi"/>
                <w:b w:val="0"/>
                <w:bCs w:val="0"/>
              </w:rPr>
            </w:pPr>
            <w:r w:rsidRPr="0035711B">
              <w:rPr>
                <w:rFonts w:cstheme="minorHAnsi"/>
                <w:b w:val="0"/>
                <w:bCs w:val="0"/>
              </w:rPr>
              <w:t>Borrowed food/relied on help from F&amp;F</w:t>
            </w:r>
          </w:p>
        </w:tc>
        <w:tc>
          <w:tcPr>
            <w:tcW w:w="1417" w:type="dxa"/>
          </w:tcPr>
          <w:p w14:paraId="65DA9B8D" w14:textId="2B67E788"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2E35C5" w:rsidRPr="0035711B">
              <w:rPr>
                <w:rFonts w:cstheme="minorHAnsi"/>
              </w:rPr>
              <w:t>6</w:t>
            </w:r>
            <w:r w:rsidRPr="0035711B">
              <w:rPr>
                <w:rFonts w:cstheme="minorHAnsi"/>
              </w:rPr>
              <w:t>4</w:t>
            </w:r>
          </w:p>
          <w:p w14:paraId="0E8E553B"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276" w:type="dxa"/>
          </w:tcPr>
          <w:p w14:paraId="05686638" w14:textId="59770799"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2E35C5" w:rsidRPr="0035711B">
              <w:rPr>
                <w:rFonts w:cstheme="minorHAnsi"/>
              </w:rPr>
              <w:t>75</w:t>
            </w:r>
          </w:p>
          <w:p w14:paraId="11262526" w14:textId="7732A3A8"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2E35C5" w:rsidRPr="0035711B">
              <w:rPr>
                <w:rFonts w:cstheme="minorHAnsi"/>
              </w:rPr>
              <w:t>8</w:t>
            </w:r>
            <w:r w:rsidRPr="0035711B">
              <w:rPr>
                <w:rFonts w:cstheme="minorHAnsi"/>
              </w:rPr>
              <w:t>)</w:t>
            </w:r>
          </w:p>
        </w:tc>
        <w:tc>
          <w:tcPr>
            <w:tcW w:w="1843" w:type="dxa"/>
            <w:vAlign w:val="center"/>
          </w:tcPr>
          <w:p w14:paraId="7F6BDC1F" w14:textId="3C3E2CA0" w:rsidR="005A510C" w:rsidRPr="0035711B" w:rsidRDefault="002E35C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-0.11</w:t>
            </w:r>
          </w:p>
        </w:tc>
      </w:tr>
      <w:tr w:rsidR="005A510C" w:rsidRPr="00BF3D27" w14:paraId="30FF57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5FDF36E0" w14:textId="77777777" w:rsidR="005A510C" w:rsidRPr="0035711B" w:rsidRDefault="005A510C">
            <w:pPr>
              <w:rPr>
                <w:rFonts w:cstheme="minorHAnsi"/>
                <w:b w:val="0"/>
                <w:bCs w:val="0"/>
              </w:rPr>
            </w:pPr>
            <w:r w:rsidRPr="0035711B">
              <w:rPr>
                <w:rFonts w:cstheme="minorHAnsi"/>
                <w:b w:val="0"/>
                <w:bCs w:val="0"/>
              </w:rPr>
              <w:t xml:space="preserve">Reduced portion size of meals </w:t>
            </w:r>
          </w:p>
        </w:tc>
        <w:tc>
          <w:tcPr>
            <w:tcW w:w="1417" w:type="dxa"/>
          </w:tcPr>
          <w:p w14:paraId="11491AD3" w14:textId="795D0335"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w:t>
            </w:r>
            <w:r w:rsidR="009B4ADF" w:rsidRPr="0035711B">
              <w:rPr>
                <w:rFonts w:cstheme="minorHAnsi"/>
              </w:rPr>
              <w:t>80</w:t>
            </w:r>
          </w:p>
          <w:p w14:paraId="3C96D643" w14:textId="5401BC14"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9B4ADF" w:rsidRPr="0035711B">
              <w:rPr>
                <w:rFonts w:cstheme="minorHAnsi"/>
              </w:rPr>
              <w:t>10</w:t>
            </w:r>
            <w:r w:rsidRPr="0035711B">
              <w:rPr>
                <w:rFonts w:cstheme="minorHAnsi"/>
              </w:rPr>
              <w:t>)</w:t>
            </w:r>
          </w:p>
        </w:tc>
        <w:tc>
          <w:tcPr>
            <w:tcW w:w="1276" w:type="dxa"/>
          </w:tcPr>
          <w:p w14:paraId="01A6985E" w14:textId="665D1236"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w:t>
            </w:r>
            <w:r w:rsidR="009B4ADF" w:rsidRPr="0035711B">
              <w:rPr>
                <w:rFonts w:cstheme="minorHAnsi"/>
              </w:rPr>
              <w:t>27</w:t>
            </w:r>
          </w:p>
          <w:p w14:paraId="6F300152" w14:textId="452B1ACB"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w:t>
            </w:r>
            <w:r w:rsidR="009B4ADF" w:rsidRPr="0035711B">
              <w:rPr>
                <w:rFonts w:cstheme="minorHAnsi"/>
              </w:rPr>
              <w:t>1</w:t>
            </w:r>
            <w:r w:rsidRPr="0035711B">
              <w:rPr>
                <w:rFonts w:cstheme="minorHAnsi"/>
              </w:rPr>
              <w:t>)</w:t>
            </w:r>
          </w:p>
        </w:tc>
        <w:tc>
          <w:tcPr>
            <w:tcW w:w="1843" w:type="dxa"/>
            <w:vAlign w:val="center"/>
          </w:tcPr>
          <w:p w14:paraId="1FAFA951" w14:textId="7F00E97F" w:rsidR="005A510C" w:rsidRPr="0035711B" w:rsidRDefault="00D805B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0.53***</w:t>
            </w:r>
          </w:p>
        </w:tc>
      </w:tr>
      <w:tr w:rsidR="005A510C" w:rsidRPr="00BF3D27" w14:paraId="7B6AB3CC"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4ECBAEFF" w14:textId="77777777" w:rsidR="005A510C" w:rsidRPr="0035711B" w:rsidRDefault="005A510C">
            <w:pPr>
              <w:rPr>
                <w:rFonts w:cstheme="minorHAnsi"/>
                <w:b w:val="0"/>
                <w:bCs w:val="0"/>
              </w:rPr>
            </w:pPr>
            <w:r w:rsidRPr="0035711B">
              <w:rPr>
                <w:rFonts w:cstheme="minorHAnsi"/>
                <w:b w:val="0"/>
                <w:bCs w:val="0"/>
              </w:rPr>
              <w:t>Restrict consumption of adults for children to eat</w:t>
            </w:r>
          </w:p>
        </w:tc>
        <w:tc>
          <w:tcPr>
            <w:tcW w:w="1417" w:type="dxa"/>
            <w:tcBorders>
              <w:bottom w:val="nil"/>
            </w:tcBorders>
          </w:tcPr>
          <w:p w14:paraId="77055802" w14:textId="77AD79D2"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D805B7" w:rsidRPr="0035711B">
              <w:rPr>
                <w:rFonts w:cstheme="minorHAnsi"/>
              </w:rPr>
              <w:t>8</w:t>
            </w:r>
            <w:r w:rsidRPr="0035711B">
              <w:rPr>
                <w:rFonts w:cstheme="minorHAnsi"/>
              </w:rPr>
              <w:t>7</w:t>
            </w:r>
          </w:p>
          <w:p w14:paraId="230E29BB" w14:textId="3D66BD11"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D805B7" w:rsidRPr="0035711B">
              <w:rPr>
                <w:rFonts w:cstheme="minorHAnsi"/>
              </w:rPr>
              <w:t>9</w:t>
            </w:r>
            <w:r w:rsidRPr="0035711B">
              <w:rPr>
                <w:rFonts w:cstheme="minorHAnsi"/>
              </w:rPr>
              <w:t>)</w:t>
            </w:r>
          </w:p>
        </w:tc>
        <w:tc>
          <w:tcPr>
            <w:tcW w:w="1276" w:type="dxa"/>
            <w:tcBorders>
              <w:bottom w:val="nil"/>
            </w:tcBorders>
          </w:tcPr>
          <w:p w14:paraId="7163BF13" w14:textId="6F79F9B4"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D805B7" w:rsidRPr="0035711B">
              <w:rPr>
                <w:rFonts w:cstheme="minorHAnsi"/>
              </w:rPr>
              <w:t>51</w:t>
            </w:r>
          </w:p>
          <w:p w14:paraId="1AA63B6F" w14:textId="44180734"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D805B7" w:rsidRPr="0035711B">
              <w:rPr>
                <w:rFonts w:cstheme="minorHAnsi"/>
              </w:rPr>
              <w:t>9</w:t>
            </w:r>
            <w:r w:rsidRPr="0035711B">
              <w:rPr>
                <w:rFonts w:cstheme="minorHAnsi"/>
              </w:rPr>
              <w:t>)</w:t>
            </w:r>
          </w:p>
        </w:tc>
        <w:tc>
          <w:tcPr>
            <w:tcW w:w="1843" w:type="dxa"/>
            <w:tcBorders>
              <w:bottom w:val="nil"/>
            </w:tcBorders>
            <w:vAlign w:val="center"/>
          </w:tcPr>
          <w:p w14:paraId="7642CACB" w14:textId="4659625E"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D805B7" w:rsidRPr="0035711B">
              <w:rPr>
                <w:rFonts w:cstheme="minorHAnsi"/>
              </w:rPr>
              <w:t>36***</w:t>
            </w:r>
          </w:p>
        </w:tc>
      </w:tr>
      <w:tr w:rsidR="005A510C" w:rsidRPr="00BF3D27" w14:paraId="3DF21464" w14:textId="77777777" w:rsidTr="0079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4780823C" w14:textId="77777777" w:rsidR="005A510C" w:rsidRPr="0035711B" w:rsidRDefault="005A510C">
            <w:pPr>
              <w:rPr>
                <w:rFonts w:cstheme="minorHAnsi"/>
                <w:b w:val="0"/>
                <w:bCs w:val="0"/>
              </w:rPr>
            </w:pPr>
            <w:r w:rsidRPr="0035711B">
              <w:rPr>
                <w:rFonts w:cstheme="minorHAnsi"/>
                <w:b w:val="0"/>
                <w:bCs w:val="0"/>
              </w:rPr>
              <w:t>Reduced the number of meals per day</w:t>
            </w:r>
          </w:p>
        </w:tc>
        <w:tc>
          <w:tcPr>
            <w:tcW w:w="1417" w:type="dxa"/>
            <w:tcBorders>
              <w:top w:val="nil"/>
              <w:bottom w:val="single" w:sz="12" w:space="0" w:color="auto"/>
            </w:tcBorders>
          </w:tcPr>
          <w:p w14:paraId="28110BA5" w14:textId="18C11130"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2.7</w:t>
            </w:r>
            <w:r w:rsidR="00D805B7" w:rsidRPr="0035711B">
              <w:rPr>
                <w:rFonts w:cstheme="minorHAnsi"/>
              </w:rPr>
              <w:t>7</w:t>
            </w:r>
          </w:p>
          <w:p w14:paraId="30F8763C" w14:textId="77777777"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single" w:sz="12" w:space="0" w:color="auto"/>
            </w:tcBorders>
          </w:tcPr>
          <w:p w14:paraId="46DCA59A" w14:textId="33C280A9"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w:t>
            </w:r>
            <w:r w:rsidR="00D805B7" w:rsidRPr="0035711B">
              <w:rPr>
                <w:rFonts w:cstheme="minorHAnsi"/>
              </w:rPr>
              <w:t>66</w:t>
            </w:r>
          </w:p>
          <w:p w14:paraId="19C9DB91" w14:textId="77777777"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tcBorders>
              <w:top w:val="nil"/>
              <w:bottom w:val="single" w:sz="12" w:space="0" w:color="auto"/>
            </w:tcBorders>
            <w:vAlign w:val="center"/>
          </w:tcPr>
          <w:p w14:paraId="6FF8FC40" w14:textId="2B89BC38" w:rsidR="005A510C" w:rsidRPr="0035711B" w:rsidRDefault="00D805B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r>
      <w:tr w:rsidR="005A510C" w:rsidRPr="00BF3D27" w14:paraId="4A5F1DF0" w14:textId="77777777" w:rsidTr="007943B7">
        <w:trPr>
          <w:trHeight w:val="44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0B0524F6" w14:textId="77777777" w:rsidR="005A510C" w:rsidRPr="0035711B" w:rsidRDefault="005A510C">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5F67A2AB"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899</w:t>
            </w:r>
          </w:p>
        </w:tc>
        <w:tc>
          <w:tcPr>
            <w:tcW w:w="1276" w:type="dxa"/>
            <w:tcBorders>
              <w:top w:val="single" w:sz="12" w:space="0" w:color="auto"/>
              <w:bottom w:val="single" w:sz="12" w:space="0" w:color="auto"/>
            </w:tcBorders>
            <w:vAlign w:val="center"/>
          </w:tcPr>
          <w:p w14:paraId="25D867E5"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517</w:t>
            </w:r>
          </w:p>
        </w:tc>
        <w:tc>
          <w:tcPr>
            <w:tcW w:w="1843" w:type="dxa"/>
            <w:tcBorders>
              <w:top w:val="single" w:sz="12" w:space="0" w:color="auto"/>
              <w:bottom w:val="single" w:sz="12" w:space="0" w:color="auto"/>
            </w:tcBorders>
            <w:vAlign w:val="center"/>
          </w:tcPr>
          <w:p w14:paraId="7A1673A3"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1416</w:t>
            </w:r>
          </w:p>
        </w:tc>
      </w:tr>
    </w:tbl>
    <w:p w14:paraId="560BE989"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20AFE38"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07E843A" w14:textId="5116F56D" w:rsidR="00A96615" w:rsidRPr="00BF3D27" w:rsidRDefault="00A96615" w:rsidP="00E87B74">
      <w:pPr>
        <w:rPr>
          <w:rFonts w:cstheme="minorHAnsi"/>
          <w:color w:val="2F5496" w:themeColor="accent1" w:themeShade="BF"/>
          <w:sz w:val="24"/>
          <w:szCs w:val="24"/>
        </w:rPr>
      </w:pPr>
      <w:bookmarkStart w:id="26" w:name="_Toc147757598"/>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24</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Gender of respondent (Ecuador)</w:t>
      </w:r>
      <w:bookmarkEnd w:id="26"/>
    </w:p>
    <w:tbl>
      <w:tblPr>
        <w:tblW w:w="10206" w:type="dxa"/>
        <w:tblLook w:val="04A0" w:firstRow="1" w:lastRow="0" w:firstColumn="1" w:lastColumn="0" w:noHBand="0" w:noVBand="1"/>
      </w:tblPr>
      <w:tblGrid>
        <w:gridCol w:w="3119"/>
        <w:gridCol w:w="1242"/>
        <w:gridCol w:w="1231"/>
        <w:gridCol w:w="1231"/>
        <w:gridCol w:w="1231"/>
        <w:gridCol w:w="1018"/>
        <w:gridCol w:w="1134"/>
      </w:tblGrid>
      <w:tr w:rsidR="00FF36F6" w:rsidRPr="00BF3D27" w14:paraId="6E315C4C" w14:textId="77777777" w:rsidTr="007943B7">
        <w:trPr>
          <w:trHeight w:val="290"/>
        </w:trPr>
        <w:tc>
          <w:tcPr>
            <w:tcW w:w="3119" w:type="dxa"/>
            <w:vMerge w:val="restart"/>
            <w:tcBorders>
              <w:top w:val="single" w:sz="12" w:space="0" w:color="auto"/>
              <w:left w:val="nil"/>
              <w:bottom w:val="single" w:sz="12" w:space="0" w:color="auto"/>
              <w:right w:val="nil"/>
            </w:tcBorders>
            <w:shd w:val="clear" w:color="auto" w:fill="auto"/>
            <w:noWrap/>
            <w:vAlign w:val="bottom"/>
            <w:hideMark/>
          </w:tcPr>
          <w:p w14:paraId="10A3540E" w14:textId="26BA0C18" w:rsidR="00FF36F6" w:rsidRPr="0035711B" w:rsidRDefault="00FF36F6">
            <w:pPr>
              <w:spacing w:after="0" w:line="240" w:lineRule="auto"/>
              <w:rPr>
                <w:rFonts w:cstheme="minorHAnsi"/>
                <w:b/>
              </w:rPr>
            </w:pPr>
            <w:r w:rsidRPr="0035711B">
              <w:rPr>
                <w:rFonts w:cstheme="minorHAnsi"/>
                <w:b/>
              </w:rPr>
              <w:t>Indicator</w:t>
            </w:r>
          </w:p>
        </w:tc>
        <w:tc>
          <w:tcPr>
            <w:tcW w:w="2473" w:type="dxa"/>
            <w:gridSpan w:val="2"/>
            <w:tcBorders>
              <w:top w:val="single" w:sz="12" w:space="0" w:color="auto"/>
              <w:left w:val="nil"/>
              <w:bottom w:val="single" w:sz="12" w:space="0" w:color="auto"/>
              <w:right w:val="nil"/>
            </w:tcBorders>
            <w:shd w:val="clear" w:color="000000" w:fill="FCE4D6"/>
            <w:noWrap/>
            <w:vAlign w:val="bottom"/>
            <w:hideMark/>
          </w:tcPr>
          <w:p w14:paraId="64DC4C4A" w14:textId="77777777" w:rsidR="00FF36F6" w:rsidRPr="0035711B" w:rsidRDefault="00FF36F6">
            <w:pPr>
              <w:spacing w:after="0" w:line="240" w:lineRule="auto"/>
              <w:jc w:val="center"/>
              <w:rPr>
                <w:rFonts w:cstheme="minorHAnsi"/>
                <w:b/>
              </w:rPr>
            </w:pPr>
            <w:r w:rsidRPr="0035711B">
              <w:rPr>
                <w:rFonts w:cstheme="minorHAnsi"/>
                <w:b/>
              </w:rPr>
              <w:t>Female</w:t>
            </w:r>
          </w:p>
        </w:tc>
        <w:tc>
          <w:tcPr>
            <w:tcW w:w="2462" w:type="dxa"/>
            <w:gridSpan w:val="2"/>
            <w:tcBorders>
              <w:top w:val="single" w:sz="12" w:space="0" w:color="auto"/>
              <w:left w:val="nil"/>
              <w:bottom w:val="single" w:sz="12" w:space="0" w:color="auto"/>
              <w:right w:val="nil"/>
            </w:tcBorders>
            <w:shd w:val="clear" w:color="auto" w:fill="E2EFD9" w:themeFill="accent6" w:themeFillTint="33"/>
            <w:vAlign w:val="bottom"/>
          </w:tcPr>
          <w:p w14:paraId="7267A8DB" w14:textId="77777777" w:rsidR="00FF36F6" w:rsidRPr="0035711B" w:rsidRDefault="00FF36F6">
            <w:pPr>
              <w:spacing w:after="0" w:line="240" w:lineRule="auto"/>
              <w:jc w:val="center"/>
              <w:rPr>
                <w:rFonts w:cstheme="minorHAnsi"/>
                <w:b/>
              </w:rPr>
            </w:pPr>
            <w:r w:rsidRPr="0035711B">
              <w:rPr>
                <w:rFonts w:cstheme="minorHAnsi"/>
                <w:b/>
              </w:rPr>
              <w:t>Male</w:t>
            </w:r>
          </w:p>
        </w:tc>
        <w:tc>
          <w:tcPr>
            <w:tcW w:w="2152" w:type="dxa"/>
            <w:gridSpan w:val="2"/>
            <w:tcBorders>
              <w:top w:val="single" w:sz="12" w:space="0" w:color="auto"/>
              <w:left w:val="nil"/>
              <w:bottom w:val="single" w:sz="12" w:space="0" w:color="auto"/>
              <w:right w:val="nil"/>
            </w:tcBorders>
            <w:shd w:val="clear" w:color="auto" w:fill="auto"/>
            <w:vAlign w:val="bottom"/>
          </w:tcPr>
          <w:p w14:paraId="0DC5C65C" w14:textId="77777777" w:rsidR="00FF36F6" w:rsidRPr="0035711B" w:rsidRDefault="00FF36F6">
            <w:pPr>
              <w:spacing w:after="0" w:line="240" w:lineRule="auto"/>
              <w:jc w:val="center"/>
              <w:rPr>
                <w:rFonts w:cstheme="minorHAnsi"/>
                <w:b/>
              </w:rPr>
            </w:pPr>
            <w:r w:rsidRPr="0035711B">
              <w:rPr>
                <w:rFonts w:cstheme="minorHAnsi"/>
                <w:b/>
              </w:rPr>
              <w:t>Pairwise t-test</w:t>
            </w:r>
          </w:p>
          <w:p w14:paraId="77576101" w14:textId="77777777" w:rsidR="00FF36F6" w:rsidRPr="0035711B" w:rsidRDefault="00FF36F6">
            <w:pPr>
              <w:spacing w:after="0" w:line="240" w:lineRule="auto"/>
              <w:jc w:val="center"/>
              <w:rPr>
                <w:rFonts w:cstheme="minorHAnsi"/>
                <w:b/>
              </w:rPr>
            </w:pPr>
            <w:r w:rsidRPr="0035711B">
              <w:rPr>
                <w:rFonts w:cstheme="minorHAnsi"/>
                <w:b/>
              </w:rPr>
              <w:t>Mean difference</w:t>
            </w:r>
          </w:p>
        </w:tc>
      </w:tr>
      <w:tr w:rsidR="00FF36F6" w:rsidRPr="00BF3D27" w14:paraId="0D710FC2" w14:textId="77777777" w:rsidTr="007943B7">
        <w:trPr>
          <w:trHeight w:val="290"/>
        </w:trPr>
        <w:tc>
          <w:tcPr>
            <w:tcW w:w="3119" w:type="dxa"/>
            <w:vMerge/>
            <w:tcBorders>
              <w:left w:val="nil"/>
              <w:bottom w:val="single" w:sz="12" w:space="0" w:color="auto"/>
              <w:right w:val="nil"/>
            </w:tcBorders>
            <w:shd w:val="clear" w:color="auto" w:fill="auto"/>
            <w:noWrap/>
            <w:vAlign w:val="bottom"/>
            <w:hideMark/>
          </w:tcPr>
          <w:p w14:paraId="76AEB00A" w14:textId="168A7D8B" w:rsidR="00FF36F6" w:rsidRPr="0035711B" w:rsidRDefault="00FF36F6">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26A46725" w14:textId="77777777" w:rsidR="00FF36F6" w:rsidRPr="0035711B" w:rsidRDefault="00FF36F6">
            <w:pPr>
              <w:spacing w:after="0" w:line="240" w:lineRule="auto"/>
              <w:jc w:val="center"/>
              <w:rPr>
                <w:rFonts w:cstheme="minorHAnsi"/>
                <w:b/>
              </w:rPr>
            </w:pPr>
            <w:r w:rsidRPr="0035711B">
              <w:rPr>
                <w:rFonts w:cstheme="minorHAnsi"/>
                <w:b/>
              </w:rPr>
              <w:t>(1)</w:t>
            </w:r>
          </w:p>
        </w:tc>
        <w:tc>
          <w:tcPr>
            <w:tcW w:w="1231" w:type="dxa"/>
            <w:tcBorders>
              <w:top w:val="single" w:sz="12" w:space="0" w:color="auto"/>
              <w:left w:val="nil"/>
              <w:bottom w:val="single" w:sz="12" w:space="0" w:color="auto"/>
              <w:right w:val="nil"/>
            </w:tcBorders>
            <w:shd w:val="clear" w:color="000000" w:fill="FCE4D6"/>
            <w:noWrap/>
            <w:vAlign w:val="bottom"/>
            <w:hideMark/>
          </w:tcPr>
          <w:p w14:paraId="0C15C57F" w14:textId="77777777" w:rsidR="00FF36F6" w:rsidRPr="0035711B" w:rsidRDefault="00FF36F6">
            <w:pPr>
              <w:spacing w:after="0" w:line="240" w:lineRule="auto"/>
              <w:jc w:val="center"/>
              <w:rPr>
                <w:rFonts w:cstheme="minorHAnsi"/>
                <w:b/>
              </w:rPr>
            </w:pPr>
            <w:r w:rsidRPr="0035711B">
              <w:rPr>
                <w:rFonts w:cstheme="minorHAnsi"/>
                <w:b/>
              </w:rPr>
              <w:t>(2)</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3A463E74" w14:textId="77777777" w:rsidR="00FF36F6" w:rsidRPr="0035711B" w:rsidRDefault="00FF36F6">
            <w:pPr>
              <w:spacing w:after="0" w:line="240" w:lineRule="auto"/>
              <w:jc w:val="center"/>
              <w:rPr>
                <w:rFonts w:cstheme="minorHAnsi"/>
                <w:b/>
              </w:rPr>
            </w:pPr>
            <w:r w:rsidRPr="0035711B">
              <w:rPr>
                <w:rFonts w:cstheme="minorHAnsi"/>
                <w:b/>
              </w:rPr>
              <w:t>(3)</w:t>
            </w:r>
          </w:p>
        </w:tc>
        <w:tc>
          <w:tcPr>
            <w:tcW w:w="1231" w:type="dxa"/>
            <w:tcBorders>
              <w:top w:val="single" w:sz="12" w:space="0" w:color="auto"/>
              <w:left w:val="nil"/>
              <w:bottom w:val="single" w:sz="12" w:space="0" w:color="auto"/>
              <w:right w:val="nil"/>
            </w:tcBorders>
            <w:shd w:val="clear" w:color="000000" w:fill="E2EFDA"/>
            <w:noWrap/>
            <w:vAlign w:val="bottom"/>
            <w:hideMark/>
          </w:tcPr>
          <w:p w14:paraId="33D6AD27" w14:textId="77777777" w:rsidR="00FF36F6" w:rsidRPr="0035711B" w:rsidRDefault="00FF36F6">
            <w:pPr>
              <w:spacing w:after="0" w:line="240" w:lineRule="auto"/>
              <w:jc w:val="center"/>
              <w:rPr>
                <w:rFonts w:cstheme="minorHAnsi"/>
                <w:b/>
              </w:rPr>
            </w:pPr>
            <w:r w:rsidRPr="0035711B">
              <w:rPr>
                <w:rFonts w:cstheme="minorHAnsi"/>
                <w:b/>
              </w:rPr>
              <w:t>(4)</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4DBD6FCF" w14:textId="77777777" w:rsidR="00FF36F6" w:rsidRPr="0035711B" w:rsidRDefault="00FF36F6">
            <w:pPr>
              <w:spacing w:after="0" w:line="240" w:lineRule="auto"/>
              <w:jc w:val="center"/>
              <w:rPr>
                <w:rFonts w:cstheme="minorHAnsi"/>
                <w:b/>
              </w:rPr>
            </w:pPr>
            <w:r w:rsidRPr="0035711B">
              <w:rPr>
                <w:rFonts w:cstheme="minorHAnsi"/>
                <w:b/>
              </w:rPr>
              <w:t>(1)-(2)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hideMark/>
          </w:tcPr>
          <w:p w14:paraId="77772C57" w14:textId="77777777" w:rsidR="00FF36F6" w:rsidRPr="0035711B" w:rsidRDefault="00FF36F6">
            <w:pPr>
              <w:spacing w:after="0" w:line="240" w:lineRule="auto"/>
              <w:jc w:val="center"/>
              <w:rPr>
                <w:rFonts w:cstheme="minorHAnsi"/>
                <w:b/>
              </w:rPr>
            </w:pPr>
            <w:r w:rsidRPr="0035711B">
              <w:rPr>
                <w:rFonts w:cstheme="minorHAnsi"/>
                <w:b/>
              </w:rPr>
              <w:t>(3)-(4)</w:t>
            </w:r>
          </w:p>
        </w:tc>
      </w:tr>
      <w:tr w:rsidR="00FF36F6" w:rsidRPr="00BF3D27" w14:paraId="15EFEC19" w14:textId="77777777" w:rsidTr="007943B7">
        <w:trPr>
          <w:trHeight w:val="290"/>
        </w:trPr>
        <w:tc>
          <w:tcPr>
            <w:tcW w:w="3119" w:type="dxa"/>
            <w:vMerge/>
            <w:tcBorders>
              <w:left w:val="nil"/>
              <w:bottom w:val="single" w:sz="12" w:space="0" w:color="auto"/>
              <w:right w:val="nil"/>
            </w:tcBorders>
            <w:shd w:val="clear" w:color="auto" w:fill="auto"/>
            <w:noWrap/>
            <w:vAlign w:val="bottom"/>
            <w:hideMark/>
          </w:tcPr>
          <w:p w14:paraId="6CEAC92F" w14:textId="1B9B4D59" w:rsidR="00FF36F6" w:rsidRPr="0035711B" w:rsidRDefault="00FF36F6">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0634F621" w14:textId="77777777" w:rsidR="00FF36F6" w:rsidRPr="0035711B" w:rsidRDefault="00FF36F6">
            <w:pPr>
              <w:spacing w:after="0" w:line="240" w:lineRule="auto"/>
              <w:jc w:val="center"/>
              <w:rPr>
                <w:rFonts w:cstheme="minorHAnsi"/>
                <w:b/>
              </w:rPr>
            </w:pPr>
            <w:r w:rsidRPr="0035711B">
              <w:rPr>
                <w:rFonts w:cstheme="minorHAnsi"/>
                <w:b/>
              </w:rPr>
              <w:t>F2F</w:t>
            </w:r>
          </w:p>
          <w:p w14:paraId="38D312C0" w14:textId="77777777" w:rsidR="00FF36F6" w:rsidRPr="0035711B" w:rsidRDefault="00FF36F6">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FCE4D6"/>
            <w:noWrap/>
            <w:vAlign w:val="bottom"/>
            <w:hideMark/>
          </w:tcPr>
          <w:p w14:paraId="14832386" w14:textId="77777777" w:rsidR="00FF36F6" w:rsidRPr="0035711B" w:rsidRDefault="00FF36F6">
            <w:pPr>
              <w:spacing w:after="0" w:line="240" w:lineRule="auto"/>
              <w:jc w:val="center"/>
              <w:rPr>
                <w:rFonts w:cstheme="minorHAnsi"/>
                <w:b/>
              </w:rPr>
            </w:pPr>
            <w:r w:rsidRPr="0035711B">
              <w:rPr>
                <w:rFonts w:cstheme="minorHAnsi"/>
                <w:b/>
              </w:rPr>
              <w:t>Remote</w:t>
            </w:r>
          </w:p>
          <w:p w14:paraId="05F68202" w14:textId="77777777" w:rsidR="00FF36F6" w:rsidRPr="0035711B" w:rsidRDefault="00FF36F6">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5CE62E4A" w14:textId="77777777" w:rsidR="00FF36F6" w:rsidRPr="0035711B" w:rsidRDefault="00FF36F6">
            <w:pPr>
              <w:spacing w:after="0" w:line="240" w:lineRule="auto"/>
              <w:jc w:val="center"/>
              <w:rPr>
                <w:rFonts w:cstheme="minorHAnsi"/>
                <w:b/>
              </w:rPr>
            </w:pPr>
            <w:r w:rsidRPr="0035711B">
              <w:rPr>
                <w:rFonts w:cstheme="minorHAnsi"/>
                <w:b/>
              </w:rPr>
              <w:t>F2F</w:t>
            </w:r>
          </w:p>
          <w:p w14:paraId="058AA321" w14:textId="77777777" w:rsidR="00FF36F6" w:rsidRPr="0035711B" w:rsidRDefault="00FF36F6">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E2EFDA"/>
            <w:noWrap/>
            <w:vAlign w:val="bottom"/>
            <w:hideMark/>
          </w:tcPr>
          <w:p w14:paraId="32A0DF16" w14:textId="77777777" w:rsidR="00FF36F6" w:rsidRPr="0035711B" w:rsidRDefault="00FF36F6">
            <w:pPr>
              <w:spacing w:after="0" w:line="240" w:lineRule="auto"/>
              <w:jc w:val="center"/>
              <w:rPr>
                <w:rFonts w:cstheme="minorHAnsi"/>
                <w:b/>
              </w:rPr>
            </w:pPr>
            <w:r w:rsidRPr="0035711B">
              <w:rPr>
                <w:rFonts w:cstheme="minorHAnsi"/>
                <w:b/>
              </w:rPr>
              <w:t>Remote</w:t>
            </w:r>
          </w:p>
          <w:p w14:paraId="609B2E60" w14:textId="77777777" w:rsidR="00FF36F6" w:rsidRPr="0035711B" w:rsidRDefault="00FF36F6">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3C4EFB7B" w14:textId="77777777" w:rsidR="00FF36F6" w:rsidRPr="0035711B" w:rsidRDefault="00FF36F6">
            <w:pPr>
              <w:spacing w:after="0" w:line="240" w:lineRule="auto"/>
              <w:jc w:val="center"/>
              <w:rPr>
                <w:rFonts w:cstheme="minorHAnsi"/>
                <w:b/>
              </w:rPr>
            </w:pPr>
          </w:p>
        </w:tc>
        <w:tc>
          <w:tcPr>
            <w:tcW w:w="1134" w:type="dxa"/>
            <w:tcBorders>
              <w:top w:val="single" w:sz="12" w:space="0" w:color="auto"/>
              <w:left w:val="nil"/>
              <w:bottom w:val="single" w:sz="12" w:space="0" w:color="auto"/>
              <w:right w:val="nil"/>
            </w:tcBorders>
            <w:shd w:val="clear" w:color="auto" w:fill="E2EFD9" w:themeFill="accent6" w:themeFillTint="33"/>
            <w:vAlign w:val="bottom"/>
          </w:tcPr>
          <w:p w14:paraId="3D127906" w14:textId="77777777" w:rsidR="00FF36F6" w:rsidRPr="0035711B" w:rsidRDefault="00FF36F6">
            <w:pPr>
              <w:spacing w:after="0" w:line="240" w:lineRule="auto"/>
              <w:jc w:val="center"/>
              <w:rPr>
                <w:rFonts w:cstheme="minorHAnsi"/>
                <w:b/>
              </w:rPr>
            </w:pPr>
          </w:p>
        </w:tc>
      </w:tr>
      <w:tr w:rsidR="00A96615" w:rsidRPr="00BF3D27" w14:paraId="2B03B240" w14:textId="77777777" w:rsidTr="007943B7">
        <w:trPr>
          <w:trHeight w:val="290"/>
        </w:trPr>
        <w:tc>
          <w:tcPr>
            <w:tcW w:w="3119" w:type="dxa"/>
            <w:tcBorders>
              <w:top w:val="single" w:sz="12" w:space="0" w:color="auto"/>
              <w:left w:val="nil"/>
              <w:right w:val="nil"/>
            </w:tcBorders>
            <w:shd w:val="clear" w:color="auto" w:fill="auto"/>
            <w:noWrap/>
            <w:vAlign w:val="bottom"/>
            <w:hideMark/>
          </w:tcPr>
          <w:p w14:paraId="540C98E6" w14:textId="77777777" w:rsidR="00A96615" w:rsidRPr="0035711B" w:rsidRDefault="00A96615">
            <w:pPr>
              <w:spacing w:after="0" w:line="240" w:lineRule="auto"/>
              <w:rPr>
                <w:rFonts w:cstheme="minorHAnsi"/>
                <w:bCs/>
              </w:rPr>
            </w:pPr>
            <w:r w:rsidRPr="0035711B">
              <w:rPr>
                <w:rFonts w:cstheme="minorHAnsi"/>
                <w:bCs/>
              </w:rPr>
              <w:t>Food Consumption Score</w:t>
            </w:r>
          </w:p>
        </w:tc>
        <w:tc>
          <w:tcPr>
            <w:tcW w:w="1242" w:type="dxa"/>
            <w:tcBorders>
              <w:top w:val="single" w:sz="12" w:space="0" w:color="auto"/>
              <w:left w:val="nil"/>
              <w:bottom w:val="nil"/>
              <w:right w:val="nil"/>
            </w:tcBorders>
            <w:shd w:val="clear" w:color="000000" w:fill="FCE4D6"/>
            <w:noWrap/>
            <w:vAlign w:val="bottom"/>
          </w:tcPr>
          <w:p w14:paraId="60BB066E" w14:textId="77777777" w:rsidR="00A96615" w:rsidRPr="0035711B" w:rsidRDefault="00CB3FAF">
            <w:pPr>
              <w:spacing w:after="0" w:line="240" w:lineRule="auto"/>
              <w:jc w:val="center"/>
              <w:rPr>
                <w:rFonts w:cstheme="minorHAnsi"/>
                <w:bCs/>
              </w:rPr>
            </w:pPr>
            <w:r w:rsidRPr="0035711B">
              <w:rPr>
                <w:rFonts w:cstheme="minorHAnsi"/>
                <w:bCs/>
              </w:rPr>
              <w:t>45.94</w:t>
            </w:r>
          </w:p>
          <w:p w14:paraId="32CFA07A" w14:textId="53170D89" w:rsidR="00CB3FAF" w:rsidRPr="0035711B" w:rsidRDefault="00CB3FAF">
            <w:pPr>
              <w:spacing w:after="0" w:line="240" w:lineRule="auto"/>
              <w:jc w:val="center"/>
              <w:rPr>
                <w:rFonts w:cstheme="minorHAnsi"/>
                <w:bCs/>
              </w:rPr>
            </w:pPr>
            <w:r w:rsidRPr="0035711B">
              <w:rPr>
                <w:rFonts w:cstheme="minorHAnsi"/>
                <w:bCs/>
              </w:rPr>
              <w:t>(0.91)</w:t>
            </w:r>
          </w:p>
        </w:tc>
        <w:tc>
          <w:tcPr>
            <w:tcW w:w="1231" w:type="dxa"/>
            <w:tcBorders>
              <w:top w:val="single" w:sz="12" w:space="0" w:color="auto"/>
              <w:left w:val="nil"/>
              <w:bottom w:val="nil"/>
              <w:right w:val="nil"/>
            </w:tcBorders>
            <w:shd w:val="clear" w:color="000000" w:fill="FCE4D6"/>
            <w:noWrap/>
            <w:vAlign w:val="bottom"/>
          </w:tcPr>
          <w:p w14:paraId="315D0804" w14:textId="77777777" w:rsidR="00A96615" w:rsidRPr="0035711B" w:rsidRDefault="0007353E">
            <w:pPr>
              <w:spacing w:after="0" w:line="240" w:lineRule="auto"/>
              <w:jc w:val="center"/>
              <w:rPr>
                <w:rFonts w:cstheme="minorHAnsi"/>
                <w:bCs/>
              </w:rPr>
            </w:pPr>
            <w:r w:rsidRPr="0035711B">
              <w:rPr>
                <w:rFonts w:cstheme="minorHAnsi"/>
                <w:bCs/>
              </w:rPr>
              <w:t>53.06</w:t>
            </w:r>
          </w:p>
          <w:p w14:paraId="21FAAE6D" w14:textId="36EEA87D" w:rsidR="0007353E" w:rsidRPr="0035711B" w:rsidRDefault="0007353E">
            <w:pPr>
              <w:spacing w:after="0" w:line="240" w:lineRule="auto"/>
              <w:jc w:val="center"/>
              <w:rPr>
                <w:rFonts w:cstheme="minorHAnsi"/>
                <w:bCs/>
              </w:rPr>
            </w:pPr>
            <w:r w:rsidRPr="0035711B">
              <w:rPr>
                <w:rFonts w:cstheme="minorHAnsi"/>
                <w:bCs/>
              </w:rPr>
              <w:t>(1.08)</w:t>
            </w:r>
          </w:p>
        </w:tc>
        <w:tc>
          <w:tcPr>
            <w:tcW w:w="1231" w:type="dxa"/>
            <w:tcBorders>
              <w:top w:val="single" w:sz="12" w:space="0" w:color="auto"/>
              <w:left w:val="nil"/>
              <w:bottom w:val="nil"/>
              <w:right w:val="nil"/>
            </w:tcBorders>
            <w:shd w:val="clear" w:color="auto" w:fill="E2EFD9" w:themeFill="accent6" w:themeFillTint="33"/>
            <w:noWrap/>
            <w:vAlign w:val="bottom"/>
          </w:tcPr>
          <w:p w14:paraId="748B4B6F" w14:textId="77777777" w:rsidR="00A96615" w:rsidRPr="0035711B" w:rsidRDefault="000F5439">
            <w:pPr>
              <w:spacing w:after="0" w:line="240" w:lineRule="auto"/>
              <w:jc w:val="center"/>
              <w:rPr>
                <w:rFonts w:cstheme="minorHAnsi"/>
                <w:bCs/>
              </w:rPr>
            </w:pPr>
            <w:r w:rsidRPr="0035711B">
              <w:rPr>
                <w:rFonts w:cstheme="minorHAnsi"/>
                <w:bCs/>
              </w:rPr>
              <w:t>47.45</w:t>
            </w:r>
          </w:p>
          <w:p w14:paraId="58C9F016" w14:textId="5BBD94D5" w:rsidR="000F5439" w:rsidRPr="0035711B" w:rsidRDefault="000F5439">
            <w:pPr>
              <w:spacing w:after="0" w:line="240" w:lineRule="auto"/>
              <w:jc w:val="center"/>
              <w:rPr>
                <w:rFonts w:cstheme="minorHAnsi"/>
                <w:bCs/>
              </w:rPr>
            </w:pPr>
            <w:r w:rsidRPr="0035711B">
              <w:rPr>
                <w:rFonts w:cstheme="minorHAnsi"/>
                <w:bCs/>
              </w:rPr>
              <w:t>(1.52)</w:t>
            </w:r>
          </w:p>
        </w:tc>
        <w:tc>
          <w:tcPr>
            <w:tcW w:w="1231" w:type="dxa"/>
            <w:tcBorders>
              <w:top w:val="single" w:sz="12" w:space="0" w:color="auto"/>
              <w:left w:val="nil"/>
              <w:bottom w:val="nil"/>
              <w:right w:val="nil"/>
            </w:tcBorders>
            <w:shd w:val="clear" w:color="000000" w:fill="E2EFDA"/>
            <w:noWrap/>
            <w:vAlign w:val="bottom"/>
          </w:tcPr>
          <w:p w14:paraId="5FBDAE5F" w14:textId="77777777" w:rsidR="00A96615" w:rsidRPr="0035711B" w:rsidRDefault="00761B29">
            <w:pPr>
              <w:spacing w:after="0" w:line="240" w:lineRule="auto"/>
              <w:jc w:val="center"/>
              <w:rPr>
                <w:rFonts w:cstheme="minorHAnsi"/>
                <w:bCs/>
              </w:rPr>
            </w:pPr>
            <w:r w:rsidRPr="0035711B">
              <w:rPr>
                <w:rFonts w:cstheme="minorHAnsi"/>
                <w:bCs/>
              </w:rPr>
              <w:t>50.90</w:t>
            </w:r>
          </w:p>
          <w:p w14:paraId="351FBD34" w14:textId="343B6309" w:rsidR="00761B29" w:rsidRPr="0035711B" w:rsidRDefault="00761B29">
            <w:pPr>
              <w:spacing w:after="0" w:line="240" w:lineRule="auto"/>
              <w:jc w:val="center"/>
              <w:rPr>
                <w:rFonts w:cstheme="minorHAnsi"/>
                <w:bCs/>
              </w:rPr>
            </w:pPr>
            <w:r w:rsidRPr="0035711B">
              <w:rPr>
                <w:rFonts w:cstheme="minorHAnsi"/>
                <w:bCs/>
              </w:rPr>
              <w:t>(1.90)</w:t>
            </w:r>
          </w:p>
        </w:tc>
        <w:tc>
          <w:tcPr>
            <w:tcW w:w="1018" w:type="dxa"/>
            <w:tcBorders>
              <w:top w:val="single" w:sz="12" w:space="0" w:color="auto"/>
              <w:left w:val="nil"/>
              <w:bottom w:val="nil"/>
              <w:right w:val="nil"/>
            </w:tcBorders>
            <w:shd w:val="clear" w:color="auto" w:fill="FBE4D5" w:themeFill="accent2" w:themeFillTint="33"/>
            <w:noWrap/>
            <w:vAlign w:val="bottom"/>
          </w:tcPr>
          <w:p w14:paraId="1DAA4258" w14:textId="6050736C" w:rsidR="00A96615" w:rsidRPr="0035711B" w:rsidRDefault="0007353E">
            <w:pPr>
              <w:spacing w:after="0" w:line="240" w:lineRule="auto"/>
              <w:jc w:val="center"/>
              <w:rPr>
                <w:rFonts w:cstheme="minorHAnsi"/>
                <w:bCs/>
              </w:rPr>
            </w:pPr>
            <w:r w:rsidRPr="0035711B">
              <w:rPr>
                <w:rFonts w:cstheme="minorHAnsi"/>
                <w:bCs/>
              </w:rPr>
              <w:t>-7.12***</w:t>
            </w:r>
          </w:p>
        </w:tc>
        <w:tc>
          <w:tcPr>
            <w:tcW w:w="1134" w:type="dxa"/>
            <w:tcBorders>
              <w:top w:val="single" w:sz="12" w:space="0" w:color="auto"/>
              <w:left w:val="nil"/>
              <w:bottom w:val="nil"/>
              <w:right w:val="nil"/>
            </w:tcBorders>
            <w:shd w:val="clear" w:color="auto" w:fill="E2EFD9" w:themeFill="accent6" w:themeFillTint="33"/>
            <w:noWrap/>
            <w:vAlign w:val="bottom"/>
          </w:tcPr>
          <w:p w14:paraId="27BFE444" w14:textId="64D62A3A" w:rsidR="00A96615" w:rsidRPr="0035711B" w:rsidRDefault="00761B29">
            <w:pPr>
              <w:spacing w:after="0" w:line="240" w:lineRule="auto"/>
              <w:jc w:val="center"/>
              <w:rPr>
                <w:rFonts w:cstheme="minorHAnsi"/>
                <w:bCs/>
              </w:rPr>
            </w:pPr>
            <w:r w:rsidRPr="0035711B">
              <w:rPr>
                <w:rFonts w:cstheme="minorHAnsi"/>
                <w:bCs/>
              </w:rPr>
              <w:t>-3.45</w:t>
            </w:r>
          </w:p>
        </w:tc>
      </w:tr>
      <w:tr w:rsidR="00A96615" w:rsidRPr="00BF3D27" w14:paraId="276C709F" w14:textId="77777777">
        <w:trPr>
          <w:trHeight w:val="290"/>
        </w:trPr>
        <w:tc>
          <w:tcPr>
            <w:tcW w:w="3119" w:type="dxa"/>
            <w:tcBorders>
              <w:top w:val="nil"/>
              <w:left w:val="nil"/>
              <w:bottom w:val="nil"/>
              <w:right w:val="nil"/>
            </w:tcBorders>
            <w:shd w:val="clear" w:color="auto" w:fill="auto"/>
            <w:noWrap/>
            <w:vAlign w:val="bottom"/>
            <w:hideMark/>
          </w:tcPr>
          <w:p w14:paraId="570C396E" w14:textId="33888DA6" w:rsidR="00A96615" w:rsidRPr="0035711B" w:rsidRDefault="00A96615">
            <w:pPr>
              <w:spacing w:after="0" w:line="240" w:lineRule="auto"/>
              <w:rPr>
                <w:rFonts w:cstheme="minorHAnsi"/>
                <w:bCs/>
              </w:rPr>
            </w:pPr>
            <w:r w:rsidRPr="0035711B">
              <w:rPr>
                <w:rFonts w:cstheme="minorHAnsi"/>
                <w:bCs/>
              </w:rPr>
              <w:t xml:space="preserve">Reduced </w:t>
            </w:r>
            <w:r w:rsidR="00583546" w:rsidRPr="0035711B">
              <w:rPr>
                <w:rFonts w:cstheme="minorHAnsi"/>
                <w:bCs/>
              </w:rPr>
              <w:t xml:space="preserve">Coping </w:t>
            </w:r>
            <w:r w:rsidRPr="0035711B">
              <w:rPr>
                <w:rFonts w:cstheme="minorHAnsi"/>
                <w:bCs/>
              </w:rPr>
              <w:t>Strategies Index - rCSI</w:t>
            </w:r>
          </w:p>
        </w:tc>
        <w:tc>
          <w:tcPr>
            <w:tcW w:w="1242" w:type="dxa"/>
            <w:tcBorders>
              <w:top w:val="nil"/>
              <w:left w:val="nil"/>
              <w:bottom w:val="nil"/>
              <w:right w:val="nil"/>
            </w:tcBorders>
            <w:shd w:val="clear" w:color="000000" w:fill="FCE4D6"/>
            <w:noWrap/>
            <w:vAlign w:val="bottom"/>
          </w:tcPr>
          <w:p w14:paraId="18564DF1" w14:textId="77777777" w:rsidR="00A96615" w:rsidRPr="0035711B" w:rsidRDefault="005D19D3">
            <w:pPr>
              <w:spacing w:after="0" w:line="240" w:lineRule="auto"/>
              <w:jc w:val="center"/>
              <w:rPr>
                <w:rFonts w:cstheme="minorHAnsi"/>
                <w:bCs/>
              </w:rPr>
            </w:pPr>
            <w:r w:rsidRPr="0035711B">
              <w:rPr>
                <w:rFonts w:cstheme="minorHAnsi"/>
                <w:bCs/>
              </w:rPr>
              <w:t>20.41</w:t>
            </w:r>
          </w:p>
          <w:p w14:paraId="387D8559" w14:textId="5AB2B774" w:rsidR="005D19D3" w:rsidRPr="0035711B" w:rsidRDefault="005D19D3">
            <w:pPr>
              <w:spacing w:after="0" w:line="240" w:lineRule="auto"/>
              <w:jc w:val="center"/>
              <w:rPr>
                <w:rFonts w:cstheme="minorHAnsi"/>
                <w:bCs/>
              </w:rPr>
            </w:pPr>
            <w:r w:rsidRPr="0035711B">
              <w:rPr>
                <w:rFonts w:cstheme="minorHAnsi"/>
                <w:bCs/>
              </w:rPr>
              <w:t>(0.52)</w:t>
            </w:r>
          </w:p>
        </w:tc>
        <w:tc>
          <w:tcPr>
            <w:tcW w:w="1231" w:type="dxa"/>
            <w:tcBorders>
              <w:top w:val="nil"/>
              <w:left w:val="nil"/>
              <w:bottom w:val="nil"/>
              <w:right w:val="nil"/>
            </w:tcBorders>
            <w:shd w:val="clear" w:color="000000" w:fill="FCE4D6"/>
            <w:noWrap/>
            <w:vAlign w:val="bottom"/>
          </w:tcPr>
          <w:p w14:paraId="38DBFE82" w14:textId="77777777" w:rsidR="00A96615" w:rsidRPr="0035711B" w:rsidRDefault="005D19D3">
            <w:pPr>
              <w:spacing w:after="0" w:line="240" w:lineRule="auto"/>
              <w:jc w:val="center"/>
              <w:rPr>
                <w:rFonts w:cstheme="minorHAnsi"/>
                <w:bCs/>
              </w:rPr>
            </w:pPr>
            <w:r w:rsidRPr="0035711B">
              <w:rPr>
                <w:rFonts w:cstheme="minorHAnsi"/>
                <w:bCs/>
              </w:rPr>
              <w:t>18.78</w:t>
            </w:r>
          </w:p>
          <w:p w14:paraId="16169670" w14:textId="67A75789" w:rsidR="005D19D3" w:rsidRPr="0035711B" w:rsidRDefault="005D19D3">
            <w:pPr>
              <w:spacing w:after="0" w:line="240" w:lineRule="auto"/>
              <w:jc w:val="center"/>
              <w:rPr>
                <w:rFonts w:cstheme="minorHAnsi"/>
                <w:bCs/>
              </w:rPr>
            </w:pPr>
            <w:r w:rsidRPr="0035711B">
              <w:rPr>
                <w:rFonts w:cstheme="minorHAnsi"/>
                <w:bCs/>
              </w:rPr>
              <w:t>(0.50)</w:t>
            </w:r>
          </w:p>
        </w:tc>
        <w:tc>
          <w:tcPr>
            <w:tcW w:w="1231" w:type="dxa"/>
            <w:tcBorders>
              <w:top w:val="nil"/>
              <w:left w:val="nil"/>
              <w:bottom w:val="nil"/>
              <w:right w:val="nil"/>
            </w:tcBorders>
            <w:shd w:val="clear" w:color="auto" w:fill="E2EFD9" w:themeFill="accent6" w:themeFillTint="33"/>
            <w:noWrap/>
            <w:vAlign w:val="bottom"/>
          </w:tcPr>
          <w:p w14:paraId="3D1FED77" w14:textId="77777777" w:rsidR="00A96615" w:rsidRPr="0035711B" w:rsidRDefault="00761B29">
            <w:pPr>
              <w:spacing w:after="0" w:line="240" w:lineRule="auto"/>
              <w:jc w:val="center"/>
              <w:rPr>
                <w:rFonts w:cstheme="minorHAnsi"/>
                <w:bCs/>
              </w:rPr>
            </w:pPr>
            <w:r w:rsidRPr="0035711B">
              <w:rPr>
                <w:rFonts w:cstheme="minorHAnsi"/>
                <w:bCs/>
              </w:rPr>
              <w:t>17.97</w:t>
            </w:r>
          </w:p>
          <w:p w14:paraId="4434E8B9" w14:textId="487E8130" w:rsidR="00761B29" w:rsidRPr="0035711B" w:rsidRDefault="00761B29">
            <w:pPr>
              <w:spacing w:after="0" w:line="240" w:lineRule="auto"/>
              <w:jc w:val="center"/>
              <w:rPr>
                <w:rFonts w:cstheme="minorHAnsi"/>
                <w:bCs/>
              </w:rPr>
            </w:pPr>
            <w:r w:rsidRPr="0035711B">
              <w:rPr>
                <w:rFonts w:cstheme="minorHAnsi"/>
                <w:bCs/>
              </w:rPr>
              <w:t>(0.87)</w:t>
            </w:r>
          </w:p>
        </w:tc>
        <w:tc>
          <w:tcPr>
            <w:tcW w:w="1231" w:type="dxa"/>
            <w:tcBorders>
              <w:top w:val="nil"/>
              <w:left w:val="nil"/>
              <w:bottom w:val="nil"/>
              <w:right w:val="nil"/>
            </w:tcBorders>
            <w:shd w:val="clear" w:color="000000" w:fill="E2EFDA"/>
            <w:noWrap/>
            <w:vAlign w:val="bottom"/>
          </w:tcPr>
          <w:p w14:paraId="0390164D" w14:textId="77777777" w:rsidR="00A96615" w:rsidRPr="0035711B" w:rsidRDefault="00BA44E2">
            <w:pPr>
              <w:spacing w:after="0" w:line="240" w:lineRule="auto"/>
              <w:jc w:val="center"/>
              <w:rPr>
                <w:rFonts w:cstheme="minorHAnsi"/>
                <w:bCs/>
              </w:rPr>
            </w:pPr>
            <w:r w:rsidRPr="0035711B">
              <w:rPr>
                <w:rFonts w:cstheme="minorHAnsi"/>
                <w:bCs/>
              </w:rPr>
              <w:t>17.63</w:t>
            </w:r>
          </w:p>
          <w:p w14:paraId="327EB7E5" w14:textId="4FD419DF" w:rsidR="00BA44E2" w:rsidRPr="0035711B" w:rsidRDefault="00BA44E2">
            <w:pPr>
              <w:spacing w:after="0" w:line="240" w:lineRule="auto"/>
              <w:jc w:val="center"/>
              <w:rPr>
                <w:rFonts w:cstheme="minorHAnsi"/>
                <w:bCs/>
              </w:rPr>
            </w:pPr>
            <w:r w:rsidRPr="0035711B">
              <w:rPr>
                <w:rFonts w:cstheme="minorHAnsi"/>
                <w:bCs/>
              </w:rPr>
              <w:t>(1.03)</w:t>
            </w:r>
          </w:p>
        </w:tc>
        <w:tc>
          <w:tcPr>
            <w:tcW w:w="1018" w:type="dxa"/>
            <w:tcBorders>
              <w:top w:val="nil"/>
              <w:left w:val="nil"/>
              <w:bottom w:val="nil"/>
              <w:right w:val="nil"/>
            </w:tcBorders>
            <w:shd w:val="clear" w:color="auto" w:fill="FBE4D5" w:themeFill="accent2" w:themeFillTint="33"/>
            <w:noWrap/>
            <w:vAlign w:val="bottom"/>
          </w:tcPr>
          <w:p w14:paraId="4261A67B" w14:textId="6D1E06D7" w:rsidR="00A96615" w:rsidRPr="0035711B" w:rsidRDefault="005D19D3">
            <w:pPr>
              <w:spacing w:after="0" w:line="240" w:lineRule="auto"/>
              <w:jc w:val="center"/>
              <w:rPr>
                <w:rFonts w:cstheme="minorHAnsi"/>
                <w:bCs/>
              </w:rPr>
            </w:pPr>
            <w:r w:rsidRPr="0035711B">
              <w:rPr>
                <w:rFonts w:cstheme="minorHAnsi"/>
                <w:bCs/>
              </w:rPr>
              <w:t>1.63**</w:t>
            </w:r>
          </w:p>
        </w:tc>
        <w:tc>
          <w:tcPr>
            <w:tcW w:w="1134" w:type="dxa"/>
            <w:tcBorders>
              <w:top w:val="nil"/>
              <w:left w:val="nil"/>
              <w:bottom w:val="nil"/>
              <w:right w:val="nil"/>
            </w:tcBorders>
            <w:shd w:val="clear" w:color="auto" w:fill="E2EFD9" w:themeFill="accent6" w:themeFillTint="33"/>
            <w:noWrap/>
            <w:vAlign w:val="bottom"/>
          </w:tcPr>
          <w:p w14:paraId="373C91CE" w14:textId="3E4141E7" w:rsidR="00A96615" w:rsidRPr="0035711B" w:rsidRDefault="00BA44E2">
            <w:pPr>
              <w:spacing w:after="0" w:line="240" w:lineRule="auto"/>
              <w:jc w:val="center"/>
              <w:rPr>
                <w:rFonts w:cstheme="minorHAnsi"/>
                <w:bCs/>
              </w:rPr>
            </w:pPr>
            <w:r w:rsidRPr="0035711B">
              <w:rPr>
                <w:rFonts w:cstheme="minorHAnsi"/>
                <w:bCs/>
              </w:rPr>
              <w:t>0.34</w:t>
            </w:r>
          </w:p>
        </w:tc>
      </w:tr>
      <w:tr w:rsidR="00A96615" w:rsidRPr="00BF3D27" w14:paraId="013AD0CA" w14:textId="77777777">
        <w:trPr>
          <w:trHeight w:val="290"/>
        </w:trPr>
        <w:tc>
          <w:tcPr>
            <w:tcW w:w="3119" w:type="dxa"/>
            <w:tcBorders>
              <w:top w:val="nil"/>
              <w:left w:val="nil"/>
              <w:bottom w:val="nil"/>
              <w:right w:val="nil"/>
            </w:tcBorders>
            <w:shd w:val="clear" w:color="auto" w:fill="auto"/>
            <w:noWrap/>
            <w:vAlign w:val="bottom"/>
            <w:hideMark/>
          </w:tcPr>
          <w:p w14:paraId="382D9AF9" w14:textId="77777777" w:rsidR="00A96615" w:rsidRPr="0035711B" w:rsidRDefault="00A96615">
            <w:pPr>
              <w:spacing w:after="0" w:line="240" w:lineRule="auto"/>
              <w:rPr>
                <w:rFonts w:cstheme="minorHAnsi"/>
                <w:bCs/>
              </w:rPr>
            </w:pPr>
            <w:r w:rsidRPr="0035711B">
              <w:rPr>
                <w:rFonts w:cstheme="minorHAnsi"/>
                <w:bCs/>
              </w:rPr>
              <w:t>Livelihood Coping: None</w:t>
            </w:r>
          </w:p>
        </w:tc>
        <w:tc>
          <w:tcPr>
            <w:tcW w:w="1242" w:type="dxa"/>
            <w:tcBorders>
              <w:top w:val="nil"/>
              <w:left w:val="nil"/>
              <w:bottom w:val="nil"/>
              <w:right w:val="nil"/>
            </w:tcBorders>
            <w:shd w:val="clear" w:color="000000" w:fill="FCE4D6"/>
            <w:noWrap/>
            <w:vAlign w:val="bottom"/>
          </w:tcPr>
          <w:p w14:paraId="6E29D038" w14:textId="77777777" w:rsidR="00A96615" w:rsidRPr="0035711B" w:rsidRDefault="0044571A">
            <w:pPr>
              <w:spacing w:after="0" w:line="240" w:lineRule="auto"/>
              <w:jc w:val="center"/>
              <w:rPr>
                <w:rFonts w:cstheme="minorHAnsi"/>
                <w:bCs/>
              </w:rPr>
            </w:pPr>
            <w:r w:rsidRPr="0035711B">
              <w:rPr>
                <w:rFonts w:cstheme="minorHAnsi"/>
                <w:bCs/>
              </w:rPr>
              <w:t>0.08</w:t>
            </w:r>
          </w:p>
          <w:p w14:paraId="1B861BDA" w14:textId="52833633" w:rsidR="0044571A" w:rsidRPr="0035711B" w:rsidRDefault="0044571A">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FCE4D6"/>
            <w:noWrap/>
            <w:vAlign w:val="bottom"/>
          </w:tcPr>
          <w:p w14:paraId="6027EDA5" w14:textId="77777777" w:rsidR="00A96615" w:rsidRPr="0035711B" w:rsidRDefault="0044571A">
            <w:pPr>
              <w:spacing w:after="0" w:line="240" w:lineRule="auto"/>
              <w:jc w:val="center"/>
              <w:rPr>
                <w:rFonts w:cstheme="minorHAnsi"/>
                <w:bCs/>
              </w:rPr>
            </w:pPr>
            <w:r w:rsidRPr="0035711B">
              <w:rPr>
                <w:rFonts w:cstheme="minorHAnsi"/>
                <w:bCs/>
              </w:rPr>
              <w:t>0.02</w:t>
            </w:r>
          </w:p>
          <w:p w14:paraId="7C8D5199" w14:textId="431E9CEE" w:rsidR="0044571A" w:rsidRPr="0035711B" w:rsidRDefault="0044571A">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auto" w:fill="E2EFD9" w:themeFill="accent6" w:themeFillTint="33"/>
            <w:noWrap/>
            <w:vAlign w:val="bottom"/>
          </w:tcPr>
          <w:p w14:paraId="33DAF1EE" w14:textId="77777777" w:rsidR="00A96615" w:rsidRPr="0035711B" w:rsidRDefault="00BA44E2">
            <w:pPr>
              <w:spacing w:after="0" w:line="240" w:lineRule="auto"/>
              <w:jc w:val="center"/>
              <w:rPr>
                <w:rFonts w:cstheme="minorHAnsi"/>
                <w:bCs/>
              </w:rPr>
            </w:pPr>
            <w:r w:rsidRPr="0035711B">
              <w:rPr>
                <w:rFonts w:cstheme="minorHAnsi"/>
                <w:bCs/>
              </w:rPr>
              <w:t>0.12</w:t>
            </w:r>
          </w:p>
          <w:p w14:paraId="59E00870" w14:textId="4DBD4B1A" w:rsidR="00BA44E2" w:rsidRPr="0035711B" w:rsidRDefault="00BA44E2">
            <w:pPr>
              <w:spacing w:after="0" w:line="240" w:lineRule="auto"/>
              <w:jc w:val="center"/>
              <w:rPr>
                <w:rFonts w:cstheme="minorHAnsi"/>
                <w:bCs/>
              </w:rPr>
            </w:pPr>
            <w:r w:rsidRPr="0035711B">
              <w:rPr>
                <w:rFonts w:cstheme="minorHAnsi"/>
                <w:bCs/>
              </w:rPr>
              <w:t>(</w:t>
            </w:r>
            <w:r w:rsidR="005552D9" w:rsidRPr="0035711B">
              <w:rPr>
                <w:rFonts w:cstheme="minorHAnsi"/>
                <w:bCs/>
              </w:rPr>
              <w:t>0.02)</w:t>
            </w:r>
          </w:p>
        </w:tc>
        <w:tc>
          <w:tcPr>
            <w:tcW w:w="1231" w:type="dxa"/>
            <w:tcBorders>
              <w:top w:val="nil"/>
              <w:left w:val="nil"/>
              <w:bottom w:val="nil"/>
              <w:right w:val="nil"/>
            </w:tcBorders>
            <w:shd w:val="clear" w:color="000000" w:fill="E2EFDA"/>
            <w:noWrap/>
            <w:vAlign w:val="bottom"/>
          </w:tcPr>
          <w:p w14:paraId="344772D3" w14:textId="77777777" w:rsidR="00A96615" w:rsidRPr="0035711B" w:rsidRDefault="005552D9">
            <w:pPr>
              <w:spacing w:after="0" w:line="240" w:lineRule="auto"/>
              <w:jc w:val="center"/>
              <w:rPr>
                <w:rFonts w:cstheme="minorHAnsi"/>
                <w:bCs/>
              </w:rPr>
            </w:pPr>
            <w:r w:rsidRPr="0035711B">
              <w:rPr>
                <w:rFonts w:cstheme="minorHAnsi"/>
                <w:bCs/>
              </w:rPr>
              <w:t>0.01</w:t>
            </w:r>
          </w:p>
          <w:p w14:paraId="49BC4ED8" w14:textId="3D0DDE87" w:rsidR="005552D9" w:rsidRPr="0035711B" w:rsidRDefault="005552D9">
            <w:pPr>
              <w:spacing w:after="0" w:line="240" w:lineRule="auto"/>
              <w:jc w:val="center"/>
              <w:rPr>
                <w:rFonts w:cstheme="minorHAnsi"/>
                <w:bCs/>
              </w:rPr>
            </w:pPr>
            <w:r w:rsidRPr="0035711B">
              <w:rPr>
                <w:rFonts w:cstheme="minorHAnsi"/>
                <w:bCs/>
              </w:rPr>
              <w:t>(0.01)</w:t>
            </w:r>
          </w:p>
        </w:tc>
        <w:tc>
          <w:tcPr>
            <w:tcW w:w="1018" w:type="dxa"/>
            <w:tcBorders>
              <w:top w:val="nil"/>
              <w:left w:val="nil"/>
              <w:bottom w:val="nil"/>
              <w:right w:val="nil"/>
            </w:tcBorders>
            <w:shd w:val="clear" w:color="auto" w:fill="FBE4D5" w:themeFill="accent2" w:themeFillTint="33"/>
            <w:noWrap/>
            <w:vAlign w:val="bottom"/>
          </w:tcPr>
          <w:p w14:paraId="582991FB" w14:textId="05AEEFCC" w:rsidR="00A96615" w:rsidRPr="0035711B" w:rsidRDefault="0044571A">
            <w:pPr>
              <w:spacing w:after="0" w:line="240" w:lineRule="auto"/>
              <w:jc w:val="center"/>
              <w:rPr>
                <w:rFonts w:cstheme="minorHAnsi"/>
                <w:bCs/>
              </w:rPr>
            </w:pPr>
            <w:r w:rsidRPr="0035711B">
              <w:rPr>
                <w:rFonts w:cstheme="minorHAnsi"/>
                <w:bCs/>
              </w:rPr>
              <w:t>0.06***</w:t>
            </w:r>
          </w:p>
        </w:tc>
        <w:tc>
          <w:tcPr>
            <w:tcW w:w="1134" w:type="dxa"/>
            <w:tcBorders>
              <w:top w:val="nil"/>
              <w:left w:val="nil"/>
              <w:bottom w:val="nil"/>
              <w:right w:val="nil"/>
            </w:tcBorders>
            <w:shd w:val="clear" w:color="auto" w:fill="E2EFD9" w:themeFill="accent6" w:themeFillTint="33"/>
            <w:noWrap/>
            <w:vAlign w:val="bottom"/>
          </w:tcPr>
          <w:p w14:paraId="4DD22F09" w14:textId="1422353D" w:rsidR="00A96615" w:rsidRPr="0035711B" w:rsidRDefault="003222F2">
            <w:pPr>
              <w:spacing w:after="0" w:line="240" w:lineRule="auto"/>
              <w:jc w:val="center"/>
              <w:rPr>
                <w:rFonts w:cstheme="minorHAnsi"/>
                <w:bCs/>
              </w:rPr>
            </w:pPr>
            <w:r w:rsidRPr="0035711B">
              <w:rPr>
                <w:rFonts w:cstheme="minorHAnsi"/>
                <w:bCs/>
              </w:rPr>
              <w:t>0.10***</w:t>
            </w:r>
          </w:p>
        </w:tc>
      </w:tr>
      <w:tr w:rsidR="00A96615" w:rsidRPr="00BF3D27" w14:paraId="58355D12" w14:textId="77777777">
        <w:trPr>
          <w:trHeight w:val="290"/>
        </w:trPr>
        <w:tc>
          <w:tcPr>
            <w:tcW w:w="3119" w:type="dxa"/>
            <w:tcBorders>
              <w:top w:val="nil"/>
              <w:left w:val="nil"/>
              <w:bottom w:val="nil"/>
              <w:right w:val="nil"/>
            </w:tcBorders>
            <w:shd w:val="clear" w:color="auto" w:fill="auto"/>
            <w:noWrap/>
            <w:vAlign w:val="bottom"/>
            <w:hideMark/>
          </w:tcPr>
          <w:p w14:paraId="65541183" w14:textId="77777777" w:rsidR="00A96615" w:rsidRPr="0035711B" w:rsidRDefault="00A96615">
            <w:pPr>
              <w:spacing w:after="0" w:line="240" w:lineRule="auto"/>
              <w:rPr>
                <w:rFonts w:cstheme="minorHAnsi"/>
                <w:bCs/>
              </w:rPr>
            </w:pPr>
            <w:r w:rsidRPr="0035711B">
              <w:rPr>
                <w:rFonts w:cstheme="minorHAnsi"/>
                <w:bCs/>
              </w:rPr>
              <w:t>Livelihood Coping: Stress level</w:t>
            </w:r>
          </w:p>
        </w:tc>
        <w:tc>
          <w:tcPr>
            <w:tcW w:w="1242" w:type="dxa"/>
            <w:tcBorders>
              <w:top w:val="nil"/>
              <w:left w:val="nil"/>
              <w:bottom w:val="nil"/>
              <w:right w:val="nil"/>
            </w:tcBorders>
            <w:shd w:val="clear" w:color="000000" w:fill="FCE4D6"/>
            <w:noWrap/>
            <w:vAlign w:val="bottom"/>
          </w:tcPr>
          <w:p w14:paraId="61F9EF11" w14:textId="77777777" w:rsidR="00A96615" w:rsidRPr="0035711B" w:rsidRDefault="007B5968">
            <w:pPr>
              <w:spacing w:after="0" w:line="240" w:lineRule="auto"/>
              <w:jc w:val="center"/>
              <w:rPr>
                <w:rFonts w:cstheme="minorHAnsi"/>
                <w:bCs/>
              </w:rPr>
            </w:pPr>
            <w:r w:rsidRPr="0035711B">
              <w:rPr>
                <w:rFonts w:cstheme="minorHAnsi"/>
                <w:bCs/>
              </w:rPr>
              <w:t>0.29</w:t>
            </w:r>
          </w:p>
          <w:p w14:paraId="177DCCD7" w14:textId="79D4946D" w:rsidR="007B5968" w:rsidRPr="0035711B" w:rsidRDefault="007B5968">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FCE4D6"/>
            <w:noWrap/>
            <w:vAlign w:val="bottom"/>
          </w:tcPr>
          <w:p w14:paraId="18005D66" w14:textId="77777777" w:rsidR="00A96615" w:rsidRPr="0035711B" w:rsidRDefault="00F2204C">
            <w:pPr>
              <w:spacing w:after="0" w:line="240" w:lineRule="auto"/>
              <w:jc w:val="center"/>
              <w:rPr>
                <w:rFonts w:cstheme="minorHAnsi"/>
                <w:bCs/>
              </w:rPr>
            </w:pPr>
            <w:r w:rsidRPr="0035711B">
              <w:rPr>
                <w:rFonts w:cstheme="minorHAnsi"/>
                <w:bCs/>
              </w:rPr>
              <w:t>0.09</w:t>
            </w:r>
          </w:p>
          <w:p w14:paraId="2EA5C38A" w14:textId="23045C73" w:rsidR="00F2204C" w:rsidRPr="0035711B" w:rsidRDefault="00F2204C">
            <w:pPr>
              <w:spacing w:after="0" w:line="240" w:lineRule="auto"/>
              <w:jc w:val="center"/>
              <w:rPr>
                <w:rFonts w:cstheme="minorHAnsi"/>
                <w:bCs/>
              </w:rPr>
            </w:pPr>
            <w:r w:rsidRPr="0035711B">
              <w:rPr>
                <w:rFonts w:cstheme="minorHAnsi"/>
                <w:bCs/>
              </w:rPr>
              <w:t>(</w:t>
            </w:r>
            <w:r w:rsidR="00792E37" w:rsidRPr="0035711B">
              <w:rPr>
                <w:rFonts w:cstheme="minorHAnsi"/>
                <w:bCs/>
              </w:rPr>
              <w:t>0.01)</w:t>
            </w:r>
          </w:p>
        </w:tc>
        <w:tc>
          <w:tcPr>
            <w:tcW w:w="1231" w:type="dxa"/>
            <w:tcBorders>
              <w:top w:val="nil"/>
              <w:left w:val="nil"/>
              <w:bottom w:val="nil"/>
              <w:right w:val="nil"/>
            </w:tcBorders>
            <w:shd w:val="clear" w:color="auto" w:fill="E2EFD9" w:themeFill="accent6" w:themeFillTint="33"/>
            <w:noWrap/>
            <w:vAlign w:val="bottom"/>
          </w:tcPr>
          <w:p w14:paraId="411F34B4" w14:textId="77777777" w:rsidR="00A96615" w:rsidRPr="0035711B" w:rsidRDefault="003222F2">
            <w:pPr>
              <w:spacing w:after="0" w:line="240" w:lineRule="auto"/>
              <w:jc w:val="center"/>
              <w:rPr>
                <w:rFonts w:cstheme="minorHAnsi"/>
                <w:bCs/>
              </w:rPr>
            </w:pPr>
            <w:r w:rsidRPr="0035711B">
              <w:rPr>
                <w:rFonts w:cstheme="minorHAnsi"/>
                <w:bCs/>
              </w:rPr>
              <w:t>0.26</w:t>
            </w:r>
          </w:p>
          <w:p w14:paraId="6B06707A" w14:textId="0CE68446" w:rsidR="003222F2" w:rsidRPr="0035711B" w:rsidRDefault="003222F2">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000000" w:fill="E2EFDA"/>
            <w:noWrap/>
            <w:vAlign w:val="bottom"/>
          </w:tcPr>
          <w:p w14:paraId="2D976329" w14:textId="77777777" w:rsidR="00A96615" w:rsidRPr="0035711B" w:rsidRDefault="00A017AA">
            <w:pPr>
              <w:spacing w:after="0" w:line="240" w:lineRule="auto"/>
              <w:jc w:val="center"/>
              <w:rPr>
                <w:rFonts w:cstheme="minorHAnsi"/>
                <w:bCs/>
              </w:rPr>
            </w:pPr>
            <w:r w:rsidRPr="0035711B">
              <w:rPr>
                <w:rFonts w:cstheme="minorHAnsi"/>
                <w:bCs/>
              </w:rPr>
              <w:t>0.07</w:t>
            </w:r>
          </w:p>
          <w:p w14:paraId="7011DF46" w14:textId="23C3883C" w:rsidR="00A017AA" w:rsidRPr="0035711B" w:rsidRDefault="00A017AA">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78AF6BCC" w14:textId="43F33B79" w:rsidR="00A96615" w:rsidRPr="0035711B" w:rsidRDefault="00792E37">
            <w:pPr>
              <w:spacing w:after="0" w:line="240" w:lineRule="auto"/>
              <w:jc w:val="center"/>
              <w:rPr>
                <w:rFonts w:cstheme="minorHAnsi"/>
                <w:bCs/>
              </w:rPr>
            </w:pPr>
            <w:r w:rsidRPr="0035711B">
              <w:rPr>
                <w:rFonts w:cstheme="minorHAnsi"/>
                <w:bCs/>
              </w:rPr>
              <w:t>0.20***</w:t>
            </w:r>
          </w:p>
        </w:tc>
        <w:tc>
          <w:tcPr>
            <w:tcW w:w="1134" w:type="dxa"/>
            <w:tcBorders>
              <w:top w:val="nil"/>
              <w:left w:val="nil"/>
              <w:bottom w:val="nil"/>
              <w:right w:val="nil"/>
            </w:tcBorders>
            <w:shd w:val="clear" w:color="auto" w:fill="E2EFD9" w:themeFill="accent6" w:themeFillTint="33"/>
            <w:noWrap/>
            <w:vAlign w:val="bottom"/>
          </w:tcPr>
          <w:p w14:paraId="7CC77C8C" w14:textId="0A03F239" w:rsidR="00A96615" w:rsidRPr="0035711B" w:rsidRDefault="00A017AA">
            <w:pPr>
              <w:spacing w:after="0" w:line="240" w:lineRule="auto"/>
              <w:jc w:val="center"/>
              <w:rPr>
                <w:rFonts w:cstheme="minorHAnsi"/>
                <w:bCs/>
              </w:rPr>
            </w:pPr>
            <w:r w:rsidRPr="0035711B">
              <w:rPr>
                <w:rFonts w:cstheme="minorHAnsi"/>
                <w:bCs/>
              </w:rPr>
              <w:t>0.19***</w:t>
            </w:r>
          </w:p>
        </w:tc>
      </w:tr>
      <w:tr w:rsidR="00A96615" w:rsidRPr="00BF3D27" w14:paraId="35126273" w14:textId="77777777">
        <w:trPr>
          <w:trHeight w:val="290"/>
        </w:trPr>
        <w:tc>
          <w:tcPr>
            <w:tcW w:w="3119" w:type="dxa"/>
            <w:tcBorders>
              <w:top w:val="nil"/>
              <w:left w:val="nil"/>
              <w:bottom w:val="nil"/>
              <w:right w:val="nil"/>
            </w:tcBorders>
            <w:shd w:val="clear" w:color="auto" w:fill="auto"/>
            <w:noWrap/>
            <w:vAlign w:val="bottom"/>
            <w:hideMark/>
          </w:tcPr>
          <w:p w14:paraId="4509803B" w14:textId="77777777" w:rsidR="00A96615" w:rsidRPr="0035711B" w:rsidRDefault="00A96615">
            <w:pPr>
              <w:spacing w:after="0" w:line="240" w:lineRule="auto"/>
              <w:rPr>
                <w:rFonts w:cstheme="minorHAnsi"/>
                <w:bCs/>
              </w:rPr>
            </w:pPr>
            <w:r w:rsidRPr="0035711B">
              <w:rPr>
                <w:rFonts w:cstheme="minorHAnsi"/>
                <w:bCs/>
              </w:rPr>
              <w:t>Livelihood Coping: Crisis level</w:t>
            </w:r>
          </w:p>
        </w:tc>
        <w:tc>
          <w:tcPr>
            <w:tcW w:w="1242" w:type="dxa"/>
            <w:tcBorders>
              <w:top w:val="nil"/>
              <w:left w:val="nil"/>
              <w:bottom w:val="nil"/>
              <w:right w:val="nil"/>
            </w:tcBorders>
            <w:shd w:val="clear" w:color="000000" w:fill="FCE4D6"/>
            <w:noWrap/>
            <w:vAlign w:val="bottom"/>
          </w:tcPr>
          <w:p w14:paraId="5AFF5A6F" w14:textId="6DFA46F7" w:rsidR="00A96615" w:rsidRPr="0035711B" w:rsidRDefault="00792E37">
            <w:pPr>
              <w:spacing w:after="0" w:line="240" w:lineRule="auto"/>
              <w:jc w:val="center"/>
              <w:rPr>
                <w:rFonts w:cstheme="minorHAnsi"/>
                <w:bCs/>
              </w:rPr>
            </w:pPr>
            <w:r w:rsidRPr="0035711B">
              <w:rPr>
                <w:rFonts w:cstheme="minorHAnsi"/>
                <w:bCs/>
              </w:rPr>
              <w:t>0.</w:t>
            </w:r>
            <w:r w:rsidR="00D8458A" w:rsidRPr="0035711B">
              <w:rPr>
                <w:rFonts w:cstheme="minorHAnsi"/>
                <w:bCs/>
              </w:rPr>
              <w:t>43</w:t>
            </w:r>
          </w:p>
          <w:p w14:paraId="638FEC74" w14:textId="036AADDB" w:rsidR="00792E37" w:rsidRPr="0035711B" w:rsidRDefault="00792E37">
            <w:pPr>
              <w:spacing w:after="0" w:line="240" w:lineRule="auto"/>
              <w:jc w:val="center"/>
              <w:rPr>
                <w:rFonts w:cstheme="minorHAnsi"/>
                <w:bCs/>
              </w:rPr>
            </w:pPr>
            <w:r w:rsidRPr="0035711B">
              <w:rPr>
                <w:rFonts w:cstheme="minorHAnsi"/>
                <w:bCs/>
              </w:rPr>
              <w:lastRenderedPageBreak/>
              <w:t>(0.02)</w:t>
            </w:r>
          </w:p>
        </w:tc>
        <w:tc>
          <w:tcPr>
            <w:tcW w:w="1231" w:type="dxa"/>
            <w:tcBorders>
              <w:top w:val="nil"/>
              <w:left w:val="nil"/>
              <w:bottom w:val="nil"/>
              <w:right w:val="nil"/>
            </w:tcBorders>
            <w:shd w:val="clear" w:color="000000" w:fill="FCE4D6"/>
            <w:noWrap/>
            <w:vAlign w:val="bottom"/>
          </w:tcPr>
          <w:p w14:paraId="2FC6FF38" w14:textId="77777777" w:rsidR="00A96615" w:rsidRPr="0035711B" w:rsidRDefault="00D8458A">
            <w:pPr>
              <w:spacing w:after="0" w:line="240" w:lineRule="auto"/>
              <w:jc w:val="center"/>
              <w:rPr>
                <w:rFonts w:cstheme="minorHAnsi"/>
                <w:bCs/>
              </w:rPr>
            </w:pPr>
            <w:r w:rsidRPr="0035711B">
              <w:rPr>
                <w:rFonts w:cstheme="minorHAnsi"/>
                <w:bCs/>
              </w:rPr>
              <w:lastRenderedPageBreak/>
              <w:t>0.19</w:t>
            </w:r>
          </w:p>
          <w:p w14:paraId="731DCA80" w14:textId="1AA07A83" w:rsidR="00D8458A" w:rsidRPr="0035711B" w:rsidRDefault="00D8458A">
            <w:pPr>
              <w:spacing w:after="0" w:line="240" w:lineRule="auto"/>
              <w:jc w:val="center"/>
              <w:rPr>
                <w:rFonts w:cstheme="minorHAnsi"/>
                <w:bCs/>
              </w:rPr>
            </w:pPr>
            <w:r w:rsidRPr="0035711B">
              <w:rPr>
                <w:rFonts w:cstheme="minorHAnsi"/>
                <w:bCs/>
              </w:rPr>
              <w:lastRenderedPageBreak/>
              <w:t>(0.02)</w:t>
            </w:r>
          </w:p>
        </w:tc>
        <w:tc>
          <w:tcPr>
            <w:tcW w:w="1231" w:type="dxa"/>
            <w:tcBorders>
              <w:top w:val="nil"/>
              <w:left w:val="nil"/>
              <w:bottom w:val="nil"/>
              <w:right w:val="nil"/>
            </w:tcBorders>
            <w:shd w:val="clear" w:color="auto" w:fill="E2EFD9" w:themeFill="accent6" w:themeFillTint="33"/>
            <w:noWrap/>
            <w:vAlign w:val="bottom"/>
          </w:tcPr>
          <w:p w14:paraId="24F718BB" w14:textId="77777777" w:rsidR="00A96615" w:rsidRPr="0035711B" w:rsidRDefault="0036591F">
            <w:pPr>
              <w:spacing w:after="0" w:line="240" w:lineRule="auto"/>
              <w:jc w:val="center"/>
              <w:rPr>
                <w:rFonts w:cstheme="minorHAnsi"/>
                <w:bCs/>
              </w:rPr>
            </w:pPr>
            <w:r w:rsidRPr="0035711B">
              <w:rPr>
                <w:rFonts w:cstheme="minorHAnsi"/>
                <w:bCs/>
              </w:rPr>
              <w:lastRenderedPageBreak/>
              <w:t>0.40</w:t>
            </w:r>
          </w:p>
          <w:p w14:paraId="50779A7D" w14:textId="38EDE4FF" w:rsidR="0036591F" w:rsidRPr="0035711B" w:rsidRDefault="0036591F">
            <w:pPr>
              <w:spacing w:after="0" w:line="240" w:lineRule="auto"/>
              <w:jc w:val="center"/>
              <w:rPr>
                <w:rFonts w:cstheme="minorHAnsi"/>
                <w:bCs/>
              </w:rPr>
            </w:pPr>
            <w:r w:rsidRPr="0035711B">
              <w:rPr>
                <w:rFonts w:cstheme="minorHAnsi"/>
                <w:bCs/>
              </w:rPr>
              <w:lastRenderedPageBreak/>
              <w:t>(0.04)</w:t>
            </w:r>
          </w:p>
        </w:tc>
        <w:tc>
          <w:tcPr>
            <w:tcW w:w="1231" w:type="dxa"/>
            <w:tcBorders>
              <w:top w:val="nil"/>
              <w:left w:val="nil"/>
              <w:bottom w:val="nil"/>
              <w:right w:val="nil"/>
            </w:tcBorders>
            <w:shd w:val="clear" w:color="000000" w:fill="E2EFDA"/>
            <w:noWrap/>
            <w:vAlign w:val="bottom"/>
          </w:tcPr>
          <w:p w14:paraId="194D5DBC" w14:textId="77777777" w:rsidR="00A96615" w:rsidRPr="0035711B" w:rsidRDefault="0036591F">
            <w:pPr>
              <w:spacing w:after="0" w:line="240" w:lineRule="auto"/>
              <w:jc w:val="center"/>
              <w:rPr>
                <w:rFonts w:cstheme="minorHAnsi"/>
                <w:bCs/>
              </w:rPr>
            </w:pPr>
            <w:r w:rsidRPr="0035711B">
              <w:rPr>
                <w:rFonts w:cstheme="minorHAnsi"/>
                <w:bCs/>
              </w:rPr>
              <w:lastRenderedPageBreak/>
              <w:t>0.20</w:t>
            </w:r>
          </w:p>
          <w:p w14:paraId="06CE8DD9" w14:textId="27EAA84C" w:rsidR="0036591F" w:rsidRPr="0035711B" w:rsidRDefault="0036591F">
            <w:pPr>
              <w:spacing w:after="0" w:line="240" w:lineRule="auto"/>
              <w:jc w:val="center"/>
              <w:rPr>
                <w:rFonts w:cstheme="minorHAnsi"/>
                <w:bCs/>
              </w:rPr>
            </w:pPr>
            <w:r w:rsidRPr="0035711B">
              <w:rPr>
                <w:rFonts w:cstheme="minorHAnsi"/>
                <w:bCs/>
              </w:rPr>
              <w:lastRenderedPageBreak/>
              <w:t>(0.03)</w:t>
            </w:r>
          </w:p>
        </w:tc>
        <w:tc>
          <w:tcPr>
            <w:tcW w:w="1018" w:type="dxa"/>
            <w:tcBorders>
              <w:top w:val="nil"/>
              <w:left w:val="nil"/>
              <w:bottom w:val="nil"/>
              <w:right w:val="nil"/>
            </w:tcBorders>
            <w:shd w:val="clear" w:color="auto" w:fill="FBE4D5" w:themeFill="accent2" w:themeFillTint="33"/>
            <w:noWrap/>
            <w:vAlign w:val="bottom"/>
          </w:tcPr>
          <w:p w14:paraId="3D246EFC" w14:textId="0B64E2B1" w:rsidR="00A96615" w:rsidRPr="0035711B" w:rsidRDefault="005E4959">
            <w:pPr>
              <w:spacing w:after="0" w:line="240" w:lineRule="auto"/>
              <w:jc w:val="center"/>
              <w:rPr>
                <w:rFonts w:cstheme="minorHAnsi"/>
                <w:bCs/>
              </w:rPr>
            </w:pPr>
            <w:r w:rsidRPr="0035711B">
              <w:rPr>
                <w:rFonts w:cstheme="minorHAnsi"/>
                <w:bCs/>
              </w:rPr>
              <w:lastRenderedPageBreak/>
              <w:t>0.24***</w:t>
            </w:r>
          </w:p>
        </w:tc>
        <w:tc>
          <w:tcPr>
            <w:tcW w:w="1134" w:type="dxa"/>
            <w:tcBorders>
              <w:top w:val="nil"/>
              <w:left w:val="nil"/>
              <w:bottom w:val="nil"/>
              <w:right w:val="nil"/>
            </w:tcBorders>
            <w:shd w:val="clear" w:color="auto" w:fill="E2EFD9" w:themeFill="accent6" w:themeFillTint="33"/>
            <w:noWrap/>
            <w:vAlign w:val="bottom"/>
          </w:tcPr>
          <w:p w14:paraId="39C29962" w14:textId="5F30F051" w:rsidR="00A96615" w:rsidRPr="0035711B" w:rsidRDefault="000F539C">
            <w:pPr>
              <w:spacing w:after="0" w:line="240" w:lineRule="auto"/>
              <w:jc w:val="center"/>
              <w:rPr>
                <w:rFonts w:cstheme="minorHAnsi"/>
                <w:bCs/>
              </w:rPr>
            </w:pPr>
            <w:r w:rsidRPr="0035711B">
              <w:rPr>
                <w:rFonts w:cstheme="minorHAnsi"/>
                <w:bCs/>
              </w:rPr>
              <w:t>0.20***</w:t>
            </w:r>
          </w:p>
        </w:tc>
      </w:tr>
      <w:tr w:rsidR="00A96615" w:rsidRPr="00BF3D27" w14:paraId="2B08BA65" w14:textId="77777777">
        <w:trPr>
          <w:trHeight w:val="290"/>
        </w:trPr>
        <w:tc>
          <w:tcPr>
            <w:tcW w:w="3119" w:type="dxa"/>
            <w:tcBorders>
              <w:top w:val="nil"/>
              <w:left w:val="nil"/>
              <w:bottom w:val="nil"/>
              <w:right w:val="nil"/>
            </w:tcBorders>
            <w:shd w:val="clear" w:color="auto" w:fill="auto"/>
            <w:noWrap/>
            <w:vAlign w:val="bottom"/>
            <w:hideMark/>
          </w:tcPr>
          <w:p w14:paraId="324873DC" w14:textId="77777777" w:rsidR="00A96615" w:rsidRPr="0035711B" w:rsidRDefault="00A96615">
            <w:pPr>
              <w:spacing w:after="0" w:line="240" w:lineRule="auto"/>
              <w:rPr>
                <w:rFonts w:cstheme="minorHAnsi"/>
                <w:bCs/>
              </w:rPr>
            </w:pPr>
            <w:r w:rsidRPr="0035711B">
              <w:rPr>
                <w:rFonts w:cstheme="minorHAnsi"/>
                <w:bCs/>
              </w:rPr>
              <w:t>Livelihood Coping: Emergency level</w:t>
            </w:r>
          </w:p>
        </w:tc>
        <w:tc>
          <w:tcPr>
            <w:tcW w:w="1242" w:type="dxa"/>
            <w:tcBorders>
              <w:top w:val="nil"/>
              <w:left w:val="nil"/>
              <w:bottom w:val="nil"/>
              <w:right w:val="nil"/>
            </w:tcBorders>
            <w:shd w:val="clear" w:color="000000" w:fill="FCE4D6"/>
            <w:noWrap/>
            <w:vAlign w:val="bottom"/>
          </w:tcPr>
          <w:p w14:paraId="6298185A" w14:textId="77777777" w:rsidR="00A96615" w:rsidRPr="0035711B" w:rsidRDefault="005E4959">
            <w:pPr>
              <w:spacing w:after="0" w:line="240" w:lineRule="auto"/>
              <w:jc w:val="center"/>
              <w:rPr>
                <w:rFonts w:cstheme="minorHAnsi"/>
                <w:bCs/>
              </w:rPr>
            </w:pPr>
            <w:r w:rsidRPr="0035711B">
              <w:rPr>
                <w:rFonts w:cstheme="minorHAnsi"/>
                <w:bCs/>
              </w:rPr>
              <w:t>0.20</w:t>
            </w:r>
          </w:p>
          <w:p w14:paraId="09A1A4EA" w14:textId="5A964521" w:rsidR="005E4959" w:rsidRPr="0035711B" w:rsidRDefault="005E4959">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FCE4D6"/>
            <w:noWrap/>
            <w:vAlign w:val="bottom"/>
          </w:tcPr>
          <w:p w14:paraId="2CA860DF" w14:textId="77777777" w:rsidR="00A96615" w:rsidRPr="0035711B" w:rsidRDefault="00962853">
            <w:pPr>
              <w:spacing w:after="0" w:line="240" w:lineRule="auto"/>
              <w:jc w:val="center"/>
              <w:rPr>
                <w:rFonts w:cstheme="minorHAnsi"/>
                <w:bCs/>
              </w:rPr>
            </w:pPr>
            <w:r w:rsidRPr="0035711B">
              <w:rPr>
                <w:rFonts w:cstheme="minorHAnsi"/>
                <w:bCs/>
              </w:rPr>
              <w:t>0.70</w:t>
            </w:r>
          </w:p>
          <w:p w14:paraId="57CB3979" w14:textId="75DAF21E" w:rsidR="00962853" w:rsidRPr="0035711B" w:rsidRDefault="00962853">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auto" w:fill="E2EFD9" w:themeFill="accent6" w:themeFillTint="33"/>
            <w:noWrap/>
            <w:vAlign w:val="bottom"/>
          </w:tcPr>
          <w:p w14:paraId="2A68B2BF" w14:textId="55E01016" w:rsidR="00A96615" w:rsidRPr="0035711B" w:rsidRDefault="00A96615">
            <w:pPr>
              <w:spacing w:after="0" w:line="240" w:lineRule="auto"/>
              <w:jc w:val="center"/>
              <w:rPr>
                <w:rFonts w:cstheme="minorHAnsi"/>
                <w:bCs/>
              </w:rPr>
            </w:pPr>
            <w:r w:rsidRPr="0035711B">
              <w:rPr>
                <w:rFonts w:cstheme="minorHAnsi"/>
                <w:bCs/>
              </w:rPr>
              <w:t>0.</w:t>
            </w:r>
            <w:r w:rsidR="00347C98" w:rsidRPr="0035711B">
              <w:rPr>
                <w:rFonts w:cstheme="minorHAnsi"/>
                <w:bCs/>
              </w:rPr>
              <w:t>22</w:t>
            </w:r>
          </w:p>
          <w:p w14:paraId="0D9E106C" w14:textId="4C1E4EFD" w:rsidR="00A96615" w:rsidRPr="0035711B" w:rsidRDefault="00A96615">
            <w:pPr>
              <w:spacing w:after="0" w:line="240" w:lineRule="auto"/>
              <w:jc w:val="center"/>
              <w:rPr>
                <w:rFonts w:cstheme="minorHAnsi"/>
                <w:bCs/>
              </w:rPr>
            </w:pPr>
            <w:r w:rsidRPr="0035711B">
              <w:rPr>
                <w:rFonts w:cstheme="minorHAnsi"/>
                <w:bCs/>
              </w:rPr>
              <w:t>(0.0</w:t>
            </w:r>
            <w:r w:rsidR="00347C98" w:rsidRPr="0035711B">
              <w:rPr>
                <w:rFonts w:cstheme="minorHAnsi"/>
                <w:bCs/>
              </w:rPr>
              <w:t>3</w:t>
            </w:r>
            <w:r w:rsidRPr="0035711B">
              <w:rPr>
                <w:rFonts w:cstheme="minorHAnsi"/>
                <w:bCs/>
              </w:rPr>
              <w:t>)</w:t>
            </w:r>
          </w:p>
        </w:tc>
        <w:tc>
          <w:tcPr>
            <w:tcW w:w="1231" w:type="dxa"/>
            <w:tcBorders>
              <w:top w:val="nil"/>
              <w:left w:val="nil"/>
              <w:bottom w:val="nil"/>
              <w:right w:val="nil"/>
            </w:tcBorders>
            <w:shd w:val="clear" w:color="000000" w:fill="E2EFDA"/>
            <w:noWrap/>
            <w:vAlign w:val="bottom"/>
          </w:tcPr>
          <w:p w14:paraId="03E8BA35" w14:textId="50EBD48C" w:rsidR="00A96615" w:rsidRPr="0035711B" w:rsidRDefault="00A96615">
            <w:pPr>
              <w:spacing w:after="0" w:line="240" w:lineRule="auto"/>
              <w:jc w:val="center"/>
              <w:rPr>
                <w:rFonts w:cstheme="minorHAnsi"/>
                <w:bCs/>
              </w:rPr>
            </w:pPr>
            <w:r w:rsidRPr="0035711B">
              <w:rPr>
                <w:rFonts w:cstheme="minorHAnsi"/>
                <w:bCs/>
              </w:rPr>
              <w:t>0.</w:t>
            </w:r>
            <w:r w:rsidR="00347C98" w:rsidRPr="0035711B">
              <w:rPr>
                <w:rFonts w:cstheme="minorHAnsi"/>
                <w:bCs/>
              </w:rPr>
              <w:t>72</w:t>
            </w:r>
          </w:p>
          <w:p w14:paraId="123C34DC" w14:textId="7F8AEB24" w:rsidR="00A96615" w:rsidRPr="0035711B" w:rsidRDefault="00A96615">
            <w:pPr>
              <w:spacing w:after="0" w:line="240" w:lineRule="auto"/>
              <w:jc w:val="center"/>
              <w:rPr>
                <w:rFonts w:cstheme="minorHAnsi"/>
                <w:bCs/>
              </w:rPr>
            </w:pPr>
            <w:r w:rsidRPr="0035711B">
              <w:rPr>
                <w:rFonts w:cstheme="minorHAnsi"/>
                <w:bCs/>
              </w:rPr>
              <w:t>(0.0</w:t>
            </w:r>
            <w:r w:rsidR="00347C98" w:rsidRPr="0035711B">
              <w:rPr>
                <w:rFonts w:cstheme="minorHAnsi"/>
                <w:bCs/>
              </w:rPr>
              <w:t>4</w:t>
            </w:r>
            <w:r w:rsidRPr="0035711B">
              <w:rPr>
                <w:rFonts w:cstheme="minorHAnsi"/>
                <w:bCs/>
              </w:rPr>
              <w:t>)</w:t>
            </w:r>
          </w:p>
        </w:tc>
        <w:tc>
          <w:tcPr>
            <w:tcW w:w="1018" w:type="dxa"/>
            <w:tcBorders>
              <w:top w:val="nil"/>
              <w:left w:val="nil"/>
              <w:bottom w:val="nil"/>
              <w:right w:val="nil"/>
            </w:tcBorders>
            <w:shd w:val="clear" w:color="auto" w:fill="FBE4D5" w:themeFill="accent2" w:themeFillTint="33"/>
            <w:noWrap/>
            <w:vAlign w:val="bottom"/>
          </w:tcPr>
          <w:p w14:paraId="2AC498D7" w14:textId="3742A13E" w:rsidR="00A96615" w:rsidRPr="0035711B" w:rsidRDefault="00962853">
            <w:pPr>
              <w:spacing w:after="0" w:line="240" w:lineRule="auto"/>
              <w:jc w:val="center"/>
              <w:rPr>
                <w:rFonts w:cstheme="minorHAnsi"/>
                <w:bCs/>
              </w:rPr>
            </w:pPr>
            <w:r w:rsidRPr="0035711B">
              <w:rPr>
                <w:rFonts w:cstheme="minorHAnsi"/>
                <w:bCs/>
              </w:rPr>
              <w:t>-0.50***</w:t>
            </w:r>
          </w:p>
        </w:tc>
        <w:tc>
          <w:tcPr>
            <w:tcW w:w="1134" w:type="dxa"/>
            <w:tcBorders>
              <w:top w:val="nil"/>
              <w:left w:val="nil"/>
              <w:bottom w:val="nil"/>
              <w:right w:val="nil"/>
            </w:tcBorders>
            <w:shd w:val="clear" w:color="auto" w:fill="E2EFD9" w:themeFill="accent6" w:themeFillTint="33"/>
            <w:noWrap/>
            <w:vAlign w:val="bottom"/>
          </w:tcPr>
          <w:p w14:paraId="53283D6E" w14:textId="2CB60A11" w:rsidR="00A96615" w:rsidRPr="0035711B" w:rsidRDefault="00A96615">
            <w:pPr>
              <w:spacing w:after="0" w:line="240" w:lineRule="auto"/>
              <w:jc w:val="center"/>
              <w:rPr>
                <w:rFonts w:cstheme="minorHAnsi"/>
                <w:bCs/>
              </w:rPr>
            </w:pPr>
            <w:r w:rsidRPr="0035711B">
              <w:rPr>
                <w:rFonts w:cstheme="minorHAnsi"/>
                <w:bCs/>
              </w:rPr>
              <w:t>-0.</w:t>
            </w:r>
            <w:r w:rsidR="000F539C" w:rsidRPr="0035711B">
              <w:rPr>
                <w:rFonts w:cstheme="minorHAnsi"/>
                <w:bCs/>
              </w:rPr>
              <w:t>50</w:t>
            </w:r>
            <w:r w:rsidRPr="0035711B">
              <w:rPr>
                <w:rFonts w:cstheme="minorHAnsi"/>
                <w:bCs/>
              </w:rPr>
              <w:t>**</w:t>
            </w:r>
          </w:p>
        </w:tc>
      </w:tr>
      <w:tr w:rsidR="00A96615" w:rsidRPr="00BF3D27" w14:paraId="3838A872" w14:textId="77777777" w:rsidTr="007943B7">
        <w:trPr>
          <w:trHeight w:val="290"/>
        </w:trPr>
        <w:tc>
          <w:tcPr>
            <w:tcW w:w="3119" w:type="dxa"/>
            <w:tcBorders>
              <w:top w:val="nil"/>
              <w:left w:val="nil"/>
              <w:bottom w:val="single" w:sz="12" w:space="0" w:color="auto"/>
              <w:right w:val="nil"/>
            </w:tcBorders>
            <w:shd w:val="clear" w:color="auto" w:fill="auto"/>
            <w:noWrap/>
            <w:vAlign w:val="bottom"/>
            <w:hideMark/>
          </w:tcPr>
          <w:p w14:paraId="54AD3224" w14:textId="77777777" w:rsidR="00A96615" w:rsidRPr="0035711B" w:rsidRDefault="00A96615">
            <w:pPr>
              <w:spacing w:after="0" w:line="240" w:lineRule="auto"/>
              <w:rPr>
                <w:rFonts w:cstheme="minorHAnsi"/>
                <w:bCs/>
              </w:rPr>
            </w:pPr>
            <w:r w:rsidRPr="0035711B">
              <w:rPr>
                <w:rFonts w:cstheme="minorHAnsi"/>
                <w:bCs/>
              </w:rPr>
              <w:t>Food Expenditure Share: FES</w:t>
            </w:r>
          </w:p>
        </w:tc>
        <w:tc>
          <w:tcPr>
            <w:tcW w:w="1242" w:type="dxa"/>
            <w:tcBorders>
              <w:top w:val="nil"/>
              <w:left w:val="nil"/>
              <w:bottom w:val="single" w:sz="12" w:space="0" w:color="auto"/>
              <w:right w:val="nil"/>
            </w:tcBorders>
            <w:shd w:val="clear" w:color="000000" w:fill="FCE4D6"/>
            <w:noWrap/>
            <w:vAlign w:val="bottom"/>
          </w:tcPr>
          <w:p w14:paraId="75541C6B" w14:textId="77777777" w:rsidR="00A96615" w:rsidRPr="0035711B" w:rsidRDefault="00AA3587">
            <w:pPr>
              <w:spacing w:after="0" w:line="240" w:lineRule="auto"/>
              <w:jc w:val="center"/>
              <w:rPr>
                <w:rFonts w:cstheme="minorHAnsi"/>
                <w:bCs/>
              </w:rPr>
            </w:pPr>
            <w:r w:rsidRPr="0035711B">
              <w:rPr>
                <w:rFonts w:cstheme="minorHAnsi"/>
                <w:bCs/>
              </w:rPr>
              <w:t>0.71</w:t>
            </w:r>
          </w:p>
          <w:p w14:paraId="4E4C8CA5" w14:textId="235AAD34" w:rsidR="00AA3587" w:rsidRPr="0035711B" w:rsidRDefault="00AA3587">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FCE4D6"/>
            <w:noWrap/>
            <w:vAlign w:val="bottom"/>
          </w:tcPr>
          <w:p w14:paraId="3AACC50F" w14:textId="77777777" w:rsidR="00A96615" w:rsidRPr="0035711B" w:rsidRDefault="00AA3587">
            <w:pPr>
              <w:spacing w:after="0" w:line="240" w:lineRule="auto"/>
              <w:jc w:val="center"/>
              <w:rPr>
                <w:rFonts w:cstheme="minorHAnsi"/>
                <w:bCs/>
              </w:rPr>
            </w:pPr>
            <w:r w:rsidRPr="0035711B">
              <w:rPr>
                <w:rFonts w:cstheme="minorHAnsi"/>
                <w:bCs/>
              </w:rPr>
              <w:t>0.80</w:t>
            </w:r>
          </w:p>
          <w:p w14:paraId="7F078715" w14:textId="326033FA" w:rsidR="00AA3587" w:rsidRPr="0035711B" w:rsidRDefault="00AA3587">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auto" w:fill="E2EFD9" w:themeFill="accent6" w:themeFillTint="33"/>
            <w:noWrap/>
            <w:vAlign w:val="bottom"/>
          </w:tcPr>
          <w:p w14:paraId="5ED61E19" w14:textId="6EFB8A47" w:rsidR="00A96615" w:rsidRPr="0035711B" w:rsidRDefault="00A96615">
            <w:pPr>
              <w:spacing w:after="0" w:line="240" w:lineRule="auto"/>
              <w:jc w:val="center"/>
              <w:rPr>
                <w:rFonts w:cstheme="minorHAnsi"/>
                <w:bCs/>
              </w:rPr>
            </w:pPr>
            <w:r w:rsidRPr="0035711B">
              <w:rPr>
                <w:rFonts w:cstheme="minorHAnsi"/>
                <w:bCs/>
              </w:rPr>
              <w:t>0.</w:t>
            </w:r>
            <w:r w:rsidR="00041695" w:rsidRPr="0035711B">
              <w:rPr>
                <w:rFonts w:cstheme="minorHAnsi"/>
                <w:bCs/>
              </w:rPr>
              <w:t>71</w:t>
            </w:r>
          </w:p>
          <w:p w14:paraId="574D8D75" w14:textId="77777777" w:rsidR="00A96615" w:rsidRPr="0035711B" w:rsidRDefault="00A96615">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E2EFDA"/>
            <w:noWrap/>
            <w:vAlign w:val="bottom"/>
          </w:tcPr>
          <w:p w14:paraId="55389C51" w14:textId="01308174" w:rsidR="00A96615" w:rsidRPr="0035711B" w:rsidRDefault="00A96615">
            <w:pPr>
              <w:spacing w:after="0" w:line="240" w:lineRule="auto"/>
              <w:jc w:val="center"/>
              <w:rPr>
                <w:rFonts w:cstheme="minorHAnsi"/>
                <w:bCs/>
              </w:rPr>
            </w:pPr>
            <w:r w:rsidRPr="0035711B">
              <w:rPr>
                <w:rFonts w:cstheme="minorHAnsi"/>
                <w:bCs/>
              </w:rPr>
              <w:t>0.</w:t>
            </w:r>
            <w:r w:rsidR="00041695" w:rsidRPr="0035711B">
              <w:rPr>
                <w:rFonts w:cstheme="minorHAnsi"/>
                <w:bCs/>
              </w:rPr>
              <w:t>78</w:t>
            </w:r>
          </w:p>
          <w:p w14:paraId="77D1AEF5" w14:textId="0515223A" w:rsidR="00A96615" w:rsidRPr="0035711B" w:rsidRDefault="00A96615">
            <w:pPr>
              <w:spacing w:after="0" w:line="240" w:lineRule="auto"/>
              <w:jc w:val="center"/>
              <w:rPr>
                <w:rFonts w:cstheme="minorHAnsi"/>
                <w:bCs/>
              </w:rPr>
            </w:pPr>
            <w:r w:rsidRPr="0035711B">
              <w:rPr>
                <w:rFonts w:cstheme="minorHAnsi"/>
                <w:bCs/>
              </w:rPr>
              <w:t>(0.0</w:t>
            </w:r>
            <w:r w:rsidR="00041695" w:rsidRPr="0035711B">
              <w:rPr>
                <w:rFonts w:cstheme="minorHAnsi"/>
                <w:bCs/>
              </w:rPr>
              <w:t>2</w:t>
            </w:r>
            <w:r w:rsidRPr="0035711B">
              <w:rPr>
                <w:rFonts w:cstheme="minorHAnsi"/>
                <w:bCs/>
              </w:rPr>
              <w:t>)</w:t>
            </w:r>
          </w:p>
        </w:tc>
        <w:tc>
          <w:tcPr>
            <w:tcW w:w="1018" w:type="dxa"/>
            <w:tcBorders>
              <w:top w:val="nil"/>
              <w:left w:val="nil"/>
              <w:bottom w:val="single" w:sz="12" w:space="0" w:color="auto"/>
              <w:right w:val="nil"/>
            </w:tcBorders>
            <w:shd w:val="clear" w:color="auto" w:fill="FBE4D5" w:themeFill="accent2" w:themeFillTint="33"/>
            <w:noWrap/>
            <w:vAlign w:val="bottom"/>
          </w:tcPr>
          <w:p w14:paraId="4231DD8C" w14:textId="79124181" w:rsidR="00A96615" w:rsidRPr="0035711B" w:rsidRDefault="00AA3587">
            <w:pPr>
              <w:spacing w:after="0" w:line="240" w:lineRule="auto"/>
              <w:jc w:val="center"/>
              <w:rPr>
                <w:rFonts w:cstheme="minorHAnsi"/>
                <w:bCs/>
              </w:rPr>
            </w:pPr>
            <w:r w:rsidRPr="0035711B">
              <w:rPr>
                <w:rFonts w:cstheme="minorHAnsi"/>
                <w:bCs/>
              </w:rPr>
              <w:t>-0.09***</w:t>
            </w:r>
          </w:p>
        </w:tc>
        <w:tc>
          <w:tcPr>
            <w:tcW w:w="1134" w:type="dxa"/>
            <w:tcBorders>
              <w:top w:val="nil"/>
              <w:left w:val="nil"/>
              <w:bottom w:val="single" w:sz="12" w:space="0" w:color="auto"/>
              <w:right w:val="nil"/>
            </w:tcBorders>
            <w:shd w:val="clear" w:color="auto" w:fill="E2EFD9" w:themeFill="accent6" w:themeFillTint="33"/>
            <w:noWrap/>
            <w:vAlign w:val="bottom"/>
          </w:tcPr>
          <w:p w14:paraId="0E0D171C" w14:textId="577145EF" w:rsidR="00A96615" w:rsidRPr="0035711B" w:rsidRDefault="00041695">
            <w:pPr>
              <w:spacing w:after="0" w:line="240" w:lineRule="auto"/>
              <w:jc w:val="center"/>
              <w:rPr>
                <w:rFonts w:cstheme="minorHAnsi"/>
                <w:bCs/>
              </w:rPr>
            </w:pPr>
            <w:r w:rsidRPr="0035711B">
              <w:rPr>
                <w:rFonts w:cstheme="minorHAnsi"/>
                <w:bCs/>
              </w:rPr>
              <w:t>-</w:t>
            </w:r>
            <w:r w:rsidR="00A96615" w:rsidRPr="0035711B">
              <w:rPr>
                <w:rFonts w:cstheme="minorHAnsi"/>
                <w:bCs/>
              </w:rPr>
              <w:t>0.</w:t>
            </w:r>
            <w:r w:rsidR="00B8387C" w:rsidRPr="0035711B">
              <w:rPr>
                <w:rFonts w:cstheme="minorHAnsi"/>
                <w:bCs/>
              </w:rPr>
              <w:t>07***</w:t>
            </w:r>
          </w:p>
        </w:tc>
      </w:tr>
      <w:tr w:rsidR="00A96615" w:rsidRPr="00BF3D27" w14:paraId="6228D21A" w14:textId="77777777" w:rsidTr="007943B7">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4C669F0A" w14:textId="77777777" w:rsidR="00A96615" w:rsidRPr="0035711B" w:rsidRDefault="00A96615">
            <w:pPr>
              <w:spacing w:after="0" w:line="240" w:lineRule="auto"/>
              <w:rPr>
                <w:rFonts w:cstheme="minorHAnsi"/>
                <w:b/>
              </w:rPr>
            </w:pPr>
            <w:r w:rsidRPr="0035711B">
              <w:rPr>
                <w:rFonts w:cstheme="minorHAnsi"/>
                <w:b/>
              </w:rPr>
              <w:t>N</w:t>
            </w:r>
          </w:p>
        </w:tc>
        <w:tc>
          <w:tcPr>
            <w:tcW w:w="1242" w:type="dxa"/>
            <w:tcBorders>
              <w:top w:val="single" w:sz="12" w:space="0" w:color="auto"/>
              <w:left w:val="nil"/>
              <w:bottom w:val="single" w:sz="12" w:space="0" w:color="auto"/>
              <w:right w:val="nil"/>
            </w:tcBorders>
            <w:shd w:val="clear" w:color="000000" w:fill="FCE4D6"/>
            <w:noWrap/>
            <w:vAlign w:val="bottom"/>
          </w:tcPr>
          <w:p w14:paraId="17F01641" w14:textId="77777777" w:rsidR="00A96615" w:rsidRPr="0035711B" w:rsidRDefault="00A96615">
            <w:pPr>
              <w:spacing w:after="0" w:line="240" w:lineRule="auto"/>
              <w:jc w:val="center"/>
              <w:rPr>
                <w:rFonts w:cstheme="minorHAnsi"/>
                <w:b/>
              </w:rPr>
            </w:pPr>
            <w:r w:rsidRPr="0035711B">
              <w:rPr>
                <w:rFonts w:cstheme="minorHAnsi"/>
                <w:b/>
              </w:rPr>
              <w:t>115</w:t>
            </w:r>
          </w:p>
        </w:tc>
        <w:tc>
          <w:tcPr>
            <w:tcW w:w="1231" w:type="dxa"/>
            <w:tcBorders>
              <w:top w:val="single" w:sz="12" w:space="0" w:color="auto"/>
              <w:left w:val="nil"/>
              <w:bottom w:val="single" w:sz="12" w:space="0" w:color="auto"/>
              <w:right w:val="nil"/>
            </w:tcBorders>
            <w:shd w:val="clear" w:color="000000" w:fill="FCE4D6"/>
            <w:noWrap/>
            <w:vAlign w:val="bottom"/>
          </w:tcPr>
          <w:p w14:paraId="70928A5C" w14:textId="77777777" w:rsidR="00A96615" w:rsidRPr="0035711B" w:rsidRDefault="00A96615">
            <w:pPr>
              <w:spacing w:after="0" w:line="240" w:lineRule="auto"/>
              <w:jc w:val="center"/>
              <w:rPr>
                <w:rFonts w:cstheme="minorHAnsi"/>
                <w:b/>
              </w:rPr>
            </w:pPr>
            <w:r w:rsidRPr="0035711B">
              <w:rPr>
                <w:rFonts w:cstheme="minorHAnsi"/>
                <w:b/>
              </w:rPr>
              <w:t>97</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40D2E7F4" w14:textId="77777777" w:rsidR="00A96615" w:rsidRPr="0035711B" w:rsidRDefault="00A96615">
            <w:pPr>
              <w:spacing w:after="0" w:line="240" w:lineRule="auto"/>
              <w:jc w:val="center"/>
              <w:rPr>
                <w:rFonts w:cstheme="minorHAnsi"/>
                <w:b/>
              </w:rPr>
            </w:pPr>
            <w:r w:rsidRPr="0035711B">
              <w:rPr>
                <w:rFonts w:cstheme="minorHAnsi"/>
                <w:b/>
              </w:rPr>
              <w:t>495</w:t>
            </w:r>
          </w:p>
        </w:tc>
        <w:tc>
          <w:tcPr>
            <w:tcW w:w="1231" w:type="dxa"/>
            <w:tcBorders>
              <w:top w:val="single" w:sz="12" w:space="0" w:color="auto"/>
              <w:left w:val="nil"/>
              <w:bottom w:val="single" w:sz="12" w:space="0" w:color="auto"/>
              <w:right w:val="nil"/>
            </w:tcBorders>
            <w:shd w:val="clear" w:color="000000" w:fill="E2EFDA"/>
            <w:noWrap/>
            <w:vAlign w:val="bottom"/>
          </w:tcPr>
          <w:p w14:paraId="76195148" w14:textId="77777777" w:rsidR="00A96615" w:rsidRPr="0035711B" w:rsidRDefault="00A96615">
            <w:pPr>
              <w:spacing w:after="0" w:line="240" w:lineRule="auto"/>
              <w:jc w:val="center"/>
              <w:rPr>
                <w:rFonts w:cstheme="minorHAnsi"/>
                <w:b/>
              </w:rPr>
            </w:pPr>
            <w:r w:rsidRPr="0035711B">
              <w:rPr>
                <w:rFonts w:cstheme="minorHAnsi"/>
                <w:b/>
              </w:rPr>
              <w:t>386</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44502899" w14:textId="77777777" w:rsidR="00A96615" w:rsidRPr="0035711B" w:rsidRDefault="00A96615">
            <w:pPr>
              <w:spacing w:after="0" w:line="240" w:lineRule="auto"/>
              <w:jc w:val="center"/>
              <w:rPr>
                <w:rFonts w:cstheme="minorHAnsi"/>
                <w:b/>
              </w:rPr>
            </w:pPr>
            <w:r w:rsidRPr="0035711B">
              <w:rPr>
                <w:rFonts w:cstheme="minorHAnsi"/>
                <w:b/>
              </w:rPr>
              <w:t>212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tcPr>
          <w:p w14:paraId="52324FB8" w14:textId="77777777" w:rsidR="00A96615" w:rsidRPr="0035711B" w:rsidRDefault="00A96615">
            <w:pPr>
              <w:spacing w:after="0" w:line="240" w:lineRule="auto"/>
              <w:jc w:val="center"/>
              <w:rPr>
                <w:rFonts w:cstheme="minorHAnsi"/>
                <w:b/>
              </w:rPr>
            </w:pPr>
            <w:r w:rsidRPr="0035711B">
              <w:rPr>
                <w:rFonts w:cstheme="minorHAnsi"/>
                <w:b/>
              </w:rPr>
              <w:t>881</w:t>
            </w:r>
          </w:p>
        </w:tc>
      </w:tr>
    </w:tbl>
    <w:p w14:paraId="1AA54C3C"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26A6998" w14:textId="7FEF852F" w:rsidR="00A96615" w:rsidRPr="0035711B" w:rsidRDefault="00A96615" w:rsidP="00A96615">
      <w:pPr>
        <w:spacing w:line="276" w:lineRule="auto"/>
        <w:jc w:val="both"/>
        <w:rPr>
          <w:rFonts w:cstheme="minorHAnsi"/>
          <w:sz w:val="18"/>
          <w:szCs w:val="18"/>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51A350CC" w14:textId="03F48E3E" w:rsidR="00E54553" w:rsidRPr="0035711B" w:rsidRDefault="00E54553" w:rsidP="00A96615">
      <w:pPr>
        <w:spacing w:line="276" w:lineRule="auto"/>
        <w:jc w:val="both"/>
        <w:rPr>
          <w:rFonts w:cstheme="minorHAnsi"/>
          <w:sz w:val="24"/>
          <w:szCs w:val="24"/>
        </w:rPr>
      </w:pPr>
    </w:p>
    <w:p w14:paraId="2D75BE96" w14:textId="77777777" w:rsidR="00FD6FFB" w:rsidRPr="0035711B" w:rsidRDefault="00FD6FFB" w:rsidP="00A96615">
      <w:pPr>
        <w:spacing w:line="276" w:lineRule="auto"/>
        <w:jc w:val="both"/>
        <w:rPr>
          <w:rFonts w:cstheme="minorHAnsi"/>
          <w:sz w:val="24"/>
          <w:szCs w:val="24"/>
        </w:rPr>
      </w:pPr>
    </w:p>
    <w:p w14:paraId="728ED047" w14:textId="01062217" w:rsidR="00684D4C" w:rsidRPr="00BF3D27" w:rsidRDefault="00684D4C" w:rsidP="00E87B74">
      <w:pPr>
        <w:rPr>
          <w:rFonts w:cstheme="minorHAnsi"/>
          <w:color w:val="2F5496" w:themeColor="accent1" w:themeShade="BF"/>
          <w:sz w:val="24"/>
          <w:szCs w:val="24"/>
        </w:rPr>
      </w:pPr>
      <w:bookmarkStart w:id="27" w:name="_Toc147757599"/>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25</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FCG (Ecuador)</w:t>
      </w:r>
      <w:bookmarkEnd w:id="27"/>
    </w:p>
    <w:tbl>
      <w:tblPr>
        <w:tblW w:w="10262" w:type="dxa"/>
        <w:tblLook w:val="04A0" w:firstRow="1" w:lastRow="0" w:firstColumn="1" w:lastColumn="0" w:noHBand="0" w:noVBand="1"/>
      </w:tblPr>
      <w:tblGrid>
        <w:gridCol w:w="3119"/>
        <w:gridCol w:w="1243"/>
        <w:gridCol w:w="1243"/>
        <w:gridCol w:w="1243"/>
        <w:gridCol w:w="1243"/>
        <w:gridCol w:w="1018"/>
        <w:gridCol w:w="1153"/>
      </w:tblGrid>
      <w:tr w:rsidR="00E54553" w:rsidRPr="00BF3D27" w14:paraId="7AA3195C" w14:textId="77777777" w:rsidTr="00AD13A1">
        <w:trPr>
          <w:trHeight w:val="290"/>
        </w:trPr>
        <w:tc>
          <w:tcPr>
            <w:tcW w:w="3119" w:type="dxa"/>
            <w:tcBorders>
              <w:top w:val="single" w:sz="12" w:space="0" w:color="auto"/>
              <w:left w:val="nil"/>
              <w:right w:val="nil"/>
            </w:tcBorders>
            <w:shd w:val="clear" w:color="auto" w:fill="auto"/>
            <w:noWrap/>
            <w:vAlign w:val="bottom"/>
            <w:hideMark/>
          </w:tcPr>
          <w:p w14:paraId="667007B9" w14:textId="77777777" w:rsidR="00E54553" w:rsidRPr="0035711B" w:rsidRDefault="00E54553">
            <w:pPr>
              <w:spacing w:after="0" w:line="240" w:lineRule="auto"/>
              <w:rPr>
                <w:rFonts w:cstheme="minorHAnsi"/>
                <w:b/>
              </w:rPr>
            </w:pPr>
          </w:p>
        </w:tc>
        <w:tc>
          <w:tcPr>
            <w:tcW w:w="2486" w:type="dxa"/>
            <w:gridSpan w:val="2"/>
            <w:tcBorders>
              <w:top w:val="single" w:sz="12" w:space="0" w:color="auto"/>
              <w:left w:val="nil"/>
              <w:bottom w:val="single" w:sz="8" w:space="0" w:color="auto"/>
              <w:right w:val="nil"/>
            </w:tcBorders>
            <w:shd w:val="clear" w:color="000000" w:fill="FCE4D6"/>
            <w:noWrap/>
            <w:vAlign w:val="bottom"/>
            <w:hideMark/>
          </w:tcPr>
          <w:p w14:paraId="72E52F80" w14:textId="12C1F94B" w:rsidR="00E54553" w:rsidRPr="0035711B" w:rsidRDefault="00F90398">
            <w:pPr>
              <w:spacing w:after="0" w:line="240" w:lineRule="auto"/>
              <w:jc w:val="center"/>
              <w:rPr>
                <w:rFonts w:cstheme="minorHAnsi"/>
                <w:b/>
              </w:rPr>
            </w:pPr>
            <w:r w:rsidRPr="0035711B">
              <w:rPr>
                <w:rFonts w:cstheme="minorHAnsi"/>
                <w:b/>
              </w:rPr>
              <w:t xml:space="preserve"> Poor/Border line - FCG</w:t>
            </w:r>
          </w:p>
        </w:tc>
        <w:tc>
          <w:tcPr>
            <w:tcW w:w="2486" w:type="dxa"/>
            <w:gridSpan w:val="2"/>
            <w:tcBorders>
              <w:top w:val="single" w:sz="12" w:space="0" w:color="auto"/>
              <w:left w:val="nil"/>
              <w:bottom w:val="single" w:sz="8" w:space="0" w:color="auto"/>
              <w:right w:val="nil"/>
            </w:tcBorders>
            <w:shd w:val="clear" w:color="auto" w:fill="E2EFD9" w:themeFill="accent6" w:themeFillTint="33"/>
            <w:vAlign w:val="bottom"/>
          </w:tcPr>
          <w:p w14:paraId="5D5C45E6" w14:textId="460A34A7" w:rsidR="00E54553" w:rsidRPr="0035711B" w:rsidRDefault="00F90398">
            <w:pPr>
              <w:spacing w:after="0" w:line="240" w:lineRule="auto"/>
              <w:jc w:val="center"/>
              <w:rPr>
                <w:rFonts w:cstheme="minorHAnsi"/>
                <w:b/>
              </w:rPr>
            </w:pPr>
            <w:r w:rsidRPr="0035711B">
              <w:rPr>
                <w:rFonts w:cstheme="minorHAnsi"/>
                <w:b/>
              </w:rPr>
              <w:t xml:space="preserve">Acceptable - FCG </w:t>
            </w:r>
          </w:p>
        </w:tc>
        <w:tc>
          <w:tcPr>
            <w:tcW w:w="2171" w:type="dxa"/>
            <w:gridSpan w:val="2"/>
            <w:tcBorders>
              <w:top w:val="single" w:sz="12" w:space="0" w:color="auto"/>
              <w:left w:val="nil"/>
              <w:bottom w:val="single" w:sz="8" w:space="0" w:color="auto"/>
              <w:right w:val="nil"/>
            </w:tcBorders>
            <w:shd w:val="clear" w:color="auto" w:fill="auto"/>
            <w:vAlign w:val="bottom"/>
          </w:tcPr>
          <w:p w14:paraId="37F260E5" w14:textId="77777777" w:rsidR="00E54553" w:rsidRPr="0035711B" w:rsidRDefault="00E54553">
            <w:pPr>
              <w:spacing w:after="0" w:line="240" w:lineRule="auto"/>
              <w:jc w:val="center"/>
              <w:rPr>
                <w:rFonts w:cstheme="minorHAnsi"/>
                <w:b/>
              </w:rPr>
            </w:pPr>
            <w:r w:rsidRPr="0035711B">
              <w:rPr>
                <w:rFonts w:cstheme="minorHAnsi"/>
                <w:b/>
              </w:rPr>
              <w:t>Pairwise t-test</w:t>
            </w:r>
          </w:p>
          <w:p w14:paraId="687C10F3" w14:textId="77777777" w:rsidR="00E54553" w:rsidRPr="0035711B" w:rsidRDefault="00E54553">
            <w:pPr>
              <w:spacing w:after="0" w:line="240" w:lineRule="auto"/>
              <w:jc w:val="center"/>
              <w:rPr>
                <w:rFonts w:cstheme="minorHAnsi"/>
                <w:b/>
              </w:rPr>
            </w:pPr>
            <w:r w:rsidRPr="0035711B">
              <w:rPr>
                <w:rFonts w:cstheme="minorHAnsi"/>
                <w:b/>
              </w:rPr>
              <w:t>Mean difference</w:t>
            </w:r>
          </w:p>
        </w:tc>
      </w:tr>
      <w:tr w:rsidR="00E54553" w:rsidRPr="00BF3D27" w14:paraId="71689123" w14:textId="77777777" w:rsidTr="00AD13A1">
        <w:trPr>
          <w:trHeight w:val="290"/>
        </w:trPr>
        <w:tc>
          <w:tcPr>
            <w:tcW w:w="3119" w:type="dxa"/>
            <w:tcBorders>
              <w:left w:val="nil"/>
              <w:bottom w:val="nil"/>
              <w:right w:val="nil"/>
            </w:tcBorders>
            <w:shd w:val="clear" w:color="auto" w:fill="auto"/>
            <w:noWrap/>
            <w:vAlign w:val="bottom"/>
            <w:hideMark/>
          </w:tcPr>
          <w:p w14:paraId="5E10CB84" w14:textId="77777777" w:rsidR="00E54553" w:rsidRPr="0035711B" w:rsidRDefault="00E54553">
            <w:pPr>
              <w:spacing w:after="0" w:line="240" w:lineRule="auto"/>
              <w:rPr>
                <w:rFonts w:cstheme="minorHAnsi"/>
                <w:b/>
              </w:rPr>
            </w:pPr>
          </w:p>
        </w:tc>
        <w:tc>
          <w:tcPr>
            <w:tcW w:w="1243" w:type="dxa"/>
            <w:tcBorders>
              <w:top w:val="single" w:sz="8" w:space="0" w:color="auto"/>
              <w:left w:val="nil"/>
              <w:bottom w:val="single" w:sz="12" w:space="0" w:color="auto"/>
              <w:right w:val="nil"/>
            </w:tcBorders>
            <w:shd w:val="clear" w:color="000000" w:fill="FCE4D6"/>
            <w:noWrap/>
            <w:vAlign w:val="bottom"/>
            <w:hideMark/>
          </w:tcPr>
          <w:p w14:paraId="455C72C6" w14:textId="77777777" w:rsidR="00E54553" w:rsidRPr="0035711B" w:rsidRDefault="00E54553">
            <w:pPr>
              <w:spacing w:after="0" w:line="240" w:lineRule="auto"/>
              <w:jc w:val="center"/>
              <w:rPr>
                <w:rFonts w:cstheme="minorHAnsi"/>
                <w:b/>
              </w:rPr>
            </w:pPr>
            <w:r w:rsidRPr="0035711B">
              <w:rPr>
                <w:rFonts w:cstheme="minorHAnsi"/>
                <w:b/>
              </w:rPr>
              <w:t>(1)</w:t>
            </w:r>
          </w:p>
        </w:tc>
        <w:tc>
          <w:tcPr>
            <w:tcW w:w="1243" w:type="dxa"/>
            <w:tcBorders>
              <w:top w:val="single" w:sz="8" w:space="0" w:color="auto"/>
              <w:left w:val="nil"/>
              <w:bottom w:val="single" w:sz="12" w:space="0" w:color="auto"/>
              <w:right w:val="nil"/>
            </w:tcBorders>
            <w:shd w:val="clear" w:color="000000" w:fill="FCE4D6"/>
            <w:noWrap/>
            <w:vAlign w:val="bottom"/>
            <w:hideMark/>
          </w:tcPr>
          <w:p w14:paraId="06ABFE62" w14:textId="77777777" w:rsidR="00E54553" w:rsidRPr="0035711B" w:rsidRDefault="00E54553">
            <w:pPr>
              <w:spacing w:after="0" w:line="240" w:lineRule="auto"/>
              <w:jc w:val="center"/>
              <w:rPr>
                <w:rFonts w:cstheme="minorHAnsi"/>
                <w:b/>
              </w:rPr>
            </w:pPr>
            <w:r w:rsidRPr="0035711B">
              <w:rPr>
                <w:rFonts w:cstheme="minorHAnsi"/>
                <w:b/>
              </w:rPr>
              <w:t>(2)</w:t>
            </w:r>
          </w:p>
        </w:tc>
        <w:tc>
          <w:tcPr>
            <w:tcW w:w="1243" w:type="dxa"/>
            <w:tcBorders>
              <w:top w:val="single" w:sz="8" w:space="0" w:color="auto"/>
              <w:left w:val="nil"/>
              <w:bottom w:val="single" w:sz="12" w:space="0" w:color="auto"/>
              <w:right w:val="nil"/>
            </w:tcBorders>
            <w:shd w:val="clear" w:color="auto" w:fill="E2EFD9" w:themeFill="accent6" w:themeFillTint="33"/>
            <w:noWrap/>
            <w:vAlign w:val="bottom"/>
          </w:tcPr>
          <w:p w14:paraId="0F4AB106" w14:textId="77777777" w:rsidR="00E54553" w:rsidRPr="0035711B" w:rsidRDefault="00E54553">
            <w:pPr>
              <w:spacing w:after="0" w:line="240" w:lineRule="auto"/>
              <w:jc w:val="center"/>
              <w:rPr>
                <w:rFonts w:cstheme="minorHAnsi"/>
                <w:b/>
              </w:rPr>
            </w:pPr>
            <w:r w:rsidRPr="0035711B">
              <w:rPr>
                <w:rFonts w:cstheme="minorHAnsi"/>
                <w:b/>
              </w:rPr>
              <w:t>(3)</w:t>
            </w:r>
          </w:p>
        </w:tc>
        <w:tc>
          <w:tcPr>
            <w:tcW w:w="1243" w:type="dxa"/>
            <w:tcBorders>
              <w:top w:val="single" w:sz="8" w:space="0" w:color="auto"/>
              <w:left w:val="nil"/>
              <w:bottom w:val="single" w:sz="12" w:space="0" w:color="auto"/>
              <w:right w:val="nil"/>
            </w:tcBorders>
            <w:shd w:val="clear" w:color="000000" w:fill="E2EFDA"/>
            <w:noWrap/>
            <w:vAlign w:val="bottom"/>
            <w:hideMark/>
          </w:tcPr>
          <w:p w14:paraId="3F75E83B" w14:textId="77777777" w:rsidR="00E54553" w:rsidRPr="0035711B" w:rsidRDefault="00E54553">
            <w:pPr>
              <w:spacing w:after="0" w:line="240" w:lineRule="auto"/>
              <w:jc w:val="center"/>
              <w:rPr>
                <w:rFonts w:cstheme="minorHAnsi"/>
                <w:b/>
              </w:rPr>
            </w:pPr>
            <w:r w:rsidRPr="0035711B">
              <w:rPr>
                <w:rFonts w:cstheme="minorHAnsi"/>
                <w:b/>
              </w:rPr>
              <w:t>(4)</w:t>
            </w:r>
          </w:p>
        </w:tc>
        <w:tc>
          <w:tcPr>
            <w:tcW w:w="1018" w:type="dxa"/>
            <w:tcBorders>
              <w:top w:val="single" w:sz="8" w:space="0" w:color="auto"/>
              <w:left w:val="nil"/>
              <w:bottom w:val="single" w:sz="12" w:space="0" w:color="auto"/>
              <w:right w:val="nil"/>
            </w:tcBorders>
            <w:shd w:val="clear" w:color="auto" w:fill="FBE4D5" w:themeFill="accent2" w:themeFillTint="33"/>
            <w:noWrap/>
            <w:vAlign w:val="bottom"/>
            <w:hideMark/>
          </w:tcPr>
          <w:p w14:paraId="295AE9FD" w14:textId="77777777" w:rsidR="00E54553" w:rsidRPr="0035711B" w:rsidRDefault="00E54553">
            <w:pPr>
              <w:spacing w:after="0" w:line="240" w:lineRule="auto"/>
              <w:jc w:val="center"/>
              <w:rPr>
                <w:rFonts w:cstheme="minorHAnsi"/>
                <w:b/>
              </w:rPr>
            </w:pPr>
            <w:r w:rsidRPr="0035711B">
              <w:rPr>
                <w:rFonts w:cstheme="minorHAnsi"/>
                <w:b/>
              </w:rPr>
              <w:t>(1)-(2)</w:t>
            </w:r>
          </w:p>
        </w:tc>
        <w:tc>
          <w:tcPr>
            <w:tcW w:w="1153" w:type="dxa"/>
            <w:tcBorders>
              <w:top w:val="single" w:sz="8" w:space="0" w:color="auto"/>
              <w:left w:val="nil"/>
              <w:bottom w:val="single" w:sz="12" w:space="0" w:color="auto"/>
              <w:right w:val="nil"/>
            </w:tcBorders>
            <w:shd w:val="clear" w:color="auto" w:fill="E2EFD9" w:themeFill="accent6" w:themeFillTint="33"/>
            <w:noWrap/>
            <w:vAlign w:val="bottom"/>
            <w:hideMark/>
          </w:tcPr>
          <w:p w14:paraId="1FCF5E7C" w14:textId="77777777" w:rsidR="00E54553" w:rsidRPr="0035711B" w:rsidRDefault="00E54553">
            <w:pPr>
              <w:spacing w:after="0" w:line="240" w:lineRule="auto"/>
              <w:jc w:val="center"/>
              <w:rPr>
                <w:rFonts w:cstheme="minorHAnsi"/>
                <w:b/>
              </w:rPr>
            </w:pPr>
            <w:r w:rsidRPr="0035711B">
              <w:rPr>
                <w:rFonts w:cstheme="minorHAnsi"/>
                <w:b/>
              </w:rPr>
              <w:t>(3)-(4)</w:t>
            </w:r>
          </w:p>
        </w:tc>
      </w:tr>
      <w:tr w:rsidR="00E54553" w:rsidRPr="00BF3D27" w14:paraId="7ABD34CA"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5394E09A" w14:textId="77777777" w:rsidR="00E54553" w:rsidRPr="0035711B" w:rsidRDefault="00E54553">
            <w:pPr>
              <w:spacing w:after="0" w:line="240" w:lineRule="auto"/>
              <w:rPr>
                <w:rFonts w:cstheme="minorHAnsi"/>
                <w:b/>
              </w:rPr>
            </w:pPr>
            <w:r w:rsidRPr="0035711B">
              <w:rPr>
                <w:rFonts w:cstheme="minorHAnsi"/>
                <w:b/>
              </w:rPr>
              <w:t>Indicator</w:t>
            </w:r>
          </w:p>
        </w:tc>
        <w:tc>
          <w:tcPr>
            <w:tcW w:w="1243" w:type="dxa"/>
            <w:tcBorders>
              <w:top w:val="single" w:sz="12" w:space="0" w:color="auto"/>
              <w:left w:val="nil"/>
              <w:bottom w:val="single" w:sz="12" w:space="0" w:color="auto"/>
              <w:right w:val="nil"/>
            </w:tcBorders>
            <w:shd w:val="clear" w:color="000000" w:fill="FCE4D6"/>
            <w:noWrap/>
            <w:vAlign w:val="bottom"/>
            <w:hideMark/>
          </w:tcPr>
          <w:p w14:paraId="11795B93" w14:textId="77777777" w:rsidR="00E54553" w:rsidRPr="0035711B" w:rsidRDefault="00E54553">
            <w:pPr>
              <w:spacing w:after="0" w:line="240" w:lineRule="auto"/>
              <w:jc w:val="center"/>
              <w:rPr>
                <w:rFonts w:cstheme="minorHAnsi"/>
                <w:b/>
              </w:rPr>
            </w:pPr>
            <w:r w:rsidRPr="0035711B">
              <w:rPr>
                <w:rFonts w:cstheme="minorHAnsi"/>
                <w:b/>
              </w:rPr>
              <w:t>F2F</w:t>
            </w:r>
          </w:p>
          <w:p w14:paraId="77BAD1E4"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FCE4D6"/>
            <w:noWrap/>
            <w:vAlign w:val="bottom"/>
            <w:hideMark/>
          </w:tcPr>
          <w:p w14:paraId="55132092" w14:textId="77777777" w:rsidR="00E54553" w:rsidRPr="0035711B" w:rsidRDefault="00E54553">
            <w:pPr>
              <w:spacing w:after="0" w:line="240" w:lineRule="auto"/>
              <w:jc w:val="center"/>
              <w:rPr>
                <w:rFonts w:cstheme="minorHAnsi"/>
                <w:b/>
              </w:rPr>
            </w:pPr>
            <w:r w:rsidRPr="0035711B">
              <w:rPr>
                <w:rFonts w:cstheme="minorHAnsi"/>
                <w:b/>
              </w:rPr>
              <w:t>Remote</w:t>
            </w:r>
          </w:p>
          <w:p w14:paraId="59D56DE9"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6BE65A8F" w14:textId="77777777" w:rsidR="00E54553" w:rsidRPr="0035711B" w:rsidRDefault="00E54553">
            <w:pPr>
              <w:spacing w:after="0" w:line="240" w:lineRule="auto"/>
              <w:jc w:val="center"/>
              <w:rPr>
                <w:rFonts w:cstheme="minorHAnsi"/>
                <w:b/>
              </w:rPr>
            </w:pPr>
            <w:r w:rsidRPr="0035711B">
              <w:rPr>
                <w:rFonts w:cstheme="minorHAnsi"/>
                <w:b/>
              </w:rPr>
              <w:t>F2F</w:t>
            </w:r>
          </w:p>
          <w:p w14:paraId="7F2D14C2"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E2EFDA"/>
            <w:noWrap/>
            <w:vAlign w:val="bottom"/>
            <w:hideMark/>
          </w:tcPr>
          <w:p w14:paraId="7F825D92" w14:textId="77777777" w:rsidR="00E54553" w:rsidRPr="0035711B" w:rsidRDefault="00E54553">
            <w:pPr>
              <w:spacing w:after="0" w:line="240" w:lineRule="auto"/>
              <w:jc w:val="center"/>
              <w:rPr>
                <w:rFonts w:cstheme="minorHAnsi"/>
                <w:b/>
              </w:rPr>
            </w:pPr>
            <w:r w:rsidRPr="0035711B">
              <w:rPr>
                <w:rFonts w:cstheme="minorHAnsi"/>
                <w:b/>
              </w:rPr>
              <w:t>Remote</w:t>
            </w:r>
          </w:p>
          <w:p w14:paraId="474C970F" w14:textId="77777777" w:rsidR="00E54553" w:rsidRPr="0035711B" w:rsidRDefault="00E54553">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604BFF60" w14:textId="77777777" w:rsidR="00E54553" w:rsidRPr="0035711B" w:rsidRDefault="00E54553">
            <w:pPr>
              <w:spacing w:after="0" w:line="240" w:lineRule="auto"/>
              <w:jc w:val="center"/>
              <w:rPr>
                <w:rFonts w:cstheme="minorHAnsi"/>
                <w:b/>
              </w:rPr>
            </w:pPr>
          </w:p>
        </w:tc>
        <w:tc>
          <w:tcPr>
            <w:tcW w:w="1153" w:type="dxa"/>
            <w:tcBorders>
              <w:top w:val="single" w:sz="12" w:space="0" w:color="auto"/>
              <w:left w:val="nil"/>
              <w:bottom w:val="single" w:sz="12" w:space="0" w:color="auto"/>
              <w:right w:val="nil"/>
            </w:tcBorders>
            <w:shd w:val="clear" w:color="auto" w:fill="E2EFD9" w:themeFill="accent6" w:themeFillTint="33"/>
            <w:vAlign w:val="bottom"/>
          </w:tcPr>
          <w:p w14:paraId="5E90F96A" w14:textId="77777777" w:rsidR="00E54553" w:rsidRPr="0035711B" w:rsidRDefault="00E54553">
            <w:pPr>
              <w:spacing w:after="0" w:line="240" w:lineRule="auto"/>
              <w:jc w:val="center"/>
              <w:rPr>
                <w:rFonts w:cstheme="minorHAnsi"/>
                <w:b/>
              </w:rPr>
            </w:pPr>
          </w:p>
        </w:tc>
      </w:tr>
      <w:tr w:rsidR="00560959" w:rsidRPr="00BF3D27" w14:paraId="5EEEF128" w14:textId="77777777" w:rsidTr="00AD13A1">
        <w:trPr>
          <w:trHeight w:val="290"/>
        </w:trPr>
        <w:tc>
          <w:tcPr>
            <w:tcW w:w="3119" w:type="dxa"/>
            <w:tcBorders>
              <w:top w:val="single" w:sz="12" w:space="0" w:color="auto"/>
              <w:left w:val="nil"/>
              <w:bottom w:val="nil"/>
              <w:right w:val="nil"/>
            </w:tcBorders>
            <w:shd w:val="clear" w:color="auto" w:fill="auto"/>
            <w:noWrap/>
            <w:vAlign w:val="bottom"/>
            <w:hideMark/>
          </w:tcPr>
          <w:p w14:paraId="5C7EDA5F" w14:textId="21B9F682" w:rsidR="00560959" w:rsidRPr="0035711B" w:rsidRDefault="00560959" w:rsidP="001120CE">
            <w:pPr>
              <w:spacing w:after="0" w:line="240" w:lineRule="auto"/>
              <w:rPr>
                <w:rFonts w:cstheme="minorHAnsi"/>
                <w:bCs/>
              </w:rPr>
            </w:pPr>
            <w:r w:rsidRPr="0035711B">
              <w:rPr>
                <w:rFonts w:cstheme="minorHAnsi"/>
                <w:bCs/>
              </w:rPr>
              <w:t xml:space="preserve">Reduced </w:t>
            </w:r>
            <w:r w:rsidR="001120CE" w:rsidRPr="0035711B">
              <w:rPr>
                <w:rFonts w:cstheme="minorHAnsi"/>
                <w:bCs/>
              </w:rPr>
              <w:t>Coping</w:t>
            </w:r>
            <w:r w:rsidR="00F9129F" w:rsidRPr="0035711B">
              <w:rPr>
                <w:rFonts w:cstheme="minorHAnsi"/>
                <w:bCs/>
              </w:rPr>
              <w:t xml:space="preserve"> </w:t>
            </w:r>
            <w:r w:rsidRPr="0035711B">
              <w:rPr>
                <w:rFonts w:cstheme="minorHAnsi"/>
                <w:bCs/>
              </w:rPr>
              <w:t>Strategies Index - rCSI</w:t>
            </w:r>
          </w:p>
        </w:tc>
        <w:tc>
          <w:tcPr>
            <w:tcW w:w="1243" w:type="dxa"/>
            <w:tcBorders>
              <w:top w:val="single" w:sz="12" w:space="0" w:color="auto"/>
              <w:left w:val="nil"/>
              <w:bottom w:val="nil"/>
              <w:right w:val="nil"/>
            </w:tcBorders>
            <w:shd w:val="clear" w:color="000000" w:fill="FCE4D6"/>
            <w:noWrap/>
            <w:vAlign w:val="bottom"/>
          </w:tcPr>
          <w:p w14:paraId="3326EEAE" w14:textId="77777777" w:rsidR="00560959" w:rsidRPr="0035711B" w:rsidRDefault="00560959" w:rsidP="00560959">
            <w:pPr>
              <w:spacing w:after="0" w:line="240" w:lineRule="auto"/>
              <w:jc w:val="center"/>
              <w:rPr>
                <w:rFonts w:cstheme="minorHAnsi"/>
                <w:bCs/>
              </w:rPr>
            </w:pPr>
            <w:r w:rsidRPr="0035711B">
              <w:rPr>
                <w:rFonts w:cstheme="minorHAnsi"/>
                <w:bCs/>
              </w:rPr>
              <w:t>21.36</w:t>
            </w:r>
          </w:p>
          <w:p w14:paraId="098C4488" w14:textId="6CCCAE83" w:rsidR="00560959" w:rsidRPr="0035711B" w:rsidRDefault="00560959" w:rsidP="00560959">
            <w:pPr>
              <w:spacing w:after="0" w:line="240" w:lineRule="auto"/>
              <w:jc w:val="center"/>
              <w:rPr>
                <w:rFonts w:cstheme="minorHAnsi"/>
                <w:bCs/>
              </w:rPr>
            </w:pPr>
            <w:r w:rsidRPr="0035711B">
              <w:rPr>
                <w:rFonts w:cstheme="minorHAnsi"/>
                <w:bCs/>
              </w:rPr>
              <w:t>(0.65)</w:t>
            </w:r>
          </w:p>
        </w:tc>
        <w:tc>
          <w:tcPr>
            <w:tcW w:w="1243" w:type="dxa"/>
            <w:tcBorders>
              <w:top w:val="single" w:sz="12" w:space="0" w:color="auto"/>
              <w:left w:val="nil"/>
              <w:bottom w:val="nil"/>
              <w:right w:val="nil"/>
            </w:tcBorders>
            <w:shd w:val="clear" w:color="000000" w:fill="FCE4D6"/>
            <w:noWrap/>
            <w:vAlign w:val="bottom"/>
          </w:tcPr>
          <w:p w14:paraId="3668D543" w14:textId="77777777" w:rsidR="00560959" w:rsidRPr="0035711B" w:rsidRDefault="00560959" w:rsidP="00560959">
            <w:pPr>
              <w:spacing w:after="0" w:line="240" w:lineRule="auto"/>
              <w:jc w:val="center"/>
              <w:rPr>
                <w:rFonts w:cstheme="minorHAnsi"/>
                <w:bCs/>
              </w:rPr>
            </w:pPr>
            <w:r w:rsidRPr="0035711B">
              <w:rPr>
                <w:rFonts w:cstheme="minorHAnsi"/>
                <w:bCs/>
              </w:rPr>
              <w:t>17.57</w:t>
            </w:r>
          </w:p>
          <w:p w14:paraId="652DDCF6" w14:textId="66D894D9" w:rsidR="00560959" w:rsidRPr="0035711B" w:rsidRDefault="00560959" w:rsidP="00560959">
            <w:pPr>
              <w:spacing w:after="0" w:line="240" w:lineRule="auto"/>
              <w:jc w:val="center"/>
              <w:rPr>
                <w:rFonts w:cstheme="minorHAnsi"/>
                <w:bCs/>
              </w:rPr>
            </w:pPr>
            <w:r w:rsidRPr="0035711B">
              <w:rPr>
                <w:rFonts w:cstheme="minorHAnsi"/>
                <w:bCs/>
              </w:rPr>
              <w:t>(0.70)</w:t>
            </w:r>
          </w:p>
        </w:tc>
        <w:tc>
          <w:tcPr>
            <w:tcW w:w="1243" w:type="dxa"/>
            <w:tcBorders>
              <w:top w:val="single" w:sz="12" w:space="0" w:color="auto"/>
              <w:left w:val="nil"/>
              <w:bottom w:val="nil"/>
              <w:right w:val="nil"/>
            </w:tcBorders>
            <w:shd w:val="clear" w:color="auto" w:fill="E2EFD9" w:themeFill="accent6" w:themeFillTint="33"/>
            <w:noWrap/>
            <w:vAlign w:val="bottom"/>
          </w:tcPr>
          <w:p w14:paraId="4F5DA9D7" w14:textId="77777777" w:rsidR="00560959" w:rsidRPr="0035711B" w:rsidRDefault="00560959" w:rsidP="00560959">
            <w:pPr>
              <w:spacing w:after="0" w:line="240" w:lineRule="auto"/>
              <w:jc w:val="center"/>
              <w:rPr>
                <w:rFonts w:cstheme="minorHAnsi"/>
                <w:bCs/>
              </w:rPr>
            </w:pPr>
            <w:r w:rsidRPr="0035711B">
              <w:rPr>
                <w:rFonts w:cstheme="minorHAnsi"/>
                <w:bCs/>
              </w:rPr>
              <w:t>18.55</w:t>
            </w:r>
          </w:p>
          <w:p w14:paraId="2B82B51E" w14:textId="2D51222E" w:rsidR="00560959" w:rsidRPr="0035711B" w:rsidRDefault="00560959" w:rsidP="00560959">
            <w:pPr>
              <w:spacing w:after="0" w:line="240" w:lineRule="auto"/>
              <w:jc w:val="center"/>
              <w:rPr>
                <w:rFonts w:cstheme="minorHAnsi"/>
                <w:bCs/>
              </w:rPr>
            </w:pPr>
            <w:r w:rsidRPr="0035711B">
              <w:rPr>
                <w:rFonts w:cstheme="minorHAnsi"/>
                <w:bCs/>
              </w:rPr>
              <w:t>(0.62)</w:t>
            </w:r>
          </w:p>
        </w:tc>
        <w:tc>
          <w:tcPr>
            <w:tcW w:w="1243" w:type="dxa"/>
            <w:tcBorders>
              <w:top w:val="single" w:sz="12" w:space="0" w:color="auto"/>
              <w:left w:val="nil"/>
              <w:bottom w:val="nil"/>
              <w:right w:val="nil"/>
            </w:tcBorders>
            <w:shd w:val="clear" w:color="000000" w:fill="E2EFDA"/>
            <w:noWrap/>
            <w:vAlign w:val="bottom"/>
          </w:tcPr>
          <w:p w14:paraId="3AD79765" w14:textId="77777777" w:rsidR="00560959" w:rsidRPr="0035711B" w:rsidRDefault="00560959" w:rsidP="00560959">
            <w:pPr>
              <w:spacing w:after="0" w:line="240" w:lineRule="auto"/>
              <w:jc w:val="center"/>
              <w:rPr>
                <w:rFonts w:cstheme="minorHAnsi"/>
                <w:bCs/>
              </w:rPr>
            </w:pPr>
            <w:r w:rsidRPr="0035711B">
              <w:rPr>
                <w:rFonts w:cstheme="minorHAnsi"/>
                <w:bCs/>
              </w:rPr>
              <w:t>19.07</w:t>
            </w:r>
          </w:p>
          <w:p w14:paraId="506AFB04" w14:textId="58E64FAE" w:rsidR="00560959" w:rsidRPr="0035711B" w:rsidRDefault="00560959" w:rsidP="00560959">
            <w:pPr>
              <w:spacing w:after="0" w:line="240" w:lineRule="auto"/>
              <w:jc w:val="center"/>
              <w:rPr>
                <w:rFonts w:cstheme="minorHAnsi"/>
                <w:bCs/>
              </w:rPr>
            </w:pPr>
            <w:r w:rsidRPr="0035711B">
              <w:rPr>
                <w:rFonts w:cstheme="minorHAnsi"/>
                <w:bCs/>
              </w:rPr>
              <w:t>(0.02)</w:t>
            </w:r>
          </w:p>
        </w:tc>
        <w:tc>
          <w:tcPr>
            <w:tcW w:w="1018" w:type="dxa"/>
            <w:tcBorders>
              <w:top w:val="single" w:sz="12" w:space="0" w:color="auto"/>
              <w:left w:val="nil"/>
              <w:bottom w:val="nil"/>
              <w:right w:val="nil"/>
            </w:tcBorders>
            <w:shd w:val="clear" w:color="auto" w:fill="FBE4D5" w:themeFill="accent2" w:themeFillTint="33"/>
            <w:noWrap/>
            <w:vAlign w:val="bottom"/>
          </w:tcPr>
          <w:p w14:paraId="332CAE5B" w14:textId="168BA9A5" w:rsidR="00560959" w:rsidRPr="0035711B" w:rsidRDefault="00560959" w:rsidP="00560959">
            <w:pPr>
              <w:spacing w:after="0" w:line="240" w:lineRule="auto"/>
              <w:jc w:val="center"/>
              <w:rPr>
                <w:rFonts w:cstheme="minorHAnsi"/>
                <w:bCs/>
              </w:rPr>
            </w:pPr>
            <w:r w:rsidRPr="0035711B">
              <w:rPr>
                <w:rFonts w:cstheme="minorHAnsi"/>
                <w:bCs/>
              </w:rPr>
              <w:t>3.79***</w:t>
            </w:r>
          </w:p>
        </w:tc>
        <w:tc>
          <w:tcPr>
            <w:tcW w:w="1153" w:type="dxa"/>
            <w:tcBorders>
              <w:top w:val="single" w:sz="12" w:space="0" w:color="auto"/>
              <w:left w:val="nil"/>
              <w:bottom w:val="nil"/>
              <w:right w:val="nil"/>
            </w:tcBorders>
            <w:shd w:val="clear" w:color="auto" w:fill="E2EFD9" w:themeFill="accent6" w:themeFillTint="33"/>
            <w:noWrap/>
            <w:vAlign w:val="bottom"/>
          </w:tcPr>
          <w:p w14:paraId="5429B418" w14:textId="08D09DD0" w:rsidR="00560959" w:rsidRPr="0035711B" w:rsidRDefault="00560959" w:rsidP="00560959">
            <w:pPr>
              <w:spacing w:after="0" w:line="240" w:lineRule="auto"/>
              <w:jc w:val="center"/>
              <w:rPr>
                <w:rFonts w:cstheme="minorHAnsi"/>
                <w:bCs/>
              </w:rPr>
            </w:pPr>
            <w:r w:rsidRPr="0035711B">
              <w:rPr>
                <w:rFonts w:cstheme="minorHAnsi"/>
                <w:bCs/>
              </w:rPr>
              <w:t>-0.52</w:t>
            </w:r>
          </w:p>
        </w:tc>
      </w:tr>
      <w:tr w:rsidR="00560959" w:rsidRPr="00BF3D27" w14:paraId="3BFFB1BD" w14:textId="77777777" w:rsidTr="00560959">
        <w:trPr>
          <w:trHeight w:val="290"/>
        </w:trPr>
        <w:tc>
          <w:tcPr>
            <w:tcW w:w="3119" w:type="dxa"/>
            <w:tcBorders>
              <w:top w:val="nil"/>
              <w:left w:val="nil"/>
              <w:bottom w:val="nil"/>
              <w:right w:val="nil"/>
            </w:tcBorders>
            <w:shd w:val="clear" w:color="auto" w:fill="auto"/>
            <w:noWrap/>
            <w:vAlign w:val="bottom"/>
            <w:hideMark/>
          </w:tcPr>
          <w:p w14:paraId="0FA66FB7" w14:textId="77777777" w:rsidR="00560959" w:rsidRPr="0035711B" w:rsidRDefault="00560959" w:rsidP="00560959">
            <w:pPr>
              <w:spacing w:after="0" w:line="240" w:lineRule="auto"/>
              <w:rPr>
                <w:rFonts w:cstheme="minorHAnsi"/>
                <w:bCs/>
              </w:rPr>
            </w:pPr>
            <w:r w:rsidRPr="0035711B">
              <w:rPr>
                <w:rFonts w:cstheme="minorHAnsi"/>
                <w:bCs/>
              </w:rPr>
              <w:t>Livelihood Coping: None</w:t>
            </w:r>
          </w:p>
        </w:tc>
        <w:tc>
          <w:tcPr>
            <w:tcW w:w="1243" w:type="dxa"/>
            <w:tcBorders>
              <w:top w:val="nil"/>
              <w:left w:val="nil"/>
              <w:bottom w:val="nil"/>
              <w:right w:val="nil"/>
            </w:tcBorders>
            <w:shd w:val="clear" w:color="000000" w:fill="FCE4D6"/>
            <w:noWrap/>
            <w:vAlign w:val="bottom"/>
          </w:tcPr>
          <w:p w14:paraId="5DCA6A0A" w14:textId="77777777" w:rsidR="00560959" w:rsidRPr="0035711B" w:rsidRDefault="00560959" w:rsidP="00560959">
            <w:pPr>
              <w:spacing w:after="0" w:line="240" w:lineRule="auto"/>
              <w:jc w:val="center"/>
              <w:rPr>
                <w:rFonts w:cstheme="minorHAnsi"/>
                <w:bCs/>
              </w:rPr>
            </w:pPr>
            <w:r w:rsidRPr="0035711B">
              <w:rPr>
                <w:rFonts w:cstheme="minorHAnsi"/>
                <w:bCs/>
              </w:rPr>
              <w:t>0.07</w:t>
            </w:r>
          </w:p>
          <w:p w14:paraId="7F186D55" w14:textId="6D1EC7A1"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FCE4D6"/>
            <w:noWrap/>
            <w:vAlign w:val="bottom"/>
          </w:tcPr>
          <w:p w14:paraId="3F384EE6" w14:textId="77777777" w:rsidR="00560959" w:rsidRPr="0035711B" w:rsidRDefault="00560959" w:rsidP="00560959">
            <w:pPr>
              <w:spacing w:after="0" w:line="240" w:lineRule="auto"/>
              <w:jc w:val="center"/>
              <w:rPr>
                <w:rFonts w:cstheme="minorHAnsi"/>
                <w:bCs/>
              </w:rPr>
            </w:pPr>
            <w:r w:rsidRPr="0035711B">
              <w:rPr>
                <w:rFonts w:cstheme="minorHAnsi"/>
                <w:bCs/>
              </w:rPr>
              <w:t>0.02</w:t>
            </w:r>
          </w:p>
          <w:p w14:paraId="67275C60" w14:textId="40E7970C"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auto" w:fill="E2EFD9" w:themeFill="accent6" w:themeFillTint="33"/>
            <w:noWrap/>
            <w:vAlign w:val="bottom"/>
          </w:tcPr>
          <w:p w14:paraId="1FFBEA88" w14:textId="77777777" w:rsidR="00560959" w:rsidRPr="0035711B" w:rsidRDefault="00560959" w:rsidP="00560959">
            <w:pPr>
              <w:spacing w:after="0" w:line="240" w:lineRule="auto"/>
              <w:jc w:val="center"/>
              <w:rPr>
                <w:rFonts w:cstheme="minorHAnsi"/>
                <w:bCs/>
              </w:rPr>
            </w:pPr>
            <w:r w:rsidRPr="0035711B">
              <w:rPr>
                <w:rFonts w:cstheme="minorHAnsi"/>
                <w:bCs/>
              </w:rPr>
              <w:t>0.11</w:t>
            </w:r>
          </w:p>
          <w:p w14:paraId="6C0FAA83" w14:textId="1BBD7A50"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114F8464" w14:textId="77777777" w:rsidR="00560959" w:rsidRPr="0035711B" w:rsidRDefault="00560959" w:rsidP="00560959">
            <w:pPr>
              <w:spacing w:after="0" w:line="240" w:lineRule="auto"/>
              <w:jc w:val="center"/>
              <w:rPr>
                <w:rFonts w:cstheme="minorHAnsi"/>
                <w:bCs/>
              </w:rPr>
            </w:pPr>
            <w:r w:rsidRPr="0035711B">
              <w:rPr>
                <w:rFonts w:cstheme="minorHAnsi"/>
                <w:bCs/>
              </w:rPr>
              <w:t>0.02</w:t>
            </w:r>
          </w:p>
          <w:p w14:paraId="300D430D" w14:textId="7D364C20" w:rsidR="00560959" w:rsidRPr="0035711B" w:rsidRDefault="00560959" w:rsidP="00560959">
            <w:pPr>
              <w:spacing w:after="0" w:line="240" w:lineRule="auto"/>
              <w:jc w:val="center"/>
              <w:rPr>
                <w:rFonts w:cstheme="minorHAnsi"/>
                <w:bCs/>
              </w:rPr>
            </w:pPr>
            <w:r w:rsidRPr="0035711B">
              <w:rPr>
                <w:rFonts w:cstheme="minorHAnsi"/>
                <w:bCs/>
              </w:rPr>
              <w:t>(0.01)</w:t>
            </w:r>
          </w:p>
        </w:tc>
        <w:tc>
          <w:tcPr>
            <w:tcW w:w="1018" w:type="dxa"/>
            <w:tcBorders>
              <w:top w:val="nil"/>
              <w:left w:val="nil"/>
              <w:bottom w:val="nil"/>
              <w:right w:val="nil"/>
            </w:tcBorders>
            <w:shd w:val="clear" w:color="auto" w:fill="FBE4D5" w:themeFill="accent2" w:themeFillTint="33"/>
            <w:noWrap/>
            <w:vAlign w:val="bottom"/>
          </w:tcPr>
          <w:p w14:paraId="07D20D16" w14:textId="27136D39" w:rsidR="00560959" w:rsidRPr="0035711B" w:rsidRDefault="00560959" w:rsidP="00560959">
            <w:pPr>
              <w:spacing w:after="0" w:line="240" w:lineRule="auto"/>
              <w:jc w:val="center"/>
              <w:rPr>
                <w:rFonts w:cstheme="minorHAnsi"/>
                <w:bCs/>
              </w:rPr>
            </w:pPr>
            <w:r w:rsidRPr="0035711B">
              <w:rPr>
                <w:rFonts w:cstheme="minorHAnsi"/>
                <w:bCs/>
              </w:rPr>
              <w:t>0.06***</w:t>
            </w:r>
          </w:p>
        </w:tc>
        <w:tc>
          <w:tcPr>
            <w:tcW w:w="1153" w:type="dxa"/>
            <w:tcBorders>
              <w:top w:val="nil"/>
              <w:left w:val="nil"/>
              <w:bottom w:val="nil"/>
              <w:right w:val="nil"/>
            </w:tcBorders>
            <w:shd w:val="clear" w:color="auto" w:fill="E2EFD9" w:themeFill="accent6" w:themeFillTint="33"/>
            <w:noWrap/>
            <w:vAlign w:val="bottom"/>
          </w:tcPr>
          <w:p w14:paraId="204CC3C9" w14:textId="76BB23DD" w:rsidR="00560959" w:rsidRPr="0035711B" w:rsidRDefault="00560959" w:rsidP="00560959">
            <w:pPr>
              <w:spacing w:after="0" w:line="240" w:lineRule="auto"/>
              <w:jc w:val="center"/>
              <w:rPr>
                <w:rFonts w:cstheme="minorHAnsi"/>
                <w:bCs/>
              </w:rPr>
            </w:pPr>
            <w:r w:rsidRPr="0035711B">
              <w:rPr>
                <w:rFonts w:cstheme="minorHAnsi"/>
                <w:bCs/>
              </w:rPr>
              <w:t>0.08***</w:t>
            </w:r>
          </w:p>
        </w:tc>
      </w:tr>
      <w:tr w:rsidR="00560959" w:rsidRPr="00BF3D27" w14:paraId="26E9430F" w14:textId="77777777" w:rsidTr="00560959">
        <w:trPr>
          <w:trHeight w:val="290"/>
        </w:trPr>
        <w:tc>
          <w:tcPr>
            <w:tcW w:w="3119" w:type="dxa"/>
            <w:tcBorders>
              <w:top w:val="nil"/>
              <w:left w:val="nil"/>
              <w:bottom w:val="nil"/>
              <w:right w:val="nil"/>
            </w:tcBorders>
            <w:shd w:val="clear" w:color="auto" w:fill="auto"/>
            <w:noWrap/>
            <w:vAlign w:val="bottom"/>
            <w:hideMark/>
          </w:tcPr>
          <w:p w14:paraId="5B527095" w14:textId="77777777" w:rsidR="00560959" w:rsidRPr="0035711B" w:rsidRDefault="00560959" w:rsidP="00560959">
            <w:pPr>
              <w:spacing w:after="0" w:line="240" w:lineRule="auto"/>
              <w:rPr>
                <w:rFonts w:cstheme="minorHAnsi"/>
                <w:bCs/>
              </w:rPr>
            </w:pPr>
            <w:r w:rsidRPr="0035711B">
              <w:rPr>
                <w:rFonts w:cstheme="minorHAnsi"/>
                <w:bCs/>
              </w:rPr>
              <w:t>Livelihood Coping: Stress level</w:t>
            </w:r>
          </w:p>
        </w:tc>
        <w:tc>
          <w:tcPr>
            <w:tcW w:w="1243" w:type="dxa"/>
            <w:tcBorders>
              <w:top w:val="nil"/>
              <w:left w:val="nil"/>
              <w:bottom w:val="nil"/>
              <w:right w:val="nil"/>
            </w:tcBorders>
            <w:shd w:val="clear" w:color="000000" w:fill="FCE4D6"/>
            <w:noWrap/>
            <w:vAlign w:val="bottom"/>
          </w:tcPr>
          <w:p w14:paraId="683A5E11" w14:textId="77777777" w:rsidR="00560959" w:rsidRPr="0035711B" w:rsidRDefault="00560959" w:rsidP="00560959">
            <w:pPr>
              <w:spacing w:after="0" w:line="240" w:lineRule="auto"/>
              <w:jc w:val="center"/>
              <w:rPr>
                <w:rFonts w:cstheme="minorHAnsi"/>
                <w:bCs/>
              </w:rPr>
            </w:pPr>
            <w:r w:rsidRPr="0035711B">
              <w:rPr>
                <w:rFonts w:cstheme="minorHAnsi"/>
                <w:bCs/>
              </w:rPr>
              <w:t>0.21</w:t>
            </w:r>
          </w:p>
          <w:p w14:paraId="04B5E491" w14:textId="3A7B5444"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4D448A9A" w14:textId="77777777" w:rsidR="00560959" w:rsidRPr="0035711B" w:rsidRDefault="00560959" w:rsidP="00560959">
            <w:pPr>
              <w:spacing w:after="0" w:line="240" w:lineRule="auto"/>
              <w:jc w:val="center"/>
              <w:rPr>
                <w:rFonts w:cstheme="minorHAnsi"/>
                <w:bCs/>
              </w:rPr>
            </w:pPr>
            <w:r w:rsidRPr="0035711B">
              <w:rPr>
                <w:rFonts w:cstheme="minorHAnsi"/>
                <w:bCs/>
              </w:rPr>
              <w:t>0.08</w:t>
            </w:r>
          </w:p>
          <w:p w14:paraId="510E3962" w14:textId="61824AD8"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auto" w:fill="E2EFD9" w:themeFill="accent6" w:themeFillTint="33"/>
            <w:noWrap/>
            <w:vAlign w:val="bottom"/>
          </w:tcPr>
          <w:p w14:paraId="5B9D7EE6" w14:textId="77777777" w:rsidR="00560959" w:rsidRPr="0035711B" w:rsidRDefault="00560959" w:rsidP="00560959">
            <w:pPr>
              <w:spacing w:after="0" w:line="240" w:lineRule="auto"/>
              <w:jc w:val="center"/>
              <w:rPr>
                <w:rFonts w:cstheme="minorHAnsi"/>
                <w:bCs/>
              </w:rPr>
            </w:pPr>
            <w:r w:rsidRPr="0035711B">
              <w:rPr>
                <w:rFonts w:cstheme="minorHAnsi"/>
                <w:bCs/>
              </w:rPr>
              <w:t>0.34</w:t>
            </w:r>
          </w:p>
          <w:p w14:paraId="29BC52F9" w14:textId="7A8EC9F5"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397BBE4B" w14:textId="77777777" w:rsidR="00560959" w:rsidRPr="0035711B" w:rsidRDefault="00560959" w:rsidP="00560959">
            <w:pPr>
              <w:spacing w:after="0" w:line="240" w:lineRule="auto"/>
              <w:jc w:val="center"/>
              <w:rPr>
                <w:rFonts w:cstheme="minorHAnsi"/>
                <w:bCs/>
              </w:rPr>
            </w:pPr>
            <w:r w:rsidRPr="0035711B">
              <w:rPr>
                <w:rFonts w:cstheme="minorHAnsi"/>
                <w:bCs/>
              </w:rPr>
              <w:t>0.09</w:t>
            </w:r>
          </w:p>
          <w:p w14:paraId="38C7E34A" w14:textId="66F74D82" w:rsidR="00560959" w:rsidRPr="0035711B" w:rsidRDefault="00560959" w:rsidP="00560959">
            <w:pPr>
              <w:spacing w:after="0" w:line="240" w:lineRule="auto"/>
              <w:jc w:val="center"/>
              <w:rPr>
                <w:rFonts w:cstheme="minorHAnsi"/>
                <w:bCs/>
              </w:rPr>
            </w:pPr>
            <w:r w:rsidRPr="0035711B">
              <w:rPr>
                <w:rFonts w:cstheme="minorHAnsi"/>
                <w:bCs/>
              </w:rPr>
              <w:t>(0.01)</w:t>
            </w:r>
          </w:p>
        </w:tc>
        <w:tc>
          <w:tcPr>
            <w:tcW w:w="1018" w:type="dxa"/>
            <w:tcBorders>
              <w:top w:val="nil"/>
              <w:left w:val="nil"/>
              <w:bottom w:val="nil"/>
              <w:right w:val="nil"/>
            </w:tcBorders>
            <w:shd w:val="clear" w:color="auto" w:fill="FBE4D5" w:themeFill="accent2" w:themeFillTint="33"/>
            <w:noWrap/>
            <w:vAlign w:val="bottom"/>
          </w:tcPr>
          <w:p w14:paraId="676756A3" w14:textId="24A6CEDD" w:rsidR="00560959" w:rsidRPr="0035711B" w:rsidRDefault="00560959" w:rsidP="00560959">
            <w:pPr>
              <w:spacing w:after="0" w:line="240" w:lineRule="auto"/>
              <w:jc w:val="center"/>
              <w:rPr>
                <w:rFonts w:cstheme="minorHAnsi"/>
                <w:bCs/>
              </w:rPr>
            </w:pPr>
            <w:r w:rsidRPr="0035711B">
              <w:rPr>
                <w:rFonts w:cstheme="minorHAnsi"/>
                <w:bCs/>
              </w:rPr>
              <w:t>0.13***</w:t>
            </w:r>
          </w:p>
        </w:tc>
        <w:tc>
          <w:tcPr>
            <w:tcW w:w="1153" w:type="dxa"/>
            <w:tcBorders>
              <w:top w:val="nil"/>
              <w:left w:val="nil"/>
              <w:bottom w:val="nil"/>
              <w:right w:val="nil"/>
            </w:tcBorders>
            <w:shd w:val="clear" w:color="auto" w:fill="E2EFD9" w:themeFill="accent6" w:themeFillTint="33"/>
            <w:noWrap/>
            <w:vAlign w:val="bottom"/>
          </w:tcPr>
          <w:p w14:paraId="0273935F" w14:textId="6869A3EC" w:rsidR="00560959" w:rsidRPr="0035711B" w:rsidRDefault="00560959" w:rsidP="00560959">
            <w:pPr>
              <w:spacing w:after="0" w:line="240" w:lineRule="auto"/>
              <w:jc w:val="center"/>
              <w:rPr>
                <w:rFonts w:cstheme="minorHAnsi"/>
                <w:bCs/>
              </w:rPr>
            </w:pPr>
            <w:r w:rsidRPr="0035711B">
              <w:rPr>
                <w:rFonts w:cstheme="minorHAnsi"/>
                <w:bCs/>
              </w:rPr>
              <w:t>0.26***</w:t>
            </w:r>
          </w:p>
        </w:tc>
      </w:tr>
      <w:tr w:rsidR="00560959" w:rsidRPr="00BF3D27" w14:paraId="79217219" w14:textId="77777777" w:rsidTr="00560959">
        <w:trPr>
          <w:trHeight w:val="290"/>
        </w:trPr>
        <w:tc>
          <w:tcPr>
            <w:tcW w:w="3119" w:type="dxa"/>
            <w:tcBorders>
              <w:top w:val="nil"/>
              <w:left w:val="nil"/>
              <w:bottom w:val="nil"/>
              <w:right w:val="nil"/>
            </w:tcBorders>
            <w:shd w:val="clear" w:color="auto" w:fill="auto"/>
            <w:noWrap/>
            <w:vAlign w:val="bottom"/>
            <w:hideMark/>
          </w:tcPr>
          <w:p w14:paraId="5DBE5BFC" w14:textId="77777777" w:rsidR="00560959" w:rsidRPr="0035711B" w:rsidRDefault="00560959" w:rsidP="00560959">
            <w:pPr>
              <w:spacing w:after="0" w:line="240" w:lineRule="auto"/>
              <w:rPr>
                <w:rFonts w:cstheme="minorHAnsi"/>
                <w:bCs/>
              </w:rPr>
            </w:pPr>
            <w:r w:rsidRPr="0035711B">
              <w:rPr>
                <w:rFonts w:cstheme="minorHAnsi"/>
                <w:bCs/>
              </w:rPr>
              <w:t>Livelihood Coping: Crisis level</w:t>
            </w:r>
          </w:p>
        </w:tc>
        <w:tc>
          <w:tcPr>
            <w:tcW w:w="1243" w:type="dxa"/>
            <w:tcBorders>
              <w:top w:val="nil"/>
              <w:left w:val="nil"/>
              <w:bottom w:val="nil"/>
              <w:right w:val="nil"/>
            </w:tcBorders>
            <w:shd w:val="clear" w:color="000000" w:fill="FCE4D6"/>
            <w:noWrap/>
            <w:vAlign w:val="bottom"/>
          </w:tcPr>
          <w:p w14:paraId="0574B694" w14:textId="77777777" w:rsidR="00560959" w:rsidRPr="0035711B" w:rsidRDefault="00560959" w:rsidP="00560959">
            <w:pPr>
              <w:spacing w:after="0" w:line="240" w:lineRule="auto"/>
              <w:jc w:val="center"/>
              <w:rPr>
                <w:rFonts w:cstheme="minorHAnsi"/>
                <w:bCs/>
              </w:rPr>
            </w:pPr>
            <w:r w:rsidRPr="0035711B">
              <w:rPr>
                <w:rFonts w:cstheme="minorHAnsi"/>
                <w:bCs/>
              </w:rPr>
              <w:t>0.46</w:t>
            </w:r>
          </w:p>
          <w:p w14:paraId="6ADBB29A" w14:textId="5A5A03CE" w:rsidR="00560959" w:rsidRPr="0035711B" w:rsidRDefault="00560959" w:rsidP="0056095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FCE4D6"/>
            <w:noWrap/>
            <w:vAlign w:val="bottom"/>
          </w:tcPr>
          <w:p w14:paraId="5F45D4EC" w14:textId="77777777" w:rsidR="00560959" w:rsidRPr="0035711B" w:rsidRDefault="00560959" w:rsidP="00560959">
            <w:pPr>
              <w:spacing w:after="0" w:line="240" w:lineRule="auto"/>
              <w:jc w:val="center"/>
              <w:rPr>
                <w:rFonts w:cstheme="minorHAnsi"/>
                <w:bCs/>
              </w:rPr>
            </w:pPr>
            <w:r w:rsidRPr="0035711B">
              <w:rPr>
                <w:rFonts w:cstheme="minorHAnsi"/>
                <w:bCs/>
              </w:rPr>
              <w:t>0.20</w:t>
            </w:r>
          </w:p>
          <w:p w14:paraId="095FB8E8" w14:textId="2363A78C" w:rsidR="00560959" w:rsidRPr="0035711B" w:rsidRDefault="00560959" w:rsidP="0056095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448EF357" w14:textId="77777777" w:rsidR="00560959" w:rsidRPr="0035711B" w:rsidRDefault="00560959" w:rsidP="00560959">
            <w:pPr>
              <w:spacing w:after="0" w:line="240" w:lineRule="auto"/>
              <w:jc w:val="center"/>
              <w:rPr>
                <w:rFonts w:cstheme="minorHAnsi"/>
                <w:bCs/>
              </w:rPr>
            </w:pPr>
            <w:r w:rsidRPr="0035711B">
              <w:rPr>
                <w:rFonts w:cstheme="minorHAnsi"/>
                <w:bCs/>
              </w:rPr>
              <w:t>0.39</w:t>
            </w:r>
          </w:p>
          <w:p w14:paraId="3845529B" w14:textId="1EBC38E6"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73124928" w14:textId="77777777" w:rsidR="00560959" w:rsidRPr="0035711B" w:rsidRDefault="00560959" w:rsidP="00560959">
            <w:pPr>
              <w:spacing w:after="0" w:line="240" w:lineRule="auto"/>
              <w:jc w:val="center"/>
              <w:rPr>
                <w:rFonts w:cstheme="minorHAnsi"/>
                <w:bCs/>
              </w:rPr>
            </w:pPr>
            <w:r w:rsidRPr="0035711B">
              <w:rPr>
                <w:rFonts w:cstheme="minorHAnsi"/>
                <w:bCs/>
              </w:rPr>
              <w:t>0.19</w:t>
            </w:r>
          </w:p>
          <w:p w14:paraId="567ED23C" w14:textId="1F58C2AD" w:rsidR="00560959" w:rsidRPr="0035711B" w:rsidRDefault="00560959" w:rsidP="00560959">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5A541E0A" w14:textId="27443A67" w:rsidR="00560959" w:rsidRPr="0035711B" w:rsidRDefault="00560959" w:rsidP="00560959">
            <w:pPr>
              <w:spacing w:after="0" w:line="240" w:lineRule="auto"/>
              <w:jc w:val="center"/>
              <w:rPr>
                <w:rFonts w:cstheme="minorHAnsi"/>
                <w:bCs/>
              </w:rPr>
            </w:pPr>
            <w:r w:rsidRPr="0035711B">
              <w:rPr>
                <w:rFonts w:cstheme="minorHAnsi"/>
                <w:bCs/>
              </w:rPr>
              <w:t>0.26***</w:t>
            </w:r>
          </w:p>
        </w:tc>
        <w:tc>
          <w:tcPr>
            <w:tcW w:w="1153" w:type="dxa"/>
            <w:tcBorders>
              <w:top w:val="nil"/>
              <w:left w:val="nil"/>
              <w:bottom w:val="nil"/>
              <w:right w:val="nil"/>
            </w:tcBorders>
            <w:shd w:val="clear" w:color="auto" w:fill="E2EFD9" w:themeFill="accent6" w:themeFillTint="33"/>
            <w:noWrap/>
            <w:vAlign w:val="bottom"/>
          </w:tcPr>
          <w:p w14:paraId="68114218" w14:textId="1C18F862" w:rsidR="00560959" w:rsidRPr="0035711B" w:rsidRDefault="00560959" w:rsidP="00560959">
            <w:pPr>
              <w:spacing w:after="0" w:line="240" w:lineRule="auto"/>
              <w:jc w:val="center"/>
              <w:rPr>
                <w:rFonts w:cstheme="minorHAnsi"/>
                <w:bCs/>
              </w:rPr>
            </w:pPr>
            <w:r w:rsidRPr="0035711B">
              <w:rPr>
                <w:rFonts w:cstheme="minorHAnsi"/>
                <w:bCs/>
              </w:rPr>
              <w:t>0.20***</w:t>
            </w:r>
          </w:p>
        </w:tc>
      </w:tr>
      <w:tr w:rsidR="00560959" w:rsidRPr="00BF3D27" w14:paraId="6C866F99" w14:textId="77777777" w:rsidTr="00560959">
        <w:trPr>
          <w:trHeight w:val="290"/>
        </w:trPr>
        <w:tc>
          <w:tcPr>
            <w:tcW w:w="3119" w:type="dxa"/>
            <w:tcBorders>
              <w:top w:val="nil"/>
              <w:left w:val="nil"/>
              <w:bottom w:val="nil"/>
              <w:right w:val="nil"/>
            </w:tcBorders>
            <w:shd w:val="clear" w:color="auto" w:fill="auto"/>
            <w:noWrap/>
            <w:vAlign w:val="bottom"/>
            <w:hideMark/>
          </w:tcPr>
          <w:p w14:paraId="1323320E" w14:textId="77777777" w:rsidR="00560959" w:rsidRPr="0035711B" w:rsidRDefault="00560959" w:rsidP="00560959">
            <w:pPr>
              <w:spacing w:after="0" w:line="240" w:lineRule="auto"/>
              <w:rPr>
                <w:rFonts w:cstheme="minorHAnsi"/>
                <w:bCs/>
              </w:rPr>
            </w:pPr>
            <w:r w:rsidRPr="0035711B">
              <w:rPr>
                <w:rFonts w:cstheme="minorHAnsi"/>
                <w:bCs/>
              </w:rPr>
              <w:t>Livelihood Coping: Emergency level</w:t>
            </w:r>
          </w:p>
        </w:tc>
        <w:tc>
          <w:tcPr>
            <w:tcW w:w="1243" w:type="dxa"/>
            <w:tcBorders>
              <w:top w:val="nil"/>
              <w:left w:val="nil"/>
              <w:bottom w:val="nil"/>
              <w:right w:val="nil"/>
            </w:tcBorders>
            <w:shd w:val="clear" w:color="000000" w:fill="FCE4D6"/>
            <w:noWrap/>
            <w:vAlign w:val="bottom"/>
          </w:tcPr>
          <w:p w14:paraId="2B5C05BF" w14:textId="77777777" w:rsidR="00560959" w:rsidRPr="0035711B" w:rsidRDefault="00560959" w:rsidP="00560959">
            <w:pPr>
              <w:spacing w:after="0" w:line="240" w:lineRule="auto"/>
              <w:jc w:val="center"/>
              <w:rPr>
                <w:rFonts w:cstheme="minorHAnsi"/>
                <w:bCs/>
              </w:rPr>
            </w:pPr>
            <w:r w:rsidRPr="0035711B">
              <w:rPr>
                <w:rFonts w:cstheme="minorHAnsi"/>
                <w:bCs/>
              </w:rPr>
              <w:t>0.26</w:t>
            </w:r>
          </w:p>
          <w:p w14:paraId="4843F80F" w14:textId="77BA02A5"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575DE11F" w14:textId="77777777" w:rsidR="00560959" w:rsidRPr="0035711B" w:rsidRDefault="00560959" w:rsidP="00560959">
            <w:pPr>
              <w:spacing w:after="0" w:line="240" w:lineRule="auto"/>
              <w:jc w:val="center"/>
              <w:rPr>
                <w:rFonts w:cstheme="minorHAnsi"/>
                <w:bCs/>
              </w:rPr>
            </w:pPr>
            <w:r w:rsidRPr="0035711B">
              <w:rPr>
                <w:rFonts w:cstheme="minorHAnsi"/>
                <w:bCs/>
              </w:rPr>
              <w:t>0.71</w:t>
            </w:r>
          </w:p>
          <w:p w14:paraId="72904165" w14:textId="1C8CEBD4" w:rsidR="00560959" w:rsidRPr="0035711B" w:rsidRDefault="00560959" w:rsidP="0056095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10E16D9E" w14:textId="77777777" w:rsidR="00560959" w:rsidRPr="0035711B" w:rsidRDefault="00560959" w:rsidP="00560959">
            <w:pPr>
              <w:spacing w:after="0" w:line="240" w:lineRule="auto"/>
              <w:jc w:val="center"/>
              <w:rPr>
                <w:rFonts w:cstheme="minorHAnsi"/>
                <w:bCs/>
              </w:rPr>
            </w:pPr>
            <w:r w:rsidRPr="0035711B">
              <w:rPr>
                <w:rFonts w:cstheme="minorHAnsi"/>
                <w:bCs/>
              </w:rPr>
              <w:t>0.16</w:t>
            </w:r>
          </w:p>
          <w:p w14:paraId="2329B9C0" w14:textId="2CB4CCEC" w:rsidR="00560959" w:rsidRPr="0035711B" w:rsidRDefault="00560959" w:rsidP="00560959">
            <w:pPr>
              <w:spacing w:after="0" w:line="240" w:lineRule="auto"/>
              <w:jc w:val="center"/>
              <w:rPr>
                <w:rFonts w:cstheme="minorHAnsi"/>
                <w:bCs/>
              </w:rPr>
            </w:pPr>
            <w:r w:rsidRPr="0035711B">
              <w:rPr>
                <w:rFonts w:cstheme="minorHAnsi"/>
                <w:bCs/>
              </w:rPr>
              <w:t>(0</w:t>
            </w:r>
            <w:r w:rsidR="00696C26" w:rsidRPr="0035711B">
              <w:rPr>
                <w:rFonts w:cstheme="minorHAnsi"/>
                <w:bCs/>
              </w:rPr>
              <w:t>.</w:t>
            </w:r>
            <w:r w:rsidRPr="0035711B">
              <w:rPr>
                <w:rFonts w:cstheme="minorHAnsi"/>
                <w:bCs/>
              </w:rPr>
              <w:t>02)</w:t>
            </w:r>
          </w:p>
        </w:tc>
        <w:tc>
          <w:tcPr>
            <w:tcW w:w="1243" w:type="dxa"/>
            <w:tcBorders>
              <w:top w:val="nil"/>
              <w:left w:val="nil"/>
              <w:bottom w:val="nil"/>
              <w:right w:val="nil"/>
            </w:tcBorders>
            <w:shd w:val="clear" w:color="000000" w:fill="E2EFDA"/>
            <w:noWrap/>
            <w:vAlign w:val="bottom"/>
          </w:tcPr>
          <w:p w14:paraId="627291A3" w14:textId="77777777" w:rsidR="00560959" w:rsidRPr="0035711B" w:rsidRDefault="00560959" w:rsidP="00560959">
            <w:pPr>
              <w:spacing w:after="0" w:line="240" w:lineRule="auto"/>
              <w:jc w:val="center"/>
              <w:rPr>
                <w:rFonts w:cstheme="minorHAnsi"/>
                <w:bCs/>
              </w:rPr>
            </w:pPr>
            <w:r w:rsidRPr="0035711B">
              <w:rPr>
                <w:rFonts w:cstheme="minorHAnsi"/>
                <w:bCs/>
              </w:rPr>
              <w:t>0.70</w:t>
            </w:r>
          </w:p>
          <w:p w14:paraId="12C7D08C" w14:textId="37CD9CB9" w:rsidR="00560959" w:rsidRPr="0035711B" w:rsidRDefault="00560959" w:rsidP="00560959">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16983D84" w14:textId="5C75409D" w:rsidR="00560959" w:rsidRPr="0035711B" w:rsidRDefault="00560959" w:rsidP="00560959">
            <w:pPr>
              <w:spacing w:after="0" w:line="240" w:lineRule="auto"/>
              <w:jc w:val="center"/>
              <w:rPr>
                <w:rFonts w:cstheme="minorHAnsi"/>
                <w:bCs/>
              </w:rPr>
            </w:pPr>
            <w:r w:rsidRPr="0035711B">
              <w:rPr>
                <w:rFonts w:cstheme="minorHAnsi"/>
                <w:bCs/>
              </w:rPr>
              <w:t>-0.45***</w:t>
            </w:r>
          </w:p>
        </w:tc>
        <w:tc>
          <w:tcPr>
            <w:tcW w:w="1153" w:type="dxa"/>
            <w:tcBorders>
              <w:top w:val="nil"/>
              <w:left w:val="nil"/>
              <w:bottom w:val="nil"/>
              <w:right w:val="nil"/>
            </w:tcBorders>
            <w:shd w:val="clear" w:color="auto" w:fill="E2EFD9" w:themeFill="accent6" w:themeFillTint="33"/>
            <w:noWrap/>
            <w:vAlign w:val="bottom"/>
          </w:tcPr>
          <w:p w14:paraId="697C9C56" w14:textId="193CBF73" w:rsidR="00560959" w:rsidRPr="0035711B" w:rsidRDefault="00560959" w:rsidP="00560959">
            <w:pPr>
              <w:spacing w:after="0" w:line="240" w:lineRule="auto"/>
              <w:jc w:val="center"/>
              <w:rPr>
                <w:rFonts w:cstheme="minorHAnsi"/>
                <w:bCs/>
              </w:rPr>
            </w:pPr>
            <w:r w:rsidRPr="0035711B">
              <w:rPr>
                <w:rFonts w:cstheme="minorHAnsi"/>
                <w:bCs/>
              </w:rPr>
              <w:t>-0.54***</w:t>
            </w:r>
          </w:p>
        </w:tc>
      </w:tr>
      <w:tr w:rsidR="00560959" w:rsidRPr="00BF3D27" w14:paraId="3596AE1B"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7C74310C" w14:textId="77777777" w:rsidR="00560959" w:rsidRPr="0035711B" w:rsidRDefault="00560959" w:rsidP="00560959">
            <w:pPr>
              <w:spacing w:after="0" w:line="240" w:lineRule="auto"/>
              <w:rPr>
                <w:rFonts w:cstheme="minorHAnsi"/>
                <w:bCs/>
              </w:rPr>
            </w:pPr>
            <w:r w:rsidRPr="0035711B">
              <w:rPr>
                <w:rFonts w:cstheme="minorHAnsi"/>
                <w:bCs/>
              </w:rPr>
              <w:t>Food Expenditure Share: FES</w:t>
            </w:r>
          </w:p>
        </w:tc>
        <w:tc>
          <w:tcPr>
            <w:tcW w:w="1243" w:type="dxa"/>
            <w:tcBorders>
              <w:top w:val="nil"/>
              <w:left w:val="nil"/>
              <w:bottom w:val="single" w:sz="12" w:space="0" w:color="auto"/>
              <w:right w:val="nil"/>
            </w:tcBorders>
            <w:shd w:val="clear" w:color="000000" w:fill="FCE4D6"/>
            <w:noWrap/>
            <w:vAlign w:val="bottom"/>
          </w:tcPr>
          <w:p w14:paraId="4FFBC469" w14:textId="77777777" w:rsidR="00560959" w:rsidRPr="0035711B" w:rsidRDefault="00560959" w:rsidP="00560959">
            <w:pPr>
              <w:spacing w:after="0" w:line="240" w:lineRule="auto"/>
              <w:jc w:val="center"/>
              <w:rPr>
                <w:rFonts w:cstheme="minorHAnsi"/>
                <w:bCs/>
              </w:rPr>
            </w:pPr>
            <w:r w:rsidRPr="0035711B">
              <w:rPr>
                <w:rFonts w:cstheme="minorHAnsi"/>
                <w:bCs/>
              </w:rPr>
              <w:t>0.70</w:t>
            </w:r>
          </w:p>
          <w:p w14:paraId="108A8BEE" w14:textId="3BE50420"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FCE4D6"/>
            <w:noWrap/>
            <w:vAlign w:val="bottom"/>
          </w:tcPr>
          <w:p w14:paraId="1B6F9615" w14:textId="77777777" w:rsidR="00560959" w:rsidRPr="0035711B" w:rsidRDefault="00560959" w:rsidP="00560959">
            <w:pPr>
              <w:spacing w:after="0" w:line="240" w:lineRule="auto"/>
              <w:jc w:val="center"/>
              <w:rPr>
                <w:rFonts w:cstheme="minorHAnsi"/>
                <w:bCs/>
              </w:rPr>
            </w:pPr>
            <w:r w:rsidRPr="0035711B">
              <w:rPr>
                <w:rFonts w:cstheme="minorHAnsi"/>
                <w:bCs/>
              </w:rPr>
              <w:t>0.78</w:t>
            </w:r>
          </w:p>
          <w:p w14:paraId="2E26D299" w14:textId="56D72ED0"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auto" w:fill="E2EFD9" w:themeFill="accent6" w:themeFillTint="33"/>
            <w:noWrap/>
            <w:vAlign w:val="bottom"/>
          </w:tcPr>
          <w:p w14:paraId="10A02933" w14:textId="77777777" w:rsidR="00560959" w:rsidRPr="0035711B" w:rsidRDefault="00560959" w:rsidP="00560959">
            <w:pPr>
              <w:spacing w:after="0" w:line="240" w:lineRule="auto"/>
              <w:jc w:val="center"/>
              <w:rPr>
                <w:rFonts w:cstheme="minorHAnsi"/>
                <w:bCs/>
              </w:rPr>
            </w:pPr>
            <w:r w:rsidRPr="0035711B">
              <w:rPr>
                <w:rFonts w:cstheme="minorHAnsi"/>
                <w:bCs/>
              </w:rPr>
              <w:t>0.72</w:t>
            </w:r>
          </w:p>
          <w:p w14:paraId="226A06B5" w14:textId="370F7E4C"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E2EFDA"/>
            <w:noWrap/>
            <w:vAlign w:val="bottom"/>
          </w:tcPr>
          <w:p w14:paraId="5BA56897" w14:textId="77777777" w:rsidR="00560959" w:rsidRPr="0035711B" w:rsidRDefault="00560959" w:rsidP="00560959">
            <w:pPr>
              <w:spacing w:after="0" w:line="240" w:lineRule="auto"/>
              <w:jc w:val="center"/>
              <w:rPr>
                <w:rFonts w:cstheme="minorHAnsi"/>
                <w:bCs/>
              </w:rPr>
            </w:pPr>
            <w:r w:rsidRPr="0035711B">
              <w:rPr>
                <w:rFonts w:cstheme="minorHAnsi"/>
                <w:bCs/>
              </w:rPr>
              <w:t>0.80</w:t>
            </w:r>
          </w:p>
          <w:p w14:paraId="58902066" w14:textId="608E1B8C" w:rsidR="00560959" w:rsidRPr="0035711B" w:rsidRDefault="00560959" w:rsidP="00560959">
            <w:pPr>
              <w:spacing w:after="0" w:line="240" w:lineRule="auto"/>
              <w:jc w:val="center"/>
              <w:rPr>
                <w:rFonts w:cstheme="minorHAnsi"/>
                <w:bCs/>
              </w:rPr>
            </w:pPr>
            <w:r w:rsidRPr="0035711B">
              <w:rPr>
                <w:rFonts w:cstheme="minorHAnsi"/>
                <w:bCs/>
              </w:rPr>
              <w:t>(0.01)</w:t>
            </w:r>
          </w:p>
        </w:tc>
        <w:tc>
          <w:tcPr>
            <w:tcW w:w="1018" w:type="dxa"/>
            <w:tcBorders>
              <w:top w:val="nil"/>
              <w:left w:val="nil"/>
              <w:bottom w:val="single" w:sz="12" w:space="0" w:color="auto"/>
              <w:right w:val="nil"/>
            </w:tcBorders>
            <w:shd w:val="clear" w:color="auto" w:fill="FBE4D5" w:themeFill="accent2" w:themeFillTint="33"/>
            <w:noWrap/>
            <w:vAlign w:val="bottom"/>
          </w:tcPr>
          <w:p w14:paraId="2C37D04F" w14:textId="46C3A8F1" w:rsidR="00560959" w:rsidRPr="0035711B" w:rsidRDefault="00560959" w:rsidP="00560959">
            <w:pPr>
              <w:spacing w:after="0" w:line="240" w:lineRule="auto"/>
              <w:jc w:val="center"/>
              <w:rPr>
                <w:rFonts w:cstheme="minorHAnsi"/>
                <w:bCs/>
              </w:rPr>
            </w:pPr>
            <w:r w:rsidRPr="0035711B">
              <w:rPr>
                <w:rFonts w:cstheme="minorHAnsi"/>
                <w:bCs/>
              </w:rPr>
              <w:t>-0.08***</w:t>
            </w:r>
          </w:p>
        </w:tc>
        <w:tc>
          <w:tcPr>
            <w:tcW w:w="1153" w:type="dxa"/>
            <w:tcBorders>
              <w:top w:val="nil"/>
              <w:left w:val="nil"/>
              <w:bottom w:val="single" w:sz="12" w:space="0" w:color="auto"/>
              <w:right w:val="nil"/>
            </w:tcBorders>
            <w:shd w:val="clear" w:color="auto" w:fill="E2EFD9" w:themeFill="accent6" w:themeFillTint="33"/>
            <w:noWrap/>
            <w:vAlign w:val="bottom"/>
          </w:tcPr>
          <w:p w14:paraId="743F25B6" w14:textId="474A344A" w:rsidR="00560959" w:rsidRPr="0035711B" w:rsidRDefault="00560959" w:rsidP="00560959">
            <w:pPr>
              <w:spacing w:after="0" w:line="240" w:lineRule="auto"/>
              <w:jc w:val="center"/>
              <w:rPr>
                <w:rFonts w:cstheme="minorHAnsi"/>
                <w:bCs/>
              </w:rPr>
            </w:pPr>
            <w:r w:rsidRPr="0035711B">
              <w:rPr>
                <w:rFonts w:cstheme="minorHAnsi"/>
                <w:bCs/>
              </w:rPr>
              <w:t>-0.08***</w:t>
            </w:r>
          </w:p>
        </w:tc>
      </w:tr>
      <w:tr w:rsidR="00560959" w:rsidRPr="00BF3D27" w14:paraId="58C5FC14" w14:textId="77777777" w:rsidTr="00AD13A1">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70A2065E" w14:textId="77777777" w:rsidR="00560959" w:rsidRPr="0035711B" w:rsidRDefault="00560959" w:rsidP="00560959">
            <w:pPr>
              <w:spacing w:after="0" w:line="240" w:lineRule="auto"/>
              <w:rPr>
                <w:rFonts w:cstheme="minorHAnsi"/>
                <w:b/>
              </w:rPr>
            </w:pPr>
            <w:r w:rsidRPr="0035711B">
              <w:rPr>
                <w:rFonts w:cstheme="minorHAnsi"/>
                <w:b/>
              </w:rPr>
              <w:t>N</w:t>
            </w:r>
          </w:p>
        </w:tc>
        <w:tc>
          <w:tcPr>
            <w:tcW w:w="1243" w:type="dxa"/>
            <w:tcBorders>
              <w:top w:val="single" w:sz="12" w:space="0" w:color="auto"/>
              <w:left w:val="nil"/>
              <w:bottom w:val="single" w:sz="12" w:space="0" w:color="auto"/>
              <w:right w:val="nil"/>
            </w:tcBorders>
            <w:shd w:val="clear" w:color="000000" w:fill="FCE4D6"/>
            <w:noWrap/>
            <w:vAlign w:val="bottom"/>
          </w:tcPr>
          <w:p w14:paraId="12DB25B5" w14:textId="37E2D5EC" w:rsidR="00560959" w:rsidRPr="0035711B" w:rsidRDefault="005131A7" w:rsidP="00560959">
            <w:pPr>
              <w:spacing w:after="0" w:line="240" w:lineRule="auto"/>
              <w:jc w:val="center"/>
              <w:rPr>
                <w:rFonts w:cstheme="minorHAnsi"/>
                <w:b/>
              </w:rPr>
            </w:pPr>
            <w:r w:rsidRPr="0035711B">
              <w:rPr>
                <w:rFonts w:cstheme="minorHAnsi"/>
                <w:b/>
              </w:rPr>
              <w:t>353</w:t>
            </w:r>
          </w:p>
        </w:tc>
        <w:tc>
          <w:tcPr>
            <w:tcW w:w="1243" w:type="dxa"/>
            <w:tcBorders>
              <w:top w:val="single" w:sz="12" w:space="0" w:color="auto"/>
              <w:left w:val="nil"/>
              <w:bottom w:val="single" w:sz="12" w:space="0" w:color="auto"/>
              <w:right w:val="nil"/>
            </w:tcBorders>
            <w:shd w:val="clear" w:color="000000" w:fill="FCE4D6"/>
            <w:noWrap/>
            <w:vAlign w:val="bottom"/>
          </w:tcPr>
          <w:p w14:paraId="7C425768" w14:textId="226188C9" w:rsidR="00560959" w:rsidRPr="0035711B" w:rsidRDefault="005131A7" w:rsidP="00560959">
            <w:pPr>
              <w:spacing w:after="0" w:line="240" w:lineRule="auto"/>
              <w:jc w:val="center"/>
              <w:rPr>
                <w:rFonts w:cstheme="minorHAnsi"/>
                <w:b/>
              </w:rPr>
            </w:pPr>
            <w:r w:rsidRPr="0035711B">
              <w:rPr>
                <w:rFonts w:cstheme="minorHAnsi"/>
                <w:b/>
              </w:rPr>
              <w:t>24</w:t>
            </w:r>
            <w:r w:rsidR="0015443D" w:rsidRPr="0035711B">
              <w:rPr>
                <w:rFonts w:cstheme="minorHAnsi"/>
                <w:b/>
              </w:rPr>
              <w:t>8</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18203C00" w14:textId="10605FCA" w:rsidR="00560959" w:rsidRPr="0035711B" w:rsidRDefault="00D67F3E" w:rsidP="00560959">
            <w:pPr>
              <w:spacing w:after="0" w:line="240" w:lineRule="auto"/>
              <w:jc w:val="center"/>
              <w:rPr>
                <w:rFonts w:cstheme="minorHAnsi"/>
                <w:b/>
              </w:rPr>
            </w:pPr>
            <w:r w:rsidRPr="0035711B">
              <w:rPr>
                <w:rFonts w:cstheme="minorHAnsi"/>
                <w:b/>
              </w:rPr>
              <w:t>407</w:t>
            </w:r>
          </w:p>
        </w:tc>
        <w:tc>
          <w:tcPr>
            <w:tcW w:w="1243" w:type="dxa"/>
            <w:tcBorders>
              <w:top w:val="single" w:sz="12" w:space="0" w:color="auto"/>
              <w:left w:val="nil"/>
              <w:bottom w:val="single" w:sz="12" w:space="0" w:color="auto"/>
              <w:right w:val="nil"/>
            </w:tcBorders>
            <w:shd w:val="clear" w:color="000000" w:fill="E2EFDA"/>
            <w:noWrap/>
            <w:vAlign w:val="bottom"/>
          </w:tcPr>
          <w:p w14:paraId="27AA925C" w14:textId="6687EC10" w:rsidR="00560959" w:rsidRPr="0035711B" w:rsidRDefault="00D67F3E" w:rsidP="00560959">
            <w:pPr>
              <w:spacing w:after="0" w:line="240" w:lineRule="auto"/>
              <w:jc w:val="center"/>
              <w:rPr>
                <w:rFonts w:cstheme="minorHAnsi"/>
                <w:b/>
              </w:rPr>
            </w:pPr>
            <w:r w:rsidRPr="0035711B">
              <w:rPr>
                <w:rFonts w:cstheme="minorHAnsi"/>
                <w:b/>
              </w:rPr>
              <w:t>408</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55BD9C67" w14:textId="6DA810BA" w:rsidR="00560959" w:rsidRPr="0035711B" w:rsidRDefault="005131A7" w:rsidP="00560959">
            <w:pPr>
              <w:spacing w:after="0" w:line="240" w:lineRule="auto"/>
              <w:jc w:val="center"/>
              <w:rPr>
                <w:rFonts w:cstheme="minorHAnsi"/>
                <w:b/>
              </w:rPr>
            </w:pPr>
            <w:r w:rsidRPr="0035711B">
              <w:rPr>
                <w:rFonts w:cstheme="minorHAnsi"/>
                <w:b/>
              </w:rPr>
              <w:t>601</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tcPr>
          <w:p w14:paraId="6625F21C" w14:textId="1E76B277" w:rsidR="00560959" w:rsidRPr="0035711B" w:rsidRDefault="006E5F59" w:rsidP="00560959">
            <w:pPr>
              <w:spacing w:after="0" w:line="240" w:lineRule="auto"/>
              <w:jc w:val="center"/>
              <w:rPr>
                <w:rFonts w:cstheme="minorHAnsi"/>
                <w:b/>
              </w:rPr>
            </w:pPr>
            <w:r w:rsidRPr="0035711B">
              <w:rPr>
                <w:rFonts w:cstheme="minorHAnsi"/>
                <w:b/>
              </w:rPr>
              <w:t>815</w:t>
            </w:r>
          </w:p>
        </w:tc>
      </w:tr>
    </w:tbl>
    <w:p w14:paraId="02AD3694" w14:textId="77777777" w:rsidR="00E54553" w:rsidRPr="0035711B" w:rsidRDefault="00E54553" w:rsidP="00E5455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A138DC7" w14:textId="77777777" w:rsidR="00E54553" w:rsidRPr="0035711B" w:rsidRDefault="00E54553" w:rsidP="00E54553">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5A7DA691" w14:textId="77777777" w:rsidR="00560959" w:rsidRPr="00BF3D27" w:rsidRDefault="00560959" w:rsidP="0039620F">
      <w:pPr>
        <w:spacing w:before="240"/>
        <w:rPr>
          <w:rFonts w:cstheme="minorHAnsi"/>
        </w:rPr>
      </w:pPr>
    </w:p>
    <w:p w14:paraId="57E28E73" w14:textId="092BB98C" w:rsidR="000B10C4" w:rsidRPr="0035711B" w:rsidRDefault="00BA2B38" w:rsidP="00BC4FD3">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Summary</w:t>
      </w:r>
      <w:r w:rsidR="005732EC" w:rsidRPr="0035711B">
        <w:rPr>
          <w:rFonts w:asciiTheme="minorHAnsi" w:hAnsiTheme="minorHAnsi" w:cstheme="minorHAnsi"/>
          <w:b/>
          <w:bCs/>
        </w:rPr>
        <w:t xml:space="preserve"> of the </w:t>
      </w:r>
      <w:r w:rsidR="000B10C4" w:rsidRPr="0035711B">
        <w:rPr>
          <w:rFonts w:asciiTheme="minorHAnsi" w:hAnsiTheme="minorHAnsi" w:cstheme="minorHAnsi"/>
          <w:b/>
          <w:bCs/>
        </w:rPr>
        <w:t>Ecuador</w:t>
      </w:r>
      <w:r w:rsidR="008C4BA7" w:rsidRPr="0035711B">
        <w:rPr>
          <w:rFonts w:asciiTheme="minorHAnsi" w:hAnsiTheme="minorHAnsi" w:cstheme="minorHAnsi"/>
          <w:b/>
          <w:bCs/>
        </w:rPr>
        <w:t xml:space="preserve"> Study</w:t>
      </w:r>
    </w:p>
    <w:p w14:paraId="68EF15A4" w14:textId="77777777" w:rsidR="00123881" w:rsidRPr="0035711B" w:rsidRDefault="00123881" w:rsidP="00123881">
      <w:pPr>
        <w:pStyle w:val="ListParagraph"/>
        <w:numPr>
          <w:ilvl w:val="0"/>
          <w:numId w:val="13"/>
        </w:numPr>
        <w:spacing w:line="276" w:lineRule="auto"/>
        <w:rPr>
          <w:rFonts w:cstheme="minorHAnsi"/>
          <w:sz w:val="24"/>
          <w:szCs w:val="24"/>
        </w:rPr>
      </w:pPr>
      <w:r w:rsidRPr="0035711B">
        <w:rPr>
          <w:rFonts w:cstheme="minorHAnsi"/>
          <w:sz w:val="24"/>
          <w:szCs w:val="24"/>
        </w:rPr>
        <w:t>The remote and F2F sample are very much alike. The main difference is between the low- and high-end households, where there are some significant differences.</w:t>
      </w:r>
    </w:p>
    <w:p w14:paraId="371E1563" w14:textId="5269DB82" w:rsidR="00123881" w:rsidRPr="0035711B" w:rsidRDefault="00123881" w:rsidP="00123881">
      <w:pPr>
        <w:pStyle w:val="ListParagraph"/>
        <w:numPr>
          <w:ilvl w:val="1"/>
          <w:numId w:val="13"/>
        </w:numPr>
        <w:spacing w:line="276" w:lineRule="auto"/>
        <w:rPr>
          <w:rFonts w:cstheme="minorHAnsi"/>
          <w:sz w:val="24"/>
          <w:szCs w:val="24"/>
        </w:rPr>
      </w:pPr>
      <w:r w:rsidRPr="0035711B">
        <w:rPr>
          <w:rFonts w:cstheme="minorHAnsi"/>
          <w:sz w:val="24"/>
          <w:szCs w:val="24"/>
        </w:rPr>
        <w:t>There are significantly more households (6%) in the remote tha</w:t>
      </w:r>
      <w:r w:rsidR="0010218F" w:rsidRPr="0035711B">
        <w:rPr>
          <w:rFonts w:cstheme="minorHAnsi"/>
          <w:sz w:val="24"/>
          <w:szCs w:val="24"/>
        </w:rPr>
        <w:t>n</w:t>
      </w:r>
      <w:r w:rsidRPr="0035711B">
        <w:rPr>
          <w:rFonts w:cstheme="minorHAnsi"/>
          <w:sz w:val="24"/>
          <w:szCs w:val="24"/>
        </w:rPr>
        <w:t xml:space="preserve"> the F2F having regular income compared.</w:t>
      </w:r>
    </w:p>
    <w:p w14:paraId="18274485" w14:textId="77777777" w:rsidR="00123881" w:rsidRPr="0035711B" w:rsidRDefault="00123881" w:rsidP="00123881">
      <w:pPr>
        <w:pStyle w:val="ListParagraph"/>
        <w:numPr>
          <w:ilvl w:val="1"/>
          <w:numId w:val="13"/>
        </w:numPr>
        <w:spacing w:line="276" w:lineRule="auto"/>
        <w:rPr>
          <w:rFonts w:cstheme="minorHAnsi"/>
          <w:sz w:val="24"/>
          <w:szCs w:val="24"/>
        </w:rPr>
      </w:pPr>
      <w:r w:rsidRPr="0035711B">
        <w:rPr>
          <w:rFonts w:cstheme="minorHAnsi"/>
          <w:sz w:val="24"/>
          <w:szCs w:val="24"/>
        </w:rPr>
        <w:t>On the other hand, there are few households (8%) in the remote survey compared to F2F group that did not have any source of income to depend on</w:t>
      </w:r>
    </w:p>
    <w:p w14:paraId="20B12C0A" w14:textId="77777777"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Systematically, rCARI overstate the food insecurity numbers compared to CARI across the surveyed population regardless of the method of aggregation applied.</w:t>
      </w:r>
    </w:p>
    <w:p w14:paraId="5AC72FC9" w14:textId="4C749B2D" w:rsidR="000B10C4" w:rsidRPr="0035711B" w:rsidRDefault="00D349F0" w:rsidP="0085218E">
      <w:pPr>
        <w:pStyle w:val="ListParagraph"/>
        <w:numPr>
          <w:ilvl w:val="1"/>
          <w:numId w:val="13"/>
        </w:numPr>
        <w:spacing w:line="276" w:lineRule="auto"/>
        <w:rPr>
          <w:rFonts w:cstheme="minorHAnsi"/>
          <w:sz w:val="24"/>
          <w:szCs w:val="24"/>
        </w:rPr>
      </w:pPr>
      <w:r w:rsidRPr="0035711B">
        <w:rPr>
          <w:rFonts w:cstheme="minorHAnsi"/>
          <w:sz w:val="24"/>
          <w:szCs w:val="24"/>
        </w:rPr>
        <w:lastRenderedPageBreak/>
        <w:t xml:space="preserve">In term of food </w:t>
      </w:r>
      <w:r w:rsidR="000B10C4" w:rsidRPr="0035711B">
        <w:rPr>
          <w:rFonts w:cstheme="minorHAnsi"/>
          <w:sz w:val="24"/>
          <w:szCs w:val="24"/>
        </w:rPr>
        <w:t xml:space="preserve">insecurity/vulnerable or emergency category, </w:t>
      </w:r>
      <w:r w:rsidR="001506DC" w:rsidRPr="0035711B">
        <w:rPr>
          <w:rFonts w:cstheme="minorHAnsi"/>
          <w:sz w:val="24"/>
          <w:szCs w:val="24"/>
        </w:rPr>
        <w:t>rCARI overestimates</w:t>
      </w:r>
      <w:r w:rsidR="000B10C4" w:rsidRPr="0035711B">
        <w:rPr>
          <w:rFonts w:cstheme="minorHAnsi"/>
          <w:sz w:val="24"/>
          <w:szCs w:val="24"/>
        </w:rPr>
        <w:t xml:space="preserve"> between 7 and 17 percent </w:t>
      </w:r>
      <w:r w:rsidR="001506DC" w:rsidRPr="0035711B">
        <w:rPr>
          <w:rFonts w:cstheme="minorHAnsi"/>
          <w:sz w:val="24"/>
          <w:szCs w:val="24"/>
        </w:rPr>
        <w:t>points</w:t>
      </w:r>
      <w:r w:rsidR="006455AB" w:rsidRPr="0035711B">
        <w:rPr>
          <w:rFonts w:cstheme="minorHAnsi"/>
          <w:sz w:val="24"/>
          <w:szCs w:val="24"/>
        </w:rPr>
        <w:t xml:space="preserve"> compared to</w:t>
      </w:r>
      <w:r w:rsidR="000B10C4" w:rsidRPr="0035711B">
        <w:rPr>
          <w:rFonts w:cstheme="minorHAnsi"/>
          <w:sz w:val="24"/>
          <w:szCs w:val="24"/>
        </w:rPr>
        <w:t xml:space="preserve"> </w:t>
      </w:r>
      <w:r w:rsidR="000E75B4" w:rsidRPr="0035711B">
        <w:rPr>
          <w:rFonts w:cstheme="minorHAnsi"/>
          <w:sz w:val="24"/>
          <w:szCs w:val="24"/>
        </w:rPr>
        <w:t>CARI.</w:t>
      </w:r>
    </w:p>
    <w:p w14:paraId="19C20FAD" w14:textId="282AC664"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Remote households tend to have better and varied food consumption (</w:t>
      </w:r>
      <w:r w:rsidR="00D313E5" w:rsidRPr="0035711B">
        <w:rPr>
          <w:rFonts w:cstheme="minorHAnsi"/>
          <w:sz w:val="24"/>
          <w:szCs w:val="24"/>
        </w:rPr>
        <w:t>52.54</w:t>
      </w:r>
      <w:r w:rsidRPr="0035711B">
        <w:rPr>
          <w:rFonts w:cstheme="minorHAnsi"/>
          <w:sz w:val="24"/>
          <w:szCs w:val="24"/>
        </w:rPr>
        <w:t>) compared to households interviewed in F2F (</w:t>
      </w:r>
      <w:r w:rsidR="00D313E5" w:rsidRPr="0035711B">
        <w:rPr>
          <w:rFonts w:cstheme="minorHAnsi"/>
          <w:sz w:val="24"/>
          <w:szCs w:val="24"/>
        </w:rPr>
        <w:t>46.28</w:t>
      </w:r>
      <w:r w:rsidRPr="0035711B">
        <w:rPr>
          <w:rFonts w:cstheme="minorHAnsi"/>
          <w:sz w:val="24"/>
          <w:szCs w:val="24"/>
        </w:rPr>
        <w:t>).</w:t>
      </w:r>
    </w:p>
    <w:p w14:paraId="62EAAD7A" w14:textId="3C09F00B"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 xml:space="preserve">The average FES </w:t>
      </w:r>
      <w:r w:rsidR="00CB46C5" w:rsidRPr="0035711B">
        <w:rPr>
          <w:rFonts w:cstheme="minorHAnsi"/>
          <w:sz w:val="24"/>
          <w:szCs w:val="24"/>
        </w:rPr>
        <w:t xml:space="preserve">is significantly different </w:t>
      </w:r>
      <w:r w:rsidR="00003BFB" w:rsidRPr="0035711B">
        <w:rPr>
          <w:rFonts w:cstheme="minorHAnsi"/>
          <w:sz w:val="24"/>
          <w:szCs w:val="24"/>
        </w:rPr>
        <w:t>across the modalities</w:t>
      </w:r>
      <w:r w:rsidR="00CB46C5" w:rsidRPr="0035711B">
        <w:rPr>
          <w:rFonts w:cstheme="minorHAnsi"/>
          <w:sz w:val="24"/>
          <w:szCs w:val="24"/>
        </w:rPr>
        <w:t xml:space="preserve"> </w:t>
      </w:r>
      <w:r w:rsidRPr="0035711B">
        <w:rPr>
          <w:rFonts w:cstheme="minorHAnsi"/>
          <w:sz w:val="24"/>
          <w:szCs w:val="24"/>
        </w:rPr>
        <w:t>(79 percent for remote and 71 percent for F2F).</w:t>
      </w:r>
    </w:p>
    <w:p w14:paraId="4D008A6C" w14:textId="05E01584" w:rsidR="00003BFB" w:rsidRPr="0035711B" w:rsidRDefault="00003BFB" w:rsidP="002474CC">
      <w:pPr>
        <w:pStyle w:val="ListParagraph"/>
        <w:numPr>
          <w:ilvl w:val="1"/>
          <w:numId w:val="13"/>
        </w:numPr>
        <w:spacing w:line="276" w:lineRule="auto"/>
        <w:rPr>
          <w:rFonts w:cstheme="minorHAnsi"/>
          <w:sz w:val="24"/>
          <w:szCs w:val="24"/>
        </w:rPr>
      </w:pPr>
      <w:r w:rsidRPr="0035711B">
        <w:rPr>
          <w:rFonts w:cstheme="minorHAnsi"/>
          <w:sz w:val="24"/>
          <w:szCs w:val="24"/>
        </w:rPr>
        <w:t xml:space="preserve">In terms of FES, a higher percentage of households in the remote </w:t>
      </w:r>
      <w:r w:rsidR="00AF6BEC" w:rsidRPr="0035711B">
        <w:rPr>
          <w:rFonts w:cstheme="minorHAnsi"/>
          <w:sz w:val="24"/>
          <w:szCs w:val="24"/>
        </w:rPr>
        <w:t xml:space="preserve">(68 percent of households) </w:t>
      </w:r>
      <w:r w:rsidRPr="0035711B">
        <w:rPr>
          <w:rFonts w:cstheme="minorHAnsi"/>
          <w:sz w:val="24"/>
          <w:szCs w:val="24"/>
        </w:rPr>
        <w:t>survey tend to be more vulnerable</w:t>
      </w:r>
      <w:r w:rsidR="00AF6BEC" w:rsidRPr="0035711B">
        <w:rPr>
          <w:rFonts w:cstheme="minorHAnsi"/>
          <w:sz w:val="24"/>
          <w:szCs w:val="24"/>
        </w:rPr>
        <w:t xml:space="preserve"> (</w:t>
      </w:r>
      <w:r w:rsidR="00C52EC0" w:rsidRPr="0035711B">
        <w:rPr>
          <w:rFonts w:cstheme="minorHAnsi"/>
          <w:sz w:val="24"/>
          <w:szCs w:val="24"/>
        </w:rPr>
        <w:t xml:space="preserve">food expenditure making up 75 percent of the total household expenditure) </w:t>
      </w:r>
      <w:r w:rsidR="00AF6BEC" w:rsidRPr="0035711B">
        <w:rPr>
          <w:rFonts w:cstheme="minorHAnsi"/>
          <w:sz w:val="24"/>
          <w:szCs w:val="24"/>
        </w:rPr>
        <w:t>compared to F2F</w:t>
      </w:r>
      <w:r w:rsidR="00C52EC0" w:rsidRPr="0035711B">
        <w:rPr>
          <w:rFonts w:cstheme="minorHAnsi"/>
          <w:sz w:val="24"/>
          <w:szCs w:val="24"/>
        </w:rPr>
        <w:t xml:space="preserve"> (</w:t>
      </w:r>
      <w:r w:rsidR="0031502E" w:rsidRPr="0035711B">
        <w:rPr>
          <w:rFonts w:cstheme="minorHAnsi"/>
          <w:sz w:val="24"/>
          <w:szCs w:val="24"/>
        </w:rPr>
        <w:t>49 percent of households)</w:t>
      </w:r>
      <w:r w:rsidRPr="0035711B">
        <w:rPr>
          <w:rFonts w:cstheme="minorHAnsi"/>
          <w:sz w:val="24"/>
          <w:szCs w:val="24"/>
        </w:rPr>
        <w:t xml:space="preserve">. </w:t>
      </w:r>
    </w:p>
    <w:p w14:paraId="600E1BFA" w14:textId="52266765"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 xml:space="preserve">rCSI </w:t>
      </w:r>
      <w:r w:rsidR="00E96115" w:rsidRPr="0035711B">
        <w:rPr>
          <w:rFonts w:cstheme="minorHAnsi"/>
          <w:sz w:val="24"/>
          <w:szCs w:val="24"/>
        </w:rPr>
        <w:t xml:space="preserve">reporting </w:t>
      </w:r>
      <w:r w:rsidRPr="0035711B">
        <w:rPr>
          <w:rFonts w:cstheme="minorHAnsi"/>
          <w:sz w:val="24"/>
          <w:szCs w:val="24"/>
        </w:rPr>
        <w:t xml:space="preserve">varies significantly between </w:t>
      </w:r>
      <w:r w:rsidR="00E96115" w:rsidRPr="0035711B">
        <w:rPr>
          <w:rFonts w:cstheme="minorHAnsi"/>
          <w:sz w:val="24"/>
          <w:szCs w:val="24"/>
        </w:rPr>
        <w:t>modalities</w:t>
      </w:r>
      <w:r w:rsidRPr="0035711B">
        <w:rPr>
          <w:rFonts w:cstheme="minorHAnsi"/>
          <w:sz w:val="24"/>
          <w:szCs w:val="24"/>
        </w:rPr>
        <w:t>. Households tend to exaggerate their vulnerability</w:t>
      </w:r>
      <w:r w:rsidR="000646D9" w:rsidRPr="0035711B">
        <w:rPr>
          <w:rFonts w:cstheme="minorHAnsi"/>
          <w:sz w:val="24"/>
          <w:szCs w:val="24"/>
        </w:rPr>
        <w:t xml:space="preserve"> over the phone</w:t>
      </w:r>
      <w:r w:rsidR="000E75B4" w:rsidRPr="0035711B">
        <w:rPr>
          <w:rFonts w:cstheme="minorHAnsi"/>
          <w:sz w:val="24"/>
          <w:szCs w:val="24"/>
        </w:rPr>
        <w:t>.</w:t>
      </w:r>
    </w:p>
    <w:p w14:paraId="18542CED" w14:textId="0ACCCBC0"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 xml:space="preserve">LCS reporting significantly varies across the different strategies between remote and F2F. </w:t>
      </w:r>
      <w:r w:rsidR="00A905B1" w:rsidRPr="0035711B">
        <w:rPr>
          <w:rFonts w:cstheme="minorHAnsi"/>
          <w:sz w:val="24"/>
          <w:szCs w:val="24"/>
        </w:rPr>
        <w:t>70</w:t>
      </w:r>
      <w:r w:rsidR="009E03F5" w:rsidRPr="0035711B">
        <w:rPr>
          <w:rFonts w:cstheme="minorHAnsi"/>
          <w:sz w:val="24"/>
          <w:szCs w:val="24"/>
        </w:rPr>
        <w:t xml:space="preserve"> percent of</w:t>
      </w:r>
      <w:r w:rsidRPr="0035711B">
        <w:rPr>
          <w:rFonts w:cstheme="minorHAnsi"/>
          <w:sz w:val="24"/>
          <w:szCs w:val="24"/>
        </w:rPr>
        <w:t xml:space="preserve"> households </w:t>
      </w:r>
      <w:r w:rsidR="009E03F5" w:rsidRPr="0035711B">
        <w:rPr>
          <w:rFonts w:cstheme="minorHAnsi"/>
          <w:sz w:val="24"/>
          <w:szCs w:val="24"/>
        </w:rPr>
        <w:t xml:space="preserve">adopted </w:t>
      </w:r>
      <w:r w:rsidRPr="0035711B">
        <w:rPr>
          <w:rFonts w:cstheme="minorHAnsi"/>
          <w:sz w:val="24"/>
          <w:szCs w:val="24"/>
        </w:rPr>
        <w:t>emergency coping strategies in the remote version being 70 percent compare to the 21 percent found in the F2F (difference of 50%)</w:t>
      </w:r>
    </w:p>
    <w:p w14:paraId="36076437" w14:textId="4FC0006F" w:rsidR="000B10C4" w:rsidRPr="0035711B" w:rsidRDefault="00A0235B" w:rsidP="0085218E">
      <w:pPr>
        <w:pStyle w:val="ListParagraph"/>
        <w:numPr>
          <w:ilvl w:val="0"/>
          <w:numId w:val="13"/>
        </w:numPr>
        <w:spacing w:line="276" w:lineRule="auto"/>
        <w:rPr>
          <w:rFonts w:cstheme="minorHAnsi"/>
        </w:rPr>
      </w:pPr>
      <w:r w:rsidRPr="0035711B">
        <w:rPr>
          <w:rFonts w:cstheme="minorHAnsi"/>
          <w:sz w:val="24"/>
          <w:szCs w:val="24"/>
        </w:rPr>
        <w:t>Gender d</w:t>
      </w:r>
      <w:r w:rsidR="000B10C4" w:rsidRPr="0035711B">
        <w:rPr>
          <w:rFonts w:cstheme="minorHAnsi"/>
          <w:sz w:val="24"/>
          <w:szCs w:val="24"/>
        </w:rPr>
        <w:t xml:space="preserve">isaggregated results show a consistent trend of over reporting of food consumption and exaggerating vulnerability over the phone compared to </w:t>
      </w:r>
      <w:r w:rsidR="000E75B4" w:rsidRPr="0035711B">
        <w:rPr>
          <w:rFonts w:cstheme="minorHAnsi"/>
          <w:sz w:val="24"/>
          <w:szCs w:val="24"/>
        </w:rPr>
        <w:t>F2F</w:t>
      </w:r>
      <w:r w:rsidR="000E75B4" w:rsidRPr="0035711B">
        <w:rPr>
          <w:rFonts w:cstheme="minorHAnsi"/>
        </w:rPr>
        <w:t>.</w:t>
      </w:r>
    </w:p>
    <w:p w14:paraId="24262C89" w14:textId="77777777" w:rsidR="008C4BA7" w:rsidRPr="00BF3D27" w:rsidRDefault="008C4BA7" w:rsidP="0039620F">
      <w:pPr>
        <w:spacing w:before="240"/>
        <w:rPr>
          <w:rFonts w:cstheme="minorHAnsi"/>
        </w:rPr>
      </w:pPr>
    </w:p>
    <w:p w14:paraId="0A5E99FD" w14:textId="77777777" w:rsidR="00D90F02" w:rsidRPr="0035711B" w:rsidRDefault="008C4BA7" w:rsidP="00BC4FD3">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Main Conclusions</w:t>
      </w:r>
    </w:p>
    <w:p w14:paraId="306A7A8A" w14:textId="7A181EB2" w:rsidR="00284EAB" w:rsidRPr="00BF3D27" w:rsidRDefault="00284EAB" w:rsidP="00E87B74">
      <w:pPr>
        <w:rPr>
          <w:rFonts w:cstheme="minorHAnsi"/>
        </w:rPr>
      </w:pPr>
      <w:r w:rsidRPr="00BF3D27">
        <w:rPr>
          <w:rFonts w:cstheme="minorHAnsi"/>
        </w:rPr>
        <w:br w:type="page"/>
      </w:r>
    </w:p>
    <w:p w14:paraId="6FF68FFB" w14:textId="7A749F21" w:rsidR="00317455" w:rsidRPr="0035711B" w:rsidRDefault="00317455" w:rsidP="00BC4FD3">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lastRenderedPageBreak/>
        <w:t>Challenges in Ecuador</w:t>
      </w:r>
    </w:p>
    <w:p w14:paraId="55C9EAB7" w14:textId="77777777" w:rsidR="00AA620D" w:rsidRPr="0035711B" w:rsidRDefault="00F01CEF"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Issues of s</w:t>
      </w:r>
      <w:r w:rsidR="004A0505" w:rsidRPr="0035711B">
        <w:rPr>
          <w:rFonts w:cstheme="minorHAnsi"/>
          <w:sz w:val="24"/>
          <w:szCs w:val="24"/>
        </w:rPr>
        <w:t>ecurity concerns for enumerators in some of the communities</w:t>
      </w:r>
      <w:r w:rsidR="00520298" w:rsidRPr="0035711B">
        <w:rPr>
          <w:rFonts w:cstheme="minorHAnsi"/>
          <w:sz w:val="24"/>
          <w:szCs w:val="24"/>
        </w:rPr>
        <w:t>.</w:t>
      </w:r>
    </w:p>
    <w:p w14:paraId="48B8274D" w14:textId="67E83A58" w:rsidR="00317455" w:rsidRPr="0035711B" w:rsidRDefault="00AA620D" w:rsidP="009B0C5B">
      <w:pPr>
        <w:pStyle w:val="ListParagraph"/>
        <w:numPr>
          <w:ilvl w:val="1"/>
          <w:numId w:val="14"/>
        </w:numPr>
        <w:spacing w:before="240" w:line="276" w:lineRule="auto"/>
        <w:jc w:val="both"/>
        <w:rPr>
          <w:rFonts w:cstheme="minorHAnsi"/>
          <w:sz w:val="24"/>
          <w:szCs w:val="24"/>
        </w:rPr>
      </w:pPr>
      <w:r w:rsidRPr="0035711B">
        <w:rPr>
          <w:rFonts w:cstheme="minorHAnsi"/>
          <w:sz w:val="24"/>
          <w:szCs w:val="24"/>
        </w:rPr>
        <w:t xml:space="preserve">Some parts of the country were not accessible due to </w:t>
      </w:r>
      <w:r w:rsidR="0088373A" w:rsidRPr="0035711B">
        <w:rPr>
          <w:rFonts w:cstheme="minorHAnsi"/>
          <w:sz w:val="24"/>
          <w:szCs w:val="24"/>
        </w:rPr>
        <w:t>safety concerns for the face-to-face enumerators</w:t>
      </w:r>
      <w:r w:rsidR="009B0C5B" w:rsidRPr="0035711B">
        <w:rPr>
          <w:rFonts w:cstheme="minorHAnsi"/>
          <w:sz w:val="24"/>
          <w:szCs w:val="24"/>
        </w:rPr>
        <w:t>.</w:t>
      </w:r>
    </w:p>
    <w:p w14:paraId="41485E08" w14:textId="723E88B6" w:rsidR="00F01CEF" w:rsidRPr="0035711B" w:rsidRDefault="00F70A8B"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 xml:space="preserve">Misunderstanding with the </w:t>
      </w:r>
      <w:r w:rsidR="00520298" w:rsidRPr="0035711B">
        <w:rPr>
          <w:rFonts w:cstheme="minorHAnsi"/>
          <w:sz w:val="24"/>
          <w:szCs w:val="24"/>
        </w:rPr>
        <w:t>local authorities preventing field access by F2F team.</w:t>
      </w:r>
    </w:p>
    <w:p w14:paraId="2BFAE8FE" w14:textId="100228B2" w:rsidR="001B3922" w:rsidRPr="0035711B" w:rsidRDefault="00232A3D" w:rsidP="001B3922">
      <w:pPr>
        <w:pStyle w:val="ListParagraph"/>
        <w:numPr>
          <w:ilvl w:val="1"/>
          <w:numId w:val="14"/>
        </w:numPr>
        <w:spacing w:before="240" w:line="276" w:lineRule="auto"/>
        <w:jc w:val="both"/>
        <w:rPr>
          <w:rFonts w:cstheme="minorHAnsi"/>
          <w:sz w:val="24"/>
          <w:szCs w:val="24"/>
        </w:rPr>
      </w:pPr>
      <w:r w:rsidRPr="0035711B">
        <w:rPr>
          <w:rFonts w:cstheme="minorHAnsi"/>
          <w:sz w:val="24"/>
          <w:szCs w:val="24"/>
        </w:rPr>
        <w:t xml:space="preserve">Dues to political </w:t>
      </w:r>
      <w:r w:rsidR="00230556" w:rsidRPr="0035711B">
        <w:rPr>
          <w:rFonts w:cstheme="minorHAnsi"/>
          <w:sz w:val="24"/>
          <w:szCs w:val="24"/>
        </w:rPr>
        <w:t xml:space="preserve">reasons, some local authorities refused </w:t>
      </w:r>
      <w:r w:rsidR="00994FA0" w:rsidRPr="0035711B">
        <w:rPr>
          <w:rFonts w:cstheme="minorHAnsi"/>
          <w:sz w:val="24"/>
          <w:szCs w:val="24"/>
        </w:rPr>
        <w:t>enumerators access</w:t>
      </w:r>
      <w:r w:rsidR="005E5896" w:rsidRPr="0035711B">
        <w:rPr>
          <w:rFonts w:cstheme="minorHAnsi"/>
          <w:sz w:val="24"/>
          <w:szCs w:val="24"/>
        </w:rPr>
        <w:t xml:space="preserve"> leading to </w:t>
      </w:r>
      <w:r w:rsidR="0033088A" w:rsidRPr="0035711B">
        <w:rPr>
          <w:rFonts w:cstheme="minorHAnsi"/>
          <w:sz w:val="24"/>
          <w:szCs w:val="24"/>
        </w:rPr>
        <w:t>dropping of these communities</w:t>
      </w:r>
      <w:r w:rsidR="001B3922" w:rsidRPr="0035711B">
        <w:rPr>
          <w:rFonts w:cstheme="minorHAnsi"/>
          <w:sz w:val="24"/>
          <w:szCs w:val="24"/>
        </w:rPr>
        <w:t>.</w:t>
      </w:r>
    </w:p>
    <w:p w14:paraId="407CD0BD" w14:textId="00091697" w:rsidR="00520298" w:rsidRPr="0035711B" w:rsidRDefault="001B3922" w:rsidP="001B3922">
      <w:pPr>
        <w:pStyle w:val="ListParagraph"/>
        <w:numPr>
          <w:ilvl w:val="1"/>
          <w:numId w:val="14"/>
        </w:numPr>
        <w:spacing w:before="240" w:line="276" w:lineRule="auto"/>
        <w:jc w:val="both"/>
        <w:rPr>
          <w:rFonts w:cstheme="minorHAnsi"/>
          <w:sz w:val="24"/>
          <w:szCs w:val="24"/>
        </w:rPr>
      </w:pPr>
      <w:r w:rsidRPr="0035711B">
        <w:rPr>
          <w:rFonts w:cstheme="minorHAnsi"/>
          <w:sz w:val="24"/>
          <w:szCs w:val="24"/>
        </w:rPr>
        <w:t>D</w:t>
      </w:r>
      <w:r w:rsidR="00975898" w:rsidRPr="0035711B">
        <w:rPr>
          <w:rFonts w:cstheme="minorHAnsi"/>
          <w:sz w:val="24"/>
          <w:szCs w:val="24"/>
        </w:rPr>
        <w:t>is</w:t>
      </w:r>
      <w:r w:rsidR="00F5414C" w:rsidRPr="0035711B">
        <w:rPr>
          <w:rFonts w:cstheme="minorHAnsi"/>
          <w:sz w:val="24"/>
          <w:szCs w:val="24"/>
        </w:rPr>
        <w:t xml:space="preserve">trust </w:t>
      </w:r>
      <w:r w:rsidR="001A077D" w:rsidRPr="0035711B">
        <w:rPr>
          <w:rFonts w:cstheme="minorHAnsi"/>
          <w:sz w:val="24"/>
          <w:szCs w:val="24"/>
        </w:rPr>
        <w:t xml:space="preserve">from </w:t>
      </w:r>
      <w:r w:rsidR="00975898" w:rsidRPr="0035711B">
        <w:rPr>
          <w:rFonts w:cstheme="minorHAnsi"/>
          <w:sz w:val="24"/>
          <w:szCs w:val="24"/>
        </w:rPr>
        <w:t xml:space="preserve">local authorities and </w:t>
      </w:r>
      <w:r w:rsidR="00CD4C74" w:rsidRPr="0035711B">
        <w:rPr>
          <w:rFonts w:cstheme="minorHAnsi"/>
          <w:sz w:val="24"/>
          <w:szCs w:val="24"/>
        </w:rPr>
        <w:t>in some cases respondents.</w:t>
      </w:r>
    </w:p>
    <w:p w14:paraId="768BFCAD" w14:textId="1415D845" w:rsidR="008E6013" w:rsidRPr="0035711B" w:rsidRDefault="008E6013"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 xml:space="preserve">Invalid </w:t>
      </w:r>
      <w:r w:rsidR="001B3922" w:rsidRPr="0035711B">
        <w:rPr>
          <w:rFonts w:cstheme="minorHAnsi"/>
          <w:sz w:val="24"/>
          <w:szCs w:val="24"/>
        </w:rPr>
        <w:t xml:space="preserve">respondent of household </w:t>
      </w:r>
      <w:r w:rsidR="009B2CFB" w:rsidRPr="0035711B">
        <w:rPr>
          <w:rFonts w:cstheme="minorHAnsi"/>
          <w:sz w:val="24"/>
          <w:szCs w:val="24"/>
        </w:rPr>
        <w:t xml:space="preserve">contact </w:t>
      </w:r>
      <w:r w:rsidRPr="0035711B">
        <w:rPr>
          <w:rFonts w:cstheme="minorHAnsi"/>
          <w:sz w:val="24"/>
          <w:szCs w:val="24"/>
        </w:rPr>
        <w:t>information</w:t>
      </w:r>
      <w:r w:rsidR="009B2CFB" w:rsidRPr="0035711B">
        <w:rPr>
          <w:rFonts w:cstheme="minorHAnsi"/>
          <w:sz w:val="24"/>
          <w:szCs w:val="24"/>
        </w:rPr>
        <w:t xml:space="preserve"> </w:t>
      </w:r>
      <w:r w:rsidR="001B3922" w:rsidRPr="0035711B">
        <w:rPr>
          <w:rFonts w:cstheme="minorHAnsi"/>
          <w:sz w:val="24"/>
          <w:szCs w:val="24"/>
        </w:rPr>
        <w:t xml:space="preserve">(collected </w:t>
      </w:r>
      <w:r w:rsidR="009B2CFB" w:rsidRPr="0035711B">
        <w:rPr>
          <w:rFonts w:cstheme="minorHAnsi"/>
          <w:sz w:val="24"/>
          <w:szCs w:val="24"/>
        </w:rPr>
        <w:t>during the listing phase</w:t>
      </w:r>
      <w:r w:rsidR="00BD6F21" w:rsidRPr="0035711B">
        <w:rPr>
          <w:rFonts w:cstheme="minorHAnsi"/>
          <w:sz w:val="24"/>
          <w:szCs w:val="24"/>
        </w:rPr>
        <w:t>)</w:t>
      </w:r>
    </w:p>
    <w:p w14:paraId="69D9807E" w14:textId="3DC0D09D" w:rsidR="00F1765E" w:rsidRPr="0035711B" w:rsidRDefault="00CD4C74"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P</w:t>
      </w:r>
      <w:r w:rsidR="00BD6F21" w:rsidRPr="0035711B">
        <w:rPr>
          <w:rFonts w:cstheme="minorHAnsi"/>
          <w:sz w:val="24"/>
          <w:szCs w:val="24"/>
        </w:rPr>
        <w:t>oor p</w:t>
      </w:r>
      <w:r w:rsidRPr="0035711B">
        <w:rPr>
          <w:rFonts w:cstheme="minorHAnsi"/>
          <w:sz w:val="24"/>
          <w:szCs w:val="24"/>
        </w:rPr>
        <w:t xml:space="preserve">hone coverage </w:t>
      </w:r>
      <w:r w:rsidR="0046625D" w:rsidRPr="0035711B">
        <w:rPr>
          <w:rFonts w:cstheme="minorHAnsi"/>
          <w:sz w:val="24"/>
          <w:szCs w:val="24"/>
        </w:rPr>
        <w:t>in remote areas</w:t>
      </w:r>
    </w:p>
    <w:p w14:paraId="7D59B6F1" w14:textId="365A46C5" w:rsidR="00BD6F21" w:rsidRPr="0035711B" w:rsidRDefault="00BD6F21"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Disproporti</w:t>
      </w:r>
      <w:r w:rsidR="00585F63" w:rsidRPr="0035711B">
        <w:rPr>
          <w:rFonts w:cstheme="minorHAnsi"/>
          <w:sz w:val="24"/>
          <w:szCs w:val="24"/>
        </w:rPr>
        <w:t xml:space="preserve">onate </w:t>
      </w:r>
      <w:r w:rsidR="0066212D" w:rsidRPr="0035711B">
        <w:rPr>
          <w:rFonts w:cstheme="minorHAnsi"/>
          <w:sz w:val="24"/>
          <w:szCs w:val="24"/>
        </w:rPr>
        <w:t>ownership of p</w:t>
      </w:r>
      <w:r w:rsidRPr="0035711B">
        <w:rPr>
          <w:rFonts w:cstheme="minorHAnsi"/>
          <w:sz w:val="24"/>
          <w:szCs w:val="24"/>
        </w:rPr>
        <w:t>hone</w:t>
      </w:r>
      <w:r w:rsidR="0066212D" w:rsidRPr="0035711B">
        <w:rPr>
          <w:rFonts w:cstheme="minorHAnsi"/>
          <w:sz w:val="24"/>
          <w:szCs w:val="24"/>
        </w:rPr>
        <w:t>s between urban and</w:t>
      </w:r>
      <w:r w:rsidRPr="0035711B">
        <w:rPr>
          <w:rFonts w:cstheme="minorHAnsi"/>
          <w:sz w:val="24"/>
          <w:szCs w:val="24"/>
        </w:rPr>
        <w:t xml:space="preserve"> rural areas </w:t>
      </w:r>
      <w:r w:rsidR="0066212D" w:rsidRPr="0035711B">
        <w:rPr>
          <w:rFonts w:cstheme="minorHAnsi"/>
          <w:sz w:val="24"/>
          <w:szCs w:val="24"/>
        </w:rPr>
        <w:t>(low ownership in rural areas)</w:t>
      </w:r>
    </w:p>
    <w:p w14:paraId="69F7520F" w14:textId="42EFB0DA" w:rsidR="00CD4C74" w:rsidRPr="0035711B" w:rsidRDefault="00191820"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L</w:t>
      </w:r>
      <w:r w:rsidR="00F1765E" w:rsidRPr="0035711B">
        <w:rPr>
          <w:rFonts w:cstheme="minorHAnsi"/>
          <w:sz w:val="24"/>
          <w:szCs w:val="24"/>
        </w:rPr>
        <w:t>ow</w:t>
      </w:r>
      <w:r w:rsidRPr="0035711B">
        <w:rPr>
          <w:rFonts w:cstheme="minorHAnsi"/>
          <w:sz w:val="24"/>
          <w:szCs w:val="24"/>
        </w:rPr>
        <w:t xml:space="preserve"> response rate</w:t>
      </w:r>
      <w:r w:rsidR="00F1765E" w:rsidRPr="0035711B">
        <w:rPr>
          <w:rFonts w:cstheme="minorHAnsi"/>
          <w:sz w:val="24"/>
          <w:szCs w:val="24"/>
        </w:rPr>
        <w:t xml:space="preserve"> </w:t>
      </w:r>
      <w:r w:rsidR="00D806B7" w:rsidRPr="0035711B">
        <w:rPr>
          <w:rFonts w:cstheme="minorHAnsi"/>
          <w:sz w:val="24"/>
          <w:szCs w:val="24"/>
        </w:rPr>
        <w:t xml:space="preserve">particularly </w:t>
      </w:r>
      <w:r w:rsidR="007F6842" w:rsidRPr="0035711B">
        <w:rPr>
          <w:rFonts w:cstheme="minorHAnsi"/>
          <w:sz w:val="24"/>
          <w:szCs w:val="24"/>
        </w:rPr>
        <w:t xml:space="preserve">among </w:t>
      </w:r>
      <w:r w:rsidR="00F1765E" w:rsidRPr="0035711B">
        <w:rPr>
          <w:rFonts w:cstheme="minorHAnsi"/>
          <w:sz w:val="24"/>
          <w:szCs w:val="24"/>
        </w:rPr>
        <w:t xml:space="preserve">the remote </w:t>
      </w:r>
      <w:r w:rsidR="002E1619" w:rsidRPr="0035711B">
        <w:rPr>
          <w:rFonts w:cstheme="minorHAnsi"/>
          <w:sz w:val="24"/>
          <w:szCs w:val="24"/>
        </w:rPr>
        <w:t>sample</w:t>
      </w:r>
    </w:p>
    <w:p w14:paraId="1CC3E2AD" w14:textId="3C324BA2" w:rsidR="00D77A44" w:rsidRPr="0035711B" w:rsidRDefault="00D77A44" w:rsidP="00C807E1">
      <w:pPr>
        <w:pStyle w:val="ListParagraph"/>
        <w:numPr>
          <w:ilvl w:val="1"/>
          <w:numId w:val="14"/>
        </w:numPr>
        <w:spacing w:before="240" w:line="276" w:lineRule="auto"/>
        <w:jc w:val="both"/>
        <w:rPr>
          <w:rFonts w:cstheme="minorHAnsi"/>
          <w:sz w:val="24"/>
          <w:szCs w:val="24"/>
        </w:rPr>
      </w:pPr>
      <w:r w:rsidRPr="0035711B">
        <w:rPr>
          <w:rFonts w:cstheme="minorHAnsi"/>
          <w:sz w:val="24"/>
          <w:szCs w:val="24"/>
        </w:rPr>
        <w:t xml:space="preserve">High attrition between the </w:t>
      </w:r>
      <w:r w:rsidR="00AA620D" w:rsidRPr="0035711B">
        <w:rPr>
          <w:rFonts w:cstheme="minorHAnsi"/>
          <w:sz w:val="24"/>
          <w:szCs w:val="24"/>
        </w:rPr>
        <w:t>time of receiving consent and actual interview date.</w:t>
      </w:r>
    </w:p>
    <w:p w14:paraId="71235D18" w14:textId="77777777" w:rsidR="00496E27" w:rsidRPr="0035711B" w:rsidRDefault="00496E27" w:rsidP="003E3583">
      <w:pPr>
        <w:spacing w:line="276" w:lineRule="auto"/>
        <w:jc w:val="both"/>
        <w:rPr>
          <w:rFonts w:cstheme="minorHAnsi"/>
          <w:sz w:val="24"/>
          <w:szCs w:val="24"/>
        </w:rPr>
      </w:pPr>
    </w:p>
    <w:p w14:paraId="0CEBA78D" w14:textId="77777777" w:rsidR="00AC2D39" w:rsidRPr="0035711B" w:rsidRDefault="00AC2D39">
      <w:pPr>
        <w:rPr>
          <w:rFonts w:cstheme="minorHAnsi"/>
          <w:sz w:val="24"/>
          <w:szCs w:val="24"/>
        </w:rPr>
      </w:pPr>
      <w:r w:rsidRPr="0035711B">
        <w:rPr>
          <w:rFonts w:cstheme="minorHAnsi"/>
          <w:sz w:val="24"/>
          <w:szCs w:val="24"/>
        </w:rPr>
        <w:br w:type="page"/>
      </w:r>
    </w:p>
    <w:p w14:paraId="5ED2136B" w14:textId="65EE9589" w:rsidR="001456DB" w:rsidRPr="0035711B" w:rsidRDefault="009E3BD8" w:rsidP="00BB4524">
      <w:pPr>
        <w:pStyle w:val="Heading1"/>
        <w:numPr>
          <w:ilvl w:val="1"/>
          <w:numId w:val="20"/>
        </w:numPr>
        <w:spacing w:after="240" w:line="276" w:lineRule="auto"/>
        <w:ind w:left="1134" w:hanging="1134"/>
        <w:rPr>
          <w:rFonts w:asciiTheme="minorHAnsi" w:hAnsiTheme="minorHAnsi" w:cstheme="minorHAnsi"/>
          <w:b/>
          <w:bCs/>
          <w:lang w:val="en-US"/>
        </w:rPr>
      </w:pPr>
      <w:r w:rsidRPr="0035711B">
        <w:rPr>
          <w:rFonts w:asciiTheme="minorHAnsi" w:hAnsiTheme="minorHAnsi" w:cstheme="minorHAnsi"/>
          <w:b/>
          <w:bCs/>
          <w:lang w:val="en-US"/>
        </w:rPr>
        <w:lastRenderedPageBreak/>
        <w:t>Central African Republic (CAR)</w:t>
      </w:r>
    </w:p>
    <w:p w14:paraId="357C7CDD" w14:textId="77777777" w:rsidR="004351B6" w:rsidRPr="0035711B" w:rsidRDefault="00B15CC7" w:rsidP="003E3583">
      <w:pPr>
        <w:spacing w:line="276" w:lineRule="auto"/>
        <w:jc w:val="both"/>
        <w:rPr>
          <w:rFonts w:cstheme="minorHAnsi"/>
          <w:sz w:val="24"/>
          <w:szCs w:val="24"/>
        </w:rPr>
      </w:pPr>
      <w:r w:rsidRPr="0035711B">
        <w:rPr>
          <w:rFonts w:cstheme="minorHAnsi"/>
          <w:sz w:val="24"/>
          <w:szCs w:val="24"/>
        </w:rPr>
        <w:t>The study in CAR was implemented in 2 Admin1 (Prefectures)</w:t>
      </w:r>
      <w:r w:rsidR="00780B1B" w:rsidRPr="0035711B">
        <w:rPr>
          <w:rFonts w:cstheme="minorHAnsi"/>
          <w:sz w:val="24"/>
          <w:szCs w:val="24"/>
        </w:rPr>
        <w:t xml:space="preserve"> -</w:t>
      </w:r>
      <w:r w:rsidR="00923075" w:rsidRPr="0035711B">
        <w:rPr>
          <w:rFonts w:cstheme="minorHAnsi"/>
          <w:sz w:val="24"/>
          <w:szCs w:val="24"/>
        </w:rPr>
        <w:t xml:space="preserve"> </w:t>
      </w:r>
      <w:proofErr w:type="spellStart"/>
      <w:r w:rsidR="00780B1B" w:rsidRPr="0035711B">
        <w:rPr>
          <w:rFonts w:cstheme="minorHAnsi"/>
          <w:sz w:val="24"/>
          <w:szCs w:val="24"/>
        </w:rPr>
        <w:t>Mbom</w:t>
      </w:r>
      <w:r w:rsidR="00EB598F" w:rsidRPr="0035711B">
        <w:rPr>
          <w:rFonts w:cstheme="minorHAnsi"/>
          <w:sz w:val="24"/>
          <w:szCs w:val="24"/>
        </w:rPr>
        <w:t>ou</w:t>
      </w:r>
      <w:proofErr w:type="spellEnd"/>
      <w:r w:rsidR="00EB598F" w:rsidRPr="0035711B">
        <w:rPr>
          <w:rFonts w:cstheme="minorHAnsi"/>
          <w:sz w:val="24"/>
          <w:szCs w:val="24"/>
        </w:rPr>
        <w:t xml:space="preserve"> and </w:t>
      </w:r>
      <w:r w:rsidR="00623EDD" w:rsidRPr="0035711B">
        <w:rPr>
          <w:rFonts w:cstheme="minorHAnsi"/>
          <w:sz w:val="24"/>
          <w:szCs w:val="24"/>
        </w:rPr>
        <w:t>Nana-</w:t>
      </w:r>
      <w:proofErr w:type="spellStart"/>
      <w:r w:rsidR="00623EDD" w:rsidRPr="0035711B">
        <w:rPr>
          <w:rFonts w:cstheme="minorHAnsi"/>
          <w:sz w:val="24"/>
          <w:szCs w:val="24"/>
        </w:rPr>
        <w:t>Gribizi</w:t>
      </w:r>
      <w:proofErr w:type="spellEnd"/>
      <w:r w:rsidR="00623EDD" w:rsidRPr="0035711B">
        <w:rPr>
          <w:rFonts w:cstheme="minorHAnsi"/>
          <w:sz w:val="24"/>
          <w:szCs w:val="24"/>
        </w:rPr>
        <w:t>.</w:t>
      </w:r>
      <w:r w:rsidR="00780B1B" w:rsidRPr="0035711B">
        <w:rPr>
          <w:rFonts w:cstheme="minorHAnsi"/>
          <w:sz w:val="24"/>
          <w:szCs w:val="24"/>
        </w:rPr>
        <w:t xml:space="preserve"> </w:t>
      </w:r>
      <w:r w:rsidR="00D33B04" w:rsidRPr="0035711B">
        <w:rPr>
          <w:rFonts w:cstheme="minorHAnsi"/>
          <w:sz w:val="24"/>
          <w:szCs w:val="24"/>
        </w:rPr>
        <w:t xml:space="preserve">Sampling </w:t>
      </w:r>
      <w:r w:rsidR="00AE2E04" w:rsidRPr="0035711B">
        <w:rPr>
          <w:rFonts w:cstheme="minorHAnsi"/>
          <w:sz w:val="24"/>
          <w:szCs w:val="24"/>
        </w:rPr>
        <w:t xml:space="preserve">of </w:t>
      </w:r>
      <w:r w:rsidR="008235CD" w:rsidRPr="0035711B">
        <w:rPr>
          <w:rFonts w:cstheme="minorHAnsi"/>
          <w:sz w:val="24"/>
          <w:szCs w:val="24"/>
        </w:rPr>
        <w:t>PSU was</w:t>
      </w:r>
      <w:r w:rsidR="00181D09" w:rsidRPr="0035711B">
        <w:rPr>
          <w:rFonts w:cstheme="minorHAnsi"/>
          <w:sz w:val="24"/>
          <w:szCs w:val="24"/>
        </w:rPr>
        <w:t xml:space="preserve"> based on access to the field (security situation) and </w:t>
      </w:r>
      <w:r w:rsidR="009B0447" w:rsidRPr="0035711B">
        <w:rPr>
          <w:rFonts w:cstheme="minorHAnsi"/>
          <w:sz w:val="24"/>
          <w:szCs w:val="24"/>
        </w:rPr>
        <w:t>mobile phone</w:t>
      </w:r>
      <w:r w:rsidR="005466AB" w:rsidRPr="0035711B">
        <w:rPr>
          <w:rFonts w:cstheme="minorHAnsi"/>
          <w:sz w:val="24"/>
          <w:szCs w:val="24"/>
        </w:rPr>
        <w:t xml:space="preserve"> </w:t>
      </w:r>
      <w:r w:rsidR="00181D09" w:rsidRPr="0035711B">
        <w:rPr>
          <w:rFonts w:cstheme="minorHAnsi"/>
          <w:sz w:val="24"/>
          <w:szCs w:val="24"/>
        </w:rPr>
        <w:t>network coverage</w:t>
      </w:r>
      <w:r w:rsidR="00AD35A2" w:rsidRPr="0035711B">
        <w:rPr>
          <w:rFonts w:cstheme="minorHAnsi"/>
          <w:sz w:val="24"/>
          <w:szCs w:val="24"/>
        </w:rPr>
        <w:t xml:space="preserve"> (a vast area of the country does not have mobile phone coverage</w:t>
      </w:r>
      <w:r w:rsidR="009A38E4" w:rsidRPr="0035711B">
        <w:rPr>
          <w:rFonts w:cstheme="minorHAnsi"/>
          <w:sz w:val="24"/>
          <w:szCs w:val="24"/>
        </w:rPr>
        <w:t xml:space="preserve"> particularly in the rural areas</w:t>
      </w:r>
      <w:r w:rsidR="00AD35A2" w:rsidRPr="0035711B">
        <w:rPr>
          <w:rFonts w:cstheme="minorHAnsi"/>
          <w:sz w:val="24"/>
          <w:szCs w:val="24"/>
        </w:rPr>
        <w:t>)</w:t>
      </w:r>
      <w:r w:rsidR="009B0447" w:rsidRPr="0035711B">
        <w:rPr>
          <w:rFonts w:cstheme="minorHAnsi"/>
          <w:sz w:val="24"/>
          <w:szCs w:val="24"/>
        </w:rPr>
        <w:t>.</w:t>
      </w:r>
      <w:r w:rsidR="00780B1B" w:rsidRPr="0035711B">
        <w:rPr>
          <w:rFonts w:cstheme="minorHAnsi"/>
          <w:sz w:val="24"/>
          <w:szCs w:val="24"/>
        </w:rPr>
        <w:t xml:space="preserve"> </w:t>
      </w:r>
    </w:p>
    <w:p w14:paraId="17EFCEA7" w14:textId="77777777" w:rsidR="006A1D7C" w:rsidRPr="0035711B" w:rsidRDefault="00780B1B" w:rsidP="003E3583">
      <w:pPr>
        <w:spacing w:line="276" w:lineRule="auto"/>
        <w:jc w:val="both"/>
        <w:rPr>
          <w:rFonts w:cstheme="minorHAnsi"/>
          <w:sz w:val="24"/>
          <w:szCs w:val="24"/>
        </w:rPr>
      </w:pPr>
      <w:r w:rsidRPr="0035711B">
        <w:rPr>
          <w:rFonts w:cstheme="minorHAnsi"/>
          <w:sz w:val="24"/>
          <w:szCs w:val="24"/>
        </w:rPr>
        <w:t xml:space="preserve">Based on </w:t>
      </w:r>
      <w:r w:rsidR="008235CD" w:rsidRPr="0035711B">
        <w:rPr>
          <w:rFonts w:cstheme="minorHAnsi"/>
          <w:sz w:val="24"/>
          <w:szCs w:val="24"/>
        </w:rPr>
        <w:t>these criteria</w:t>
      </w:r>
      <w:r w:rsidR="00C05751" w:rsidRPr="0035711B">
        <w:rPr>
          <w:rFonts w:cstheme="minorHAnsi"/>
          <w:sz w:val="24"/>
          <w:szCs w:val="24"/>
        </w:rPr>
        <w:t>, total of 15 Admin5 areas (villages)</w:t>
      </w:r>
      <w:r w:rsidR="003E7AFE" w:rsidRPr="0035711B">
        <w:rPr>
          <w:rFonts w:cstheme="minorHAnsi"/>
          <w:sz w:val="24"/>
          <w:szCs w:val="24"/>
        </w:rPr>
        <w:t xml:space="preserve"> w</w:t>
      </w:r>
      <w:r w:rsidR="00996B7D" w:rsidRPr="0035711B">
        <w:rPr>
          <w:rFonts w:cstheme="minorHAnsi"/>
          <w:sz w:val="24"/>
          <w:szCs w:val="24"/>
        </w:rPr>
        <w:t>ere</w:t>
      </w:r>
      <w:r w:rsidR="003E7AFE" w:rsidRPr="0035711B">
        <w:rPr>
          <w:rFonts w:cstheme="minorHAnsi"/>
          <w:sz w:val="24"/>
          <w:szCs w:val="24"/>
        </w:rPr>
        <w:t xml:space="preserve"> randomly selected from the list of villages </w:t>
      </w:r>
      <w:r w:rsidR="00F5329A" w:rsidRPr="0035711B">
        <w:rPr>
          <w:rFonts w:cstheme="minorHAnsi"/>
          <w:sz w:val="24"/>
          <w:szCs w:val="24"/>
        </w:rPr>
        <w:t xml:space="preserve">compile in </w:t>
      </w:r>
      <w:r w:rsidR="00405A39" w:rsidRPr="0035711B">
        <w:rPr>
          <w:rFonts w:cstheme="minorHAnsi"/>
          <w:sz w:val="24"/>
          <w:szCs w:val="24"/>
        </w:rPr>
        <w:t>the phone coverage census</w:t>
      </w:r>
      <w:r w:rsidR="00F5329A" w:rsidRPr="0035711B">
        <w:rPr>
          <w:rFonts w:cstheme="minorHAnsi"/>
          <w:sz w:val="24"/>
          <w:szCs w:val="24"/>
        </w:rPr>
        <w:t>-Admin</w:t>
      </w:r>
      <w:r w:rsidR="008461ED" w:rsidRPr="0035711B">
        <w:rPr>
          <w:rFonts w:cstheme="minorHAnsi"/>
          <w:sz w:val="24"/>
          <w:szCs w:val="24"/>
        </w:rPr>
        <w:t>5 areas without phone connectivity were automatically excluded from the sampling frame</w:t>
      </w:r>
      <w:r w:rsidR="00C05751" w:rsidRPr="0035711B">
        <w:rPr>
          <w:rFonts w:cstheme="minorHAnsi"/>
          <w:sz w:val="24"/>
          <w:szCs w:val="24"/>
        </w:rPr>
        <w:t xml:space="preserve">. </w:t>
      </w:r>
      <w:r w:rsidR="009A38E4" w:rsidRPr="0035711B">
        <w:rPr>
          <w:rFonts w:cstheme="minorHAnsi"/>
          <w:sz w:val="24"/>
          <w:szCs w:val="24"/>
        </w:rPr>
        <w:t xml:space="preserve">A sub layer of </w:t>
      </w:r>
      <w:r w:rsidR="001D18DF" w:rsidRPr="0035711B">
        <w:rPr>
          <w:rFonts w:cstheme="minorHAnsi"/>
          <w:sz w:val="24"/>
          <w:szCs w:val="24"/>
        </w:rPr>
        <w:t>locality was included so ensure that the sampled villages was a mix between rural and urban are</w:t>
      </w:r>
      <w:r w:rsidR="008F035A" w:rsidRPr="0035711B">
        <w:rPr>
          <w:rFonts w:cstheme="minorHAnsi"/>
          <w:sz w:val="24"/>
          <w:szCs w:val="24"/>
        </w:rPr>
        <w:t>as.</w:t>
      </w:r>
      <w:r w:rsidR="001830C0" w:rsidRPr="0035711B">
        <w:rPr>
          <w:rFonts w:cstheme="minorHAnsi"/>
          <w:sz w:val="24"/>
          <w:szCs w:val="24"/>
        </w:rPr>
        <w:t xml:space="preserve"> </w:t>
      </w:r>
      <w:r w:rsidR="00C05751" w:rsidRPr="0035711B">
        <w:rPr>
          <w:rFonts w:cstheme="minorHAnsi"/>
          <w:sz w:val="24"/>
          <w:szCs w:val="24"/>
        </w:rPr>
        <w:t xml:space="preserve">The </w:t>
      </w:r>
      <w:r w:rsidR="00341A14" w:rsidRPr="0035711B">
        <w:rPr>
          <w:rFonts w:cstheme="minorHAnsi"/>
          <w:sz w:val="24"/>
          <w:szCs w:val="24"/>
        </w:rPr>
        <w:t xml:space="preserve">actual </w:t>
      </w:r>
      <w:r w:rsidR="00C05751" w:rsidRPr="0035711B">
        <w:rPr>
          <w:rFonts w:cstheme="minorHAnsi"/>
          <w:sz w:val="24"/>
          <w:szCs w:val="24"/>
        </w:rPr>
        <w:t xml:space="preserve">implementation </w:t>
      </w:r>
      <w:r w:rsidR="001830C0" w:rsidRPr="0035711B">
        <w:rPr>
          <w:rFonts w:cstheme="minorHAnsi"/>
          <w:sz w:val="24"/>
          <w:szCs w:val="24"/>
        </w:rPr>
        <w:t>of the household</w:t>
      </w:r>
      <w:r w:rsidR="00D102FE" w:rsidRPr="0035711B">
        <w:rPr>
          <w:rFonts w:cstheme="minorHAnsi"/>
          <w:sz w:val="24"/>
          <w:szCs w:val="24"/>
        </w:rPr>
        <w:t xml:space="preserve"> </w:t>
      </w:r>
      <w:r w:rsidR="00A20FA2" w:rsidRPr="0035711B">
        <w:rPr>
          <w:rFonts w:cstheme="minorHAnsi"/>
          <w:sz w:val="24"/>
          <w:szCs w:val="24"/>
        </w:rPr>
        <w:t>listing and</w:t>
      </w:r>
      <w:r w:rsidR="001830C0" w:rsidRPr="0035711B">
        <w:rPr>
          <w:rFonts w:cstheme="minorHAnsi"/>
          <w:sz w:val="24"/>
          <w:szCs w:val="24"/>
        </w:rPr>
        <w:t xml:space="preserve"> survey </w:t>
      </w:r>
      <w:r w:rsidR="00C05751" w:rsidRPr="0035711B">
        <w:rPr>
          <w:rFonts w:cstheme="minorHAnsi"/>
          <w:sz w:val="24"/>
          <w:szCs w:val="24"/>
        </w:rPr>
        <w:t>was led by ICASEES the national statistical service of CAR.</w:t>
      </w:r>
      <w:r w:rsidR="00EA46E7" w:rsidRPr="0035711B">
        <w:rPr>
          <w:rFonts w:cstheme="minorHAnsi"/>
          <w:sz w:val="24"/>
          <w:szCs w:val="24"/>
        </w:rPr>
        <w:t xml:space="preserve"> </w:t>
      </w:r>
      <w:r w:rsidR="00D02249" w:rsidRPr="0035711B">
        <w:rPr>
          <w:rFonts w:cstheme="minorHAnsi"/>
          <w:sz w:val="24"/>
          <w:szCs w:val="24"/>
        </w:rPr>
        <w:t xml:space="preserve">A minimum of </w:t>
      </w:r>
      <w:r w:rsidR="002157AC" w:rsidRPr="0035711B">
        <w:rPr>
          <w:rFonts w:cstheme="minorHAnsi"/>
          <w:sz w:val="24"/>
          <w:szCs w:val="24"/>
        </w:rPr>
        <w:t xml:space="preserve">100 </w:t>
      </w:r>
      <w:r w:rsidR="00194A96" w:rsidRPr="0035711B">
        <w:rPr>
          <w:rFonts w:cstheme="minorHAnsi"/>
          <w:sz w:val="24"/>
          <w:szCs w:val="24"/>
        </w:rPr>
        <w:t xml:space="preserve">households per village were compiled from the listing </w:t>
      </w:r>
      <w:r w:rsidR="00D02249" w:rsidRPr="0035711B">
        <w:rPr>
          <w:rFonts w:cstheme="minorHAnsi"/>
          <w:sz w:val="24"/>
          <w:szCs w:val="24"/>
        </w:rPr>
        <w:t>phase</w:t>
      </w:r>
      <w:r w:rsidR="0020654B" w:rsidRPr="0035711B">
        <w:rPr>
          <w:rFonts w:cstheme="minorHAnsi"/>
          <w:sz w:val="24"/>
          <w:szCs w:val="24"/>
        </w:rPr>
        <w:t xml:space="preserve">. </w:t>
      </w:r>
    </w:p>
    <w:p w14:paraId="31EA49C5" w14:textId="716776CD" w:rsidR="004351B6" w:rsidRPr="0035711B" w:rsidRDefault="006A1D7C" w:rsidP="003E3583">
      <w:pPr>
        <w:spacing w:line="276" w:lineRule="auto"/>
        <w:jc w:val="both"/>
        <w:rPr>
          <w:rFonts w:cstheme="minorHAnsi"/>
          <w:sz w:val="24"/>
          <w:szCs w:val="24"/>
        </w:rPr>
      </w:pPr>
      <w:r w:rsidRPr="0035711B">
        <w:rPr>
          <w:rFonts w:cstheme="minorHAnsi"/>
          <w:sz w:val="24"/>
          <w:szCs w:val="24"/>
        </w:rPr>
        <w:t>Actual listing of households into the study</w:t>
      </w:r>
      <w:r w:rsidR="00296940" w:rsidRPr="0035711B">
        <w:rPr>
          <w:rFonts w:cstheme="minorHAnsi"/>
          <w:sz w:val="24"/>
          <w:szCs w:val="24"/>
        </w:rPr>
        <w:t xml:space="preserve"> sample was conducted </w:t>
      </w:r>
      <w:r w:rsidRPr="0035711B">
        <w:rPr>
          <w:rFonts w:cstheme="minorHAnsi"/>
          <w:sz w:val="24"/>
          <w:szCs w:val="24"/>
        </w:rPr>
        <w:t>through a random walk in the village by enumerators.</w:t>
      </w:r>
    </w:p>
    <w:p w14:paraId="327C0114" w14:textId="65CF91D8" w:rsidR="009E3BD8" w:rsidRPr="0035711B" w:rsidRDefault="0020654B" w:rsidP="003E3583">
      <w:pPr>
        <w:spacing w:line="276" w:lineRule="auto"/>
        <w:jc w:val="both"/>
        <w:rPr>
          <w:rFonts w:cstheme="minorHAnsi"/>
          <w:sz w:val="24"/>
          <w:szCs w:val="24"/>
        </w:rPr>
      </w:pPr>
      <w:r w:rsidRPr="0035711B">
        <w:rPr>
          <w:rFonts w:cstheme="minorHAnsi"/>
          <w:sz w:val="24"/>
          <w:szCs w:val="24"/>
        </w:rPr>
        <w:t>A total of 2515</w:t>
      </w:r>
      <w:r w:rsidR="00607643" w:rsidRPr="0035711B">
        <w:rPr>
          <w:rFonts w:cstheme="minorHAnsi"/>
          <w:sz w:val="24"/>
          <w:szCs w:val="24"/>
        </w:rPr>
        <w:t xml:space="preserve"> households were</w:t>
      </w:r>
      <w:r w:rsidR="00BD3783" w:rsidRPr="0035711B">
        <w:rPr>
          <w:rFonts w:cstheme="minorHAnsi"/>
          <w:sz w:val="24"/>
          <w:szCs w:val="24"/>
        </w:rPr>
        <w:t xml:space="preserve"> listed for </w:t>
      </w:r>
      <w:r w:rsidR="006A1D7C" w:rsidRPr="0035711B">
        <w:rPr>
          <w:rFonts w:cstheme="minorHAnsi"/>
          <w:sz w:val="24"/>
          <w:szCs w:val="24"/>
        </w:rPr>
        <w:t>to participate in the study and formed the sampling</w:t>
      </w:r>
      <w:r w:rsidR="00BD3783" w:rsidRPr="0035711B">
        <w:rPr>
          <w:rFonts w:cstheme="minorHAnsi"/>
          <w:sz w:val="24"/>
          <w:szCs w:val="24"/>
        </w:rPr>
        <w:t xml:space="preserve"> frame.</w:t>
      </w:r>
      <w:r w:rsidR="000C45BF" w:rsidRPr="0035711B">
        <w:rPr>
          <w:rFonts w:cstheme="minorHAnsi"/>
          <w:sz w:val="24"/>
          <w:szCs w:val="24"/>
        </w:rPr>
        <w:t xml:space="preserve"> Drawing from the experience and data of Myanmar and Ecuador, </w:t>
      </w:r>
      <w:r w:rsidR="00D67687" w:rsidRPr="0035711B">
        <w:rPr>
          <w:rFonts w:cstheme="minorHAnsi"/>
          <w:sz w:val="24"/>
          <w:szCs w:val="24"/>
        </w:rPr>
        <w:t xml:space="preserve">a </w:t>
      </w:r>
      <w:r w:rsidR="00EC47EF" w:rsidRPr="0035711B">
        <w:rPr>
          <w:rFonts w:cstheme="minorHAnsi"/>
          <w:sz w:val="24"/>
          <w:szCs w:val="24"/>
        </w:rPr>
        <w:t>n</w:t>
      </w:r>
      <w:r w:rsidR="00D67687" w:rsidRPr="0035711B">
        <w:rPr>
          <w:rFonts w:cstheme="minorHAnsi"/>
          <w:sz w:val="24"/>
          <w:szCs w:val="24"/>
        </w:rPr>
        <w:t xml:space="preserve">umber of </w:t>
      </w:r>
      <w:r w:rsidR="00C80E90" w:rsidRPr="0035711B">
        <w:rPr>
          <w:rFonts w:cstheme="minorHAnsi"/>
          <w:sz w:val="24"/>
          <w:szCs w:val="24"/>
        </w:rPr>
        <w:t>demographic</w:t>
      </w:r>
      <w:r w:rsidR="00D67687" w:rsidRPr="0035711B">
        <w:rPr>
          <w:rFonts w:cstheme="minorHAnsi"/>
          <w:sz w:val="24"/>
          <w:szCs w:val="24"/>
        </w:rPr>
        <w:t xml:space="preserve"> characteristics such as </w:t>
      </w:r>
      <w:r w:rsidR="00C80E90" w:rsidRPr="0035711B">
        <w:rPr>
          <w:rFonts w:cstheme="minorHAnsi"/>
          <w:sz w:val="24"/>
          <w:szCs w:val="24"/>
        </w:rPr>
        <w:t>age</w:t>
      </w:r>
      <w:r w:rsidR="00EC47EF" w:rsidRPr="0035711B">
        <w:rPr>
          <w:rFonts w:cstheme="minorHAnsi"/>
          <w:sz w:val="24"/>
          <w:szCs w:val="24"/>
        </w:rPr>
        <w:t xml:space="preserve"> of household head, gender of household, household size,</w:t>
      </w:r>
      <w:r w:rsidR="009B4954" w:rsidRPr="0035711B">
        <w:rPr>
          <w:rFonts w:cstheme="minorHAnsi"/>
          <w:sz w:val="24"/>
          <w:szCs w:val="24"/>
        </w:rPr>
        <w:t xml:space="preserve"> common household assets were collected during the listing census. </w:t>
      </w:r>
    </w:p>
    <w:p w14:paraId="1923C961" w14:textId="6FD13699" w:rsidR="007E3B9D" w:rsidRPr="0035711B" w:rsidRDefault="00296940" w:rsidP="003E3583">
      <w:pPr>
        <w:spacing w:line="276" w:lineRule="auto"/>
        <w:jc w:val="both"/>
        <w:rPr>
          <w:rFonts w:cstheme="minorHAnsi"/>
          <w:sz w:val="24"/>
          <w:szCs w:val="24"/>
        </w:rPr>
      </w:pPr>
      <w:r w:rsidRPr="0035711B">
        <w:rPr>
          <w:rFonts w:cstheme="minorHAnsi"/>
          <w:sz w:val="24"/>
          <w:szCs w:val="24"/>
        </w:rPr>
        <w:t xml:space="preserve">Training of enumerators was conducted through a face-to-face </w:t>
      </w:r>
      <w:r w:rsidR="00E87B74" w:rsidRPr="0035711B">
        <w:rPr>
          <w:rFonts w:cstheme="minorHAnsi"/>
          <w:sz w:val="24"/>
          <w:szCs w:val="24"/>
        </w:rPr>
        <w:t>session for</w:t>
      </w:r>
      <w:r w:rsidR="007E3B9D" w:rsidRPr="0035711B">
        <w:rPr>
          <w:rFonts w:cstheme="minorHAnsi"/>
          <w:sz w:val="24"/>
          <w:szCs w:val="24"/>
        </w:rPr>
        <w:t xml:space="preserve"> </w:t>
      </w:r>
      <w:r w:rsidR="00C81B57" w:rsidRPr="0035711B">
        <w:rPr>
          <w:rFonts w:cstheme="minorHAnsi"/>
          <w:sz w:val="24"/>
          <w:szCs w:val="24"/>
        </w:rPr>
        <w:t>4 days</w:t>
      </w:r>
      <w:r w:rsidR="00DB1628" w:rsidRPr="0035711B">
        <w:rPr>
          <w:rFonts w:cstheme="minorHAnsi"/>
          <w:sz w:val="24"/>
          <w:szCs w:val="24"/>
        </w:rPr>
        <w:t xml:space="preserve"> with one </w:t>
      </w:r>
      <w:r w:rsidR="008C4787" w:rsidRPr="0035711B">
        <w:rPr>
          <w:rFonts w:cstheme="minorHAnsi"/>
          <w:sz w:val="24"/>
          <w:szCs w:val="24"/>
        </w:rPr>
        <w:t xml:space="preserve">additional </w:t>
      </w:r>
      <w:r w:rsidR="00DB1628" w:rsidRPr="0035711B">
        <w:rPr>
          <w:rFonts w:cstheme="minorHAnsi"/>
          <w:sz w:val="24"/>
          <w:szCs w:val="24"/>
        </w:rPr>
        <w:t xml:space="preserve">day </w:t>
      </w:r>
      <w:r w:rsidR="008C4787" w:rsidRPr="0035711B">
        <w:rPr>
          <w:rFonts w:cstheme="minorHAnsi"/>
          <w:sz w:val="24"/>
          <w:szCs w:val="24"/>
        </w:rPr>
        <w:t xml:space="preserve">used for </w:t>
      </w:r>
      <w:r w:rsidR="00DB1628" w:rsidRPr="0035711B">
        <w:rPr>
          <w:rFonts w:cstheme="minorHAnsi"/>
          <w:sz w:val="24"/>
          <w:szCs w:val="24"/>
        </w:rPr>
        <w:t>field testing</w:t>
      </w:r>
      <w:r w:rsidR="008C4787" w:rsidRPr="0035711B">
        <w:rPr>
          <w:rFonts w:cstheme="minorHAnsi"/>
          <w:sz w:val="24"/>
          <w:szCs w:val="24"/>
        </w:rPr>
        <w:t xml:space="preserve"> and adjusting of the final</w:t>
      </w:r>
      <w:r w:rsidR="00DB1628" w:rsidRPr="0035711B">
        <w:rPr>
          <w:rFonts w:cstheme="minorHAnsi"/>
          <w:sz w:val="24"/>
          <w:szCs w:val="24"/>
        </w:rPr>
        <w:t xml:space="preserve"> questionnaire</w:t>
      </w:r>
      <w:r w:rsidR="00E87B74" w:rsidRPr="0035711B">
        <w:rPr>
          <w:rFonts w:cstheme="minorHAnsi"/>
          <w:sz w:val="24"/>
          <w:szCs w:val="24"/>
        </w:rPr>
        <w:t xml:space="preserve"> before deployment</w:t>
      </w:r>
      <w:r w:rsidR="00DB1628" w:rsidRPr="0035711B">
        <w:rPr>
          <w:rFonts w:cstheme="minorHAnsi"/>
          <w:sz w:val="24"/>
          <w:szCs w:val="24"/>
        </w:rPr>
        <w:t>.</w:t>
      </w:r>
      <w:r w:rsidR="00FF2109" w:rsidRPr="0035711B">
        <w:rPr>
          <w:rFonts w:cstheme="minorHAnsi"/>
          <w:sz w:val="24"/>
          <w:szCs w:val="24"/>
        </w:rPr>
        <w:t xml:space="preserve"> </w:t>
      </w:r>
      <w:r w:rsidR="00E87B74" w:rsidRPr="0035711B">
        <w:rPr>
          <w:rFonts w:cstheme="minorHAnsi"/>
          <w:sz w:val="24"/>
          <w:szCs w:val="24"/>
        </w:rPr>
        <w:t>Although training was done in French, e</w:t>
      </w:r>
      <w:r w:rsidR="00FF2109" w:rsidRPr="0035711B">
        <w:rPr>
          <w:rFonts w:cstheme="minorHAnsi"/>
          <w:sz w:val="24"/>
          <w:szCs w:val="24"/>
        </w:rPr>
        <w:t xml:space="preserve">numerators were trained to administer questionnaires in the local </w:t>
      </w:r>
      <w:r w:rsidR="006E2110" w:rsidRPr="0035711B">
        <w:rPr>
          <w:rFonts w:cstheme="minorHAnsi"/>
          <w:sz w:val="24"/>
          <w:szCs w:val="24"/>
        </w:rPr>
        <w:t>dialects of the respondents.</w:t>
      </w:r>
    </w:p>
    <w:p w14:paraId="3E123746" w14:textId="052C0B40" w:rsidR="007F5725" w:rsidRPr="00BF3D27" w:rsidRDefault="007F5725" w:rsidP="007F5725">
      <w:pPr>
        <w:keepNext/>
        <w:rPr>
          <w:rFonts w:cstheme="minorHAnsi"/>
          <w:lang w:val="en-US" w:eastAsia="zh-CN"/>
        </w:rPr>
      </w:pPr>
      <w:r w:rsidRPr="00BF3D27">
        <w:rPr>
          <w:rFonts w:cstheme="minorHAnsi"/>
          <w:noProof/>
        </w:rPr>
        <w:lastRenderedPageBreak/>
        <w:drawing>
          <wp:inline distT="0" distB="0" distL="0" distR="0" wp14:anchorId="223E68E9" wp14:editId="02E7FEBC">
            <wp:extent cx="6043475" cy="4513580"/>
            <wp:effectExtent l="19050" t="0" r="14605" b="2032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BDF57F6" w14:textId="211E59D9" w:rsidR="007F5725" w:rsidRPr="00BF3D27" w:rsidRDefault="007F5725" w:rsidP="007F5725">
      <w:pPr>
        <w:pStyle w:val="Caption"/>
        <w:rPr>
          <w:rFonts w:cstheme="minorHAnsi"/>
          <w:sz w:val="20"/>
          <w:szCs w:val="20"/>
        </w:rPr>
      </w:pPr>
      <w:bookmarkStart w:id="28" w:name="_Toc147757619"/>
      <w:r w:rsidRPr="00BF3D27">
        <w:rPr>
          <w:rFonts w:cstheme="minorHAnsi"/>
          <w:sz w:val="20"/>
          <w:szCs w:val="20"/>
        </w:rPr>
        <w:t xml:space="preserve">Figure </w:t>
      </w:r>
      <w:r w:rsidRPr="00BF3D27">
        <w:rPr>
          <w:rFonts w:cstheme="minorHAnsi"/>
          <w:sz w:val="20"/>
          <w:szCs w:val="20"/>
        </w:rPr>
        <w:fldChar w:fldCharType="begin"/>
      </w:r>
      <w:r w:rsidRPr="00BF3D27">
        <w:rPr>
          <w:rFonts w:cstheme="minorHAnsi"/>
          <w:sz w:val="20"/>
          <w:szCs w:val="20"/>
        </w:rPr>
        <w:instrText xml:space="preserve"> SEQ Figure \* ARABIC </w:instrText>
      </w:r>
      <w:r w:rsidRPr="00BF3D27">
        <w:rPr>
          <w:rFonts w:cstheme="minorHAnsi"/>
          <w:sz w:val="20"/>
          <w:szCs w:val="20"/>
        </w:rPr>
        <w:fldChar w:fldCharType="separate"/>
      </w:r>
      <w:r w:rsidR="00620723" w:rsidRPr="00BF3D27">
        <w:rPr>
          <w:rFonts w:cstheme="minorHAnsi"/>
          <w:noProof/>
          <w:sz w:val="20"/>
          <w:szCs w:val="20"/>
        </w:rPr>
        <w:t>3</w:t>
      </w:r>
      <w:r w:rsidRPr="00BF3D27">
        <w:rPr>
          <w:rFonts w:cstheme="minorHAnsi"/>
          <w:sz w:val="20"/>
          <w:szCs w:val="20"/>
        </w:rPr>
        <w:fldChar w:fldCharType="end"/>
      </w:r>
      <w:r w:rsidRPr="00BF3D27">
        <w:rPr>
          <w:rFonts w:cstheme="minorHAnsi"/>
          <w:sz w:val="20"/>
          <w:szCs w:val="20"/>
        </w:rPr>
        <w:t>:</w:t>
      </w:r>
      <w:r w:rsidR="00B70B76" w:rsidRPr="00BF3D27">
        <w:rPr>
          <w:rFonts w:cstheme="minorHAnsi"/>
          <w:sz w:val="20"/>
          <w:szCs w:val="20"/>
        </w:rPr>
        <w:t xml:space="preserve"> </w:t>
      </w:r>
      <w:r w:rsidR="007B3804" w:rsidRPr="00BF3D27">
        <w:rPr>
          <w:rFonts w:cstheme="minorHAnsi"/>
          <w:sz w:val="20"/>
          <w:szCs w:val="20"/>
        </w:rPr>
        <w:t>Sampling/r</w:t>
      </w:r>
      <w:r w:rsidRPr="00BF3D27">
        <w:rPr>
          <w:rFonts w:cstheme="minorHAnsi"/>
          <w:sz w:val="20"/>
          <w:szCs w:val="20"/>
        </w:rPr>
        <w:t>andomization tree for CAR</w:t>
      </w:r>
      <w:bookmarkEnd w:id="28"/>
      <w:r w:rsidR="006233AA" w:rsidRPr="00BF3D27">
        <w:rPr>
          <w:rFonts w:cstheme="minorHAnsi"/>
          <w:sz w:val="20"/>
          <w:szCs w:val="20"/>
        </w:rPr>
        <w:t xml:space="preserve"> </w:t>
      </w:r>
    </w:p>
    <w:p w14:paraId="4C9FAAEB" w14:textId="77777777" w:rsidR="00E87B74" w:rsidRPr="00BF3D27" w:rsidRDefault="00E87B74" w:rsidP="00E87B74">
      <w:pPr>
        <w:rPr>
          <w:rFonts w:cstheme="minorHAnsi"/>
        </w:rPr>
      </w:pPr>
    </w:p>
    <w:p w14:paraId="61885B89" w14:textId="2F264FFA" w:rsidR="001C7294" w:rsidRPr="00BF3D27" w:rsidRDefault="001C7294" w:rsidP="00E87B74">
      <w:pPr>
        <w:rPr>
          <w:rFonts w:cstheme="minorHAnsi"/>
          <w:color w:val="2F5496" w:themeColor="accent1" w:themeShade="BF"/>
          <w:sz w:val="24"/>
          <w:szCs w:val="24"/>
        </w:rPr>
      </w:pPr>
      <w:bookmarkStart w:id="29" w:name="_Toc147757600"/>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26</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w:t>
      </w:r>
      <w:r w:rsidR="006158F1" w:rsidRPr="00BF3D27">
        <w:rPr>
          <w:rFonts w:cstheme="minorHAnsi"/>
          <w:color w:val="2F5496" w:themeColor="accent1" w:themeShade="BF"/>
          <w:sz w:val="24"/>
          <w:szCs w:val="24"/>
        </w:rPr>
        <w:t xml:space="preserve">Survey </w:t>
      </w:r>
      <w:r w:rsidRPr="00BF3D27">
        <w:rPr>
          <w:rFonts w:cstheme="minorHAnsi"/>
          <w:color w:val="2F5496" w:themeColor="accent1" w:themeShade="BF"/>
          <w:sz w:val="24"/>
          <w:szCs w:val="24"/>
        </w:rPr>
        <w:t>completion by modality (</w:t>
      </w:r>
      <w:r w:rsidR="00B6007B" w:rsidRPr="00BF3D27">
        <w:rPr>
          <w:rFonts w:cstheme="minorHAnsi"/>
          <w:color w:val="2F5496" w:themeColor="accent1" w:themeShade="BF"/>
          <w:sz w:val="24"/>
          <w:szCs w:val="24"/>
        </w:rPr>
        <w:t>CAR</w:t>
      </w:r>
      <w:r w:rsidRPr="00BF3D27">
        <w:rPr>
          <w:rFonts w:cstheme="minorHAnsi"/>
          <w:color w:val="2F5496" w:themeColor="accent1" w:themeShade="BF"/>
          <w:sz w:val="24"/>
          <w:szCs w:val="24"/>
        </w:rPr>
        <w:t>)</w:t>
      </w:r>
      <w:bookmarkEnd w:id="29"/>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735"/>
        <w:gridCol w:w="872"/>
        <w:gridCol w:w="1274"/>
        <w:gridCol w:w="992"/>
        <w:gridCol w:w="989"/>
        <w:gridCol w:w="986"/>
      </w:tblGrid>
      <w:tr w:rsidR="001C7294" w:rsidRPr="00BF3D27" w14:paraId="23BEAED4" w14:textId="77777777" w:rsidTr="00AD13A1">
        <w:trPr>
          <w:trHeight w:val="562"/>
        </w:trPr>
        <w:tc>
          <w:tcPr>
            <w:tcW w:w="1794" w:type="dxa"/>
            <w:tcBorders>
              <w:top w:val="single" w:sz="12" w:space="0" w:color="auto"/>
              <w:bottom w:val="single" w:sz="12" w:space="0" w:color="auto"/>
            </w:tcBorders>
            <w:vAlign w:val="bottom"/>
          </w:tcPr>
          <w:p w14:paraId="472C885C" w14:textId="77777777" w:rsidR="001C7294" w:rsidRPr="0035711B" w:rsidRDefault="001C7294">
            <w:pPr>
              <w:pStyle w:val="Heading2"/>
              <w:spacing w:before="0" w:line="276" w:lineRule="auto"/>
              <w:rPr>
                <w:rFonts w:asciiTheme="minorHAnsi" w:eastAsiaTheme="minorHAnsi" w:hAnsiTheme="minorHAnsi" w:cstheme="minorHAnsi"/>
                <w:color w:val="auto"/>
                <w:sz w:val="20"/>
                <w:szCs w:val="20"/>
              </w:rPr>
            </w:pPr>
          </w:p>
        </w:tc>
        <w:tc>
          <w:tcPr>
            <w:tcW w:w="1735" w:type="dxa"/>
            <w:tcBorders>
              <w:top w:val="single" w:sz="12" w:space="0" w:color="auto"/>
              <w:bottom w:val="single" w:sz="12" w:space="0" w:color="auto"/>
            </w:tcBorders>
            <w:vAlign w:val="bottom"/>
          </w:tcPr>
          <w:p w14:paraId="1278195A"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Not Completed Count</w:t>
            </w:r>
          </w:p>
        </w:tc>
        <w:tc>
          <w:tcPr>
            <w:tcW w:w="872" w:type="dxa"/>
            <w:tcBorders>
              <w:top w:val="single" w:sz="12" w:space="0" w:color="auto"/>
              <w:bottom w:val="single" w:sz="12" w:space="0" w:color="auto"/>
            </w:tcBorders>
            <w:vAlign w:val="bottom"/>
          </w:tcPr>
          <w:p w14:paraId="247142B3"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1274" w:type="dxa"/>
            <w:tcBorders>
              <w:top w:val="single" w:sz="12" w:space="0" w:color="auto"/>
              <w:bottom w:val="single" w:sz="12" w:space="0" w:color="auto"/>
            </w:tcBorders>
            <w:vAlign w:val="bottom"/>
          </w:tcPr>
          <w:p w14:paraId="28189EED"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Completed Count</w:t>
            </w:r>
          </w:p>
        </w:tc>
        <w:tc>
          <w:tcPr>
            <w:tcW w:w="992" w:type="dxa"/>
            <w:tcBorders>
              <w:top w:val="single" w:sz="12" w:space="0" w:color="auto"/>
              <w:bottom w:val="single" w:sz="12" w:space="0" w:color="auto"/>
            </w:tcBorders>
            <w:vAlign w:val="bottom"/>
          </w:tcPr>
          <w:p w14:paraId="5395B207"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989" w:type="dxa"/>
            <w:tcBorders>
              <w:top w:val="single" w:sz="12" w:space="0" w:color="auto"/>
              <w:bottom w:val="single" w:sz="12" w:space="0" w:color="auto"/>
            </w:tcBorders>
            <w:vAlign w:val="bottom"/>
          </w:tcPr>
          <w:p w14:paraId="30DB9EC5"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Total Count</w:t>
            </w:r>
          </w:p>
        </w:tc>
        <w:tc>
          <w:tcPr>
            <w:tcW w:w="986" w:type="dxa"/>
            <w:tcBorders>
              <w:top w:val="single" w:sz="12" w:space="0" w:color="auto"/>
              <w:bottom w:val="single" w:sz="12" w:space="0" w:color="auto"/>
            </w:tcBorders>
            <w:vAlign w:val="bottom"/>
          </w:tcPr>
          <w:p w14:paraId="7466B871"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r>
      <w:tr w:rsidR="001C7294" w:rsidRPr="00BF3D27" w14:paraId="4A80F722" w14:textId="77777777" w:rsidTr="00AD13A1">
        <w:tc>
          <w:tcPr>
            <w:tcW w:w="1794" w:type="dxa"/>
            <w:tcBorders>
              <w:top w:val="single" w:sz="12" w:space="0" w:color="auto"/>
            </w:tcBorders>
            <w:vAlign w:val="bottom"/>
          </w:tcPr>
          <w:p w14:paraId="6545C485" w14:textId="77777777" w:rsidR="001C7294" w:rsidRPr="0035711B" w:rsidRDefault="001C7294">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Face2Face</w:t>
            </w:r>
          </w:p>
        </w:tc>
        <w:tc>
          <w:tcPr>
            <w:tcW w:w="1735" w:type="dxa"/>
            <w:tcBorders>
              <w:top w:val="single" w:sz="12" w:space="0" w:color="auto"/>
            </w:tcBorders>
            <w:vAlign w:val="bottom"/>
          </w:tcPr>
          <w:p w14:paraId="4091036C" w14:textId="53184C1A" w:rsidR="001C7294" w:rsidRPr="0035711B" w:rsidRDefault="001042DD">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88</w:t>
            </w:r>
          </w:p>
        </w:tc>
        <w:tc>
          <w:tcPr>
            <w:tcW w:w="872" w:type="dxa"/>
            <w:tcBorders>
              <w:top w:val="single" w:sz="12" w:space="0" w:color="auto"/>
            </w:tcBorders>
            <w:vAlign w:val="bottom"/>
          </w:tcPr>
          <w:p w14:paraId="163D2FA9" w14:textId="2D44A4BF" w:rsidR="001C7294" w:rsidRPr="0035711B" w:rsidRDefault="001042DD">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9.3</w:t>
            </w:r>
          </w:p>
        </w:tc>
        <w:tc>
          <w:tcPr>
            <w:tcW w:w="1274" w:type="dxa"/>
            <w:tcBorders>
              <w:top w:val="single" w:sz="12" w:space="0" w:color="auto"/>
            </w:tcBorders>
            <w:vAlign w:val="bottom"/>
          </w:tcPr>
          <w:p w14:paraId="445A2FAD" w14:textId="73F48247" w:rsidR="001C7294" w:rsidRPr="0035711B" w:rsidRDefault="001653FC">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969</w:t>
            </w:r>
          </w:p>
        </w:tc>
        <w:tc>
          <w:tcPr>
            <w:tcW w:w="992" w:type="dxa"/>
            <w:tcBorders>
              <w:top w:val="single" w:sz="12" w:space="0" w:color="auto"/>
            </w:tcBorders>
            <w:vAlign w:val="bottom"/>
          </w:tcPr>
          <w:p w14:paraId="52E3CC0D" w14:textId="204D539F" w:rsidR="001C7294" w:rsidRPr="0035711B" w:rsidRDefault="001653FC">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91.7</w:t>
            </w:r>
          </w:p>
        </w:tc>
        <w:tc>
          <w:tcPr>
            <w:tcW w:w="989" w:type="dxa"/>
            <w:tcBorders>
              <w:top w:val="single" w:sz="12" w:space="0" w:color="auto"/>
            </w:tcBorders>
            <w:vAlign w:val="bottom"/>
          </w:tcPr>
          <w:p w14:paraId="0817DE26" w14:textId="15B35774" w:rsidR="001C7294" w:rsidRPr="0035711B" w:rsidRDefault="00B524F6">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1057</w:t>
            </w:r>
          </w:p>
        </w:tc>
        <w:tc>
          <w:tcPr>
            <w:tcW w:w="986" w:type="dxa"/>
            <w:tcBorders>
              <w:top w:val="single" w:sz="12" w:space="0" w:color="auto"/>
            </w:tcBorders>
            <w:vAlign w:val="bottom"/>
          </w:tcPr>
          <w:p w14:paraId="16B21FF7" w14:textId="59EB4866" w:rsidR="001C7294" w:rsidRPr="0035711B" w:rsidRDefault="00B524F6">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C7294" w:rsidRPr="00BF3D27" w14:paraId="1CD10A0C" w14:textId="77777777" w:rsidTr="00AD13A1">
        <w:tc>
          <w:tcPr>
            <w:tcW w:w="1794" w:type="dxa"/>
            <w:vAlign w:val="bottom"/>
          </w:tcPr>
          <w:p w14:paraId="5095BA3A" w14:textId="77777777" w:rsidR="001C7294" w:rsidRPr="0035711B" w:rsidRDefault="001C7294">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Remote</w:t>
            </w:r>
          </w:p>
        </w:tc>
        <w:tc>
          <w:tcPr>
            <w:tcW w:w="1735" w:type="dxa"/>
            <w:vAlign w:val="bottom"/>
          </w:tcPr>
          <w:p w14:paraId="1B162BF9" w14:textId="603D81D9" w:rsidR="001C7294" w:rsidRPr="0035711B" w:rsidRDefault="00F874E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331</w:t>
            </w:r>
          </w:p>
        </w:tc>
        <w:tc>
          <w:tcPr>
            <w:tcW w:w="872" w:type="dxa"/>
            <w:vAlign w:val="bottom"/>
          </w:tcPr>
          <w:p w14:paraId="3CA1AE53" w14:textId="5E2571D3"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54.4</w:t>
            </w:r>
          </w:p>
        </w:tc>
        <w:tc>
          <w:tcPr>
            <w:tcW w:w="1274" w:type="dxa"/>
            <w:vAlign w:val="bottom"/>
          </w:tcPr>
          <w:p w14:paraId="21A968D7" w14:textId="5D9B3DFE" w:rsidR="001C7294" w:rsidRPr="0035711B" w:rsidRDefault="00F1376C">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277</w:t>
            </w:r>
          </w:p>
        </w:tc>
        <w:tc>
          <w:tcPr>
            <w:tcW w:w="992" w:type="dxa"/>
            <w:vAlign w:val="bottom"/>
          </w:tcPr>
          <w:p w14:paraId="7B27CCE7" w14:textId="1A8028EB"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46.6</w:t>
            </w:r>
          </w:p>
        </w:tc>
        <w:tc>
          <w:tcPr>
            <w:tcW w:w="989" w:type="dxa"/>
            <w:vAlign w:val="bottom"/>
          </w:tcPr>
          <w:p w14:paraId="40ECC117" w14:textId="59719064"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608</w:t>
            </w:r>
          </w:p>
        </w:tc>
        <w:tc>
          <w:tcPr>
            <w:tcW w:w="986" w:type="dxa"/>
            <w:vAlign w:val="bottom"/>
          </w:tcPr>
          <w:p w14:paraId="55B85CE8" w14:textId="0073951E"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C7294" w:rsidRPr="00BF3D27" w14:paraId="10556E6C" w14:textId="77777777" w:rsidTr="00AD13A1">
        <w:tc>
          <w:tcPr>
            <w:tcW w:w="1794" w:type="dxa"/>
            <w:tcBorders>
              <w:bottom w:val="single" w:sz="12" w:space="0" w:color="auto"/>
            </w:tcBorders>
            <w:vAlign w:val="bottom"/>
          </w:tcPr>
          <w:p w14:paraId="1A7B3911" w14:textId="77777777" w:rsidR="001C7294" w:rsidRPr="0035711B" w:rsidRDefault="001C7294">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Total</w:t>
            </w:r>
          </w:p>
        </w:tc>
        <w:tc>
          <w:tcPr>
            <w:tcW w:w="1735" w:type="dxa"/>
            <w:tcBorders>
              <w:bottom w:val="single" w:sz="12" w:space="0" w:color="auto"/>
            </w:tcBorders>
            <w:vAlign w:val="bottom"/>
          </w:tcPr>
          <w:p w14:paraId="0448F854" w14:textId="60843627" w:rsidR="001C7294" w:rsidRPr="0035711B" w:rsidRDefault="001A675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419</w:t>
            </w:r>
          </w:p>
        </w:tc>
        <w:tc>
          <w:tcPr>
            <w:tcW w:w="872" w:type="dxa"/>
            <w:tcBorders>
              <w:bottom w:val="single" w:sz="12" w:space="0" w:color="auto"/>
            </w:tcBorders>
            <w:vAlign w:val="bottom"/>
          </w:tcPr>
          <w:p w14:paraId="7E6B5600" w14:textId="4EB7F399" w:rsidR="001C7294" w:rsidRPr="0035711B" w:rsidRDefault="00FB1DDE">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25.2</w:t>
            </w:r>
          </w:p>
        </w:tc>
        <w:tc>
          <w:tcPr>
            <w:tcW w:w="1274" w:type="dxa"/>
            <w:tcBorders>
              <w:bottom w:val="single" w:sz="12" w:space="0" w:color="auto"/>
            </w:tcBorders>
            <w:vAlign w:val="bottom"/>
          </w:tcPr>
          <w:p w14:paraId="76CF33A2" w14:textId="3230B717" w:rsidR="001C7294" w:rsidRPr="0035711B" w:rsidRDefault="001A675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1246</w:t>
            </w:r>
          </w:p>
        </w:tc>
        <w:tc>
          <w:tcPr>
            <w:tcW w:w="992" w:type="dxa"/>
            <w:tcBorders>
              <w:bottom w:val="single" w:sz="12" w:space="0" w:color="auto"/>
            </w:tcBorders>
            <w:vAlign w:val="bottom"/>
          </w:tcPr>
          <w:p w14:paraId="05FCD4F3" w14:textId="6F75B876" w:rsidR="001C7294" w:rsidRPr="0035711B" w:rsidRDefault="0071498B">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74.8</w:t>
            </w:r>
          </w:p>
        </w:tc>
        <w:tc>
          <w:tcPr>
            <w:tcW w:w="989" w:type="dxa"/>
            <w:tcBorders>
              <w:bottom w:val="single" w:sz="12" w:space="0" w:color="auto"/>
            </w:tcBorders>
            <w:vAlign w:val="bottom"/>
          </w:tcPr>
          <w:p w14:paraId="4F8234EF" w14:textId="642EA544" w:rsidR="001C7294" w:rsidRPr="0035711B" w:rsidRDefault="00547B89">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1665</w:t>
            </w:r>
          </w:p>
        </w:tc>
        <w:tc>
          <w:tcPr>
            <w:tcW w:w="986" w:type="dxa"/>
            <w:tcBorders>
              <w:bottom w:val="single" w:sz="12" w:space="0" w:color="auto"/>
            </w:tcBorders>
            <w:vAlign w:val="bottom"/>
          </w:tcPr>
          <w:p w14:paraId="513599AD" w14:textId="028B4D40" w:rsidR="001C7294" w:rsidRPr="0035711B" w:rsidRDefault="00547B89">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bl>
    <w:p w14:paraId="3879E047" w14:textId="77777777" w:rsidR="001C7294" w:rsidRPr="0035711B" w:rsidRDefault="001C7294" w:rsidP="001C7294">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31D0C51B" w14:textId="77777777" w:rsidR="001C7294" w:rsidRPr="0035711B" w:rsidRDefault="001C7294" w:rsidP="003E3583">
      <w:pPr>
        <w:spacing w:line="276" w:lineRule="auto"/>
        <w:jc w:val="both"/>
        <w:rPr>
          <w:rFonts w:cstheme="minorHAnsi"/>
          <w:sz w:val="24"/>
          <w:szCs w:val="24"/>
        </w:rPr>
      </w:pPr>
    </w:p>
    <w:p w14:paraId="1D6DEF91" w14:textId="77777777" w:rsidR="00E87B74" w:rsidRPr="0035711B" w:rsidRDefault="00E87B74" w:rsidP="003E3583">
      <w:pPr>
        <w:spacing w:line="276" w:lineRule="auto"/>
        <w:jc w:val="both"/>
        <w:rPr>
          <w:rFonts w:cstheme="minorHAnsi"/>
          <w:sz w:val="24"/>
          <w:szCs w:val="24"/>
        </w:rPr>
      </w:pPr>
    </w:p>
    <w:p w14:paraId="2BB9D401" w14:textId="77777777" w:rsidR="00E87B74" w:rsidRPr="0035711B" w:rsidRDefault="00E87B74" w:rsidP="003E3583">
      <w:pPr>
        <w:spacing w:line="276" w:lineRule="auto"/>
        <w:jc w:val="both"/>
        <w:rPr>
          <w:rFonts w:cstheme="minorHAnsi"/>
          <w:sz w:val="24"/>
          <w:szCs w:val="24"/>
        </w:rPr>
      </w:pPr>
    </w:p>
    <w:p w14:paraId="440E4C2E" w14:textId="77777777" w:rsidR="00E87B74" w:rsidRPr="0035711B" w:rsidRDefault="00E87B74" w:rsidP="003E3583">
      <w:pPr>
        <w:spacing w:line="276" w:lineRule="auto"/>
        <w:jc w:val="both"/>
        <w:rPr>
          <w:rFonts w:cstheme="minorHAnsi"/>
          <w:sz w:val="24"/>
          <w:szCs w:val="24"/>
        </w:rPr>
      </w:pPr>
    </w:p>
    <w:p w14:paraId="4664985D" w14:textId="77777777" w:rsidR="00E87B74" w:rsidRPr="0035711B" w:rsidRDefault="00E87B74" w:rsidP="003E3583">
      <w:pPr>
        <w:spacing w:line="276" w:lineRule="auto"/>
        <w:jc w:val="both"/>
        <w:rPr>
          <w:rFonts w:cstheme="minorHAnsi"/>
          <w:sz w:val="24"/>
          <w:szCs w:val="24"/>
        </w:rPr>
      </w:pPr>
    </w:p>
    <w:p w14:paraId="41F12EB8" w14:textId="77777777" w:rsidR="00E87B74" w:rsidRPr="0035711B" w:rsidRDefault="00E87B74" w:rsidP="003E3583">
      <w:pPr>
        <w:spacing w:line="276" w:lineRule="auto"/>
        <w:jc w:val="both"/>
        <w:rPr>
          <w:rFonts w:cstheme="minorHAnsi"/>
          <w:sz w:val="24"/>
          <w:szCs w:val="24"/>
        </w:rPr>
      </w:pPr>
    </w:p>
    <w:p w14:paraId="17052989" w14:textId="106A470E" w:rsidR="00C33F6D" w:rsidRPr="0035711B" w:rsidRDefault="0074500B" w:rsidP="00282367">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lastRenderedPageBreak/>
        <w:t>Results</w:t>
      </w:r>
    </w:p>
    <w:p w14:paraId="615ECB0E" w14:textId="58F3FDE8" w:rsidR="002A486C" w:rsidRPr="00BF3D27" w:rsidRDefault="002A486C" w:rsidP="00E87B74">
      <w:pPr>
        <w:rPr>
          <w:rFonts w:cstheme="minorHAnsi"/>
          <w:color w:val="2F5496" w:themeColor="accent1" w:themeShade="BF"/>
          <w:sz w:val="24"/>
          <w:szCs w:val="24"/>
        </w:rPr>
      </w:pPr>
      <w:bookmarkStart w:id="30" w:name="_Toc147757601"/>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27</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w:t>
      </w:r>
      <w:r w:rsidR="008D18A9" w:rsidRPr="00BF3D27">
        <w:rPr>
          <w:rFonts w:cstheme="minorHAnsi"/>
          <w:color w:val="2F5496" w:themeColor="accent1" w:themeShade="BF"/>
          <w:sz w:val="24"/>
          <w:szCs w:val="24"/>
        </w:rPr>
        <w:t xml:space="preserve">Balance Table of </w:t>
      </w:r>
      <w:r w:rsidRPr="00BF3D27">
        <w:rPr>
          <w:rFonts w:cstheme="minorHAnsi"/>
          <w:color w:val="2F5496" w:themeColor="accent1" w:themeShade="BF"/>
          <w:sz w:val="24"/>
          <w:szCs w:val="24"/>
        </w:rPr>
        <w:t>Randomization</w:t>
      </w:r>
      <w:r w:rsidR="008D18A9" w:rsidRPr="00BF3D27">
        <w:rPr>
          <w:rFonts w:cstheme="minorHAnsi"/>
          <w:color w:val="2F5496" w:themeColor="accent1" w:themeShade="BF"/>
          <w:sz w:val="24"/>
          <w:szCs w:val="24"/>
        </w:rPr>
        <w:t xml:space="preserve"> Survey Modality Assignment</w:t>
      </w:r>
      <w:r w:rsidR="00B6007B" w:rsidRPr="00BF3D27">
        <w:rPr>
          <w:rFonts w:cstheme="minorHAnsi"/>
          <w:color w:val="2F5496" w:themeColor="accent1" w:themeShade="BF"/>
          <w:sz w:val="24"/>
          <w:szCs w:val="24"/>
        </w:rPr>
        <w:t xml:space="preserve"> (CAR)</w:t>
      </w:r>
      <w:bookmarkEnd w:id="30"/>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FE14FA" w:rsidRPr="00BF3D27" w14:paraId="266DCA88"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2A0E31E" w14:textId="584903D4" w:rsidR="00FE14FA" w:rsidRPr="0035711B" w:rsidRDefault="00FE14FA">
            <w:pPr>
              <w:rPr>
                <w:rFonts w:cstheme="minorHAnsi"/>
                <w:sz w:val="20"/>
                <w:szCs w:val="20"/>
              </w:rPr>
            </w:pPr>
            <w:r w:rsidRPr="0035711B">
              <w:rPr>
                <w:rFonts w:cstheme="minorHAnsi"/>
                <w:sz w:val="20"/>
                <w:szCs w:val="20"/>
              </w:rPr>
              <w:t>Variable</w:t>
            </w:r>
          </w:p>
        </w:tc>
        <w:tc>
          <w:tcPr>
            <w:tcW w:w="1276" w:type="dxa"/>
            <w:tcBorders>
              <w:top w:val="single" w:sz="12" w:space="0" w:color="auto"/>
              <w:bottom w:val="single" w:sz="12" w:space="0" w:color="auto"/>
            </w:tcBorders>
          </w:tcPr>
          <w:p w14:paraId="5135F2CE"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DB09ACF"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B2FC61A"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12CF9130"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4001ABB0"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1B246332"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5DFE29FD"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9DAAEB"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DB2FBAD"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E14FA" w:rsidRPr="00BF3D27" w14:paraId="791F1ED4"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5CFF7D19" w14:textId="77777777" w:rsidR="00FE14FA" w:rsidRPr="0035711B" w:rsidRDefault="00FE14FA">
            <w:pPr>
              <w:rPr>
                <w:rFonts w:cstheme="minorHAnsi"/>
                <w:b w:val="0"/>
                <w:bCs w:val="0"/>
                <w:sz w:val="20"/>
                <w:szCs w:val="20"/>
              </w:rPr>
            </w:pPr>
            <w:r w:rsidRPr="0035711B">
              <w:rPr>
                <w:rFonts w:cstheme="minorHAnsi"/>
                <w:b w:val="0"/>
                <w:bCs w:val="0"/>
                <w:sz w:val="20"/>
                <w:szCs w:val="20"/>
              </w:rPr>
              <w:t>Respondent Age</w:t>
            </w:r>
          </w:p>
        </w:tc>
        <w:tc>
          <w:tcPr>
            <w:tcW w:w="1276" w:type="dxa"/>
            <w:tcBorders>
              <w:top w:val="single" w:sz="12" w:space="0" w:color="auto"/>
            </w:tcBorders>
          </w:tcPr>
          <w:p w14:paraId="4D8AFFBF" w14:textId="77777777" w:rsidR="00FE14FA"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37.80</w:t>
            </w:r>
          </w:p>
          <w:p w14:paraId="506F230A" w14:textId="3452CA7D" w:rsidR="00772895"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(0.44)</w:t>
            </w:r>
          </w:p>
        </w:tc>
        <w:tc>
          <w:tcPr>
            <w:tcW w:w="1280" w:type="dxa"/>
            <w:tcBorders>
              <w:top w:val="single" w:sz="12" w:space="0" w:color="auto"/>
            </w:tcBorders>
          </w:tcPr>
          <w:p w14:paraId="7CA73CE7" w14:textId="77777777" w:rsidR="00FE14FA"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37.67</w:t>
            </w:r>
          </w:p>
          <w:p w14:paraId="52A0133E" w14:textId="3F9989C3" w:rsidR="00772895"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(0.74)</w:t>
            </w:r>
          </w:p>
        </w:tc>
        <w:tc>
          <w:tcPr>
            <w:tcW w:w="1650" w:type="dxa"/>
            <w:tcBorders>
              <w:top w:val="single" w:sz="12" w:space="0" w:color="auto"/>
            </w:tcBorders>
            <w:vAlign w:val="center"/>
          </w:tcPr>
          <w:p w14:paraId="620F1ED8" w14:textId="2DE8796B" w:rsidR="00FE14FA" w:rsidRPr="0035711B" w:rsidRDefault="007F520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0.13</w:t>
            </w:r>
          </w:p>
        </w:tc>
      </w:tr>
      <w:tr w:rsidR="00FE14FA" w:rsidRPr="00BF3D27" w14:paraId="0831C800" w14:textId="77777777">
        <w:tc>
          <w:tcPr>
            <w:cnfStyle w:val="001000000000" w:firstRow="0" w:lastRow="0" w:firstColumn="1" w:lastColumn="0" w:oddVBand="0" w:evenVBand="0" w:oddHBand="0" w:evenHBand="0" w:firstRowFirstColumn="0" w:firstRowLastColumn="0" w:lastRowFirstColumn="0" w:lastRowLastColumn="0"/>
            <w:tcW w:w="4815" w:type="dxa"/>
          </w:tcPr>
          <w:p w14:paraId="39EEAD77" w14:textId="77777777" w:rsidR="00FE14FA" w:rsidRPr="0035711B" w:rsidRDefault="00FE14FA">
            <w:pPr>
              <w:rPr>
                <w:rFonts w:cstheme="minorHAnsi"/>
                <w:b w:val="0"/>
                <w:bCs w:val="0"/>
                <w:sz w:val="20"/>
                <w:szCs w:val="20"/>
              </w:rPr>
            </w:pPr>
            <w:r w:rsidRPr="0035711B">
              <w:rPr>
                <w:rFonts w:cstheme="minorHAnsi"/>
                <w:b w:val="0"/>
                <w:bCs w:val="0"/>
                <w:sz w:val="20"/>
                <w:szCs w:val="20"/>
              </w:rPr>
              <w:t>Female Respondent</w:t>
            </w:r>
          </w:p>
        </w:tc>
        <w:tc>
          <w:tcPr>
            <w:tcW w:w="1276" w:type="dxa"/>
          </w:tcPr>
          <w:p w14:paraId="639FFB58" w14:textId="77777777" w:rsidR="00FE14FA" w:rsidRPr="0035711B" w:rsidRDefault="007F5202">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0.54</w:t>
            </w:r>
          </w:p>
          <w:p w14:paraId="49AC9C6F" w14:textId="0F788FE1" w:rsidR="007F5202" w:rsidRPr="0035711B" w:rsidRDefault="007F5202">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Pr>
          <w:p w14:paraId="32723DC6" w14:textId="77777777" w:rsidR="00FE14FA" w:rsidRPr="0035711B" w:rsidRDefault="007F5202">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0.70</w:t>
            </w:r>
          </w:p>
          <w:p w14:paraId="00372CB2" w14:textId="35EE9256" w:rsidR="007F5202" w:rsidRPr="0035711B" w:rsidRDefault="007E06E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650" w:type="dxa"/>
            <w:vAlign w:val="center"/>
          </w:tcPr>
          <w:p w14:paraId="5FBA468F" w14:textId="3C19A299" w:rsidR="00FE14FA" w:rsidRPr="0035711B" w:rsidRDefault="007E06E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0.11***</w:t>
            </w:r>
          </w:p>
        </w:tc>
      </w:tr>
      <w:tr w:rsidR="00FE14FA" w:rsidRPr="00BF3D27" w14:paraId="2278BA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tcPr>
          <w:p w14:paraId="78D26703" w14:textId="77777777" w:rsidR="00FE14FA" w:rsidRPr="0035711B" w:rsidRDefault="00FE14FA">
            <w:pPr>
              <w:rPr>
                <w:rFonts w:cstheme="minorHAnsi"/>
                <w:b w:val="0"/>
                <w:bCs w:val="0"/>
                <w:sz w:val="20"/>
                <w:szCs w:val="20"/>
              </w:rPr>
            </w:pPr>
            <w:r w:rsidRPr="0035711B">
              <w:rPr>
                <w:rFonts w:cstheme="minorHAnsi"/>
                <w:b w:val="0"/>
                <w:bCs w:val="0"/>
                <w:sz w:val="20"/>
                <w:szCs w:val="20"/>
              </w:rPr>
              <w:t>Head of Household Respondent</w:t>
            </w:r>
          </w:p>
        </w:tc>
        <w:tc>
          <w:tcPr>
            <w:tcW w:w="1276" w:type="dxa"/>
            <w:tcBorders>
              <w:bottom w:val="nil"/>
            </w:tcBorders>
          </w:tcPr>
          <w:p w14:paraId="30BD193F" w14:textId="77777777" w:rsidR="00FE14FA" w:rsidRPr="0035711B" w:rsidRDefault="007E06E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0.64</w:t>
            </w:r>
          </w:p>
          <w:p w14:paraId="78E924D2" w14:textId="588C7443" w:rsidR="007E06E0" w:rsidRPr="0035711B" w:rsidRDefault="007E06E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Borders>
              <w:bottom w:val="nil"/>
            </w:tcBorders>
          </w:tcPr>
          <w:p w14:paraId="3B9921D0" w14:textId="77777777" w:rsidR="00FE14FA" w:rsidRPr="0035711B" w:rsidRDefault="0034695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0.70</w:t>
            </w:r>
          </w:p>
          <w:p w14:paraId="7FE0A245" w14:textId="500B4717" w:rsidR="00346952" w:rsidRPr="0035711B" w:rsidRDefault="0034695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650" w:type="dxa"/>
            <w:tcBorders>
              <w:bottom w:val="nil"/>
            </w:tcBorders>
            <w:vAlign w:val="center"/>
          </w:tcPr>
          <w:p w14:paraId="081B82E2" w14:textId="42A2A154" w:rsidR="00FE14FA" w:rsidRPr="0035711B" w:rsidRDefault="0034695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-0.06</w:t>
            </w:r>
          </w:p>
        </w:tc>
      </w:tr>
      <w:tr w:rsidR="00FE14FA" w:rsidRPr="00BF3D27" w14:paraId="7D30E10C"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tcPr>
          <w:p w14:paraId="0C9FFB8A" w14:textId="77777777" w:rsidR="00FE14FA" w:rsidRPr="0035711B" w:rsidRDefault="00FE14FA">
            <w:pPr>
              <w:rPr>
                <w:rFonts w:cstheme="minorHAnsi"/>
                <w:b w:val="0"/>
                <w:bCs w:val="0"/>
                <w:sz w:val="20"/>
                <w:szCs w:val="20"/>
              </w:rPr>
            </w:pPr>
            <w:r w:rsidRPr="0035711B">
              <w:rPr>
                <w:rFonts w:cstheme="minorHAnsi"/>
                <w:b w:val="0"/>
                <w:bCs w:val="0"/>
                <w:sz w:val="20"/>
                <w:szCs w:val="20"/>
              </w:rPr>
              <w:t>Household Size</w:t>
            </w:r>
          </w:p>
        </w:tc>
        <w:tc>
          <w:tcPr>
            <w:tcW w:w="1276" w:type="dxa"/>
            <w:tcBorders>
              <w:top w:val="nil"/>
              <w:bottom w:val="nil"/>
            </w:tcBorders>
          </w:tcPr>
          <w:p w14:paraId="2D7E2BDF" w14:textId="77777777" w:rsidR="00FE14FA"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6.14</w:t>
            </w:r>
          </w:p>
          <w:p w14:paraId="367E57DF" w14:textId="3F895544" w:rsidR="00CA29B3"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(0.08)</w:t>
            </w:r>
          </w:p>
        </w:tc>
        <w:tc>
          <w:tcPr>
            <w:tcW w:w="1280" w:type="dxa"/>
            <w:tcBorders>
              <w:top w:val="nil"/>
              <w:bottom w:val="nil"/>
            </w:tcBorders>
          </w:tcPr>
          <w:p w14:paraId="3045FED1" w14:textId="77777777" w:rsidR="00FE14FA"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7.71</w:t>
            </w:r>
          </w:p>
          <w:p w14:paraId="4D6B2EF1" w14:textId="31715BD7" w:rsidR="00CA29B3"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(0.19)</w:t>
            </w:r>
          </w:p>
        </w:tc>
        <w:tc>
          <w:tcPr>
            <w:tcW w:w="1650" w:type="dxa"/>
            <w:tcBorders>
              <w:top w:val="nil"/>
              <w:bottom w:val="nil"/>
            </w:tcBorders>
            <w:vAlign w:val="center"/>
          </w:tcPr>
          <w:p w14:paraId="23F4B0D7" w14:textId="263067C4" w:rsidR="00FE14FA" w:rsidRPr="0035711B" w:rsidRDefault="00B44CB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-1.57***</w:t>
            </w:r>
          </w:p>
        </w:tc>
      </w:tr>
      <w:tr w:rsidR="00FE14FA" w:rsidRPr="00BF3D27" w14:paraId="0A13BD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57368B5C" w14:textId="77777777" w:rsidR="00FE14FA" w:rsidRPr="0035711B" w:rsidRDefault="00FE14FA">
            <w:pPr>
              <w:rPr>
                <w:rFonts w:cstheme="minorHAnsi"/>
                <w:b w:val="0"/>
                <w:sz w:val="20"/>
                <w:szCs w:val="20"/>
              </w:rPr>
            </w:pPr>
            <w:r w:rsidRPr="0035711B">
              <w:rPr>
                <w:rFonts w:cstheme="minorHAnsi"/>
                <w:b w:val="0"/>
                <w:sz w:val="20"/>
                <w:szCs w:val="20"/>
              </w:rPr>
              <w:t>Number of household members contributing to income</w:t>
            </w:r>
          </w:p>
        </w:tc>
        <w:tc>
          <w:tcPr>
            <w:tcW w:w="1276" w:type="dxa"/>
            <w:tcBorders>
              <w:top w:val="nil"/>
            </w:tcBorders>
          </w:tcPr>
          <w:p w14:paraId="77A90616" w14:textId="77777777" w:rsidR="00FE14FA" w:rsidRPr="0035711B" w:rsidRDefault="00B44CB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1.76</w:t>
            </w:r>
          </w:p>
          <w:p w14:paraId="5C42AC2E" w14:textId="655BD8A6" w:rsidR="00B44CBD" w:rsidRPr="0035711B" w:rsidRDefault="00B44CB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top w:val="nil"/>
            </w:tcBorders>
          </w:tcPr>
          <w:p w14:paraId="6D947344" w14:textId="77777777" w:rsidR="00FE14FA" w:rsidRPr="0035711B" w:rsidRDefault="008F720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1.66</w:t>
            </w:r>
          </w:p>
          <w:p w14:paraId="61940E51" w14:textId="249A66FB" w:rsidR="008F720E" w:rsidRPr="0035711B" w:rsidRDefault="008F720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(0.05)</w:t>
            </w:r>
          </w:p>
        </w:tc>
        <w:tc>
          <w:tcPr>
            <w:tcW w:w="1650" w:type="dxa"/>
            <w:tcBorders>
              <w:top w:val="nil"/>
            </w:tcBorders>
            <w:vAlign w:val="center"/>
          </w:tcPr>
          <w:p w14:paraId="07F62C72" w14:textId="0972ED82" w:rsidR="00FE14FA" w:rsidRPr="0035711B" w:rsidRDefault="008F720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0.10</w:t>
            </w:r>
          </w:p>
        </w:tc>
      </w:tr>
      <w:tr w:rsidR="008F720E" w:rsidRPr="00BF3D27" w14:paraId="4BFB3F48"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02199665" w14:textId="3BA6C5D1" w:rsidR="008F720E" w:rsidRPr="0035711B" w:rsidRDefault="001B46EA">
            <w:pPr>
              <w:rPr>
                <w:rFonts w:cstheme="minorHAnsi"/>
                <w:b w:val="0"/>
                <w:bCs w:val="0"/>
                <w:sz w:val="20"/>
                <w:szCs w:val="20"/>
              </w:rPr>
            </w:pPr>
            <w:r w:rsidRPr="0035711B">
              <w:rPr>
                <w:rFonts w:cstheme="minorHAnsi"/>
                <w:b w:val="0"/>
                <w:bCs w:val="0"/>
                <w:sz w:val="20"/>
                <w:szCs w:val="20"/>
              </w:rPr>
              <w:t>Number of income sources in the household</w:t>
            </w:r>
          </w:p>
        </w:tc>
        <w:tc>
          <w:tcPr>
            <w:tcW w:w="1276" w:type="dxa"/>
            <w:tcBorders>
              <w:top w:val="nil"/>
            </w:tcBorders>
          </w:tcPr>
          <w:p w14:paraId="1B5CFF73" w14:textId="77777777" w:rsidR="008F720E" w:rsidRPr="0035711B" w:rsidRDefault="001B46EA">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1.50</w:t>
            </w:r>
          </w:p>
          <w:p w14:paraId="2AAB47CE" w14:textId="1EDF0545" w:rsidR="001B46EA" w:rsidRPr="0035711B" w:rsidRDefault="001B46EA">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F51834" w:rsidRPr="0035711B">
              <w:rPr>
                <w:rFonts w:cstheme="minorHAnsi"/>
                <w:sz w:val="20"/>
                <w:szCs w:val="20"/>
              </w:rPr>
              <w:t>0.02)</w:t>
            </w:r>
          </w:p>
        </w:tc>
        <w:tc>
          <w:tcPr>
            <w:tcW w:w="1280" w:type="dxa"/>
            <w:tcBorders>
              <w:top w:val="nil"/>
            </w:tcBorders>
          </w:tcPr>
          <w:p w14:paraId="2F91A3FF" w14:textId="77777777" w:rsidR="008F720E" w:rsidRPr="0035711B" w:rsidRDefault="00F5183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1.66</w:t>
            </w:r>
          </w:p>
          <w:p w14:paraId="07EE7CA3" w14:textId="040E312B" w:rsidR="00F51834" w:rsidRPr="0035711B" w:rsidRDefault="00F5183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(0.05)</w:t>
            </w:r>
          </w:p>
        </w:tc>
        <w:tc>
          <w:tcPr>
            <w:tcW w:w="1650" w:type="dxa"/>
            <w:tcBorders>
              <w:top w:val="nil"/>
            </w:tcBorders>
            <w:vAlign w:val="center"/>
          </w:tcPr>
          <w:p w14:paraId="633038AD" w14:textId="46CAE5A6" w:rsidR="008F720E" w:rsidRPr="0035711B" w:rsidRDefault="00F5183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r>
      <w:tr w:rsidR="00F51834" w:rsidRPr="00BF3D27" w14:paraId="78088F92"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tcPr>
          <w:p w14:paraId="16991C70" w14:textId="2122F970" w:rsidR="00F51834" w:rsidRPr="0035711B" w:rsidRDefault="005E0E53">
            <w:pPr>
              <w:rPr>
                <w:rFonts w:cstheme="minorHAnsi"/>
                <w:b w:val="0"/>
                <w:bCs w:val="0"/>
                <w:sz w:val="20"/>
                <w:szCs w:val="20"/>
              </w:rPr>
            </w:pPr>
            <w:r w:rsidRPr="0035711B">
              <w:rPr>
                <w:rFonts w:cstheme="minorHAnsi"/>
                <w:b w:val="0"/>
                <w:bCs w:val="0"/>
                <w:sz w:val="20"/>
                <w:szCs w:val="20"/>
              </w:rPr>
              <w:t>Income</w:t>
            </w:r>
          </w:p>
        </w:tc>
        <w:tc>
          <w:tcPr>
            <w:tcW w:w="1276" w:type="dxa"/>
            <w:tcBorders>
              <w:top w:val="nil"/>
              <w:bottom w:val="single" w:sz="12" w:space="0" w:color="auto"/>
            </w:tcBorders>
          </w:tcPr>
          <w:p w14:paraId="0AE4AC4A" w14:textId="77777777" w:rsidR="00F51834" w:rsidRPr="0035711B" w:rsidRDefault="00F51834">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0" w:type="dxa"/>
            <w:tcBorders>
              <w:top w:val="nil"/>
              <w:bottom w:val="single" w:sz="12" w:space="0" w:color="auto"/>
            </w:tcBorders>
          </w:tcPr>
          <w:p w14:paraId="01B23DD2" w14:textId="77777777" w:rsidR="00F51834" w:rsidRPr="0035711B" w:rsidRDefault="00F51834">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50" w:type="dxa"/>
            <w:tcBorders>
              <w:top w:val="nil"/>
              <w:bottom w:val="single" w:sz="12" w:space="0" w:color="auto"/>
            </w:tcBorders>
            <w:vAlign w:val="center"/>
          </w:tcPr>
          <w:p w14:paraId="2DFA57D7" w14:textId="77777777" w:rsidR="00F51834" w:rsidRPr="0035711B" w:rsidRDefault="00F51834">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FE14FA" w:rsidRPr="00BF3D27" w14:paraId="20125DC9"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tcPr>
          <w:p w14:paraId="3269DC87" w14:textId="77777777" w:rsidR="00FE14FA" w:rsidRPr="0035711B" w:rsidRDefault="00FE14FA">
            <w:pPr>
              <w:rPr>
                <w:rFonts w:cstheme="minorHAnsi"/>
                <w:bCs w:val="0"/>
                <w:sz w:val="20"/>
                <w:szCs w:val="20"/>
              </w:rPr>
            </w:pPr>
            <w:r w:rsidRPr="0035711B">
              <w:rPr>
                <w:rFonts w:cstheme="minorHAnsi"/>
                <w:bCs w:val="0"/>
                <w:sz w:val="20"/>
                <w:szCs w:val="20"/>
              </w:rPr>
              <w:t>N</w:t>
            </w:r>
          </w:p>
        </w:tc>
        <w:tc>
          <w:tcPr>
            <w:tcW w:w="1276" w:type="dxa"/>
            <w:tcBorders>
              <w:top w:val="single" w:sz="12" w:space="0" w:color="auto"/>
              <w:bottom w:val="single" w:sz="12" w:space="0" w:color="auto"/>
            </w:tcBorders>
          </w:tcPr>
          <w:p w14:paraId="223E000F" w14:textId="25A77F27" w:rsidR="00FE14FA" w:rsidRPr="0035711B" w:rsidRDefault="00FB1DDE">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969</w:t>
            </w:r>
          </w:p>
        </w:tc>
        <w:tc>
          <w:tcPr>
            <w:tcW w:w="1280" w:type="dxa"/>
            <w:tcBorders>
              <w:top w:val="single" w:sz="12" w:space="0" w:color="auto"/>
              <w:bottom w:val="single" w:sz="12" w:space="0" w:color="auto"/>
            </w:tcBorders>
          </w:tcPr>
          <w:p w14:paraId="3F951132" w14:textId="3E5FD966" w:rsidR="00FE14FA" w:rsidRPr="0035711B" w:rsidRDefault="00532BD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277</w:t>
            </w:r>
          </w:p>
        </w:tc>
        <w:tc>
          <w:tcPr>
            <w:tcW w:w="1650" w:type="dxa"/>
            <w:tcBorders>
              <w:top w:val="single" w:sz="12" w:space="0" w:color="auto"/>
              <w:bottom w:val="single" w:sz="12" w:space="0" w:color="auto"/>
            </w:tcBorders>
          </w:tcPr>
          <w:p w14:paraId="54C18B85" w14:textId="13EA4D0C" w:rsidR="00FE14FA" w:rsidRPr="0035711B" w:rsidRDefault="00532BD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sz w:val="20"/>
                <w:szCs w:val="20"/>
              </w:rPr>
              <w:t>1246</w:t>
            </w:r>
          </w:p>
        </w:tc>
      </w:tr>
    </w:tbl>
    <w:p w14:paraId="5CFE670A"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6C3C885"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81DFE1A" w14:textId="77777777" w:rsidR="0074500B" w:rsidRPr="0035711B" w:rsidRDefault="0074500B" w:rsidP="003E3583">
      <w:pPr>
        <w:spacing w:line="276" w:lineRule="auto"/>
        <w:jc w:val="both"/>
        <w:rPr>
          <w:rFonts w:cstheme="minorHAnsi"/>
          <w:sz w:val="24"/>
          <w:szCs w:val="24"/>
        </w:rPr>
      </w:pPr>
    </w:p>
    <w:p w14:paraId="550179B9" w14:textId="4E8290BF" w:rsidR="008D18A9" w:rsidRPr="00BF3D27" w:rsidRDefault="008D18A9" w:rsidP="00E87B74">
      <w:pPr>
        <w:rPr>
          <w:rFonts w:cstheme="minorHAnsi"/>
          <w:color w:val="2F5496" w:themeColor="accent1" w:themeShade="BF"/>
          <w:sz w:val="24"/>
          <w:szCs w:val="24"/>
        </w:rPr>
      </w:pPr>
      <w:bookmarkStart w:id="31" w:name="_Toc147757602"/>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28</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Comparison of Food security </w:t>
      </w:r>
      <w:r w:rsidR="00981D11" w:rsidRPr="00BF3D27">
        <w:rPr>
          <w:rFonts w:cstheme="minorHAnsi"/>
          <w:color w:val="2F5496" w:themeColor="accent1" w:themeShade="BF"/>
          <w:sz w:val="24"/>
          <w:szCs w:val="24"/>
        </w:rPr>
        <w:t xml:space="preserve">outcome </w:t>
      </w:r>
      <w:r w:rsidRPr="00BF3D27">
        <w:rPr>
          <w:rFonts w:cstheme="minorHAnsi"/>
          <w:color w:val="2F5496" w:themeColor="accent1" w:themeShade="BF"/>
          <w:sz w:val="24"/>
          <w:szCs w:val="24"/>
        </w:rPr>
        <w:t>across modalities (CAR)</w:t>
      </w:r>
      <w:bookmarkEnd w:id="31"/>
    </w:p>
    <w:tbl>
      <w:tblPr>
        <w:tblStyle w:val="PlainTable4"/>
        <w:tblW w:w="9918" w:type="dxa"/>
        <w:tblInd w:w="5" w:type="dxa"/>
        <w:tblBorders>
          <w:top w:val="double" w:sz="6" w:space="0" w:color="auto"/>
          <w:bottom w:val="double" w:sz="6" w:space="0" w:color="auto"/>
        </w:tblBorders>
        <w:tblLayout w:type="fixed"/>
        <w:tblLook w:val="04A0" w:firstRow="1" w:lastRow="0" w:firstColumn="1" w:lastColumn="0" w:noHBand="0" w:noVBand="1"/>
      </w:tblPr>
      <w:tblGrid>
        <w:gridCol w:w="2405"/>
        <w:gridCol w:w="992"/>
        <w:gridCol w:w="993"/>
        <w:gridCol w:w="992"/>
        <w:gridCol w:w="992"/>
        <w:gridCol w:w="1134"/>
        <w:gridCol w:w="1134"/>
        <w:gridCol w:w="1276"/>
      </w:tblGrid>
      <w:tr w:rsidR="003943B9" w:rsidRPr="00BF3D27" w14:paraId="311C3F4E" w14:textId="77777777" w:rsidTr="003943B9">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5" w:type="dxa"/>
            <w:vMerge w:val="restart"/>
            <w:tcBorders>
              <w:top w:val="single" w:sz="12" w:space="0" w:color="auto"/>
            </w:tcBorders>
            <w:vAlign w:val="center"/>
          </w:tcPr>
          <w:p w14:paraId="7286C189" w14:textId="77777777" w:rsidR="003943B9" w:rsidRPr="0035711B" w:rsidRDefault="003943B9">
            <w:pPr>
              <w:rPr>
                <w:rFonts w:cstheme="minorHAnsi"/>
              </w:rPr>
            </w:pPr>
            <w:r w:rsidRPr="0035711B">
              <w:rPr>
                <w:rFonts w:cstheme="minorHAnsi"/>
              </w:rPr>
              <w:t>Food security category</w:t>
            </w:r>
          </w:p>
        </w:tc>
        <w:tc>
          <w:tcPr>
            <w:tcW w:w="1985" w:type="dxa"/>
            <w:gridSpan w:val="2"/>
            <w:tcBorders>
              <w:top w:val="single" w:sz="12" w:space="0" w:color="auto"/>
              <w:bottom w:val="single" w:sz="12" w:space="0" w:color="auto"/>
            </w:tcBorders>
            <w:vAlign w:val="center"/>
          </w:tcPr>
          <w:p w14:paraId="36BBA798"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FES</w:t>
            </w:r>
          </w:p>
        </w:tc>
        <w:tc>
          <w:tcPr>
            <w:tcW w:w="992" w:type="dxa"/>
            <w:tcBorders>
              <w:top w:val="single" w:sz="12" w:space="0" w:color="auto"/>
              <w:bottom w:val="single" w:sz="12" w:space="0" w:color="auto"/>
            </w:tcBorders>
            <w:vAlign w:val="center"/>
          </w:tcPr>
          <w:p w14:paraId="581951C0"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Income</w:t>
            </w:r>
          </w:p>
        </w:tc>
        <w:tc>
          <w:tcPr>
            <w:tcW w:w="992" w:type="dxa"/>
            <w:tcBorders>
              <w:top w:val="single" w:sz="12" w:space="0" w:color="auto"/>
              <w:bottom w:val="single" w:sz="12" w:space="0" w:color="auto"/>
            </w:tcBorders>
            <w:vAlign w:val="center"/>
          </w:tcPr>
          <w:p w14:paraId="5E62234A"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tc>
        <w:tc>
          <w:tcPr>
            <w:tcW w:w="2268" w:type="dxa"/>
            <w:gridSpan w:val="2"/>
            <w:tcBorders>
              <w:top w:val="single" w:sz="12" w:space="0" w:color="auto"/>
              <w:bottom w:val="single" w:sz="12" w:space="0" w:color="auto"/>
            </w:tcBorders>
            <w:vAlign w:val="center"/>
          </w:tcPr>
          <w:p w14:paraId="4144F348"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Pairwise t-test</w:t>
            </w:r>
          </w:p>
        </w:tc>
        <w:tc>
          <w:tcPr>
            <w:tcW w:w="1276" w:type="dxa"/>
            <w:tcBorders>
              <w:top w:val="single" w:sz="12" w:space="0" w:color="auto"/>
              <w:bottom w:val="single" w:sz="12" w:space="0" w:color="auto"/>
            </w:tcBorders>
            <w:vAlign w:val="center"/>
          </w:tcPr>
          <w:p w14:paraId="75F0C757" w14:textId="2E916923"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Paired t-test</w:t>
            </w:r>
          </w:p>
        </w:tc>
      </w:tr>
      <w:tr w:rsidR="003943B9" w:rsidRPr="00BF3D27" w14:paraId="4F1DE105" w14:textId="77777777" w:rsidTr="003943B9">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2405" w:type="dxa"/>
            <w:vMerge/>
            <w:tcBorders>
              <w:bottom w:val="single" w:sz="12" w:space="0" w:color="auto"/>
            </w:tcBorders>
            <w:vAlign w:val="bottom"/>
          </w:tcPr>
          <w:p w14:paraId="23B55FFD" w14:textId="77777777" w:rsidR="00FE14FA" w:rsidRPr="0035711B" w:rsidRDefault="00FE14FA">
            <w:pPr>
              <w:rPr>
                <w:rFonts w:cstheme="minorHAnsi"/>
                <w:sz w:val="20"/>
                <w:szCs w:val="20"/>
              </w:rPr>
            </w:pPr>
          </w:p>
        </w:tc>
        <w:tc>
          <w:tcPr>
            <w:tcW w:w="992" w:type="dxa"/>
            <w:tcBorders>
              <w:top w:val="single" w:sz="12" w:space="0" w:color="auto"/>
              <w:bottom w:val="single" w:sz="12" w:space="0" w:color="auto"/>
            </w:tcBorders>
            <w:vAlign w:val="center"/>
          </w:tcPr>
          <w:p w14:paraId="00303FC9"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p>
          <w:p w14:paraId="560BB173"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CARI</w:t>
            </w:r>
          </w:p>
          <w:p w14:paraId="19A361CC"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3" w:type="dxa"/>
            <w:tcBorders>
              <w:top w:val="single" w:sz="12" w:space="0" w:color="auto"/>
              <w:bottom w:val="single" w:sz="12" w:space="0" w:color="auto"/>
            </w:tcBorders>
            <w:vAlign w:val="center"/>
          </w:tcPr>
          <w:p w14:paraId="2BEB88E1"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(2)</w:t>
            </w:r>
          </w:p>
          <w:p w14:paraId="05EEFB4E"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3C2B9177"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vAlign w:val="center"/>
          </w:tcPr>
          <w:p w14:paraId="6E78498F"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(3)</w:t>
            </w:r>
          </w:p>
          <w:p w14:paraId="17AAF028"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13CBF617"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vAlign w:val="center"/>
          </w:tcPr>
          <w:p w14:paraId="12AC95BE"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(4)</w:t>
            </w:r>
          </w:p>
          <w:p w14:paraId="01F95525"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55442BFB"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single" w:sz="12" w:space="0" w:color="auto"/>
              <w:bottom w:val="single" w:sz="12" w:space="0" w:color="auto"/>
            </w:tcBorders>
            <w:vAlign w:val="center"/>
          </w:tcPr>
          <w:p w14:paraId="3358173A"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(5)</w:t>
            </w:r>
          </w:p>
          <w:p w14:paraId="557FCAC9"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(2)</w:t>
            </w:r>
          </w:p>
          <w:p w14:paraId="22935C22"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134" w:type="dxa"/>
            <w:tcBorders>
              <w:top w:val="single" w:sz="12" w:space="0" w:color="auto"/>
              <w:bottom w:val="single" w:sz="12" w:space="0" w:color="auto"/>
            </w:tcBorders>
            <w:vAlign w:val="center"/>
          </w:tcPr>
          <w:p w14:paraId="0A425966"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(6)</w:t>
            </w:r>
          </w:p>
          <w:p w14:paraId="2E6C57C0"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(3)</w:t>
            </w:r>
          </w:p>
          <w:p w14:paraId="0D6F3559"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276" w:type="dxa"/>
            <w:tcBorders>
              <w:top w:val="single" w:sz="12" w:space="0" w:color="auto"/>
              <w:bottom w:val="single" w:sz="12" w:space="0" w:color="auto"/>
            </w:tcBorders>
            <w:vAlign w:val="center"/>
          </w:tcPr>
          <w:p w14:paraId="7E5E4D94"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(7)</w:t>
            </w:r>
          </w:p>
          <w:p w14:paraId="02D31417"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(4)</w:t>
            </w:r>
          </w:p>
          <w:p w14:paraId="76B66A6D"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r>
      <w:tr w:rsidR="00BF3D27" w:rsidRPr="00BF3D27" w14:paraId="1C82F902"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nil"/>
            </w:tcBorders>
            <w:vAlign w:val="center"/>
          </w:tcPr>
          <w:p w14:paraId="484E4C51" w14:textId="77777777" w:rsidR="00FE14FA" w:rsidRPr="0035711B" w:rsidRDefault="00FE14FA">
            <w:pPr>
              <w:rPr>
                <w:rFonts w:cstheme="minorHAnsi"/>
                <w:b w:val="0"/>
                <w:bCs w:val="0"/>
              </w:rPr>
            </w:pPr>
            <w:r w:rsidRPr="0035711B">
              <w:rPr>
                <w:rFonts w:cstheme="minorHAnsi"/>
                <w:b w:val="0"/>
                <w:bCs w:val="0"/>
              </w:rPr>
              <w:t>Food Secure</w:t>
            </w:r>
          </w:p>
        </w:tc>
        <w:tc>
          <w:tcPr>
            <w:tcW w:w="992" w:type="dxa"/>
            <w:tcBorders>
              <w:top w:val="single" w:sz="12" w:space="0" w:color="auto"/>
              <w:bottom w:val="nil"/>
            </w:tcBorders>
          </w:tcPr>
          <w:p w14:paraId="698EED96" w14:textId="77777777" w:rsidR="00FE14FA" w:rsidRPr="0035711B" w:rsidRDefault="00175B8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CE770E" w:rsidRPr="0035711B">
              <w:rPr>
                <w:rFonts w:cstheme="minorHAnsi"/>
              </w:rPr>
              <w:t>0</w:t>
            </w:r>
          </w:p>
          <w:p w14:paraId="6EB389DE" w14:textId="72772C6A" w:rsidR="00CE770E" w:rsidRPr="0035711B" w:rsidRDefault="00CE770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993" w:type="dxa"/>
            <w:tcBorders>
              <w:top w:val="single" w:sz="12" w:space="0" w:color="auto"/>
              <w:bottom w:val="nil"/>
            </w:tcBorders>
          </w:tcPr>
          <w:p w14:paraId="7BC3E780" w14:textId="77777777" w:rsidR="00FE14FA" w:rsidRPr="0035711B" w:rsidRDefault="0073642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p w14:paraId="03756CE2" w14:textId="56BD1266" w:rsidR="00736421" w:rsidRPr="0035711B" w:rsidRDefault="0073642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951460" w:rsidRPr="0035711B">
              <w:rPr>
                <w:rFonts w:cstheme="minorHAnsi"/>
              </w:rPr>
              <w:t>0.01)</w:t>
            </w:r>
          </w:p>
        </w:tc>
        <w:tc>
          <w:tcPr>
            <w:tcW w:w="992" w:type="dxa"/>
            <w:tcBorders>
              <w:top w:val="single" w:sz="12" w:space="0" w:color="auto"/>
              <w:bottom w:val="nil"/>
            </w:tcBorders>
          </w:tcPr>
          <w:p w14:paraId="017D4274" w14:textId="77777777" w:rsidR="00FE14FA" w:rsidRPr="0035711B" w:rsidRDefault="00084B9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p w14:paraId="5F90034D" w14:textId="01180636" w:rsidR="00C843C6" w:rsidRPr="0035711B" w:rsidRDefault="00C843C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CE770E" w:rsidRPr="0035711B">
              <w:rPr>
                <w:rFonts w:cstheme="minorHAnsi"/>
              </w:rPr>
              <w:t>0.01)</w:t>
            </w:r>
          </w:p>
        </w:tc>
        <w:tc>
          <w:tcPr>
            <w:tcW w:w="992" w:type="dxa"/>
            <w:tcBorders>
              <w:top w:val="single" w:sz="12" w:space="0" w:color="auto"/>
              <w:bottom w:val="nil"/>
            </w:tcBorders>
          </w:tcPr>
          <w:p w14:paraId="29148E76" w14:textId="7FCB7F1E" w:rsidR="00FE14FA" w:rsidRPr="0035711B" w:rsidRDefault="0019492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top w:val="single" w:sz="12" w:space="0" w:color="auto"/>
              <w:bottom w:val="nil"/>
            </w:tcBorders>
          </w:tcPr>
          <w:p w14:paraId="14AA0589" w14:textId="09B18D39" w:rsidR="00FE14FA" w:rsidRPr="0035711B" w:rsidRDefault="0089449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top w:val="single" w:sz="12" w:space="0" w:color="auto"/>
              <w:bottom w:val="nil"/>
            </w:tcBorders>
          </w:tcPr>
          <w:p w14:paraId="59A302E1" w14:textId="0A3EEA37" w:rsidR="00FE14FA"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r w:rsidR="00D52B42" w:rsidRPr="0035711B">
              <w:rPr>
                <w:rFonts w:cstheme="minorHAnsi"/>
              </w:rPr>
              <w:t>**</w:t>
            </w:r>
          </w:p>
        </w:tc>
        <w:tc>
          <w:tcPr>
            <w:tcW w:w="1276" w:type="dxa"/>
            <w:tcBorders>
              <w:top w:val="single" w:sz="12" w:space="0" w:color="auto"/>
              <w:bottom w:val="nil"/>
            </w:tcBorders>
          </w:tcPr>
          <w:p w14:paraId="5DB24EB9" w14:textId="66569165" w:rsidR="00FE14FA" w:rsidRPr="0035711B" w:rsidRDefault="00E86D0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3943B9" w:rsidRPr="00BF3D27" w14:paraId="5413529C"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tcBorders>
            <w:vAlign w:val="center"/>
          </w:tcPr>
          <w:p w14:paraId="6797877C" w14:textId="77777777" w:rsidR="00FE14FA" w:rsidRPr="0035711B" w:rsidRDefault="00FE14FA">
            <w:pPr>
              <w:rPr>
                <w:rFonts w:cstheme="minorHAnsi"/>
                <w:b w:val="0"/>
                <w:bCs w:val="0"/>
              </w:rPr>
            </w:pPr>
            <w:r w:rsidRPr="0035711B">
              <w:rPr>
                <w:rFonts w:cstheme="minorHAnsi"/>
                <w:b w:val="0"/>
                <w:bCs w:val="0"/>
              </w:rPr>
              <w:t>Marginally Food Secure</w:t>
            </w:r>
          </w:p>
        </w:tc>
        <w:tc>
          <w:tcPr>
            <w:tcW w:w="992" w:type="dxa"/>
            <w:tcBorders>
              <w:top w:val="nil"/>
            </w:tcBorders>
          </w:tcPr>
          <w:p w14:paraId="4CF403D8" w14:textId="77777777" w:rsidR="00FE14FA" w:rsidRPr="0035711B" w:rsidRDefault="00A463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0.14</w:t>
            </w:r>
          </w:p>
          <w:p w14:paraId="0E2FE407" w14:textId="421993C9" w:rsidR="00CE169B" w:rsidRPr="0035711B" w:rsidRDefault="00CE169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tcBorders>
          </w:tcPr>
          <w:p w14:paraId="0C50887D" w14:textId="77777777" w:rsidR="00FE14FA" w:rsidRPr="0035711B" w:rsidRDefault="0095146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14F03030" w14:textId="59F3E22D" w:rsidR="00951460" w:rsidRPr="0035711B" w:rsidRDefault="00951460" w:rsidP="0095146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992" w:type="dxa"/>
            <w:tcBorders>
              <w:top w:val="nil"/>
            </w:tcBorders>
          </w:tcPr>
          <w:p w14:paraId="60F62ACD" w14:textId="77777777" w:rsidR="00FE14FA" w:rsidRPr="0035711B" w:rsidRDefault="00CE770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0.36</w:t>
            </w:r>
          </w:p>
          <w:p w14:paraId="7CA2E002" w14:textId="1110A7A1" w:rsidR="00CE770E" w:rsidRPr="0035711B" w:rsidRDefault="00CE770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CE169B" w:rsidRPr="0035711B">
              <w:rPr>
                <w:rFonts w:cstheme="minorHAnsi"/>
              </w:rPr>
              <w:t>03)</w:t>
            </w:r>
          </w:p>
        </w:tc>
        <w:tc>
          <w:tcPr>
            <w:tcW w:w="992" w:type="dxa"/>
            <w:tcBorders>
              <w:top w:val="nil"/>
            </w:tcBorders>
          </w:tcPr>
          <w:p w14:paraId="22CE60CD" w14:textId="0C7A71FD" w:rsidR="00FE14FA" w:rsidRPr="0035711B" w:rsidRDefault="0019492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0.32</w:t>
            </w:r>
          </w:p>
        </w:tc>
        <w:tc>
          <w:tcPr>
            <w:tcW w:w="1134" w:type="dxa"/>
            <w:tcBorders>
              <w:top w:val="nil"/>
            </w:tcBorders>
          </w:tcPr>
          <w:p w14:paraId="62645311" w14:textId="7FF16113" w:rsidR="00FE14FA" w:rsidRPr="0035711B" w:rsidRDefault="0089449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134" w:type="dxa"/>
            <w:tcBorders>
              <w:top w:val="nil"/>
            </w:tcBorders>
          </w:tcPr>
          <w:p w14:paraId="3DD38EAA" w14:textId="0FA4EBA5" w:rsidR="00FE14FA" w:rsidRPr="0035711B" w:rsidRDefault="00D52B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tc>
        <w:tc>
          <w:tcPr>
            <w:tcW w:w="1276" w:type="dxa"/>
            <w:tcBorders>
              <w:top w:val="nil"/>
            </w:tcBorders>
          </w:tcPr>
          <w:p w14:paraId="7814E147" w14:textId="0979BBBB" w:rsidR="00FE14FA" w:rsidRPr="0035711B" w:rsidRDefault="00E86D0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tc>
      </w:tr>
      <w:tr w:rsidR="00BF3D27" w:rsidRPr="00BF3D27" w14:paraId="24199164"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nil"/>
            </w:tcBorders>
            <w:vAlign w:val="center"/>
          </w:tcPr>
          <w:p w14:paraId="04550138" w14:textId="77777777" w:rsidR="00FE14FA" w:rsidRPr="0035711B" w:rsidRDefault="00FE14FA">
            <w:pPr>
              <w:rPr>
                <w:rFonts w:cstheme="minorHAnsi"/>
                <w:b w:val="0"/>
                <w:bCs w:val="0"/>
              </w:rPr>
            </w:pPr>
            <w:r w:rsidRPr="0035711B">
              <w:rPr>
                <w:rFonts w:cstheme="minorHAnsi"/>
                <w:b w:val="0"/>
                <w:bCs w:val="0"/>
              </w:rPr>
              <w:t>Moderately Food Insecure</w:t>
            </w:r>
          </w:p>
        </w:tc>
        <w:tc>
          <w:tcPr>
            <w:tcW w:w="992" w:type="dxa"/>
            <w:tcBorders>
              <w:bottom w:val="nil"/>
            </w:tcBorders>
          </w:tcPr>
          <w:p w14:paraId="39B05F0C" w14:textId="77777777" w:rsidR="00FE14FA" w:rsidRPr="0035711B" w:rsidRDefault="00A463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0.70</w:t>
            </w:r>
          </w:p>
          <w:p w14:paraId="798C9B89" w14:textId="3DB601B5" w:rsidR="005F3412" w:rsidRPr="0035711B" w:rsidRDefault="005F341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3" w:type="dxa"/>
            <w:tcBorders>
              <w:bottom w:val="nil"/>
            </w:tcBorders>
          </w:tcPr>
          <w:p w14:paraId="35A0DC80" w14:textId="77777777" w:rsidR="00FE14FA" w:rsidRPr="0035711B" w:rsidRDefault="0095146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0.57</w:t>
            </w:r>
          </w:p>
          <w:p w14:paraId="54C8AE69" w14:textId="4470EC49" w:rsidR="00951460" w:rsidRPr="0035711B" w:rsidRDefault="0095146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897F58" w:rsidRPr="0035711B">
              <w:rPr>
                <w:rFonts w:cstheme="minorHAnsi"/>
              </w:rPr>
              <w:t>.03)</w:t>
            </w:r>
          </w:p>
        </w:tc>
        <w:tc>
          <w:tcPr>
            <w:tcW w:w="992" w:type="dxa"/>
            <w:tcBorders>
              <w:bottom w:val="nil"/>
            </w:tcBorders>
          </w:tcPr>
          <w:p w14:paraId="0F68AC9B" w14:textId="77777777" w:rsidR="00FE14FA" w:rsidRPr="0035711B" w:rsidRDefault="00CE169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0.56</w:t>
            </w:r>
          </w:p>
          <w:p w14:paraId="4048E23E" w14:textId="4B196447" w:rsidR="00CE169B" w:rsidRPr="0035711B" w:rsidRDefault="00CE169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5F3412" w:rsidRPr="0035711B">
              <w:rPr>
                <w:rFonts w:cstheme="minorHAnsi"/>
              </w:rPr>
              <w:t>0.03)</w:t>
            </w:r>
          </w:p>
        </w:tc>
        <w:tc>
          <w:tcPr>
            <w:tcW w:w="992" w:type="dxa"/>
          </w:tcPr>
          <w:p w14:paraId="21E4A3B5" w14:textId="65D00DFA" w:rsidR="00FE14FA" w:rsidRPr="0035711B" w:rsidRDefault="00DD2E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0.64</w:t>
            </w:r>
          </w:p>
        </w:tc>
        <w:tc>
          <w:tcPr>
            <w:tcW w:w="1134" w:type="dxa"/>
          </w:tcPr>
          <w:p w14:paraId="5B692BB9" w14:textId="02733E51" w:rsidR="00FE14FA" w:rsidRPr="0035711B" w:rsidRDefault="00E25C9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c>
          <w:tcPr>
            <w:tcW w:w="1134" w:type="dxa"/>
          </w:tcPr>
          <w:p w14:paraId="6CBF314B" w14:textId="19C6585B" w:rsidR="00FE14FA" w:rsidRPr="0035711B" w:rsidRDefault="00D52B4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0.14***</w:t>
            </w:r>
          </w:p>
        </w:tc>
        <w:tc>
          <w:tcPr>
            <w:tcW w:w="1276" w:type="dxa"/>
          </w:tcPr>
          <w:p w14:paraId="7DD30952" w14:textId="5532A626" w:rsidR="00FE14FA" w:rsidRPr="0035711B" w:rsidRDefault="00C229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r>
      <w:tr w:rsidR="003943B9" w:rsidRPr="00BF3D27" w14:paraId="55F7C6EF"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vAlign w:val="center"/>
          </w:tcPr>
          <w:p w14:paraId="03EB73E3" w14:textId="77777777" w:rsidR="00FE14FA" w:rsidRPr="0035711B" w:rsidRDefault="00FE14FA">
            <w:pPr>
              <w:rPr>
                <w:rFonts w:cstheme="minorHAnsi"/>
                <w:b w:val="0"/>
                <w:bCs w:val="0"/>
              </w:rPr>
            </w:pPr>
            <w:r w:rsidRPr="0035711B">
              <w:rPr>
                <w:rFonts w:cstheme="minorHAnsi"/>
                <w:b w:val="0"/>
                <w:bCs w:val="0"/>
              </w:rPr>
              <w:t>Severely Food Insecure</w:t>
            </w:r>
          </w:p>
        </w:tc>
        <w:tc>
          <w:tcPr>
            <w:tcW w:w="992" w:type="dxa"/>
            <w:tcBorders>
              <w:top w:val="nil"/>
              <w:bottom w:val="nil"/>
            </w:tcBorders>
          </w:tcPr>
          <w:p w14:paraId="09722E31" w14:textId="77777777" w:rsidR="00FE14FA" w:rsidRPr="0035711B" w:rsidRDefault="00A463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w:t>
            </w:r>
            <w:r w:rsidR="00194920" w:rsidRPr="0035711B">
              <w:rPr>
                <w:rFonts w:cstheme="minorHAnsi"/>
              </w:rPr>
              <w:t>6</w:t>
            </w:r>
          </w:p>
          <w:p w14:paraId="1D8DE6F1" w14:textId="085EB67B" w:rsidR="005F3412" w:rsidRPr="0035711B" w:rsidRDefault="005F341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bottom w:val="nil"/>
            </w:tcBorders>
          </w:tcPr>
          <w:p w14:paraId="28D3C4A1" w14:textId="77777777" w:rsidR="00FE14FA" w:rsidRPr="0035711B" w:rsidRDefault="00897F5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p w14:paraId="5017F266" w14:textId="00038AF5" w:rsidR="00897F58" w:rsidRPr="0035711B" w:rsidRDefault="00897F5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Borders>
              <w:top w:val="nil"/>
              <w:bottom w:val="nil"/>
            </w:tcBorders>
          </w:tcPr>
          <w:p w14:paraId="5412AA19" w14:textId="77777777" w:rsidR="00FE14FA" w:rsidRPr="0035711B" w:rsidRDefault="005F341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407FF823" w14:textId="27F8EBFE" w:rsidR="005F3412" w:rsidRPr="0035711B" w:rsidRDefault="005F341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Pr>
          <w:p w14:paraId="4926AE9E" w14:textId="28937CB7" w:rsidR="00FE14FA" w:rsidRPr="0035711B" w:rsidRDefault="00DD2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134" w:type="dxa"/>
          </w:tcPr>
          <w:p w14:paraId="6C05B7D7" w14:textId="216BDC4D" w:rsidR="00FE14FA" w:rsidRPr="0035711B" w:rsidRDefault="00E25C9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Pr>
          <w:p w14:paraId="326AA825" w14:textId="3E5B7254" w:rsidR="00FE14FA" w:rsidRPr="0035711B" w:rsidRDefault="00D52B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Pr>
          <w:p w14:paraId="40C162CA" w14:textId="471478F5" w:rsidR="00FE14FA" w:rsidRPr="0035711B" w:rsidRDefault="00C229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CB0891" w:rsidRPr="0035711B">
              <w:rPr>
                <w:rFonts w:cstheme="minorHAnsi"/>
              </w:rPr>
              <w:t>13***</w:t>
            </w:r>
          </w:p>
        </w:tc>
      </w:tr>
      <w:tr w:rsidR="00BF3D27" w:rsidRPr="00BF3D27" w14:paraId="10B2550D"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single" w:sz="12" w:space="0" w:color="auto"/>
            </w:tcBorders>
            <w:vAlign w:val="center"/>
          </w:tcPr>
          <w:p w14:paraId="1D9799B7" w14:textId="77777777" w:rsidR="00FE14FA" w:rsidRPr="0035711B" w:rsidRDefault="00FE14FA">
            <w:pPr>
              <w:rPr>
                <w:rFonts w:cstheme="minorHAnsi"/>
                <w:b w:val="0"/>
              </w:rPr>
            </w:pPr>
            <w:r w:rsidRPr="0035711B">
              <w:rPr>
                <w:rFonts w:cstheme="minorHAnsi"/>
                <w:b w:val="0"/>
              </w:rPr>
              <w:t>Vulnerable Households (M + S-FI)</w:t>
            </w:r>
          </w:p>
        </w:tc>
        <w:tc>
          <w:tcPr>
            <w:tcW w:w="992" w:type="dxa"/>
            <w:tcBorders>
              <w:bottom w:val="single" w:sz="12" w:space="0" w:color="auto"/>
            </w:tcBorders>
          </w:tcPr>
          <w:p w14:paraId="5C2D9AD8" w14:textId="77777777" w:rsidR="00FE14FA" w:rsidRPr="0035711B" w:rsidRDefault="0019492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0.86</w:t>
            </w:r>
          </w:p>
          <w:p w14:paraId="3E40B6D2" w14:textId="4662A756" w:rsidR="005F3412" w:rsidRPr="0035711B" w:rsidRDefault="005F341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3" w:type="dxa"/>
            <w:tcBorders>
              <w:bottom w:val="single" w:sz="12" w:space="0" w:color="auto"/>
            </w:tcBorders>
          </w:tcPr>
          <w:p w14:paraId="56FDBF4A" w14:textId="77777777" w:rsidR="00FE14FA" w:rsidRPr="0035711B" w:rsidRDefault="000A45C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0.76</w:t>
            </w:r>
          </w:p>
          <w:p w14:paraId="7E901EA6" w14:textId="4FB94D39" w:rsidR="000A45C1" w:rsidRPr="0035711B" w:rsidRDefault="0089449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992" w:type="dxa"/>
            <w:tcBorders>
              <w:bottom w:val="single" w:sz="12" w:space="0" w:color="auto"/>
            </w:tcBorders>
          </w:tcPr>
          <w:p w14:paraId="0D28193A" w14:textId="77777777" w:rsidR="00FE14FA"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0.63</w:t>
            </w:r>
          </w:p>
          <w:p w14:paraId="3F1F9303" w14:textId="3D22B545" w:rsidR="00722788"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992" w:type="dxa"/>
            <w:tcBorders>
              <w:bottom w:val="single" w:sz="12" w:space="0" w:color="auto"/>
            </w:tcBorders>
          </w:tcPr>
          <w:p w14:paraId="7162A860" w14:textId="6B2E51B1" w:rsidR="00FE14FA" w:rsidRPr="0035711B" w:rsidRDefault="00DD2E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0.67</w:t>
            </w:r>
          </w:p>
        </w:tc>
        <w:tc>
          <w:tcPr>
            <w:tcW w:w="1134" w:type="dxa"/>
            <w:tcBorders>
              <w:bottom w:val="single" w:sz="12" w:space="0" w:color="auto"/>
            </w:tcBorders>
          </w:tcPr>
          <w:p w14:paraId="70E2683A" w14:textId="6F2E7286" w:rsidR="00FE14FA" w:rsidRPr="0035711B" w:rsidRDefault="0089449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134" w:type="dxa"/>
            <w:tcBorders>
              <w:bottom w:val="single" w:sz="12" w:space="0" w:color="auto"/>
            </w:tcBorders>
          </w:tcPr>
          <w:p w14:paraId="38C574ED" w14:textId="261419C3" w:rsidR="00FE14FA"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0.23***</w:t>
            </w:r>
          </w:p>
        </w:tc>
        <w:tc>
          <w:tcPr>
            <w:tcW w:w="1276" w:type="dxa"/>
            <w:tcBorders>
              <w:bottom w:val="single" w:sz="12" w:space="0" w:color="auto"/>
            </w:tcBorders>
          </w:tcPr>
          <w:p w14:paraId="0A238BAE" w14:textId="72F2DD8A" w:rsidR="00FE14FA" w:rsidRPr="0035711B" w:rsidRDefault="00CB089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E541EF" w:rsidRPr="0035711B">
              <w:rPr>
                <w:rFonts w:cstheme="minorHAnsi"/>
              </w:rPr>
              <w:t>.19***</w:t>
            </w:r>
          </w:p>
        </w:tc>
      </w:tr>
      <w:tr w:rsidR="003943B9" w:rsidRPr="00BF3D27" w14:paraId="581D9912" w14:textId="77777777" w:rsidTr="003943B9">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single" w:sz="12" w:space="0" w:color="auto"/>
            </w:tcBorders>
            <w:vAlign w:val="center"/>
          </w:tcPr>
          <w:p w14:paraId="24758819" w14:textId="77777777" w:rsidR="00FE14FA" w:rsidRPr="0035711B" w:rsidRDefault="00FE14FA">
            <w:pPr>
              <w:rPr>
                <w:rFonts w:cstheme="minorHAnsi"/>
                <w:bCs w:val="0"/>
              </w:rPr>
            </w:pPr>
            <w:r w:rsidRPr="0035711B">
              <w:rPr>
                <w:rFonts w:cstheme="minorHAnsi"/>
                <w:bCs w:val="0"/>
              </w:rPr>
              <w:t>N</w:t>
            </w:r>
          </w:p>
        </w:tc>
        <w:tc>
          <w:tcPr>
            <w:tcW w:w="992" w:type="dxa"/>
            <w:tcBorders>
              <w:top w:val="single" w:sz="12" w:space="0" w:color="auto"/>
              <w:bottom w:val="single" w:sz="12" w:space="0" w:color="auto"/>
            </w:tcBorders>
            <w:vAlign w:val="center"/>
          </w:tcPr>
          <w:p w14:paraId="4BF2FFA6" w14:textId="51EB7661" w:rsidR="00FE14FA"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969</w:t>
            </w:r>
          </w:p>
        </w:tc>
        <w:tc>
          <w:tcPr>
            <w:tcW w:w="993" w:type="dxa"/>
            <w:tcBorders>
              <w:top w:val="single" w:sz="12" w:space="0" w:color="auto"/>
              <w:bottom w:val="single" w:sz="12" w:space="0" w:color="auto"/>
            </w:tcBorders>
            <w:vAlign w:val="center"/>
          </w:tcPr>
          <w:p w14:paraId="4446519B" w14:textId="171D0A1F" w:rsidR="00FE14FA" w:rsidRPr="0035711B" w:rsidRDefault="00C8676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277</w:t>
            </w:r>
          </w:p>
        </w:tc>
        <w:tc>
          <w:tcPr>
            <w:tcW w:w="992" w:type="dxa"/>
            <w:tcBorders>
              <w:top w:val="single" w:sz="12" w:space="0" w:color="auto"/>
              <w:bottom w:val="single" w:sz="12" w:space="0" w:color="auto"/>
            </w:tcBorders>
            <w:vAlign w:val="center"/>
          </w:tcPr>
          <w:p w14:paraId="58B57A07" w14:textId="1CE31E72" w:rsidR="00FE14FA" w:rsidRPr="0035711B" w:rsidRDefault="00FB750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277</w:t>
            </w:r>
          </w:p>
        </w:tc>
        <w:tc>
          <w:tcPr>
            <w:tcW w:w="992" w:type="dxa"/>
            <w:tcBorders>
              <w:top w:val="single" w:sz="12" w:space="0" w:color="auto"/>
              <w:bottom w:val="single" w:sz="12" w:space="0" w:color="auto"/>
            </w:tcBorders>
            <w:vAlign w:val="center"/>
          </w:tcPr>
          <w:p w14:paraId="45174CC3" w14:textId="3691CF5F" w:rsidR="00FE14FA"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969</w:t>
            </w:r>
          </w:p>
        </w:tc>
        <w:tc>
          <w:tcPr>
            <w:tcW w:w="1134" w:type="dxa"/>
            <w:tcBorders>
              <w:top w:val="single" w:sz="12" w:space="0" w:color="auto"/>
              <w:bottom w:val="single" w:sz="12" w:space="0" w:color="auto"/>
            </w:tcBorders>
            <w:vAlign w:val="center"/>
          </w:tcPr>
          <w:p w14:paraId="29E8B619" w14:textId="7FA91344" w:rsidR="00FE14FA" w:rsidRPr="0035711B" w:rsidRDefault="00E25C97">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1246</w:t>
            </w:r>
          </w:p>
        </w:tc>
        <w:tc>
          <w:tcPr>
            <w:tcW w:w="1134" w:type="dxa"/>
            <w:tcBorders>
              <w:top w:val="single" w:sz="12" w:space="0" w:color="auto"/>
              <w:bottom w:val="single" w:sz="12" w:space="0" w:color="auto"/>
            </w:tcBorders>
            <w:vAlign w:val="center"/>
          </w:tcPr>
          <w:p w14:paraId="5F9EAE14" w14:textId="630EDA20" w:rsidR="00FE14FA" w:rsidRPr="0035711B" w:rsidRDefault="00FB750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1246</w:t>
            </w:r>
          </w:p>
        </w:tc>
        <w:tc>
          <w:tcPr>
            <w:tcW w:w="1276" w:type="dxa"/>
            <w:tcBorders>
              <w:top w:val="single" w:sz="12" w:space="0" w:color="auto"/>
              <w:bottom w:val="single" w:sz="12" w:space="0" w:color="auto"/>
            </w:tcBorders>
            <w:vAlign w:val="center"/>
          </w:tcPr>
          <w:p w14:paraId="65891CAA" w14:textId="67D72682" w:rsidR="00FE14FA"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969</w:t>
            </w:r>
          </w:p>
        </w:tc>
      </w:tr>
    </w:tbl>
    <w:p w14:paraId="5EA75594"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48AEB60"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7F2C062" w14:textId="77777777" w:rsidR="00E87B74" w:rsidRPr="00BF3D27" w:rsidRDefault="00E87B74">
      <w:pPr>
        <w:rPr>
          <w:rFonts w:cstheme="minorHAnsi"/>
          <w:color w:val="2F5496" w:themeColor="accent1" w:themeShade="BF"/>
          <w:sz w:val="24"/>
          <w:szCs w:val="24"/>
        </w:rPr>
      </w:pPr>
      <w:r w:rsidRPr="00BF3D27">
        <w:rPr>
          <w:rFonts w:cstheme="minorHAnsi"/>
          <w:color w:val="2F5496" w:themeColor="accent1" w:themeShade="BF"/>
          <w:sz w:val="24"/>
          <w:szCs w:val="24"/>
        </w:rPr>
        <w:br w:type="page"/>
      </w:r>
    </w:p>
    <w:p w14:paraId="2E34C81A" w14:textId="1338F387" w:rsidR="008D18A9" w:rsidRPr="00BF3D27" w:rsidRDefault="008D18A9" w:rsidP="00E87B74">
      <w:pPr>
        <w:rPr>
          <w:rFonts w:cstheme="minorHAnsi"/>
          <w:color w:val="2F5496" w:themeColor="accent1" w:themeShade="BF"/>
          <w:sz w:val="24"/>
          <w:szCs w:val="24"/>
        </w:rPr>
      </w:pPr>
      <w:bookmarkStart w:id="32" w:name="_Toc147757603"/>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29</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income and Food expenditure share across modality</w:t>
      </w:r>
      <w:bookmarkEnd w:id="32"/>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FE14FA" w:rsidRPr="00BF3D27" w14:paraId="2F616D04" w14:textId="77777777" w:rsidTr="00194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2AD32C90" w14:textId="77777777" w:rsidR="00FE14FA" w:rsidRPr="0035711B" w:rsidRDefault="00FE14FA">
            <w:pPr>
              <w:rPr>
                <w:rFonts w:cstheme="minorHAnsi"/>
                <w:sz w:val="20"/>
                <w:szCs w:val="20"/>
              </w:rPr>
            </w:pPr>
            <w:r w:rsidRPr="0035711B">
              <w:rPr>
                <w:rFonts w:cstheme="minorHAnsi"/>
                <w:sz w:val="20"/>
                <w:szCs w:val="20"/>
              </w:rPr>
              <w:t>Indicator</w:t>
            </w:r>
          </w:p>
        </w:tc>
        <w:tc>
          <w:tcPr>
            <w:tcW w:w="0" w:type="dxa"/>
            <w:tcBorders>
              <w:top w:val="single" w:sz="12" w:space="0" w:color="auto"/>
              <w:bottom w:val="single" w:sz="12" w:space="0" w:color="auto"/>
            </w:tcBorders>
          </w:tcPr>
          <w:p w14:paraId="02615733"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B5AEC8F"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A320A2A"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0CBC9A25"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A72295A"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48A9261B"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1C27AD6E"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93523B6"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6A7D349"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E14FA" w:rsidRPr="00BF3D27" w14:paraId="4B2E4E9A" w14:textId="77777777" w:rsidTr="001940B7">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479FEF98" w14:textId="77777777" w:rsidR="00FE14FA" w:rsidRPr="0035711B" w:rsidRDefault="00FE14FA">
            <w:pPr>
              <w:rPr>
                <w:rFonts w:cstheme="minorHAnsi"/>
                <w:b w:val="0"/>
                <w:bCs w:val="0"/>
              </w:rPr>
            </w:pPr>
            <w:r w:rsidRPr="0035711B">
              <w:rPr>
                <w:rFonts w:cstheme="minorHAnsi"/>
              </w:rPr>
              <w:t>Income</w:t>
            </w:r>
          </w:p>
        </w:tc>
        <w:tc>
          <w:tcPr>
            <w:tcW w:w="0" w:type="dxa"/>
            <w:tcBorders>
              <w:top w:val="single" w:sz="12" w:space="0" w:color="auto"/>
              <w:bottom w:val="nil"/>
            </w:tcBorders>
            <w:vAlign w:val="bottom"/>
          </w:tcPr>
          <w:p w14:paraId="5DB77C73" w14:textId="77777777" w:rsidR="00FE14FA" w:rsidRPr="0035711B" w:rsidRDefault="00FE14FA">
            <w:pPr>
              <w:cnfStyle w:val="000000100000" w:firstRow="0" w:lastRow="0" w:firstColumn="0" w:lastColumn="0" w:oddVBand="0" w:evenVBand="0" w:oddHBand="1" w:evenHBand="0" w:firstRowFirstColumn="0" w:firstRowLastColumn="0" w:lastRowFirstColumn="0" w:lastRowLastColumn="0"/>
              <w:rPr>
                <w:rFonts w:cstheme="minorHAnsi"/>
              </w:rPr>
            </w:pPr>
          </w:p>
        </w:tc>
        <w:tc>
          <w:tcPr>
            <w:tcW w:w="0" w:type="dxa"/>
            <w:tcBorders>
              <w:top w:val="single" w:sz="12" w:space="0" w:color="auto"/>
              <w:bottom w:val="nil"/>
            </w:tcBorders>
            <w:vAlign w:val="bottom"/>
          </w:tcPr>
          <w:p w14:paraId="632E26A2" w14:textId="77777777" w:rsidR="00FE14FA" w:rsidRPr="0035711B" w:rsidRDefault="00FE14FA">
            <w:pPr>
              <w:cnfStyle w:val="000000100000" w:firstRow="0" w:lastRow="0" w:firstColumn="0" w:lastColumn="0" w:oddVBand="0" w:evenVBand="0" w:oddHBand="1" w:evenHBand="0" w:firstRowFirstColumn="0" w:firstRowLastColumn="0" w:lastRowFirstColumn="0" w:lastRowLastColumn="0"/>
              <w:rPr>
                <w:rFonts w:cstheme="minorHAnsi"/>
              </w:rPr>
            </w:pPr>
          </w:p>
        </w:tc>
        <w:tc>
          <w:tcPr>
            <w:tcW w:w="0" w:type="dxa"/>
            <w:tcBorders>
              <w:top w:val="single" w:sz="12" w:space="0" w:color="auto"/>
              <w:bottom w:val="nil"/>
            </w:tcBorders>
            <w:vAlign w:val="bottom"/>
          </w:tcPr>
          <w:p w14:paraId="7C8D1367" w14:textId="77777777" w:rsidR="00FE14FA" w:rsidRPr="0035711B" w:rsidRDefault="00FE14FA">
            <w:pPr>
              <w:cnfStyle w:val="000000100000" w:firstRow="0" w:lastRow="0" w:firstColumn="0" w:lastColumn="0" w:oddVBand="0" w:evenVBand="0" w:oddHBand="1" w:evenHBand="0" w:firstRowFirstColumn="0" w:firstRowLastColumn="0" w:lastRowFirstColumn="0" w:lastRowLastColumn="0"/>
              <w:rPr>
                <w:rFonts w:cstheme="minorHAnsi"/>
              </w:rPr>
            </w:pPr>
          </w:p>
        </w:tc>
      </w:tr>
      <w:tr w:rsidR="00FE14FA" w:rsidRPr="00BF3D27" w14:paraId="386DF2A0" w14:textId="77777777" w:rsidTr="001940B7">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4A8A5145" w14:textId="5DBB70C5" w:rsidR="00FE14FA" w:rsidRPr="0035711B" w:rsidRDefault="00FE14FA">
            <w:pPr>
              <w:rPr>
                <w:rFonts w:cstheme="minorHAnsi"/>
                <w:b w:val="0"/>
                <w:bCs w:val="0"/>
              </w:rPr>
            </w:pPr>
            <w:r w:rsidRPr="0035711B">
              <w:rPr>
                <w:rFonts w:cstheme="minorHAnsi"/>
                <w:b w:val="0"/>
                <w:bCs w:val="0"/>
              </w:rPr>
              <w:t xml:space="preserve">Regular and </w:t>
            </w:r>
            <w:r w:rsidR="00590236" w:rsidRPr="0035711B">
              <w:rPr>
                <w:rFonts w:cstheme="minorHAnsi"/>
                <w:b w:val="0"/>
                <w:bCs w:val="0"/>
              </w:rPr>
              <w:t>u</w:t>
            </w:r>
            <w:r w:rsidRPr="0035711B">
              <w:rPr>
                <w:rFonts w:cstheme="minorHAnsi"/>
                <w:b w:val="0"/>
                <w:bCs w:val="0"/>
              </w:rPr>
              <w:t>nchanged/</w:t>
            </w:r>
            <w:r w:rsidR="00590236" w:rsidRPr="0035711B">
              <w:rPr>
                <w:rFonts w:cstheme="minorHAnsi"/>
                <w:b w:val="0"/>
                <w:bCs w:val="0"/>
              </w:rPr>
              <w:t>i</w:t>
            </w:r>
            <w:r w:rsidRPr="0035711B">
              <w:rPr>
                <w:rFonts w:cstheme="minorHAnsi"/>
                <w:b w:val="0"/>
                <w:bCs w:val="0"/>
              </w:rPr>
              <w:t>ncreasing</w:t>
            </w:r>
          </w:p>
        </w:tc>
        <w:tc>
          <w:tcPr>
            <w:tcW w:w="0" w:type="dxa"/>
            <w:tcBorders>
              <w:top w:val="nil"/>
            </w:tcBorders>
            <w:vAlign w:val="center"/>
          </w:tcPr>
          <w:p w14:paraId="2E488572" w14:textId="77777777" w:rsidR="00FE14FA" w:rsidRPr="0035711B" w:rsidRDefault="00E015A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0.44</w:t>
            </w:r>
          </w:p>
          <w:p w14:paraId="79E89F02" w14:textId="018D8A79" w:rsidR="00E015AE" w:rsidRPr="0035711B" w:rsidRDefault="00E015A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0" w:type="dxa"/>
            <w:tcBorders>
              <w:top w:val="nil"/>
            </w:tcBorders>
            <w:vAlign w:val="center"/>
          </w:tcPr>
          <w:p w14:paraId="67353D34" w14:textId="77777777" w:rsidR="00FE14FA" w:rsidRPr="0035711B" w:rsidRDefault="00F2599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0.25</w:t>
            </w:r>
          </w:p>
          <w:p w14:paraId="7B32F336" w14:textId="7AD7A00A" w:rsidR="00F2599A" w:rsidRPr="0035711B" w:rsidRDefault="00F2599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0" w:type="dxa"/>
            <w:tcBorders>
              <w:top w:val="nil"/>
            </w:tcBorders>
            <w:vAlign w:val="center"/>
          </w:tcPr>
          <w:p w14:paraId="6CA95D52" w14:textId="5C001E65" w:rsidR="00FE14FA" w:rsidRPr="0035711B" w:rsidRDefault="00F2599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tc>
      </w:tr>
      <w:tr w:rsidR="00FE14FA" w:rsidRPr="00BF3D27" w14:paraId="0108CE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D01A3E3" w14:textId="787ECAAE" w:rsidR="00FE14FA" w:rsidRPr="0035711B" w:rsidRDefault="00FE14FA">
            <w:pPr>
              <w:rPr>
                <w:rFonts w:cstheme="minorHAnsi"/>
                <w:b w:val="0"/>
                <w:bCs w:val="0"/>
              </w:rPr>
            </w:pPr>
            <w:r w:rsidRPr="0035711B">
              <w:rPr>
                <w:rFonts w:cstheme="minorHAnsi"/>
                <w:b w:val="0"/>
                <w:bCs w:val="0"/>
              </w:rPr>
              <w:t xml:space="preserve">Regular and </w:t>
            </w:r>
            <w:r w:rsidR="00590236" w:rsidRPr="0035711B">
              <w:rPr>
                <w:rFonts w:cstheme="minorHAnsi"/>
                <w:b w:val="0"/>
                <w:bCs w:val="0"/>
              </w:rPr>
              <w:t>r</w:t>
            </w:r>
            <w:r w:rsidRPr="0035711B">
              <w:rPr>
                <w:rFonts w:cstheme="minorHAnsi"/>
                <w:b w:val="0"/>
                <w:bCs w:val="0"/>
              </w:rPr>
              <w:t xml:space="preserve">educed or </w:t>
            </w:r>
            <w:r w:rsidR="00590236" w:rsidRPr="0035711B">
              <w:rPr>
                <w:rFonts w:cstheme="minorHAnsi"/>
                <w:b w:val="0"/>
                <w:bCs w:val="0"/>
              </w:rPr>
              <w:t>i</w:t>
            </w:r>
            <w:r w:rsidRPr="0035711B">
              <w:rPr>
                <w:rFonts w:cstheme="minorHAnsi"/>
                <w:b w:val="0"/>
                <w:bCs w:val="0"/>
              </w:rPr>
              <w:t>rregular and Unchanged/</w:t>
            </w:r>
            <w:r w:rsidR="00590236" w:rsidRPr="0035711B">
              <w:rPr>
                <w:rFonts w:cstheme="minorHAnsi"/>
                <w:b w:val="0"/>
                <w:bCs w:val="0"/>
              </w:rPr>
              <w:t>i</w:t>
            </w:r>
            <w:r w:rsidRPr="0035711B">
              <w:rPr>
                <w:rFonts w:cstheme="minorHAnsi"/>
                <w:b w:val="0"/>
                <w:bCs w:val="0"/>
              </w:rPr>
              <w:t>ncreasing</w:t>
            </w:r>
          </w:p>
        </w:tc>
        <w:tc>
          <w:tcPr>
            <w:tcW w:w="1276" w:type="dxa"/>
            <w:vAlign w:val="center"/>
          </w:tcPr>
          <w:p w14:paraId="215F9862" w14:textId="77777777" w:rsidR="00FE14FA" w:rsidRPr="0035711B" w:rsidRDefault="00A278D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0.45</w:t>
            </w:r>
          </w:p>
          <w:p w14:paraId="5C031D01" w14:textId="28EDD4F2" w:rsidR="00A278D2" w:rsidRPr="0035711B" w:rsidRDefault="00A278D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694983" w:rsidRPr="0035711B">
              <w:rPr>
                <w:rFonts w:cstheme="minorHAnsi"/>
              </w:rPr>
              <w:t>0.02)</w:t>
            </w:r>
          </w:p>
        </w:tc>
        <w:tc>
          <w:tcPr>
            <w:tcW w:w="1280" w:type="dxa"/>
            <w:vAlign w:val="center"/>
          </w:tcPr>
          <w:p w14:paraId="05B89669" w14:textId="77777777" w:rsidR="00FE14FA" w:rsidRPr="0035711B" w:rsidRDefault="0069498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0.49</w:t>
            </w:r>
          </w:p>
          <w:p w14:paraId="0E79B598" w14:textId="6D45F7B1" w:rsidR="00694983" w:rsidRPr="0035711B" w:rsidRDefault="0069498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650" w:type="dxa"/>
            <w:vAlign w:val="center"/>
          </w:tcPr>
          <w:p w14:paraId="6E384DAD" w14:textId="3F9B2914" w:rsidR="00FE14FA" w:rsidRPr="0035711B" w:rsidRDefault="0069498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r>
      <w:tr w:rsidR="00FE14FA" w:rsidRPr="00BF3D27" w14:paraId="440A269D"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49DF1B8A" w14:textId="0CF0320F" w:rsidR="00FE14FA" w:rsidRPr="0035711B" w:rsidRDefault="00FE14FA">
            <w:pPr>
              <w:rPr>
                <w:rFonts w:cstheme="minorHAnsi"/>
                <w:b w:val="0"/>
                <w:bCs w:val="0"/>
              </w:rPr>
            </w:pPr>
            <w:r w:rsidRPr="0035711B">
              <w:rPr>
                <w:rFonts w:cstheme="minorHAnsi"/>
                <w:b w:val="0"/>
                <w:bCs w:val="0"/>
              </w:rPr>
              <w:t xml:space="preserve">Irregular and </w:t>
            </w:r>
            <w:r w:rsidR="00590236" w:rsidRPr="0035711B">
              <w:rPr>
                <w:rFonts w:cstheme="minorHAnsi"/>
                <w:b w:val="0"/>
                <w:bCs w:val="0"/>
              </w:rPr>
              <w:t>reduced</w:t>
            </w:r>
          </w:p>
        </w:tc>
        <w:tc>
          <w:tcPr>
            <w:tcW w:w="1276" w:type="dxa"/>
            <w:tcBorders>
              <w:bottom w:val="nil"/>
            </w:tcBorders>
            <w:vAlign w:val="center"/>
          </w:tcPr>
          <w:p w14:paraId="60F774B3" w14:textId="77777777" w:rsidR="00FE14FA"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p w14:paraId="4ED870D2" w14:textId="20026251" w:rsidR="00694983"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tcBorders>
              <w:bottom w:val="nil"/>
            </w:tcBorders>
            <w:vAlign w:val="center"/>
          </w:tcPr>
          <w:p w14:paraId="379F504C" w14:textId="77777777" w:rsidR="00FE14FA"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0.24</w:t>
            </w:r>
          </w:p>
          <w:p w14:paraId="541699B5" w14:textId="01021D01" w:rsidR="00694983"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650" w:type="dxa"/>
            <w:tcBorders>
              <w:bottom w:val="nil"/>
            </w:tcBorders>
            <w:vAlign w:val="center"/>
          </w:tcPr>
          <w:p w14:paraId="02139364" w14:textId="08C86061" w:rsidR="00FE14FA" w:rsidRPr="0035711B" w:rsidRDefault="00DB005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-0.15***</w:t>
            </w:r>
          </w:p>
        </w:tc>
      </w:tr>
      <w:tr w:rsidR="00FE14FA" w:rsidRPr="00BF3D27" w14:paraId="215B6CDC"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il"/>
              <w:bottom w:val="nil"/>
            </w:tcBorders>
            <w:vAlign w:val="center"/>
          </w:tcPr>
          <w:p w14:paraId="54783339" w14:textId="77777777" w:rsidR="00FE14FA" w:rsidRPr="0035711B" w:rsidRDefault="00FE14FA">
            <w:pPr>
              <w:rPr>
                <w:rFonts w:cstheme="minorHAnsi"/>
                <w:b w:val="0"/>
                <w:bCs w:val="0"/>
              </w:rPr>
            </w:pPr>
            <w:r w:rsidRPr="0035711B">
              <w:rPr>
                <w:rFonts w:cstheme="minorHAnsi"/>
                <w:b w:val="0"/>
                <w:bCs w:val="0"/>
              </w:rPr>
              <w:t>No income sources</w:t>
            </w:r>
          </w:p>
        </w:tc>
        <w:tc>
          <w:tcPr>
            <w:tcW w:w="0" w:type="dxa"/>
            <w:tcBorders>
              <w:top w:val="nil"/>
              <w:bottom w:val="nil"/>
            </w:tcBorders>
            <w:vAlign w:val="center"/>
          </w:tcPr>
          <w:p w14:paraId="28EFD048" w14:textId="77777777" w:rsidR="00FE14FA"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3B5330B4" w14:textId="08D6EB4B" w:rsidR="00246DCB"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0" w:type="dxa"/>
            <w:tcBorders>
              <w:top w:val="nil"/>
              <w:bottom w:val="nil"/>
            </w:tcBorders>
            <w:vAlign w:val="center"/>
          </w:tcPr>
          <w:p w14:paraId="718A997D" w14:textId="77777777" w:rsidR="00FE14FA"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p w14:paraId="3243AD3A" w14:textId="5C2BCBEB" w:rsidR="00246DCB"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0" w:type="dxa"/>
            <w:tcBorders>
              <w:top w:val="nil"/>
              <w:bottom w:val="nil"/>
            </w:tcBorders>
            <w:vAlign w:val="center"/>
          </w:tcPr>
          <w:p w14:paraId="6959493C" w14:textId="7B91A8D7" w:rsidR="00FE14FA"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w:t>
            </w:r>
            <w:r w:rsidR="00CA32B2" w:rsidRPr="0035711B">
              <w:rPr>
                <w:rFonts w:cstheme="minorHAnsi"/>
              </w:rPr>
              <w:t>1</w:t>
            </w:r>
          </w:p>
        </w:tc>
      </w:tr>
      <w:tr w:rsidR="00FE14FA" w:rsidRPr="00BF3D27" w14:paraId="67ED9577" w14:textId="77777777" w:rsidTr="001940B7">
        <w:tblPrEx>
          <w:tblBorders>
            <w:top w:val="none" w:sz="0" w:space="0" w:color="auto"/>
            <w:bottom w:val="none" w:sz="0" w:space="0" w:color="auto"/>
          </w:tblBorders>
        </w:tblPrEx>
        <w:trPr>
          <w:trHeight w:val="335"/>
        </w:trPr>
        <w:tc>
          <w:tcPr>
            <w:cnfStyle w:val="001000000000" w:firstRow="0" w:lastRow="0" w:firstColumn="1" w:lastColumn="0" w:oddVBand="0" w:evenVBand="0" w:oddHBand="0" w:evenHBand="0" w:firstRowFirstColumn="0" w:firstRowLastColumn="0" w:lastRowFirstColumn="0" w:lastRowLastColumn="0"/>
            <w:tcW w:w="0" w:type="dxa"/>
            <w:tcBorders>
              <w:bottom w:val="single" w:sz="12" w:space="0" w:color="auto"/>
            </w:tcBorders>
          </w:tcPr>
          <w:p w14:paraId="4B6BFEDA" w14:textId="77777777" w:rsidR="00FE14FA" w:rsidRPr="0035711B" w:rsidRDefault="00FE14FA">
            <w:pPr>
              <w:spacing w:before="240"/>
              <w:rPr>
                <w:rFonts w:cstheme="minorHAnsi"/>
                <w:b w:val="0"/>
                <w:bCs w:val="0"/>
              </w:rPr>
            </w:pPr>
            <w:r w:rsidRPr="0035711B">
              <w:rPr>
                <w:rFonts w:cstheme="minorHAnsi"/>
              </w:rPr>
              <w:t>FES</w:t>
            </w:r>
          </w:p>
        </w:tc>
        <w:tc>
          <w:tcPr>
            <w:tcW w:w="0" w:type="dxa"/>
            <w:vAlign w:val="center"/>
          </w:tcPr>
          <w:p w14:paraId="091CBD40" w14:textId="77777777" w:rsidR="00FE14FA" w:rsidRPr="0035711B" w:rsidRDefault="00FE14FA">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dxa"/>
            <w:vAlign w:val="center"/>
          </w:tcPr>
          <w:p w14:paraId="2E9501BD" w14:textId="77777777" w:rsidR="00FE14FA" w:rsidRPr="0035711B" w:rsidRDefault="00FE14FA">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dxa"/>
            <w:vAlign w:val="center"/>
          </w:tcPr>
          <w:p w14:paraId="2570800F" w14:textId="77777777" w:rsidR="00FE14FA" w:rsidRPr="0035711B" w:rsidRDefault="00FE14FA">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FE14FA" w:rsidRPr="00BF3D27" w14:paraId="3D9F0345" w14:textId="77777777" w:rsidTr="001940B7">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208BE427" w14:textId="77777777" w:rsidR="00FE14FA" w:rsidRPr="0035711B" w:rsidRDefault="00FE14FA">
            <w:pPr>
              <w:rPr>
                <w:rFonts w:cstheme="minorHAnsi"/>
                <w:b w:val="0"/>
                <w:bCs w:val="0"/>
              </w:rPr>
            </w:pPr>
            <w:r w:rsidRPr="0035711B">
              <w:rPr>
                <w:rFonts w:cstheme="minorHAnsi"/>
                <w:b w:val="0"/>
                <w:bCs w:val="0"/>
              </w:rPr>
              <w:t>&lt; 50% of HH Expenditure</w:t>
            </w:r>
          </w:p>
        </w:tc>
        <w:tc>
          <w:tcPr>
            <w:tcW w:w="0" w:type="dxa"/>
            <w:vAlign w:val="center"/>
          </w:tcPr>
          <w:p w14:paraId="6293D570" w14:textId="77777777" w:rsidR="00FE14FA"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p w14:paraId="255D0FB5" w14:textId="2AE2876C" w:rsidR="00CA32B2"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0" w:type="dxa"/>
            <w:vAlign w:val="center"/>
          </w:tcPr>
          <w:p w14:paraId="4E1E5CCB" w14:textId="77777777" w:rsidR="00FE14FA"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1ED1E249" w14:textId="1C5E25CB" w:rsidR="00CA32B2"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0" w:type="dxa"/>
            <w:vAlign w:val="center"/>
          </w:tcPr>
          <w:p w14:paraId="74E2D8AB" w14:textId="58A61791" w:rsidR="00FE14FA" w:rsidRPr="0035711B" w:rsidRDefault="000E4F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r>
      <w:tr w:rsidR="00FE14FA" w:rsidRPr="00BF3D27" w14:paraId="06F37A49" w14:textId="77777777">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vAlign w:val="center"/>
          </w:tcPr>
          <w:p w14:paraId="184D3E51" w14:textId="77777777" w:rsidR="00FE14FA" w:rsidRPr="0035711B" w:rsidRDefault="00FE14FA">
            <w:pPr>
              <w:rPr>
                <w:rFonts w:cstheme="minorHAnsi"/>
                <w:b w:val="0"/>
                <w:bCs w:val="0"/>
              </w:rPr>
            </w:pPr>
            <w:r w:rsidRPr="0035711B">
              <w:rPr>
                <w:rFonts w:cstheme="minorHAnsi"/>
                <w:b w:val="0"/>
                <w:bCs w:val="0"/>
              </w:rPr>
              <w:t>50 – 65% of HH Expenditure</w:t>
            </w:r>
          </w:p>
        </w:tc>
        <w:tc>
          <w:tcPr>
            <w:tcW w:w="1276" w:type="dxa"/>
            <w:vAlign w:val="center"/>
          </w:tcPr>
          <w:p w14:paraId="569E7228" w14:textId="77777777" w:rsidR="00FE14FA"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0.18</w:t>
            </w:r>
          </w:p>
          <w:p w14:paraId="037B5807" w14:textId="772DBDBB" w:rsidR="000E4F41"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vAlign w:val="center"/>
          </w:tcPr>
          <w:p w14:paraId="1B6C612E" w14:textId="77777777" w:rsidR="00FE14FA"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p w14:paraId="6FEEABDF" w14:textId="6FD24AF7" w:rsidR="000E4F41"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(0.020</w:t>
            </w:r>
          </w:p>
        </w:tc>
        <w:tc>
          <w:tcPr>
            <w:tcW w:w="1650" w:type="dxa"/>
            <w:vAlign w:val="center"/>
          </w:tcPr>
          <w:p w14:paraId="324472C3" w14:textId="1FF64628" w:rsidR="00FE14FA" w:rsidRPr="0035711B" w:rsidRDefault="007948F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FE14FA" w:rsidRPr="00BF3D27" w14:paraId="626D7C37" w14:textId="77777777">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5A6F505" w14:textId="77777777" w:rsidR="00FE14FA" w:rsidRPr="0035711B" w:rsidRDefault="00FE14FA">
            <w:pPr>
              <w:rPr>
                <w:rFonts w:cstheme="minorHAnsi"/>
                <w:b w:val="0"/>
                <w:bCs w:val="0"/>
              </w:rPr>
            </w:pPr>
            <w:r w:rsidRPr="0035711B">
              <w:rPr>
                <w:rFonts w:cstheme="minorHAnsi"/>
                <w:b w:val="0"/>
                <w:bCs w:val="0"/>
              </w:rPr>
              <w:t>65 – 75% of HH Expenditure</w:t>
            </w:r>
          </w:p>
        </w:tc>
        <w:tc>
          <w:tcPr>
            <w:tcW w:w="1276" w:type="dxa"/>
            <w:vAlign w:val="bottom"/>
          </w:tcPr>
          <w:p w14:paraId="499DE5E2" w14:textId="77777777" w:rsidR="00FE14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34369483" w14:textId="50D213B3" w:rsidR="007948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vAlign w:val="bottom"/>
          </w:tcPr>
          <w:p w14:paraId="3B5896FB" w14:textId="77777777" w:rsidR="00FE14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0.12</w:t>
            </w:r>
          </w:p>
          <w:p w14:paraId="7BD1CD15" w14:textId="5D4A423B" w:rsidR="007948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3AB5904C" w14:textId="07785B93" w:rsidR="00FE14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r>
      <w:tr w:rsidR="00FE14FA" w:rsidRPr="00BF3D27" w14:paraId="6FFDE886" w14:textId="77777777" w:rsidTr="001940B7">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0" w:type="dxa"/>
            <w:tcBorders>
              <w:bottom w:val="single" w:sz="12" w:space="0" w:color="auto"/>
            </w:tcBorders>
            <w:vAlign w:val="center"/>
          </w:tcPr>
          <w:p w14:paraId="1D432432" w14:textId="77777777" w:rsidR="00FE14FA" w:rsidRPr="0035711B" w:rsidRDefault="00FE14FA">
            <w:pPr>
              <w:rPr>
                <w:rFonts w:cstheme="minorHAnsi"/>
                <w:b w:val="0"/>
                <w:bCs w:val="0"/>
              </w:rPr>
            </w:pPr>
            <w:r w:rsidRPr="0035711B">
              <w:rPr>
                <w:rFonts w:cstheme="minorHAnsi"/>
                <w:b w:val="0"/>
                <w:bCs w:val="0"/>
              </w:rPr>
              <w:t>&gt;= 75% of HH Expenditure</w:t>
            </w:r>
          </w:p>
        </w:tc>
        <w:tc>
          <w:tcPr>
            <w:tcW w:w="0" w:type="dxa"/>
            <w:tcBorders>
              <w:bottom w:val="single" w:sz="12" w:space="0" w:color="auto"/>
            </w:tcBorders>
            <w:vAlign w:val="bottom"/>
          </w:tcPr>
          <w:p w14:paraId="2D54CD97" w14:textId="77777777" w:rsidR="00FE14FA"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0.53</w:t>
            </w:r>
          </w:p>
          <w:p w14:paraId="5C0BC835" w14:textId="33478C6C" w:rsidR="002C5E62"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0" w:type="dxa"/>
            <w:tcBorders>
              <w:bottom w:val="single" w:sz="12" w:space="0" w:color="auto"/>
            </w:tcBorders>
            <w:vAlign w:val="bottom"/>
          </w:tcPr>
          <w:p w14:paraId="02B7B969" w14:textId="77777777" w:rsidR="00FE14FA"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0.48</w:t>
            </w:r>
          </w:p>
          <w:p w14:paraId="3BF23FFD" w14:textId="59046283" w:rsidR="002C5E62"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0" w:type="dxa"/>
            <w:tcBorders>
              <w:bottom w:val="single" w:sz="12" w:space="0" w:color="auto"/>
            </w:tcBorders>
            <w:vAlign w:val="center"/>
          </w:tcPr>
          <w:p w14:paraId="578DA4F3" w14:textId="1FFF502F" w:rsidR="00FE14FA" w:rsidRPr="0035711B" w:rsidRDefault="00BF14E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r>
      <w:tr w:rsidR="00FE14FA" w:rsidRPr="00BF3D27" w14:paraId="59850761" w14:textId="77777777" w:rsidTr="001940B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center"/>
          </w:tcPr>
          <w:p w14:paraId="7ACE4C3F" w14:textId="77777777" w:rsidR="00FE14FA" w:rsidRPr="0035711B" w:rsidRDefault="00FE14FA">
            <w:pPr>
              <w:rPr>
                <w:rFonts w:cstheme="minorHAnsi"/>
                <w:bCs w:val="0"/>
              </w:rPr>
            </w:pPr>
            <w:r w:rsidRPr="0035711B">
              <w:rPr>
                <w:rFonts w:cstheme="minorHAnsi"/>
                <w:bCs w:val="0"/>
              </w:rPr>
              <w:t>N</w:t>
            </w:r>
          </w:p>
        </w:tc>
        <w:tc>
          <w:tcPr>
            <w:tcW w:w="0" w:type="dxa"/>
            <w:tcBorders>
              <w:top w:val="single" w:sz="12" w:space="0" w:color="auto"/>
              <w:bottom w:val="single" w:sz="12" w:space="0" w:color="auto"/>
            </w:tcBorders>
            <w:vAlign w:val="center"/>
          </w:tcPr>
          <w:p w14:paraId="574FF88F" w14:textId="19249FF7" w:rsidR="00FE14FA" w:rsidRPr="0035711B" w:rsidRDefault="00B01698">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969</w:t>
            </w:r>
          </w:p>
        </w:tc>
        <w:tc>
          <w:tcPr>
            <w:tcW w:w="0" w:type="dxa"/>
            <w:tcBorders>
              <w:top w:val="single" w:sz="12" w:space="0" w:color="auto"/>
              <w:bottom w:val="single" w:sz="12" w:space="0" w:color="auto"/>
            </w:tcBorders>
            <w:vAlign w:val="center"/>
          </w:tcPr>
          <w:p w14:paraId="31FF608A" w14:textId="3C064D6C" w:rsidR="00FE14FA" w:rsidRPr="0035711B" w:rsidRDefault="00B01698">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277</w:t>
            </w:r>
          </w:p>
        </w:tc>
        <w:tc>
          <w:tcPr>
            <w:tcW w:w="0" w:type="dxa"/>
            <w:tcBorders>
              <w:top w:val="single" w:sz="12" w:space="0" w:color="auto"/>
              <w:bottom w:val="single" w:sz="12" w:space="0" w:color="auto"/>
            </w:tcBorders>
            <w:vAlign w:val="center"/>
          </w:tcPr>
          <w:p w14:paraId="2D2758C3" w14:textId="470BA429" w:rsidR="00FE14FA" w:rsidRPr="0035711B" w:rsidRDefault="00BF14E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1246</w:t>
            </w:r>
          </w:p>
        </w:tc>
      </w:tr>
    </w:tbl>
    <w:p w14:paraId="092D6890"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E112106"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10C9284C" w14:textId="77777777" w:rsidR="00713F1D" w:rsidRPr="0035711B" w:rsidRDefault="00713F1D" w:rsidP="003E3583">
      <w:pPr>
        <w:spacing w:line="276" w:lineRule="auto"/>
        <w:jc w:val="both"/>
        <w:rPr>
          <w:rFonts w:cstheme="minorHAnsi"/>
          <w:sz w:val="24"/>
          <w:szCs w:val="24"/>
        </w:rPr>
      </w:pPr>
    </w:p>
    <w:p w14:paraId="37C1DA0E" w14:textId="74FA4D99" w:rsidR="008D18A9" w:rsidRPr="00BF3D27" w:rsidRDefault="008D18A9" w:rsidP="00E87B74">
      <w:pPr>
        <w:rPr>
          <w:rFonts w:cstheme="minorHAnsi"/>
          <w:color w:val="2F5496" w:themeColor="accent1" w:themeShade="BF"/>
          <w:sz w:val="24"/>
          <w:szCs w:val="24"/>
        </w:rPr>
      </w:pPr>
      <w:bookmarkStart w:id="33" w:name="_Toc147757604"/>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30</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key Food security indicators across modality</w:t>
      </w:r>
      <w:bookmarkEnd w:id="33"/>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531"/>
        <w:gridCol w:w="1276"/>
        <w:gridCol w:w="1281"/>
        <w:gridCol w:w="1796"/>
      </w:tblGrid>
      <w:tr w:rsidR="00536D39" w:rsidRPr="00BF3D27" w14:paraId="35A6D9DC" w14:textId="77777777" w:rsidTr="00194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06FED17A" w14:textId="77777777" w:rsidR="00536D39" w:rsidRPr="0035711B" w:rsidRDefault="00536D39">
            <w:pPr>
              <w:rPr>
                <w:rFonts w:cstheme="minorHAnsi"/>
                <w:sz w:val="20"/>
                <w:szCs w:val="20"/>
              </w:rPr>
            </w:pPr>
            <w:r w:rsidRPr="0035711B">
              <w:rPr>
                <w:rFonts w:cstheme="minorHAnsi"/>
                <w:sz w:val="20"/>
                <w:szCs w:val="20"/>
              </w:rPr>
              <w:t>Indicator</w:t>
            </w:r>
          </w:p>
        </w:tc>
        <w:tc>
          <w:tcPr>
            <w:tcW w:w="0" w:type="dxa"/>
            <w:tcBorders>
              <w:top w:val="single" w:sz="12" w:space="0" w:color="auto"/>
              <w:bottom w:val="single" w:sz="12" w:space="0" w:color="auto"/>
            </w:tcBorders>
          </w:tcPr>
          <w:p w14:paraId="78B6F1B6"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D63BC65"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63F2A1D"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103F4F96"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67DCF80B"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2324B3EF"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5217ADEB"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177DEE5"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1EAEDED2"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536D39" w:rsidRPr="00BF3D27" w14:paraId="2BF7D241"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5D008FE8" w14:textId="77777777" w:rsidR="00536D39" w:rsidRPr="0035711B" w:rsidRDefault="00536D39">
            <w:pPr>
              <w:rPr>
                <w:rFonts w:cstheme="minorHAnsi"/>
                <w:b w:val="0"/>
                <w:bCs w:val="0"/>
              </w:rPr>
            </w:pPr>
            <w:r w:rsidRPr="0035711B">
              <w:rPr>
                <w:rFonts w:cstheme="minorHAnsi"/>
                <w:b w:val="0"/>
                <w:bCs w:val="0"/>
              </w:rPr>
              <w:t>Food Consumption Score-FCS</w:t>
            </w:r>
          </w:p>
        </w:tc>
        <w:tc>
          <w:tcPr>
            <w:tcW w:w="0" w:type="dxa"/>
            <w:tcBorders>
              <w:top w:val="single" w:sz="12" w:space="0" w:color="auto"/>
            </w:tcBorders>
          </w:tcPr>
          <w:p w14:paraId="516BAC12" w14:textId="77777777" w:rsidR="00536D39" w:rsidRPr="0035711B" w:rsidRDefault="00D966F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w:t>
            </w:r>
            <w:r w:rsidR="00282D9E" w:rsidRPr="0035711B">
              <w:rPr>
                <w:rFonts w:cstheme="minorHAnsi"/>
              </w:rPr>
              <w:t>9.19</w:t>
            </w:r>
          </w:p>
          <w:p w14:paraId="2F0E4A54" w14:textId="769FA98A" w:rsidR="00282D9E" w:rsidRPr="0035711B" w:rsidRDefault="00282D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(0.51)</w:t>
            </w:r>
          </w:p>
        </w:tc>
        <w:tc>
          <w:tcPr>
            <w:tcW w:w="0" w:type="dxa"/>
            <w:tcBorders>
              <w:top w:val="single" w:sz="12" w:space="0" w:color="auto"/>
            </w:tcBorders>
          </w:tcPr>
          <w:p w14:paraId="02F04F06" w14:textId="77777777" w:rsidR="00536D39" w:rsidRPr="0035711B" w:rsidRDefault="00282D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39.31</w:t>
            </w:r>
          </w:p>
          <w:p w14:paraId="6D34515A" w14:textId="37B5A6FF" w:rsidR="00282D9E" w:rsidRPr="0035711B" w:rsidRDefault="00282D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(1.09)</w:t>
            </w:r>
          </w:p>
        </w:tc>
        <w:tc>
          <w:tcPr>
            <w:tcW w:w="0" w:type="dxa"/>
            <w:tcBorders>
              <w:top w:val="single" w:sz="12" w:space="0" w:color="auto"/>
            </w:tcBorders>
            <w:vAlign w:val="center"/>
          </w:tcPr>
          <w:p w14:paraId="0B21D512" w14:textId="68ABE85C" w:rsidR="00536D39" w:rsidRPr="0035711B" w:rsidRDefault="002C7A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-10.12***</w:t>
            </w:r>
          </w:p>
        </w:tc>
      </w:tr>
      <w:tr w:rsidR="00536D39" w:rsidRPr="00BF3D27" w14:paraId="01BC1980" w14:textId="77777777">
        <w:tc>
          <w:tcPr>
            <w:cnfStyle w:val="001000000000" w:firstRow="0" w:lastRow="0" w:firstColumn="1" w:lastColumn="0" w:oddVBand="0" w:evenVBand="0" w:oddHBand="0" w:evenHBand="0" w:firstRowFirstColumn="0" w:firstRowLastColumn="0" w:lastRowFirstColumn="0" w:lastRowLastColumn="0"/>
            <w:tcW w:w="4531" w:type="dxa"/>
            <w:vAlign w:val="center"/>
          </w:tcPr>
          <w:p w14:paraId="5D49E2BA" w14:textId="77777777" w:rsidR="00536D39" w:rsidRPr="0035711B" w:rsidRDefault="00536D39">
            <w:pPr>
              <w:rPr>
                <w:rFonts w:cstheme="minorHAnsi"/>
                <w:b w:val="0"/>
                <w:bCs w:val="0"/>
              </w:rPr>
            </w:pPr>
            <w:r w:rsidRPr="0035711B">
              <w:rPr>
                <w:rFonts w:cstheme="minorHAnsi"/>
                <w:b w:val="0"/>
                <w:bCs w:val="0"/>
              </w:rPr>
              <w:t>Reduced Coping Strategies Index-rCSI</w:t>
            </w:r>
          </w:p>
        </w:tc>
        <w:tc>
          <w:tcPr>
            <w:tcW w:w="1276" w:type="dxa"/>
          </w:tcPr>
          <w:p w14:paraId="7D84CD51" w14:textId="77777777" w:rsidR="00536D39" w:rsidRPr="0035711B" w:rsidRDefault="002C7A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13.52</w:t>
            </w:r>
          </w:p>
          <w:p w14:paraId="6C823D17" w14:textId="67EC99B5" w:rsidR="002C7A2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(0.34)</w:t>
            </w:r>
          </w:p>
        </w:tc>
        <w:tc>
          <w:tcPr>
            <w:tcW w:w="1281" w:type="dxa"/>
          </w:tcPr>
          <w:p w14:paraId="46667445" w14:textId="77777777" w:rsidR="00536D3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17.04</w:t>
            </w:r>
          </w:p>
          <w:p w14:paraId="3C8F177E" w14:textId="3830F689" w:rsidR="005A259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(0.56)</w:t>
            </w:r>
          </w:p>
        </w:tc>
        <w:tc>
          <w:tcPr>
            <w:tcW w:w="1796" w:type="dxa"/>
            <w:vAlign w:val="center"/>
          </w:tcPr>
          <w:p w14:paraId="58850275" w14:textId="71C7C834" w:rsidR="00536D3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-3.51***</w:t>
            </w:r>
          </w:p>
        </w:tc>
      </w:tr>
      <w:tr w:rsidR="00536D39" w:rsidRPr="00BF3D27" w14:paraId="1DAC43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82AF28F" w14:textId="77777777" w:rsidR="00536D39" w:rsidRPr="0035711B" w:rsidRDefault="00536D39">
            <w:pPr>
              <w:rPr>
                <w:rFonts w:cstheme="minorHAnsi"/>
                <w:b w:val="0"/>
                <w:bCs w:val="0"/>
              </w:rPr>
            </w:pPr>
            <w:r w:rsidRPr="0035711B">
              <w:rPr>
                <w:rFonts w:cstheme="minorHAnsi"/>
                <w:b w:val="0"/>
                <w:bCs w:val="0"/>
              </w:rPr>
              <w:t>Livelihood coping: None</w:t>
            </w:r>
          </w:p>
        </w:tc>
        <w:tc>
          <w:tcPr>
            <w:tcW w:w="1276" w:type="dxa"/>
          </w:tcPr>
          <w:p w14:paraId="6FAEF06E" w14:textId="77777777" w:rsidR="00536D39"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5432B89E" w14:textId="34457172" w:rsidR="00B16610"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Pr>
          <w:p w14:paraId="6D8AA132" w14:textId="77777777" w:rsidR="00536D39"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0.12</w:t>
            </w:r>
          </w:p>
          <w:p w14:paraId="3865E077" w14:textId="375D1D28" w:rsidR="00B16610"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796" w:type="dxa"/>
            <w:vAlign w:val="center"/>
          </w:tcPr>
          <w:p w14:paraId="3760F538" w14:textId="20C5BBED" w:rsidR="00536D39" w:rsidRPr="0035711B" w:rsidRDefault="009213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0.21</w:t>
            </w:r>
            <w:r w:rsidR="0046020A" w:rsidRPr="0035711B">
              <w:rPr>
                <w:rFonts w:cstheme="minorHAnsi"/>
              </w:rPr>
              <w:t>***</w:t>
            </w:r>
          </w:p>
        </w:tc>
      </w:tr>
      <w:tr w:rsidR="00536D39" w:rsidRPr="00BF3D27" w14:paraId="437D95DD" w14:textId="77777777">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74B2F7BA" w14:textId="77777777" w:rsidR="00536D39" w:rsidRPr="0035711B" w:rsidRDefault="00536D39">
            <w:pPr>
              <w:rPr>
                <w:rFonts w:cstheme="minorHAnsi"/>
                <w:b w:val="0"/>
                <w:bCs w:val="0"/>
              </w:rPr>
            </w:pPr>
            <w:r w:rsidRPr="0035711B">
              <w:rPr>
                <w:rFonts w:cstheme="minorHAnsi"/>
                <w:b w:val="0"/>
                <w:bCs w:val="0"/>
              </w:rPr>
              <w:t>Livelihood coping: Stress level</w:t>
            </w:r>
          </w:p>
        </w:tc>
        <w:tc>
          <w:tcPr>
            <w:tcW w:w="1276" w:type="dxa"/>
            <w:tcBorders>
              <w:bottom w:val="nil"/>
            </w:tcBorders>
          </w:tcPr>
          <w:p w14:paraId="135A9A18" w14:textId="77777777" w:rsidR="00536D39"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0.48</w:t>
            </w:r>
          </w:p>
          <w:p w14:paraId="101F9C2B" w14:textId="24C7C4B0" w:rsidR="009213F1"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1" w:type="dxa"/>
            <w:tcBorders>
              <w:bottom w:val="nil"/>
            </w:tcBorders>
          </w:tcPr>
          <w:p w14:paraId="696AA809" w14:textId="77777777" w:rsidR="00536D39"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0.41</w:t>
            </w:r>
          </w:p>
          <w:p w14:paraId="2C35959C" w14:textId="6968F9A0" w:rsidR="009213F1"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796" w:type="dxa"/>
            <w:tcBorders>
              <w:bottom w:val="nil"/>
            </w:tcBorders>
            <w:vAlign w:val="center"/>
          </w:tcPr>
          <w:p w14:paraId="1EB93D9E" w14:textId="644D6233" w:rsidR="00536D39" w:rsidRPr="0035711B" w:rsidRDefault="0046020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r>
      <w:tr w:rsidR="00536D39" w:rsidRPr="00BF3D27" w14:paraId="48DB1A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nil"/>
            </w:tcBorders>
            <w:vAlign w:val="center"/>
          </w:tcPr>
          <w:p w14:paraId="43EB135B" w14:textId="77777777" w:rsidR="00536D39" w:rsidRPr="0035711B" w:rsidRDefault="00536D39">
            <w:pPr>
              <w:rPr>
                <w:rFonts w:cstheme="minorHAnsi"/>
                <w:b w:val="0"/>
                <w:bCs w:val="0"/>
              </w:rPr>
            </w:pPr>
            <w:r w:rsidRPr="0035711B">
              <w:rPr>
                <w:rFonts w:cstheme="minorHAnsi"/>
                <w:b w:val="0"/>
                <w:bCs w:val="0"/>
              </w:rPr>
              <w:t>Livelihood coping: Crisis level</w:t>
            </w:r>
          </w:p>
        </w:tc>
        <w:tc>
          <w:tcPr>
            <w:tcW w:w="1276" w:type="dxa"/>
            <w:tcBorders>
              <w:top w:val="nil"/>
              <w:bottom w:val="nil"/>
            </w:tcBorders>
          </w:tcPr>
          <w:p w14:paraId="4B89B086" w14:textId="77777777" w:rsidR="00536D39"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p w14:paraId="6EAA0D6A" w14:textId="3600F45A" w:rsidR="0046020A"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Borders>
              <w:top w:val="nil"/>
              <w:bottom w:val="nil"/>
            </w:tcBorders>
          </w:tcPr>
          <w:p w14:paraId="63EB5A09" w14:textId="77777777" w:rsidR="00536D39"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0.24</w:t>
            </w:r>
          </w:p>
          <w:p w14:paraId="5FFEEA7C" w14:textId="1E394EAF" w:rsidR="0046020A"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796" w:type="dxa"/>
            <w:tcBorders>
              <w:top w:val="nil"/>
              <w:bottom w:val="nil"/>
            </w:tcBorders>
            <w:vAlign w:val="center"/>
          </w:tcPr>
          <w:p w14:paraId="517677B4" w14:textId="2FDE8B33" w:rsidR="00536D39" w:rsidRPr="0035711B" w:rsidRDefault="0069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r>
      <w:tr w:rsidR="00536D39" w:rsidRPr="00BF3D27" w14:paraId="6BFE64AD" w14:textId="77777777" w:rsidTr="001940B7">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188F6A28" w14:textId="77777777" w:rsidR="00536D39" w:rsidRPr="0035711B" w:rsidRDefault="00536D39">
            <w:pPr>
              <w:rPr>
                <w:rFonts w:cstheme="minorHAnsi"/>
                <w:b w:val="0"/>
              </w:rPr>
            </w:pPr>
            <w:r w:rsidRPr="0035711B">
              <w:rPr>
                <w:rFonts w:cstheme="minorHAnsi"/>
                <w:b w:val="0"/>
              </w:rPr>
              <w:t>Livelihood coping: Emergency level</w:t>
            </w:r>
          </w:p>
        </w:tc>
        <w:tc>
          <w:tcPr>
            <w:tcW w:w="0" w:type="dxa"/>
            <w:tcBorders>
              <w:bottom w:val="nil"/>
            </w:tcBorders>
          </w:tcPr>
          <w:p w14:paraId="4BB75EA6" w14:textId="77777777" w:rsidR="00536D39" w:rsidRPr="0035711B" w:rsidRDefault="00691BB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p w14:paraId="7A7E5B99" w14:textId="4BBC49C4" w:rsidR="00691BB8" w:rsidRPr="0035711B" w:rsidRDefault="00691BB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0" w:type="dxa"/>
            <w:tcBorders>
              <w:bottom w:val="nil"/>
            </w:tcBorders>
          </w:tcPr>
          <w:p w14:paraId="7ECD367C" w14:textId="77777777" w:rsidR="00536D39" w:rsidRPr="0035711B" w:rsidRDefault="00691BB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17DC" w:rsidRPr="0035711B">
              <w:rPr>
                <w:rFonts w:cstheme="minorHAnsi"/>
              </w:rPr>
              <w:t>23</w:t>
            </w:r>
          </w:p>
          <w:p w14:paraId="266BCC8C" w14:textId="3DB0DDD3" w:rsidR="000A17DC"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0" w:type="dxa"/>
            <w:tcBorders>
              <w:bottom w:val="nil"/>
            </w:tcBorders>
            <w:vAlign w:val="center"/>
          </w:tcPr>
          <w:p w14:paraId="1092D4E7" w14:textId="02DF07F5"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tc>
      </w:tr>
      <w:tr w:rsidR="00536D39" w:rsidRPr="00BF3D27" w14:paraId="798A4C38"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12" w:space="0" w:color="auto"/>
            </w:tcBorders>
            <w:vAlign w:val="center"/>
          </w:tcPr>
          <w:p w14:paraId="19693AFC" w14:textId="77777777" w:rsidR="00536D39" w:rsidRPr="0035711B" w:rsidRDefault="00536D39">
            <w:pPr>
              <w:rPr>
                <w:rFonts w:cstheme="minorHAnsi"/>
                <w:b w:val="0"/>
              </w:rPr>
            </w:pPr>
            <w:r w:rsidRPr="0035711B">
              <w:rPr>
                <w:rFonts w:cstheme="minorHAnsi"/>
                <w:b w:val="0"/>
              </w:rPr>
              <w:t>Food Expenditure Share: FES</w:t>
            </w:r>
          </w:p>
        </w:tc>
        <w:tc>
          <w:tcPr>
            <w:tcW w:w="0" w:type="dxa"/>
            <w:tcBorders>
              <w:top w:val="nil"/>
              <w:bottom w:val="single" w:sz="12" w:space="0" w:color="auto"/>
            </w:tcBorders>
          </w:tcPr>
          <w:p w14:paraId="5F88B13C" w14:textId="77777777" w:rsidR="00536D39" w:rsidRPr="0035711B" w:rsidRDefault="001134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0.71</w:t>
            </w:r>
          </w:p>
          <w:p w14:paraId="63F077AD" w14:textId="30821A2B" w:rsidR="0011340A" w:rsidRPr="0035711B" w:rsidRDefault="001134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0" w:type="dxa"/>
            <w:tcBorders>
              <w:top w:val="nil"/>
              <w:bottom w:val="single" w:sz="12" w:space="0" w:color="auto"/>
            </w:tcBorders>
          </w:tcPr>
          <w:p w14:paraId="55E3EDAC" w14:textId="77777777" w:rsidR="00536D39" w:rsidRPr="0035711B" w:rsidRDefault="003F20C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0.67</w:t>
            </w:r>
          </w:p>
          <w:p w14:paraId="0648E093" w14:textId="2FCD2E5F" w:rsidR="003F20C6" w:rsidRPr="0035711B" w:rsidRDefault="003F20C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0" w:type="dxa"/>
            <w:tcBorders>
              <w:top w:val="nil"/>
              <w:bottom w:val="single" w:sz="12" w:space="0" w:color="auto"/>
            </w:tcBorders>
            <w:vAlign w:val="center"/>
          </w:tcPr>
          <w:p w14:paraId="34DC1123" w14:textId="7E93786D" w:rsidR="00536D39" w:rsidRPr="0035711B" w:rsidRDefault="003F20C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r>
      <w:tr w:rsidR="00536D39" w:rsidRPr="00BF3D27" w14:paraId="70D03457" w14:textId="77777777" w:rsidTr="001940B7">
        <w:trPr>
          <w:trHeight w:val="235"/>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center"/>
          </w:tcPr>
          <w:p w14:paraId="499AFEBF" w14:textId="77777777" w:rsidR="00536D39" w:rsidRPr="0035711B" w:rsidRDefault="00536D39">
            <w:pPr>
              <w:rPr>
                <w:rFonts w:cstheme="minorHAnsi"/>
                <w:bCs w:val="0"/>
              </w:rPr>
            </w:pPr>
            <w:r w:rsidRPr="0035711B">
              <w:rPr>
                <w:rFonts w:cstheme="minorHAnsi"/>
                <w:bCs w:val="0"/>
              </w:rPr>
              <w:t>N</w:t>
            </w:r>
          </w:p>
        </w:tc>
        <w:tc>
          <w:tcPr>
            <w:tcW w:w="0" w:type="dxa"/>
            <w:tcBorders>
              <w:top w:val="single" w:sz="12" w:space="0" w:color="auto"/>
              <w:bottom w:val="single" w:sz="12" w:space="0" w:color="auto"/>
            </w:tcBorders>
            <w:vAlign w:val="center"/>
          </w:tcPr>
          <w:p w14:paraId="5A2BCFB5" w14:textId="4D6F1DDA"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969</w:t>
            </w:r>
          </w:p>
        </w:tc>
        <w:tc>
          <w:tcPr>
            <w:tcW w:w="0" w:type="dxa"/>
            <w:tcBorders>
              <w:top w:val="single" w:sz="12" w:space="0" w:color="auto"/>
              <w:bottom w:val="single" w:sz="12" w:space="0" w:color="auto"/>
            </w:tcBorders>
            <w:vAlign w:val="center"/>
          </w:tcPr>
          <w:p w14:paraId="5DCC494A" w14:textId="4D6F131D"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277</w:t>
            </w:r>
          </w:p>
        </w:tc>
        <w:tc>
          <w:tcPr>
            <w:tcW w:w="0" w:type="dxa"/>
            <w:tcBorders>
              <w:top w:val="single" w:sz="12" w:space="0" w:color="auto"/>
              <w:bottom w:val="single" w:sz="12" w:space="0" w:color="auto"/>
            </w:tcBorders>
            <w:vAlign w:val="center"/>
          </w:tcPr>
          <w:p w14:paraId="0124835D" w14:textId="0FF5B9C4"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1246</w:t>
            </w:r>
          </w:p>
        </w:tc>
      </w:tr>
    </w:tbl>
    <w:p w14:paraId="6493C061"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34844F3"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1DB88B40" w14:textId="2BE7791D" w:rsidR="0047399A" w:rsidRPr="00BF3D27" w:rsidRDefault="0047399A" w:rsidP="00E87B74">
      <w:pPr>
        <w:rPr>
          <w:rFonts w:cstheme="minorHAnsi"/>
          <w:color w:val="2F5496" w:themeColor="accent1" w:themeShade="BF"/>
          <w:sz w:val="24"/>
          <w:szCs w:val="24"/>
        </w:rPr>
      </w:pPr>
      <w:bookmarkStart w:id="34" w:name="_Toc147757605"/>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31</w:t>
      </w:r>
      <w:r w:rsidRPr="00BF3D27">
        <w:rPr>
          <w:rFonts w:cstheme="minorHAnsi"/>
          <w:color w:val="2F5496" w:themeColor="accent1" w:themeShade="BF"/>
          <w:sz w:val="24"/>
          <w:szCs w:val="24"/>
        </w:rPr>
        <w:fldChar w:fldCharType="end"/>
      </w:r>
      <w:r w:rsidR="001940B7" w:rsidRPr="00BF3D27">
        <w:rPr>
          <w:rFonts w:cstheme="minorHAnsi"/>
          <w:color w:val="2F5496" w:themeColor="accent1" w:themeShade="BF"/>
          <w:sz w:val="24"/>
          <w:szCs w:val="24"/>
        </w:rPr>
        <w:t>:</w:t>
      </w:r>
      <w:r w:rsidRPr="00BF3D27">
        <w:rPr>
          <w:rFonts w:cstheme="minorHAnsi"/>
          <w:color w:val="2F5496" w:themeColor="accent1" w:themeShade="BF"/>
          <w:sz w:val="24"/>
          <w:szCs w:val="24"/>
        </w:rPr>
        <w:t xml:space="preserve"> Disaggregated FCS comparison by modality</w:t>
      </w:r>
      <w:bookmarkEnd w:id="34"/>
      <w:r w:rsidR="00AF382C" w:rsidRPr="00BF3D27">
        <w:rPr>
          <w:rFonts w:cstheme="minorHAnsi"/>
          <w:color w:val="2F5496" w:themeColor="accent1" w:themeShade="BF"/>
          <w:sz w:val="24"/>
          <w:szCs w:val="24"/>
        </w:rPr>
        <w:t xml:space="preserve"> (</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47399A" w:rsidRPr="00BF3D27" w14:paraId="2FD2E5B4"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4BC2D50A" w14:textId="50A473AB" w:rsidR="0047399A" w:rsidRPr="0035711B" w:rsidRDefault="0047399A">
            <w:pPr>
              <w:rPr>
                <w:rFonts w:cstheme="minorHAnsi"/>
                <w:sz w:val="20"/>
                <w:szCs w:val="20"/>
              </w:rPr>
            </w:pPr>
            <w:r w:rsidRPr="0035711B">
              <w:rPr>
                <w:rFonts w:cstheme="minorHAnsi"/>
                <w:sz w:val="20"/>
                <w:szCs w:val="20"/>
              </w:rPr>
              <w:t xml:space="preserve">FCS Indicator disaggregated over the </w:t>
            </w:r>
            <w:r w:rsidR="00616C9E" w:rsidRPr="0035711B">
              <w:rPr>
                <w:rFonts w:cstheme="minorHAnsi"/>
                <w:sz w:val="20"/>
                <w:szCs w:val="20"/>
              </w:rPr>
              <w:t xml:space="preserve">last </w:t>
            </w:r>
            <w:r w:rsidRPr="0035711B">
              <w:rPr>
                <w:rFonts w:cstheme="minorHAnsi"/>
                <w:sz w:val="20"/>
                <w:szCs w:val="20"/>
              </w:rPr>
              <w:t>7days</w:t>
            </w:r>
          </w:p>
        </w:tc>
        <w:tc>
          <w:tcPr>
            <w:tcW w:w="1417" w:type="dxa"/>
            <w:tcBorders>
              <w:top w:val="single" w:sz="12" w:space="0" w:color="auto"/>
              <w:bottom w:val="single" w:sz="12" w:space="0" w:color="auto"/>
            </w:tcBorders>
          </w:tcPr>
          <w:p w14:paraId="0C73C2B8"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5001B767"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6CE5CAD9"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46A3DE45"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792C53A"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4A4F279"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76F6F2D5"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CEBE5A"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68696EF7"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47399A" w:rsidRPr="00BF3D27" w14:paraId="7BEFAE2D"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48C2FA6A" w14:textId="77777777" w:rsidR="0047399A" w:rsidRPr="0035711B" w:rsidRDefault="0047399A">
            <w:pPr>
              <w:rPr>
                <w:rFonts w:cstheme="minorHAnsi"/>
                <w:b w:val="0"/>
                <w:bCs w:val="0"/>
              </w:rPr>
            </w:pPr>
            <w:r w:rsidRPr="0035711B">
              <w:rPr>
                <w:rFonts w:cstheme="minorHAnsi"/>
                <w:b w:val="0"/>
                <w:bCs w:val="0"/>
              </w:rPr>
              <w:t>Cereals and Tubers</w:t>
            </w:r>
          </w:p>
        </w:tc>
        <w:tc>
          <w:tcPr>
            <w:tcW w:w="1417" w:type="dxa"/>
            <w:tcBorders>
              <w:top w:val="single" w:sz="12" w:space="0" w:color="auto"/>
            </w:tcBorders>
          </w:tcPr>
          <w:p w14:paraId="7AF96552" w14:textId="77777777" w:rsidR="0047399A"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5.32</w:t>
            </w:r>
          </w:p>
          <w:p w14:paraId="520F3E85" w14:textId="7AE9CFBA" w:rsidR="00616C9E"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1276" w:type="dxa"/>
            <w:tcBorders>
              <w:top w:val="single" w:sz="12" w:space="0" w:color="auto"/>
            </w:tcBorders>
          </w:tcPr>
          <w:p w14:paraId="7A7CF298" w14:textId="77777777" w:rsidR="0047399A"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5.65</w:t>
            </w:r>
          </w:p>
          <w:p w14:paraId="46D60A45" w14:textId="69554D6D" w:rsidR="00616C9E"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tcBorders>
              <w:top w:val="single" w:sz="12" w:space="0" w:color="auto"/>
            </w:tcBorders>
            <w:vAlign w:val="center"/>
          </w:tcPr>
          <w:p w14:paraId="1C54CAAA" w14:textId="2FEFD28D" w:rsidR="0047399A"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tc>
      </w:tr>
      <w:tr w:rsidR="0047399A" w:rsidRPr="00BF3D27" w14:paraId="13190DB3"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34F9ED0F" w14:textId="77777777" w:rsidR="0047399A" w:rsidRPr="0035711B" w:rsidRDefault="0047399A">
            <w:pPr>
              <w:rPr>
                <w:rFonts w:cstheme="minorHAnsi"/>
                <w:b w:val="0"/>
                <w:bCs w:val="0"/>
              </w:rPr>
            </w:pPr>
            <w:r w:rsidRPr="0035711B">
              <w:rPr>
                <w:rFonts w:cstheme="minorHAnsi"/>
                <w:b w:val="0"/>
                <w:bCs w:val="0"/>
              </w:rPr>
              <w:t>Pulses</w:t>
            </w:r>
          </w:p>
        </w:tc>
        <w:tc>
          <w:tcPr>
            <w:tcW w:w="1417" w:type="dxa"/>
          </w:tcPr>
          <w:p w14:paraId="0B4A52F1" w14:textId="77777777" w:rsidR="0047399A"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2.54</w:t>
            </w:r>
          </w:p>
          <w:p w14:paraId="1A562B63" w14:textId="15FF44FF" w:rsidR="006E25AD"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276" w:type="dxa"/>
          </w:tcPr>
          <w:p w14:paraId="54A47D6B" w14:textId="77777777" w:rsidR="0047399A"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2.99</w:t>
            </w:r>
          </w:p>
          <w:p w14:paraId="6E679FDA" w14:textId="12181620" w:rsidR="006E25AD"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(0.13)</w:t>
            </w:r>
          </w:p>
        </w:tc>
        <w:tc>
          <w:tcPr>
            <w:tcW w:w="1843" w:type="dxa"/>
            <w:vAlign w:val="center"/>
          </w:tcPr>
          <w:p w14:paraId="186C7033" w14:textId="6532177F" w:rsidR="0047399A"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-0.45***</w:t>
            </w:r>
          </w:p>
        </w:tc>
      </w:tr>
      <w:tr w:rsidR="0047399A" w:rsidRPr="00BF3D27" w14:paraId="169D7A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32F5635" w14:textId="77777777" w:rsidR="0047399A" w:rsidRPr="0035711B" w:rsidRDefault="0047399A">
            <w:pPr>
              <w:rPr>
                <w:rFonts w:cstheme="minorHAnsi"/>
                <w:b w:val="0"/>
                <w:bCs w:val="0"/>
              </w:rPr>
            </w:pPr>
            <w:r w:rsidRPr="0035711B">
              <w:rPr>
                <w:rFonts w:cstheme="minorHAnsi"/>
                <w:b w:val="0"/>
                <w:bCs w:val="0"/>
              </w:rPr>
              <w:t>Dairy products</w:t>
            </w:r>
          </w:p>
        </w:tc>
        <w:tc>
          <w:tcPr>
            <w:tcW w:w="1417" w:type="dxa"/>
          </w:tcPr>
          <w:p w14:paraId="02812E8D" w14:textId="77777777" w:rsidR="0047399A"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0.20</w:t>
            </w:r>
          </w:p>
          <w:p w14:paraId="6365FB07" w14:textId="5F0B4357" w:rsidR="00410EE4"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276" w:type="dxa"/>
          </w:tcPr>
          <w:p w14:paraId="70E05B8C" w14:textId="77777777" w:rsidR="0047399A"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0.82</w:t>
            </w:r>
          </w:p>
          <w:p w14:paraId="1D72F6D3" w14:textId="6DD748B6" w:rsidR="00410EE4"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vAlign w:val="center"/>
          </w:tcPr>
          <w:p w14:paraId="5E73AC15" w14:textId="25C3679A" w:rsidR="0047399A"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856362" w:rsidRPr="0035711B">
              <w:rPr>
                <w:rFonts w:cstheme="minorHAnsi"/>
              </w:rPr>
              <w:t>62***</w:t>
            </w:r>
          </w:p>
        </w:tc>
      </w:tr>
      <w:tr w:rsidR="0047399A" w:rsidRPr="00BF3D27" w14:paraId="0848E819"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3276DDB0" w14:textId="77777777" w:rsidR="0047399A" w:rsidRPr="0035711B" w:rsidRDefault="0047399A">
            <w:pPr>
              <w:rPr>
                <w:rFonts w:cstheme="minorHAnsi"/>
                <w:b w:val="0"/>
                <w:bCs w:val="0"/>
              </w:rPr>
            </w:pPr>
            <w:r w:rsidRPr="0035711B">
              <w:rPr>
                <w:rFonts w:cstheme="minorHAnsi"/>
                <w:b w:val="0"/>
                <w:bCs w:val="0"/>
              </w:rPr>
              <w:t>Protein rich foods</w:t>
            </w:r>
          </w:p>
        </w:tc>
        <w:tc>
          <w:tcPr>
            <w:tcW w:w="1417" w:type="dxa"/>
            <w:tcBorders>
              <w:bottom w:val="nil"/>
            </w:tcBorders>
          </w:tcPr>
          <w:p w14:paraId="184536C3" w14:textId="77777777" w:rsidR="0047399A"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0.88</w:t>
            </w:r>
          </w:p>
          <w:p w14:paraId="0F56F2B7" w14:textId="7512A663" w:rsidR="00856362"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c>
          <w:tcPr>
            <w:tcW w:w="1276" w:type="dxa"/>
            <w:tcBorders>
              <w:bottom w:val="nil"/>
            </w:tcBorders>
          </w:tcPr>
          <w:p w14:paraId="79DCDF5F" w14:textId="77777777" w:rsidR="0047399A"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1.45</w:t>
            </w:r>
          </w:p>
          <w:p w14:paraId="3AFE8321" w14:textId="62E97618" w:rsidR="00856362"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843" w:type="dxa"/>
            <w:tcBorders>
              <w:bottom w:val="nil"/>
            </w:tcBorders>
            <w:vAlign w:val="center"/>
          </w:tcPr>
          <w:p w14:paraId="50F95544" w14:textId="2D87E8D2" w:rsidR="0047399A"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1F6846" w:rsidRPr="0035711B">
              <w:rPr>
                <w:rFonts w:cstheme="minorHAnsi"/>
              </w:rPr>
              <w:t>58***</w:t>
            </w:r>
          </w:p>
        </w:tc>
      </w:tr>
      <w:tr w:rsidR="0047399A" w:rsidRPr="00BF3D27" w14:paraId="1AEB29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6FFCCB1D" w14:textId="77777777" w:rsidR="0047399A" w:rsidRPr="0035711B" w:rsidRDefault="0047399A">
            <w:pPr>
              <w:rPr>
                <w:rFonts w:cstheme="minorHAnsi"/>
                <w:b w:val="0"/>
                <w:bCs w:val="0"/>
              </w:rPr>
            </w:pPr>
            <w:r w:rsidRPr="0035711B">
              <w:rPr>
                <w:rFonts w:cstheme="minorHAnsi"/>
                <w:b w:val="0"/>
                <w:bCs w:val="0"/>
              </w:rPr>
              <w:t>Vegetables</w:t>
            </w:r>
          </w:p>
        </w:tc>
        <w:tc>
          <w:tcPr>
            <w:tcW w:w="1417" w:type="dxa"/>
            <w:tcBorders>
              <w:top w:val="nil"/>
              <w:bottom w:val="nil"/>
            </w:tcBorders>
          </w:tcPr>
          <w:p w14:paraId="7B255F37" w14:textId="77777777" w:rsidR="0047399A"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3.99</w:t>
            </w:r>
          </w:p>
          <w:p w14:paraId="07790411" w14:textId="05AC44C7" w:rsidR="001F6846"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3DEB5B5D" w14:textId="77777777" w:rsidR="0047399A"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5.61</w:t>
            </w:r>
          </w:p>
          <w:p w14:paraId="65387CE1" w14:textId="4208E7E3" w:rsidR="001F6846"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843" w:type="dxa"/>
            <w:tcBorders>
              <w:top w:val="nil"/>
              <w:bottom w:val="nil"/>
            </w:tcBorders>
            <w:vAlign w:val="center"/>
          </w:tcPr>
          <w:p w14:paraId="431BC1EB" w14:textId="21B5C362" w:rsidR="0047399A" w:rsidRPr="0035711B" w:rsidRDefault="001A2AF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-1.62***</w:t>
            </w:r>
          </w:p>
        </w:tc>
      </w:tr>
      <w:tr w:rsidR="0047399A" w:rsidRPr="00BF3D27" w14:paraId="3A178457"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4AAC270C" w14:textId="77777777" w:rsidR="0047399A" w:rsidRPr="0035711B" w:rsidRDefault="0047399A">
            <w:pPr>
              <w:rPr>
                <w:rFonts w:cstheme="minorHAnsi"/>
                <w:b w:val="0"/>
                <w:bCs w:val="0"/>
              </w:rPr>
            </w:pPr>
            <w:r w:rsidRPr="0035711B">
              <w:rPr>
                <w:rFonts w:cstheme="minorHAnsi"/>
                <w:b w:val="0"/>
                <w:bCs w:val="0"/>
              </w:rPr>
              <w:t>Fruits</w:t>
            </w:r>
          </w:p>
        </w:tc>
        <w:tc>
          <w:tcPr>
            <w:tcW w:w="1417" w:type="dxa"/>
            <w:tcBorders>
              <w:top w:val="nil"/>
              <w:bottom w:val="nil"/>
            </w:tcBorders>
          </w:tcPr>
          <w:p w14:paraId="3B00BF0E" w14:textId="77777777" w:rsidR="0047399A"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0.38</w:t>
            </w:r>
          </w:p>
          <w:p w14:paraId="717E867C" w14:textId="15B10529" w:rsidR="001A2AF2"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c>
          <w:tcPr>
            <w:tcW w:w="1276" w:type="dxa"/>
            <w:tcBorders>
              <w:top w:val="nil"/>
              <w:bottom w:val="nil"/>
            </w:tcBorders>
          </w:tcPr>
          <w:p w14:paraId="0E16EB07" w14:textId="77777777" w:rsidR="0047399A"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0.67</w:t>
            </w:r>
          </w:p>
          <w:p w14:paraId="25C1B6B0" w14:textId="4297F620" w:rsidR="001A2AF2"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A42963" w:rsidRPr="0035711B">
              <w:rPr>
                <w:rFonts w:cstheme="minorHAnsi"/>
              </w:rPr>
              <w:t>0.08)</w:t>
            </w:r>
          </w:p>
        </w:tc>
        <w:tc>
          <w:tcPr>
            <w:tcW w:w="1843" w:type="dxa"/>
            <w:tcBorders>
              <w:top w:val="nil"/>
              <w:bottom w:val="nil"/>
            </w:tcBorders>
            <w:vAlign w:val="center"/>
          </w:tcPr>
          <w:p w14:paraId="138A4220" w14:textId="5A9463CB" w:rsidR="0047399A" w:rsidRPr="0035711B" w:rsidRDefault="00A4296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-0.29***</w:t>
            </w:r>
          </w:p>
        </w:tc>
      </w:tr>
      <w:tr w:rsidR="0047399A" w:rsidRPr="00BF3D27" w14:paraId="0E6B8C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333CD8B8" w14:textId="77777777" w:rsidR="0047399A" w:rsidRPr="0035711B" w:rsidRDefault="0047399A">
            <w:pPr>
              <w:rPr>
                <w:rFonts w:cstheme="minorHAnsi"/>
                <w:b w:val="0"/>
                <w:bCs w:val="0"/>
              </w:rPr>
            </w:pPr>
            <w:r w:rsidRPr="0035711B">
              <w:rPr>
                <w:rFonts w:cstheme="minorHAnsi"/>
                <w:b w:val="0"/>
                <w:bCs w:val="0"/>
              </w:rPr>
              <w:t>Oils</w:t>
            </w:r>
          </w:p>
        </w:tc>
        <w:tc>
          <w:tcPr>
            <w:tcW w:w="1417" w:type="dxa"/>
            <w:tcBorders>
              <w:top w:val="nil"/>
              <w:bottom w:val="nil"/>
            </w:tcBorders>
          </w:tcPr>
          <w:p w14:paraId="1E097AC5" w14:textId="77777777" w:rsidR="0047399A" w:rsidRPr="0035711B" w:rsidRDefault="007F07C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2.87</w:t>
            </w:r>
          </w:p>
          <w:p w14:paraId="4663E786" w14:textId="5004BDEF" w:rsidR="007F07CA" w:rsidRPr="0035711B" w:rsidRDefault="007F07C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7B8B3CB8" w14:textId="77777777" w:rsidR="0047399A" w:rsidRPr="0035711B" w:rsidRDefault="00F70F1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4.49</w:t>
            </w:r>
          </w:p>
          <w:p w14:paraId="379D5E0B" w14:textId="75266371" w:rsidR="00F70F1E" w:rsidRPr="0035711B" w:rsidRDefault="00F70F1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(0.15)</w:t>
            </w:r>
          </w:p>
        </w:tc>
        <w:tc>
          <w:tcPr>
            <w:tcW w:w="1843" w:type="dxa"/>
            <w:tcBorders>
              <w:top w:val="nil"/>
              <w:bottom w:val="nil"/>
            </w:tcBorders>
            <w:vAlign w:val="center"/>
          </w:tcPr>
          <w:p w14:paraId="2B2D92F5" w14:textId="5DE53FDD" w:rsidR="0047399A" w:rsidRPr="0035711B" w:rsidRDefault="00F70F1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-1.62***</w:t>
            </w:r>
          </w:p>
        </w:tc>
      </w:tr>
      <w:tr w:rsidR="0047399A" w:rsidRPr="00BF3D27" w14:paraId="336CCA5A"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4EE6FBBF" w14:textId="77777777" w:rsidR="0047399A" w:rsidRPr="0035711B" w:rsidRDefault="0047399A">
            <w:pPr>
              <w:rPr>
                <w:rFonts w:cstheme="minorHAnsi"/>
                <w:b w:val="0"/>
                <w:bCs w:val="0"/>
              </w:rPr>
            </w:pPr>
            <w:r w:rsidRPr="0035711B">
              <w:rPr>
                <w:rFonts w:cstheme="minorHAnsi"/>
                <w:b w:val="0"/>
                <w:bCs w:val="0"/>
              </w:rPr>
              <w:t>Sugar</w:t>
            </w:r>
          </w:p>
        </w:tc>
        <w:tc>
          <w:tcPr>
            <w:tcW w:w="1417" w:type="dxa"/>
            <w:tcBorders>
              <w:top w:val="nil"/>
              <w:bottom w:val="single" w:sz="12" w:space="0" w:color="auto"/>
            </w:tcBorders>
          </w:tcPr>
          <w:p w14:paraId="584E3189" w14:textId="77777777" w:rsidR="0047399A"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1.62</w:t>
            </w:r>
          </w:p>
          <w:p w14:paraId="6241F9AB" w14:textId="536034C0" w:rsidR="00134DE0"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single" w:sz="12" w:space="0" w:color="auto"/>
            </w:tcBorders>
          </w:tcPr>
          <w:p w14:paraId="076144BA" w14:textId="77777777" w:rsidR="0047399A"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2.82</w:t>
            </w:r>
          </w:p>
          <w:p w14:paraId="54692F7F" w14:textId="297406CA" w:rsidR="00134DE0"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tc>
        <w:tc>
          <w:tcPr>
            <w:tcW w:w="1843" w:type="dxa"/>
            <w:tcBorders>
              <w:top w:val="nil"/>
              <w:bottom w:val="single" w:sz="12" w:space="0" w:color="auto"/>
            </w:tcBorders>
            <w:vAlign w:val="center"/>
          </w:tcPr>
          <w:p w14:paraId="625008C1" w14:textId="2A5D97E4" w:rsidR="0047399A"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-1.20***</w:t>
            </w:r>
          </w:p>
        </w:tc>
      </w:tr>
      <w:tr w:rsidR="008A6247" w:rsidRPr="00BF3D27" w14:paraId="27F53D97" w14:textId="77777777" w:rsidTr="0033788B">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6F9BAA4C" w14:textId="77777777" w:rsidR="008A6247" w:rsidRPr="0035711B" w:rsidRDefault="008A6247" w:rsidP="008A624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41E10A03" w14:textId="4822E5C8" w:rsidR="008A6247" w:rsidRPr="0035711B" w:rsidRDefault="008A6247" w:rsidP="008A624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7149FE36" w14:textId="7DD60B96" w:rsidR="008A6247" w:rsidRPr="0035711B" w:rsidRDefault="008A6247" w:rsidP="008A624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277</w:t>
            </w:r>
          </w:p>
        </w:tc>
        <w:tc>
          <w:tcPr>
            <w:tcW w:w="1843" w:type="dxa"/>
            <w:tcBorders>
              <w:top w:val="single" w:sz="12" w:space="0" w:color="auto"/>
              <w:bottom w:val="single" w:sz="12" w:space="0" w:color="auto"/>
            </w:tcBorders>
            <w:vAlign w:val="center"/>
          </w:tcPr>
          <w:p w14:paraId="3EAA57C0" w14:textId="178762D8" w:rsidR="008A6247" w:rsidRPr="0035711B" w:rsidRDefault="008A6247" w:rsidP="008A624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1246</w:t>
            </w:r>
          </w:p>
        </w:tc>
      </w:tr>
    </w:tbl>
    <w:p w14:paraId="06487F5C" w14:textId="77777777" w:rsidR="0047399A" w:rsidRPr="0035711B" w:rsidRDefault="0047399A" w:rsidP="0047399A">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64A9410" w14:textId="77777777" w:rsidR="0047399A" w:rsidRPr="0035711B" w:rsidRDefault="0047399A" w:rsidP="0047399A">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10E77E48" w14:textId="77777777" w:rsidR="00611903" w:rsidRPr="0035711B" w:rsidRDefault="00611903" w:rsidP="0047399A">
      <w:pPr>
        <w:spacing w:line="276" w:lineRule="auto"/>
        <w:jc w:val="both"/>
        <w:rPr>
          <w:rFonts w:cstheme="minorHAnsi"/>
          <w:sz w:val="18"/>
          <w:szCs w:val="18"/>
        </w:rPr>
      </w:pPr>
    </w:p>
    <w:tbl>
      <w:tblPr>
        <w:tblW w:w="9214" w:type="dxa"/>
        <w:tblLook w:val="04A0" w:firstRow="1" w:lastRow="0" w:firstColumn="1" w:lastColumn="0" w:noHBand="0" w:noVBand="1"/>
      </w:tblPr>
      <w:tblGrid>
        <w:gridCol w:w="4395"/>
        <w:gridCol w:w="1559"/>
        <w:gridCol w:w="1417"/>
        <w:gridCol w:w="1843"/>
      </w:tblGrid>
      <w:tr w:rsidR="0005436B" w:rsidRPr="00BF3D27" w14:paraId="3FF2CB4F" w14:textId="77777777">
        <w:trPr>
          <w:trHeight w:val="290"/>
        </w:trPr>
        <w:tc>
          <w:tcPr>
            <w:tcW w:w="4395" w:type="dxa"/>
            <w:tcBorders>
              <w:top w:val="single" w:sz="12" w:space="0" w:color="auto"/>
              <w:left w:val="nil"/>
              <w:bottom w:val="nil"/>
              <w:right w:val="nil"/>
            </w:tcBorders>
            <w:shd w:val="clear" w:color="auto" w:fill="auto"/>
            <w:noWrap/>
            <w:vAlign w:val="bottom"/>
          </w:tcPr>
          <w:p w14:paraId="240BA7B9" w14:textId="77777777" w:rsidR="0005436B" w:rsidRPr="0035711B" w:rsidRDefault="0005436B" w:rsidP="00BF3D27">
            <w:pPr>
              <w:spacing w:after="0" w:line="240" w:lineRule="auto"/>
              <w:rPr>
                <w:rFonts w:eastAsia="Times New Roman" w:cstheme="minorHAnsi"/>
                <w:lang w:eastAsia="en-GB"/>
              </w:rPr>
            </w:pPr>
            <w:r w:rsidRPr="0035711B">
              <w:rPr>
                <w:rFonts w:eastAsia="Times New Roman" w:cstheme="minorHAnsi"/>
                <w:lang w:eastAsia="en-GB"/>
              </w:rPr>
              <w:t>LCS-Strategy</w:t>
            </w:r>
          </w:p>
        </w:tc>
        <w:tc>
          <w:tcPr>
            <w:tcW w:w="1559" w:type="dxa"/>
            <w:tcBorders>
              <w:top w:val="single" w:sz="12" w:space="0" w:color="auto"/>
              <w:left w:val="nil"/>
              <w:bottom w:val="nil"/>
              <w:right w:val="nil"/>
            </w:tcBorders>
            <w:shd w:val="clear" w:color="auto" w:fill="auto"/>
            <w:noWrap/>
          </w:tcPr>
          <w:p w14:paraId="6E2E37F9"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(1)</w:t>
            </w:r>
          </w:p>
          <w:p w14:paraId="7E264E81"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F2F</w:t>
            </w:r>
          </w:p>
          <w:p w14:paraId="1E9E9F3B" w14:textId="77777777" w:rsidR="0005436B" w:rsidRPr="0035711B" w:rsidRDefault="0005436B" w:rsidP="00BF3D27">
            <w:pPr>
              <w:spacing w:after="0" w:line="240" w:lineRule="auto"/>
              <w:jc w:val="center"/>
              <w:rPr>
                <w:rFonts w:eastAsia="Times New Roman" w:cstheme="minorHAnsi"/>
                <w:lang w:eastAsia="en-GB"/>
              </w:rPr>
            </w:pPr>
            <w:r w:rsidRPr="0035711B">
              <w:rPr>
                <w:rFonts w:cstheme="minorHAnsi"/>
                <w:b/>
                <w:bCs/>
                <w:sz w:val="20"/>
                <w:szCs w:val="20"/>
              </w:rPr>
              <w:t>Mean/(SE)</w:t>
            </w:r>
          </w:p>
        </w:tc>
        <w:tc>
          <w:tcPr>
            <w:tcW w:w="1417" w:type="dxa"/>
            <w:tcBorders>
              <w:top w:val="single" w:sz="12" w:space="0" w:color="auto"/>
              <w:left w:val="nil"/>
              <w:bottom w:val="nil"/>
              <w:right w:val="nil"/>
            </w:tcBorders>
            <w:shd w:val="clear" w:color="auto" w:fill="auto"/>
            <w:noWrap/>
          </w:tcPr>
          <w:p w14:paraId="464F515B"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(2)</w:t>
            </w:r>
          </w:p>
          <w:p w14:paraId="6BF0EF5D"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Remote</w:t>
            </w:r>
          </w:p>
          <w:p w14:paraId="151BC4CA" w14:textId="77777777" w:rsidR="0005436B" w:rsidRPr="0035711B" w:rsidRDefault="0005436B" w:rsidP="00BF3D27">
            <w:pPr>
              <w:spacing w:after="0" w:line="240" w:lineRule="auto"/>
              <w:jc w:val="center"/>
              <w:rPr>
                <w:rFonts w:eastAsia="Times New Roman" w:cstheme="minorHAnsi"/>
                <w:lang w:eastAsia="en-GB"/>
              </w:rPr>
            </w:pPr>
            <w:r w:rsidRPr="0035711B">
              <w:rPr>
                <w:rFonts w:cstheme="minorHAnsi"/>
                <w:b/>
                <w:bCs/>
                <w:sz w:val="20"/>
                <w:szCs w:val="20"/>
              </w:rPr>
              <w:t>Mean/(SE)</w:t>
            </w:r>
          </w:p>
        </w:tc>
        <w:tc>
          <w:tcPr>
            <w:tcW w:w="1843" w:type="dxa"/>
            <w:tcBorders>
              <w:top w:val="single" w:sz="12" w:space="0" w:color="auto"/>
              <w:left w:val="nil"/>
              <w:bottom w:val="nil"/>
              <w:right w:val="nil"/>
            </w:tcBorders>
            <w:shd w:val="clear" w:color="auto" w:fill="auto"/>
            <w:noWrap/>
          </w:tcPr>
          <w:p w14:paraId="6559328D"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(1)-(2)</w:t>
            </w:r>
          </w:p>
          <w:p w14:paraId="29F53BC4"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Pairwise t-test</w:t>
            </w:r>
          </w:p>
          <w:p w14:paraId="4002A14D" w14:textId="77777777" w:rsidR="0005436B" w:rsidRPr="0035711B" w:rsidRDefault="0005436B" w:rsidP="00BF3D27">
            <w:pPr>
              <w:spacing w:after="0" w:line="240" w:lineRule="auto"/>
              <w:jc w:val="center"/>
              <w:rPr>
                <w:rFonts w:eastAsia="Times New Roman" w:cstheme="minorHAnsi"/>
                <w:lang w:eastAsia="en-GB"/>
              </w:rPr>
            </w:pPr>
            <w:r w:rsidRPr="0035711B">
              <w:rPr>
                <w:rFonts w:cstheme="minorHAnsi"/>
                <w:b/>
                <w:bCs/>
                <w:sz w:val="20"/>
                <w:szCs w:val="20"/>
              </w:rPr>
              <w:t>Mean difference</w:t>
            </w:r>
          </w:p>
        </w:tc>
      </w:tr>
      <w:tr w:rsidR="0005436B" w:rsidRPr="00BF3D27" w14:paraId="6109D36B" w14:textId="77777777">
        <w:trPr>
          <w:trHeight w:val="290"/>
        </w:trPr>
        <w:tc>
          <w:tcPr>
            <w:tcW w:w="4395" w:type="dxa"/>
            <w:tcBorders>
              <w:top w:val="single" w:sz="12" w:space="0" w:color="auto"/>
              <w:left w:val="nil"/>
              <w:bottom w:val="nil"/>
              <w:right w:val="nil"/>
            </w:tcBorders>
            <w:shd w:val="clear" w:color="auto" w:fill="auto"/>
            <w:noWrap/>
            <w:vAlign w:val="bottom"/>
            <w:hideMark/>
          </w:tcPr>
          <w:p w14:paraId="606E6259"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Lcs_stress_DomAsset_yn</w:t>
            </w:r>
            <w:proofErr w:type="spellEnd"/>
          </w:p>
        </w:tc>
        <w:tc>
          <w:tcPr>
            <w:tcW w:w="1559" w:type="dxa"/>
            <w:tcBorders>
              <w:top w:val="single" w:sz="12" w:space="0" w:color="auto"/>
              <w:left w:val="nil"/>
              <w:bottom w:val="nil"/>
              <w:right w:val="nil"/>
            </w:tcBorders>
            <w:shd w:val="clear" w:color="auto" w:fill="auto"/>
            <w:noWrap/>
            <w:vAlign w:val="bottom"/>
            <w:hideMark/>
          </w:tcPr>
          <w:p w14:paraId="05BFE992"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0.19</w:t>
            </w:r>
          </w:p>
        </w:tc>
        <w:tc>
          <w:tcPr>
            <w:tcW w:w="1417" w:type="dxa"/>
            <w:tcBorders>
              <w:top w:val="single" w:sz="12" w:space="0" w:color="auto"/>
              <w:left w:val="nil"/>
              <w:bottom w:val="nil"/>
              <w:right w:val="nil"/>
            </w:tcBorders>
            <w:shd w:val="clear" w:color="auto" w:fill="auto"/>
            <w:noWrap/>
            <w:vAlign w:val="bottom"/>
            <w:hideMark/>
          </w:tcPr>
          <w:p w14:paraId="2E703578"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0.38</w:t>
            </w:r>
          </w:p>
        </w:tc>
        <w:tc>
          <w:tcPr>
            <w:tcW w:w="1843" w:type="dxa"/>
            <w:tcBorders>
              <w:top w:val="single" w:sz="12" w:space="0" w:color="auto"/>
              <w:left w:val="nil"/>
              <w:bottom w:val="nil"/>
              <w:right w:val="nil"/>
            </w:tcBorders>
            <w:shd w:val="clear" w:color="auto" w:fill="auto"/>
            <w:noWrap/>
            <w:vAlign w:val="bottom"/>
            <w:hideMark/>
          </w:tcPr>
          <w:p w14:paraId="21C0159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-0.20***</w:t>
            </w:r>
          </w:p>
        </w:tc>
      </w:tr>
      <w:tr w:rsidR="0005436B" w:rsidRPr="00BF3D27" w14:paraId="5B962763" w14:textId="77777777">
        <w:trPr>
          <w:trHeight w:val="290"/>
        </w:trPr>
        <w:tc>
          <w:tcPr>
            <w:tcW w:w="4395" w:type="dxa"/>
            <w:tcBorders>
              <w:top w:val="nil"/>
              <w:left w:val="nil"/>
              <w:bottom w:val="nil"/>
              <w:right w:val="nil"/>
            </w:tcBorders>
            <w:shd w:val="clear" w:color="auto" w:fill="auto"/>
            <w:noWrap/>
            <w:vAlign w:val="bottom"/>
            <w:hideMark/>
          </w:tcPr>
          <w:p w14:paraId="5100903A"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DA9F18A"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1BA40743"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7EB75DCB" w14:textId="77777777" w:rsidR="0005436B" w:rsidRPr="0035711B" w:rsidRDefault="0005436B">
            <w:pPr>
              <w:spacing w:after="0" w:line="240" w:lineRule="auto"/>
              <w:jc w:val="center"/>
              <w:rPr>
                <w:rFonts w:eastAsia="Times New Roman" w:cstheme="minorHAnsi"/>
                <w:lang w:eastAsia="en-GB"/>
              </w:rPr>
            </w:pPr>
          </w:p>
        </w:tc>
      </w:tr>
      <w:tr w:rsidR="0005436B" w:rsidRPr="00BF3D27" w14:paraId="036EAE84" w14:textId="77777777">
        <w:trPr>
          <w:trHeight w:val="290"/>
        </w:trPr>
        <w:tc>
          <w:tcPr>
            <w:tcW w:w="4395" w:type="dxa"/>
            <w:tcBorders>
              <w:top w:val="nil"/>
              <w:left w:val="nil"/>
              <w:bottom w:val="nil"/>
              <w:right w:val="nil"/>
            </w:tcBorders>
            <w:shd w:val="clear" w:color="auto" w:fill="auto"/>
            <w:noWrap/>
            <w:vAlign w:val="bottom"/>
            <w:hideMark/>
          </w:tcPr>
          <w:p w14:paraId="2A71D782"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Lcs_stress_HealthEdu_yn</w:t>
            </w:r>
            <w:proofErr w:type="spellEnd"/>
          </w:p>
        </w:tc>
        <w:tc>
          <w:tcPr>
            <w:tcW w:w="1559" w:type="dxa"/>
            <w:tcBorders>
              <w:top w:val="nil"/>
              <w:left w:val="nil"/>
              <w:bottom w:val="nil"/>
              <w:right w:val="nil"/>
            </w:tcBorders>
            <w:shd w:val="clear" w:color="auto" w:fill="auto"/>
            <w:noWrap/>
            <w:vAlign w:val="bottom"/>
            <w:hideMark/>
          </w:tcPr>
          <w:p w14:paraId="6C656832"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0.19</w:t>
            </w:r>
          </w:p>
        </w:tc>
        <w:tc>
          <w:tcPr>
            <w:tcW w:w="1417" w:type="dxa"/>
            <w:tcBorders>
              <w:top w:val="nil"/>
              <w:left w:val="nil"/>
              <w:bottom w:val="nil"/>
              <w:right w:val="nil"/>
            </w:tcBorders>
            <w:shd w:val="clear" w:color="auto" w:fill="auto"/>
            <w:noWrap/>
            <w:vAlign w:val="bottom"/>
            <w:hideMark/>
          </w:tcPr>
          <w:p w14:paraId="095B3B6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843" w:type="dxa"/>
            <w:tcBorders>
              <w:top w:val="nil"/>
              <w:left w:val="nil"/>
              <w:bottom w:val="nil"/>
              <w:right w:val="nil"/>
            </w:tcBorders>
            <w:shd w:val="clear" w:color="auto" w:fill="auto"/>
            <w:noWrap/>
            <w:vAlign w:val="bottom"/>
            <w:hideMark/>
          </w:tcPr>
          <w:p w14:paraId="0C03A8C8"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-0.22***</w:t>
            </w:r>
          </w:p>
        </w:tc>
      </w:tr>
      <w:tr w:rsidR="0005436B" w:rsidRPr="00BF3D27" w14:paraId="32481680" w14:textId="77777777">
        <w:trPr>
          <w:trHeight w:val="290"/>
        </w:trPr>
        <w:tc>
          <w:tcPr>
            <w:tcW w:w="4395" w:type="dxa"/>
            <w:tcBorders>
              <w:top w:val="nil"/>
              <w:left w:val="nil"/>
              <w:bottom w:val="nil"/>
              <w:right w:val="nil"/>
            </w:tcBorders>
            <w:shd w:val="clear" w:color="auto" w:fill="auto"/>
            <w:noWrap/>
            <w:vAlign w:val="bottom"/>
            <w:hideMark/>
          </w:tcPr>
          <w:p w14:paraId="4829B7B9"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037A0FC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7CBBD10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4C4FF3C8" w14:textId="77777777" w:rsidR="0005436B" w:rsidRPr="0035711B" w:rsidRDefault="0005436B">
            <w:pPr>
              <w:spacing w:after="0" w:line="240" w:lineRule="auto"/>
              <w:jc w:val="center"/>
              <w:rPr>
                <w:rFonts w:eastAsia="Times New Roman" w:cstheme="minorHAnsi"/>
                <w:lang w:eastAsia="en-GB"/>
              </w:rPr>
            </w:pPr>
          </w:p>
        </w:tc>
      </w:tr>
      <w:tr w:rsidR="0005436B" w:rsidRPr="00BF3D27" w14:paraId="202C5F53" w14:textId="77777777">
        <w:trPr>
          <w:trHeight w:val="290"/>
        </w:trPr>
        <w:tc>
          <w:tcPr>
            <w:tcW w:w="4395" w:type="dxa"/>
            <w:tcBorders>
              <w:top w:val="nil"/>
              <w:left w:val="nil"/>
              <w:bottom w:val="nil"/>
              <w:right w:val="nil"/>
            </w:tcBorders>
            <w:shd w:val="clear" w:color="auto" w:fill="auto"/>
            <w:noWrap/>
            <w:vAlign w:val="bottom"/>
            <w:hideMark/>
          </w:tcPr>
          <w:p w14:paraId="1293F3FC"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Lcs_stress_Saving_yn</w:t>
            </w:r>
            <w:proofErr w:type="spellEnd"/>
          </w:p>
        </w:tc>
        <w:tc>
          <w:tcPr>
            <w:tcW w:w="1559" w:type="dxa"/>
            <w:tcBorders>
              <w:top w:val="nil"/>
              <w:left w:val="nil"/>
              <w:bottom w:val="nil"/>
              <w:right w:val="nil"/>
            </w:tcBorders>
            <w:shd w:val="clear" w:color="auto" w:fill="auto"/>
            <w:noWrap/>
            <w:vAlign w:val="bottom"/>
            <w:hideMark/>
          </w:tcPr>
          <w:p w14:paraId="5103C8F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0.30</w:t>
            </w:r>
          </w:p>
        </w:tc>
        <w:tc>
          <w:tcPr>
            <w:tcW w:w="1417" w:type="dxa"/>
            <w:tcBorders>
              <w:top w:val="nil"/>
              <w:left w:val="nil"/>
              <w:bottom w:val="nil"/>
              <w:right w:val="nil"/>
            </w:tcBorders>
            <w:shd w:val="clear" w:color="auto" w:fill="auto"/>
            <w:noWrap/>
            <w:vAlign w:val="bottom"/>
            <w:hideMark/>
          </w:tcPr>
          <w:p w14:paraId="19416AF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843" w:type="dxa"/>
            <w:tcBorders>
              <w:top w:val="nil"/>
              <w:left w:val="nil"/>
              <w:bottom w:val="nil"/>
              <w:right w:val="nil"/>
            </w:tcBorders>
            <w:shd w:val="clear" w:color="auto" w:fill="auto"/>
            <w:noWrap/>
            <w:vAlign w:val="bottom"/>
            <w:hideMark/>
          </w:tcPr>
          <w:p w14:paraId="7DB1919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-0.12***</w:t>
            </w:r>
          </w:p>
        </w:tc>
      </w:tr>
      <w:tr w:rsidR="0005436B" w:rsidRPr="00BF3D27" w14:paraId="460D136B" w14:textId="77777777">
        <w:trPr>
          <w:trHeight w:val="290"/>
        </w:trPr>
        <w:tc>
          <w:tcPr>
            <w:tcW w:w="4395" w:type="dxa"/>
            <w:tcBorders>
              <w:top w:val="nil"/>
              <w:left w:val="nil"/>
              <w:bottom w:val="nil"/>
              <w:right w:val="nil"/>
            </w:tcBorders>
            <w:shd w:val="clear" w:color="auto" w:fill="auto"/>
            <w:noWrap/>
            <w:vAlign w:val="bottom"/>
            <w:hideMark/>
          </w:tcPr>
          <w:p w14:paraId="6151AF9E"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5CB30A5"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2F15E12A"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756BDD13" w14:textId="77777777" w:rsidR="0005436B" w:rsidRPr="0035711B" w:rsidRDefault="0005436B">
            <w:pPr>
              <w:spacing w:after="0" w:line="240" w:lineRule="auto"/>
              <w:jc w:val="center"/>
              <w:rPr>
                <w:rFonts w:eastAsia="Times New Roman" w:cstheme="minorHAnsi"/>
                <w:lang w:eastAsia="en-GB"/>
              </w:rPr>
            </w:pPr>
          </w:p>
        </w:tc>
      </w:tr>
      <w:tr w:rsidR="0005436B" w:rsidRPr="00BF3D27" w14:paraId="5ACCCD7D" w14:textId="77777777">
        <w:trPr>
          <w:trHeight w:val="290"/>
        </w:trPr>
        <w:tc>
          <w:tcPr>
            <w:tcW w:w="4395" w:type="dxa"/>
            <w:tcBorders>
              <w:top w:val="nil"/>
              <w:left w:val="nil"/>
              <w:bottom w:val="nil"/>
              <w:right w:val="nil"/>
            </w:tcBorders>
            <w:shd w:val="clear" w:color="auto" w:fill="auto"/>
            <w:noWrap/>
            <w:vAlign w:val="bottom"/>
            <w:hideMark/>
          </w:tcPr>
          <w:p w14:paraId="7EAED0E6"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Lcs_stress_BorrowCash_yn</w:t>
            </w:r>
            <w:proofErr w:type="spellEnd"/>
          </w:p>
        </w:tc>
        <w:tc>
          <w:tcPr>
            <w:tcW w:w="1559" w:type="dxa"/>
            <w:tcBorders>
              <w:top w:val="nil"/>
              <w:left w:val="nil"/>
              <w:bottom w:val="nil"/>
              <w:right w:val="nil"/>
            </w:tcBorders>
            <w:shd w:val="clear" w:color="auto" w:fill="auto"/>
            <w:noWrap/>
            <w:vAlign w:val="bottom"/>
            <w:hideMark/>
          </w:tcPr>
          <w:p w14:paraId="13911060"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0.36</w:t>
            </w:r>
          </w:p>
        </w:tc>
        <w:tc>
          <w:tcPr>
            <w:tcW w:w="1417" w:type="dxa"/>
            <w:tcBorders>
              <w:top w:val="nil"/>
              <w:left w:val="nil"/>
              <w:bottom w:val="nil"/>
              <w:right w:val="nil"/>
            </w:tcBorders>
            <w:shd w:val="clear" w:color="auto" w:fill="auto"/>
            <w:noWrap/>
            <w:vAlign w:val="bottom"/>
            <w:hideMark/>
          </w:tcPr>
          <w:p w14:paraId="3F2E006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1843" w:type="dxa"/>
            <w:tcBorders>
              <w:top w:val="nil"/>
              <w:left w:val="nil"/>
              <w:bottom w:val="nil"/>
              <w:right w:val="nil"/>
            </w:tcBorders>
            <w:shd w:val="clear" w:color="auto" w:fill="auto"/>
            <w:noWrap/>
            <w:vAlign w:val="bottom"/>
            <w:hideMark/>
          </w:tcPr>
          <w:p w14:paraId="62D32F5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05436B" w:rsidRPr="00BF3D27" w14:paraId="415F53EB" w14:textId="77777777">
        <w:trPr>
          <w:trHeight w:val="290"/>
        </w:trPr>
        <w:tc>
          <w:tcPr>
            <w:tcW w:w="4395" w:type="dxa"/>
            <w:tcBorders>
              <w:top w:val="nil"/>
              <w:left w:val="nil"/>
              <w:bottom w:val="nil"/>
              <w:right w:val="nil"/>
            </w:tcBorders>
            <w:shd w:val="clear" w:color="auto" w:fill="auto"/>
            <w:noWrap/>
            <w:vAlign w:val="bottom"/>
            <w:hideMark/>
          </w:tcPr>
          <w:p w14:paraId="7DF411EB"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760589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663341D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5771BCA8" w14:textId="77777777" w:rsidR="0005436B" w:rsidRPr="0035711B" w:rsidRDefault="0005436B">
            <w:pPr>
              <w:spacing w:after="0" w:line="240" w:lineRule="auto"/>
              <w:jc w:val="center"/>
              <w:rPr>
                <w:rFonts w:eastAsia="Times New Roman" w:cstheme="minorHAnsi"/>
                <w:lang w:eastAsia="en-GB"/>
              </w:rPr>
            </w:pPr>
          </w:p>
        </w:tc>
      </w:tr>
      <w:tr w:rsidR="0005436B" w:rsidRPr="00BF3D27" w14:paraId="4D58E65B" w14:textId="77777777">
        <w:trPr>
          <w:trHeight w:val="290"/>
        </w:trPr>
        <w:tc>
          <w:tcPr>
            <w:tcW w:w="4395" w:type="dxa"/>
            <w:tcBorders>
              <w:top w:val="nil"/>
              <w:left w:val="nil"/>
              <w:bottom w:val="nil"/>
              <w:right w:val="nil"/>
            </w:tcBorders>
            <w:shd w:val="clear" w:color="auto" w:fill="auto"/>
            <w:noWrap/>
            <w:vAlign w:val="bottom"/>
            <w:hideMark/>
          </w:tcPr>
          <w:p w14:paraId="012344E1"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Lcs_crisis_ProdAssets_yn</w:t>
            </w:r>
            <w:proofErr w:type="spellEnd"/>
          </w:p>
        </w:tc>
        <w:tc>
          <w:tcPr>
            <w:tcW w:w="1559" w:type="dxa"/>
            <w:tcBorders>
              <w:top w:val="nil"/>
              <w:left w:val="nil"/>
              <w:bottom w:val="nil"/>
              <w:right w:val="nil"/>
            </w:tcBorders>
            <w:shd w:val="clear" w:color="auto" w:fill="auto"/>
            <w:noWrap/>
            <w:vAlign w:val="bottom"/>
            <w:hideMark/>
          </w:tcPr>
          <w:p w14:paraId="41160B6F"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417" w:type="dxa"/>
            <w:tcBorders>
              <w:top w:val="nil"/>
              <w:left w:val="nil"/>
              <w:bottom w:val="nil"/>
              <w:right w:val="nil"/>
            </w:tcBorders>
            <w:shd w:val="clear" w:color="auto" w:fill="auto"/>
            <w:noWrap/>
            <w:vAlign w:val="bottom"/>
            <w:hideMark/>
          </w:tcPr>
          <w:p w14:paraId="05C174C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0.18</w:t>
            </w:r>
          </w:p>
        </w:tc>
        <w:tc>
          <w:tcPr>
            <w:tcW w:w="1843" w:type="dxa"/>
            <w:tcBorders>
              <w:top w:val="nil"/>
              <w:left w:val="nil"/>
              <w:bottom w:val="nil"/>
              <w:right w:val="nil"/>
            </w:tcBorders>
            <w:shd w:val="clear" w:color="auto" w:fill="auto"/>
            <w:noWrap/>
            <w:vAlign w:val="bottom"/>
            <w:hideMark/>
          </w:tcPr>
          <w:p w14:paraId="69AA8262"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-0.14***</w:t>
            </w:r>
          </w:p>
        </w:tc>
      </w:tr>
      <w:tr w:rsidR="0005436B" w:rsidRPr="00BF3D27" w14:paraId="7A03AB04" w14:textId="77777777">
        <w:trPr>
          <w:trHeight w:val="290"/>
        </w:trPr>
        <w:tc>
          <w:tcPr>
            <w:tcW w:w="4395" w:type="dxa"/>
            <w:tcBorders>
              <w:top w:val="nil"/>
              <w:left w:val="nil"/>
              <w:bottom w:val="nil"/>
              <w:right w:val="nil"/>
            </w:tcBorders>
            <w:shd w:val="clear" w:color="auto" w:fill="auto"/>
            <w:noWrap/>
            <w:vAlign w:val="bottom"/>
            <w:hideMark/>
          </w:tcPr>
          <w:p w14:paraId="668A1B74"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5B4C2EA5"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14A6534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4BD65EE7" w14:textId="77777777" w:rsidR="0005436B" w:rsidRPr="0035711B" w:rsidRDefault="0005436B">
            <w:pPr>
              <w:spacing w:after="0" w:line="240" w:lineRule="auto"/>
              <w:jc w:val="center"/>
              <w:rPr>
                <w:rFonts w:eastAsia="Times New Roman" w:cstheme="minorHAnsi"/>
                <w:lang w:eastAsia="en-GB"/>
              </w:rPr>
            </w:pPr>
          </w:p>
        </w:tc>
      </w:tr>
      <w:tr w:rsidR="0005436B" w:rsidRPr="00BF3D27" w14:paraId="76B27649" w14:textId="77777777">
        <w:trPr>
          <w:trHeight w:val="290"/>
        </w:trPr>
        <w:tc>
          <w:tcPr>
            <w:tcW w:w="4395" w:type="dxa"/>
            <w:tcBorders>
              <w:top w:val="nil"/>
              <w:left w:val="nil"/>
              <w:bottom w:val="nil"/>
              <w:right w:val="nil"/>
            </w:tcBorders>
            <w:shd w:val="clear" w:color="auto" w:fill="auto"/>
            <w:noWrap/>
            <w:vAlign w:val="bottom"/>
            <w:hideMark/>
          </w:tcPr>
          <w:p w14:paraId="79C4B641"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Lcs_crisis_DomMigration_yn</w:t>
            </w:r>
            <w:proofErr w:type="spellEnd"/>
          </w:p>
        </w:tc>
        <w:tc>
          <w:tcPr>
            <w:tcW w:w="1559" w:type="dxa"/>
            <w:tcBorders>
              <w:top w:val="nil"/>
              <w:left w:val="nil"/>
              <w:bottom w:val="nil"/>
              <w:right w:val="nil"/>
            </w:tcBorders>
            <w:shd w:val="clear" w:color="auto" w:fill="auto"/>
            <w:noWrap/>
            <w:vAlign w:val="bottom"/>
            <w:hideMark/>
          </w:tcPr>
          <w:p w14:paraId="0A90DAE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0.09</w:t>
            </w:r>
          </w:p>
        </w:tc>
        <w:tc>
          <w:tcPr>
            <w:tcW w:w="1417" w:type="dxa"/>
            <w:tcBorders>
              <w:top w:val="nil"/>
              <w:left w:val="nil"/>
              <w:bottom w:val="nil"/>
              <w:right w:val="nil"/>
            </w:tcBorders>
            <w:shd w:val="clear" w:color="auto" w:fill="auto"/>
            <w:noWrap/>
            <w:vAlign w:val="bottom"/>
            <w:hideMark/>
          </w:tcPr>
          <w:p w14:paraId="722B343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0.18</w:t>
            </w:r>
          </w:p>
        </w:tc>
        <w:tc>
          <w:tcPr>
            <w:tcW w:w="1843" w:type="dxa"/>
            <w:tcBorders>
              <w:top w:val="nil"/>
              <w:left w:val="nil"/>
              <w:bottom w:val="nil"/>
              <w:right w:val="nil"/>
            </w:tcBorders>
            <w:shd w:val="clear" w:color="auto" w:fill="auto"/>
            <w:noWrap/>
            <w:vAlign w:val="bottom"/>
            <w:hideMark/>
          </w:tcPr>
          <w:p w14:paraId="7E7F5A2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05436B" w:rsidRPr="00BF3D27" w14:paraId="48BAAF57" w14:textId="77777777">
        <w:trPr>
          <w:trHeight w:val="290"/>
        </w:trPr>
        <w:tc>
          <w:tcPr>
            <w:tcW w:w="4395" w:type="dxa"/>
            <w:tcBorders>
              <w:top w:val="nil"/>
              <w:left w:val="nil"/>
              <w:bottom w:val="nil"/>
              <w:right w:val="nil"/>
            </w:tcBorders>
            <w:shd w:val="clear" w:color="auto" w:fill="auto"/>
            <w:noWrap/>
            <w:vAlign w:val="bottom"/>
            <w:hideMark/>
          </w:tcPr>
          <w:p w14:paraId="3770D2EB"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E5859B5"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1E767AE1"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4254C29C" w14:textId="77777777" w:rsidR="0005436B" w:rsidRPr="0035711B" w:rsidRDefault="0005436B">
            <w:pPr>
              <w:spacing w:after="0" w:line="240" w:lineRule="auto"/>
              <w:jc w:val="center"/>
              <w:rPr>
                <w:rFonts w:eastAsia="Times New Roman" w:cstheme="minorHAnsi"/>
                <w:lang w:eastAsia="en-GB"/>
              </w:rPr>
            </w:pPr>
          </w:p>
        </w:tc>
      </w:tr>
      <w:tr w:rsidR="0005436B" w:rsidRPr="00BF3D27" w14:paraId="3F3F3DBD" w14:textId="77777777">
        <w:trPr>
          <w:trHeight w:val="290"/>
        </w:trPr>
        <w:tc>
          <w:tcPr>
            <w:tcW w:w="4395" w:type="dxa"/>
            <w:tcBorders>
              <w:top w:val="nil"/>
              <w:left w:val="nil"/>
              <w:bottom w:val="nil"/>
              <w:right w:val="nil"/>
            </w:tcBorders>
            <w:shd w:val="clear" w:color="auto" w:fill="auto"/>
            <w:noWrap/>
            <w:vAlign w:val="bottom"/>
            <w:hideMark/>
          </w:tcPr>
          <w:p w14:paraId="3CE58030"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Lcs_crisis_OutSchool_yn</w:t>
            </w:r>
            <w:proofErr w:type="spellEnd"/>
          </w:p>
        </w:tc>
        <w:tc>
          <w:tcPr>
            <w:tcW w:w="1559" w:type="dxa"/>
            <w:tcBorders>
              <w:top w:val="nil"/>
              <w:left w:val="nil"/>
              <w:bottom w:val="nil"/>
              <w:right w:val="nil"/>
            </w:tcBorders>
            <w:shd w:val="clear" w:color="auto" w:fill="auto"/>
            <w:noWrap/>
            <w:vAlign w:val="bottom"/>
            <w:hideMark/>
          </w:tcPr>
          <w:p w14:paraId="4B73744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417" w:type="dxa"/>
            <w:tcBorders>
              <w:top w:val="nil"/>
              <w:left w:val="nil"/>
              <w:bottom w:val="nil"/>
              <w:right w:val="nil"/>
            </w:tcBorders>
            <w:shd w:val="clear" w:color="auto" w:fill="auto"/>
            <w:noWrap/>
            <w:vAlign w:val="bottom"/>
            <w:hideMark/>
          </w:tcPr>
          <w:p w14:paraId="27407C2B"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43" w:type="dxa"/>
            <w:tcBorders>
              <w:top w:val="nil"/>
              <w:left w:val="nil"/>
              <w:bottom w:val="nil"/>
              <w:right w:val="nil"/>
            </w:tcBorders>
            <w:shd w:val="clear" w:color="auto" w:fill="auto"/>
            <w:noWrap/>
            <w:vAlign w:val="bottom"/>
            <w:hideMark/>
          </w:tcPr>
          <w:p w14:paraId="6FE8562F"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05436B" w:rsidRPr="00BF3D27" w14:paraId="33246762" w14:textId="77777777">
        <w:trPr>
          <w:trHeight w:val="290"/>
        </w:trPr>
        <w:tc>
          <w:tcPr>
            <w:tcW w:w="4395" w:type="dxa"/>
            <w:tcBorders>
              <w:top w:val="nil"/>
              <w:left w:val="nil"/>
              <w:bottom w:val="nil"/>
              <w:right w:val="nil"/>
            </w:tcBorders>
            <w:shd w:val="clear" w:color="auto" w:fill="auto"/>
            <w:noWrap/>
            <w:vAlign w:val="bottom"/>
            <w:hideMark/>
          </w:tcPr>
          <w:p w14:paraId="78304E74"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03EAD53"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2F8C4CA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3465741E" w14:textId="77777777" w:rsidR="0005436B" w:rsidRPr="0035711B" w:rsidRDefault="0005436B">
            <w:pPr>
              <w:spacing w:after="0" w:line="240" w:lineRule="auto"/>
              <w:jc w:val="center"/>
              <w:rPr>
                <w:rFonts w:eastAsia="Times New Roman" w:cstheme="minorHAnsi"/>
                <w:lang w:eastAsia="en-GB"/>
              </w:rPr>
            </w:pPr>
          </w:p>
        </w:tc>
      </w:tr>
      <w:tr w:rsidR="0005436B" w:rsidRPr="00BF3D27" w14:paraId="2D5E9F84" w14:textId="77777777">
        <w:trPr>
          <w:trHeight w:val="290"/>
        </w:trPr>
        <w:tc>
          <w:tcPr>
            <w:tcW w:w="4395" w:type="dxa"/>
            <w:tcBorders>
              <w:top w:val="nil"/>
              <w:left w:val="nil"/>
              <w:bottom w:val="nil"/>
              <w:right w:val="nil"/>
            </w:tcBorders>
            <w:shd w:val="clear" w:color="auto" w:fill="auto"/>
            <w:noWrap/>
            <w:vAlign w:val="bottom"/>
            <w:hideMark/>
          </w:tcPr>
          <w:p w14:paraId="169EF531"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Lcs_em_ResAsset_yn</w:t>
            </w:r>
            <w:proofErr w:type="spellEnd"/>
          </w:p>
        </w:tc>
        <w:tc>
          <w:tcPr>
            <w:tcW w:w="1559" w:type="dxa"/>
            <w:tcBorders>
              <w:top w:val="nil"/>
              <w:left w:val="nil"/>
              <w:bottom w:val="nil"/>
              <w:right w:val="nil"/>
            </w:tcBorders>
            <w:shd w:val="clear" w:color="auto" w:fill="auto"/>
            <w:noWrap/>
            <w:vAlign w:val="bottom"/>
            <w:hideMark/>
          </w:tcPr>
          <w:p w14:paraId="6B31236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57290981"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0.17</w:t>
            </w:r>
          </w:p>
        </w:tc>
        <w:tc>
          <w:tcPr>
            <w:tcW w:w="1843" w:type="dxa"/>
            <w:tcBorders>
              <w:top w:val="nil"/>
              <w:left w:val="nil"/>
              <w:bottom w:val="nil"/>
              <w:right w:val="nil"/>
            </w:tcBorders>
            <w:shd w:val="clear" w:color="auto" w:fill="auto"/>
            <w:noWrap/>
            <w:vAlign w:val="bottom"/>
            <w:hideMark/>
          </w:tcPr>
          <w:p w14:paraId="5C5E6BE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05436B" w:rsidRPr="00BF3D27" w14:paraId="7B2484C2" w14:textId="77777777">
        <w:trPr>
          <w:trHeight w:val="290"/>
        </w:trPr>
        <w:tc>
          <w:tcPr>
            <w:tcW w:w="4395" w:type="dxa"/>
            <w:tcBorders>
              <w:top w:val="nil"/>
              <w:left w:val="nil"/>
              <w:bottom w:val="nil"/>
              <w:right w:val="nil"/>
            </w:tcBorders>
            <w:shd w:val="clear" w:color="auto" w:fill="auto"/>
            <w:noWrap/>
            <w:vAlign w:val="bottom"/>
            <w:hideMark/>
          </w:tcPr>
          <w:p w14:paraId="221A4493"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64C5890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0926B24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2C921460" w14:textId="77777777" w:rsidR="0005436B" w:rsidRPr="0035711B" w:rsidRDefault="0005436B">
            <w:pPr>
              <w:spacing w:after="0" w:line="240" w:lineRule="auto"/>
              <w:jc w:val="center"/>
              <w:rPr>
                <w:rFonts w:eastAsia="Times New Roman" w:cstheme="minorHAnsi"/>
                <w:lang w:eastAsia="en-GB"/>
              </w:rPr>
            </w:pPr>
          </w:p>
        </w:tc>
      </w:tr>
      <w:tr w:rsidR="0005436B" w:rsidRPr="00BF3D27" w14:paraId="65A19F5E" w14:textId="77777777">
        <w:trPr>
          <w:trHeight w:val="290"/>
        </w:trPr>
        <w:tc>
          <w:tcPr>
            <w:tcW w:w="4395" w:type="dxa"/>
            <w:tcBorders>
              <w:top w:val="nil"/>
              <w:left w:val="nil"/>
              <w:bottom w:val="nil"/>
              <w:right w:val="nil"/>
            </w:tcBorders>
            <w:shd w:val="clear" w:color="auto" w:fill="auto"/>
            <w:noWrap/>
            <w:vAlign w:val="bottom"/>
            <w:hideMark/>
          </w:tcPr>
          <w:p w14:paraId="4305F72B"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Lcs_em_Begged_yn</w:t>
            </w:r>
            <w:proofErr w:type="spellEnd"/>
          </w:p>
        </w:tc>
        <w:tc>
          <w:tcPr>
            <w:tcW w:w="1559" w:type="dxa"/>
            <w:tcBorders>
              <w:top w:val="nil"/>
              <w:left w:val="nil"/>
              <w:bottom w:val="nil"/>
              <w:right w:val="nil"/>
            </w:tcBorders>
            <w:shd w:val="clear" w:color="auto" w:fill="auto"/>
            <w:noWrap/>
            <w:vAlign w:val="bottom"/>
            <w:hideMark/>
          </w:tcPr>
          <w:p w14:paraId="56E80DA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1F60A220"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43" w:type="dxa"/>
            <w:tcBorders>
              <w:top w:val="nil"/>
              <w:left w:val="nil"/>
              <w:bottom w:val="nil"/>
              <w:right w:val="nil"/>
            </w:tcBorders>
            <w:shd w:val="clear" w:color="auto" w:fill="auto"/>
            <w:noWrap/>
            <w:vAlign w:val="bottom"/>
            <w:hideMark/>
          </w:tcPr>
          <w:p w14:paraId="5938730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-0.05***</w:t>
            </w:r>
          </w:p>
        </w:tc>
      </w:tr>
      <w:tr w:rsidR="0005436B" w:rsidRPr="00BF3D27" w14:paraId="0746913B" w14:textId="77777777">
        <w:trPr>
          <w:trHeight w:val="290"/>
        </w:trPr>
        <w:tc>
          <w:tcPr>
            <w:tcW w:w="4395" w:type="dxa"/>
            <w:tcBorders>
              <w:top w:val="nil"/>
              <w:left w:val="nil"/>
              <w:bottom w:val="nil"/>
              <w:right w:val="nil"/>
            </w:tcBorders>
            <w:shd w:val="clear" w:color="auto" w:fill="auto"/>
            <w:noWrap/>
            <w:vAlign w:val="bottom"/>
            <w:hideMark/>
          </w:tcPr>
          <w:p w14:paraId="046BD276"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3775AF44"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38D1989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5BD7F7B4" w14:textId="77777777" w:rsidR="0005436B" w:rsidRPr="0035711B" w:rsidRDefault="0005436B">
            <w:pPr>
              <w:spacing w:after="0" w:line="240" w:lineRule="auto"/>
              <w:jc w:val="center"/>
              <w:rPr>
                <w:rFonts w:eastAsia="Times New Roman" w:cstheme="minorHAnsi"/>
                <w:lang w:eastAsia="en-GB"/>
              </w:rPr>
            </w:pPr>
          </w:p>
        </w:tc>
      </w:tr>
      <w:tr w:rsidR="0005436B" w:rsidRPr="00BF3D27" w14:paraId="613569E2" w14:textId="77777777">
        <w:trPr>
          <w:trHeight w:val="290"/>
        </w:trPr>
        <w:tc>
          <w:tcPr>
            <w:tcW w:w="4395" w:type="dxa"/>
            <w:tcBorders>
              <w:top w:val="nil"/>
              <w:left w:val="nil"/>
              <w:right w:val="nil"/>
            </w:tcBorders>
            <w:shd w:val="clear" w:color="auto" w:fill="auto"/>
            <w:noWrap/>
            <w:vAlign w:val="bottom"/>
            <w:hideMark/>
          </w:tcPr>
          <w:p w14:paraId="393E39EF"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Lcs_em_IllegalAct_yn</w:t>
            </w:r>
            <w:proofErr w:type="spellEnd"/>
          </w:p>
        </w:tc>
        <w:tc>
          <w:tcPr>
            <w:tcW w:w="1559" w:type="dxa"/>
            <w:tcBorders>
              <w:top w:val="nil"/>
              <w:left w:val="nil"/>
              <w:right w:val="nil"/>
            </w:tcBorders>
            <w:shd w:val="clear" w:color="auto" w:fill="auto"/>
            <w:noWrap/>
            <w:vAlign w:val="bottom"/>
            <w:hideMark/>
          </w:tcPr>
          <w:p w14:paraId="234153D4"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right w:val="nil"/>
            </w:tcBorders>
            <w:shd w:val="clear" w:color="auto" w:fill="auto"/>
            <w:noWrap/>
            <w:vAlign w:val="bottom"/>
            <w:hideMark/>
          </w:tcPr>
          <w:p w14:paraId="1C39A2D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43" w:type="dxa"/>
            <w:tcBorders>
              <w:top w:val="nil"/>
              <w:left w:val="nil"/>
              <w:right w:val="nil"/>
            </w:tcBorders>
            <w:shd w:val="clear" w:color="auto" w:fill="auto"/>
            <w:noWrap/>
            <w:vAlign w:val="bottom"/>
            <w:hideMark/>
          </w:tcPr>
          <w:p w14:paraId="6A29D0A0"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r>
      <w:tr w:rsidR="0005436B" w:rsidRPr="00BF3D27" w14:paraId="11A38A6F" w14:textId="77777777">
        <w:trPr>
          <w:trHeight w:val="290"/>
        </w:trPr>
        <w:tc>
          <w:tcPr>
            <w:tcW w:w="4395" w:type="dxa"/>
            <w:tcBorders>
              <w:top w:val="nil"/>
              <w:left w:val="nil"/>
              <w:bottom w:val="single" w:sz="12" w:space="0" w:color="auto"/>
              <w:right w:val="nil"/>
            </w:tcBorders>
            <w:shd w:val="clear" w:color="auto" w:fill="auto"/>
            <w:noWrap/>
            <w:vAlign w:val="bottom"/>
            <w:hideMark/>
          </w:tcPr>
          <w:p w14:paraId="592BE22F"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single" w:sz="12" w:space="0" w:color="auto"/>
              <w:right w:val="nil"/>
            </w:tcBorders>
            <w:shd w:val="clear" w:color="auto" w:fill="auto"/>
            <w:noWrap/>
            <w:vAlign w:val="bottom"/>
            <w:hideMark/>
          </w:tcPr>
          <w:p w14:paraId="0391122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single" w:sz="12" w:space="0" w:color="auto"/>
              <w:right w:val="nil"/>
            </w:tcBorders>
            <w:shd w:val="clear" w:color="auto" w:fill="auto"/>
            <w:noWrap/>
            <w:vAlign w:val="bottom"/>
            <w:hideMark/>
          </w:tcPr>
          <w:p w14:paraId="6F72E771"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single" w:sz="12" w:space="0" w:color="auto"/>
              <w:right w:val="nil"/>
            </w:tcBorders>
            <w:shd w:val="clear" w:color="auto" w:fill="auto"/>
            <w:noWrap/>
            <w:vAlign w:val="bottom"/>
            <w:hideMark/>
          </w:tcPr>
          <w:p w14:paraId="2625C281" w14:textId="77777777" w:rsidR="0005436B" w:rsidRPr="0035711B" w:rsidRDefault="0005436B">
            <w:pPr>
              <w:spacing w:after="0" w:line="240" w:lineRule="auto"/>
              <w:jc w:val="center"/>
              <w:rPr>
                <w:rFonts w:eastAsia="Times New Roman" w:cstheme="minorHAnsi"/>
                <w:lang w:eastAsia="en-GB"/>
              </w:rPr>
            </w:pPr>
          </w:p>
        </w:tc>
      </w:tr>
      <w:tr w:rsidR="0005436B" w:rsidRPr="00BF3D27" w14:paraId="7EB9BD71" w14:textId="77777777">
        <w:trPr>
          <w:trHeight w:val="290"/>
        </w:trPr>
        <w:tc>
          <w:tcPr>
            <w:tcW w:w="4395" w:type="dxa"/>
            <w:tcBorders>
              <w:top w:val="single" w:sz="12" w:space="0" w:color="auto"/>
              <w:left w:val="nil"/>
              <w:bottom w:val="single" w:sz="12" w:space="0" w:color="auto"/>
              <w:right w:val="nil"/>
            </w:tcBorders>
            <w:shd w:val="clear" w:color="auto" w:fill="auto"/>
            <w:noWrap/>
          </w:tcPr>
          <w:p w14:paraId="4A02874F" w14:textId="77777777" w:rsidR="0005436B" w:rsidRPr="0035711B" w:rsidRDefault="0005436B">
            <w:pPr>
              <w:spacing w:after="0" w:line="240" w:lineRule="auto"/>
              <w:rPr>
                <w:rFonts w:eastAsia="Times New Roman" w:cstheme="minorHAnsi"/>
                <w:b/>
                <w:bCs/>
                <w:lang w:eastAsia="en-GB"/>
              </w:rPr>
            </w:pPr>
            <w:r w:rsidRPr="0035711B">
              <w:rPr>
                <w:rFonts w:eastAsia="Times New Roman" w:cstheme="minorHAnsi"/>
                <w:b/>
                <w:bCs/>
                <w:lang w:eastAsia="en-GB"/>
              </w:rPr>
              <w:lastRenderedPageBreak/>
              <w:t>N</w:t>
            </w:r>
          </w:p>
        </w:tc>
        <w:tc>
          <w:tcPr>
            <w:tcW w:w="1559" w:type="dxa"/>
            <w:tcBorders>
              <w:top w:val="single" w:sz="12" w:space="0" w:color="auto"/>
              <w:left w:val="nil"/>
              <w:bottom w:val="single" w:sz="12" w:space="0" w:color="auto"/>
              <w:right w:val="nil"/>
            </w:tcBorders>
            <w:shd w:val="clear" w:color="auto" w:fill="auto"/>
            <w:noWrap/>
          </w:tcPr>
          <w:p w14:paraId="5E0DCA5F" w14:textId="77777777" w:rsidR="0005436B" w:rsidRPr="0035711B" w:rsidRDefault="0005436B">
            <w:pPr>
              <w:spacing w:after="0" w:line="240" w:lineRule="auto"/>
              <w:jc w:val="center"/>
              <w:rPr>
                <w:rFonts w:eastAsia="Times New Roman" w:cstheme="minorHAnsi"/>
                <w:b/>
                <w:bCs/>
                <w:lang w:eastAsia="en-GB"/>
              </w:rPr>
            </w:pPr>
            <w:r w:rsidRPr="0035711B">
              <w:rPr>
                <w:rFonts w:eastAsia="Times New Roman" w:cstheme="minorHAnsi"/>
                <w:b/>
                <w:bCs/>
                <w:lang w:eastAsia="en-GB"/>
              </w:rPr>
              <w:t>610</w:t>
            </w:r>
          </w:p>
        </w:tc>
        <w:tc>
          <w:tcPr>
            <w:tcW w:w="1417" w:type="dxa"/>
            <w:tcBorders>
              <w:top w:val="single" w:sz="12" w:space="0" w:color="auto"/>
              <w:left w:val="nil"/>
              <w:bottom w:val="single" w:sz="12" w:space="0" w:color="auto"/>
              <w:right w:val="nil"/>
            </w:tcBorders>
            <w:shd w:val="clear" w:color="auto" w:fill="auto"/>
            <w:noWrap/>
          </w:tcPr>
          <w:p w14:paraId="52199533" w14:textId="77777777" w:rsidR="0005436B" w:rsidRPr="0035711B" w:rsidRDefault="0005436B">
            <w:pPr>
              <w:spacing w:after="0" w:line="240" w:lineRule="auto"/>
              <w:jc w:val="center"/>
              <w:rPr>
                <w:rFonts w:eastAsia="Times New Roman" w:cstheme="minorHAnsi"/>
                <w:b/>
                <w:bCs/>
                <w:lang w:eastAsia="en-GB"/>
              </w:rPr>
            </w:pPr>
            <w:r w:rsidRPr="0035711B">
              <w:rPr>
                <w:rFonts w:eastAsia="Times New Roman" w:cstheme="minorHAnsi"/>
                <w:b/>
                <w:bCs/>
                <w:lang w:eastAsia="en-GB"/>
              </w:rPr>
              <w:t>483</w:t>
            </w:r>
          </w:p>
        </w:tc>
        <w:tc>
          <w:tcPr>
            <w:tcW w:w="1843" w:type="dxa"/>
            <w:tcBorders>
              <w:top w:val="single" w:sz="12" w:space="0" w:color="auto"/>
              <w:left w:val="nil"/>
              <w:bottom w:val="single" w:sz="12" w:space="0" w:color="auto"/>
              <w:right w:val="nil"/>
            </w:tcBorders>
            <w:shd w:val="clear" w:color="auto" w:fill="auto"/>
            <w:noWrap/>
          </w:tcPr>
          <w:p w14:paraId="3A7D9494" w14:textId="77777777" w:rsidR="0005436B" w:rsidRPr="0035711B" w:rsidRDefault="0005436B">
            <w:pPr>
              <w:spacing w:after="0" w:line="240" w:lineRule="auto"/>
              <w:jc w:val="center"/>
              <w:rPr>
                <w:rFonts w:eastAsia="Times New Roman" w:cstheme="minorHAnsi"/>
                <w:b/>
                <w:bCs/>
                <w:lang w:eastAsia="en-GB"/>
              </w:rPr>
            </w:pPr>
            <w:r w:rsidRPr="0035711B">
              <w:rPr>
                <w:rFonts w:eastAsia="Times New Roman" w:cstheme="minorHAnsi"/>
                <w:b/>
                <w:bCs/>
                <w:lang w:eastAsia="en-GB"/>
              </w:rPr>
              <w:t>1093</w:t>
            </w:r>
          </w:p>
        </w:tc>
      </w:tr>
    </w:tbl>
    <w:p w14:paraId="75F9AB28" w14:textId="77777777" w:rsidR="0005436B" w:rsidRPr="0035711B" w:rsidRDefault="0005436B" w:rsidP="0005436B">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6281066" w14:textId="77777777" w:rsidR="0005436B" w:rsidRPr="0035711B" w:rsidRDefault="0005436B" w:rsidP="0005436B">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35F86DA6" w14:textId="77777777" w:rsidR="0005436B" w:rsidRPr="0035711B" w:rsidRDefault="0005436B" w:rsidP="0047399A">
      <w:pPr>
        <w:spacing w:line="276" w:lineRule="auto"/>
        <w:jc w:val="both"/>
        <w:rPr>
          <w:rFonts w:cstheme="minorHAnsi"/>
          <w:sz w:val="18"/>
          <w:szCs w:val="18"/>
        </w:rPr>
      </w:pPr>
    </w:p>
    <w:p w14:paraId="52E465D7" w14:textId="03F761F3" w:rsidR="004B0808" w:rsidRPr="00BF3D27" w:rsidRDefault="004B0808" w:rsidP="00E87B74">
      <w:pPr>
        <w:rPr>
          <w:rFonts w:cstheme="minorHAnsi"/>
          <w:color w:val="2F5496" w:themeColor="accent1" w:themeShade="BF"/>
          <w:sz w:val="24"/>
          <w:szCs w:val="24"/>
        </w:rPr>
      </w:pPr>
      <w:bookmarkStart w:id="35" w:name="_Toc147757606"/>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comparison by modality</w:t>
      </w:r>
      <w:bookmarkEnd w:id="35"/>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4B0808" w:rsidRPr="00BF3D27" w14:paraId="618330B2"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F23C75E" w14:textId="77777777" w:rsidR="004B0808" w:rsidRPr="0035711B" w:rsidRDefault="004B0808">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3AA427F5"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469DAE6E"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2A39964B"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7E477709"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6AE9287"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4237FB11"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78A79397"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4FD5EE95"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D2EA52A"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AD13A1" w:rsidRPr="00BF3D27" w14:paraId="2C030738"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00F000D9" w14:textId="77777777" w:rsidR="004B0808" w:rsidRPr="0035711B" w:rsidRDefault="004B0808">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365CE642" w14:textId="369758F5" w:rsidR="00AD7F65"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1C6E6A13" w14:textId="2475B344" w:rsidR="00E9267A"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top w:val="single" w:sz="12" w:space="0" w:color="auto"/>
              <w:bottom w:val="nil"/>
            </w:tcBorders>
          </w:tcPr>
          <w:p w14:paraId="2A305300" w14:textId="77777777" w:rsidR="00AD7F65"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0.37</w:t>
            </w:r>
          </w:p>
          <w:p w14:paraId="2D77CA16" w14:textId="20DE6692" w:rsidR="00E9267A"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tcBorders>
              <w:top w:val="single" w:sz="12" w:space="0" w:color="auto"/>
              <w:bottom w:val="nil"/>
            </w:tcBorders>
            <w:vAlign w:val="center"/>
          </w:tcPr>
          <w:p w14:paraId="679075C5" w14:textId="53440B6F" w:rsidR="004B0808" w:rsidRPr="0035711B" w:rsidRDefault="00A45A7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tc>
      </w:tr>
      <w:tr w:rsidR="00DA4572" w:rsidRPr="00BF3D27" w14:paraId="056AFE00" w14:textId="77777777" w:rsidTr="00DA4572">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0B38C477" w14:textId="77777777" w:rsidR="004B0808" w:rsidRPr="0035711B" w:rsidRDefault="004B0808">
            <w:pPr>
              <w:rPr>
                <w:rFonts w:cstheme="minorHAnsi"/>
                <w:b w:val="0"/>
                <w:bCs w:val="0"/>
              </w:rPr>
            </w:pPr>
            <w:r w:rsidRPr="0035711B">
              <w:rPr>
                <w:rFonts w:cstheme="minorHAnsi"/>
                <w:b w:val="0"/>
                <w:bCs w:val="0"/>
              </w:rPr>
              <w:t xml:space="preserve">Borderline </w:t>
            </w:r>
          </w:p>
        </w:tc>
        <w:tc>
          <w:tcPr>
            <w:tcW w:w="1417" w:type="dxa"/>
            <w:tcBorders>
              <w:top w:val="nil"/>
              <w:bottom w:val="nil"/>
            </w:tcBorders>
          </w:tcPr>
          <w:p w14:paraId="0D0A9A0B" w14:textId="77777777" w:rsidR="004B0808"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0.27</w:t>
            </w:r>
          </w:p>
          <w:p w14:paraId="73AF26A9" w14:textId="5E6F8F86" w:rsidR="00DB34A5"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Borders>
              <w:top w:val="nil"/>
              <w:bottom w:val="nil"/>
            </w:tcBorders>
          </w:tcPr>
          <w:p w14:paraId="446C00E7" w14:textId="77777777" w:rsidR="004B0808"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0.33</w:t>
            </w:r>
          </w:p>
          <w:p w14:paraId="266D76E6" w14:textId="0F8ED2AA" w:rsidR="00DB34A5"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843" w:type="dxa"/>
            <w:tcBorders>
              <w:top w:val="nil"/>
              <w:bottom w:val="nil"/>
            </w:tcBorders>
            <w:vAlign w:val="center"/>
          </w:tcPr>
          <w:p w14:paraId="50772248" w14:textId="622A4455" w:rsidR="004B0808"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r>
      <w:tr w:rsidR="00D37432" w:rsidRPr="00BF3D27" w14:paraId="30C83AD0"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749EF14E" w14:textId="77777777" w:rsidR="00DA4572" w:rsidRPr="0035711B" w:rsidRDefault="00DA4572" w:rsidP="00DA4572">
            <w:pPr>
              <w:rPr>
                <w:rFonts w:cstheme="minorHAnsi"/>
                <w:b w:val="0"/>
                <w:bCs w:val="0"/>
              </w:rPr>
            </w:pPr>
            <w:r w:rsidRPr="0035711B">
              <w:rPr>
                <w:rFonts w:cstheme="minorHAnsi"/>
                <w:b w:val="0"/>
                <w:bCs w:val="0"/>
              </w:rPr>
              <w:t xml:space="preserve">Poor </w:t>
            </w:r>
          </w:p>
        </w:tc>
        <w:tc>
          <w:tcPr>
            <w:tcW w:w="1417" w:type="dxa"/>
            <w:tcBorders>
              <w:top w:val="nil"/>
              <w:bottom w:val="single" w:sz="12" w:space="0" w:color="auto"/>
            </w:tcBorders>
          </w:tcPr>
          <w:p w14:paraId="5E428B65" w14:textId="77777777"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0.53</w:t>
            </w:r>
          </w:p>
          <w:p w14:paraId="54E069A8" w14:textId="39EA9814"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nil"/>
              <w:bottom w:val="single" w:sz="12" w:space="0" w:color="auto"/>
            </w:tcBorders>
          </w:tcPr>
          <w:p w14:paraId="77D910CD" w14:textId="77777777"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0.30</w:t>
            </w:r>
          </w:p>
          <w:p w14:paraId="4488C7F8" w14:textId="5D668AFF"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tcBorders>
              <w:top w:val="nil"/>
              <w:bottom w:val="single" w:sz="12" w:space="0" w:color="auto"/>
            </w:tcBorders>
            <w:vAlign w:val="center"/>
          </w:tcPr>
          <w:p w14:paraId="4E6C565A" w14:textId="41EF42A9"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tc>
      </w:tr>
      <w:tr w:rsidR="00AD13A1" w:rsidRPr="00BF3D27" w14:paraId="63BA3CE0" w14:textId="77777777" w:rsidTr="00AD13A1">
        <w:trPr>
          <w:trHeight w:val="157"/>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13B0ECB4" w14:textId="77777777" w:rsidR="00DE2E07" w:rsidRPr="0035711B" w:rsidRDefault="00DE2E07" w:rsidP="00DE2E0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05758259" w14:textId="5FC8414A" w:rsidR="00DE2E07" w:rsidRPr="0035711B" w:rsidRDefault="00DE2E07" w:rsidP="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0816325A" w14:textId="207D9F2F" w:rsidR="00DE2E07" w:rsidRPr="0035711B" w:rsidRDefault="00DE2E07" w:rsidP="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276</w:t>
            </w:r>
          </w:p>
        </w:tc>
        <w:tc>
          <w:tcPr>
            <w:tcW w:w="1843" w:type="dxa"/>
            <w:tcBorders>
              <w:top w:val="single" w:sz="12" w:space="0" w:color="auto"/>
              <w:bottom w:val="single" w:sz="12" w:space="0" w:color="auto"/>
            </w:tcBorders>
            <w:vAlign w:val="center"/>
          </w:tcPr>
          <w:p w14:paraId="56966C01" w14:textId="0E5085C0" w:rsidR="00DE2E07" w:rsidRPr="0035711B" w:rsidRDefault="00DE2E07" w:rsidP="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1245</w:t>
            </w:r>
          </w:p>
        </w:tc>
      </w:tr>
    </w:tbl>
    <w:p w14:paraId="7ABE4765" w14:textId="77777777" w:rsidR="004B0808" w:rsidRPr="0035711B" w:rsidRDefault="004B0808" w:rsidP="004B0808">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0C5EEB7" w14:textId="77777777" w:rsidR="004B0808" w:rsidRPr="0035711B" w:rsidRDefault="004B0808" w:rsidP="004B0808">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655A05CE" w14:textId="77777777" w:rsidR="0047579C" w:rsidRPr="0035711B" w:rsidRDefault="0047579C" w:rsidP="004B0808">
      <w:pPr>
        <w:spacing w:line="276" w:lineRule="auto"/>
        <w:jc w:val="both"/>
        <w:rPr>
          <w:rFonts w:cstheme="minorHAnsi"/>
          <w:sz w:val="24"/>
          <w:szCs w:val="24"/>
        </w:rPr>
      </w:pPr>
    </w:p>
    <w:p w14:paraId="35C5B34A" w14:textId="60B53456" w:rsidR="004B0808" w:rsidRPr="00BF3D27" w:rsidRDefault="004B0808" w:rsidP="00E87B74">
      <w:pPr>
        <w:rPr>
          <w:rFonts w:cstheme="minorHAnsi"/>
          <w:color w:val="2F5496" w:themeColor="accent1" w:themeShade="BF"/>
          <w:sz w:val="24"/>
          <w:szCs w:val="24"/>
        </w:rPr>
      </w:pPr>
      <w:bookmarkStart w:id="36" w:name="_Toc147757607"/>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33</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w:t>
      </w:r>
      <w:r w:rsidR="0027383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w:t>
      </w:r>
      <w:r w:rsidR="0027383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rCSI comparison by modality</w:t>
      </w:r>
      <w:bookmarkEnd w:id="36"/>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4B0808" w:rsidRPr="00BF3D27" w14:paraId="109AA466"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7C7BEF07" w14:textId="77777777" w:rsidR="004B0808" w:rsidRPr="0035711B" w:rsidRDefault="004B0808">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398DD4E2"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12CA6F7"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790E026E"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298038B6"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70C769C"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42F0600"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4B062B34"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46B457CF"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F998BF3"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4B0808" w:rsidRPr="00BF3D27" w14:paraId="2C897824"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17A19C99" w14:textId="77777777" w:rsidR="004B0808" w:rsidRPr="0035711B" w:rsidRDefault="004B0808">
            <w:pPr>
              <w:rPr>
                <w:rFonts w:cstheme="minorHAnsi"/>
                <w:b w:val="0"/>
                <w:bCs w:val="0"/>
              </w:rPr>
            </w:pPr>
            <w:r w:rsidRPr="0035711B">
              <w:rPr>
                <w:rFonts w:cstheme="minorHAnsi"/>
                <w:b w:val="0"/>
                <w:bCs w:val="0"/>
              </w:rPr>
              <w:t xml:space="preserve">Acceptable </w:t>
            </w:r>
          </w:p>
        </w:tc>
        <w:tc>
          <w:tcPr>
            <w:tcW w:w="1417" w:type="dxa"/>
            <w:tcBorders>
              <w:top w:val="single" w:sz="12" w:space="0" w:color="auto"/>
            </w:tcBorders>
          </w:tcPr>
          <w:p w14:paraId="41322098" w14:textId="77777777" w:rsidR="004B0808"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p w14:paraId="2E014E42" w14:textId="566A7951" w:rsidR="00D37432"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1276" w:type="dxa"/>
            <w:tcBorders>
              <w:top w:val="single" w:sz="12" w:space="0" w:color="auto"/>
            </w:tcBorders>
          </w:tcPr>
          <w:p w14:paraId="59A33028" w14:textId="77777777" w:rsidR="004B0808"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0324080E" w14:textId="2FA38157" w:rsidR="00D37432"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single" w:sz="12" w:space="0" w:color="auto"/>
            </w:tcBorders>
            <w:vAlign w:val="center"/>
          </w:tcPr>
          <w:p w14:paraId="1855BEE8" w14:textId="0707D770" w:rsidR="004B0808" w:rsidRPr="0035711B" w:rsidRDefault="00473B2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4B0808" w:rsidRPr="00BF3D27" w14:paraId="09C885E9"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30D2CDDA" w14:textId="77777777" w:rsidR="004B0808" w:rsidRPr="0035711B" w:rsidRDefault="004B0808">
            <w:pPr>
              <w:rPr>
                <w:rFonts w:cstheme="minorHAnsi"/>
                <w:b w:val="0"/>
                <w:bCs w:val="0"/>
              </w:rPr>
            </w:pPr>
            <w:r w:rsidRPr="0035711B">
              <w:rPr>
                <w:rFonts w:cstheme="minorHAnsi"/>
                <w:b w:val="0"/>
                <w:bCs w:val="0"/>
              </w:rPr>
              <w:t>Acceptable with reduce coping</w:t>
            </w:r>
          </w:p>
        </w:tc>
        <w:tc>
          <w:tcPr>
            <w:tcW w:w="1417" w:type="dxa"/>
          </w:tcPr>
          <w:p w14:paraId="701AE642" w14:textId="77777777" w:rsidR="004B0808"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0.18</w:t>
            </w:r>
          </w:p>
          <w:p w14:paraId="222FF6B2" w14:textId="0876215B" w:rsidR="00473B2A"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Pr>
          <w:p w14:paraId="5249BE3D" w14:textId="77777777" w:rsidR="004B0808"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0.35</w:t>
            </w:r>
          </w:p>
          <w:p w14:paraId="2517BD9E" w14:textId="44AE9686" w:rsidR="00473B2A"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843" w:type="dxa"/>
            <w:vAlign w:val="center"/>
          </w:tcPr>
          <w:p w14:paraId="1AD21DA8" w14:textId="2E22FAA6" w:rsidR="004B0808" w:rsidRPr="0035711B" w:rsidRDefault="001517C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tc>
      </w:tr>
      <w:tr w:rsidR="004B0808" w:rsidRPr="00BF3D27" w14:paraId="012507C6"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6CC5E0E2" w14:textId="77777777" w:rsidR="004B0808" w:rsidRPr="0035711B" w:rsidRDefault="004B0808">
            <w:pPr>
              <w:rPr>
                <w:rFonts w:cstheme="minorHAnsi"/>
                <w:b w:val="0"/>
                <w:bCs w:val="0"/>
              </w:rPr>
            </w:pPr>
            <w:r w:rsidRPr="0035711B">
              <w:rPr>
                <w:rFonts w:cstheme="minorHAnsi"/>
                <w:b w:val="0"/>
                <w:bCs w:val="0"/>
              </w:rPr>
              <w:t>Borderline</w:t>
            </w:r>
          </w:p>
        </w:tc>
        <w:tc>
          <w:tcPr>
            <w:tcW w:w="1417" w:type="dxa"/>
            <w:tcBorders>
              <w:bottom w:val="nil"/>
            </w:tcBorders>
          </w:tcPr>
          <w:p w14:paraId="0AECC542" w14:textId="77777777" w:rsidR="004B0808"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0.27</w:t>
            </w:r>
          </w:p>
          <w:p w14:paraId="7E512281" w14:textId="708BE2C4" w:rsidR="001517C5"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bottom w:val="nil"/>
            </w:tcBorders>
          </w:tcPr>
          <w:p w14:paraId="0486EDC1" w14:textId="77777777" w:rsidR="004B0808"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09A597FE" w14:textId="49B2559B" w:rsidR="001517C5"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tcBorders>
              <w:bottom w:val="nil"/>
            </w:tcBorders>
            <w:vAlign w:val="center"/>
          </w:tcPr>
          <w:p w14:paraId="30C498C2" w14:textId="149CEF8F" w:rsidR="004B0808" w:rsidRPr="0035711B" w:rsidRDefault="00F00F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AD13A1" w:rsidRPr="00BF3D27" w14:paraId="4B9B7A32"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04A7DA60" w14:textId="77777777" w:rsidR="004B0808" w:rsidRPr="0035711B" w:rsidRDefault="004B0808">
            <w:pPr>
              <w:rPr>
                <w:rFonts w:cstheme="minorHAnsi"/>
                <w:b w:val="0"/>
                <w:bCs w:val="0"/>
              </w:rPr>
            </w:pPr>
            <w:r w:rsidRPr="0035711B">
              <w:rPr>
                <w:rFonts w:cstheme="minorHAnsi"/>
                <w:b w:val="0"/>
                <w:bCs w:val="0"/>
              </w:rPr>
              <w:t xml:space="preserve">Poor </w:t>
            </w:r>
          </w:p>
        </w:tc>
        <w:tc>
          <w:tcPr>
            <w:tcW w:w="1417" w:type="dxa"/>
            <w:tcBorders>
              <w:top w:val="nil"/>
              <w:bottom w:val="single" w:sz="12" w:space="0" w:color="auto"/>
            </w:tcBorders>
          </w:tcPr>
          <w:p w14:paraId="686D5BE3" w14:textId="77777777" w:rsidR="004B0808" w:rsidRPr="0035711B" w:rsidRDefault="00F00FE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0.53</w:t>
            </w:r>
          </w:p>
          <w:p w14:paraId="36714522" w14:textId="77E3F72A" w:rsidR="00F00FE7" w:rsidRPr="0035711B" w:rsidRDefault="00F00FE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nil"/>
              <w:bottom w:val="single" w:sz="12" w:space="0" w:color="auto"/>
            </w:tcBorders>
          </w:tcPr>
          <w:p w14:paraId="25B8486E" w14:textId="77777777" w:rsidR="004B0808"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p w14:paraId="3275E76D" w14:textId="25C4FFFB" w:rsidR="00DE2E07"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843" w:type="dxa"/>
            <w:tcBorders>
              <w:top w:val="nil"/>
              <w:bottom w:val="single" w:sz="12" w:space="0" w:color="auto"/>
            </w:tcBorders>
            <w:vAlign w:val="center"/>
          </w:tcPr>
          <w:p w14:paraId="703C126B" w14:textId="329EBC0C" w:rsidR="004B0808"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0.23***</w:t>
            </w:r>
          </w:p>
        </w:tc>
      </w:tr>
      <w:tr w:rsidR="004B0808" w:rsidRPr="00BF3D27" w14:paraId="08512407" w14:textId="77777777" w:rsidTr="00AD13A1">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26ABBC96" w14:textId="77777777" w:rsidR="004B0808" w:rsidRPr="0035711B" w:rsidRDefault="004B0808">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256E99F7" w14:textId="13DAEEBA" w:rsidR="004B0808" w:rsidRPr="0035711B" w:rsidRDefault="00DE2E0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1F15598C" w14:textId="4F3CAF71" w:rsidR="004B0808" w:rsidRPr="0035711B" w:rsidRDefault="00DE2E0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276</w:t>
            </w:r>
          </w:p>
        </w:tc>
        <w:tc>
          <w:tcPr>
            <w:tcW w:w="1843" w:type="dxa"/>
            <w:tcBorders>
              <w:top w:val="single" w:sz="12" w:space="0" w:color="auto"/>
              <w:bottom w:val="single" w:sz="12" w:space="0" w:color="auto"/>
            </w:tcBorders>
            <w:vAlign w:val="center"/>
          </w:tcPr>
          <w:p w14:paraId="111907E9" w14:textId="4751F1D5" w:rsidR="004B0808" w:rsidRPr="0035711B" w:rsidRDefault="00DE2E0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1245</w:t>
            </w:r>
          </w:p>
        </w:tc>
      </w:tr>
    </w:tbl>
    <w:p w14:paraId="2BDFE4BB" w14:textId="77777777" w:rsidR="004B0808" w:rsidRPr="0035711B" w:rsidRDefault="004B0808" w:rsidP="004B0808">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75698A6" w14:textId="77777777" w:rsidR="004B0808" w:rsidRPr="0035711B" w:rsidRDefault="004B0808" w:rsidP="004B0808">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7A26A2B0" w14:textId="77777777" w:rsidR="00611903" w:rsidRPr="0035711B" w:rsidRDefault="00611903" w:rsidP="004B0808">
      <w:pPr>
        <w:spacing w:line="276" w:lineRule="auto"/>
        <w:jc w:val="both"/>
        <w:rPr>
          <w:rFonts w:cstheme="minorHAnsi"/>
          <w:sz w:val="18"/>
          <w:szCs w:val="18"/>
        </w:rPr>
      </w:pPr>
    </w:p>
    <w:p w14:paraId="5D58E071" w14:textId="77777777" w:rsidR="00611903" w:rsidRDefault="00611903" w:rsidP="004B0808">
      <w:pPr>
        <w:spacing w:line="276" w:lineRule="auto"/>
        <w:jc w:val="both"/>
        <w:rPr>
          <w:rFonts w:cstheme="minorHAnsi"/>
          <w:sz w:val="24"/>
          <w:szCs w:val="24"/>
        </w:rPr>
      </w:pPr>
    </w:p>
    <w:p w14:paraId="1F7EE1A6" w14:textId="77777777" w:rsidR="00127D60" w:rsidRDefault="00127D60" w:rsidP="004B0808">
      <w:pPr>
        <w:spacing w:line="276" w:lineRule="auto"/>
        <w:jc w:val="both"/>
        <w:rPr>
          <w:rFonts w:cstheme="minorHAnsi"/>
          <w:sz w:val="24"/>
          <w:szCs w:val="24"/>
        </w:rPr>
      </w:pPr>
    </w:p>
    <w:p w14:paraId="333FE350" w14:textId="77777777" w:rsidR="00127D60" w:rsidRDefault="00127D60" w:rsidP="004B0808">
      <w:pPr>
        <w:spacing w:line="276" w:lineRule="auto"/>
        <w:jc w:val="both"/>
        <w:rPr>
          <w:rFonts w:cstheme="minorHAnsi"/>
          <w:sz w:val="24"/>
          <w:szCs w:val="24"/>
        </w:rPr>
      </w:pPr>
    </w:p>
    <w:p w14:paraId="6C5A5FE7" w14:textId="77777777" w:rsidR="00127D60" w:rsidRDefault="00127D60" w:rsidP="004B0808">
      <w:pPr>
        <w:spacing w:line="276" w:lineRule="auto"/>
        <w:jc w:val="both"/>
        <w:rPr>
          <w:rFonts w:cstheme="minorHAnsi"/>
          <w:sz w:val="24"/>
          <w:szCs w:val="24"/>
        </w:rPr>
      </w:pPr>
    </w:p>
    <w:p w14:paraId="5D1D261F" w14:textId="77777777" w:rsidR="00127D60" w:rsidRDefault="00127D60" w:rsidP="004B0808">
      <w:pPr>
        <w:spacing w:line="276" w:lineRule="auto"/>
        <w:jc w:val="both"/>
        <w:rPr>
          <w:rFonts w:cstheme="minorHAnsi"/>
          <w:sz w:val="24"/>
          <w:szCs w:val="24"/>
        </w:rPr>
      </w:pPr>
    </w:p>
    <w:p w14:paraId="0EE30A89" w14:textId="77777777" w:rsidR="00127D60" w:rsidRDefault="00127D60" w:rsidP="004B0808">
      <w:pPr>
        <w:spacing w:line="276" w:lineRule="auto"/>
        <w:jc w:val="both"/>
        <w:rPr>
          <w:rFonts w:cstheme="minorHAnsi"/>
          <w:sz w:val="24"/>
          <w:szCs w:val="24"/>
        </w:rPr>
      </w:pPr>
    </w:p>
    <w:p w14:paraId="550AB47B" w14:textId="77777777" w:rsidR="00127D60" w:rsidRPr="0035711B" w:rsidRDefault="00127D60" w:rsidP="004B0808">
      <w:pPr>
        <w:spacing w:line="276" w:lineRule="auto"/>
        <w:jc w:val="both"/>
        <w:rPr>
          <w:rFonts w:cstheme="minorHAnsi"/>
          <w:sz w:val="24"/>
          <w:szCs w:val="24"/>
        </w:rPr>
      </w:pPr>
    </w:p>
    <w:p w14:paraId="3CCD500B" w14:textId="59539BDD" w:rsidR="0047399A" w:rsidRPr="00BF3D27" w:rsidRDefault="0047399A" w:rsidP="00E87B74">
      <w:pPr>
        <w:rPr>
          <w:rFonts w:cstheme="minorHAnsi"/>
          <w:color w:val="2F5496" w:themeColor="accent1" w:themeShade="BF"/>
          <w:sz w:val="24"/>
          <w:szCs w:val="24"/>
        </w:rPr>
      </w:pPr>
      <w:bookmarkStart w:id="37" w:name="_Toc147757608"/>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34</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rCSI comparison across modality</w:t>
      </w:r>
      <w:bookmarkEnd w:id="37"/>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F80C43" w:rsidRPr="00BF3D27" w14:paraId="3AE29500" w14:textId="77777777" w:rsidTr="00194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3FD4F2B9" w14:textId="6645E873" w:rsidR="00427938" w:rsidRPr="0035711B" w:rsidRDefault="00427938">
            <w:pPr>
              <w:rPr>
                <w:rFonts w:cstheme="minorHAnsi"/>
                <w:sz w:val="20"/>
                <w:szCs w:val="20"/>
              </w:rPr>
            </w:pPr>
            <w:r w:rsidRPr="0035711B">
              <w:rPr>
                <w:rFonts w:cstheme="minorHAnsi"/>
                <w:sz w:val="20"/>
                <w:szCs w:val="20"/>
              </w:rPr>
              <w:t>rCSI Indicator disaggregated</w:t>
            </w:r>
          </w:p>
        </w:tc>
        <w:tc>
          <w:tcPr>
            <w:tcW w:w="0" w:type="dxa"/>
            <w:tcBorders>
              <w:top w:val="single" w:sz="12" w:space="0" w:color="auto"/>
              <w:bottom w:val="single" w:sz="12" w:space="0" w:color="auto"/>
            </w:tcBorders>
          </w:tcPr>
          <w:p w14:paraId="67707F5E"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1D32305"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7BF369E7"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4432C31F"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6A744E02"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0AE18317"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086EAD1A"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8F36436"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C583413"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80C43" w:rsidRPr="00BF3D27" w14:paraId="728A7F2B"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1DE5801B" w14:textId="6791C111" w:rsidR="00427938" w:rsidRPr="0035711B" w:rsidRDefault="000A26CF">
            <w:pPr>
              <w:rPr>
                <w:rFonts w:cstheme="minorHAnsi"/>
                <w:b w:val="0"/>
                <w:bCs w:val="0"/>
              </w:rPr>
            </w:pPr>
            <w:r w:rsidRPr="0035711B">
              <w:rPr>
                <w:rFonts w:cstheme="minorHAnsi"/>
                <w:b w:val="0"/>
                <w:bCs w:val="0"/>
              </w:rPr>
              <w:t>Relied on less preferred food</w:t>
            </w:r>
          </w:p>
        </w:tc>
        <w:tc>
          <w:tcPr>
            <w:tcW w:w="0" w:type="dxa"/>
            <w:tcBorders>
              <w:top w:val="single" w:sz="12" w:space="0" w:color="auto"/>
            </w:tcBorders>
          </w:tcPr>
          <w:p w14:paraId="51F05298" w14:textId="77777777" w:rsidR="00427938" w:rsidRPr="0035711B" w:rsidRDefault="002D0AC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3.55</w:t>
            </w:r>
          </w:p>
          <w:p w14:paraId="57B6C87B" w14:textId="1B9CAFD0" w:rsidR="008337DB"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0" w:type="dxa"/>
            <w:tcBorders>
              <w:top w:val="single" w:sz="12" w:space="0" w:color="auto"/>
            </w:tcBorders>
          </w:tcPr>
          <w:p w14:paraId="74BF9DB9" w14:textId="15DE3437" w:rsidR="00427938"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2.98</w:t>
            </w:r>
          </w:p>
          <w:p w14:paraId="23280D0B" w14:textId="5A68FDE0" w:rsidR="008337DB"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tc>
        <w:tc>
          <w:tcPr>
            <w:tcW w:w="0" w:type="dxa"/>
            <w:tcBorders>
              <w:top w:val="single" w:sz="12" w:space="0" w:color="auto"/>
            </w:tcBorders>
            <w:vAlign w:val="center"/>
          </w:tcPr>
          <w:p w14:paraId="52891C36" w14:textId="17D4EAE7" w:rsidR="00427938"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0.57***</w:t>
            </w:r>
          </w:p>
        </w:tc>
      </w:tr>
      <w:tr w:rsidR="00F80C43" w:rsidRPr="00BF3D27" w14:paraId="34A1B7D5" w14:textId="77777777" w:rsidTr="00F80C43">
        <w:tc>
          <w:tcPr>
            <w:cnfStyle w:val="001000000000" w:firstRow="0" w:lastRow="0" w:firstColumn="1" w:lastColumn="0" w:oddVBand="0" w:evenVBand="0" w:oddHBand="0" w:evenHBand="0" w:firstRowFirstColumn="0" w:firstRowLastColumn="0" w:lastRowFirstColumn="0" w:lastRowLastColumn="0"/>
            <w:tcW w:w="4815" w:type="dxa"/>
            <w:vAlign w:val="center"/>
          </w:tcPr>
          <w:p w14:paraId="7B2028A9" w14:textId="1845832F" w:rsidR="00427938" w:rsidRPr="0035711B" w:rsidRDefault="009213C2">
            <w:pPr>
              <w:rPr>
                <w:rFonts w:cstheme="minorHAnsi"/>
                <w:b w:val="0"/>
                <w:bCs w:val="0"/>
              </w:rPr>
            </w:pPr>
            <w:r w:rsidRPr="0035711B">
              <w:rPr>
                <w:rFonts w:cstheme="minorHAnsi"/>
                <w:b w:val="0"/>
                <w:bCs w:val="0"/>
              </w:rPr>
              <w:t>Borrowed food/relied on help from F&amp;F</w:t>
            </w:r>
          </w:p>
        </w:tc>
        <w:tc>
          <w:tcPr>
            <w:tcW w:w="1417" w:type="dxa"/>
          </w:tcPr>
          <w:p w14:paraId="691CD2AD" w14:textId="77777777" w:rsidR="00427938" w:rsidRPr="0035711B" w:rsidRDefault="001F1AB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0.81</w:t>
            </w:r>
          </w:p>
          <w:p w14:paraId="69FB5065" w14:textId="1560FF65" w:rsidR="001F1AB5" w:rsidRPr="0035711B" w:rsidRDefault="001F1AB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c>
          <w:tcPr>
            <w:tcW w:w="1276" w:type="dxa"/>
          </w:tcPr>
          <w:p w14:paraId="0B2F17B7" w14:textId="77777777" w:rsidR="00427938" w:rsidRPr="0035711B" w:rsidRDefault="00D505B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0.82</w:t>
            </w:r>
          </w:p>
          <w:p w14:paraId="1131743D" w14:textId="0CF6452D" w:rsidR="00D505B7" w:rsidRPr="0035711B" w:rsidRDefault="00D505B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843" w:type="dxa"/>
            <w:vAlign w:val="center"/>
          </w:tcPr>
          <w:p w14:paraId="3144FFE8" w14:textId="337F29CC" w:rsidR="00427938" w:rsidRPr="0035711B" w:rsidRDefault="00D505B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F80C43" w:rsidRPr="00BF3D27" w14:paraId="171B0E08" w14:textId="77777777" w:rsidTr="00F8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E100A9F" w14:textId="48369C47" w:rsidR="00427938" w:rsidRPr="0035711B" w:rsidRDefault="00D505B7">
            <w:pPr>
              <w:rPr>
                <w:rFonts w:cstheme="minorHAnsi"/>
                <w:b w:val="0"/>
                <w:bCs w:val="0"/>
              </w:rPr>
            </w:pPr>
            <w:r w:rsidRPr="0035711B">
              <w:rPr>
                <w:rFonts w:cstheme="minorHAnsi"/>
                <w:b w:val="0"/>
                <w:bCs w:val="0"/>
              </w:rPr>
              <w:t>Reduced</w:t>
            </w:r>
            <w:r w:rsidR="00285BE0" w:rsidRPr="0035711B">
              <w:rPr>
                <w:rFonts w:cstheme="minorHAnsi"/>
                <w:b w:val="0"/>
                <w:bCs w:val="0"/>
              </w:rPr>
              <w:t xml:space="preserve"> portion size of meals </w:t>
            </w:r>
          </w:p>
        </w:tc>
        <w:tc>
          <w:tcPr>
            <w:tcW w:w="1417" w:type="dxa"/>
          </w:tcPr>
          <w:p w14:paraId="40A8953D" w14:textId="77777777" w:rsidR="00427938"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2.00</w:t>
            </w:r>
          </w:p>
          <w:p w14:paraId="229447E2" w14:textId="5A8020ED" w:rsidR="00AA6741"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276" w:type="dxa"/>
          </w:tcPr>
          <w:p w14:paraId="067EF9B5" w14:textId="77777777" w:rsidR="00427938"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2.57</w:t>
            </w:r>
          </w:p>
          <w:p w14:paraId="7D9B1DBA" w14:textId="2ABCCF09" w:rsidR="00AA6741"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tc>
        <w:tc>
          <w:tcPr>
            <w:tcW w:w="1843" w:type="dxa"/>
            <w:vAlign w:val="center"/>
          </w:tcPr>
          <w:p w14:paraId="42D0597D" w14:textId="526B1A88" w:rsidR="00427938"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-0.57</w:t>
            </w:r>
            <w:r w:rsidR="00152280" w:rsidRPr="0035711B">
              <w:rPr>
                <w:rFonts w:cstheme="minorHAnsi"/>
              </w:rPr>
              <w:t>***</w:t>
            </w:r>
          </w:p>
        </w:tc>
      </w:tr>
      <w:tr w:rsidR="00F80C43" w:rsidRPr="00BF3D27" w14:paraId="2BEF4FCC" w14:textId="77777777" w:rsidTr="00F80C43">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52717C82" w14:textId="7D92828D" w:rsidR="00427938" w:rsidRPr="0035711B" w:rsidRDefault="004102FB">
            <w:pPr>
              <w:rPr>
                <w:rFonts w:cstheme="minorHAnsi"/>
                <w:b w:val="0"/>
                <w:bCs w:val="0"/>
              </w:rPr>
            </w:pPr>
            <w:r w:rsidRPr="0035711B">
              <w:rPr>
                <w:rFonts w:cstheme="minorHAnsi"/>
                <w:b w:val="0"/>
                <w:bCs w:val="0"/>
              </w:rPr>
              <w:t>Restrict consumption of adults for children</w:t>
            </w:r>
            <w:r w:rsidR="00EE2610" w:rsidRPr="0035711B">
              <w:rPr>
                <w:rFonts w:cstheme="minorHAnsi"/>
                <w:b w:val="0"/>
                <w:bCs w:val="0"/>
              </w:rPr>
              <w:t xml:space="preserve"> to eat</w:t>
            </w:r>
          </w:p>
        </w:tc>
        <w:tc>
          <w:tcPr>
            <w:tcW w:w="1417" w:type="dxa"/>
            <w:tcBorders>
              <w:bottom w:val="nil"/>
            </w:tcBorders>
          </w:tcPr>
          <w:p w14:paraId="3B32F450" w14:textId="77777777" w:rsidR="00427938"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1.58</w:t>
            </w:r>
          </w:p>
          <w:p w14:paraId="4D823346" w14:textId="028415E8" w:rsidR="00EE2610"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Borders>
              <w:bottom w:val="nil"/>
            </w:tcBorders>
          </w:tcPr>
          <w:p w14:paraId="7E3FAB82" w14:textId="77777777" w:rsidR="00427938"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2.58</w:t>
            </w:r>
          </w:p>
          <w:p w14:paraId="720946FA" w14:textId="11DB408B" w:rsidR="00EE2610"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c>
          <w:tcPr>
            <w:tcW w:w="1843" w:type="dxa"/>
            <w:tcBorders>
              <w:bottom w:val="nil"/>
            </w:tcBorders>
            <w:vAlign w:val="center"/>
          </w:tcPr>
          <w:p w14:paraId="68F4D37D" w14:textId="4A7F7DF1" w:rsidR="00427938" w:rsidRPr="0035711B" w:rsidRDefault="00025B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-0.99</w:t>
            </w:r>
            <w:r w:rsidR="00152280" w:rsidRPr="0035711B">
              <w:rPr>
                <w:rFonts w:cstheme="minorHAnsi"/>
              </w:rPr>
              <w:t>***</w:t>
            </w:r>
          </w:p>
        </w:tc>
      </w:tr>
      <w:tr w:rsidR="00F80C43" w:rsidRPr="00BF3D27" w14:paraId="78F5D581"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3C51E20A" w14:textId="4B74B80A" w:rsidR="00427938" w:rsidRPr="0035711B" w:rsidRDefault="00025B67">
            <w:pPr>
              <w:rPr>
                <w:rFonts w:cstheme="minorHAnsi"/>
                <w:b w:val="0"/>
                <w:bCs w:val="0"/>
              </w:rPr>
            </w:pPr>
            <w:r w:rsidRPr="0035711B">
              <w:rPr>
                <w:rFonts w:cstheme="minorHAnsi"/>
                <w:b w:val="0"/>
                <w:bCs w:val="0"/>
              </w:rPr>
              <w:t>Reduced the number of meals per day</w:t>
            </w:r>
          </w:p>
        </w:tc>
        <w:tc>
          <w:tcPr>
            <w:tcW w:w="1417" w:type="dxa"/>
            <w:tcBorders>
              <w:top w:val="nil"/>
              <w:bottom w:val="single" w:sz="12" w:space="0" w:color="auto"/>
            </w:tcBorders>
          </w:tcPr>
          <w:p w14:paraId="5F718155" w14:textId="77777777" w:rsidR="00427938" w:rsidRPr="0035711B" w:rsidRDefault="00025B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1.61</w:t>
            </w:r>
          </w:p>
          <w:p w14:paraId="00702675" w14:textId="0DB88084" w:rsidR="00F80C43" w:rsidRPr="0035711B" w:rsidRDefault="00F80C4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276" w:type="dxa"/>
            <w:tcBorders>
              <w:top w:val="nil"/>
              <w:bottom w:val="single" w:sz="12" w:space="0" w:color="auto"/>
            </w:tcBorders>
          </w:tcPr>
          <w:p w14:paraId="18A5CFFB" w14:textId="77777777" w:rsidR="00427938" w:rsidRPr="0035711B" w:rsidRDefault="00025B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2.12</w:t>
            </w:r>
          </w:p>
          <w:p w14:paraId="715EE498" w14:textId="63D99F74" w:rsidR="00025B67" w:rsidRPr="0035711B" w:rsidRDefault="00025B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tc>
        <w:tc>
          <w:tcPr>
            <w:tcW w:w="1843" w:type="dxa"/>
            <w:tcBorders>
              <w:top w:val="nil"/>
              <w:bottom w:val="single" w:sz="12" w:space="0" w:color="auto"/>
            </w:tcBorders>
            <w:vAlign w:val="center"/>
          </w:tcPr>
          <w:p w14:paraId="60748C82" w14:textId="223C8AB1" w:rsidR="00427938" w:rsidRPr="0035711B" w:rsidRDefault="00F80C4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-0.51</w:t>
            </w:r>
            <w:r w:rsidR="00152280" w:rsidRPr="0035711B">
              <w:rPr>
                <w:rFonts w:cstheme="minorHAnsi"/>
              </w:rPr>
              <w:t>***</w:t>
            </w:r>
          </w:p>
        </w:tc>
      </w:tr>
      <w:tr w:rsidR="00F80C43" w:rsidRPr="00BF3D27" w14:paraId="3FBAF543" w14:textId="77777777" w:rsidTr="00AD13A1">
        <w:trPr>
          <w:trHeight w:val="23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10AB65E7" w14:textId="77777777" w:rsidR="00427938" w:rsidRPr="0035711B" w:rsidRDefault="00427938">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1A710D7C" w14:textId="77777777" w:rsidR="00427938" w:rsidRPr="0035711B" w:rsidRDefault="00427938">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7E1F1B38" w14:textId="4C6822C9" w:rsidR="00427938"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271</w:t>
            </w:r>
          </w:p>
        </w:tc>
        <w:tc>
          <w:tcPr>
            <w:tcW w:w="1843" w:type="dxa"/>
            <w:tcBorders>
              <w:top w:val="single" w:sz="12" w:space="0" w:color="auto"/>
              <w:bottom w:val="single" w:sz="12" w:space="0" w:color="auto"/>
            </w:tcBorders>
            <w:vAlign w:val="center"/>
          </w:tcPr>
          <w:p w14:paraId="0A6436FF" w14:textId="77777777" w:rsidR="00427938" w:rsidRPr="0035711B" w:rsidRDefault="00427938">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1246</w:t>
            </w:r>
          </w:p>
        </w:tc>
      </w:tr>
    </w:tbl>
    <w:p w14:paraId="374F72D8"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DF5969E"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DA2DD1F" w14:textId="77777777" w:rsidR="00427938" w:rsidRPr="0035711B" w:rsidRDefault="00427938" w:rsidP="003E3583">
      <w:pPr>
        <w:spacing w:line="276" w:lineRule="auto"/>
        <w:jc w:val="both"/>
        <w:rPr>
          <w:rFonts w:cstheme="minorHAnsi"/>
          <w:sz w:val="24"/>
          <w:szCs w:val="24"/>
        </w:rPr>
      </w:pPr>
    </w:p>
    <w:p w14:paraId="033DAFA2" w14:textId="77777777" w:rsidR="00611903" w:rsidRPr="0035711B" w:rsidRDefault="00611903" w:rsidP="003E3583">
      <w:pPr>
        <w:spacing w:line="276" w:lineRule="auto"/>
        <w:jc w:val="both"/>
        <w:rPr>
          <w:rFonts w:cstheme="minorHAnsi"/>
          <w:sz w:val="24"/>
          <w:szCs w:val="24"/>
        </w:rPr>
      </w:pPr>
    </w:p>
    <w:p w14:paraId="6585CB0F" w14:textId="6166C7FA" w:rsidR="00816D7F" w:rsidRPr="00BF3D27" w:rsidRDefault="00816D7F" w:rsidP="00E87B74">
      <w:pPr>
        <w:rPr>
          <w:rFonts w:cstheme="minorHAnsi"/>
          <w:color w:val="2F5496" w:themeColor="accent1" w:themeShade="BF"/>
          <w:sz w:val="24"/>
          <w:szCs w:val="24"/>
        </w:rPr>
      </w:pPr>
      <w:bookmarkStart w:id="38" w:name="_Toc147757609"/>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35</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Gender of respondent</w:t>
      </w:r>
      <w:bookmarkEnd w:id="38"/>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w:t>
      </w:r>
    </w:p>
    <w:tbl>
      <w:tblPr>
        <w:tblW w:w="10229" w:type="dxa"/>
        <w:tblLook w:val="04A0" w:firstRow="1" w:lastRow="0" w:firstColumn="1" w:lastColumn="0" w:noHBand="0" w:noVBand="1"/>
      </w:tblPr>
      <w:tblGrid>
        <w:gridCol w:w="3119"/>
        <w:gridCol w:w="1242"/>
        <w:gridCol w:w="1231"/>
        <w:gridCol w:w="1231"/>
        <w:gridCol w:w="1231"/>
        <w:gridCol w:w="1047"/>
        <w:gridCol w:w="1134"/>
      </w:tblGrid>
      <w:tr w:rsidR="00536D39" w:rsidRPr="00BF3D27" w14:paraId="0A409805" w14:textId="68720529" w:rsidTr="00AD13A1">
        <w:trPr>
          <w:trHeight w:val="290"/>
        </w:trPr>
        <w:tc>
          <w:tcPr>
            <w:tcW w:w="3119" w:type="dxa"/>
            <w:vMerge w:val="restart"/>
            <w:tcBorders>
              <w:top w:val="single" w:sz="12" w:space="0" w:color="auto"/>
              <w:left w:val="nil"/>
              <w:bottom w:val="single" w:sz="12" w:space="0" w:color="auto"/>
              <w:right w:val="nil"/>
            </w:tcBorders>
            <w:shd w:val="clear" w:color="auto" w:fill="auto"/>
            <w:noWrap/>
            <w:vAlign w:val="bottom"/>
            <w:hideMark/>
          </w:tcPr>
          <w:p w14:paraId="429B0329" w14:textId="4145319C" w:rsidR="00536D39" w:rsidRPr="0035711B" w:rsidRDefault="00536D39">
            <w:pPr>
              <w:spacing w:after="0" w:line="240" w:lineRule="auto"/>
              <w:rPr>
                <w:rFonts w:cstheme="minorHAnsi"/>
                <w:b/>
              </w:rPr>
            </w:pPr>
            <w:r w:rsidRPr="0035711B">
              <w:rPr>
                <w:rFonts w:cstheme="minorHAnsi"/>
                <w:b/>
              </w:rPr>
              <w:t>Indicator</w:t>
            </w:r>
          </w:p>
        </w:tc>
        <w:tc>
          <w:tcPr>
            <w:tcW w:w="2473" w:type="dxa"/>
            <w:gridSpan w:val="2"/>
            <w:tcBorders>
              <w:top w:val="single" w:sz="12" w:space="0" w:color="auto"/>
              <w:left w:val="nil"/>
              <w:bottom w:val="single" w:sz="12" w:space="0" w:color="auto"/>
              <w:right w:val="nil"/>
            </w:tcBorders>
            <w:shd w:val="clear" w:color="000000" w:fill="FCE4D6"/>
            <w:noWrap/>
            <w:vAlign w:val="bottom"/>
            <w:hideMark/>
          </w:tcPr>
          <w:p w14:paraId="4FD506AC" w14:textId="388BDF1C" w:rsidR="00536D39" w:rsidRPr="0035711B" w:rsidRDefault="00536D39">
            <w:pPr>
              <w:spacing w:after="0" w:line="240" w:lineRule="auto"/>
              <w:jc w:val="center"/>
              <w:rPr>
                <w:rFonts w:cstheme="minorHAnsi"/>
                <w:b/>
              </w:rPr>
            </w:pPr>
            <w:r w:rsidRPr="0035711B">
              <w:rPr>
                <w:rFonts w:cstheme="minorHAnsi"/>
                <w:b/>
              </w:rPr>
              <w:t>Female</w:t>
            </w:r>
          </w:p>
        </w:tc>
        <w:tc>
          <w:tcPr>
            <w:tcW w:w="2462" w:type="dxa"/>
            <w:gridSpan w:val="2"/>
            <w:tcBorders>
              <w:top w:val="single" w:sz="12" w:space="0" w:color="auto"/>
              <w:left w:val="nil"/>
              <w:bottom w:val="single" w:sz="12" w:space="0" w:color="auto"/>
              <w:right w:val="nil"/>
            </w:tcBorders>
            <w:shd w:val="clear" w:color="auto" w:fill="E2EFD9" w:themeFill="accent6" w:themeFillTint="33"/>
            <w:vAlign w:val="bottom"/>
          </w:tcPr>
          <w:p w14:paraId="3A6DD8F7" w14:textId="040E25A9" w:rsidR="00536D39" w:rsidRPr="0035711B" w:rsidRDefault="00536D39">
            <w:pPr>
              <w:spacing w:after="0" w:line="240" w:lineRule="auto"/>
              <w:jc w:val="center"/>
              <w:rPr>
                <w:rFonts w:cstheme="minorHAnsi"/>
                <w:b/>
              </w:rPr>
            </w:pPr>
            <w:r w:rsidRPr="0035711B">
              <w:rPr>
                <w:rFonts w:cstheme="minorHAnsi"/>
                <w:b/>
              </w:rPr>
              <w:t>Male</w:t>
            </w:r>
          </w:p>
        </w:tc>
        <w:tc>
          <w:tcPr>
            <w:tcW w:w="2175" w:type="dxa"/>
            <w:gridSpan w:val="2"/>
            <w:tcBorders>
              <w:top w:val="single" w:sz="12" w:space="0" w:color="auto"/>
              <w:left w:val="nil"/>
              <w:bottom w:val="single" w:sz="12" w:space="0" w:color="auto"/>
              <w:right w:val="nil"/>
            </w:tcBorders>
            <w:shd w:val="clear" w:color="auto" w:fill="auto"/>
            <w:vAlign w:val="bottom"/>
          </w:tcPr>
          <w:p w14:paraId="23294576" w14:textId="5803BB0B" w:rsidR="00536D39" w:rsidRPr="0035711B" w:rsidRDefault="00536D39">
            <w:pPr>
              <w:spacing w:after="0" w:line="240" w:lineRule="auto"/>
              <w:jc w:val="center"/>
              <w:rPr>
                <w:rFonts w:cstheme="minorHAnsi"/>
                <w:b/>
              </w:rPr>
            </w:pPr>
            <w:r w:rsidRPr="0035711B">
              <w:rPr>
                <w:rFonts w:cstheme="minorHAnsi"/>
                <w:b/>
              </w:rPr>
              <w:t>Pairwise t-test</w:t>
            </w:r>
          </w:p>
          <w:p w14:paraId="015A8F85" w14:textId="7BC5A5AE" w:rsidR="00536D39" w:rsidRPr="0035711B" w:rsidRDefault="00536D39">
            <w:pPr>
              <w:spacing w:after="0" w:line="240" w:lineRule="auto"/>
              <w:jc w:val="center"/>
              <w:rPr>
                <w:rFonts w:cstheme="minorHAnsi"/>
                <w:b/>
              </w:rPr>
            </w:pPr>
            <w:r w:rsidRPr="0035711B">
              <w:rPr>
                <w:rFonts w:cstheme="minorHAnsi"/>
                <w:b/>
              </w:rPr>
              <w:t>Mean difference</w:t>
            </w:r>
          </w:p>
        </w:tc>
      </w:tr>
      <w:tr w:rsidR="00536D39" w:rsidRPr="00BF3D27" w14:paraId="36859290" w14:textId="42E02071" w:rsidTr="00AD13A1">
        <w:trPr>
          <w:trHeight w:val="290"/>
        </w:trPr>
        <w:tc>
          <w:tcPr>
            <w:tcW w:w="3119" w:type="dxa"/>
            <w:vMerge/>
            <w:tcBorders>
              <w:top w:val="single" w:sz="12" w:space="0" w:color="auto"/>
              <w:left w:val="nil"/>
              <w:right w:val="nil"/>
            </w:tcBorders>
            <w:shd w:val="clear" w:color="auto" w:fill="auto"/>
            <w:noWrap/>
            <w:vAlign w:val="bottom"/>
            <w:hideMark/>
          </w:tcPr>
          <w:p w14:paraId="6B149BDB" w14:textId="793CE6F5" w:rsidR="00536D39" w:rsidRPr="0035711B" w:rsidRDefault="00536D39">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10AC1410" w14:textId="1E79AD97" w:rsidR="00536D39" w:rsidRPr="0035711B" w:rsidRDefault="00536D39">
            <w:pPr>
              <w:spacing w:after="0" w:line="240" w:lineRule="auto"/>
              <w:jc w:val="center"/>
              <w:rPr>
                <w:rFonts w:cstheme="minorHAnsi"/>
                <w:b/>
              </w:rPr>
            </w:pPr>
            <w:r w:rsidRPr="0035711B">
              <w:rPr>
                <w:rFonts w:cstheme="minorHAnsi"/>
                <w:b/>
              </w:rPr>
              <w:t>(1)</w:t>
            </w:r>
          </w:p>
        </w:tc>
        <w:tc>
          <w:tcPr>
            <w:tcW w:w="1231" w:type="dxa"/>
            <w:tcBorders>
              <w:top w:val="single" w:sz="12" w:space="0" w:color="auto"/>
              <w:left w:val="nil"/>
              <w:bottom w:val="single" w:sz="12" w:space="0" w:color="auto"/>
              <w:right w:val="nil"/>
            </w:tcBorders>
            <w:shd w:val="clear" w:color="000000" w:fill="FCE4D6"/>
            <w:noWrap/>
            <w:vAlign w:val="bottom"/>
            <w:hideMark/>
          </w:tcPr>
          <w:p w14:paraId="348A7079" w14:textId="0ED35793" w:rsidR="00536D39" w:rsidRPr="0035711B" w:rsidRDefault="00536D39">
            <w:pPr>
              <w:spacing w:after="0" w:line="240" w:lineRule="auto"/>
              <w:jc w:val="center"/>
              <w:rPr>
                <w:rFonts w:cstheme="minorHAnsi"/>
                <w:b/>
              </w:rPr>
            </w:pPr>
            <w:r w:rsidRPr="0035711B">
              <w:rPr>
                <w:rFonts w:cstheme="minorHAnsi"/>
                <w:b/>
              </w:rPr>
              <w:t>(2)</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3E099073" w14:textId="3358C17D" w:rsidR="00536D39" w:rsidRPr="0035711B" w:rsidRDefault="00536D39">
            <w:pPr>
              <w:spacing w:after="0" w:line="240" w:lineRule="auto"/>
              <w:jc w:val="center"/>
              <w:rPr>
                <w:rFonts w:cstheme="minorHAnsi"/>
                <w:b/>
              </w:rPr>
            </w:pPr>
            <w:r w:rsidRPr="0035711B">
              <w:rPr>
                <w:rFonts w:cstheme="minorHAnsi"/>
                <w:b/>
              </w:rPr>
              <w:t>(3)</w:t>
            </w:r>
          </w:p>
        </w:tc>
        <w:tc>
          <w:tcPr>
            <w:tcW w:w="1231" w:type="dxa"/>
            <w:tcBorders>
              <w:top w:val="single" w:sz="12" w:space="0" w:color="auto"/>
              <w:left w:val="nil"/>
              <w:bottom w:val="single" w:sz="12" w:space="0" w:color="auto"/>
              <w:right w:val="nil"/>
            </w:tcBorders>
            <w:shd w:val="clear" w:color="000000" w:fill="E2EFDA"/>
            <w:noWrap/>
            <w:vAlign w:val="bottom"/>
            <w:hideMark/>
          </w:tcPr>
          <w:p w14:paraId="0FF751FD" w14:textId="796A4EFB" w:rsidR="00536D39" w:rsidRPr="0035711B" w:rsidRDefault="00536D39">
            <w:pPr>
              <w:spacing w:after="0" w:line="240" w:lineRule="auto"/>
              <w:jc w:val="center"/>
              <w:rPr>
                <w:rFonts w:cstheme="minorHAnsi"/>
                <w:b/>
              </w:rPr>
            </w:pPr>
            <w:r w:rsidRPr="0035711B">
              <w:rPr>
                <w:rFonts w:cstheme="minorHAnsi"/>
                <w:b/>
              </w:rPr>
              <w:t>(4)</w:t>
            </w:r>
          </w:p>
        </w:tc>
        <w:tc>
          <w:tcPr>
            <w:tcW w:w="1041" w:type="dxa"/>
            <w:tcBorders>
              <w:top w:val="single" w:sz="12" w:space="0" w:color="auto"/>
              <w:left w:val="nil"/>
              <w:bottom w:val="single" w:sz="12" w:space="0" w:color="auto"/>
              <w:right w:val="nil"/>
            </w:tcBorders>
            <w:shd w:val="clear" w:color="auto" w:fill="FBE4D5" w:themeFill="accent2" w:themeFillTint="33"/>
            <w:noWrap/>
            <w:vAlign w:val="bottom"/>
            <w:hideMark/>
          </w:tcPr>
          <w:p w14:paraId="1E1111F5" w14:textId="03949ACD" w:rsidR="00536D39" w:rsidRPr="0035711B" w:rsidRDefault="00536D39">
            <w:pPr>
              <w:spacing w:after="0" w:line="240" w:lineRule="auto"/>
              <w:jc w:val="center"/>
              <w:rPr>
                <w:rFonts w:cstheme="minorHAnsi"/>
                <w:b/>
              </w:rPr>
            </w:pPr>
            <w:r w:rsidRPr="0035711B">
              <w:rPr>
                <w:rFonts w:cstheme="minorHAnsi"/>
                <w:b/>
              </w:rPr>
              <w:t>(1)-(2)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hideMark/>
          </w:tcPr>
          <w:p w14:paraId="0FEA9C94" w14:textId="5515DD85" w:rsidR="00536D39" w:rsidRPr="0035711B" w:rsidRDefault="00536D39">
            <w:pPr>
              <w:spacing w:after="0" w:line="240" w:lineRule="auto"/>
              <w:jc w:val="center"/>
              <w:rPr>
                <w:rFonts w:cstheme="minorHAnsi"/>
                <w:b/>
              </w:rPr>
            </w:pPr>
            <w:r w:rsidRPr="0035711B">
              <w:rPr>
                <w:rFonts w:cstheme="minorHAnsi"/>
                <w:b/>
              </w:rPr>
              <w:t>(3)-(4)</w:t>
            </w:r>
          </w:p>
        </w:tc>
      </w:tr>
      <w:tr w:rsidR="00536D39" w:rsidRPr="00BF3D27" w14:paraId="47C0E1CE" w14:textId="0A3D54AC" w:rsidTr="00AD13A1">
        <w:trPr>
          <w:trHeight w:val="290"/>
        </w:trPr>
        <w:tc>
          <w:tcPr>
            <w:tcW w:w="3119" w:type="dxa"/>
            <w:vMerge/>
            <w:tcBorders>
              <w:left w:val="nil"/>
              <w:bottom w:val="single" w:sz="12" w:space="0" w:color="auto"/>
              <w:right w:val="nil"/>
            </w:tcBorders>
            <w:shd w:val="clear" w:color="auto" w:fill="auto"/>
            <w:noWrap/>
            <w:vAlign w:val="bottom"/>
            <w:hideMark/>
          </w:tcPr>
          <w:p w14:paraId="3D546C03" w14:textId="2B4962D2" w:rsidR="00536D39" w:rsidRPr="0035711B" w:rsidRDefault="00536D39">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6AC096CA" w14:textId="56BCBABF" w:rsidR="00536D39" w:rsidRPr="0035711B" w:rsidRDefault="00536D39">
            <w:pPr>
              <w:spacing w:after="0" w:line="240" w:lineRule="auto"/>
              <w:jc w:val="center"/>
              <w:rPr>
                <w:rFonts w:cstheme="minorHAnsi"/>
                <w:b/>
              </w:rPr>
            </w:pPr>
            <w:r w:rsidRPr="0035711B">
              <w:rPr>
                <w:rFonts w:cstheme="minorHAnsi"/>
                <w:b/>
              </w:rPr>
              <w:t>F2F</w:t>
            </w:r>
          </w:p>
          <w:p w14:paraId="7965AC34" w14:textId="561287F3" w:rsidR="00536D39" w:rsidRPr="0035711B" w:rsidRDefault="00536D39">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FCE4D6"/>
            <w:noWrap/>
            <w:vAlign w:val="bottom"/>
            <w:hideMark/>
          </w:tcPr>
          <w:p w14:paraId="4C8C4B83" w14:textId="481ABA00" w:rsidR="00536D39" w:rsidRPr="0035711B" w:rsidRDefault="00536D39">
            <w:pPr>
              <w:spacing w:after="0" w:line="240" w:lineRule="auto"/>
              <w:jc w:val="center"/>
              <w:rPr>
                <w:rFonts w:cstheme="minorHAnsi"/>
                <w:b/>
              </w:rPr>
            </w:pPr>
            <w:r w:rsidRPr="0035711B">
              <w:rPr>
                <w:rFonts w:cstheme="minorHAnsi"/>
                <w:b/>
              </w:rPr>
              <w:t>Remote</w:t>
            </w:r>
          </w:p>
          <w:p w14:paraId="3D39CDE9" w14:textId="75956630" w:rsidR="00536D39" w:rsidRPr="0035711B" w:rsidRDefault="00536D39">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6D9D3E01" w14:textId="287092EE" w:rsidR="00536D39" w:rsidRPr="0035711B" w:rsidRDefault="00536D39">
            <w:pPr>
              <w:spacing w:after="0" w:line="240" w:lineRule="auto"/>
              <w:jc w:val="center"/>
              <w:rPr>
                <w:rFonts w:cstheme="minorHAnsi"/>
                <w:b/>
              </w:rPr>
            </w:pPr>
            <w:r w:rsidRPr="0035711B">
              <w:rPr>
                <w:rFonts w:cstheme="minorHAnsi"/>
                <w:b/>
              </w:rPr>
              <w:t>F2F</w:t>
            </w:r>
          </w:p>
          <w:p w14:paraId="4460AED0" w14:textId="796032EF" w:rsidR="00536D39" w:rsidRPr="0035711B" w:rsidRDefault="00536D39">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E2EFDA"/>
            <w:noWrap/>
            <w:vAlign w:val="bottom"/>
            <w:hideMark/>
          </w:tcPr>
          <w:p w14:paraId="4C1F448B" w14:textId="5A9D2014" w:rsidR="00536D39" w:rsidRPr="0035711B" w:rsidRDefault="00536D39">
            <w:pPr>
              <w:spacing w:after="0" w:line="240" w:lineRule="auto"/>
              <w:jc w:val="center"/>
              <w:rPr>
                <w:rFonts w:cstheme="minorHAnsi"/>
                <w:b/>
              </w:rPr>
            </w:pPr>
            <w:r w:rsidRPr="0035711B">
              <w:rPr>
                <w:rFonts w:cstheme="minorHAnsi"/>
                <w:b/>
              </w:rPr>
              <w:t>Remote</w:t>
            </w:r>
          </w:p>
          <w:p w14:paraId="6695604F" w14:textId="51D87D87" w:rsidR="00536D39" w:rsidRPr="0035711B" w:rsidRDefault="00536D39">
            <w:pPr>
              <w:spacing w:after="0" w:line="240" w:lineRule="auto"/>
              <w:jc w:val="center"/>
              <w:rPr>
                <w:rFonts w:cstheme="minorHAnsi"/>
                <w:b/>
              </w:rPr>
            </w:pPr>
            <w:r w:rsidRPr="0035711B">
              <w:rPr>
                <w:rFonts w:cstheme="minorHAnsi"/>
                <w:b/>
              </w:rPr>
              <w:t>Mean/(SE)</w:t>
            </w:r>
          </w:p>
        </w:tc>
        <w:tc>
          <w:tcPr>
            <w:tcW w:w="1041" w:type="dxa"/>
            <w:tcBorders>
              <w:top w:val="single" w:sz="12" w:space="0" w:color="auto"/>
              <w:left w:val="nil"/>
              <w:bottom w:val="single" w:sz="12" w:space="0" w:color="auto"/>
              <w:right w:val="nil"/>
            </w:tcBorders>
            <w:shd w:val="clear" w:color="auto" w:fill="FBE4D5" w:themeFill="accent2" w:themeFillTint="33"/>
            <w:noWrap/>
            <w:vAlign w:val="bottom"/>
            <w:hideMark/>
          </w:tcPr>
          <w:p w14:paraId="0B9CB269" w14:textId="7954945B" w:rsidR="00536D39" w:rsidRPr="0035711B" w:rsidRDefault="00536D39">
            <w:pPr>
              <w:spacing w:after="0" w:line="240" w:lineRule="auto"/>
              <w:jc w:val="center"/>
              <w:rPr>
                <w:rFonts w:cstheme="minorHAnsi"/>
                <w:b/>
              </w:rPr>
            </w:pPr>
          </w:p>
        </w:tc>
        <w:tc>
          <w:tcPr>
            <w:tcW w:w="1134" w:type="dxa"/>
            <w:tcBorders>
              <w:top w:val="single" w:sz="12" w:space="0" w:color="auto"/>
              <w:left w:val="nil"/>
              <w:bottom w:val="single" w:sz="12" w:space="0" w:color="auto"/>
              <w:right w:val="nil"/>
            </w:tcBorders>
            <w:shd w:val="clear" w:color="auto" w:fill="E2EFD9" w:themeFill="accent6" w:themeFillTint="33"/>
            <w:vAlign w:val="bottom"/>
          </w:tcPr>
          <w:p w14:paraId="1575155A" w14:textId="3CCC71FA" w:rsidR="00536D39" w:rsidRPr="0035711B" w:rsidRDefault="00536D39">
            <w:pPr>
              <w:spacing w:after="0" w:line="240" w:lineRule="auto"/>
              <w:jc w:val="center"/>
              <w:rPr>
                <w:rFonts w:cstheme="minorHAnsi"/>
                <w:b/>
              </w:rPr>
            </w:pPr>
          </w:p>
        </w:tc>
      </w:tr>
      <w:tr w:rsidR="00536D39" w:rsidRPr="00BF3D27" w14:paraId="01B0D17B" w14:textId="00688B68" w:rsidTr="00AD13A1">
        <w:trPr>
          <w:trHeight w:val="290"/>
        </w:trPr>
        <w:tc>
          <w:tcPr>
            <w:tcW w:w="3119" w:type="dxa"/>
            <w:tcBorders>
              <w:top w:val="single" w:sz="12" w:space="0" w:color="auto"/>
              <w:left w:val="nil"/>
              <w:right w:val="nil"/>
            </w:tcBorders>
            <w:shd w:val="clear" w:color="auto" w:fill="auto"/>
            <w:noWrap/>
            <w:vAlign w:val="bottom"/>
            <w:hideMark/>
          </w:tcPr>
          <w:p w14:paraId="4DA379F2" w14:textId="2B3E38B0" w:rsidR="00536D39" w:rsidRPr="0035711B" w:rsidRDefault="00536D39">
            <w:pPr>
              <w:spacing w:after="0" w:line="240" w:lineRule="auto"/>
              <w:rPr>
                <w:rFonts w:cstheme="minorHAnsi"/>
                <w:bCs/>
              </w:rPr>
            </w:pPr>
            <w:r w:rsidRPr="0035711B">
              <w:rPr>
                <w:rFonts w:cstheme="minorHAnsi"/>
                <w:bCs/>
              </w:rPr>
              <w:t>Food Consumption Score</w:t>
            </w:r>
          </w:p>
        </w:tc>
        <w:tc>
          <w:tcPr>
            <w:tcW w:w="1242" w:type="dxa"/>
            <w:tcBorders>
              <w:top w:val="single" w:sz="12" w:space="0" w:color="auto"/>
              <w:left w:val="nil"/>
              <w:bottom w:val="nil"/>
              <w:right w:val="nil"/>
            </w:tcBorders>
            <w:shd w:val="clear" w:color="000000" w:fill="FCE4D6"/>
            <w:noWrap/>
            <w:vAlign w:val="bottom"/>
          </w:tcPr>
          <w:p w14:paraId="757442FA" w14:textId="735AB042" w:rsidR="00536D39" w:rsidRPr="0035711B" w:rsidRDefault="00873788">
            <w:pPr>
              <w:spacing w:after="0" w:line="240" w:lineRule="auto"/>
              <w:jc w:val="center"/>
              <w:rPr>
                <w:rFonts w:cstheme="minorHAnsi"/>
                <w:bCs/>
              </w:rPr>
            </w:pPr>
            <w:r w:rsidRPr="0035711B">
              <w:rPr>
                <w:rFonts w:cstheme="minorHAnsi"/>
                <w:bCs/>
              </w:rPr>
              <w:t>28.76</w:t>
            </w:r>
          </w:p>
          <w:p w14:paraId="33CD3E7A" w14:textId="2E49BB7E" w:rsidR="00873788" w:rsidRPr="0035711B" w:rsidRDefault="00873788">
            <w:pPr>
              <w:spacing w:after="0" w:line="240" w:lineRule="auto"/>
              <w:jc w:val="center"/>
              <w:rPr>
                <w:rFonts w:cstheme="minorHAnsi"/>
                <w:bCs/>
              </w:rPr>
            </w:pPr>
            <w:r w:rsidRPr="0035711B">
              <w:rPr>
                <w:rFonts w:cstheme="minorHAnsi"/>
                <w:bCs/>
              </w:rPr>
              <w:t>(0.70)</w:t>
            </w:r>
          </w:p>
        </w:tc>
        <w:tc>
          <w:tcPr>
            <w:tcW w:w="1231" w:type="dxa"/>
            <w:tcBorders>
              <w:top w:val="single" w:sz="12" w:space="0" w:color="auto"/>
              <w:left w:val="nil"/>
              <w:bottom w:val="nil"/>
              <w:right w:val="nil"/>
            </w:tcBorders>
            <w:shd w:val="clear" w:color="000000" w:fill="FCE4D6"/>
            <w:noWrap/>
            <w:vAlign w:val="bottom"/>
          </w:tcPr>
          <w:p w14:paraId="29C230BF" w14:textId="778E18A2" w:rsidR="00536D39" w:rsidRPr="0035711B" w:rsidRDefault="002B7E79">
            <w:pPr>
              <w:spacing w:after="0" w:line="240" w:lineRule="auto"/>
              <w:jc w:val="center"/>
              <w:rPr>
                <w:rFonts w:cstheme="minorHAnsi"/>
                <w:bCs/>
              </w:rPr>
            </w:pPr>
            <w:r w:rsidRPr="0035711B">
              <w:rPr>
                <w:rFonts w:cstheme="minorHAnsi"/>
                <w:bCs/>
              </w:rPr>
              <w:t>38.13</w:t>
            </w:r>
          </w:p>
          <w:p w14:paraId="050FEFF9" w14:textId="2FF93BFD" w:rsidR="002B7E79" w:rsidRPr="0035711B" w:rsidRDefault="002B7E79" w:rsidP="002B7E79">
            <w:pPr>
              <w:spacing w:after="0" w:line="240" w:lineRule="auto"/>
              <w:jc w:val="center"/>
              <w:rPr>
                <w:rFonts w:cstheme="minorHAnsi"/>
                <w:bCs/>
              </w:rPr>
            </w:pPr>
            <w:r w:rsidRPr="0035711B">
              <w:rPr>
                <w:rFonts w:cstheme="minorHAnsi"/>
                <w:bCs/>
              </w:rPr>
              <w:t>(1.73)</w:t>
            </w:r>
          </w:p>
        </w:tc>
        <w:tc>
          <w:tcPr>
            <w:tcW w:w="1231" w:type="dxa"/>
            <w:tcBorders>
              <w:top w:val="single" w:sz="12" w:space="0" w:color="auto"/>
              <w:left w:val="nil"/>
              <w:bottom w:val="nil"/>
              <w:right w:val="nil"/>
            </w:tcBorders>
            <w:shd w:val="clear" w:color="auto" w:fill="E2EFD9" w:themeFill="accent6" w:themeFillTint="33"/>
            <w:noWrap/>
            <w:vAlign w:val="bottom"/>
          </w:tcPr>
          <w:p w14:paraId="50D05226" w14:textId="70469440" w:rsidR="00536D39" w:rsidRPr="0035711B" w:rsidRDefault="0045379F">
            <w:pPr>
              <w:spacing w:after="0" w:line="240" w:lineRule="auto"/>
              <w:jc w:val="center"/>
              <w:rPr>
                <w:rFonts w:cstheme="minorHAnsi"/>
                <w:bCs/>
              </w:rPr>
            </w:pPr>
            <w:r w:rsidRPr="0035711B">
              <w:rPr>
                <w:rFonts w:cstheme="minorHAnsi"/>
                <w:bCs/>
              </w:rPr>
              <w:t>29.</w:t>
            </w:r>
            <w:r w:rsidR="00D515EF" w:rsidRPr="0035711B">
              <w:rPr>
                <w:rFonts w:cstheme="minorHAnsi"/>
                <w:bCs/>
              </w:rPr>
              <w:t>69</w:t>
            </w:r>
          </w:p>
          <w:p w14:paraId="76E5DEF1" w14:textId="781E28E8" w:rsidR="00D515EF" w:rsidRPr="0035711B" w:rsidRDefault="00D515EF">
            <w:pPr>
              <w:spacing w:after="0" w:line="240" w:lineRule="auto"/>
              <w:jc w:val="center"/>
              <w:rPr>
                <w:rFonts w:cstheme="minorHAnsi"/>
                <w:bCs/>
              </w:rPr>
            </w:pPr>
            <w:r w:rsidRPr="0035711B">
              <w:rPr>
                <w:rFonts w:cstheme="minorHAnsi"/>
                <w:bCs/>
              </w:rPr>
              <w:t>(0.75)</w:t>
            </w:r>
          </w:p>
        </w:tc>
        <w:tc>
          <w:tcPr>
            <w:tcW w:w="1231" w:type="dxa"/>
            <w:tcBorders>
              <w:top w:val="single" w:sz="12" w:space="0" w:color="auto"/>
              <w:left w:val="nil"/>
              <w:bottom w:val="nil"/>
              <w:right w:val="nil"/>
            </w:tcBorders>
            <w:shd w:val="clear" w:color="000000" w:fill="E2EFDA"/>
            <w:noWrap/>
            <w:vAlign w:val="bottom"/>
          </w:tcPr>
          <w:p w14:paraId="2851D5E1" w14:textId="7C59F324" w:rsidR="00536D39" w:rsidRPr="0035711B" w:rsidRDefault="00D515EF">
            <w:pPr>
              <w:spacing w:after="0" w:line="240" w:lineRule="auto"/>
              <w:jc w:val="center"/>
              <w:rPr>
                <w:rFonts w:cstheme="minorHAnsi"/>
                <w:bCs/>
              </w:rPr>
            </w:pPr>
            <w:r w:rsidRPr="0035711B">
              <w:rPr>
                <w:rFonts w:cstheme="minorHAnsi"/>
                <w:bCs/>
              </w:rPr>
              <w:t>40.19</w:t>
            </w:r>
          </w:p>
          <w:p w14:paraId="75F5E8C6" w14:textId="01ABD06D" w:rsidR="00D515EF" w:rsidRPr="0035711B" w:rsidRDefault="00D515EF">
            <w:pPr>
              <w:spacing w:after="0" w:line="240" w:lineRule="auto"/>
              <w:jc w:val="center"/>
              <w:rPr>
                <w:rFonts w:cstheme="minorHAnsi"/>
                <w:bCs/>
              </w:rPr>
            </w:pPr>
            <w:r w:rsidRPr="0035711B">
              <w:rPr>
                <w:rFonts w:cstheme="minorHAnsi"/>
                <w:bCs/>
              </w:rPr>
              <w:t>(1.40)</w:t>
            </w:r>
          </w:p>
        </w:tc>
        <w:tc>
          <w:tcPr>
            <w:tcW w:w="1041" w:type="dxa"/>
            <w:tcBorders>
              <w:top w:val="single" w:sz="12" w:space="0" w:color="auto"/>
              <w:left w:val="nil"/>
              <w:bottom w:val="nil"/>
              <w:right w:val="nil"/>
            </w:tcBorders>
            <w:shd w:val="clear" w:color="auto" w:fill="FBE4D5" w:themeFill="accent2" w:themeFillTint="33"/>
            <w:noWrap/>
            <w:vAlign w:val="bottom"/>
          </w:tcPr>
          <w:p w14:paraId="75EFE931" w14:textId="27ACA426" w:rsidR="00536D39" w:rsidRPr="0035711B" w:rsidRDefault="002B7E79">
            <w:pPr>
              <w:spacing w:after="0" w:line="240" w:lineRule="auto"/>
              <w:jc w:val="center"/>
              <w:rPr>
                <w:rFonts w:cstheme="minorHAnsi"/>
                <w:bCs/>
              </w:rPr>
            </w:pPr>
            <w:r w:rsidRPr="0035711B">
              <w:rPr>
                <w:rFonts w:cstheme="minorHAnsi"/>
                <w:bCs/>
              </w:rPr>
              <w:t>-9.37</w:t>
            </w:r>
            <w:r w:rsidR="00AD4FBC" w:rsidRPr="0035711B">
              <w:rPr>
                <w:rFonts w:cstheme="minorHAnsi"/>
                <w:bCs/>
              </w:rPr>
              <w:t>***</w:t>
            </w:r>
          </w:p>
        </w:tc>
        <w:tc>
          <w:tcPr>
            <w:tcW w:w="1134" w:type="dxa"/>
            <w:tcBorders>
              <w:top w:val="single" w:sz="12" w:space="0" w:color="auto"/>
              <w:left w:val="nil"/>
              <w:bottom w:val="nil"/>
              <w:right w:val="nil"/>
            </w:tcBorders>
            <w:shd w:val="clear" w:color="auto" w:fill="E2EFD9" w:themeFill="accent6" w:themeFillTint="33"/>
            <w:noWrap/>
            <w:vAlign w:val="bottom"/>
          </w:tcPr>
          <w:p w14:paraId="0FD1E0FC" w14:textId="279B0055" w:rsidR="00536D39" w:rsidRPr="0035711B" w:rsidRDefault="00D515EF">
            <w:pPr>
              <w:spacing w:after="0" w:line="240" w:lineRule="auto"/>
              <w:jc w:val="center"/>
              <w:rPr>
                <w:rFonts w:cstheme="minorHAnsi"/>
                <w:bCs/>
              </w:rPr>
            </w:pPr>
            <w:r w:rsidRPr="0035711B">
              <w:rPr>
                <w:rFonts w:cstheme="minorHAnsi"/>
                <w:bCs/>
              </w:rPr>
              <w:t>-10.50***</w:t>
            </w:r>
          </w:p>
        </w:tc>
      </w:tr>
      <w:tr w:rsidR="00536D39" w:rsidRPr="00BF3D27" w14:paraId="683F9846" w14:textId="10FF5158" w:rsidTr="00620723">
        <w:trPr>
          <w:trHeight w:val="290"/>
        </w:trPr>
        <w:tc>
          <w:tcPr>
            <w:tcW w:w="3119" w:type="dxa"/>
            <w:tcBorders>
              <w:top w:val="nil"/>
              <w:left w:val="nil"/>
              <w:bottom w:val="nil"/>
              <w:right w:val="nil"/>
            </w:tcBorders>
            <w:shd w:val="clear" w:color="auto" w:fill="auto"/>
            <w:noWrap/>
            <w:vAlign w:val="bottom"/>
            <w:hideMark/>
          </w:tcPr>
          <w:p w14:paraId="77611C6B" w14:textId="16A4415F" w:rsidR="00536D39" w:rsidRPr="0035711B" w:rsidRDefault="00536D39">
            <w:pPr>
              <w:spacing w:after="0" w:line="240" w:lineRule="auto"/>
              <w:rPr>
                <w:rFonts w:cstheme="minorHAnsi"/>
                <w:bCs/>
              </w:rPr>
            </w:pPr>
            <w:r w:rsidRPr="0035711B">
              <w:rPr>
                <w:rFonts w:cstheme="minorHAnsi"/>
                <w:bCs/>
              </w:rPr>
              <w:t>Reduced Coping Strategies Index - rCSI</w:t>
            </w:r>
          </w:p>
        </w:tc>
        <w:tc>
          <w:tcPr>
            <w:tcW w:w="1242" w:type="dxa"/>
            <w:tcBorders>
              <w:top w:val="nil"/>
              <w:left w:val="nil"/>
              <w:bottom w:val="nil"/>
              <w:right w:val="nil"/>
            </w:tcBorders>
            <w:shd w:val="clear" w:color="000000" w:fill="FCE4D6"/>
            <w:noWrap/>
            <w:vAlign w:val="bottom"/>
          </w:tcPr>
          <w:p w14:paraId="1D9E2AC7" w14:textId="7E160FD2" w:rsidR="00536D39" w:rsidRPr="0035711B" w:rsidRDefault="007E12C8">
            <w:pPr>
              <w:spacing w:after="0" w:line="240" w:lineRule="auto"/>
              <w:jc w:val="center"/>
              <w:rPr>
                <w:rFonts w:cstheme="minorHAnsi"/>
                <w:bCs/>
              </w:rPr>
            </w:pPr>
            <w:r w:rsidRPr="0035711B">
              <w:rPr>
                <w:rFonts w:cstheme="minorHAnsi"/>
                <w:bCs/>
              </w:rPr>
              <w:t>12.97</w:t>
            </w:r>
          </w:p>
          <w:p w14:paraId="148106B8" w14:textId="0ADB70C9" w:rsidR="007E12C8" w:rsidRPr="0035711B" w:rsidRDefault="007E12C8">
            <w:pPr>
              <w:spacing w:after="0" w:line="240" w:lineRule="auto"/>
              <w:jc w:val="center"/>
              <w:rPr>
                <w:rFonts w:cstheme="minorHAnsi"/>
                <w:bCs/>
              </w:rPr>
            </w:pPr>
            <w:r w:rsidRPr="0035711B">
              <w:rPr>
                <w:rFonts w:cstheme="minorHAnsi"/>
                <w:bCs/>
              </w:rPr>
              <w:t>(0.44)</w:t>
            </w:r>
          </w:p>
        </w:tc>
        <w:tc>
          <w:tcPr>
            <w:tcW w:w="1231" w:type="dxa"/>
            <w:tcBorders>
              <w:top w:val="nil"/>
              <w:left w:val="nil"/>
              <w:bottom w:val="nil"/>
              <w:right w:val="nil"/>
            </w:tcBorders>
            <w:shd w:val="clear" w:color="000000" w:fill="FCE4D6"/>
            <w:noWrap/>
            <w:vAlign w:val="bottom"/>
          </w:tcPr>
          <w:p w14:paraId="4DAD1041" w14:textId="6E985F80" w:rsidR="00536D39" w:rsidRPr="0035711B" w:rsidRDefault="007E12C8">
            <w:pPr>
              <w:spacing w:after="0" w:line="240" w:lineRule="auto"/>
              <w:jc w:val="center"/>
              <w:rPr>
                <w:rFonts w:cstheme="minorHAnsi"/>
                <w:bCs/>
              </w:rPr>
            </w:pPr>
            <w:r w:rsidRPr="0035711B">
              <w:rPr>
                <w:rFonts w:cstheme="minorHAnsi"/>
                <w:bCs/>
              </w:rPr>
              <w:t>18.50</w:t>
            </w:r>
          </w:p>
          <w:p w14:paraId="48F112EB" w14:textId="72273010" w:rsidR="007E12C8" w:rsidRPr="0035711B" w:rsidRDefault="007E12C8">
            <w:pPr>
              <w:spacing w:after="0" w:line="240" w:lineRule="auto"/>
              <w:jc w:val="center"/>
              <w:rPr>
                <w:rFonts w:cstheme="minorHAnsi"/>
                <w:bCs/>
              </w:rPr>
            </w:pPr>
            <w:r w:rsidRPr="0035711B">
              <w:rPr>
                <w:rFonts w:cstheme="minorHAnsi"/>
                <w:bCs/>
              </w:rPr>
              <w:t>(0.82)</w:t>
            </w:r>
          </w:p>
        </w:tc>
        <w:tc>
          <w:tcPr>
            <w:tcW w:w="1231" w:type="dxa"/>
            <w:tcBorders>
              <w:top w:val="nil"/>
              <w:left w:val="nil"/>
              <w:bottom w:val="nil"/>
              <w:right w:val="nil"/>
            </w:tcBorders>
            <w:shd w:val="clear" w:color="auto" w:fill="E2EFD9" w:themeFill="accent6" w:themeFillTint="33"/>
            <w:noWrap/>
            <w:vAlign w:val="bottom"/>
          </w:tcPr>
          <w:p w14:paraId="6C1EB028" w14:textId="1599E4D3" w:rsidR="00536D39" w:rsidRPr="0035711B" w:rsidRDefault="004C66AD">
            <w:pPr>
              <w:spacing w:after="0" w:line="240" w:lineRule="auto"/>
              <w:jc w:val="center"/>
              <w:rPr>
                <w:rFonts w:cstheme="minorHAnsi"/>
                <w:bCs/>
              </w:rPr>
            </w:pPr>
            <w:r w:rsidRPr="0035711B">
              <w:rPr>
                <w:rFonts w:cstheme="minorHAnsi"/>
                <w:bCs/>
              </w:rPr>
              <w:t>14.16</w:t>
            </w:r>
          </w:p>
          <w:p w14:paraId="4926F4DF" w14:textId="3ED5A245" w:rsidR="004C66AD" w:rsidRPr="0035711B" w:rsidRDefault="004C66AD">
            <w:pPr>
              <w:spacing w:after="0" w:line="240" w:lineRule="auto"/>
              <w:jc w:val="center"/>
              <w:rPr>
                <w:rFonts w:cstheme="minorHAnsi"/>
                <w:bCs/>
              </w:rPr>
            </w:pPr>
            <w:r w:rsidRPr="0035711B">
              <w:rPr>
                <w:rFonts w:cstheme="minorHAnsi"/>
                <w:bCs/>
              </w:rPr>
              <w:t>(0.51)</w:t>
            </w:r>
          </w:p>
        </w:tc>
        <w:tc>
          <w:tcPr>
            <w:tcW w:w="1231" w:type="dxa"/>
            <w:tcBorders>
              <w:top w:val="nil"/>
              <w:left w:val="nil"/>
              <w:bottom w:val="nil"/>
              <w:right w:val="nil"/>
            </w:tcBorders>
            <w:shd w:val="clear" w:color="000000" w:fill="E2EFDA"/>
            <w:noWrap/>
            <w:vAlign w:val="bottom"/>
          </w:tcPr>
          <w:p w14:paraId="39482CEF" w14:textId="51400A60" w:rsidR="00536D39" w:rsidRPr="0035711B" w:rsidRDefault="004C66AD">
            <w:pPr>
              <w:spacing w:after="0" w:line="240" w:lineRule="auto"/>
              <w:jc w:val="center"/>
              <w:rPr>
                <w:rFonts w:cstheme="minorHAnsi"/>
                <w:bCs/>
              </w:rPr>
            </w:pPr>
            <w:r w:rsidRPr="0035711B">
              <w:rPr>
                <w:rFonts w:cstheme="minorHAnsi"/>
                <w:bCs/>
              </w:rPr>
              <w:t>15.94</w:t>
            </w:r>
          </w:p>
          <w:p w14:paraId="153E36D9" w14:textId="05F2976D" w:rsidR="004C66AD" w:rsidRPr="0035711B" w:rsidRDefault="004C66AD">
            <w:pPr>
              <w:spacing w:after="0" w:line="240" w:lineRule="auto"/>
              <w:jc w:val="center"/>
              <w:rPr>
                <w:rFonts w:cstheme="minorHAnsi"/>
                <w:bCs/>
              </w:rPr>
            </w:pPr>
            <w:r w:rsidRPr="0035711B">
              <w:rPr>
                <w:rFonts w:cstheme="minorHAnsi"/>
                <w:bCs/>
              </w:rPr>
              <w:t>(0.74)</w:t>
            </w:r>
          </w:p>
        </w:tc>
        <w:tc>
          <w:tcPr>
            <w:tcW w:w="1041" w:type="dxa"/>
            <w:tcBorders>
              <w:top w:val="nil"/>
              <w:left w:val="nil"/>
              <w:bottom w:val="nil"/>
              <w:right w:val="nil"/>
            </w:tcBorders>
            <w:shd w:val="clear" w:color="auto" w:fill="FBE4D5" w:themeFill="accent2" w:themeFillTint="33"/>
            <w:noWrap/>
            <w:vAlign w:val="bottom"/>
          </w:tcPr>
          <w:p w14:paraId="0ECAD350" w14:textId="31DCDEF7" w:rsidR="00536D39" w:rsidRPr="0035711B" w:rsidRDefault="00534065">
            <w:pPr>
              <w:spacing w:after="0" w:line="240" w:lineRule="auto"/>
              <w:jc w:val="center"/>
              <w:rPr>
                <w:rFonts w:cstheme="minorHAnsi"/>
                <w:bCs/>
              </w:rPr>
            </w:pPr>
            <w:r w:rsidRPr="0035711B">
              <w:rPr>
                <w:rFonts w:cstheme="minorHAnsi"/>
                <w:bCs/>
              </w:rPr>
              <w:t>-5.52***</w:t>
            </w:r>
          </w:p>
        </w:tc>
        <w:tc>
          <w:tcPr>
            <w:tcW w:w="1134" w:type="dxa"/>
            <w:tcBorders>
              <w:top w:val="nil"/>
              <w:left w:val="nil"/>
              <w:bottom w:val="nil"/>
              <w:right w:val="nil"/>
            </w:tcBorders>
            <w:shd w:val="clear" w:color="auto" w:fill="E2EFD9" w:themeFill="accent6" w:themeFillTint="33"/>
            <w:noWrap/>
            <w:vAlign w:val="bottom"/>
          </w:tcPr>
          <w:p w14:paraId="16196B8C" w14:textId="1C26A11B" w:rsidR="00536D39" w:rsidRPr="0035711B" w:rsidRDefault="004C66AD">
            <w:pPr>
              <w:spacing w:after="0" w:line="240" w:lineRule="auto"/>
              <w:jc w:val="center"/>
              <w:rPr>
                <w:rFonts w:cstheme="minorHAnsi"/>
                <w:bCs/>
              </w:rPr>
            </w:pPr>
            <w:r w:rsidRPr="0035711B">
              <w:rPr>
                <w:rFonts w:cstheme="minorHAnsi"/>
                <w:bCs/>
              </w:rPr>
              <w:t>-</w:t>
            </w:r>
            <w:r w:rsidR="001A5908" w:rsidRPr="0035711B">
              <w:rPr>
                <w:rFonts w:cstheme="minorHAnsi"/>
                <w:bCs/>
              </w:rPr>
              <w:t>1.75*</w:t>
            </w:r>
          </w:p>
        </w:tc>
      </w:tr>
      <w:tr w:rsidR="00536D39" w:rsidRPr="00BF3D27" w14:paraId="09DC1F5E" w14:textId="2C2143F5" w:rsidTr="00620723">
        <w:trPr>
          <w:trHeight w:val="290"/>
        </w:trPr>
        <w:tc>
          <w:tcPr>
            <w:tcW w:w="3119" w:type="dxa"/>
            <w:tcBorders>
              <w:top w:val="nil"/>
              <w:left w:val="nil"/>
              <w:bottom w:val="nil"/>
              <w:right w:val="nil"/>
            </w:tcBorders>
            <w:shd w:val="clear" w:color="auto" w:fill="auto"/>
            <w:noWrap/>
            <w:vAlign w:val="bottom"/>
            <w:hideMark/>
          </w:tcPr>
          <w:p w14:paraId="6AC19B08" w14:textId="107E0278" w:rsidR="00536D39" w:rsidRPr="0035711B" w:rsidRDefault="00536D39">
            <w:pPr>
              <w:spacing w:after="0" w:line="240" w:lineRule="auto"/>
              <w:rPr>
                <w:rFonts w:cstheme="minorHAnsi"/>
                <w:bCs/>
              </w:rPr>
            </w:pPr>
            <w:r w:rsidRPr="0035711B">
              <w:rPr>
                <w:rFonts w:cstheme="minorHAnsi"/>
                <w:bCs/>
              </w:rPr>
              <w:t>Livelihood Coping: None</w:t>
            </w:r>
          </w:p>
        </w:tc>
        <w:tc>
          <w:tcPr>
            <w:tcW w:w="1242" w:type="dxa"/>
            <w:tcBorders>
              <w:top w:val="nil"/>
              <w:left w:val="nil"/>
              <w:bottom w:val="nil"/>
              <w:right w:val="nil"/>
            </w:tcBorders>
            <w:shd w:val="clear" w:color="000000" w:fill="FCE4D6"/>
            <w:noWrap/>
            <w:vAlign w:val="bottom"/>
          </w:tcPr>
          <w:p w14:paraId="2022ABE7" w14:textId="7E224BFB" w:rsidR="00536D39" w:rsidRPr="0035711B" w:rsidRDefault="00CF37A2">
            <w:pPr>
              <w:spacing w:after="0" w:line="240" w:lineRule="auto"/>
              <w:jc w:val="center"/>
              <w:rPr>
                <w:rFonts w:cstheme="minorHAnsi"/>
                <w:bCs/>
              </w:rPr>
            </w:pPr>
            <w:r w:rsidRPr="0035711B">
              <w:rPr>
                <w:rFonts w:cstheme="minorHAnsi"/>
                <w:bCs/>
              </w:rPr>
              <w:t>0.31</w:t>
            </w:r>
          </w:p>
          <w:p w14:paraId="6D3DEBE2" w14:textId="3C3255A8" w:rsidR="00CF37A2" w:rsidRPr="0035711B" w:rsidRDefault="00CF37A2">
            <w:pPr>
              <w:spacing w:after="0" w:line="240" w:lineRule="auto"/>
              <w:jc w:val="center"/>
              <w:rPr>
                <w:rFonts w:cstheme="minorHAnsi"/>
                <w:bCs/>
              </w:rPr>
            </w:pPr>
            <w:r w:rsidRPr="0035711B">
              <w:rPr>
                <w:rFonts w:cstheme="minorHAnsi"/>
                <w:bCs/>
              </w:rPr>
              <w:t>(</w:t>
            </w:r>
            <w:r w:rsidR="009D4828" w:rsidRPr="0035711B">
              <w:rPr>
                <w:rFonts w:cstheme="minorHAnsi"/>
                <w:bCs/>
              </w:rPr>
              <w:t>0.02)</w:t>
            </w:r>
          </w:p>
        </w:tc>
        <w:tc>
          <w:tcPr>
            <w:tcW w:w="1231" w:type="dxa"/>
            <w:tcBorders>
              <w:top w:val="nil"/>
              <w:left w:val="nil"/>
              <w:bottom w:val="nil"/>
              <w:right w:val="nil"/>
            </w:tcBorders>
            <w:shd w:val="clear" w:color="000000" w:fill="FCE4D6"/>
            <w:noWrap/>
            <w:vAlign w:val="bottom"/>
          </w:tcPr>
          <w:p w14:paraId="652CD1BE" w14:textId="74FCDE1C" w:rsidR="00536D39" w:rsidRPr="0035711B" w:rsidRDefault="009D4828">
            <w:pPr>
              <w:spacing w:after="0" w:line="240" w:lineRule="auto"/>
              <w:jc w:val="center"/>
              <w:rPr>
                <w:rFonts w:cstheme="minorHAnsi"/>
                <w:bCs/>
              </w:rPr>
            </w:pPr>
            <w:r w:rsidRPr="0035711B">
              <w:rPr>
                <w:rFonts w:cstheme="minorHAnsi"/>
                <w:bCs/>
              </w:rPr>
              <w:t>0.14</w:t>
            </w:r>
          </w:p>
          <w:p w14:paraId="3CC31E0A" w14:textId="2A702A09" w:rsidR="009D4828" w:rsidRPr="0035711B" w:rsidRDefault="009D4828">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auto" w:fill="E2EFD9" w:themeFill="accent6" w:themeFillTint="33"/>
            <w:noWrap/>
            <w:vAlign w:val="bottom"/>
          </w:tcPr>
          <w:p w14:paraId="212A0C6D" w14:textId="01FE236D" w:rsidR="00536D39" w:rsidRPr="0035711B" w:rsidRDefault="001A5908">
            <w:pPr>
              <w:spacing w:after="0" w:line="240" w:lineRule="auto"/>
              <w:jc w:val="center"/>
              <w:rPr>
                <w:rFonts w:cstheme="minorHAnsi"/>
                <w:bCs/>
              </w:rPr>
            </w:pPr>
            <w:r w:rsidRPr="0035711B">
              <w:rPr>
                <w:rFonts w:cstheme="minorHAnsi"/>
                <w:bCs/>
              </w:rPr>
              <w:t>0.36</w:t>
            </w:r>
          </w:p>
          <w:p w14:paraId="31FE37FF" w14:textId="1035D762" w:rsidR="001A5908" w:rsidRPr="0035711B" w:rsidRDefault="001A5908">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7BD9AF9A" w14:textId="68FD4831" w:rsidR="00536D39" w:rsidRPr="0035711B" w:rsidRDefault="001A5908">
            <w:pPr>
              <w:spacing w:after="0" w:line="240" w:lineRule="auto"/>
              <w:jc w:val="center"/>
              <w:rPr>
                <w:rFonts w:cstheme="minorHAnsi"/>
                <w:bCs/>
              </w:rPr>
            </w:pPr>
            <w:r w:rsidRPr="0035711B">
              <w:rPr>
                <w:rFonts w:cstheme="minorHAnsi"/>
                <w:bCs/>
              </w:rPr>
              <w:t>0.11</w:t>
            </w:r>
          </w:p>
          <w:p w14:paraId="078B2CA7" w14:textId="1A0B091C" w:rsidR="001A5908" w:rsidRPr="0035711B" w:rsidRDefault="001A5908">
            <w:pPr>
              <w:spacing w:after="0" w:line="240" w:lineRule="auto"/>
              <w:jc w:val="center"/>
              <w:rPr>
                <w:rFonts w:cstheme="minorHAnsi"/>
                <w:bCs/>
              </w:rPr>
            </w:pPr>
            <w:r w:rsidRPr="0035711B">
              <w:rPr>
                <w:rFonts w:cstheme="minorHAnsi"/>
                <w:bCs/>
              </w:rPr>
              <w:t>(0.02)</w:t>
            </w:r>
          </w:p>
        </w:tc>
        <w:tc>
          <w:tcPr>
            <w:tcW w:w="1041" w:type="dxa"/>
            <w:tcBorders>
              <w:top w:val="nil"/>
              <w:left w:val="nil"/>
              <w:bottom w:val="nil"/>
              <w:right w:val="nil"/>
            </w:tcBorders>
            <w:shd w:val="clear" w:color="auto" w:fill="FBE4D5" w:themeFill="accent2" w:themeFillTint="33"/>
            <w:noWrap/>
            <w:vAlign w:val="bottom"/>
          </w:tcPr>
          <w:p w14:paraId="013CC24A" w14:textId="428D28DB" w:rsidR="00536D39" w:rsidRPr="0035711B" w:rsidRDefault="009D4828">
            <w:pPr>
              <w:spacing w:after="0" w:line="240" w:lineRule="auto"/>
              <w:jc w:val="center"/>
              <w:rPr>
                <w:rFonts w:cstheme="minorHAnsi"/>
                <w:bCs/>
              </w:rPr>
            </w:pPr>
            <w:r w:rsidRPr="0035711B">
              <w:rPr>
                <w:rFonts w:cstheme="minorHAnsi"/>
                <w:bCs/>
              </w:rPr>
              <w:t>0.177***</w:t>
            </w:r>
          </w:p>
        </w:tc>
        <w:tc>
          <w:tcPr>
            <w:tcW w:w="1134" w:type="dxa"/>
            <w:tcBorders>
              <w:top w:val="nil"/>
              <w:left w:val="nil"/>
              <w:bottom w:val="nil"/>
              <w:right w:val="nil"/>
            </w:tcBorders>
            <w:shd w:val="clear" w:color="auto" w:fill="E2EFD9" w:themeFill="accent6" w:themeFillTint="33"/>
            <w:noWrap/>
            <w:vAlign w:val="bottom"/>
          </w:tcPr>
          <w:p w14:paraId="12F631AB" w14:textId="1001B249" w:rsidR="00536D39" w:rsidRPr="0035711B" w:rsidRDefault="001A5908">
            <w:pPr>
              <w:spacing w:after="0" w:line="240" w:lineRule="auto"/>
              <w:jc w:val="center"/>
              <w:rPr>
                <w:rFonts w:cstheme="minorHAnsi"/>
                <w:bCs/>
              </w:rPr>
            </w:pPr>
            <w:r w:rsidRPr="0035711B">
              <w:rPr>
                <w:rFonts w:cstheme="minorHAnsi"/>
                <w:bCs/>
              </w:rPr>
              <w:t>0.25***</w:t>
            </w:r>
          </w:p>
        </w:tc>
      </w:tr>
      <w:tr w:rsidR="00536D39" w:rsidRPr="00BF3D27" w14:paraId="41FD51D9" w14:textId="6E966D29" w:rsidTr="00620723">
        <w:trPr>
          <w:trHeight w:val="290"/>
        </w:trPr>
        <w:tc>
          <w:tcPr>
            <w:tcW w:w="3119" w:type="dxa"/>
            <w:tcBorders>
              <w:top w:val="nil"/>
              <w:left w:val="nil"/>
              <w:bottom w:val="nil"/>
              <w:right w:val="nil"/>
            </w:tcBorders>
            <w:shd w:val="clear" w:color="auto" w:fill="auto"/>
            <w:noWrap/>
            <w:vAlign w:val="bottom"/>
            <w:hideMark/>
          </w:tcPr>
          <w:p w14:paraId="5CABFCE3" w14:textId="05F59FBE" w:rsidR="00536D39" w:rsidRPr="0035711B" w:rsidRDefault="00536D39">
            <w:pPr>
              <w:spacing w:after="0" w:line="240" w:lineRule="auto"/>
              <w:rPr>
                <w:rFonts w:cstheme="minorHAnsi"/>
                <w:bCs/>
              </w:rPr>
            </w:pPr>
            <w:r w:rsidRPr="0035711B">
              <w:rPr>
                <w:rFonts w:cstheme="minorHAnsi"/>
                <w:bCs/>
              </w:rPr>
              <w:t>Livelihood Coping: Stress level</w:t>
            </w:r>
          </w:p>
        </w:tc>
        <w:tc>
          <w:tcPr>
            <w:tcW w:w="1242" w:type="dxa"/>
            <w:tcBorders>
              <w:top w:val="nil"/>
              <w:left w:val="nil"/>
              <w:bottom w:val="nil"/>
              <w:right w:val="nil"/>
            </w:tcBorders>
            <w:shd w:val="clear" w:color="000000" w:fill="FCE4D6"/>
            <w:noWrap/>
            <w:vAlign w:val="bottom"/>
          </w:tcPr>
          <w:p w14:paraId="003EF530" w14:textId="3D15D970" w:rsidR="00536D39" w:rsidRPr="0035711B" w:rsidRDefault="009D4828">
            <w:pPr>
              <w:spacing w:after="0" w:line="240" w:lineRule="auto"/>
              <w:jc w:val="center"/>
              <w:rPr>
                <w:rFonts w:cstheme="minorHAnsi"/>
                <w:bCs/>
              </w:rPr>
            </w:pPr>
            <w:r w:rsidRPr="0035711B">
              <w:rPr>
                <w:rFonts w:cstheme="minorHAnsi"/>
                <w:bCs/>
              </w:rPr>
              <w:t>0.51</w:t>
            </w:r>
          </w:p>
          <w:p w14:paraId="33D9B976" w14:textId="4C08C0A1" w:rsidR="009D4828" w:rsidRPr="0035711B" w:rsidRDefault="009D4828">
            <w:pPr>
              <w:spacing w:after="0" w:line="240" w:lineRule="auto"/>
              <w:jc w:val="center"/>
              <w:rPr>
                <w:rFonts w:cstheme="minorHAnsi"/>
                <w:bCs/>
              </w:rPr>
            </w:pPr>
            <w:r w:rsidRPr="0035711B">
              <w:rPr>
                <w:rFonts w:cstheme="minorHAnsi"/>
                <w:bCs/>
              </w:rPr>
              <w:t>(0.</w:t>
            </w:r>
            <w:r w:rsidR="00AD79D4" w:rsidRPr="0035711B">
              <w:rPr>
                <w:rFonts w:cstheme="minorHAnsi"/>
                <w:bCs/>
              </w:rPr>
              <w:t>02)</w:t>
            </w:r>
          </w:p>
        </w:tc>
        <w:tc>
          <w:tcPr>
            <w:tcW w:w="1231" w:type="dxa"/>
            <w:tcBorders>
              <w:top w:val="nil"/>
              <w:left w:val="nil"/>
              <w:bottom w:val="nil"/>
              <w:right w:val="nil"/>
            </w:tcBorders>
            <w:shd w:val="clear" w:color="000000" w:fill="FCE4D6"/>
            <w:noWrap/>
            <w:vAlign w:val="bottom"/>
          </w:tcPr>
          <w:p w14:paraId="3C75AD49" w14:textId="5BD8CA7B" w:rsidR="00536D39" w:rsidRPr="0035711B" w:rsidRDefault="00AD79D4">
            <w:pPr>
              <w:spacing w:after="0" w:line="240" w:lineRule="auto"/>
              <w:jc w:val="center"/>
              <w:rPr>
                <w:rFonts w:cstheme="minorHAnsi"/>
                <w:bCs/>
              </w:rPr>
            </w:pPr>
            <w:r w:rsidRPr="0035711B">
              <w:rPr>
                <w:rFonts w:cstheme="minorHAnsi"/>
                <w:bCs/>
              </w:rPr>
              <w:t>0.47</w:t>
            </w:r>
          </w:p>
          <w:p w14:paraId="75EE51D5" w14:textId="7D8905B0" w:rsidR="00AD79D4" w:rsidRPr="0035711B" w:rsidRDefault="00AD79D4">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auto" w:fill="E2EFD9" w:themeFill="accent6" w:themeFillTint="33"/>
            <w:noWrap/>
            <w:vAlign w:val="bottom"/>
          </w:tcPr>
          <w:p w14:paraId="7C4F0396" w14:textId="460B36A2" w:rsidR="00536D39" w:rsidRPr="0035711B" w:rsidRDefault="00CE0B6C">
            <w:pPr>
              <w:spacing w:after="0" w:line="240" w:lineRule="auto"/>
              <w:jc w:val="center"/>
              <w:rPr>
                <w:rFonts w:cstheme="minorHAnsi"/>
                <w:bCs/>
              </w:rPr>
            </w:pPr>
            <w:r w:rsidRPr="0035711B">
              <w:rPr>
                <w:rFonts w:cstheme="minorHAnsi"/>
                <w:bCs/>
              </w:rPr>
              <w:t>0.45</w:t>
            </w:r>
          </w:p>
          <w:p w14:paraId="1AFCA370" w14:textId="0B48AFE1" w:rsidR="00CE0B6C" w:rsidRPr="0035711B" w:rsidRDefault="00CE0B6C">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293054B7" w14:textId="76B36328" w:rsidR="00536D39" w:rsidRPr="0035711B" w:rsidRDefault="00CE0B6C">
            <w:pPr>
              <w:spacing w:after="0" w:line="240" w:lineRule="auto"/>
              <w:jc w:val="center"/>
              <w:rPr>
                <w:rFonts w:cstheme="minorHAnsi"/>
                <w:bCs/>
              </w:rPr>
            </w:pPr>
            <w:r w:rsidRPr="0035711B">
              <w:rPr>
                <w:rFonts w:cstheme="minorHAnsi"/>
                <w:bCs/>
              </w:rPr>
              <w:t>0.37</w:t>
            </w:r>
          </w:p>
          <w:p w14:paraId="28513382" w14:textId="4090D79E" w:rsidR="00CE0B6C" w:rsidRPr="0035711B" w:rsidRDefault="00CE0B6C">
            <w:pPr>
              <w:spacing w:after="0" w:line="240" w:lineRule="auto"/>
              <w:jc w:val="center"/>
              <w:rPr>
                <w:rFonts w:cstheme="minorHAnsi"/>
                <w:bCs/>
              </w:rPr>
            </w:pPr>
            <w:r w:rsidRPr="0035711B">
              <w:rPr>
                <w:rFonts w:cstheme="minorHAnsi"/>
                <w:bCs/>
              </w:rPr>
              <w:t>(0.04)</w:t>
            </w:r>
          </w:p>
        </w:tc>
        <w:tc>
          <w:tcPr>
            <w:tcW w:w="1041" w:type="dxa"/>
            <w:tcBorders>
              <w:top w:val="nil"/>
              <w:left w:val="nil"/>
              <w:bottom w:val="nil"/>
              <w:right w:val="nil"/>
            </w:tcBorders>
            <w:shd w:val="clear" w:color="auto" w:fill="FBE4D5" w:themeFill="accent2" w:themeFillTint="33"/>
            <w:noWrap/>
            <w:vAlign w:val="bottom"/>
          </w:tcPr>
          <w:p w14:paraId="4E31C2F7" w14:textId="6A6ECBA3" w:rsidR="00536D39" w:rsidRPr="0035711B" w:rsidRDefault="00AD79D4">
            <w:pPr>
              <w:spacing w:after="0" w:line="240" w:lineRule="auto"/>
              <w:jc w:val="center"/>
              <w:rPr>
                <w:rFonts w:cstheme="minorHAnsi"/>
                <w:bCs/>
              </w:rPr>
            </w:pPr>
            <w:r w:rsidRPr="0035711B">
              <w:rPr>
                <w:rFonts w:cstheme="minorHAnsi"/>
                <w:bCs/>
              </w:rPr>
              <w:t>0.04</w:t>
            </w:r>
          </w:p>
        </w:tc>
        <w:tc>
          <w:tcPr>
            <w:tcW w:w="1134" w:type="dxa"/>
            <w:tcBorders>
              <w:top w:val="nil"/>
              <w:left w:val="nil"/>
              <w:bottom w:val="nil"/>
              <w:right w:val="nil"/>
            </w:tcBorders>
            <w:shd w:val="clear" w:color="auto" w:fill="E2EFD9" w:themeFill="accent6" w:themeFillTint="33"/>
            <w:noWrap/>
            <w:vAlign w:val="bottom"/>
          </w:tcPr>
          <w:p w14:paraId="6611552B" w14:textId="527BB332" w:rsidR="00536D39" w:rsidRPr="0035711B" w:rsidRDefault="00CE0B6C">
            <w:pPr>
              <w:spacing w:after="0" w:line="240" w:lineRule="auto"/>
              <w:jc w:val="center"/>
              <w:rPr>
                <w:rFonts w:cstheme="minorHAnsi"/>
                <w:bCs/>
              </w:rPr>
            </w:pPr>
            <w:r w:rsidRPr="0035711B">
              <w:rPr>
                <w:rFonts w:cstheme="minorHAnsi"/>
                <w:bCs/>
              </w:rPr>
              <w:t>0.09*</w:t>
            </w:r>
          </w:p>
        </w:tc>
      </w:tr>
      <w:tr w:rsidR="00536D39" w:rsidRPr="00BF3D27" w14:paraId="2DDDCC0B" w14:textId="5FB0E133" w:rsidTr="00620723">
        <w:trPr>
          <w:trHeight w:val="290"/>
        </w:trPr>
        <w:tc>
          <w:tcPr>
            <w:tcW w:w="3119" w:type="dxa"/>
            <w:tcBorders>
              <w:top w:val="nil"/>
              <w:left w:val="nil"/>
              <w:bottom w:val="nil"/>
              <w:right w:val="nil"/>
            </w:tcBorders>
            <w:shd w:val="clear" w:color="auto" w:fill="auto"/>
            <w:noWrap/>
            <w:vAlign w:val="bottom"/>
            <w:hideMark/>
          </w:tcPr>
          <w:p w14:paraId="2E39DC02" w14:textId="7EC40F11" w:rsidR="00536D39" w:rsidRPr="0035711B" w:rsidRDefault="00536D39">
            <w:pPr>
              <w:spacing w:after="0" w:line="240" w:lineRule="auto"/>
              <w:rPr>
                <w:rFonts w:cstheme="minorHAnsi"/>
                <w:bCs/>
              </w:rPr>
            </w:pPr>
            <w:r w:rsidRPr="0035711B">
              <w:rPr>
                <w:rFonts w:cstheme="minorHAnsi"/>
                <w:bCs/>
              </w:rPr>
              <w:t>Livelihood Coping: Crisis level</w:t>
            </w:r>
          </w:p>
        </w:tc>
        <w:tc>
          <w:tcPr>
            <w:tcW w:w="1242" w:type="dxa"/>
            <w:tcBorders>
              <w:top w:val="nil"/>
              <w:left w:val="nil"/>
              <w:bottom w:val="nil"/>
              <w:right w:val="nil"/>
            </w:tcBorders>
            <w:shd w:val="clear" w:color="000000" w:fill="FCE4D6"/>
            <w:noWrap/>
            <w:vAlign w:val="bottom"/>
          </w:tcPr>
          <w:p w14:paraId="1798E5ED" w14:textId="34F6B04C" w:rsidR="00536D39" w:rsidRPr="0035711B" w:rsidRDefault="00AD79D4">
            <w:pPr>
              <w:spacing w:after="0" w:line="240" w:lineRule="auto"/>
              <w:jc w:val="center"/>
              <w:rPr>
                <w:rFonts w:cstheme="minorHAnsi"/>
                <w:bCs/>
              </w:rPr>
            </w:pPr>
            <w:r w:rsidRPr="0035711B">
              <w:rPr>
                <w:rFonts w:cstheme="minorHAnsi"/>
                <w:bCs/>
              </w:rPr>
              <w:t>0.12</w:t>
            </w:r>
          </w:p>
          <w:p w14:paraId="05DD9F17" w14:textId="0EB7A7B0" w:rsidR="00AD79D4" w:rsidRPr="0035711B" w:rsidRDefault="00AD79D4">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FCE4D6"/>
            <w:noWrap/>
            <w:vAlign w:val="bottom"/>
          </w:tcPr>
          <w:p w14:paraId="2A6B805A" w14:textId="060D529C" w:rsidR="00536D39" w:rsidRPr="0035711B" w:rsidRDefault="00796B4E">
            <w:pPr>
              <w:spacing w:after="0" w:line="240" w:lineRule="auto"/>
              <w:jc w:val="center"/>
              <w:rPr>
                <w:rFonts w:cstheme="minorHAnsi"/>
                <w:bCs/>
              </w:rPr>
            </w:pPr>
            <w:r w:rsidRPr="0035711B">
              <w:rPr>
                <w:rFonts w:cstheme="minorHAnsi"/>
                <w:bCs/>
              </w:rPr>
              <w:t>0.17</w:t>
            </w:r>
          </w:p>
          <w:p w14:paraId="2EF0106F" w14:textId="16D1A1B8" w:rsidR="00796B4E" w:rsidRPr="0035711B" w:rsidRDefault="00796B4E">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auto" w:fill="E2EFD9" w:themeFill="accent6" w:themeFillTint="33"/>
            <w:noWrap/>
            <w:vAlign w:val="bottom"/>
          </w:tcPr>
          <w:p w14:paraId="062B300C" w14:textId="43B20E82" w:rsidR="00536D39" w:rsidRPr="0035711B" w:rsidRDefault="00CE0B6C">
            <w:pPr>
              <w:spacing w:after="0" w:line="240" w:lineRule="auto"/>
              <w:jc w:val="center"/>
              <w:rPr>
                <w:rFonts w:cstheme="minorHAnsi"/>
                <w:bCs/>
              </w:rPr>
            </w:pPr>
            <w:r w:rsidRPr="0035711B">
              <w:rPr>
                <w:rFonts w:cstheme="minorHAnsi"/>
                <w:bCs/>
              </w:rPr>
              <w:t>0.14</w:t>
            </w:r>
          </w:p>
          <w:p w14:paraId="58479DEA" w14:textId="5A2B1B85" w:rsidR="00CE0B6C" w:rsidRPr="0035711B" w:rsidRDefault="00CE0B6C">
            <w:pPr>
              <w:spacing w:after="0" w:line="240" w:lineRule="auto"/>
              <w:jc w:val="center"/>
              <w:rPr>
                <w:rFonts w:cstheme="minorHAnsi"/>
                <w:bCs/>
              </w:rPr>
            </w:pPr>
            <w:r w:rsidRPr="0035711B">
              <w:rPr>
                <w:rFonts w:cstheme="minorHAnsi"/>
                <w:bCs/>
              </w:rPr>
              <w:t>(</w:t>
            </w:r>
            <w:r w:rsidR="00F02940" w:rsidRPr="0035711B">
              <w:rPr>
                <w:rFonts w:cstheme="minorHAnsi"/>
                <w:bCs/>
              </w:rPr>
              <w:t>0.02)</w:t>
            </w:r>
          </w:p>
        </w:tc>
        <w:tc>
          <w:tcPr>
            <w:tcW w:w="1231" w:type="dxa"/>
            <w:tcBorders>
              <w:top w:val="nil"/>
              <w:left w:val="nil"/>
              <w:bottom w:val="nil"/>
              <w:right w:val="nil"/>
            </w:tcBorders>
            <w:shd w:val="clear" w:color="000000" w:fill="E2EFDA"/>
            <w:noWrap/>
            <w:vAlign w:val="bottom"/>
          </w:tcPr>
          <w:p w14:paraId="6CAA093D" w14:textId="196C9472" w:rsidR="00536D39" w:rsidRPr="0035711B" w:rsidRDefault="00F02940">
            <w:pPr>
              <w:spacing w:after="0" w:line="240" w:lineRule="auto"/>
              <w:jc w:val="center"/>
              <w:rPr>
                <w:rFonts w:cstheme="minorHAnsi"/>
                <w:bCs/>
              </w:rPr>
            </w:pPr>
            <w:r w:rsidRPr="0035711B">
              <w:rPr>
                <w:rFonts w:cstheme="minorHAnsi"/>
                <w:bCs/>
              </w:rPr>
              <w:t>0.29</w:t>
            </w:r>
          </w:p>
          <w:p w14:paraId="6E8AEE6D" w14:textId="6CAD9311" w:rsidR="00F02940" w:rsidRPr="0035711B" w:rsidRDefault="00F02940">
            <w:pPr>
              <w:spacing w:after="0" w:line="240" w:lineRule="auto"/>
              <w:jc w:val="center"/>
              <w:rPr>
                <w:rFonts w:cstheme="minorHAnsi"/>
                <w:bCs/>
              </w:rPr>
            </w:pPr>
            <w:r w:rsidRPr="0035711B">
              <w:rPr>
                <w:rFonts w:cstheme="minorHAnsi"/>
                <w:bCs/>
              </w:rPr>
              <w:t>(0.04)</w:t>
            </w:r>
          </w:p>
        </w:tc>
        <w:tc>
          <w:tcPr>
            <w:tcW w:w="1041" w:type="dxa"/>
            <w:tcBorders>
              <w:top w:val="nil"/>
              <w:left w:val="nil"/>
              <w:bottom w:val="nil"/>
              <w:right w:val="nil"/>
            </w:tcBorders>
            <w:shd w:val="clear" w:color="auto" w:fill="FBE4D5" w:themeFill="accent2" w:themeFillTint="33"/>
            <w:noWrap/>
            <w:vAlign w:val="bottom"/>
          </w:tcPr>
          <w:p w14:paraId="62E9C774" w14:textId="625644A5" w:rsidR="00536D39" w:rsidRPr="0035711B" w:rsidRDefault="00796B4E">
            <w:pPr>
              <w:spacing w:after="0" w:line="240" w:lineRule="auto"/>
              <w:jc w:val="center"/>
              <w:rPr>
                <w:rFonts w:cstheme="minorHAnsi"/>
                <w:bCs/>
              </w:rPr>
            </w:pPr>
            <w:r w:rsidRPr="0035711B">
              <w:rPr>
                <w:rFonts w:cstheme="minorHAnsi"/>
                <w:bCs/>
              </w:rPr>
              <w:t>-0.05</w:t>
            </w:r>
          </w:p>
        </w:tc>
        <w:tc>
          <w:tcPr>
            <w:tcW w:w="1134" w:type="dxa"/>
            <w:tcBorders>
              <w:top w:val="nil"/>
              <w:left w:val="nil"/>
              <w:bottom w:val="nil"/>
              <w:right w:val="nil"/>
            </w:tcBorders>
            <w:shd w:val="clear" w:color="auto" w:fill="E2EFD9" w:themeFill="accent6" w:themeFillTint="33"/>
            <w:noWrap/>
            <w:vAlign w:val="bottom"/>
          </w:tcPr>
          <w:p w14:paraId="3D9590B9" w14:textId="2D56380C" w:rsidR="00536D39" w:rsidRPr="0035711B" w:rsidRDefault="00B13F3E">
            <w:pPr>
              <w:spacing w:after="0" w:line="240" w:lineRule="auto"/>
              <w:jc w:val="center"/>
              <w:rPr>
                <w:rFonts w:cstheme="minorHAnsi"/>
                <w:bCs/>
              </w:rPr>
            </w:pPr>
            <w:r w:rsidRPr="0035711B">
              <w:rPr>
                <w:rFonts w:cstheme="minorHAnsi"/>
                <w:bCs/>
              </w:rPr>
              <w:t>-0.15***</w:t>
            </w:r>
          </w:p>
        </w:tc>
      </w:tr>
      <w:tr w:rsidR="00536D39" w:rsidRPr="00BF3D27" w14:paraId="42556B3E" w14:textId="41E5B7C3" w:rsidTr="00620723">
        <w:trPr>
          <w:trHeight w:val="290"/>
        </w:trPr>
        <w:tc>
          <w:tcPr>
            <w:tcW w:w="3119" w:type="dxa"/>
            <w:tcBorders>
              <w:top w:val="nil"/>
              <w:left w:val="nil"/>
              <w:bottom w:val="nil"/>
              <w:right w:val="nil"/>
            </w:tcBorders>
            <w:shd w:val="clear" w:color="auto" w:fill="auto"/>
            <w:noWrap/>
            <w:vAlign w:val="bottom"/>
            <w:hideMark/>
          </w:tcPr>
          <w:p w14:paraId="30E99CBC" w14:textId="1612B63C" w:rsidR="00536D39" w:rsidRPr="0035711B" w:rsidRDefault="00536D39">
            <w:pPr>
              <w:spacing w:after="0" w:line="240" w:lineRule="auto"/>
              <w:rPr>
                <w:rFonts w:cstheme="minorHAnsi"/>
                <w:bCs/>
              </w:rPr>
            </w:pPr>
            <w:r w:rsidRPr="0035711B">
              <w:rPr>
                <w:rFonts w:cstheme="minorHAnsi"/>
                <w:bCs/>
              </w:rPr>
              <w:t>Livelihood Coping: Emergency level</w:t>
            </w:r>
          </w:p>
        </w:tc>
        <w:tc>
          <w:tcPr>
            <w:tcW w:w="1242" w:type="dxa"/>
            <w:tcBorders>
              <w:top w:val="nil"/>
              <w:left w:val="nil"/>
              <w:bottom w:val="nil"/>
              <w:right w:val="nil"/>
            </w:tcBorders>
            <w:shd w:val="clear" w:color="000000" w:fill="FCE4D6"/>
            <w:noWrap/>
            <w:vAlign w:val="bottom"/>
          </w:tcPr>
          <w:p w14:paraId="4D8EBA29" w14:textId="18D4C789" w:rsidR="00536D39" w:rsidRPr="0035711B" w:rsidRDefault="00796B4E">
            <w:pPr>
              <w:spacing w:after="0" w:line="240" w:lineRule="auto"/>
              <w:jc w:val="center"/>
              <w:rPr>
                <w:rFonts w:cstheme="minorHAnsi"/>
                <w:bCs/>
              </w:rPr>
            </w:pPr>
            <w:r w:rsidRPr="0035711B">
              <w:rPr>
                <w:rFonts w:cstheme="minorHAnsi"/>
                <w:bCs/>
              </w:rPr>
              <w:t>0.05</w:t>
            </w:r>
          </w:p>
          <w:p w14:paraId="5343DC96" w14:textId="1DB45B5A" w:rsidR="00796B4E" w:rsidRPr="0035711B" w:rsidRDefault="00796B4E">
            <w:pPr>
              <w:spacing w:after="0" w:line="240" w:lineRule="auto"/>
              <w:jc w:val="center"/>
              <w:rPr>
                <w:rFonts w:cstheme="minorHAnsi"/>
                <w:bCs/>
              </w:rPr>
            </w:pPr>
            <w:r w:rsidRPr="0035711B">
              <w:rPr>
                <w:rFonts w:cstheme="minorHAnsi"/>
                <w:bCs/>
              </w:rPr>
              <w:t>(0.0</w:t>
            </w:r>
            <w:r w:rsidR="00BE7D9F" w:rsidRPr="0035711B">
              <w:rPr>
                <w:rFonts w:cstheme="minorHAnsi"/>
                <w:bCs/>
              </w:rPr>
              <w:t>1)</w:t>
            </w:r>
          </w:p>
        </w:tc>
        <w:tc>
          <w:tcPr>
            <w:tcW w:w="1231" w:type="dxa"/>
            <w:tcBorders>
              <w:top w:val="nil"/>
              <w:left w:val="nil"/>
              <w:bottom w:val="nil"/>
              <w:right w:val="nil"/>
            </w:tcBorders>
            <w:shd w:val="clear" w:color="000000" w:fill="FCE4D6"/>
            <w:noWrap/>
            <w:vAlign w:val="bottom"/>
          </w:tcPr>
          <w:p w14:paraId="5CA32390" w14:textId="36A67F77" w:rsidR="00536D39" w:rsidRPr="0035711B" w:rsidRDefault="00BE7D9F">
            <w:pPr>
              <w:spacing w:after="0" w:line="240" w:lineRule="auto"/>
              <w:jc w:val="center"/>
              <w:rPr>
                <w:rFonts w:cstheme="minorHAnsi"/>
                <w:bCs/>
              </w:rPr>
            </w:pPr>
            <w:r w:rsidRPr="0035711B">
              <w:rPr>
                <w:rFonts w:cstheme="minorHAnsi"/>
                <w:bCs/>
              </w:rPr>
              <w:t>0.22</w:t>
            </w:r>
          </w:p>
          <w:p w14:paraId="5209BAD6" w14:textId="18D9CC25" w:rsidR="00BE7D9F" w:rsidRPr="0035711B" w:rsidRDefault="00BE7D9F">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auto" w:fill="E2EFD9" w:themeFill="accent6" w:themeFillTint="33"/>
            <w:noWrap/>
            <w:vAlign w:val="bottom"/>
          </w:tcPr>
          <w:p w14:paraId="4A4FC69E" w14:textId="2A2E6933" w:rsidR="00536D39" w:rsidRPr="0035711B" w:rsidRDefault="00860CE2">
            <w:pPr>
              <w:spacing w:after="0" w:line="240" w:lineRule="auto"/>
              <w:jc w:val="center"/>
              <w:rPr>
                <w:rFonts w:cstheme="minorHAnsi"/>
                <w:bCs/>
              </w:rPr>
            </w:pPr>
            <w:r w:rsidRPr="0035711B">
              <w:rPr>
                <w:rFonts w:cstheme="minorHAnsi"/>
                <w:bCs/>
              </w:rPr>
              <w:t>0.05</w:t>
            </w:r>
          </w:p>
          <w:p w14:paraId="046B01DF" w14:textId="3067D62C" w:rsidR="00860CE2" w:rsidRPr="0035711B" w:rsidRDefault="00860CE2">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E2EFDA"/>
            <w:noWrap/>
            <w:vAlign w:val="bottom"/>
          </w:tcPr>
          <w:p w14:paraId="2DE35D3C" w14:textId="2853C5A7" w:rsidR="00536D39" w:rsidRPr="0035711B" w:rsidRDefault="00860CE2">
            <w:pPr>
              <w:spacing w:after="0" w:line="240" w:lineRule="auto"/>
              <w:jc w:val="center"/>
              <w:rPr>
                <w:rFonts w:cstheme="minorHAnsi"/>
                <w:bCs/>
              </w:rPr>
            </w:pPr>
            <w:r w:rsidRPr="0035711B">
              <w:rPr>
                <w:rFonts w:cstheme="minorHAnsi"/>
                <w:bCs/>
              </w:rPr>
              <w:t>0.23</w:t>
            </w:r>
          </w:p>
          <w:p w14:paraId="0B7F6BCA" w14:textId="13E65F13" w:rsidR="00860CE2" w:rsidRPr="0035711B" w:rsidRDefault="00860CE2">
            <w:pPr>
              <w:spacing w:after="0" w:line="240" w:lineRule="auto"/>
              <w:jc w:val="center"/>
              <w:rPr>
                <w:rFonts w:cstheme="minorHAnsi"/>
                <w:bCs/>
              </w:rPr>
            </w:pPr>
            <w:r w:rsidRPr="0035711B">
              <w:rPr>
                <w:rFonts w:cstheme="minorHAnsi"/>
                <w:bCs/>
              </w:rPr>
              <w:t>(0.03)</w:t>
            </w:r>
          </w:p>
        </w:tc>
        <w:tc>
          <w:tcPr>
            <w:tcW w:w="1041" w:type="dxa"/>
            <w:tcBorders>
              <w:top w:val="nil"/>
              <w:left w:val="nil"/>
              <w:bottom w:val="nil"/>
              <w:right w:val="nil"/>
            </w:tcBorders>
            <w:shd w:val="clear" w:color="auto" w:fill="FBE4D5" w:themeFill="accent2" w:themeFillTint="33"/>
            <w:noWrap/>
            <w:vAlign w:val="bottom"/>
          </w:tcPr>
          <w:p w14:paraId="3256E93E" w14:textId="55307B07" w:rsidR="00536D39" w:rsidRPr="0035711B" w:rsidRDefault="00BE7D9F">
            <w:pPr>
              <w:spacing w:after="0" w:line="240" w:lineRule="auto"/>
              <w:jc w:val="center"/>
              <w:rPr>
                <w:rFonts w:cstheme="minorHAnsi"/>
                <w:bCs/>
              </w:rPr>
            </w:pPr>
            <w:r w:rsidRPr="0035711B">
              <w:rPr>
                <w:rFonts w:cstheme="minorHAnsi"/>
                <w:bCs/>
              </w:rPr>
              <w:t>-0.16***</w:t>
            </w:r>
          </w:p>
        </w:tc>
        <w:tc>
          <w:tcPr>
            <w:tcW w:w="1134" w:type="dxa"/>
            <w:tcBorders>
              <w:top w:val="nil"/>
              <w:left w:val="nil"/>
              <w:bottom w:val="nil"/>
              <w:right w:val="nil"/>
            </w:tcBorders>
            <w:shd w:val="clear" w:color="auto" w:fill="E2EFD9" w:themeFill="accent6" w:themeFillTint="33"/>
            <w:noWrap/>
            <w:vAlign w:val="bottom"/>
          </w:tcPr>
          <w:p w14:paraId="4B3EC697" w14:textId="73EC0E19" w:rsidR="00536D39" w:rsidRPr="0035711B" w:rsidRDefault="00860CE2">
            <w:pPr>
              <w:spacing w:after="0" w:line="240" w:lineRule="auto"/>
              <w:jc w:val="center"/>
              <w:rPr>
                <w:rFonts w:cstheme="minorHAnsi"/>
                <w:bCs/>
              </w:rPr>
            </w:pPr>
            <w:r w:rsidRPr="0035711B">
              <w:rPr>
                <w:rFonts w:cstheme="minorHAnsi"/>
                <w:bCs/>
              </w:rPr>
              <w:t>-0.18***</w:t>
            </w:r>
          </w:p>
        </w:tc>
      </w:tr>
      <w:tr w:rsidR="00536D39" w:rsidRPr="00BF3D27" w14:paraId="74CD4AAF" w14:textId="25669A22" w:rsidTr="001940B7">
        <w:trPr>
          <w:trHeight w:val="290"/>
        </w:trPr>
        <w:tc>
          <w:tcPr>
            <w:tcW w:w="3119" w:type="dxa"/>
            <w:tcBorders>
              <w:top w:val="nil"/>
              <w:left w:val="nil"/>
              <w:bottom w:val="single" w:sz="12" w:space="0" w:color="auto"/>
              <w:right w:val="nil"/>
            </w:tcBorders>
            <w:shd w:val="clear" w:color="auto" w:fill="auto"/>
            <w:noWrap/>
            <w:vAlign w:val="bottom"/>
            <w:hideMark/>
          </w:tcPr>
          <w:p w14:paraId="620001F0" w14:textId="17DACF24" w:rsidR="00536D39" w:rsidRPr="0035711B" w:rsidRDefault="00536D39">
            <w:pPr>
              <w:spacing w:after="0" w:line="240" w:lineRule="auto"/>
              <w:rPr>
                <w:rFonts w:cstheme="minorHAnsi"/>
                <w:bCs/>
              </w:rPr>
            </w:pPr>
            <w:r w:rsidRPr="0035711B">
              <w:rPr>
                <w:rFonts w:cstheme="minorHAnsi"/>
                <w:bCs/>
              </w:rPr>
              <w:t>Food Expenditure Share: FES</w:t>
            </w:r>
          </w:p>
        </w:tc>
        <w:tc>
          <w:tcPr>
            <w:tcW w:w="1242" w:type="dxa"/>
            <w:tcBorders>
              <w:top w:val="nil"/>
              <w:left w:val="nil"/>
              <w:bottom w:val="single" w:sz="12" w:space="0" w:color="auto"/>
              <w:right w:val="nil"/>
            </w:tcBorders>
            <w:shd w:val="clear" w:color="000000" w:fill="FCE4D6"/>
            <w:noWrap/>
            <w:vAlign w:val="bottom"/>
          </w:tcPr>
          <w:p w14:paraId="7E9EDBED" w14:textId="5B28A71D" w:rsidR="00536D39" w:rsidRPr="0035711B" w:rsidRDefault="00BE7D9F">
            <w:pPr>
              <w:spacing w:after="0" w:line="240" w:lineRule="auto"/>
              <w:jc w:val="center"/>
              <w:rPr>
                <w:rFonts w:cstheme="minorHAnsi"/>
                <w:bCs/>
              </w:rPr>
            </w:pPr>
            <w:r w:rsidRPr="0035711B">
              <w:rPr>
                <w:rFonts w:cstheme="minorHAnsi"/>
                <w:bCs/>
              </w:rPr>
              <w:t>0.71</w:t>
            </w:r>
          </w:p>
          <w:p w14:paraId="6E7BFDF8" w14:textId="2DF3B26D" w:rsidR="00BE7D9F" w:rsidRPr="0035711B" w:rsidRDefault="00BE7D9F">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FCE4D6"/>
            <w:noWrap/>
            <w:vAlign w:val="bottom"/>
          </w:tcPr>
          <w:p w14:paraId="6B119B1D" w14:textId="15027FEA" w:rsidR="00536D39" w:rsidRPr="0035711B" w:rsidRDefault="00BE7D9F">
            <w:pPr>
              <w:spacing w:after="0" w:line="240" w:lineRule="auto"/>
              <w:jc w:val="center"/>
              <w:rPr>
                <w:rFonts w:cstheme="minorHAnsi"/>
                <w:bCs/>
              </w:rPr>
            </w:pPr>
            <w:r w:rsidRPr="0035711B">
              <w:rPr>
                <w:rFonts w:cstheme="minorHAnsi"/>
                <w:bCs/>
              </w:rPr>
              <w:t>0.66</w:t>
            </w:r>
          </w:p>
          <w:p w14:paraId="77E17CAF" w14:textId="2E8EA094" w:rsidR="00BE7D9F" w:rsidRPr="0035711B" w:rsidRDefault="00BE7D9F">
            <w:pPr>
              <w:spacing w:after="0" w:line="240" w:lineRule="auto"/>
              <w:jc w:val="center"/>
              <w:rPr>
                <w:rFonts w:cstheme="minorHAnsi"/>
                <w:bCs/>
              </w:rPr>
            </w:pPr>
            <w:r w:rsidRPr="0035711B">
              <w:rPr>
                <w:rFonts w:cstheme="minorHAnsi"/>
                <w:bCs/>
              </w:rPr>
              <w:t>(0.03)</w:t>
            </w:r>
          </w:p>
        </w:tc>
        <w:tc>
          <w:tcPr>
            <w:tcW w:w="1231" w:type="dxa"/>
            <w:tcBorders>
              <w:top w:val="nil"/>
              <w:left w:val="nil"/>
              <w:bottom w:val="single" w:sz="12" w:space="0" w:color="auto"/>
              <w:right w:val="nil"/>
            </w:tcBorders>
            <w:shd w:val="clear" w:color="auto" w:fill="E2EFD9" w:themeFill="accent6" w:themeFillTint="33"/>
            <w:noWrap/>
            <w:vAlign w:val="bottom"/>
          </w:tcPr>
          <w:p w14:paraId="6EA7017C" w14:textId="5F3AAE12" w:rsidR="00536D39" w:rsidRPr="0035711B" w:rsidRDefault="004A6935">
            <w:pPr>
              <w:spacing w:after="0" w:line="240" w:lineRule="auto"/>
              <w:jc w:val="center"/>
              <w:rPr>
                <w:rFonts w:cstheme="minorHAnsi"/>
                <w:bCs/>
              </w:rPr>
            </w:pPr>
            <w:r w:rsidRPr="0035711B">
              <w:rPr>
                <w:rFonts w:cstheme="minorHAnsi"/>
                <w:bCs/>
              </w:rPr>
              <w:t>0.72</w:t>
            </w:r>
          </w:p>
          <w:p w14:paraId="679C1348" w14:textId="2C61A340" w:rsidR="004A6935" w:rsidRPr="0035711B" w:rsidRDefault="004A6935">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E2EFDA"/>
            <w:noWrap/>
            <w:vAlign w:val="bottom"/>
          </w:tcPr>
          <w:p w14:paraId="382FDB1F" w14:textId="507C1D5B" w:rsidR="00536D39" w:rsidRPr="0035711B" w:rsidRDefault="004A6935">
            <w:pPr>
              <w:spacing w:after="0" w:line="240" w:lineRule="auto"/>
              <w:jc w:val="center"/>
              <w:rPr>
                <w:rFonts w:cstheme="minorHAnsi"/>
                <w:bCs/>
              </w:rPr>
            </w:pPr>
            <w:r w:rsidRPr="0035711B">
              <w:rPr>
                <w:rFonts w:cstheme="minorHAnsi"/>
                <w:bCs/>
              </w:rPr>
              <w:t>0.68</w:t>
            </w:r>
          </w:p>
          <w:p w14:paraId="38F42320" w14:textId="5A4580E1" w:rsidR="004A6935" w:rsidRPr="0035711B" w:rsidRDefault="004A6935">
            <w:pPr>
              <w:spacing w:after="0" w:line="240" w:lineRule="auto"/>
              <w:jc w:val="center"/>
              <w:rPr>
                <w:rFonts w:cstheme="minorHAnsi"/>
                <w:bCs/>
              </w:rPr>
            </w:pPr>
            <w:r w:rsidRPr="0035711B">
              <w:rPr>
                <w:rFonts w:cstheme="minorHAnsi"/>
                <w:bCs/>
              </w:rPr>
              <w:t>(0.02)</w:t>
            </w:r>
          </w:p>
        </w:tc>
        <w:tc>
          <w:tcPr>
            <w:tcW w:w="1041" w:type="dxa"/>
            <w:tcBorders>
              <w:top w:val="nil"/>
              <w:left w:val="nil"/>
              <w:bottom w:val="single" w:sz="12" w:space="0" w:color="auto"/>
              <w:right w:val="nil"/>
            </w:tcBorders>
            <w:shd w:val="clear" w:color="auto" w:fill="FBE4D5" w:themeFill="accent2" w:themeFillTint="33"/>
            <w:noWrap/>
            <w:vAlign w:val="bottom"/>
          </w:tcPr>
          <w:p w14:paraId="08F446F7" w14:textId="144370D6" w:rsidR="00536D39" w:rsidRPr="0035711B" w:rsidRDefault="006B676A">
            <w:pPr>
              <w:spacing w:after="0" w:line="240" w:lineRule="auto"/>
              <w:jc w:val="center"/>
              <w:rPr>
                <w:rFonts w:cstheme="minorHAnsi"/>
                <w:bCs/>
              </w:rPr>
            </w:pPr>
            <w:r w:rsidRPr="0035711B">
              <w:rPr>
                <w:rFonts w:cstheme="minorHAnsi"/>
                <w:bCs/>
              </w:rPr>
              <w:t>0.05*</w:t>
            </w:r>
          </w:p>
        </w:tc>
        <w:tc>
          <w:tcPr>
            <w:tcW w:w="1134" w:type="dxa"/>
            <w:tcBorders>
              <w:top w:val="nil"/>
              <w:left w:val="nil"/>
              <w:bottom w:val="single" w:sz="12" w:space="0" w:color="auto"/>
              <w:right w:val="nil"/>
            </w:tcBorders>
            <w:shd w:val="clear" w:color="auto" w:fill="E2EFD9" w:themeFill="accent6" w:themeFillTint="33"/>
            <w:noWrap/>
            <w:vAlign w:val="bottom"/>
          </w:tcPr>
          <w:p w14:paraId="1E531805" w14:textId="65E88C98" w:rsidR="00536D39" w:rsidRPr="0035711B" w:rsidRDefault="004A6935">
            <w:pPr>
              <w:spacing w:after="0" w:line="240" w:lineRule="auto"/>
              <w:jc w:val="center"/>
              <w:rPr>
                <w:rFonts w:cstheme="minorHAnsi"/>
                <w:bCs/>
              </w:rPr>
            </w:pPr>
            <w:r w:rsidRPr="0035711B">
              <w:rPr>
                <w:rFonts w:cstheme="minorHAnsi"/>
                <w:bCs/>
              </w:rPr>
              <w:t>0.04*</w:t>
            </w:r>
          </w:p>
        </w:tc>
      </w:tr>
      <w:tr w:rsidR="00536D39" w:rsidRPr="00BF3D27" w14:paraId="57C5B397" w14:textId="4B58969B" w:rsidTr="001940B7">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02B717BC" w14:textId="198A4E3B" w:rsidR="00536D39" w:rsidRPr="0035711B" w:rsidRDefault="00536D39">
            <w:pPr>
              <w:spacing w:after="0" w:line="240" w:lineRule="auto"/>
              <w:rPr>
                <w:rFonts w:cstheme="minorHAnsi"/>
                <w:b/>
              </w:rPr>
            </w:pPr>
            <w:r w:rsidRPr="0035711B">
              <w:rPr>
                <w:rFonts w:cstheme="minorHAnsi"/>
                <w:b/>
              </w:rPr>
              <w:t>N</w:t>
            </w:r>
          </w:p>
        </w:tc>
        <w:tc>
          <w:tcPr>
            <w:tcW w:w="1242" w:type="dxa"/>
            <w:tcBorders>
              <w:top w:val="single" w:sz="12" w:space="0" w:color="auto"/>
              <w:left w:val="nil"/>
              <w:bottom w:val="single" w:sz="12" w:space="0" w:color="auto"/>
              <w:right w:val="nil"/>
            </w:tcBorders>
            <w:shd w:val="clear" w:color="000000" w:fill="FCE4D6"/>
            <w:noWrap/>
            <w:vAlign w:val="bottom"/>
          </w:tcPr>
          <w:p w14:paraId="45163A06" w14:textId="027ABBFD" w:rsidR="00536D39" w:rsidRPr="0035711B" w:rsidRDefault="006B676A">
            <w:pPr>
              <w:spacing w:after="0" w:line="240" w:lineRule="auto"/>
              <w:jc w:val="center"/>
              <w:rPr>
                <w:rFonts w:cstheme="minorHAnsi"/>
                <w:b/>
              </w:rPr>
            </w:pPr>
            <w:r w:rsidRPr="0035711B">
              <w:rPr>
                <w:rFonts w:cstheme="minorHAnsi"/>
                <w:b/>
              </w:rPr>
              <w:t>521</w:t>
            </w:r>
          </w:p>
        </w:tc>
        <w:tc>
          <w:tcPr>
            <w:tcW w:w="1231" w:type="dxa"/>
            <w:tcBorders>
              <w:top w:val="single" w:sz="12" w:space="0" w:color="auto"/>
              <w:left w:val="nil"/>
              <w:bottom w:val="single" w:sz="12" w:space="0" w:color="auto"/>
              <w:right w:val="nil"/>
            </w:tcBorders>
            <w:shd w:val="clear" w:color="000000" w:fill="FCE4D6"/>
            <w:noWrap/>
            <w:vAlign w:val="bottom"/>
          </w:tcPr>
          <w:p w14:paraId="00BCD0E7" w14:textId="13FBFAD9" w:rsidR="00536D39" w:rsidRPr="0035711B" w:rsidRDefault="006B676A">
            <w:pPr>
              <w:spacing w:after="0" w:line="240" w:lineRule="auto"/>
              <w:jc w:val="center"/>
              <w:rPr>
                <w:rFonts w:cstheme="minorHAnsi"/>
                <w:b/>
              </w:rPr>
            </w:pPr>
            <w:r w:rsidRPr="0035711B">
              <w:rPr>
                <w:rFonts w:cstheme="minorHAnsi"/>
                <w:b/>
              </w:rPr>
              <w:t>119</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66A6D46E" w14:textId="70E0179E" w:rsidR="00536D39" w:rsidRPr="0035711B" w:rsidRDefault="004A6935">
            <w:pPr>
              <w:spacing w:after="0" w:line="240" w:lineRule="auto"/>
              <w:jc w:val="center"/>
              <w:rPr>
                <w:rFonts w:cstheme="minorHAnsi"/>
                <w:b/>
              </w:rPr>
            </w:pPr>
            <w:r w:rsidRPr="0035711B">
              <w:rPr>
                <w:rFonts w:cstheme="minorHAnsi"/>
                <w:b/>
              </w:rPr>
              <w:t>448</w:t>
            </w:r>
          </w:p>
        </w:tc>
        <w:tc>
          <w:tcPr>
            <w:tcW w:w="1231" w:type="dxa"/>
            <w:tcBorders>
              <w:top w:val="single" w:sz="12" w:space="0" w:color="auto"/>
              <w:left w:val="nil"/>
              <w:bottom w:val="single" w:sz="12" w:space="0" w:color="auto"/>
              <w:right w:val="nil"/>
            </w:tcBorders>
            <w:shd w:val="clear" w:color="000000" w:fill="E2EFDA"/>
            <w:noWrap/>
            <w:vAlign w:val="bottom"/>
          </w:tcPr>
          <w:p w14:paraId="293067BD" w14:textId="1FB094B2" w:rsidR="00536D39" w:rsidRPr="0035711B" w:rsidRDefault="00DE2E07">
            <w:pPr>
              <w:spacing w:after="0" w:line="240" w:lineRule="auto"/>
              <w:jc w:val="center"/>
              <w:rPr>
                <w:rFonts w:cstheme="minorHAnsi"/>
                <w:b/>
              </w:rPr>
            </w:pPr>
            <w:r w:rsidRPr="0035711B">
              <w:rPr>
                <w:rFonts w:cstheme="minorHAnsi"/>
                <w:b/>
              </w:rPr>
              <w:t>157</w:t>
            </w:r>
          </w:p>
        </w:tc>
        <w:tc>
          <w:tcPr>
            <w:tcW w:w="1041" w:type="dxa"/>
            <w:tcBorders>
              <w:top w:val="single" w:sz="12" w:space="0" w:color="auto"/>
              <w:left w:val="nil"/>
              <w:bottom w:val="single" w:sz="12" w:space="0" w:color="auto"/>
              <w:right w:val="nil"/>
            </w:tcBorders>
            <w:shd w:val="clear" w:color="auto" w:fill="FBE4D5" w:themeFill="accent2" w:themeFillTint="33"/>
            <w:noWrap/>
            <w:vAlign w:val="bottom"/>
          </w:tcPr>
          <w:p w14:paraId="4108928E" w14:textId="7F793D5A" w:rsidR="00536D39" w:rsidRPr="0035711B" w:rsidRDefault="006B676A">
            <w:pPr>
              <w:spacing w:after="0" w:line="240" w:lineRule="auto"/>
              <w:jc w:val="center"/>
              <w:rPr>
                <w:rFonts w:cstheme="minorHAnsi"/>
                <w:b/>
              </w:rPr>
            </w:pPr>
            <w:r w:rsidRPr="0035711B">
              <w:rPr>
                <w:rFonts w:cstheme="minorHAnsi"/>
                <w:b/>
              </w:rPr>
              <w:t>640</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tcPr>
          <w:p w14:paraId="00EB23B6" w14:textId="7F110779" w:rsidR="00536D39" w:rsidRPr="0035711B" w:rsidRDefault="00E37601">
            <w:pPr>
              <w:spacing w:after="0" w:line="240" w:lineRule="auto"/>
              <w:jc w:val="center"/>
              <w:rPr>
                <w:rFonts w:cstheme="minorHAnsi"/>
                <w:b/>
              </w:rPr>
            </w:pPr>
            <w:r w:rsidRPr="0035711B">
              <w:rPr>
                <w:rFonts w:cstheme="minorHAnsi"/>
                <w:b/>
              </w:rPr>
              <w:t>606</w:t>
            </w:r>
          </w:p>
        </w:tc>
      </w:tr>
    </w:tbl>
    <w:p w14:paraId="54CB68E1" w14:textId="36CE2C2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A83583B" w14:textId="0FE0D893" w:rsidR="00620723" w:rsidRPr="0035711B" w:rsidRDefault="00620723" w:rsidP="00620723">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4397E769" w14:textId="3FE13739" w:rsidR="00611903" w:rsidRPr="0035711B" w:rsidRDefault="00611903" w:rsidP="00620723">
      <w:pPr>
        <w:spacing w:line="276" w:lineRule="auto"/>
        <w:jc w:val="both"/>
        <w:rPr>
          <w:rFonts w:cstheme="minorHAnsi"/>
          <w:sz w:val="18"/>
          <w:szCs w:val="18"/>
        </w:rPr>
      </w:pPr>
    </w:p>
    <w:p w14:paraId="45835005" w14:textId="3E106BE9" w:rsidR="00611903" w:rsidRDefault="00611903" w:rsidP="00620723">
      <w:pPr>
        <w:spacing w:line="276" w:lineRule="auto"/>
        <w:jc w:val="both"/>
        <w:rPr>
          <w:rFonts w:cstheme="minorHAnsi"/>
          <w:sz w:val="18"/>
          <w:szCs w:val="18"/>
        </w:rPr>
      </w:pPr>
    </w:p>
    <w:p w14:paraId="4E55BC0F" w14:textId="77777777" w:rsidR="00127D60" w:rsidRPr="0035711B" w:rsidRDefault="00127D60" w:rsidP="00620723">
      <w:pPr>
        <w:spacing w:line="276" w:lineRule="auto"/>
        <w:jc w:val="both"/>
        <w:rPr>
          <w:rFonts w:cstheme="minorHAnsi"/>
          <w:sz w:val="18"/>
          <w:szCs w:val="18"/>
        </w:rPr>
      </w:pPr>
    </w:p>
    <w:p w14:paraId="07F225CF" w14:textId="1F1C421E" w:rsidR="00816D7F" w:rsidRPr="00BF3D27" w:rsidRDefault="00816D7F" w:rsidP="00E87B74">
      <w:pPr>
        <w:rPr>
          <w:rFonts w:cstheme="minorHAnsi"/>
          <w:color w:val="2F5496" w:themeColor="accent1" w:themeShade="BF"/>
          <w:sz w:val="24"/>
          <w:szCs w:val="24"/>
        </w:rPr>
      </w:pPr>
      <w:bookmarkStart w:id="39" w:name="_Toc147757610"/>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36</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FC</w:t>
      </w:r>
      <w:r w:rsidR="00F341C9" w:rsidRPr="00BF3D27">
        <w:rPr>
          <w:rFonts w:cstheme="minorHAnsi"/>
          <w:color w:val="2F5496" w:themeColor="accent1" w:themeShade="BF"/>
          <w:sz w:val="24"/>
          <w:szCs w:val="24"/>
        </w:rPr>
        <w:t>G-Category</w:t>
      </w:r>
      <w:bookmarkEnd w:id="39"/>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W w:w="10262" w:type="dxa"/>
        <w:tblLook w:val="04A0" w:firstRow="1" w:lastRow="0" w:firstColumn="1" w:lastColumn="0" w:noHBand="0" w:noVBand="1"/>
      </w:tblPr>
      <w:tblGrid>
        <w:gridCol w:w="3119"/>
        <w:gridCol w:w="1243"/>
        <w:gridCol w:w="1243"/>
        <w:gridCol w:w="1243"/>
        <w:gridCol w:w="1243"/>
        <w:gridCol w:w="1018"/>
        <w:gridCol w:w="1153"/>
      </w:tblGrid>
      <w:tr w:rsidR="00536D39" w:rsidRPr="00BF3D27" w14:paraId="2B058216" w14:textId="5C3C9737" w:rsidTr="001940B7">
        <w:trPr>
          <w:trHeight w:val="290"/>
        </w:trPr>
        <w:tc>
          <w:tcPr>
            <w:tcW w:w="3119" w:type="dxa"/>
            <w:tcBorders>
              <w:top w:val="single" w:sz="12" w:space="0" w:color="auto"/>
              <w:left w:val="nil"/>
              <w:right w:val="nil"/>
            </w:tcBorders>
            <w:shd w:val="clear" w:color="auto" w:fill="auto"/>
            <w:noWrap/>
            <w:vAlign w:val="bottom"/>
            <w:hideMark/>
          </w:tcPr>
          <w:p w14:paraId="10A70A12" w14:textId="658ED55B" w:rsidR="00536D39" w:rsidRPr="0035711B" w:rsidRDefault="00536D39">
            <w:pPr>
              <w:spacing w:after="0" w:line="240" w:lineRule="auto"/>
              <w:rPr>
                <w:rFonts w:cstheme="minorHAnsi"/>
                <w:b/>
              </w:rPr>
            </w:pPr>
          </w:p>
        </w:tc>
        <w:tc>
          <w:tcPr>
            <w:tcW w:w="2486" w:type="dxa"/>
            <w:gridSpan w:val="2"/>
            <w:tcBorders>
              <w:top w:val="single" w:sz="12" w:space="0" w:color="auto"/>
              <w:left w:val="nil"/>
              <w:bottom w:val="single" w:sz="12" w:space="0" w:color="auto"/>
              <w:right w:val="nil"/>
            </w:tcBorders>
            <w:shd w:val="clear" w:color="000000" w:fill="FCE4D6"/>
            <w:noWrap/>
            <w:vAlign w:val="bottom"/>
            <w:hideMark/>
          </w:tcPr>
          <w:p w14:paraId="7339FD86" w14:textId="7ED5E420" w:rsidR="00536D39" w:rsidRPr="0035711B" w:rsidRDefault="00536D39">
            <w:pPr>
              <w:spacing w:after="0" w:line="240" w:lineRule="auto"/>
              <w:jc w:val="center"/>
              <w:rPr>
                <w:rFonts w:cstheme="minorHAnsi"/>
                <w:b/>
              </w:rPr>
            </w:pPr>
            <w:r w:rsidRPr="0035711B">
              <w:rPr>
                <w:rFonts w:cstheme="minorHAnsi"/>
                <w:b/>
              </w:rPr>
              <w:t xml:space="preserve"> Poor/Border line - FCG</w:t>
            </w:r>
          </w:p>
        </w:tc>
        <w:tc>
          <w:tcPr>
            <w:tcW w:w="2486" w:type="dxa"/>
            <w:gridSpan w:val="2"/>
            <w:tcBorders>
              <w:top w:val="single" w:sz="12" w:space="0" w:color="auto"/>
              <w:left w:val="nil"/>
              <w:bottom w:val="single" w:sz="12" w:space="0" w:color="auto"/>
              <w:right w:val="nil"/>
            </w:tcBorders>
            <w:shd w:val="clear" w:color="auto" w:fill="E2EFD9" w:themeFill="accent6" w:themeFillTint="33"/>
            <w:vAlign w:val="bottom"/>
          </w:tcPr>
          <w:p w14:paraId="12BFE53C" w14:textId="31A46758" w:rsidR="00536D39" w:rsidRPr="0035711B" w:rsidRDefault="00536D39">
            <w:pPr>
              <w:spacing w:after="0" w:line="240" w:lineRule="auto"/>
              <w:jc w:val="center"/>
              <w:rPr>
                <w:rFonts w:cstheme="minorHAnsi"/>
                <w:b/>
              </w:rPr>
            </w:pPr>
            <w:r w:rsidRPr="0035711B">
              <w:rPr>
                <w:rFonts w:cstheme="minorHAnsi"/>
                <w:b/>
              </w:rPr>
              <w:t xml:space="preserve">Acceptable - FCG </w:t>
            </w:r>
          </w:p>
        </w:tc>
        <w:tc>
          <w:tcPr>
            <w:tcW w:w="2171" w:type="dxa"/>
            <w:gridSpan w:val="2"/>
            <w:tcBorders>
              <w:top w:val="single" w:sz="12" w:space="0" w:color="auto"/>
              <w:left w:val="nil"/>
              <w:bottom w:val="single" w:sz="12" w:space="0" w:color="auto"/>
              <w:right w:val="nil"/>
            </w:tcBorders>
            <w:shd w:val="clear" w:color="auto" w:fill="auto"/>
            <w:vAlign w:val="bottom"/>
          </w:tcPr>
          <w:p w14:paraId="66C9E378" w14:textId="040B7B64" w:rsidR="00536D39" w:rsidRPr="0035711B" w:rsidRDefault="00536D39">
            <w:pPr>
              <w:spacing w:after="0" w:line="240" w:lineRule="auto"/>
              <w:jc w:val="center"/>
              <w:rPr>
                <w:rFonts w:cstheme="minorHAnsi"/>
                <w:b/>
              </w:rPr>
            </w:pPr>
            <w:r w:rsidRPr="0035711B">
              <w:rPr>
                <w:rFonts w:cstheme="minorHAnsi"/>
                <w:b/>
              </w:rPr>
              <w:t>Pairwise t-test</w:t>
            </w:r>
          </w:p>
          <w:p w14:paraId="6A286708" w14:textId="7E6DFAD4" w:rsidR="00536D39" w:rsidRPr="0035711B" w:rsidRDefault="00536D39">
            <w:pPr>
              <w:spacing w:after="0" w:line="240" w:lineRule="auto"/>
              <w:jc w:val="center"/>
              <w:rPr>
                <w:rFonts w:cstheme="minorHAnsi"/>
                <w:b/>
              </w:rPr>
            </w:pPr>
            <w:r w:rsidRPr="0035711B">
              <w:rPr>
                <w:rFonts w:cstheme="minorHAnsi"/>
                <w:b/>
              </w:rPr>
              <w:t>Mean difference</w:t>
            </w:r>
          </w:p>
        </w:tc>
      </w:tr>
      <w:tr w:rsidR="00536D39" w:rsidRPr="00BF3D27" w14:paraId="7DFF1BA4" w14:textId="386ECD94" w:rsidTr="001940B7">
        <w:trPr>
          <w:trHeight w:val="290"/>
        </w:trPr>
        <w:tc>
          <w:tcPr>
            <w:tcW w:w="3119" w:type="dxa"/>
            <w:tcBorders>
              <w:left w:val="nil"/>
              <w:bottom w:val="nil"/>
              <w:right w:val="nil"/>
            </w:tcBorders>
            <w:shd w:val="clear" w:color="auto" w:fill="auto"/>
            <w:noWrap/>
            <w:vAlign w:val="bottom"/>
            <w:hideMark/>
          </w:tcPr>
          <w:p w14:paraId="0D5C5A37" w14:textId="1B821118" w:rsidR="00536D39" w:rsidRPr="0035711B" w:rsidRDefault="00536D39">
            <w:pPr>
              <w:spacing w:after="0" w:line="240" w:lineRule="auto"/>
              <w:rPr>
                <w:rFonts w:cstheme="minorHAnsi"/>
                <w:b/>
              </w:rPr>
            </w:pPr>
          </w:p>
        </w:tc>
        <w:tc>
          <w:tcPr>
            <w:tcW w:w="1243" w:type="dxa"/>
            <w:tcBorders>
              <w:top w:val="single" w:sz="12" w:space="0" w:color="auto"/>
              <w:left w:val="nil"/>
              <w:bottom w:val="single" w:sz="12" w:space="0" w:color="auto"/>
              <w:right w:val="nil"/>
            </w:tcBorders>
            <w:shd w:val="clear" w:color="000000" w:fill="FCE4D6"/>
            <w:noWrap/>
            <w:vAlign w:val="bottom"/>
            <w:hideMark/>
          </w:tcPr>
          <w:p w14:paraId="2AFDA9C0" w14:textId="2AEE5996" w:rsidR="00536D39" w:rsidRPr="0035711B" w:rsidRDefault="00536D39">
            <w:pPr>
              <w:spacing w:after="0" w:line="240" w:lineRule="auto"/>
              <w:jc w:val="center"/>
              <w:rPr>
                <w:rFonts w:cstheme="minorHAnsi"/>
                <w:b/>
              </w:rPr>
            </w:pPr>
            <w:r w:rsidRPr="0035711B">
              <w:rPr>
                <w:rFonts w:cstheme="minorHAnsi"/>
                <w:b/>
              </w:rPr>
              <w:t>(1)</w:t>
            </w:r>
          </w:p>
        </w:tc>
        <w:tc>
          <w:tcPr>
            <w:tcW w:w="1243" w:type="dxa"/>
            <w:tcBorders>
              <w:top w:val="single" w:sz="12" w:space="0" w:color="auto"/>
              <w:left w:val="nil"/>
              <w:bottom w:val="single" w:sz="12" w:space="0" w:color="auto"/>
              <w:right w:val="nil"/>
            </w:tcBorders>
            <w:shd w:val="clear" w:color="000000" w:fill="FCE4D6"/>
            <w:noWrap/>
            <w:vAlign w:val="bottom"/>
            <w:hideMark/>
          </w:tcPr>
          <w:p w14:paraId="60660650" w14:textId="4731EB38" w:rsidR="00536D39" w:rsidRPr="0035711B" w:rsidRDefault="00536D39">
            <w:pPr>
              <w:spacing w:after="0" w:line="240" w:lineRule="auto"/>
              <w:jc w:val="center"/>
              <w:rPr>
                <w:rFonts w:cstheme="minorHAnsi"/>
                <w:b/>
              </w:rPr>
            </w:pPr>
            <w:r w:rsidRPr="0035711B">
              <w:rPr>
                <w:rFonts w:cstheme="minorHAnsi"/>
                <w:b/>
              </w:rPr>
              <w:t>(2)</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450D038E" w14:textId="2CA79D28" w:rsidR="00536D39" w:rsidRPr="0035711B" w:rsidRDefault="00536D39">
            <w:pPr>
              <w:spacing w:after="0" w:line="240" w:lineRule="auto"/>
              <w:jc w:val="center"/>
              <w:rPr>
                <w:rFonts w:cstheme="minorHAnsi"/>
                <w:b/>
              </w:rPr>
            </w:pPr>
            <w:r w:rsidRPr="0035711B">
              <w:rPr>
                <w:rFonts w:cstheme="minorHAnsi"/>
                <w:b/>
              </w:rPr>
              <w:t>(3)</w:t>
            </w:r>
          </w:p>
        </w:tc>
        <w:tc>
          <w:tcPr>
            <w:tcW w:w="1243" w:type="dxa"/>
            <w:tcBorders>
              <w:top w:val="single" w:sz="12" w:space="0" w:color="auto"/>
              <w:left w:val="nil"/>
              <w:bottom w:val="single" w:sz="12" w:space="0" w:color="auto"/>
              <w:right w:val="nil"/>
            </w:tcBorders>
            <w:shd w:val="clear" w:color="000000" w:fill="E2EFDA"/>
            <w:noWrap/>
            <w:vAlign w:val="bottom"/>
            <w:hideMark/>
          </w:tcPr>
          <w:p w14:paraId="1F4E25EC" w14:textId="2B4250D2" w:rsidR="00536D39" w:rsidRPr="0035711B" w:rsidRDefault="00536D39">
            <w:pPr>
              <w:spacing w:after="0" w:line="240" w:lineRule="auto"/>
              <w:jc w:val="center"/>
              <w:rPr>
                <w:rFonts w:cstheme="minorHAnsi"/>
                <w:b/>
              </w:rPr>
            </w:pPr>
            <w:r w:rsidRPr="0035711B">
              <w:rPr>
                <w:rFonts w:cstheme="minorHAnsi"/>
                <w:b/>
              </w:rPr>
              <w:t>(4)</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14117F37" w14:textId="2625AF74" w:rsidR="00536D39" w:rsidRPr="0035711B" w:rsidRDefault="00536D39">
            <w:pPr>
              <w:spacing w:after="0" w:line="240" w:lineRule="auto"/>
              <w:jc w:val="center"/>
              <w:rPr>
                <w:rFonts w:cstheme="minorHAnsi"/>
                <w:b/>
              </w:rPr>
            </w:pPr>
            <w:r w:rsidRPr="0035711B">
              <w:rPr>
                <w:rFonts w:cstheme="minorHAnsi"/>
                <w:b/>
              </w:rPr>
              <w:t>(1)-(2)</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hideMark/>
          </w:tcPr>
          <w:p w14:paraId="7E4A2875" w14:textId="44F6502E" w:rsidR="00536D39" w:rsidRPr="0035711B" w:rsidRDefault="00536D39">
            <w:pPr>
              <w:spacing w:after="0" w:line="240" w:lineRule="auto"/>
              <w:jc w:val="center"/>
              <w:rPr>
                <w:rFonts w:cstheme="minorHAnsi"/>
                <w:b/>
              </w:rPr>
            </w:pPr>
            <w:r w:rsidRPr="0035711B">
              <w:rPr>
                <w:rFonts w:cstheme="minorHAnsi"/>
                <w:b/>
              </w:rPr>
              <w:t>(3)-(4)</w:t>
            </w:r>
          </w:p>
        </w:tc>
      </w:tr>
      <w:tr w:rsidR="00536D39" w:rsidRPr="00BF3D27" w14:paraId="30C47E0A" w14:textId="68E29043" w:rsidTr="001940B7">
        <w:trPr>
          <w:trHeight w:val="290"/>
        </w:trPr>
        <w:tc>
          <w:tcPr>
            <w:tcW w:w="3119" w:type="dxa"/>
            <w:tcBorders>
              <w:top w:val="nil"/>
              <w:left w:val="nil"/>
              <w:bottom w:val="single" w:sz="12" w:space="0" w:color="auto"/>
              <w:right w:val="nil"/>
            </w:tcBorders>
            <w:shd w:val="clear" w:color="auto" w:fill="auto"/>
            <w:noWrap/>
            <w:vAlign w:val="bottom"/>
            <w:hideMark/>
          </w:tcPr>
          <w:p w14:paraId="3ED46E9F" w14:textId="35F27201" w:rsidR="00536D39" w:rsidRPr="0035711B" w:rsidRDefault="00536D39">
            <w:pPr>
              <w:spacing w:after="0" w:line="240" w:lineRule="auto"/>
              <w:rPr>
                <w:rFonts w:cstheme="minorHAnsi"/>
                <w:b/>
              </w:rPr>
            </w:pPr>
            <w:r w:rsidRPr="0035711B">
              <w:rPr>
                <w:rFonts w:cstheme="minorHAnsi"/>
                <w:b/>
              </w:rPr>
              <w:t>Indicator</w:t>
            </w:r>
          </w:p>
        </w:tc>
        <w:tc>
          <w:tcPr>
            <w:tcW w:w="1243" w:type="dxa"/>
            <w:tcBorders>
              <w:top w:val="single" w:sz="12" w:space="0" w:color="auto"/>
              <w:left w:val="nil"/>
              <w:bottom w:val="single" w:sz="12" w:space="0" w:color="auto"/>
              <w:right w:val="nil"/>
            </w:tcBorders>
            <w:shd w:val="clear" w:color="000000" w:fill="FCE4D6"/>
            <w:noWrap/>
            <w:vAlign w:val="bottom"/>
            <w:hideMark/>
          </w:tcPr>
          <w:p w14:paraId="76A48FF7" w14:textId="41DABB04" w:rsidR="00536D39" w:rsidRPr="0035711B" w:rsidRDefault="00536D39">
            <w:pPr>
              <w:spacing w:after="0" w:line="240" w:lineRule="auto"/>
              <w:jc w:val="center"/>
              <w:rPr>
                <w:rFonts w:cstheme="minorHAnsi"/>
                <w:b/>
              </w:rPr>
            </w:pPr>
            <w:r w:rsidRPr="0035711B">
              <w:rPr>
                <w:rFonts w:cstheme="minorHAnsi"/>
                <w:b/>
              </w:rPr>
              <w:t>F2F</w:t>
            </w:r>
          </w:p>
          <w:p w14:paraId="2233FE81" w14:textId="21AB0202" w:rsidR="00536D39" w:rsidRPr="0035711B" w:rsidRDefault="00536D39">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FCE4D6"/>
            <w:noWrap/>
            <w:vAlign w:val="bottom"/>
            <w:hideMark/>
          </w:tcPr>
          <w:p w14:paraId="3FB7536F" w14:textId="0F4EF7BB" w:rsidR="00536D39" w:rsidRPr="0035711B" w:rsidRDefault="00536D39">
            <w:pPr>
              <w:spacing w:after="0" w:line="240" w:lineRule="auto"/>
              <w:jc w:val="center"/>
              <w:rPr>
                <w:rFonts w:cstheme="minorHAnsi"/>
                <w:b/>
              </w:rPr>
            </w:pPr>
            <w:r w:rsidRPr="0035711B">
              <w:rPr>
                <w:rFonts w:cstheme="minorHAnsi"/>
                <w:b/>
              </w:rPr>
              <w:t>Remote</w:t>
            </w:r>
          </w:p>
          <w:p w14:paraId="7708A87B" w14:textId="21425497" w:rsidR="00536D39" w:rsidRPr="0035711B" w:rsidRDefault="00536D39">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22346AC0" w14:textId="7A955779" w:rsidR="00536D39" w:rsidRPr="0035711B" w:rsidRDefault="00536D39">
            <w:pPr>
              <w:spacing w:after="0" w:line="240" w:lineRule="auto"/>
              <w:jc w:val="center"/>
              <w:rPr>
                <w:rFonts w:cstheme="minorHAnsi"/>
                <w:b/>
              </w:rPr>
            </w:pPr>
            <w:r w:rsidRPr="0035711B">
              <w:rPr>
                <w:rFonts w:cstheme="minorHAnsi"/>
                <w:b/>
              </w:rPr>
              <w:t>F2F</w:t>
            </w:r>
          </w:p>
          <w:p w14:paraId="4FF00929" w14:textId="7D43E724" w:rsidR="00536D39" w:rsidRPr="0035711B" w:rsidRDefault="00536D39">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E2EFDA"/>
            <w:noWrap/>
            <w:vAlign w:val="bottom"/>
            <w:hideMark/>
          </w:tcPr>
          <w:p w14:paraId="469C59B0" w14:textId="7D2D3387" w:rsidR="00536D39" w:rsidRPr="0035711B" w:rsidRDefault="00536D39">
            <w:pPr>
              <w:spacing w:after="0" w:line="240" w:lineRule="auto"/>
              <w:jc w:val="center"/>
              <w:rPr>
                <w:rFonts w:cstheme="minorHAnsi"/>
                <w:b/>
              </w:rPr>
            </w:pPr>
            <w:r w:rsidRPr="0035711B">
              <w:rPr>
                <w:rFonts w:cstheme="minorHAnsi"/>
                <w:b/>
              </w:rPr>
              <w:t>Remote</w:t>
            </w:r>
          </w:p>
          <w:p w14:paraId="77298F13" w14:textId="18DDDEE9" w:rsidR="00536D39" w:rsidRPr="0035711B" w:rsidRDefault="00536D39">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1062B973" w14:textId="12BD4AF1" w:rsidR="00536D39" w:rsidRPr="0035711B" w:rsidRDefault="00536D39">
            <w:pPr>
              <w:spacing w:after="0" w:line="240" w:lineRule="auto"/>
              <w:jc w:val="center"/>
              <w:rPr>
                <w:rFonts w:cstheme="minorHAnsi"/>
                <w:b/>
              </w:rPr>
            </w:pPr>
          </w:p>
        </w:tc>
        <w:tc>
          <w:tcPr>
            <w:tcW w:w="1153" w:type="dxa"/>
            <w:tcBorders>
              <w:top w:val="single" w:sz="12" w:space="0" w:color="auto"/>
              <w:left w:val="nil"/>
              <w:bottom w:val="single" w:sz="12" w:space="0" w:color="auto"/>
              <w:right w:val="nil"/>
            </w:tcBorders>
            <w:shd w:val="clear" w:color="auto" w:fill="E2EFD9" w:themeFill="accent6" w:themeFillTint="33"/>
            <w:vAlign w:val="bottom"/>
          </w:tcPr>
          <w:p w14:paraId="367139D5" w14:textId="02F0BF2B" w:rsidR="00536D39" w:rsidRPr="0035711B" w:rsidRDefault="00536D39">
            <w:pPr>
              <w:spacing w:after="0" w:line="240" w:lineRule="auto"/>
              <w:jc w:val="center"/>
              <w:rPr>
                <w:rFonts w:cstheme="minorHAnsi"/>
                <w:b/>
              </w:rPr>
            </w:pPr>
          </w:p>
        </w:tc>
      </w:tr>
      <w:tr w:rsidR="00536D39" w:rsidRPr="00BF3D27" w14:paraId="39D702AD" w14:textId="0333031A" w:rsidTr="001940B7">
        <w:trPr>
          <w:trHeight w:val="290"/>
        </w:trPr>
        <w:tc>
          <w:tcPr>
            <w:tcW w:w="3119" w:type="dxa"/>
            <w:tcBorders>
              <w:top w:val="single" w:sz="12" w:space="0" w:color="auto"/>
              <w:left w:val="nil"/>
              <w:bottom w:val="nil"/>
              <w:right w:val="nil"/>
            </w:tcBorders>
            <w:shd w:val="clear" w:color="auto" w:fill="auto"/>
            <w:noWrap/>
            <w:vAlign w:val="bottom"/>
            <w:hideMark/>
          </w:tcPr>
          <w:p w14:paraId="6E22F344" w14:textId="7512FB33" w:rsidR="00536D39" w:rsidRPr="0035711B" w:rsidRDefault="00536D39">
            <w:pPr>
              <w:spacing w:after="0" w:line="240" w:lineRule="auto"/>
              <w:rPr>
                <w:rFonts w:cstheme="minorHAnsi"/>
                <w:bCs/>
              </w:rPr>
            </w:pPr>
            <w:r w:rsidRPr="0035711B">
              <w:rPr>
                <w:rFonts w:cstheme="minorHAnsi"/>
                <w:bCs/>
              </w:rPr>
              <w:t>Reduced Coping</w:t>
            </w:r>
            <w:r w:rsidR="00750C2E" w:rsidRPr="0035711B">
              <w:rPr>
                <w:rFonts w:cstheme="minorHAnsi"/>
                <w:bCs/>
              </w:rPr>
              <w:t xml:space="preserve"> </w:t>
            </w:r>
            <w:r w:rsidRPr="0035711B">
              <w:rPr>
                <w:rFonts w:cstheme="minorHAnsi"/>
                <w:bCs/>
              </w:rPr>
              <w:t>Strategies Index - rCSI</w:t>
            </w:r>
          </w:p>
        </w:tc>
        <w:tc>
          <w:tcPr>
            <w:tcW w:w="1243" w:type="dxa"/>
            <w:tcBorders>
              <w:top w:val="single" w:sz="12" w:space="0" w:color="auto"/>
              <w:left w:val="nil"/>
              <w:bottom w:val="nil"/>
              <w:right w:val="nil"/>
            </w:tcBorders>
            <w:shd w:val="clear" w:color="000000" w:fill="FCE4D6"/>
            <w:noWrap/>
            <w:vAlign w:val="bottom"/>
          </w:tcPr>
          <w:p w14:paraId="68B5C46A" w14:textId="3253EB6E" w:rsidR="00536D39" w:rsidRPr="0035711B" w:rsidRDefault="00C34576">
            <w:pPr>
              <w:spacing w:after="0" w:line="240" w:lineRule="auto"/>
              <w:jc w:val="center"/>
              <w:rPr>
                <w:rFonts w:cstheme="minorHAnsi"/>
                <w:bCs/>
              </w:rPr>
            </w:pPr>
            <w:r w:rsidRPr="0035711B">
              <w:rPr>
                <w:rFonts w:cstheme="minorHAnsi"/>
                <w:bCs/>
              </w:rPr>
              <w:t>13.31</w:t>
            </w:r>
          </w:p>
          <w:p w14:paraId="72F3864F" w14:textId="190859DC" w:rsidR="00C34576" w:rsidRPr="0035711B" w:rsidRDefault="00C34576">
            <w:pPr>
              <w:spacing w:after="0" w:line="240" w:lineRule="auto"/>
              <w:jc w:val="center"/>
              <w:rPr>
                <w:rFonts w:cstheme="minorHAnsi"/>
                <w:bCs/>
              </w:rPr>
            </w:pPr>
            <w:r w:rsidRPr="0035711B">
              <w:rPr>
                <w:rFonts w:cstheme="minorHAnsi"/>
                <w:bCs/>
              </w:rPr>
              <w:t>(0.39)</w:t>
            </w:r>
          </w:p>
        </w:tc>
        <w:tc>
          <w:tcPr>
            <w:tcW w:w="1243" w:type="dxa"/>
            <w:tcBorders>
              <w:top w:val="single" w:sz="12" w:space="0" w:color="auto"/>
              <w:left w:val="nil"/>
              <w:bottom w:val="nil"/>
              <w:right w:val="nil"/>
            </w:tcBorders>
            <w:shd w:val="clear" w:color="000000" w:fill="FCE4D6"/>
            <w:noWrap/>
            <w:vAlign w:val="bottom"/>
          </w:tcPr>
          <w:p w14:paraId="650D305D" w14:textId="7C0D0711" w:rsidR="00536D39" w:rsidRPr="0035711B" w:rsidRDefault="00295EDC">
            <w:pPr>
              <w:spacing w:after="0" w:line="240" w:lineRule="auto"/>
              <w:jc w:val="center"/>
              <w:rPr>
                <w:rFonts w:cstheme="minorHAnsi"/>
                <w:bCs/>
              </w:rPr>
            </w:pPr>
            <w:r w:rsidRPr="0035711B">
              <w:rPr>
                <w:rFonts w:cstheme="minorHAnsi"/>
                <w:bCs/>
              </w:rPr>
              <w:t>16.66</w:t>
            </w:r>
          </w:p>
          <w:p w14:paraId="24D129A2" w14:textId="7A004C3A" w:rsidR="00295EDC" w:rsidRPr="0035711B" w:rsidRDefault="00295EDC">
            <w:pPr>
              <w:spacing w:after="0" w:line="240" w:lineRule="auto"/>
              <w:jc w:val="center"/>
              <w:rPr>
                <w:rFonts w:cstheme="minorHAnsi"/>
                <w:bCs/>
              </w:rPr>
            </w:pPr>
            <w:r w:rsidRPr="0035711B">
              <w:rPr>
                <w:rFonts w:cstheme="minorHAnsi"/>
                <w:bCs/>
              </w:rPr>
              <w:t>(0.72)</w:t>
            </w:r>
          </w:p>
        </w:tc>
        <w:tc>
          <w:tcPr>
            <w:tcW w:w="1243" w:type="dxa"/>
            <w:tcBorders>
              <w:top w:val="single" w:sz="12" w:space="0" w:color="auto"/>
              <w:left w:val="nil"/>
              <w:bottom w:val="nil"/>
              <w:right w:val="nil"/>
            </w:tcBorders>
            <w:shd w:val="clear" w:color="auto" w:fill="E2EFD9" w:themeFill="accent6" w:themeFillTint="33"/>
            <w:noWrap/>
            <w:vAlign w:val="bottom"/>
          </w:tcPr>
          <w:p w14:paraId="720D001E" w14:textId="5E8DFFA8" w:rsidR="00536D39" w:rsidRPr="0035711B" w:rsidRDefault="001C5AEE">
            <w:pPr>
              <w:spacing w:after="0" w:line="240" w:lineRule="auto"/>
              <w:jc w:val="center"/>
              <w:rPr>
                <w:rFonts w:cstheme="minorHAnsi"/>
                <w:bCs/>
              </w:rPr>
            </w:pPr>
            <w:r w:rsidRPr="0035711B">
              <w:rPr>
                <w:rFonts w:cstheme="minorHAnsi"/>
                <w:bCs/>
              </w:rPr>
              <w:t>14.35</w:t>
            </w:r>
          </w:p>
          <w:p w14:paraId="63E2547B" w14:textId="75376CEA" w:rsidR="001C5AEE" w:rsidRPr="0035711B" w:rsidRDefault="001C5AEE">
            <w:pPr>
              <w:spacing w:after="0" w:line="240" w:lineRule="auto"/>
              <w:jc w:val="center"/>
              <w:rPr>
                <w:rFonts w:cstheme="minorHAnsi"/>
                <w:bCs/>
              </w:rPr>
            </w:pPr>
            <w:r w:rsidRPr="0035711B">
              <w:rPr>
                <w:rFonts w:cstheme="minorHAnsi"/>
                <w:bCs/>
              </w:rPr>
              <w:t>(0.65)</w:t>
            </w:r>
          </w:p>
        </w:tc>
        <w:tc>
          <w:tcPr>
            <w:tcW w:w="1243" w:type="dxa"/>
            <w:tcBorders>
              <w:top w:val="single" w:sz="12" w:space="0" w:color="auto"/>
              <w:left w:val="nil"/>
              <w:bottom w:val="nil"/>
              <w:right w:val="nil"/>
            </w:tcBorders>
            <w:shd w:val="clear" w:color="000000" w:fill="E2EFDA"/>
            <w:noWrap/>
            <w:vAlign w:val="bottom"/>
          </w:tcPr>
          <w:p w14:paraId="1A1D7064" w14:textId="263C97C3" w:rsidR="00536D39" w:rsidRPr="0035711B" w:rsidRDefault="003D2F66">
            <w:pPr>
              <w:spacing w:after="0" w:line="240" w:lineRule="auto"/>
              <w:jc w:val="center"/>
              <w:rPr>
                <w:rFonts w:cstheme="minorHAnsi"/>
                <w:bCs/>
              </w:rPr>
            </w:pPr>
            <w:r w:rsidRPr="0035711B">
              <w:rPr>
                <w:rFonts w:cstheme="minorHAnsi"/>
                <w:bCs/>
              </w:rPr>
              <w:t>17.68</w:t>
            </w:r>
          </w:p>
          <w:p w14:paraId="4E0DBE03" w14:textId="1E7D082D" w:rsidR="003D2F66" w:rsidRPr="0035711B" w:rsidRDefault="003D2F66">
            <w:pPr>
              <w:spacing w:after="0" w:line="240" w:lineRule="auto"/>
              <w:jc w:val="center"/>
              <w:rPr>
                <w:rFonts w:cstheme="minorHAnsi"/>
                <w:bCs/>
              </w:rPr>
            </w:pPr>
            <w:r w:rsidRPr="0035711B">
              <w:rPr>
                <w:rFonts w:cstheme="minorHAnsi"/>
                <w:bCs/>
              </w:rPr>
              <w:t>(0.88)</w:t>
            </w:r>
          </w:p>
        </w:tc>
        <w:tc>
          <w:tcPr>
            <w:tcW w:w="1018" w:type="dxa"/>
            <w:tcBorders>
              <w:top w:val="single" w:sz="12" w:space="0" w:color="auto"/>
              <w:left w:val="nil"/>
              <w:bottom w:val="nil"/>
              <w:right w:val="nil"/>
            </w:tcBorders>
            <w:shd w:val="clear" w:color="auto" w:fill="FBE4D5" w:themeFill="accent2" w:themeFillTint="33"/>
            <w:noWrap/>
            <w:vAlign w:val="bottom"/>
          </w:tcPr>
          <w:p w14:paraId="003F4B71" w14:textId="0BC23D91" w:rsidR="00536D39" w:rsidRPr="0035711B" w:rsidRDefault="001F1955">
            <w:pPr>
              <w:spacing w:after="0" w:line="240" w:lineRule="auto"/>
              <w:jc w:val="center"/>
              <w:rPr>
                <w:rFonts w:cstheme="minorHAnsi"/>
                <w:bCs/>
              </w:rPr>
            </w:pPr>
            <w:r w:rsidRPr="0035711B">
              <w:rPr>
                <w:rFonts w:cstheme="minorHAnsi"/>
                <w:bCs/>
              </w:rPr>
              <w:t>-3.33**</w:t>
            </w:r>
          </w:p>
        </w:tc>
        <w:tc>
          <w:tcPr>
            <w:tcW w:w="1153" w:type="dxa"/>
            <w:tcBorders>
              <w:top w:val="single" w:sz="12" w:space="0" w:color="auto"/>
              <w:left w:val="nil"/>
              <w:bottom w:val="nil"/>
              <w:right w:val="nil"/>
            </w:tcBorders>
            <w:shd w:val="clear" w:color="auto" w:fill="E2EFD9" w:themeFill="accent6" w:themeFillTint="33"/>
            <w:noWrap/>
            <w:vAlign w:val="bottom"/>
          </w:tcPr>
          <w:p w14:paraId="173DD311" w14:textId="3B92A0E3" w:rsidR="00536D39" w:rsidRPr="0035711B" w:rsidRDefault="003D2F66">
            <w:pPr>
              <w:spacing w:after="0" w:line="240" w:lineRule="auto"/>
              <w:jc w:val="center"/>
              <w:rPr>
                <w:rFonts w:cstheme="minorHAnsi"/>
                <w:bCs/>
              </w:rPr>
            </w:pPr>
            <w:r w:rsidRPr="0035711B">
              <w:rPr>
                <w:rFonts w:cstheme="minorHAnsi"/>
                <w:bCs/>
              </w:rPr>
              <w:t>-3.33***</w:t>
            </w:r>
          </w:p>
        </w:tc>
      </w:tr>
      <w:tr w:rsidR="00536D39" w:rsidRPr="00BF3D27" w14:paraId="5AF3BF55" w14:textId="3F8540AA">
        <w:trPr>
          <w:trHeight w:val="290"/>
        </w:trPr>
        <w:tc>
          <w:tcPr>
            <w:tcW w:w="3119" w:type="dxa"/>
            <w:tcBorders>
              <w:top w:val="nil"/>
              <w:left w:val="nil"/>
              <w:bottom w:val="nil"/>
              <w:right w:val="nil"/>
            </w:tcBorders>
            <w:shd w:val="clear" w:color="auto" w:fill="auto"/>
            <w:noWrap/>
            <w:vAlign w:val="bottom"/>
            <w:hideMark/>
          </w:tcPr>
          <w:p w14:paraId="088E8458" w14:textId="526A471F" w:rsidR="00536D39" w:rsidRPr="0035711B" w:rsidRDefault="00536D39">
            <w:pPr>
              <w:spacing w:after="0" w:line="240" w:lineRule="auto"/>
              <w:rPr>
                <w:rFonts w:cstheme="minorHAnsi"/>
                <w:bCs/>
              </w:rPr>
            </w:pPr>
            <w:r w:rsidRPr="0035711B">
              <w:rPr>
                <w:rFonts w:cstheme="minorHAnsi"/>
                <w:bCs/>
              </w:rPr>
              <w:t>Livelihood Coping: None</w:t>
            </w:r>
          </w:p>
        </w:tc>
        <w:tc>
          <w:tcPr>
            <w:tcW w:w="1243" w:type="dxa"/>
            <w:tcBorders>
              <w:top w:val="nil"/>
              <w:left w:val="nil"/>
              <w:bottom w:val="nil"/>
              <w:right w:val="nil"/>
            </w:tcBorders>
            <w:shd w:val="clear" w:color="000000" w:fill="FCE4D6"/>
            <w:noWrap/>
            <w:vAlign w:val="bottom"/>
          </w:tcPr>
          <w:p w14:paraId="07CE2D84" w14:textId="2DAF9E4B" w:rsidR="00536D39" w:rsidRPr="0035711B" w:rsidRDefault="001F1955">
            <w:pPr>
              <w:spacing w:after="0" w:line="240" w:lineRule="auto"/>
              <w:jc w:val="center"/>
              <w:rPr>
                <w:rFonts w:cstheme="minorHAnsi"/>
                <w:bCs/>
              </w:rPr>
            </w:pPr>
            <w:r w:rsidRPr="0035711B">
              <w:rPr>
                <w:rFonts w:cstheme="minorHAnsi"/>
                <w:bCs/>
              </w:rPr>
              <w:t>0.36</w:t>
            </w:r>
          </w:p>
          <w:p w14:paraId="35F2E933" w14:textId="35669D2A" w:rsidR="001F1955" w:rsidRPr="0035711B" w:rsidRDefault="001F1955">
            <w:pPr>
              <w:spacing w:after="0" w:line="240" w:lineRule="auto"/>
              <w:jc w:val="center"/>
              <w:rPr>
                <w:rFonts w:cstheme="minorHAnsi"/>
                <w:bCs/>
              </w:rPr>
            </w:pPr>
            <w:r w:rsidRPr="0035711B">
              <w:rPr>
                <w:rFonts w:cstheme="minorHAnsi"/>
                <w:bCs/>
              </w:rPr>
              <w:t>(</w:t>
            </w:r>
            <w:r w:rsidR="004A6B42" w:rsidRPr="0035711B">
              <w:rPr>
                <w:rFonts w:cstheme="minorHAnsi"/>
                <w:bCs/>
              </w:rPr>
              <w:t>0.02)</w:t>
            </w:r>
          </w:p>
        </w:tc>
        <w:tc>
          <w:tcPr>
            <w:tcW w:w="1243" w:type="dxa"/>
            <w:tcBorders>
              <w:top w:val="nil"/>
              <w:left w:val="nil"/>
              <w:bottom w:val="nil"/>
              <w:right w:val="nil"/>
            </w:tcBorders>
            <w:shd w:val="clear" w:color="000000" w:fill="FCE4D6"/>
            <w:noWrap/>
            <w:vAlign w:val="bottom"/>
          </w:tcPr>
          <w:p w14:paraId="43A129C9" w14:textId="1BB25E9C" w:rsidR="00536D39" w:rsidRPr="0035711B" w:rsidRDefault="004A6B42">
            <w:pPr>
              <w:spacing w:after="0" w:line="240" w:lineRule="auto"/>
              <w:jc w:val="center"/>
              <w:rPr>
                <w:rFonts w:cstheme="minorHAnsi"/>
                <w:bCs/>
              </w:rPr>
            </w:pPr>
            <w:r w:rsidRPr="0035711B">
              <w:rPr>
                <w:rFonts w:cstheme="minorHAnsi"/>
                <w:bCs/>
              </w:rPr>
              <w:t>0.13</w:t>
            </w:r>
          </w:p>
          <w:p w14:paraId="046645AE" w14:textId="63DC66DC" w:rsidR="004A6B42" w:rsidRPr="0035711B" w:rsidRDefault="004A6B42">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712398FE" w14:textId="06117542" w:rsidR="00536D39" w:rsidRPr="0035711B" w:rsidRDefault="003D2F66">
            <w:pPr>
              <w:spacing w:after="0" w:line="240" w:lineRule="auto"/>
              <w:jc w:val="center"/>
              <w:rPr>
                <w:rFonts w:cstheme="minorHAnsi"/>
                <w:bCs/>
              </w:rPr>
            </w:pPr>
            <w:r w:rsidRPr="0035711B">
              <w:rPr>
                <w:rFonts w:cstheme="minorHAnsi"/>
                <w:bCs/>
              </w:rPr>
              <w:t>0.21</w:t>
            </w:r>
          </w:p>
          <w:p w14:paraId="2809C1B1" w14:textId="40513A9D" w:rsidR="003D2F66" w:rsidRPr="0035711B" w:rsidRDefault="00FF2081">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E2EFDA"/>
            <w:noWrap/>
            <w:vAlign w:val="bottom"/>
          </w:tcPr>
          <w:p w14:paraId="052A4430" w14:textId="198600D6" w:rsidR="00536D39" w:rsidRPr="0035711B" w:rsidRDefault="00FF2081">
            <w:pPr>
              <w:spacing w:after="0" w:line="240" w:lineRule="auto"/>
              <w:jc w:val="center"/>
              <w:rPr>
                <w:rFonts w:cstheme="minorHAnsi"/>
                <w:bCs/>
              </w:rPr>
            </w:pPr>
            <w:r w:rsidRPr="0035711B">
              <w:rPr>
                <w:rFonts w:cstheme="minorHAnsi"/>
                <w:bCs/>
              </w:rPr>
              <w:t>0.12</w:t>
            </w:r>
          </w:p>
          <w:p w14:paraId="6FE2E0FC" w14:textId="115ED1B3" w:rsidR="00FF2081" w:rsidRPr="0035711B" w:rsidRDefault="00FF2081">
            <w:pPr>
              <w:spacing w:after="0" w:line="240" w:lineRule="auto"/>
              <w:jc w:val="center"/>
              <w:rPr>
                <w:rFonts w:cstheme="minorHAnsi"/>
                <w:bCs/>
              </w:rPr>
            </w:pPr>
            <w:r w:rsidRPr="0035711B">
              <w:rPr>
                <w:rFonts w:cstheme="minorHAnsi"/>
                <w:bCs/>
              </w:rPr>
              <w:t>(</w:t>
            </w:r>
            <w:r w:rsidR="003A3F7E" w:rsidRPr="0035711B">
              <w:rPr>
                <w:rFonts w:cstheme="minorHAnsi"/>
                <w:bCs/>
              </w:rPr>
              <w:t>0</w:t>
            </w:r>
            <w:r w:rsidR="002A5B79" w:rsidRPr="0035711B">
              <w:rPr>
                <w:rFonts w:cstheme="minorHAnsi"/>
                <w:bCs/>
              </w:rPr>
              <w:t>.03)</w:t>
            </w:r>
          </w:p>
        </w:tc>
        <w:tc>
          <w:tcPr>
            <w:tcW w:w="1018" w:type="dxa"/>
            <w:tcBorders>
              <w:top w:val="nil"/>
              <w:left w:val="nil"/>
              <w:bottom w:val="nil"/>
              <w:right w:val="nil"/>
            </w:tcBorders>
            <w:shd w:val="clear" w:color="auto" w:fill="FBE4D5" w:themeFill="accent2" w:themeFillTint="33"/>
            <w:noWrap/>
            <w:vAlign w:val="bottom"/>
          </w:tcPr>
          <w:p w14:paraId="6DDE143D" w14:textId="6778608B" w:rsidR="00536D39" w:rsidRPr="0035711B" w:rsidRDefault="004A6B42">
            <w:pPr>
              <w:spacing w:after="0" w:line="240" w:lineRule="auto"/>
              <w:jc w:val="center"/>
              <w:rPr>
                <w:rFonts w:cstheme="minorHAnsi"/>
                <w:bCs/>
              </w:rPr>
            </w:pPr>
            <w:r w:rsidRPr="0035711B">
              <w:rPr>
                <w:rFonts w:cstheme="minorHAnsi"/>
                <w:bCs/>
              </w:rPr>
              <w:t>0.24***</w:t>
            </w:r>
          </w:p>
        </w:tc>
        <w:tc>
          <w:tcPr>
            <w:tcW w:w="1153" w:type="dxa"/>
            <w:tcBorders>
              <w:top w:val="nil"/>
              <w:left w:val="nil"/>
              <w:bottom w:val="nil"/>
              <w:right w:val="nil"/>
            </w:tcBorders>
            <w:shd w:val="clear" w:color="auto" w:fill="E2EFD9" w:themeFill="accent6" w:themeFillTint="33"/>
            <w:noWrap/>
            <w:vAlign w:val="bottom"/>
          </w:tcPr>
          <w:p w14:paraId="7BBB4930" w14:textId="370B172F" w:rsidR="00536D39" w:rsidRPr="0035711B" w:rsidRDefault="002A5B79">
            <w:pPr>
              <w:spacing w:after="0" w:line="240" w:lineRule="auto"/>
              <w:jc w:val="center"/>
              <w:rPr>
                <w:rFonts w:cstheme="minorHAnsi"/>
                <w:bCs/>
              </w:rPr>
            </w:pPr>
            <w:r w:rsidRPr="0035711B">
              <w:rPr>
                <w:rFonts w:cstheme="minorHAnsi"/>
                <w:bCs/>
              </w:rPr>
              <w:t>0.10**</w:t>
            </w:r>
          </w:p>
        </w:tc>
      </w:tr>
      <w:tr w:rsidR="00536D39" w:rsidRPr="00BF3D27" w14:paraId="721DD420" w14:textId="56A9F9E2">
        <w:trPr>
          <w:trHeight w:val="290"/>
        </w:trPr>
        <w:tc>
          <w:tcPr>
            <w:tcW w:w="3119" w:type="dxa"/>
            <w:tcBorders>
              <w:top w:val="nil"/>
              <w:left w:val="nil"/>
              <w:bottom w:val="nil"/>
              <w:right w:val="nil"/>
            </w:tcBorders>
            <w:shd w:val="clear" w:color="auto" w:fill="auto"/>
            <w:noWrap/>
            <w:vAlign w:val="bottom"/>
            <w:hideMark/>
          </w:tcPr>
          <w:p w14:paraId="53FFF452" w14:textId="25F9A082" w:rsidR="00536D39" w:rsidRPr="0035711B" w:rsidRDefault="00536D39">
            <w:pPr>
              <w:spacing w:after="0" w:line="240" w:lineRule="auto"/>
              <w:rPr>
                <w:rFonts w:cstheme="minorHAnsi"/>
                <w:bCs/>
              </w:rPr>
            </w:pPr>
            <w:r w:rsidRPr="0035711B">
              <w:rPr>
                <w:rFonts w:cstheme="minorHAnsi"/>
                <w:bCs/>
              </w:rPr>
              <w:t>Livelihood Coping: Stress level</w:t>
            </w:r>
          </w:p>
        </w:tc>
        <w:tc>
          <w:tcPr>
            <w:tcW w:w="1243" w:type="dxa"/>
            <w:tcBorders>
              <w:top w:val="nil"/>
              <w:left w:val="nil"/>
              <w:bottom w:val="nil"/>
              <w:right w:val="nil"/>
            </w:tcBorders>
            <w:shd w:val="clear" w:color="000000" w:fill="FCE4D6"/>
            <w:noWrap/>
            <w:vAlign w:val="bottom"/>
          </w:tcPr>
          <w:p w14:paraId="7E867B06" w14:textId="3D5FEC4C" w:rsidR="00536D39" w:rsidRPr="0035711B" w:rsidRDefault="00507F38">
            <w:pPr>
              <w:spacing w:after="0" w:line="240" w:lineRule="auto"/>
              <w:jc w:val="center"/>
              <w:rPr>
                <w:rFonts w:cstheme="minorHAnsi"/>
                <w:bCs/>
              </w:rPr>
            </w:pPr>
            <w:r w:rsidRPr="0035711B">
              <w:rPr>
                <w:rFonts w:cstheme="minorHAnsi"/>
                <w:bCs/>
              </w:rPr>
              <w:t>0.44</w:t>
            </w:r>
          </w:p>
          <w:p w14:paraId="29A6AE37" w14:textId="2277F797" w:rsidR="00507F38" w:rsidRPr="0035711B" w:rsidRDefault="00507F38">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32A440F0" w14:textId="1FBF43E2" w:rsidR="00536D39" w:rsidRPr="0035711B" w:rsidRDefault="00507F38">
            <w:pPr>
              <w:spacing w:after="0" w:line="240" w:lineRule="auto"/>
              <w:jc w:val="center"/>
              <w:rPr>
                <w:rFonts w:cstheme="minorHAnsi"/>
                <w:bCs/>
              </w:rPr>
            </w:pPr>
            <w:r w:rsidRPr="0035711B">
              <w:rPr>
                <w:rFonts w:cstheme="minorHAnsi"/>
                <w:bCs/>
              </w:rPr>
              <w:t>0.40</w:t>
            </w:r>
          </w:p>
          <w:p w14:paraId="278BA35A" w14:textId="02C34C9D" w:rsidR="00507F38" w:rsidRPr="0035711B" w:rsidRDefault="00507F38">
            <w:pPr>
              <w:spacing w:after="0" w:line="240" w:lineRule="auto"/>
              <w:jc w:val="center"/>
              <w:rPr>
                <w:rFonts w:cstheme="minorHAnsi"/>
                <w:bCs/>
              </w:rPr>
            </w:pPr>
            <w:r w:rsidRPr="0035711B">
              <w:rPr>
                <w:rFonts w:cstheme="minorHAnsi"/>
                <w:bCs/>
              </w:rPr>
              <w:t>(0.04)</w:t>
            </w:r>
          </w:p>
        </w:tc>
        <w:tc>
          <w:tcPr>
            <w:tcW w:w="1243" w:type="dxa"/>
            <w:tcBorders>
              <w:top w:val="nil"/>
              <w:left w:val="nil"/>
              <w:bottom w:val="nil"/>
              <w:right w:val="nil"/>
            </w:tcBorders>
            <w:shd w:val="clear" w:color="auto" w:fill="E2EFD9" w:themeFill="accent6" w:themeFillTint="33"/>
            <w:noWrap/>
            <w:vAlign w:val="bottom"/>
          </w:tcPr>
          <w:p w14:paraId="1BB9D387" w14:textId="67FBDE61" w:rsidR="00536D39" w:rsidRPr="0035711B" w:rsidRDefault="002A5B79">
            <w:pPr>
              <w:spacing w:after="0" w:line="240" w:lineRule="auto"/>
              <w:jc w:val="center"/>
              <w:rPr>
                <w:rFonts w:cstheme="minorHAnsi"/>
                <w:bCs/>
              </w:rPr>
            </w:pPr>
            <w:r w:rsidRPr="0035711B">
              <w:rPr>
                <w:rFonts w:cstheme="minorHAnsi"/>
                <w:bCs/>
              </w:rPr>
              <w:t>0.66</w:t>
            </w:r>
          </w:p>
          <w:p w14:paraId="197CBFF7" w14:textId="438EFA0F" w:rsidR="002A5B79" w:rsidRPr="0035711B" w:rsidRDefault="002A5B7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E2EFDA"/>
            <w:noWrap/>
            <w:vAlign w:val="bottom"/>
          </w:tcPr>
          <w:p w14:paraId="626D7E9E" w14:textId="4E9116DF" w:rsidR="00536D39" w:rsidRPr="0035711B" w:rsidRDefault="002A5B79">
            <w:pPr>
              <w:spacing w:after="0" w:line="240" w:lineRule="auto"/>
              <w:jc w:val="center"/>
              <w:rPr>
                <w:rFonts w:cstheme="minorHAnsi"/>
                <w:bCs/>
              </w:rPr>
            </w:pPr>
            <w:r w:rsidRPr="0035711B">
              <w:rPr>
                <w:rFonts w:cstheme="minorHAnsi"/>
                <w:bCs/>
              </w:rPr>
              <w:t>0.43</w:t>
            </w:r>
          </w:p>
          <w:p w14:paraId="7EDDBFE6" w14:textId="10FD0E35" w:rsidR="002A5B79" w:rsidRPr="0035711B" w:rsidRDefault="00F46BEE">
            <w:pPr>
              <w:spacing w:after="0" w:line="240" w:lineRule="auto"/>
              <w:jc w:val="center"/>
              <w:rPr>
                <w:rFonts w:cstheme="minorHAnsi"/>
                <w:bCs/>
              </w:rPr>
            </w:pPr>
            <w:r w:rsidRPr="0035711B">
              <w:rPr>
                <w:rFonts w:cstheme="minorHAnsi"/>
                <w:bCs/>
              </w:rPr>
              <w:t>(0.05)</w:t>
            </w:r>
          </w:p>
        </w:tc>
        <w:tc>
          <w:tcPr>
            <w:tcW w:w="1018" w:type="dxa"/>
            <w:tcBorders>
              <w:top w:val="nil"/>
              <w:left w:val="nil"/>
              <w:bottom w:val="nil"/>
              <w:right w:val="nil"/>
            </w:tcBorders>
            <w:shd w:val="clear" w:color="auto" w:fill="FBE4D5" w:themeFill="accent2" w:themeFillTint="33"/>
            <w:noWrap/>
            <w:vAlign w:val="bottom"/>
          </w:tcPr>
          <w:p w14:paraId="1C17D8A9" w14:textId="1CD2D772" w:rsidR="00536D39" w:rsidRPr="0035711B" w:rsidRDefault="00507F38">
            <w:pPr>
              <w:spacing w:after="0" w:line="240" w:lineRule="auto"/>
              <w:jc w:val="center"/>
              <w:rPr>
                <w:rFonts w:cstheme="minorHAnsi"/>
                <w:bCs/>
              </w:rPr>
            </w:pPr>
            <w:r w:rsidRPr="0035711B">
              <w:rPr>
                <w:rFonts w:cstheme="minorHAnsi"/>
                <w:bCs/>
              </w:rPr>
              <w:t>0.04</w:t>
            </w:r>
          </w:p>
        </w:tc>
        <w:tc>
          <w:tcPr>
            <w:tcW w:w="1153" w:type="dxa"/>
            <w:tcBorders>
              <w:top w:val="nil"/>
              <w:left w:val="nil"/>
              <w:bottom w:val="nil"/>
              <w:right w:val="nil"/>
            </w:tcBorders>
            <w:shd w:val="clear" w:color="auto" w:fill="E2EFD9" w:themeFill="accent6" w:themeFillTint="33"/>
            <w:noWrap/>
            <w:vAlign w:val="bottom"/>
          </w:tcPr>
          <w:p w14:paraId="59DF99D8" w14:textId="16BC738F" w:rsidR="00536D39" w:rsidRPr="0035711B" w:rsidRDefault="00F46BEE">
            <w:pPr>
              <w:spacing w:after="0" w:line="240" w:lineRule="auto"/>
              <w:jc w:val="center"/>
              <w:rPr>
                <w:rFonts w:cstheme="minorHAnsi"/>
                <w:bCs/>
              </w:rPr>
            </w:pPr>
            <w:r w:rsidRPr="0035711B">
              <w:rPr>
                <w:rFonts w:cstheme="minorHAnsi"/>
                <w:bCs/>
              </w:rPr>
              <w:t>0.23***</w:t>
            </w:r>
          </w:p>
        </w:tc>
      </w:tr>
      <w:tr w:rsidR="00536D39" w:rsidRPr="00BF3D27" w14:paraId="11EEBFCE" w14:textId="21FAAA41">
        <w:trPr>
          <w:trHeight w:val="290"/>
        </w:trPr>
        <w:tc>
          <w:tcPr>
            <w:tcW w:w="3119" w:type="dxa"/>
            <w:tcBorders>
              <w:top w:val="nil"/>
              <w:left w:val="nil"/>
              <w:bottom w:val="nil"/>
              <w:right w:val="nil"/>
            </w:tcBorders>
            <w:shd w:val="clear" w:color="auto" w:fill="auto"/>
            <w:noWrap/>
            <w:vAlign w:val="bottom"/>
            <w:hideMark/>
          </w:tcPr>
          <w:p w14:paraId="7D5FB599" w14:textId="3A3DE3FB" w:rsidR="00536D39" w:rsidRPr="0035711B" w:rsidRDefault="00536D39">
            <w:pPr>
              <w:spacing w:after="0" w:line="240" w:lineRule="auto"/>
              <w:rPr>
                <w:rFonts w:cstheme="minorHAnsi"/>
                <w:bCs/>
              </w:rPr>
            </w:pPr>
            <w:r w:rsidRPr="0035711B">
              <w:rPr>
                <w:rFonts w:cstheme="minorHAnsi"/>
                <w:bCs/>
              </w:rPr>
              <w:t>Livelihood Coping: Crisis level</w:t>
            </w:r>
          </w:p>
        </w:tc>
        <w:tc>
          <w:tcPr>
            <w:tcW w:w="1243" w:type="dxa"/>
            <w:tcBorders>
              <w:top w:val="nil"/>
              <w:left w:val="nil"/>
              <w:bottom w:val="nil"/>
              <w:right w:val="nil"/>
            </w:tcBorders>
            <w:shd w:val="clear" w:color="000000" w:fill="FCE4D6"/>
            <w:noWrap/>
            <w:vAlign w:val="bottom"/>
          </w:tcPr>
          <w:p w14:paraId="479DA854" w14:textId="4212EFAA" w:rsidR="00536D39" w:rsidRPr="0035711B" w:rsidRDefault="00E66F79">
            <w:pPr>
              <w:spacing w:after="0" w:line="240" w:lineRule="auto"/>
              <w:jc w:val="center"/>
              <w:rPr>
                <w:rFonts w:cstheme="minorHAnsi"/>
                <w:bCs/>
              </w:rPr>
            </w:pPr>
            <w:r w:rsidRPr="0035711B">
              <w:rPr>
                <w:rFonts w:cstheme="minorHAnsi"/>
                <w:bCs/>
              </w:rPr>
              <w:t>0.14</w:t>
            </w:r>
          </w:p>
          <w:p w14:paraId="7168588A" w14:textId="51C72EE1" w:rsidR="00E66F79" w:rsidRPr="0035711B" w:rsidRDefault="00E66F79">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FCE4D6"/>
            <w:noWrap/>
            <w:vAlign w:val="bottom"/>
          </w:tcPr>
          <w:p w14:paraId="6D47F037" w14:textId="7879CF9B" w:rsidR="00536D39" w:rsidRPr="0035711B" w:rsidRDefault="00E66F79">
            <w:pPr>
              <w:spacing w:after="0" w:line="240" w:lineRule="auto"/>
              <w:jc w:val="center"/>
              <w:rPr>
                <w:rFonts w:cstheme="minorHAnsi"/>
                <w:bCs/>
              </w:rPr>
            </w:pPr>
            <w:r w:rsidRPr="0035711B">
              <w:rPr>
                <w:rFonts w:cstheme="minorHAnsi"/>
                <w:bCs/>
              </w:rPr>
              <w:t>0.21</w:t>
            </w:r>
          </w:p>
          <w:p w14:paraId="2E578DB9" w14:textId="4FFFB974" w:rsidR="00E66F79" w:rsidRPr="0035711B" w:rsidRDefault="00E66F7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36435E7D" w14:textId="171BBE87" w:rsidR="00536D39" w:rsidRPr="0035711B" w:rsidRDefault="00BA3AA0">
            <w:pPr>
              <w:spacing w:after="0" w:line="240" w:lineRule="auto"/>
              <w:jc w:val="center"/>
              <w:rPr>
                <w:rFonts w:cstheme="minorHAnsi"/>
                <w:bCs/>
              </w:rPr>
            </w:pPr>
            <w:r w:rsidRPr="0035711B">
              <w:rPr>
                <w:rFonts w:cstheme="minorHAnsi"/>
                <w:bCs/>
              </w:rPr>
              <w:t>0.10</w:t>
            </w:r>
          </w:p>
          <w:p w14:paraId="34D6F82A" w14:textId="3C3CDB32" w:rsidR="00BA3AA0" w:rsidRPr="0035711B" w:rsidRDefault="00BA3AA0">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601934D7" w14:textId="132637FD" w:rsidR="00536D39" w:rsidRPr="0035711B" w:rsidRDefault="00BA3AA0">
            <w:pPr>
              <w:spacing w:after="0" w:line="240" w:lineRule="auto"/>
              <w:jc w:val="center"/>
              <w:rPr>
                <w:rFonts w:cstheme="minorHAnsi"/>
                <w:bCs/>
              </w:rPr>
            </w:pPr>
            <w:r w:rsidRPr="0035711B">
              <w:rPr>
                <w:rFonts w:cstheme="minorHAnsi"/>
                <w:bCs/>
              </w:rPr>
              <w:t>0.29</w:t>
            </w:r>
          </w:p>
          <w:p w14:paraId="02807877" w14:textId="4AA7C5C5" w:rsidR="00BA3AA0" w:rsidRPr="0035711B" w:rsidRDefault="00BA3AA0">
            <w:pPr>
              <w:spacing w:after="0" w:line="240" w:lineRule="auto"/>
              <w:jc w:val="center"/>
              <w:rPr>
                <w:rFonts w:cstheme="minorHAnsi"/>
                <w:bCs/>
              </w:rPr>
            </w:pPr>
            <w:r w:rsidRPr="0035711B">
              <w:rPr>
                <w:rFonts w:cstheme="minorHAnsi"/>
                <w:bCs/>
              </w:rPr>
              <w:t>(0.04)</w:t>
            </w:r>
          </w:p>
        </w:tc>
        <w:tc>
          <w:tcPr>
            <w:tcW w:w="1018" w:type="dxa"/>
            <w:tcBorders>
              <w:top w:val="nil"/>
              <w:left w:val="nil"/>
              <w:bottom w:val="nil"/>
              <w:right w:val="nil"/>
            </w:tcBorders>
            <w:shd w:val="clear" w:color="auto" w:fill="FBE4D5" w:themeFill="accent2" w:themeFillTint="33"/>
            <w:noWrap/>
            <w:vAlign w:val="bottom"/>
          </w:tcPr>
          <w:p w14:paraId="159A1D6A" w14:textId="616601F2" w:rsidR="00536D39" w:rsidRPr="0035711B" w:rsidRDefault="00651E11">
            <w:pPr>
              <w:spacing w:after="0" w:line="240" w:lineRule="auto"/>
              <w:jc w:val="center"/>
              <w:rPr>
                <w:rFonts w:cstheme="minorHAnsi"/>
                <w:bCs/>
              </w:rPr>
            </w:pPr>
            <w:r w:rsidRPr="0035711B">
              <w:rPr>
                <w:rFonts w:cstheme="minorHAnsi"/>
                <w:bCs/>
              </w:rPr>
              <w:t>-</w:t>
            </w:r>
            <w:r w:rsidR="00E66F79" w:rsidRPr="0035711B">
              <w:rPr>
                <w:rFonts w:cstheme="minorHAnsi"/>
                <w:bCs/>
              </w:rPr>
              <w:t>0.</w:t>
            </w:r>
            <w:r w:rsidRPr="0035711B">
              <w:rPr>
                <w:rFonts w:cstheme="minorHAnsi"/>
                <w:bCs/>
              </w:rPr>
              <w:t>07**</w:t>
            </w:r>
          </w:p>
        </w:tc>
        <w:tc>
          <w:tcPr>
            <w:tcW w:w="1153" w:type="dxa"/>
            <w:tcBorders>
              <w:top w:val="nil"/>
              <w:left w:val="nil"/>
              <w:bottom w:val="nil"/>
              <w:right w:val="nil"/>
            </w:tcBorders>
            <w:shd w:val="clear" w:color="auto" w:fill="E2EFD9" w:themeFill="accent6" w:themeFillTint="33"/>
            <w:noWrap/>
            <w:vAlign w:val="bottom"/>
          </w:tcPr>
          <w:p w14:paraId="5467171E" w14:textId="4CD85326" w:rsidR="00536D39" w:rsidRPr="0035711B" w:rsidRDefault="00746A00">
            <w:pPr>
              <w:spacing w:after="0" w:line="240" w:lineRule="auto"/>
              <w:jc w:val="center"/>
              <w:rPr>
                <w:rFonts w:cstheme="minorHAnsi"/>
                <w:bCs/>
              </w:rPr>
            </w:pPr>
            <w:r w:rsidRPr="0035711B">
              <w:rPr>
                <w:rFonts w:cstheme="minorHAnsi"/>
                <w:bCs/>
              </w:rPr>
              <w:t>-0.19***</w:t>
            </w:r>
          </w:p>
        </w:tc>
      </w:tr>
      <w:tr w:rsidR="00536D39" w:rsidRPr="00BF3D27" w14:paraId="4703D2CD" w14:textId="289C07EF">
        <w:trPr>
          <w:trHeight w:val="290"/>
        </w:trPr>
        <w:tc>
          <w:tcPr>
            <w:tcW w:w="3119" w:type="dxa"/>
            <w:tcBorders>
              <w:top w:val="nil"/>
              <w:left w:val="nil"/>
              <w:bottom w:val="nil"/>
              <w:right w:val="nil"/>
            </w:tcBorders>
            <w:shd w:val="clear" w:color="auto" w:fill="auto"/>
            <w:noWrap/>
            <w:vAlign w:val="bottom"/>
            <w:hideMark/>
          </w:tcPr>
          <w:p w14:paraId="0F40F684" w14:textId="5CDB4DAB" w:rsidR="00536D39" w:rsidRPr="0035711B" w:rsidRDefault="00536D39">
            <w:pPr>
              <w:spacing w:after="0" w:line="240" w:lineRule="auto"/>
              <w:rPr>
                <w:rFonts w:cstheme="minorHAnsi"/>
                <w:bCs/>
              </w:rPr>
            </w:pPr>
            <w:r w:rsidRPr="0035711B">
              <w:rPr>
                <w:rFonts w:cstheme="minorHAnsi"/>
                <w:bCs/>
              </w:rPr>
              <w:t>Livelihood Coping: Emergency level</w:t>
            </w:r>
          </w:p>
        </w:tc>
        <w:tc>
          <w:tcPr>
            <w:tcW w:w="1243" w:type="dxa"/>
            <w:tcBorders>
              <w:top w:val="nil"/>
              <w:left w:val="nil"/>
              <w:bottom w:val="nil"/>
              <w:right w:val="nil"/>
            </w:tcBorders>
            <w:shd w:val="clear" w:color="000000" w:fill="FCE4D6"/>
            <w:noWrap/>
            <w:vAlign w:val="bottom"/>
          </w:tcPr>
          <w:p w14:paraId="79E699C3" w14:textId="74A25113" w:rsidR="00536D39" w:rsidRPr="0035711B" w:rsidRDefault="00651E11">
            <w:pPr>
              <w:spacing w:after="0" w:line="240" w:lineRule="auto"/>
              <w:jc w:val="center"/>
              <w:rPr>
                <w:rFonts w:cstheme="minorHAnsi"/>
                <w:bCs/>
              </w:rPr>
            </w:pPr>
            <w:r w:rsidRPr="0035711B">
              <w:rPr>
                <w:rFonts w:cstheme="minorHAnsi"/>
                <w:bCs/>
              </w:rPr>
              <w:t>0.06</w:t>
            </w:r>
          </w:p>
          <w:p w14:paraId="4007D6F0" w14:textId="21197936" w:rsidR="00651E11" w:rsidRPr="0035711B" w:rsidRDefault="00651E11">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FCE4D6"/>
            <w:noWrap/>
            <w:vAlign w:val="bottom"/>
          </w:tcPr>
          <w:p w14:paraId="06CEF051" w14:textId="1DB5A09F" w:rsidR="00536D39" w:rsidRPr="0035711B" w:rsidRDefault="00563195">
            <w:pPr>
              <w:spacing w:after="0" w:line="240" w:lineRule="auto"/>
              <w:jc w:val="center"/>
              <w:rPr>
                <w:rFonts w:cstheme="minorHAnsi"/>
                <w:bCs/>
              </w:rPr>
            </w:pPr>
            <w:r w:rsidRPr="0035711B">
              <w:rPr>
                <w:rFonts w:cstheme="minorHAnsi"/>
                <w:bCs/>
              </w:rPr>
              <w:t>0.26</w:t>
            </w:r>
          </w:p>
          <w:p w14:paraId="731D3AE9" w14:textId="2FCBED90" w:rsidR="00563195" w:rsidRPr="0035711B" w:rsidRDefault="00563195">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520C8F2B" w14:textId="7AE4D600" w:rsidR="00536D39" w:rsidRPr="0035711B" w:rsidRDefault="00746A00">
            <w:pPr>
              <w:spacing w:after="0" w:line="240" w:lineRule="auto"/>
              <w:jc w:val="center"/>
              <w:rPr>
                <w:rFonts w:cstheme="minorHAnsi"/>
                <w:bCs/>
              </w:rPr>
            </w:pPr>
            <w:r w:rsidRPr="0035711B">
              <w:rPr>
                <w:rFonts w:cstheme="minorHAnsi"/>
                <w:bCs/>
              </w:rPr>
              <w:t>0.03</w:t>
            </w:r>
          </w:p>
          <w:p w14:paraId="5457FFAE" w14:textId="76358589" w:rsidR="00746A00" w:rsidRPr="0035711B" w:rsidRDefault="00746A00">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E2EFDA"/>
            <w:noWrap/>
            <w:vAlign w:val="bottom"/>
          </w:tcPr>
          <w:p w14:paraId="76FCF46C" w14:textId="7B845E19" w:rsidR="00536D39" w:rsidRPr="0035711B" w:rsidRDefault="003547F7">
            <w:pPr>
              <w:spacing w:after="0" w:line="240" w:lineRule="auto"/>
              <w:jc w:val="center"/>
              <w:rPr>
                <w:rFonts w:cstheme="minorHAnsi"/>
                <w:bCs/>
              </w:rPr>
            </w:pPr>
            <w:r w:rsidRPr="0035711B">
              <w:rPr>
                <w:rFonts w:cstheme="minorHAnsi"/>
                <w:bCs/>
              </w:rPr>
              <w:t>0.17</w:t>
            </w:r>
          </w:p>
          <w:p w14:paraId="300BBC49" w14:textId="437BEC06" w:rsidR="003547F7" w:rsidRPr="0035711B" w:rsidRDefault="003547F7">
            <w:pPr>
              <w:spacing w:after="0" w:line="240" w:lineRule="auto"/>
              <w:jc w:val="center"/>
              <w:rPr>
                <w:rFonts w:cstheme="minorHAnsi"/>
                <w:bCs/>
              </w:rPr>
            </w:pPr>
            <w:r w:rsidRPr="0035711B">
              <w:rPr>
                <w:rFonts w:cstheme="minorHAnsi"/>
                <w:bCs/>
              </w:rPr>
              <w:t>(0.04)</w:t>
            </w:r>
          </w:p>
        </w:tc>
        <w:tc>
          <w:tcPr>
            <w:tcW w:w="1018" w:type="dxa"/>
            <w:tcBorders>
              <w:top w:val="nil"/>
              <w:left w:val="nil"/>
              <w:bottom w:val="nil"/>
              <w:right w:val="nil"/>
            </w:tcBorders>
            <w:shd w:val="clear" w:color="auto" w:fill="FBE4D5" w:themeFill="accent2" w:themeFillTint="33"/>
            <w:noWrap/>
            <w:vAlign w:val="bottom"/>
          </w:tcPr>
          <w:p w14:paraId="4D4304C0" w14:textId="07F7B346" w:rsidR="00536D39" w:rsidRPr="0035711B" w:rsidRDefault="00563195">
            <w:pPr>
              <w:spacing w:after="0" w:line="240" w:lineRule="auto"/>
              <w:jc w:val="center"/>
              <w:rPr>
                <w:rFonts w:cstheme="minorHAnsi"/>
                <w:bCs/>
              </w:rPr>
            </w:pPr>
            <w:r w:rsidRPr="0035711B">
              <w:rPr>
                <w:rFonts w:cstheme="minorHAnsi"/>
                <w:bCs/>
              </w:rPr>
              <w:t>-0.21***</w:t>
            </w:r>
          </w:p>
        </w:tc>
        <w:tc>
          <w:tcPr>
            <w:tcW w:w="1153" w:type="dxa"/>
            <w:tcBorders>
              <w:top w:val="nil"/>
              <w:left w:val="nil"/>
              <w:bottom w:val="nil"/>
              <w:right w:val="nil"/>
            </w:tcBorders>
            <w:shd w:val="clear" w:color="auto" w:fill="E2EFD9" w:themeFill="accent6" w:themeFillTint="33"/>
            <w:noWrap/>
            <w:vAlign w:val="bottom"/>
          </w:tcPr>
          <w:p w14:paraId="1F1A177D" w14:textId="14414FB8" w:rsidR="00536D39" w:rsidRPr="0035711B" w:rsidRDefault="003547F7">
            <w:pPr>
              <w:spacing w:after="0" w:line="240" w:lineRule="auto"/>
              <w:jc w:val="center"/>
              <w:rPr>
                <w:rFonts w:cstheme="minorHAnsi"/>
                <w:bCs/>
              </w:rPr>
            </w:pPr>
            <w:r w:rsidRPr="0035711B">
              <w:rPr>
                <w:rFonts w:cstheme="minorHAnsi"/>
                <w:bCs/>
              </w:rPr>
              <w:t>-0.14***</w:t>
            </w:r>
          </w:p>
        </w:tc>
      </w:tr>
      <w:tr w:rsidR="00536D39" w:rsidRPr="00BF3D27" w14:paraId="6CFC8A58" w14:textId="4AB3869C" w:rsidTr="00AD13A1">
        <w:trPr>
          <w:trHeight w:val="290"/>
        </w:trPr>
        <w:tc>
          <w:tcPr>
            <w:tcW w:w="3119" w:type="dxa"/>
            <w:tcBorders>
              <w:top w:val="nil"/>
              <w:left w:val="nil"/>
              <w:bottom w:val="single" w:sz="12" w:space="0" w:color="auto"/>
              <w:right w:val="nil"/>
            </w:tcBorders>
            <w:shd w:val="clear" w:color="auto" w:fill="auto"/>
            <w:noWrap/>
            <w:vAlign w:val="bottom"/>
            <w:hideMark/>
          </w:tcPr>
          <w:p w14:paraId="78BAEBBE" w14:textId="7D2D80EF" w:rsidR="00536D39" w:rsidRPr="0035711B" w:rsidRDefault="00536D39">
            <w:pPr>
              <w:spacing w:after="0" w:line="240" w:lineRule="auto"/>
              <w:rPr>
                <w:rFonts w:cstheme="minorHAnsi"/>
                <w:bCs/>
              </w:rPr>
            </w:pPr>
            <w:r w:rsidRPr="0035711B">
              <w:rPr>
                <w:rFonts w:cstheme="minorHAnsi"/>
                <w:bCs/>
              </w:rPr>
              <w:t>Food Expenditure Share: FES</w:t>
            </w:r>
          </w:p>
        </w:tc>
        <w:tc>
          <w:tcPr>
            <w:tcW w:w="1243" w:type="dxa"/>
            <w:tcBorders>
              <w:top w:val="nil"/>
              <w:left w:val="nil"/>
              <w:bottom w:val="single" w:sz="12" w:space="0" w:color="auto"/>
              <w:right w:val="nil"/>
            </w:tcBorders>
            <w:shd w:val="clear" w:color="000000" w:fill="FCE4D6"/>
            <w:noWrap/>
            <w:vAlign w:val="bottom"/>
          </w:tcPr>
          <w:p w14:paraId="0D6BA3D1" w14:textId="18BEE5AD" w:rsidR="00536D39" w:rsidRPr="0035711B" w:rsidRDefault="00C73E5A">
            <w:pPr>
              <w:spacing w:after="0" w:line="240" w:lineRule="auto"/>
              <w:jc w:val="center"/>
              <w:rPr>
                <w:rFonts w:cstheme="minorHAnsi"/>
                <w:bCs/>
              </w:rPr>
            </w:pPr>
            <w:r w:rsidRPr="0035711B">
              <w:rPr>
                <w:rFonts w:cstheme="minorHAnsi"/>
                <w:bCs/>
              </w:rPr>
              <w:t>0.72</w:t>
            </w:r>
          </w:p>
          <w:p w14:paraId="418BCD2A" w14:textId="6C4FC943" w:rsidR="00C73E5A" w:rsidRPr="0035711B" w:rsidRDefault="00C73E5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FCE4D6"/>
            <w:noWrap/>
            <w:vAlign w:val="bottom"/>
          </w:tcPr>
          <w:p w14:paraId="425EE368" w14:textId="436882E3" w:rsidR="00536D39" w:rsidRPr="0035711B" w:rsidRDefault="00C73E5A">
            <w:pPr>
              <w:spacing w:after="0" w:line="240" w:lineRule="auto"/>
              <w:jc w:val="center"/>
              <w:rPr>
                <w:rFonts w:cstheme="minorHAnsi"/>
                <w:bCs/>
              </w:rPr>
            </w:pPr>
            <w:r w:rsidRPr="0035711B">
              <w:rPr>
                <w:rFonts w:cstheme="minorHAnsi"/>
                <w:bCs/>
              </w:rPr>
              <w:t>0.69</w:t>
            </w:r>
          </w:p>
          <w:p w14:paraId="66F3AA05" w14:textId="01B9A9EB" w:rsidR="00C73E5A" w:rsidRPr="0035711B" w:rsidRDefault="00C73E5A">
            <w:pPr>
              <w:spacing w:after="0" w:line="240" w:lineRule="auto"/>
              <w:jc w:val="center"/>
              <w:rPr>
                <w:rFonts w:cstheme="minorHAnsi"/>
                <w:bCs/>
              </w:rPr>
            </w:pPr>
            <w:r w:rsidRPr="0035711B">
              <w:rPr>
                <w:rFonts w:cstheme="minorHAnsi"/>
                <w:bCs/>
              </w:rPr>
              <w:t>(0.02)</w:t>
            </w:r>
          </w:p>
        </w:tc>
        <w:tc>
          <w:tcPr>
            <w:tcW w:w="1243" w:type="dxa"/>
            <w:tcBorders>
              <w:top w:val="nil"/>
              <w:left w:val="nil"/>
              <w:bottom w:val="single" w:sz="12" w:space="0" w:color="auto"/>
              <w:right w:val="nil"/>
            </w:tcBorders>
            <w:shd w:val="clear" w:color="auto" w:fill="E2EFD9" w:themeFill="accent6" w:themeFillTint="33"/>
            <w:noWrap/>
            <w:vAlign w:val="bottom"/>
          </w:tcPr>
          <w:p w14:paraId="2D2B4B68" w14:textId="1D041C30" w:rsidR="00536D39" w:rsidRPr="0035711B" w:rsidRDefault="003547F7">
            <w:pPr>
              <w:spacing w:after="0" w:line="240" w:lineRule="auto"/>
              <w:jc w:val="center"/>
              <w:rPr>
                <w:rFonts w:cstheme="minorHAnsi"/>
                <w:bCs/>
              </w:rPr>
            </w:pPr>
            <w:r w:rsidRPr="0035711B">
              <w:rPr>
                <w:rFonts w:cstheme="minorHAnsi"/>
                <w:bCs/>
              </w:rPr>
              <w:t>0.70</w:t>
            </w:r>
          </w:p>
          <w:p w14:paraId="09562BE1" w14:textId="1D2A1006" w:rsidR="003547F7" w:rsidRPr="0035711B" w:rsidRDefault="003547F7">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E2EFDA"/>
            <w:noWrap/>
            <w:vAlign w:val="bottom"/>
          </w:tcPr>
          <w:p w14:paraId="1A7516A0" w14:textId="58C85683" w:rsidR="00536D39" w:rsidRPr="0035711B" w:rsidRDefault="003547F7">
            <w:pPr>
              <w:spacing w:after="0" w:line="240" w:lineRule="auto"/>
              <w:jc w:val="center"/>
              <w:rPr>
                <w:rFonts w:cstheme="minorHAnsi"/>
                <w:bCs/>
              </w:rPr>
            </w:pPr>
            <w:r w:rsidRPr="0035711B">
              <w:rPr>
                <w:rFonts w:cstheme="minorHAnsi"/>
                <w:bCs/>
              </w:rPr>
              <w:t>0.65</w:t>
            </w:r>
          </w:p>
          <w:p w14:paraId="6803BD16" w14:textId="0F238091" w:rsidR="003547F7" w:rsidRPr="0035711B" w:rsidRDefault="00471A91">
            <w:pPr>
              <w:spacing w:after="0" w:line="240" w:lineRule="auto"/>
              <w:jc w:val="center"/>
              <w:rPr>
                <w:rFonts w:cstheme="minorHAnsi"/>
                <w:bCs/>
              </w:rPr>
            </w:pPr>
            <w:r w:rsidRPr="0035711B">
              <w:rPr>
                <w:rFonts w:cstheme="minorHAnsi"/>
                <w:bCs/>
              </w:rPr>
              <w:t>(0.03)</w:t>
            </w:r>
          </w:p>
        </w:tc>
        <w:tc>
          <w:tcPr>
            <w:tcW w:w="1018" w:type="dxa"/>
            <w:tcBorders>
              <w:top w:val="nil"/>
              <w:left w:val="nil"/>
              <w:bottom w:val="single" w:sz="12" w:space="0" w:color="auto"/>
              <w:right w:val="nil"/>
            </w:tcBorders>
            <w:shd w:val="clear" w:color="auto" w:fill="FBE4D5" w:themeFill="accent2" w:themeFillTint="33"/>
            <w:noWrap/>
            <w:vAlign w:val="bottom"/>
          </w:tcPr>
          <w:p w14:paraId="7279F1AC" w14:textId="2CD4CDFF" w:rsidR="00536D39" w:rsidRPr="0035711B" w:rsidRDefault="002155CC">
            <w:pPr>
              <w:spacing w:after="0" w:line="240" w:lineRule="auto"/>
              <w:jc w:val="center"/>
              <w:rPr>
                <w:rFonts w:cstheme="minorHAnsi"/>
                <w:bCs/>
              </w:rPr>
            </w:pPr>
            <w:r w:rsidRPr="0035711B">
              <w:rPr>
                <w:rFonts w:cstheme="minorHAnsi"/>
                <w:bCs/>
              </w:rPr>
              <w:t>0.03*</w:t>
            </w:r>
          </w:p>
        </w:tc>
        <w:tc>
          <w:tcPr>
            <w:tcW w:w="1153" w:type="dxa"/>
            <w:tcBorders>
              <w:top w:val="nil"/>
              <w:left w:val="nil"/>
              <w:bottom w:val="single" w:sz="12" w:space="0" w:color="auto"/>
              <w:right w:val="nil"/>
            </w:tcBorders>
            <w:shd w:val="clear" w:color="auto" w:fill="E2EFD9" w:themeFill="accent6" w:themeFillTint="33"/>
            <w:noWrap/>
            <w:vAlign w:val="bottom"/>
          </w:tcPr>
          <w:p w14:paraId="4B3936EA" w14:textId="4DAB9658" w:rsidR="00536D39" w:rsidRPr="0035711B" w:rsidRDefault="00471A91">
            <w:pPr>
              <w:spacing w:after="0" w:line="240" w:lineRule="auto"/>
              <w:jc w:val="center"/>
              <w:rPr>
                <w:rFonts w:cstheme="minorHAnsi"/>
                <w:bCs/>
              </w:rPr>
            </w:pPr>
            <w:r w:rsidRPr="0035711B">
              <w:rPr>
                <w:rFonts w:cstheme="minorHAnsi"/>
                <w:bCs/>
              </w:rPr>
              <w:t>0.04</w:t>
            </w:r>
          </w:p>
        </w:tc>
      </w:tr>
      <w:tr w:rsidR="00536D39" w:rsidRPr="00BF3D27" w14:paraId="35C33243" w14:textId="465E0D22" w:rsidTr="00AD13A1">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2F543BEB" w14:textId="02186328" w:rsidR="00536D39" w:rsidRPr="0035711B" w:rsidRDefault="00536D39">
            <w:pPr>
              <w:spacing w:after="0" w:line="240" w:lineRule="auto"/>
              <w:rPr>
                <w:rFonts w:cstheme="minorHAnsi"/>
                <w:b/>
              </w:rPr>
            </w:pPr>
            <w:r w:rsidRPr="0035711B">
              <w:rPr>
                <w:rFonts w:cstheme="minorHAnsi"/>
                <w:b/>
              </w:rPr>
              <w:t>N</w:t>
            </w:r>
          </w:p>
        </w:tc>
        <w:tc>
          <w:tcPr>
            <w:tcW w:w="1243" w:type="dxa"/>
            <w:tcBorders>
              <w:top w:val="single" w:sz="12" w:space="0" w:color="auto"/>
              <w:left w:val="nil"/>
              <w:bottom w:val="single" w:sz="12" w:space="0" w:color="auto"/>
              <w:right w:val="nil"/>
            </w:tcBorders>
            <w:shd w:val="clear" w:color="000000" w:fill="FCE4D6"/>
            <w:noWrap/>
            <w:vAlign w:val="bottom"/>
          </w:tcPr>
          <w:p w14:paraId="4D8B7A37" w14:textId="37DD01CB" w:rsidR="00536D39" w:rsidRPr="0035711B" w:rsidRDefault="002155CC">
            <w:pPr>
              <w:spacing w:after="0" w:line="240" w:lineRule="auto"/>
              <w:jc w:val="center"/>
              <w:rPr>
                <w:rFonts w:cstheme="minorHAnsi"/>
                <w:b/>
              </w:rPr>
            </w:pPr>
            <w:r w:rsidRPr="0035711B">
              <w:rPr>
                <w:rFonts w:cstheme="minorHAnsi"/>
                <w:b/>
              </w:rPr>
              <w:t>781</w:t>
            </w:r>
          </w:p>
        </w:tc>
        <w:tc>
          <w:tcPr>
            <w:tcW w:w="1243" w:type="dxa"/>
            <w:tcBorders>
              <w:top w:val="single" w:sz="12" w:space="0" w:color="auto"/>
              <w:left w:val="nil"/>
              <w:bottom w:val="single" w:sz="12" w:space="0" w:color="auto"/>
              <w:right w:val="nil"/>
            </w:tcBorders>
            <w:shd w:val="clear" w:color="000000" w:fill="FCE4D6"/>
            <w:noWrap/>
            <w:vAlign w:val="bottom"/>
          </w:tcPr>
          <w:p w14:paraId="7ADC73A2" w14:textId="2A64F14A" w:rsidR="00536D39" w:rsidRPr="0035711B" w:rsidRDefault="002155CC">
            <w:pPr>
              <w:spacing w:after="0" w:line="240" w:lineRule="auto"/>
              <w:jc w:val="center"/>
              <w:rPr>
                <w:rFonts w:cstheme="minorHAnsi"/>
                <w:b/>
              </w:rPr>
            </w:pPr>
            <w:r w:rsidRPr="0035711B">
              <w:rPr>
                <w:rFonts w:cstheme="minorHAnsi"/>
                <w:b/>
              </w:rPr>
              <w:t>174</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764CFE04" w14:textId="1A36A718" w:rsidR="00536D39" w:rsidRPr="0035711B" w:rsidRDefault="00471A91">
            <w:pPr>
              <w:spacing w:after="0" w:line="240" w:lineRule="auto"/>
              <w:jc w:val="center"/>
              <w:rPr>
                <w:rFonts w:cstheme="minorHAnsi"/>
                <w:b/>
              </w:rPr>
            </w:pPr>
            <w:r w:rsidRPr="0035711B">
              <w:rPr>
                <w:rFonts w:cstheme="minorHAnsi"/>
                <w:b/>
              </w:rPr>
              <w:t>188</w:t>
            </w:r>
          </w:p>
        </w:tc>
        <w:tc>
          <w:tcPr>
            <w:tcW w:w="1243" w:type="dxa"/>
            <w:tcBorders>
              <w:top w:val="single" w:sz="12" w:space="0" w:color="auto"/>
              <w:left w:val="nil"/>
              <w:bottom w:val="single" w:sz="12" w:space="0" w:color="auto"/>
              <w:right w:val="nil"/>
            </w:tcBorders>
            <w:shd w:val="clear" w:color="000000" w:fill="E2EFDA"/>
            <w:noWrap/>
            <w:vAlign w:val="bottom"/>
          </w:tcPr>
          <w:p w14:paraId="02B9DC83" w14:textId="6589E7A8" w:rsidR="00536D39" w:rsidRPr="0035711B" w:rsidRDefault="00471A91">
            <w:pPr>
              <w:spacing w:after="0" w:line="240" w:lineRule="auto"/>
              <w:jc w:val="center"/>
              <w:rPr>
                <w:rFonts w:cstheme="minorHAnsi"/>
                <w:b/>
              </w:rPr>
            </w:pPr>
            <w:r w:rsidRPr="0035711B">
              <w:rPr>
                <w:rFonts w:cstheme="minorHAnsi"/>
                <w:b/>
              </w:rPr>
              <w:t>103</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2F4D4736" w14:textId="032056BC" w:rsidR="00536D39" w:rsidRPr="0035711B" w:rsidRDefault="002155CC">
            <w:pPr>
              <w:spacing w:after="0" w:line="240" w:lineRule="auto"/>
              <w:jc w:val="center"/>
              <w:rPr>
                <w:rFonts w:cstheme="minorHAnsi"/>
                <w:b/>
              </w:rPr>
            </w:pPr>
            <w:r w:rsidRPr="0035711B">
              <w:rPr>
                <w:rFonts w:cstheme="minorHAnsi"/>
                <w:b/>
              </w:rPr>
              <w:t>955</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tcPr>
          <w:p w14:paraId="42B1B03F" w14:textId="06109CDA" w:rsidR="00536D39" w:rsidRPr="0035711B" w:rsidRDefault="00471A91">
            <w:pPr>
              <w:spacing w:after="0" w:line="240" w:lineRule="auto"/>
              <w:jc w:val="center"/>
              <w:rPr>
                <w:rFonts w:cstheme="minorHAnsi"/>
                <w:b/>
              </w:rPr>
            </w:pPr>
            <w:r w:rsidRPr="0035711B">
              <w:rPr>
                <w:rFonts w:cstheme="minorHAnsi"/>
                <w:b/>
              </w:rPr>
              <w:t>291</w:t>
            </w:r>
          </w:p>
        </w:tc>
      </w:tr>
    </w:tbl>
    <w:p w14:paraId="4FBBF335" w14:textId="268AF99C"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86E298B" w14:textId="7E281B0A" w:rsidR="00620723" w:rsidRDefault="00620723" w:rsidP="00620723">
      <w:pPr>
        <w:spacing w:line="276" w:lineRule="auto"/>
        <w:jc w:val="both"/>
        <w:rPr>
          <w:ins w:id="40" w:author="Alirah WEYORI" w:date="2023-10-13T11:53:00Z"/>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43878AED" w14:textId="77777777" w:rsidR="00127D60" w:rsidRPr="0035711B" w:rsidRDefault="00127D60" w:rsidP="00620723">
      <w:pPr>
        <w:spacing w:line="276" w:lineRule="auto"/>
        <w:jc w:val="both"/>
        <w:rPr>
          <w:rFonts w:cstheme="minorHAnsi"/>
          <w:sz w:val="24"/>
          <w:szCs w:val="24"/>
        </w:rPr>
      </w:pPr>
    </w:p>
    <w:p w14:paraId="049160FE" w14:textId="79E1E828" w:rsidR="00173029" w:rsidRPr="0035711B" w:rsidRDefault="00F01AB4" w:rsidP="00F01AB4">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 xml:space="preserve">Part </w:t>
      </w:r>
      <w:r w:rsidR="00573F5C" w:rsidRPr="0035711B">
        <w:rPr>
          <w:rFonts w:asciiTheme="minorHAnsi" w:hAnsiTheme="minorHAnsi" w:cstheme="minorHAnsi"/>
          <w:b/>
          <w:bCs/>
        </w:rPr>
        <w:t xml:space="preserve">2 - </w:t>
      </w:r>
      <w:r w:rsidRPr="0035711B">
        <w:rPr>
          <w:rFonts w:asciiTheme="minorHAnsi" w:hAnsiTheme="minorHAnsi" w:cstheme="minorHAnsi"/>
          <w:b/>
          <w:bCs/>
        </w:rPr>
        <w:t>Comparison of phone ownership households</w:t>
      </w:r>
    </w:p>
    <w:p w14:paraId="1166795E" w14:textId="3DB3A54E" w:rsidR="00981D11" w:rsidRPr="00BF3D27" w:rsidRDefault="00981D11" w:rsidP="00662751">
      <w:pPr>
        <w:rPr>
          <w:rFonts w:cstheme="minorHAnsi"/>
          <w:color w:val="2F5496" w:themeColor="accent1" w:themeShade="BF"/>
          <w:sz w:val="24"/>
          <w:szCs w:val="24"/>
        </w:rPr>
      </w:pPr>
      <w:bookmarkStart w:id="41" w:name="_Toc147757611"/>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9F7106" w:rsidRPr="00BF3D27">
        <w:rPr>
          <w:rFonts w:cstheme="minorHAnsi"/>
          <w:noProof/>
          <w:color w:val="2F5496" w:themeColor="accent1" w:themeShade="BF"/>
          <w:sz w:val="24"/>
          <w:szCs w:val="24"/>
        </w:rPr>
        <w:t>37</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Food security outco</w:t>
      </w:r>
      <w:r w:rsidR="00EC68E8" w:rsidRPr="00BF3D27">
        <w:rPr>
          <w:rFonts w:cstheme="minorHAnsi"/>
          <w:color w:val="2F5496" w:themeColor="accent1" w:themeShade="BF"/>
          <w:sz w:val="24"/>
          <w:szCs w:val="24"/>
        </w:rPr>
        <w:t>me across modality</w:t>
      </w:r>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DB2C29" w:rsidRPr="00BF3D27">
        <w:rPr>
          <w:rFonts w:cstheme="minorHAnsi"/>
          <w:color w:val="2F5496" w:themeColor="accent1" w:themeShade="BF"/>
          <w:sz w:val="24"/>
          <w:szCs w:val="24"/>
        </w:rPr>
        <w:t xml:space="preserve">CAR </w:t>
      </w:r>
      <w:r w:rsidR="00AF382C" w:rsidRPr="00BF3D27">
        <w:rPr>
          <w:rFonts w:cstheme="minorHAnsi"/>
          <w:color w:val="2F5496" w:themeColor="accent1" w:themeShade="BF"/>
          <w:sz w:val="24"/>
          <w:szCs w:val="24"/>
        </w:rPr>
        <w:t xml:space="preserve">- </w:t>
      </w:r>
      <w:r w:rsidR="0015597E" w:rsidRPr="00BF3D27">
        <w:rPr>
          <w:rFonts w:cstheme="minorHAnsi"/>
          <w:color w:val="2F5496" w:themeColor="accent1" w:themeShade="BF"/>
          <w:sz w:val="24"/>
          <w:szCs w:val="24"/>
        </w:rPr>
        <w:t>Phone owners</w:t>
      </w:r>
      <w:bookmarkEnd w:id="41"/>
      <w:r w:rsidR="00DB2C29" w:rsidRPr="00BF3D27">
        <w:rPr>
          <w:rFonts w:cstheme="minorHAnsi"/>
          <w:color w:val="2F5496" w:themeColor="accent1" w:themeShade="BF"/>
          <w:sz w:val="24"/>
          <w:szCs w:val="24"/>
        </w:rPr>
        <w:t>)</w:t>
      </w:r>
    </w:p>
    <w:tbl>
      <w:tblPr>
        <w:tblW w:w="9923" w:type="dxa"/>
        <w:tblBorders>
          <w:top w:val="single" w:sz="12" w:space="0" w:color="auto"/>
          <w:bottom w:val="single" w:sz="12" w:space="0" w:color="auto"/>
        </w:tblBorders>
        <w:tblLayout w:type="fixed"/>
        <w:tblLook w:val="04A0" w:firstRow="1" w:lastRow="0" w:firstColumn="1" w:lastColumn="0" w:noHBand="0" w:noVBand="1"/>
      </w:tblPr>
      <w:tblGrid>
        <w:gridCol w:w="2554"/>
        <w:gridCol w:w="992"/>
        <w:gridCol w:w="992"/>
        <w:gridCol w:w="984"/>
        <w:gridCol w:w="987"/>
        <w:gridCol w:w="1004"/>
        <w:gridCol w:w="1134"/>
        <w:gridCol w:w="1276"/>
      </w:tblGrid>
      <w:tr w:rsidR="009F7106" w:rsidRPr="00BF3D27" w14:paraId="3F9BC57C" w14:textId="6E2EBAEB" w:rsidTr="00146CAF">
        <w:trPr>
          <w:trHeight w:val="290"/>
        </w:trPr>
        <w:tc>
          <w:tcPr>
            <w:tcW w:w="2554" w:type="dxa"/>
            <w:vMerge w:val="restart"/>
            <w:tcBorders>
              <w:top w:val="single" w:sz="12" w:space="0" w:color="auto"/>
            </w:tcBorders>
            <w:shd w:val="clear" w:color="auto" w:fill="auto"/>
            <w:noWrap/>
            <w:vAlign w:val="bottom"/>
          </w:tcPr>
          <w:p w14:paraId="69978D2F" w14:textId="77777777" w:rsidR="00DB35A3" w:rsidRPr="0035711B" w:rsidRDefault="00DB35A3" w:rsidP="00981D11">
            <w:pPr>
              <w:spacing w:after="0" w:line="240" w:lineRule="auto"/>
              <w:rPr>
                <w:rFonts w:eastAsia="Times New Roman" w:cstheme="minorHAnsi"/>
                <w:b/>
                <w:bCs/>
                <w:lang w:eastAsia="en-GB"/>
              </w:rPr>
            </w:pPr>
            <w:r w:rsidRPr="0035711B">
              <w:rPr>
                <w:rFonts w:cstheme="minorHAnsi"/>
                <w:b/>
                <w:bCs/>
              </w:rPr>
              <w:t>Food security category</w:t>
            </w:r>
          </w:p>
        </w:tc>
        <w:tc>
          <w:tcPr>
            <w:tcW w:w="1984" w:type="dxa"/>
            <w:gridSpan w:val="2"/>
            <w:tcBorders>
              <w:top w:val="single" w:sz="12" w:space="0" w:color="auto"/>
              <w:bottom w:val="single" w:sz="12" w:space="0" w:color="auto"/>
            </w:tcBorders>
            <w:shd w:val="clear" w:color="auto" w:fill="auto"/>
            <w:noWrap/>
            <w:vAlign w:val="center"/>
          </w:tcPr>
          <w:p w14:paraId="76104313" w14:textId="77777777" w:rsidR="00DB35A3" w:rsidRPr="0035711B" w:rsidRDefault="00DB35A3">
            <w:pPr>
              <w:spacing w:after="0" w:line="240" w:lineRule="auto"/>
              <w:jc w:val="center"/>
              <w:rPr>
                <w:rFonts w:eastAsia="Times New Roman" w:cstheme="minorHAnsi"/>
                <w:b/>
                <w:bCs/>
                <w:lang w:eastAsia="en-GB"/>
              </w:rPr>
            </w:pPr>
            <w:r w:rsidRPr="0035711B">
              <w:rPr>
                <w:rFonts w:cstheme="minorHAnsi"/>
                <w:b/>
                <w:bCs/>
                <w:sz w:val="20"/>
                <w:szCs w:val="20"/>
              </w:rPr>
              <w:t>FES</w:t>
            </w:r>
          </w:p>
        </w:tc>
        <w:tc>
          <w:tcPr>
            <w:tcW w:w="984" w:type="dxa"/>
            <w:tcBorders>
              <w:top w:val="single" w:sz="12" w:space="0" w:color="auto"/>
              <w:bottom w:val="single" w:sz="12" w:space="0" w:color="auto"/>
            </w:tcBorders>
            <w:vAlign w:val="center"/>
          </w:tcPr>
          <w:p w14:paraId="68EA2B88" w14:textId="77777777"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Income</w:t>
            </w:r>
          </w:p>
        </w:tc>
        <w:tc>
          <w:tcPr>
            <w:tcW w:w="987" w:type="dxa"/>
            <w:tcBorders>
              <w:top w:val="single" w:sz="12" w:space="0" w:color="auto"/>
              <w:bottom w:val="single" w:sz="12" w:space="0" w:color="auto"/>
            </w:tcBorders>
            <w:vAlign w:val="center"/>
          </w:tcPr>
          <w:p w14:paraId="3C46AB9D" w14:textId="5B9EA86E"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F2F</w:t>
            </w:r>
          </w:p>
        </w:tc>
        <w:tc>
          <w:tcPr>
            <w:tcW w:w="2138" w:type="dxa"/>
            <w:gridSpan w:val="2"/>
            <w:tcBorders>
              <w:top w:val="single" w:sz="12" w:space="0" w:color="auto"/>
              <w:bottom w:val="single" w:sz="12" w:space="0" w:color="auto"/>
            </w:tcBorders>
            <w:vAlign w:val="center"/>
          </w:tcPr>
          <w:p w14:paraId="7A94F584" w14:textId="788909B7"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Pairwise t-test</w:t>
            </w:r>
          </w:p>
        </w:tc>
        <w:tc>
          <w:tcPr>
            <w:tcW w:w="1276" w:type="dxa"/>
            <w:tcBorders>
              <w:top w:val="single" w:sz="12" w:space="0" w:color="auto"/>
              <w:bottom w:val="single" w:sz="12" w:space="0" w:color="auto"/>
            </w:tcBorders>
            <w:vAlign w:val="center"/>
          </w:tcPr>
          <w:p w14:paraId="11C5CCA6" w14:textId="46C24397"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Paired t-test</w:t>
            </w:r>
          </w:p>
        </w:tc>
      </w:tr>
      <w:tr w:rsidR="00A63554" w:rsidRPr="00BF3D27" w14:paraId="6B63C5A2" w14:textId="43E6DBEF" w:rsidTr="00146CAF">
        <w:trPr>
          <w:trHeight w:val="290"/>
        </w:trPr>
        <w:tc>
          <w:tcPr>
            <w:tcW w:w="2554" w:type="dxa"/>
            <w:vMerge/>
            <w:tcBorders>
              <w:bottom w:val="single" w:sz="12" w:space="0" w:color="auto"/>
            </w:tcBorders>
            <w:shd w:val="clear" w:color="auto" w:fill="auto"/>
            <w:noWrap/>
            <w:vAlign w:val="bottom"/>
          </w:tcPr>
          <w:p w14:paraId="55F3FBB0" w14:textId="77777777" w:rsidR="00DB35A3" w:rsidRPr="0035711B" w:rsidRDefault="00DB35A3">
            <w:pPr>
              <w:spacing w:after="0" w:line="240" w:lineRule="auto"/>
              <w:jc w:val="center"/>
              <w:rPr>
                <w:rFonts w:cstheme="minorHAnsi"/>
                <w:b/>
                <w:sz w:val="16"/>
                <w:szCs w:val="16"/>
              </w:rPr>
            </w:pPr>
          </w:p>
        </w:tc>
        <w:tc>
          <w:tcPr>
            <w:tcW w:w="992" w:type="dxa"/>
            <w:tcBorders>
              <w:top w:val="single" w:sz="12" w:space="0" w:color="auto"/>
              <w:bottom w:val="single" w:sz="12" w:space="0" w:color="auto"/>
            </w:tcBorders>
            <w:shd w:val="clear" w:color="auto" w:fill="auto"/>
            <w:noWrap/>
            <w:vAlign w:val="center"/>
          </w:tcPr>
          <w:p w14:paraId="0C0B8062"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(1)</w:t>
            </w:r>
          </w:p>
          <w:p w14:paraId="3048E33A"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CARI</w:t>
            </w:r>
          </w:p>
          <w:p w14:paraId="774207AD"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shd w:val="clear" w:color="auto" w:fill="auto"/>
            <w:noWrap/>
            <w:vAlign w:val="center"/>
          </w:tcPr>
          <w:p w14:paraId="3B2D6F5C"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(2)</w:t>
            </w:r>
          </w:p>
          <w:p w14:paraId="5915EB78"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rCARI</w:t>
            </w:r>
          </w:p>
          <w:p w14:paraId="38F74CA3"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Mean/(SE)</w:t>
            </w:r>
          </w:p>
        </w:tc>
        <w:tc>
          <w:tcPr>
            <w:tcW w:w="984" w:type="dxa"/>
            <w:tcBorders>
              <w:top w:val="single" w:sz="12" w:space="0" w:color="auto"/>
              <w:bottom w:val="single" w:sz="12" w:space="0" w:color="auto"/>
            </w:tcBorders>
            <w:vAlign w:val="center"/>
          </w:tcPr>
          <w:p w14:paraId="0243CE3A"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(3)</w:t>
            </w:r>
          </w:p>
          <w:p w14:paraId="7E4B45B5"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rCARI</w:t>
            </w:r>
          </w:p>
          <w:p w14:paraId="28BE2B44" w14:textId="77777777" w:rsidR="00DB35A3" w:rsidRPr="0035711B" w:rsidRDefault="00DB35A3" w:rsidP="00A56289">
            <w:pPr>
              <w:spacing w:after="0" w:line="240" w:lineRule="auto"/>
              <w:jc w:val="center"/>
              <w:rPr>
                <w:rFonts w:eastAsia="Times New Roman" w:cstheme="minorHAnsi"/>
                <w:lang w:eastAsia="en-GB"/>
              </w:rPr>
            </w:pPr>
            <w:r w:rsidRPr="0035711B">
              <w:rPr>
                <w:rFonts w:cstheme="minorHAnsi"/>
                <w:b/>
                <w:sz w:val="16"/>
                <w:szCs w:val="16"/>
              </w:rPr>
              <w:t>Mean/(SE)</w:t>
            </w:r>
          </w:p>
        </w:tc>
        <w:tc>
          <w:tcPr>
            <w:tcW w:w="987" w:type="dxa"/>
            <w:tcBorders>
              <w:top w:val="single" w:sz="12" w:space="0" w:color="auto"/>
              <w:bottom w:val="single" w:sz="12" w:space="0" w:color="auto"/>
            </w:tcBorders>
          </w:tcPr>
          <w:p w14:paraId="5083823C"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(4)</w:t>
            </w:r>
          </w:p>
          <w:p w14:paraId="69ADFF2B" w14:textId="77777777" w:rsidR="00486FE3" w:rsidRPr="0035711B" w:rsidRDefault="00486FE3">
            <w:pPr>
              <w:spacing w:after="0" w:line="240" w:lineRule="auto"/>
              <w:jc w:val="center"/>
              <w:rPr>
                <w:rFonts w:cstheme="minorHAnsi"/>
                <w:b/>
                <w:sz w:val="16"/>
                <w:szCs w:val="16"/>
              </w:rPr>
            </w:pPr>
            <w:r w:rsidRPr="0035711B">
              <w:rPr>
                <w:rFonts w:cstheme="minorHAnsi"/>
                <w:b/>
                <w:sz w:val="16"/>
                <w:szCs w:val="16"/>
              </w:rPr>
              <w:t>rCARI</w:t>
            </w:r>
          </w:p>
          <w:p w14:paraId="2AA302E7" w14:textId="01BEDD15" w:rsidR="00486FE3" w:rsidRPr="0035711B" w:rsidRDefault="00486FE3">
            <w:pPr>
              <w:spacing w:after="0" w:line="240" w:lineRule="auto"/>
              <w:jc w:val="center"/>
              <w:rPr>
                <w:rFonts w:cstheme="minorHAnsi"/>
                <w:b/>
                <w:sz w:val="16"/>
                <w:szCs w:val="16"/>
              </w:rPr>
            </w:pPr>
            <w:r w:rsidRPr="0035711B">
              <w:rPr>
                <w:rFonts w:cstheme="minorHAnsi"/>
                <w:b/>
                <w:sz w:val="16"/>
                <w:szCs w:val="16"/>
              </w:rPr>
              <w:t>Mean/(SE)</w:t>
            </w:r>
          </w:p>
        </w:tc>
        <w:tc>
          <w:tcPr>
            <w:tcW w:w="1004" w:type="dxa"/>
            <w:tcBorders>
              <w:top w:val="single" w:sz="12" w:space="0" w:color="auto"/>
              <w:bottom w:val="single" w:sz="12" w:space="0" w:color="auto"/>
            </w:tcBorders>
          </w:tcPr>
          <w:p w14:paraId="228E9982" w14:textId="253ED1EB" w:rsidR="00DB35A3" w:rsidRPr="0035711B" w:rsidRDefault="00DB35A3">
            <w:pPr>
              <w:spacing w:after="0" w:line="240" w:lineRule="auto"/>
              <w:jc w:val="center"/>
              <w:rPr>
                <w:rFonts w:cstheme="minorHAnsi"/>
                <w:b/>
                <w:sz w:val="16"/>
                <w:szCs w:val="16"/>
              </w:rPr>
            </w:pPr>
            <w:r w:rsidRPr="0035711B">
              <w:rPr>
                <w:rFonts w:cstheme="minorHAnsi"/>
                <w:b/>
                <w:sz w:val="16"/>
                <w:szCs w:val="16"/>
              </w:rPr>
              <w:t>(5)</w:t>
            </w:r>
          </w:p>
          <w:p w14:paraId="53A3E6D8"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(1)-(2)</w:t>
            </w:r>
          </w:p>
          <w:p w14:paraId="51DBC568" w14:textId="77777777" w:rsidR="00DB35A3" w:rsidRPr="0035711B" w:rsidRDefault="00DB35A3">
            <w:pPr>
              <w:spacing w:after="0" w:line="240" w:lineRule="auto"/>
              <w:jc w:val="center"/>
              <w:rPr>
                <w:rFonts w:eastAsia="Times New Roman" w:cstheme="minorHAnsi"/>
                <w:lang w:eastAsia="en-GB"/>
              </w:rPr>
            </w:pPr>
            <w:r w:rsidRPr="0035711B">
              <w:rPr>
                <w:rFonts w:cstheme="minorHAnsi"/>
                <w:b/>
                <w:sz w:val="16"/>
                <w:szCs w:val="16"/>
              </w:rPr>
              <w:t>Mean diff.</w:t>
            </w:r>
          </w:p>
        </w:tc>
        <w:tc>
          <w:tcPr>
            <w:tcW w:w="1134" w:type="dxa"/>
            <w:tcBorders>
              <w:top w:val="single" w:sz="12" w:space="0" w:color="auto"/>
              <w:bottom w:val="single" w:sz="12" w:space="0" w:color="auto"/>
            </w:tcBorders>
          </w:tcPr>
          <w:p w14:paraId="773117EC" w14:textId="7607FB49" w:rsidR="00DB35A3" w:rsidRPr="0035711B" w:rsidRDefault="00DB35A3">
            <w:pPr>
              <w:spacing w:after="0" w:line="240" w:lineRule="auto"/>
              <w:jc w:val="center"/>
              <w:rPr>
                <w:rFonts w:cstheme="minorHAnsi"/>
                <w:b/>
                <w:sz w:val="16"/>
                <w:szCs w:val="16"/>
              </w:rPr>
            </w:pPr>
            <w:r w:rsidRPr="0035711B">
              <w:rPr>
                <w:rFonts w:cstheme="minorHAnsi"/>
                <w:b/>
                <w:sz w:val="16"/>
                <w:szCs w:val="16"/>
              </w:rPr>
              <w:t>(6)</w:t>
            </w:r>
          </w:p>
          <w:p w14:paraId="316F9D37"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(1)-(3)</w:t>
            </w:r>
          </w:p>
          <w:p w14:paraId="21EF10C9"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Mean diff.</w:t>
            </w:r>
          </w:p>
        </w:tc>
        <w:tc>
          <w:tcPr>
            <w:tcW w:w="1276" w:type="dxa"/>
            <w:tcBorders>
              <w:top w:val="single" w:sz="12" w:space="0" w:color="auto"/>
              <w:bottom w:val="single" w:sz="12" w:space="0" w:color="auto"/>
            </w:tcBorders>
          </w:tcPr>
          <w:p w14:paraId="1FC50D35" w14:textId="1DF2B245" w:rsidR="00DB35A3" w:rsidRPr="0035711B" w:rsidRDefault="00DB35A3" w:rsidP="00DB35A3">
            <w:pPr>
              <w:spacing w:after="0" w:line="240" w:lineRule="auto"/>
              <w:jc w:val="center"/>
              <w:rPr>
                <w:rFonts w:cstheme="minorHAnsi"/>
                <w:b/>
                <w:sz w:val="16"/>
                <w:szCs w:val="16"/>
              </w:rPr>
            </w:pPr>
            <w:r w:rsidRPr="0035711B">
              <w:rPr>
                <w:rFonts w:cstheme="minorHAnsi"/>
                <w:b/>
                <w:sz w:val="16"/>
                <w:szCs w:val="16"/>
              </w:rPr>
              <w:t>(7)</w:t>
            </w:r>
          </w:p>
          <w:p w14:paraId="65987182" w14:textId="2A364B2D" w:rsidR="00DB35A3" w:rsidRPr="0035711B" w:rsidRDefault="00DB35A3" w:rsidP="00DB35A3">
            <w:pPr>
              <w:spacing w:after="0" w:line="240" w:lineRule="auto"/>
              <w:jc w:val="center"/>
              <w:rPr>
                <w:rFonts w:cstheme="minorHAnsi"/>
                <w:b/>
                <w:sz w:val="16"/>
                <w:szCs w:val="16"/>
              </w:rPr>
            </w:pPr>
            <w:r w:rsidRPr="0035711B">
              <w:rPr>
                <w:rFonts w:cstheme="minorHAnsi"/>
                <w:b/>
                <w:sz w:val="16"/>
                <w:szCs w:val="16"/>
              </w:rPr>
              <w:t>(1)-(4)</w:t>
            </w:r>
          </w:p>
          <w:p w14:paraId="0A904295" w14:textId="24477E77" w:rsidR="00DB35A3" w:rsidRPr="0035711B" w:rsidRDefault="00DB35A3" w:rsidP="00DB35A3">
            <w:pPr>
              <w:spacing w:after="0" w:line="240" w:lineRule="auto"/>
              <w:jc w:val="center"/>
              <w:rPr>
                <w:rFonts w:cstheme="minorHAnsi"/>
                <w:b/>
                <w:sz w:val="16"/>
                <w:szCs w:val="16"/>
              </w:rPr>
            </w:pPr>
            <w:r w:rsidRPr="0035711B">
              <w:rPr>
                <w:rFonts w:cstheme="minorHAnsi"/>
                <w:b/>
                <w:sz w:val="16"/>
                <w:szCs w:val="16"/>
              </w:rPr>
              <w:t>Mean diff.</w:t>
            </w:r>
          </w:p>
        </w:tc>
      </w:tr>
      <w:tr w:rsidR="00057ADF" w:rsidRPr="00BF3D27" w14:paraId="54D2A9FA" w14:textId="3FA2740D" w:rsidTr="00146CAF">
        <w:trPr>
          <w:trHeight w:val="290"/>
        </w:trPr>
        <w:tc>
          <w:tcPr>
            <w:tcW w:w="2554" w:type="dxa"/>
            <w:tcBorders>
              <w:top w:val="single" w:sz="12" w:space="0" w:color="auto"/>
            </w:tcBorders>
            <w:shd w:val="clear" w:color="auto" w:fill="auto"/>
            <w:noWrap/>
            <w:vAlign w:val="bottom"/>
            <w:hideMark/>
          </w:tcPr>
          <w:p w14:paraId="6DA1D727"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Food Secure</w:t>
            </w:r>
          </w:p>
        </w:tc>
        <w:tc>
          <w:tcPr>
            <w:tcW w:w="992" w:type="dxa"/>
            <w:tcBorders>
              <w:top w:val="single" w:sz="12" w:space="0" w:color="auto"/>
            </w:tcBorders>
            <w:shd w:val="clear" w:color="auto" w:fill="auto"/>
            <w:noWrap/>
            <w:vAlign w:val="bottom"/>
            <w:hideMark/>
          </w:tcPr>
          <w:p w14:paraId="74C7E462"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92" w:type="dxa"/>
            <w:tcBorders>
              <w:top w:val="single" w:sz="12" w:space="0" w:color="auto"/>
            </w:tcBorders>
            <w:shd w:val="clear" w:color="auto" w:fill="auto"/>
            <w:noWrap/>
            <w:vAlign w:val="bottom"/>
          </w:tcPr>
          <w:p w14:paraId="33916F20"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tcBorders>
              <w:top w:val="single" w:sz="12" w:space="0" w:color="auto"/>
            </w:tcBorders>
            <w:vAlign w:val="bottom"/>
          </w:tcPr>
          <w:p w14:paraId="6D60EB46"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87" w:type="dxa"/>
            <w:tcBorders>
              <w:top w:val="single" w:sz="12" w:space="0" w:color="auto"/>
            </w:tcBorders>
            <w:vAlign w:val="bottom"/>
          </w:tcPr>
          <w:p w14:paraId="6B6B2CE2" w14:textId="54778854"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004" w:type="dxa"/>
            <w:tcBorders>
              <w:top w:val="single" w:sz="12" w:space="0" w:color="auto"/>
            </w:tcBorders>
            <w:vAlign w:val="bottom"/>
          </w:tcPr>
          <w:p w14:paraId="3A2ED5AA" w14:textId="41D38A3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134" w:type="dxa"/>
            <w:tcBorders>
              <w:top w:val="single" w:sz="12" w:space="0" w:color="auto"/>
            </w:tcBorders>
            <w:vAlign w:val="bottom"/>
          </w:tcPr>
          <w:p w14:paraId="31C7B0B4"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276" w:type="dxa"/>
            <w:tcBorders>
              <w:top w:val="single" w:sz="12" w:space="0" w:color="auto"/>
            </w:tcBorders>
            <w:vAlign w:val="bottom"/>
          </w:tcPr>
          <w:p w14:paraId="564AE565" w14:textId="1BB756C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76E3A498" w14:textId="2CD9C034" w:rsidTr="00146CAF">
        <w:trPr>
          <w:trHeight w:val="290"/>
        </w:trPr>
        <w:tc>
          <w:tcPr>
            <w:tcW w:w="2554" w:type="dxa"/>
            <w:shd w:val="clear" w:color="auto" w:fill="auto"/>
            <w:noWrap/>
            <w:vAlign w:val="bottom"/>
            <w:hideMark/>
          </w:tcPr>
          <w:p w14:paraId="30CFCBB1"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2EC6000C"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992" w:type="dxa"/>
            <w:shd w:val="clear" w:color="auto" w:fill="auto"/>
            <w:noWrap/>
            <w:vAlign w:val="bottom"/>
          </w:tcPr>
          <w:p w14:paraId="7CFC8F6B"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vAlign w:val="bottom"/>
          </w:tcPr>
          <w:p w14:paraId="0016EB85"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87" w:type="dxa"/>
            <w:vAlign w:val="bottom"/>
          </w:tcPr>
          <w:p w14:paraId="3D46F5F2" w14:textId="08B5EAA4"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004" w:type="dxa"/>
            <w:vAlign w:val="bottom"/>
          </w:tcPr>
          <w:p w14:paraId="0A55F34F" w14:textId="37907E38"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1E63D4B3"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38AF4A48"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61922824" w14:textId="3632B3AD" w:rsidTr="00146CAF">
        <w:trPr>
          <w:trHeight w:val="290"/>
        </w:trPr>
        <w:tc>
          <w:tcPr>
            <w:tcW w:w="2554" w:type="dxa"/>
            <w:shd w:val="clear" w:color="auto" w:fill="auto"/>
            <w:noWrap/>
            <w:vAlign w:val="bottom"/>
            <w:hideMark/>
          </w:tcPr>
          <w:p w14:paraId="162E537B"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Marginally Food Secure</w:t>
            </w:r>
          </w:p>
        </w:tc>
        <w:tc>
          <w:tcPr>
            <w:tcW w:w="992" w:type="dxa"/>
            <w:shd w:val="clear" w:color="auto" w:fill="auto"/>
            <w:noWrap/>
            <w:vAlign w:val="bottom"/>
            <w:hideMark/>
          </w:tcPr>
          <w:p w14:paraId="0A455DB1"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0.31</w:t>
            </w:r>
          </w:p>
        </w:tc>
        <w:tc>
          <w:tcPr>
            <w:tcW w:w="992" w:type="dxa"/>
            <w:shd w:val="clear" w:color="auto" w:fill="auto"/>
            <w:noWrap/>
            <w:vAlign w:val="bottom"/>
          </w:tcPr>
          <w:p w14:paraId="22281822"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0.29</w:t>
            </w:r>
          </w:p>
        </w:tc>
        <w:tc>
          <w:tcPr>
            <w:tcW w:w="984" w:type="dxa"/>
            <w:vAlign w:val="bottom"/>
          </w:tcPr>
          <w:p w14:paraId="7732991B"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0.52</w:t>
            </w:r>
          </w:p>
        </w:tc>
        <w:tc>
          <w:tcPr>
            <w:tcW w:w="987" w:type="dxa"/>
            <w:vAlign w:val="bottom"/>
          </w:tcPr>
          <w:p w14:paraId="53FDC9F5" w14:textId="45F74D2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0.51</w:t>
            </w:r>
          </w:p>
        </w:tc>
        <w:tc>
          <w:tcPr>
            <w:tcW w:w="1004" w:type="dxa"/>
            <w:vAlign w:val="bottom"/>
          </w:tcPr>
          <w:p w14:paraId="6B2888F5" w14:textId="37EE81FE"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134" w:type="dxa"/>
            <w:vAlign w:val="bottom"/>
          </w:tcPr>
          <w:p w14:paraId="0D1B0B6E"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-0.21***</w:t>
            </w:r>
          </w:p>
        </w:tc>
        <w:tc>
          <w:tcPr>
            <w:tcW w:w="1276" w:type="dxa"/>
            <w:vAlign w:val="bottom"/>
          </w:tcPr>
          <w:p w14:paraId="5223CF1C" w14:textId="6389C47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7E238ECA" w14:textId="704BB3E3" w:rsidTr="00146CAF">
        <w:trPr>
          <w:trHeight w:val="290"/>
        </w:trPr>
        <w:tc>
          <w:tcPr>
            <w:tcW w:w="2554" w:type="dxa"/>
            <w:shd w:val="clear" w:color="auto" w:fill="auto"/>
            <w:noWrap/>
            <w:vAlign w:val="bottom"/>
            <w:hideMark/>
          </w:tcPr>
          <w:p w14:paraId="3F1ADB39"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0458F40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992" w:type="dxa"/>
            <w:shd w:val="clear" w:color="auto" w:fill="auto"/>
            <w:noWrap/>
            <w:vAlign w:val="bottom"/>
          </w:tcPr>
          <w:p w14:paraId="639552C1"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(0.04)</w:t>
            </w:r>
          </w:p>
        </w:tc>
        <w:tc>
          <w:tcPr>
            <w:tcW w:w="984" w:type="dxa"/>
            <w:vAlign w:val="bottom"/>
          </w:tcPr>
          <w:p w14:paraId="72949D23"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987" w:type="dxa"/>
            <w:vAlign w:val="bottom"/>
          </w:tcPr>
          <w:p w14:paraId="73A08065" w14:textId="3B5888A5"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004" w:type="dxa"/>
            <w:vAlign w:val="bottom"/>
          </w:tcPr>
          <w:p w14:paraId="4A5D3E8D" w14:textId="33EBAEDF"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7635845B"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23410766"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27ADB1CF" w14:textId="1A10062B" w:rsidTr="00146CAF">
        <w:trPr>
          <w:trHeight w:val="290"/>
        </w:trPr>
        <w:tc>
          <w:tcPr>
            <w:tcW w:w="2554" w:type="dxa"/>
            <w:shd w:val="clear" w:color="auto" w:fill="auto"/>
            <w:noWrap/>
            <w:vAlign w:val="bottom"/>
            <w:hideMark/>
          </w:tcPr>
          <w:p w14:paraId="3529E5C7"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Moderately Food Insecure</w:t>
            </w:r>
          </w:p>
        </w:tc>
        <w:tc>
          <w:tcPr>
            <w:tcW w:w="992" w:type="dxa"/>
            <w:shd w:val="clear" w:color="auto" w:fill="auto"/>
            <w:noWrap/>
            <w:vAlign w:val="bottom"/>
            <w:hideMark/>
          </w:tcPr>
          <w:p w14:paraId="2360C9A7"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0.60</w:t>
            </w:r>
          </w:p>
        </w:tc>
        <w:tc>
          <w:tcPr>
            <w:tcW w:w="992" w:type="dxa"/>
            <w:shd w:val="clear" w:color="auto" w:fill="auto"/>
            <w:noWrap/>
            <w:vAlign w:val="bottom"/>
          </w:tcPr>
          <w:p w14:paraId="5324D4A6"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0.58</w:t>
            </w:r>
          </w:p>
        </w:tc>
        <w:tc>
          <w:tcPr>
            <w:tcW w:w="984" w:type="dxa"/>
            <w:vAlign w:val="bottom"/>
          </w:tcPr>
          <w:p w14:paraId="46FEBAFF"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987" w:type="dxa"/>
            <w:vAlign w:val="bottom"/>
          </w:tcPr>
          <w:p w14:paraId="3A8771DA" w14:textId="4E7EFEDA"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1004" w:type="dxa"/>
            <w:vAlign w:val="bottom"/>
          </w:tcPr>
          <w:p w14:paraId="3558A88C" w14:textId="660720F0"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134" w:type="dxa"/>
            <w:vAlign w:val="bottom"/>
          </w:tcPr>
          <w:p w14:paraId="2546C985"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0.15***</w:t>
            </w:r>
          </w:p>
        </w:tc>
        <w:tc>
          <w:tcPr>
            <w:tcW w:w="1276" w:type="dxa"/>
            <w:vAlign w:val="bottom"/>
          </w:tcPr>
          <w:p w14:paraId="73C94EAC" w14:textId="3743332B"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3779DCB3" w14:textId="490EC6FF" w:rsidTr="00146CAF">
        <w:trPr>
          <w:trHeight w:val="290"/>
        </w:trPr>
        <w:tc>
          <w:tcPr>
            <w:tcW w:w="2554" w:type="dxa"/>
            <w:shd w:val="clear" w:color="auto" w:fill="auto"/>
            <w:noWrap/>
            <w:vAlign w:val="bottom"/>
            <w:hideMark/>
          </w:tcPr>
          <w:p w14:paraId="4D8B1868"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6C342F3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992" w:type="dxa"/>
            <w:shd w:val="clear" w:color="auto" w:fill="auto"/>
            <w:noWrap/>
            <w:vAlign w:val="bottom"/>
          </w:tcPr>
          <w:p w14:paraId="29032360"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(0.04)</w:t>
            </w:r>
          </w:p>
        </w:tc>
        <w:tc>
          <w:tcPr>
            <w:tcW w:w="984" w:type="dxa"/>
            <w:vAlign w:val="bottom"/>
          </w:tcPr>
          <w:p w14:paraId="7870D2BE"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987" w:type="dxa"/>
            <w:vAlign w:val="bottom"/>
          </w:tcPr>
          <w:p w14:paraId="7CAAA78B" w14:textId="7903D406"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004" w:type="dxa"/>
            <w:vAlign w:val="bottom"/>
          </w:tcPr>
          <w:p w14:paraId="1B51BE0F" w14:textId="6C2C5AF7"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29F502D1"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56F4FC60"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506EC6CA" w14:textId="09FABE4F" w:rsidTr="00146CAF">
        <w:trPr>
          <w:trHeight w:val="290"/>
        </w:trPr>
        <w:tc>
          <w:tcPr>
            <w:tcW w:w="2554" w:type="dxa"/>
            <w:shd w:val="clear" w:color="auto" w:fill="auto"/>
            <w:noWrap/>
            <w:vAlign w:val="bottom"/>
            <w:hideMark/>
          </w:tcPr>
          <w:p w14:paraId="59149186"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Severely Food Insecure</w:t>
            </w:r>
          </w:p>
        </w:tc>
        <w:tc>
          <w:tcPr>
            <w:tcW w:w="992" w:type="dxa"/>
            <w:shd w:val="clear" w:color="auto" w:fill="auto"/>
            <w:noWrap/>
            <w:vAlign w:val="bottom"/>
            <w:hideMark/>
          </w:tcPr>
          <w:p w14:paraId="051F9B0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0.08</w:t>
            </w:r>
          </w:p>
        </w:tc>
        <w:tc>
          <w:tcPr>
            <w:tcW w:w="992" w:type="dxa"/>
            <w:shd w:val="clear" w:color="auto" w:fill="auto"/>
            <w:noWrap/>
            <w:vAlign w:val="bottom"/>
          </w:tcPr>
          <w:p w14:paraId="2889EFE5"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0.13</w:t>
            </w:r>
          </w:p>
        </w:tc>
        <w:tc>
          <w:tcPr>
            <w:tcW w:w="984" w:type="dxa"/>
            <w:vAlign w:val="bottom"/>
          </w:tcPr>
          <w:p w14:paraId="4EC4F41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987" w:type="dxa"/>
            <w:vAlign w:val="bottom"/>
          </w:tcPr>
          <w:p w14:paraId="2D373337" w14:textId="22E9DA6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004" w:type="dxa"/>
            <w:vAlign w:val="bottom"/>
          </w:tcPr>
          <w:p w14:paraId="74D3FBC7" w14:textId="40AFA41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134" w:type="dxa"/>
            <w:vAlign w:val="bottom"/>
          </w:tcPr>
          <w:p w14:paraId="036EE5B3"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0.06***</w:t>
            </w:r>
          </w:p>
        </w:tc>
        <w:tc>
          <w:tcPr>
            <w:tcW w:w="1276" w:type="dxa"/>
            <w:vAlign w:val="bottom"/>
          </w:tcPr>
          <w:p w14:paraId="736397F7" w14:textId="280ED0F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r>
      <w:tr w:rsidR="00057ADF" w:rsidRPr="00BF3D27" w14:paraId="57A3D64D" w14:textId="27DF894F" w:rsidTr="00146CAF">
        <w:trPr>
          <w:trHeight w:val="290"/>
        </w:trPr>
        <w:tc>
          <w:tcPr>
            <w:tcW w:w="2554" w:type="dxa"/>
            <w:shd w:val="clear" w:color="auto" w:fill="auto"/>
            <w:noWrap/>
            <w:vAlign w:val="bottom"/>
            <w:hideMark/>
          </w:tcPr>
          <w:p w14:paraId="44CD0727"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08983FDC"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992" w:type="dxa"/>
            <w:shd w:val="clear" w:color="auto" w:fill="auto"/>
            <w:noWrap/>
            <w:vAlign w:val="bottom"/>
          </w:tcPr>
          <w:p w14:paraId="53D6827C"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(0.03)</w:t>
            </w:r>
          </w:p>
        </w:tc>
        <w:tc>
          <w:tcPr>
            <w:tcW w:w="984" w:type="dxa"/>
            <w:vAlign w:val="bottom"/>
          </w:tcPr>
          <w:p w14:paraId="6758A54A"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87" w:type="dxa"/>
            <w:vAlign w:val="bottom"/>
          </w:tcPr>
          <w:p w14:paraId="1DB99A5E" w14:textId="006D3EF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004" w:type="dxa"/>
            <w:vAlign w:val="bottom"/>
          </w:tcPr>
          <w:p w14:paraId="4EC9E458" w14:textId="7EE7CD3D"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3249E35B"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45A37098"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028CA1EC" w14:textId="6543A9E9" w:rsidTr="00146CAF">
        <w:trPr>
          <w:trHeight w:val="290"/>
        </w:trPr>
        <w:tc>
          <w:tcPr>
            <w:tcW w:w="2554" w:type="dxa"/>
            <w:shd w:val="clear" w:color="auto" w:fill="auto"/>
            <w:noWrap/>
            <w:vAlign w:val="bottom"/>
            <w:hideMark/>
          </w:tcPr>
          <w:p w14:paraId="4361234F" w14:textId="35721059" w:rsidR="00057ADF" w:rsidRPr="0035711B" w:rsidRDefault="00146CAF" w:rsidP="00057ADF">
            <w:pPr>
              <w:spacing w:after="0" w:line="240" w:lineRule="auto"/>
              <w:rPr>
                <w:rFonts w:eastAsia="Times New Roman" w:cstheme="minorHAnsi"/>
                <w:lang w:eastAsia="en-GB"/>
              </w:rPr>
            </w:pPr>
            <w:r w:rsidRPr="0035711B">
              <w:rPr>
                <w:rFonts w:cstheme="minorHAnsi"/>
              </w:rPr>
              <w:t>Vulnerable Households (M + S-FI)</w:t>
            </w:r>
          </w:p>
        </w:tc>
        <w:tc>
          <w:tcPr>
            <w:tcW w:w="992" w:type="dxa"/>
            <w:shd w:val="clear" w:color="auto" w:fill="auto"/>
            <w:noWrap/>
            <w:vAlign w:val="bottom"/>
            <w:hideMark/>
          </w:tcPr>
          <w:p w14:paraId="009477A7"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0.68</w:t>
            </w:r>
          </w:p>
        </w:tc>
        <w:tc>
          <w:tcPr>
            <w:tcW w:w="992" w:type="dxa"/>
            <w:shd w:val="clear" w:color="auto" w:fill="auto"/>
            <w:noWrap/>
            <w:vAlign w:val="bottom"/>
          </w:tcPr>
          <w:p w14:paraId="5ABEEF00"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vAlign w:val="bottom"/>
          </w:tcPr>
          <w:p w14:paraId="69E3A8B8"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0.47</w:t>
            </w:r>
          </w:p>
        </w:tc>
        <w:tc>
          <w:tcPr>
            <w:tcW w:w="987" w:type="dxa"/>
            <w:vAlign w:val="bottom"/>
          </w:tcPr>
          <w:p w14:paraId="1F7E9BCF" w14:textId="7A1592D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0.47</w:t>
            </w:r>
          </w:p>
        </w:tc>
        <w:tc>
          <w:tcPr>
            <w:tcW w:w="1004" w:type="dxa"/>
            <w:vAlign w:val="bottom"/>
          </w:tcPr>
          <w:p w14:paraId="5DCC785A" w14:textId="67BED858"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134" w:type="dxa"/>
            <w:vAlign w:val="bottom"/>
          </w:tcPr>
          <w:p w14:paraId="083208EA"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0.21***</w:t>
            </w:r>
          </w:p>
        </w:tc>
        <w:tc>
          <w:tcPr>
            <w:tcW w:w="1276" w:type="dxa"/>
            <w:vAlign w:val="bottom"/>
          </w:tcPr>
          <w:p w14:paraId="6FDA4401" w14:textId="5B734D20"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1C3B0998" w14:textId="0693D2CE" w:rsidTr="00146CAF">
        <w:trPr>
          <w:trHeight w:val="290"/>
        </w:trPr>
        <w:tc>
          <w:tcPr>
            <w:tcW w:w="2554" w:type="dxa"/>
            <w:tcBorders>
              <w:bottom w:val="single" w:sz="12" w:space="0" w:color="auto"/>
            </w:tcBorders>
            <w:shd w:val="clear" w:color="auto" w:fill="auto"/>
            <w:noWrap/>
            <w:vAlign w:val="bottom"/>
            <w:hideMark/>
          </w:tcPr>
          <w:p w14:paraId="682C94F4" w14:textId="77777777" w:rsidR="00057ADF" w:rsidRPr="0035711B" w:rsidRDefault="00057ADF" w:rsidP="00057ADF">
            <w:pPr>
              <w:spacing w:after="0" w:line="240" w:lineRule="auto"/>
              <w:rPr>
                <w:rFonts w:eastAsia="Times New Roman" w:cstheme="minorHAnsi"/>
                <w:lang w:eastAsia="en-GB"/>
              </w:rPr>
            </w:pPr>
          </w:p>
        </w:tc>
        <w:tc>
          <w:tcPr>
            <w:tcW w:w="992" w:type="dxa"/>
            <w:tcBorders>
              <w:bottom w:val="single" w:sz="12" w:space="0" w:color="auto"/>
            </w:tcBorders>
            <w:shd w:val="clear" w:color="auto" w:fill="auto"/>
            <w:noWrap/>
            <w:vAlign w:val="bottom"/>
            <w:hideMark/>
          </w:tcPr>
          <w:p w14:paraId="115B33A8"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992" w:type="dxa"/>
            <w:tcBorders>
              <w:bottom w:val="single" w:sz="12" w:space="0" w:color="auto"/>
            </w:tcBorders>
            <w:shd w:val="clear" w:color="auto" w:fill="auto"/>
            <w:noWrap/>
            <w:vAlign w:val="bottom"/>
          </w:tcPr>
          <w:p w14:paraId="72D9646F"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tcBorders>
              <w:bottom w:val="single" w:sz="12" w:space="0" w:color="auto"/>
            </w:tcBorders>
            <w:vAlign w:val="bottom"/>
          </w:tcPr>
          <w:p w14:paraId="18EEDD34"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987" w:type="dxa"/>
            <w:tcBorders>
              <w:bottom w:val="single" w:sz="12" w:space="0" w:color="auto"/>
            </w:tcBorders>
            <w:vAlign w:val="bottom"/>
          </w:tcPr>
          <w:p w14:paraId="423A7EBC" w14:textId="28AF781C"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004" w:type="dxa"/>
            <w:tcBorders>
              <w:bottom w:val="single" w:sz="12" w:space="0" w:color="auto"/>
            </w:tcBorders>
            <w:vAlign w:val="bottom"/>
          </w:tcPr>
          <w:p w14:paraId="1EA8D681" w14:textId="731D3300" w:rsidR="00057ADF" w:rsidRPr="0035711B" w:rsidRDefault="00057ADF" w:rsidP="00057ADF">
            <w:pPr>
              <w:spacing w:after="0" w:line="240" w:lineRule="auto"/>
              <w:jc w:val="center"/>
              <w:rPr>
                <w:rFonts w:eastAsia="Times New Roman" w:cstheme="minorHAnsi"/>
                <w:lang w:eastAsia="en-GB"/>
              </w:rPr>
            </w:pPr>
          </w:p>
        </w:tc>
        <w:tc>
          <w:tcPr>
            <w:tcW w:w="1134" w:type="dxa"/>
            <w:tcBorders>
              <w:bottom w:val="single" w:sz="12" w:space="0" w:color="auto"/>
            </w:tcBorders>
            <w:vAlign w:val="bottom"/>
          </w:tcPr>
          <w:p w14:paraId="4E39D8B2" w14:textId="77777777" w:rsidR="00057ADF" w:rsidRPr="0035711B" w:rsidRDefault="00057ADF" w:rsidP="00057ADF">
            <w:pPr>
              <w:spacing w:after="0" w:line="240" w:lineRule="auto"/>
              <w:jc w:val="center"/>
              <w:rPr>
                <w:rFonts w:eastAsia="Times New Roman" w:cstheme="minorHAnsi"/>
                <w:lang w:eastAsia="en-GB"/>
              </w:rPr>
            </w:pPr>
          </w:p>
        </w:tc>
        <w:tc>
          <w:tcPr>
            <w:tcW w:w="1276" w:type="dxa"/>
            <w:tcBorders>
              <w:bottom w:val="single" w:sz="12" w:space="0" w:color="auto"/>
            </w:tcBorders>
            <w:vAlign w:val="bottom"/>
          </w:tcPr>
          <w:p w14:paraId="700AE18E"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2DE0D59C" w14:textId="3F4FF76E" w:rsidTr="00146CAF">
        <w:trPr>
          <w:trHeight w:val="290"/>
        </w:trPr>
        <w:tc>
          <w:tcPr>
            <w:tcW w:w="2554" w:type="dxa"/>
            <w:tcBorders>
              <w:top w:val="single" w:sz="12" w:space="0" w:color="auto"/>
              <w:bottom w:val="single" w:sz="12" w:space="0" w:color="auto"/>
            </w:tcBorders>
            <w:shd w:val="clear" w:color="auto" w:fill="auto"/>
            <w:noWrap/>
            <w:vAlign w:val="bottom"/>
            <w:hideMark/>
          </w:tcPr>
          <w:p w14:paraId="1FEBD966" w14:textId="77777777" w:rsidR="00057ADF" w:rsidRPr="0035711B" w:rsidRDefault="00057ADF" w:rsidP="00057ADF">
            <w:pPr>
              <w:spacing w:after="0" w:line="240" w:lineRule="auto"/>
              <w:rPr>
                <w:rFonts w:cstheme="minorHAnsi"/>
                <w:b/>
                <w:bCs/>
              </w:rPr>
            </w:pPr>
            <w:r w:rsidRPr="0035711B">
              <w:rPr>
                <w:rFonts w:cstheme="minorHAnsi"/>
                <w:b/>
                <w:bCs/>
              </w:rPr>
              <w:t>N</w:t>
            </w:r>
          </w:p>
        </w:tc>
        <w:tc>
          <w:tcPr>
            <w:tcW w:w="992" w:type="dxa"/>
            <w:tcBorders>
              <w:top w:val="single" w:sz="12" w:space="0" w:color="auto"/>
              <w:bottom w:val="single" w:sz="12" w:space="0" w:color="auto"/>
            </w:tcBorders>
            <w:shd w:val="clear" w:color="auto" w:fill="auto"/>
            <w:noWrap/>
            <w:vAlign w:val="bottom"/>
            <w:hideMark/>
          </w:tcPr>
          <w:p w14:paraId="35FFD4FA" w14:textId="77777777" w:rsidR="00057ADF" w:rsidRPr="0035711B" w:rsidRDefault="00057ADF" w:rsidP="00057ADF">
            <w:pPr>
              <w:spacing w:after="0" w:line="240" w:lineRule="auto"/>
              <w:jc w:val="center"/>
              <w:rPr>
                <w:rFonts w:cstheme="minorHAnsi"/>
                <w:b/>
                <w:bCs/>
              </w:rPr>
            </w:pPr>
            <w:r w:rsidRPr="0035711B">
              <w:rPr>
                <w:rFonts w:cstheme="minorHAnsi"/>
                <w:b/>
                <w:bCs/>
              </w:rPr>
              <w:t>294</w:t>
            </w:r>
          </w:p>
        </w:tc>
        <w:tc>
          <w:tcPr>
            <w:tcW w:w="992" w:type="dxa"/>
            <w:tcBorders>
              <w:top w:val="single" w:sz="12" w:space="0" w:color="auto"/>
              <w:bottom w:val="single" w:sz="12" w:space="0" w:color="auto"/>
            </w:tcBorders>
            <w:shd w:val="clear" w:color="auto" w:fill="auto"/>
            <w:noWrap/>
            <w:vAlign w:val="bottom"/>
          </w:tcPr>
          <w:p w14:paraId="329A5A21" w14:textId="77777777" w:rsidR="00057ADF" w:rsidRPr="0035711B" w:rsidRDefault="00057ADF" w:rsidP="00057ADF">
            <w:pPr>
              <w:spacing w:after="0" w:line="240" w:lineRule="auto"/>
              <w:jc w:val="center"/>
              <w:rPr>
                <w:rFonts w:cstheme="minorHAnsi"/>
                <w:b/>
                <w:bCs/>
              </w:rPr>
            </w:pPr>
            <w:r w:rsidRPr="0035711B">
              <w:rPr>
                <w:rFonts w:cstheme="minorHAnsi"/>
                <w:b/>
                <w:bCs/>
              </w:rPr>
              <w:t>157</w:t>
            </w:r>
          </w:p>
        </w:tc>
        <w:tc>
          <w:tcPr>
            <w:tcW w:w="984" w:type="dxa"/>
            <w:tcBorders>
              <w:top w:val="single" w:sz="12" w:space="0" w:color="auto"/>
              <w:bottom w:val="single" w:sz="12" w:space="0" w:color="auto"/>
            </w:tcBorders>
            <w:vAlign w:val="bottom"/>
          </w:tcPr>
          <w:p w14:paraId="66807FA0" w14:textId="77777777" w:rsidR="00057ADF" w:rsidRPr="0035711B" w:rsidRDefault="00057ADF" w:rsidP="00057ADF">
            <w:pPr>
              <w:spacing w:after="0" w:line="240" w:lineRule="auto"/>
              <w:jc w:val="center"/>
              <w:rPr>
                <w:rFonts w:cstheme="minorHAnsi"/>
                <w:b/>
                <w:bCs/>
              </w:rPr>
            </w:pPr>
            <w:r w:rsidRPr="0035711B">
              <w:rPr>
                <w:rFonts w:cstheme="minorHAnsi"/>
                <w:b/>
                <w:bCs/>
              </w:rPr>
              <w:t>157</w:t>
            </w:r>
          </w:p>
        </w:tc>
        <w:tc>
          <w:tcPr>
            <w:tcW w:w="987" w:type="dxa"/>
            <w:tcBorders>
              <w:top w:val="single" w:sz="12" w:space="0" w:color="auto"/>
              <w:bottom w:val="single" w:sz="12" w:space="0" w:color="auto"/>
            </w:tcBorders>
            <w:vAlign w:val="bottom"/>
          </w:tcPr>
          <w:p w14:paraId="389C2BDC" w14:textId="6E9F9120" w:rsidR="00057ADF" w:rsidRPr="0035711B" w:rsidRDefault="00057ADF" w:rsidP="009F7106">
            <w:pPr>
              <w:spacing w:after="0" w:line="240" w:lineRule="auto"/>
              <w:jc w:val="center"/>
              <w:rPr>
                <w:rFonts w:cstheme="minorHAnsi"/>
                <w:b/>
                <w:bCs/>
              </w:rPr>
            </w:pPr>
            <w:r w:rsidRPr="0035711B">
              <w:rPr>
                <w:rFonts w:cstheme="minorHAnsi"/>
                <w:b/>
                <w:bCs/>
              </w:rPr>
              <w:t>294</w:t>
            </w:r>
          </w:p>
        </w:tc>
        <w:tc>
          <w:tcPr>
            <w:tcW w:w="1004" w:type="dxa"/>
            <w:tcBorders>
              <w:top w:val="single" w:sz="12" w:space="0" w:color="auto"/>
              <w:bottom w:val="single" w:sz="12" w:space="0" w:color="auto"/>
            </w:tcBorders>
            <w:vAlign w:val="bottom"/>
          </w:tcPr>
          <w:p w14:paraId="6AACFC95" w14:textId="22ABEC7D" w:rsidR="00057ADF" w:rsidRPr="0035711B" w:rsidRDefault="00057ADF" w:rsidP="009F7106">
            <w:pPr>
              <w:spacing w:after="0" w:line="240" w:lineRule="auto"/>
              <w:jc w:val="center"/>
              <w:rPr>
                <w:rFonts w:cstheme="minorHAnsi"/>
                <w:b/>
                <w:bCs/>
              </w:rPr>
            </w:pPr>
            <w:r w:rsidRPr="0035711B">
              <w:rPr>
                <w:rFonts w:cstheme="minorHAnsi"/>
                <w:b/>
                <w:bCs/>
              </w:rPr>
              <w:t>451</w:t>
            </w:r>
          </w:p>
        </w:tc>
        <w:tc>
          <w:tcPr>
            <w:tcW w:w="1134" w:type="dxa"/>
            <w:tcBorders>
              <w:top w:val="single" w:sz="12" w:space="0" w:color="auto"/>
              <w:bottom w:val="single" w:sz="12" w:space="0" w:color="auto"/>
            </w:tcBorders>
            <w:vAlign w:val="bottom"/>
          </w:tcPr>
          <w:p w14:paraId="0962C9B5" w14:textId="77777777" w:rsidR="00057ADF" w:rsidRPr="0035711B" w:rsidRDefault="00057ADF" w:rsidP="009F7106">
            <w:pPr>
              <w:spacing w:after="0" w:line="240" w:lineRule="auto"/>
              <w:jc w:val="center"/>
              <w:rPr>
                <w:rFonts w:cstheme="minorHAnsi"/>
                <w:b/>
                <w:bCs/>
              </w:rPr>
            </w:pPr>
            <w:r w:rsidRPr="0035711B">
              <w:rPr>
                <w:rFonts w:cstheme="minorHAnsi"/>
                <w:b/>
                <w:bCs/>
              </w:rPr>
              <w:t>451</w:t>
            </w:r>
          </w:p>
        </w:tc>
        <w:tc>
          <w:tcPr>
            <w:tcW w:w="1276" w:type="dxa"/>
            <w:tcBorders>
              <w:top w:val="single" w:sz="12" w:space="0" w:color="auto"/>
              <w:bottom w:val="single" w:sz="12" w:space="0" w:color="auto"/>
            </w:tcBorders>
            <w:vAlign w:val="bottom"/>
          </w:tcPr>
          <w:p w14:paraId="79D41FB5" w14:textId="7162A3B5" w:rsidR="00057ADF" w:rsidRPr="0035711B" w:rsidRDefault="00057ADF" w:rsidP="009F7106">
            <w:pPr>
              <w:spacing w:after="0" w:line="240" w:lineRule="auto"/>
              <w:jc w:val="center"/>
              <w:rPr>
                <w:rFonts w:cstheme="minorHAnsi"/>
                <w:b/>
                <w:bCs/>
              </w:rPr>
            </w:pPr>
            <w:r w:rsidRPr="0035711B">
              <w:rPr>
                <w:rFonts w:cstheme="minorHAnsi"/>
                <w:b/>
                <w:bCs/>
              </w:rPr>
              <w:t>294</w:t>
            </w:r>
          </w:p>
        </w:tc>
      </w:tr>
    </w:tbl>
    <w:p w14:paraId="602F0DD2" w14:textId="77777777" w:rsidR="00A56289" w:rsidRPr="0035711B" w:rsidRDefault="00A56289" w:rsidP="00A56289">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8321A6B" w14:textId="77777777" w:rsidR="00A56289" w:rsidRPr="0035711B" w:rsidRDefault="00A56289" w:rsidP="00A56289">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07BE043" w14:textId="77777777" w:rsidR="00F01AB4" w:rsidRDefault="00F01AB4" w:rsidP="003E3583">
      <w:pPr>
        <w:spacing w:line="276" w:lineRule="auto"/>
        <w:jc w:val="both"/>
        <w:rPr>
          <w:ins w:id="42" w:author="Alirah WEYORI" w:date="2023-10-13T11:53:00Z"/>
          <w:rFonts w:cstheme="minorHAnsi"/>
          <w:sz w:val="24"/>
          <w:szCs w:val="24"/>
        </w:rPr>
      </w:pPr>
    </w:p>
    <w:p w14:paraId="1AFCEA5E" w14:textId="77777777" w:rsidR="00127D60" w:rsidRPr="0035711B" w:rsidRDefault="00127D60" w:rsidP="003E3583">
      <w:pPr>
        <w:spacing w:line="276" w:lineRule="auto"/>
        <w:jc w:val="both"/>
        <w:rPr>
          <w:rFonts w:cstheme="minorHAnsi"/>
          <w:sz w:val="24"/>
          <w:szCs w:val="24"/>
        </w:rPr>
      </w:pPr>
    </w:p>
    <w:p w14:paraId="5C47C9B8" w14:textId="5FEB2AA1" w:rsidR="003E1EF1" w:rsidRPr="00BF3D27" w:rsidRDefault="003E1EF1" w:rsidP="003A55A7">
      <w:pPr>
        <w:rPr>
          <w:rFonts w:cstheme="minorHAnsi"/>
          <w:color w:val="2F5496" w:themeColor="accent1" w:themeShade="BF"/>
          <w:sz w:val="24"/>
          <w:szCs w:val="24"/>
        </w:rPr>
      </w:pPr>
      <w:bookmarkStart w:id="43" w:name="_Toc147757612"/>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38</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Comparison of income and Food expenditure </w:t>
      </w:r>
      <w:r w:rsidR="003A55A7" w:rsidRPr="00BF3D27">
        <w:rPr>
          <w:rFonts w:cstheme="minorHAnsi"/>
          <w:color w:val="2F5496" w:themeColor="accent1" w:themeShade="BF"/>
          <w:sz w:val="24"/>
          <w:szCs w:val="24"/>
        </w:rPr>
        <w:t xml:space="preserve">by </w:t>
      </w:r>
      <w:r w:rsidRPr="00BF3D27">
        <w:rPr>
          <w:rFonts w:cstheme="minorHAnsi"/>
          <w:color w:val="2F5496" w:themeColor="accent1" w:themeShade="BF"/>
          <w:sz w:val="24"/>
          <w:szCs w:val="24"/>
        </w:rPr>
        <w:t>modality</w:t>
      </w:r>
      <w:bookmarkEnd w:id="43"/>
      <w:r w:rsidR="00AF382C" w:rsidRPr="00BF3D27">
        <w:rPr>
          <w:rFonts w:cstheme="minorHAnsi"/>
          <w:color w:val="2F5496" w:themeColor="accent1" w:themeShade="BF"/>
          <w:sz w:val="24"/>
          <w:szCs w:val="24"/>
        </w:rPr>
        <w:t xml:space="preserve"> (CAR - Phone owners)</w:t>
      </w:r>
    </w:p>
    <w:tbl>
      <w:tblPr>
        <w:tblW w:w="9356" w:type="dxa"/>
        <w:tblBorders>
          <w:top w:val="single" w:sz="12" w:space="0" w:color="auto"/>
          <w:bottom w:val="single" w:sz="12" w:space="0" w:color="auto"/>
        </w:tblBorders>
        <w:tblLook w:val="04A0" w:firstRow="1" w:lastRow="0" w:firstColumn="1" w:lastColumn="0" w:noHBand="0" w:noVBand="1"/>
      </w:tblPr>
      <w:tblGrid>
        <w:gridCol w:w="4928"/>
        <w:gridCol w:w="1276"/>
        <w:gridCol w:w="1275"/>
        <w:gridCol w:w="1877"/>
      </w:tblGrid>
      <w:tr w:rsidR="00DB3FA4" w:rsidRPr="00BF3D27" w14:paraId="17CB4F61" w14:textId="77777777" w:rsidTr="00E32A94">
        <w:trPr>
          <w:trHeight w:val="290"/>
        </w:trPr>
        <w:tc>
          <w:tcPr>
            <w:tcW w:w="4928" w:type="dxa"/>
            <w:tcBorders>
              <w:top w:val="single" w:sz="12" w:space="0" w:color="auto"/>
              <w:bottom w:val="single" w:sz="12" w:space="0" w:color="auto"/>
            </w:tcBorders>
            <w:shd w:val="clear" w:color="auto" w:fill="auto"/>
            <w:noWrap/>
            <w:vAlign w:val="bottom"/>
          </w:tcPr>
          <w:p w14:paraId="043BCCBC" w14:textId="77777777" w:rsidR="00DB3FA4" w:rsidRPr="0035711B" w:rsidRDefault="00DB3FA4">
            <w:pPr>
              <w:spacing w:after="0" w:line="240" w:lineRule="auto"/>
              <w:rPr>
                <w:rFonts w:cstheme="minorHAnsi"/>
                <w:b/>
                <w:bCs/>
              </w:rPr>
            </w:pPr>
            <w:r w:rsidRPr="0035711B">
              <w:rPr>
                <w:rFonts w:cstheme="minorHAnsi"/>
                <w:b/>
                <w:bCs/>
              </w:rPr>
              <w:t>Indicator</w:t>
            </w:r>
          </w:p>
        </w:tc>
        <w:tc>
          <w:tcPr>
            <w:tcW w:w="1276" w:type="dxa"/>
            <w:tcBorders>
              <w:top w:val="single" w:sz="12" w:space="0" w:color="auto"/>
              <w:bottom w:val="single" w:sz="12" w:space="0" w:color="auto"/>
            </w:tcBorders>
            <w:shd w:val="clear" w:color="auto" w:fill="auto"/>
            <w:noWrap/>
            <w:vAlign w:val="bottom"/>
          </w:tcPr>
          <w:p w14:paraId="0529EB24" w14:textId="77777777" w:rsidR="00DB3FA4" w:rsidRPr="0035711B" w:rsidRDefault="00DB3FA4" w:rsidP="00DB3FA4">
            <w:pPr>
              <w:spacing w:after="0" w:line="240" w:lineRule="auto"/>
              <w:jc w:val="center"/>
              <w:rPr>
                <w:rFonts w:cstheme="minorHAnsi"/>
                <w:b/>
                <w:bCs/>
              </w:rPr>
            </w:pPr>
            <w:r w:rsidRPr="0035711B">
              <w:rPr>
                <w:rFonts w:cstheme="minorHAnsi"/>
                <w:b/>
                <w:bCs/>
              </w:rPr>
              <w:t>(1)</w:t>
            </w:r>
          </w:p>
          <w:p w14:paraId="342E8950" w14:textId="77777777" w:rsidR="00DB3FA4" w:rsidRPr="0035711B" w:rsidRDefault="00DB3FA4" w:rsidP="00DB3FA4">
            <w:pPr>
              <w:spacing w:after="0" w:line="240" w:lineRule="auto"/>
              <w:jc w:val="center"/>
              <w:rPr>
                <w:rFonts w:cstheme="minorHAnsi"/>
                <w:b/>
                <w:bCs/>
              </w:rPr>
            </w:pPr>
            <w:r w:rsidRPr="0035711B">
              <w:rPr>
                <w:rFonts w:cstheme="minorHAnsi"/>
                <w:b/>
                <w:bCs/>
              </w:rPr>
              <w:t>F2F</w:t>
            </w:r>
          </w:p>
          <w:p w14:paraId="7856959B" w14:textId="77777777" w:rsidR="00DB3FA4" w:rsidRPr="0035711B" w:rsidRDefault="00DB3FA4">
            <w:pPr>
              <w:spacing w:after="0" w:line="240" w:lineRule="auto"/>
              <w:jc w:val="center"/>
              <w:rPr>
                <w:rFonts w:cstheme="minorHAnsi"/>
                <w:b/>
                <w:bCs/>
              </w:rPr>
            </w:pPr>
            <w:r w:rsidRPr="0035711B">
              <w:rPr>
                <w:rFonts w:cstheme="minorHAnsi"/>
                <w:b/>
                <w:bCs/>
              </w:rPr>
              <w:t>Mean/(SE)</w:t>
            </w:r>
          </w:p>
        </w:tc>
        <w:tc>
          <w:tcPr>
            <w:tcW w:w="1275" w:type="dxa"/>
            <w:tcBorders>
              <w:top w:val="single" w:sz="12" w:space="0" w:color="auto"/>
              <w:bottom w:val="single" w:sz="12" w:space="0" w:color="auto"/>
            </w:tcBorders>
            <w:shd w:val="clear" w:color="auto" w:fill="auto"/>
            <w:noWrap/>
            <w:vAlign w:val="bottom"/>
          </w:tcPr>
          <w:p w14:paraId="2CB64974" w14:textId="77777777" w:rsidR="00DB3FA4" w:rsidRPr="0035711B" w:rsidRDefault="00DB3FA4" w:rsidP="00DB3FA4">
            <w:pPr>
              <w:spacing w:after="0" w:line="240" w:lineRule="auto"/>
              <w:jc w:val="center"/>
              <w:rPr>
                <w:rFonts w:cstheme="minorHAnsi"/>
                <w:b/>
                <w:bCs/>
              </w:rPr>
            </w:pPr>
            <w:r w:rsidRPr="0035711B">
              <w:rPr>
                <w:rFonts w:cstheme="minorHAnsi"/>
                <w:b/>
                <w:bCs/>
              </w:rPr>
              <w:t>(2)</w:t>
            </w:r>
          </w:p>
          <w:p w14:paraId="682CC194" w14:textId="77777777" w:rsidR="00DB3FA4" w:rsidRPr="0035711B" w:rsidRDefault="00DB3FA4" w:rsidP="00DB3FA4">
            <w:pPr>
              <w:spacing w:after="0" w:line="240" w:lineRule="auto"/>
              <w:jc w:val="center"/>
              <w:rPr>
                <w:rFonts w:cstheme="minorHAnsi"/>
                <w:b/>
                <w:bCs/>
              </w:rPr>
            </w:pPr>
            <w:r w:rsidRPr="0035711B">
              <w:rPr>
                <w:rFonts w:cstheme="minorHAnsi"/>
                <w:b/>
                <w:bCs/>
              </w:rPr>
              <w:t>Remote</w:t>
            </w:r>
          </w:p>
          <w:p w14:paraId="180B2DD3" w14:textId="77777777" w:rsidR="00DB3FA4" w:rsidRPr="0035711B" w:rsidRDefault="00DB3FA4">
            <w:pPr>
              <w:spacing w:after="0" w:line="240" w:lineRule="auto"/>
              <w:jc w:val="center"/>
              <w:rPr>
                <w:rFonts w:cstheme="minorHAnsi"/>
                <w:b/>
                <w:bCs/>
              </w:rPr>
            </w:pPr>
            <w:r w:rsidRPr="0035711B">
              <w:rPr>
                <w:rFonts w:cstheme="minorHAnsi"/>
                <w:b/>
                <w:bCs/>
              </w:rPr>
              <w:t>Mean/(SE)</w:t>
            </w:r>
          </w:p>
        </w:tc>
        <w:tc>
          <w:tcPr>
            <w:tcW w:w="1877" w:type="dxa"/>
            <w:tcBorders>
              <w:top w:val="single" w:sz="12" w:space="0" w:color="auto"/>
              <w:bottom w:val="single" w:sz="12" w:space="0" w:color="auto"/>
            </w:tcBorders>
            <w:shd w:val="clear" w:color="auto" w:fill="auto"/>
            <w:noWrap/>
            <w:vAlign w:val="bottom"/>
          </w:tcPr>
          <w:p w14:paraId="7FE9B012" w14:textId="77777777" w:rsidR="00DB3FA4" w:rsidRPr="0035711B" w:rsidRDefault="00DB3FA4" w:rsidP="00DB3FA4">
            <w:pPr>
              <w:spacing w:after="0" w:line="240" w:lineRule="auto"/>
              <w:jc w:val="center"/>
              <w:rPr>
                <w:rFonts w:cstheme="minorHAnsi"/>
                <w:b/>
                <w:bCs/>
              </w:rPr>
            </w:pPr>
            <w:r w:rsidRPr="0035711B">
              <w:rPr>
                <w:rFonts w:cstheme="minorHAnsi"/>
                <w:b/>
                <w:bCs/>
              </w:rPr>
              <w:t>(1)-(2)</w:t>
            </w:r>
          </w:p>
          <w:p w14:paraId="43149A20" w14:textId="77777777" w:rsidR="00DB3FA4" w:rsidRPr="0035711B" w:rsidRDefault="00DB3FA4" w:rsidP="00DB3FA4">
            <w:pPr>
              <w:spacing w:after="0" w:line="240" w:lineRule="auto"/>
              <w:jc w:val="center"/>
              <w:rPr>
                <w:rFonts w:cstheme="minorHAnsi"/>
                <w:b/>
                <w:bCs/>
              </w:rPr>
            </w:pPr>
            <w:r w:rsidRPr="0035711B">
              <w:rPr>
                <w:rFonts w:cstheme="minorHAnsi"/>
                <w:b/>
                <w:bCs/>
              </w:rPr>
              <w:t>Pairwise t-test</w:t>
            </w:r>
          </w:p>
          <w:p w14:paraId="08699392" w14:textId="77777777" w:rsidR="00DB3FA4" w:rsidRPr="0035711B" w:rsidRDefault="00DB3FA4">
            <w:pPr>
              <w:spacing w:after="0" w:line="240" w:lineRule="auto"/>
              <w:jc w:val="center"/>
              <w:rPr>
                <w:rFonts w:cstheme="minorHAnsi"/>
                <w:b/>
                <w:bCs/>
              </w:rPr>
            </w:pPr>
            <w:r w:rsidRPr="0035711B">
              <w:rPr>
                <w:rFonts w:cstheme="minorHAnsi"/>
                <w:b/>
                <w:bCs/>
              </w:rPr>
              <w:t>Mean difference</w:t>
            </w:r>
          </w:p>
        </w:tc>
      </w:tr>
      <w:tr w:rsidR="00DB3FA4" w:rsidRPr="00BF3D27" w14:paraId="3915A7D8" w14:textId="77777777" w:rsidTr="00E32A94">
        <w:trPr>
          <w:trHeight w:val="290"/>
        </w:trPr>
        <w:tc>
          <w:tcPr>
            <w:tcW w:w="4928" w:type="dxa"/>
            <w:tcBorders>
              <w:top w:val="single" w:sz="12" w:space="0" w:color="auto"/>
              <w:bottom w:val="single" w:sz="12" w:space="0" w:color="auto"/>
            </w:tcBorders>
            <w:shd w:val="clear" w:color="auto" w:fill="auto"/>
            <w:noWrap/>
            <w:vAlign w:val="bottom"/>
          </w:tcPr>
          <w:p w14:paraId="540AD1FE"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Income</w:t>
            </w:r>
          </w:p>
        </w:tc>
        <w:tc>
          <w:tcPr>
            <w:tcW w:w="1276" w:type="dxa"/>
            <w:tcBorders>
              <w:top w:val="single" w:sz="12" w:space="0" w:color="auto"/>
            </w:tcBorders>
            <w:shd w:val="clear" w:color="auto" w:fill="auto"/>
            <w:noWrap/>
            <w:vAlign w:val="bottom"/>
          </w:tcPr>
          <w:p w14:paraId="3E26DE62" w14:textId="77777777" w:rsidR="00DB3FA4" w:rsidRPr="0035711B" w:rsidRDefault="00DB3FA4">
            <w:pPr>
              <w:spacing w:after="0" w:line="240" w:lineRule="auto"/>
              <w:jc w:val="center"/>
              <w:rPr>
                <w:rFonts w:eastAsia="Times New Roman" w:cstheme="minorHAnsi"/>
                <w:lang w:eastAsia="en-GB"/>
              </w:rPr>
            </w:pPr>
          </w:p>
        </w:tc>
        <w:tc>
          <w:tcPr>
            <w:tcW w:w="1275" w:type="dxa"/>
            <w:tcBorders>
              <w:top w:val="single" w:sz="12" w:space="0" w:color="auto"/>
            </w:tcBorders>
            <w:shd w:val="clear" w:color="auto" w:fill="auto"/>
            <w:noWrap/>
            <w:vAlign w:val="bottom"/>
          </w:tcPr>
          <w:p w14:paraId="742E18A9" w14:textId="77777777" w:rsidR="00DB3FA4" w:rsidRPr="0035711B" w:rsidRDefault="00DB3FA4">
            <w:pPr>
              <w:spacing w:after="0" w:line="240" w:lineRule="auto"/>
              <w:jc w:val="center"/>
              <w:rPr>
                <w:rFonts w:eastAsia="Times New Roman" w:cstheme="minorHAnsi"/>
                <w:lang w:eastAsia="en-GB"/>
              </w:rPr>
            </w:pPr>
          </w:p>
        </w:tc>
        <w:tc>
          <w:tcPr>
            <w:tcW w:w="1877" w:type="dxa"/>
            <w:tcBorders>
              <w:top w:val="single" w:sz="12" w:space="0" w:color="auto"/>
            </w:tcBorders>
            <w:shd w:val="clear" w:color="auto" w:fill="auto"/>
            <w:noWrap/>
            <w:vAlign w:val="bottom"/>
          </w:tcPr>
          <w:p w14:paraId="2774FB0A" w14:textId="77777777" w:rsidR="00DB3FA4" w:rsidRPr="0035711B" w:rsidRDefault="00DB3FA4">
            <w:pPr>
              <w:spacing w:after="0" w:line="240" w:lineRule="auto"/>
              <w:jc w:val="center"/>
              <w:rPr>
                <w:rFonts w:eastAsia="Times New Roman" w:cstheme="minorHAnsi"/>
                <w:lang w:eastAsia="en-GB"/>
              </w:rPr>
            </w:pPr>
          </w:p>
        </w:tc>
      </w:tr>
      <w:tr w:rsidR="00DB3FA4" w:rsidRPr="00BF3D27" w14:paraId="248D8A0D" w14:textId="77777777" w:rsidTr="00E32A94">
        <w:trPr>
          <w:trHeight w:val="290"/>
        </w:trPr>
        <w:tc>
          <w:tcPr>
            <w:tcW w:w="4928" w:type="dxa"/>
            <w:tcBorders>
              <w:top w:val="single" w:sz="12" w:space="0" w:color="auto"/>
            </w:tcBorders>
            <w:shd w:val="clear" w:color="auto" w:fill="auto"/>
            <w:noWrap/>
            <w:vAlign w:val="bottom"/>
          </w:tcPr>
          <w:p w14:paraId="2BADF2E9"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Regular and unchanged/increasing</w:t>
            </w:r>
          </w:p>
        </w:tc>
        <w:tc>
          <w:tcPr>
            <w:tcW w:w="1276" w:type="dxa"/>
            <w:shd w:val="clear" w:color="auto" w:fill="auto"/>
            <w:noWrap/>
            <w:vAlign w:val="bottom"/>
          </w:tcPr>
          <w:p w14:paraId="4B4C948F"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1275" w:type="dxa"/>
            <w:shd w:val="clear" w:color="auto" w:fill="auto"/>
            <w:noWrap/>
            <w:vAlign w:val="bottom"/>
          </w:tcPr>
          <w:p w14:paraId="53EC0977"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0.26</w:t>
            </w:r>
          </w:p>
        </w:tc>
        <w:tc>
          <w:tcPr>
            <w:tcW w:w="1877" w:type="dxa"/>
            <w:shd w:val="clear" w:color="auto" w:fill="auto"/>
            <w:noWrap/>
            <w:vAlign w:val="bottom"/>
          </w:tcPr>
          <w:p w14:paraId="2133FA11"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DB3FA4" w:rsidRPr="00BF3D27" w14:paraId="54BA08C2" w14:textId="77777777" w:rsidTr="003D338B">
        <w:trPr>
          <w:trHeight w:val="290"/>
        </w:trPr>
        <w:tc>
          <w:tcPr>
            <w:tcW w:w="4928" w:type="dxa"/>
            <w:shd w:val="clear" w:color="auto" w:fill="auto"/>
            <w:noWrap/>
            <w:vAlign w:val="bottom"/>
          </w:tcPr>
          <w:p w14:paraId="2C3F9043"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1D8E202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tcPr>
          <w:p w14:paraId="70751CE9"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tcPr>
          <w:p w14:paraId="57E30A2F" w14:textId="77777777" w:rsidR="00DB3FA4" w:rsidRPr="0035711B" w:rsidRDefault="00DB3FA4">
            <w:pPr>
              <w:spacing w:after="0" w:line="240" w:lineRule="auto"/>
              <w:jc w:val="center"/>
              <w:rPr>
                <w:rFonts w:eastAsia="Times New Roman" w:cstheme="minorHAnsi"/>
                <w:lang w:eastAsia="en-GB"/>
              </w:rPr>
            </w:pPr>
          </w:p>
        </w:tc>
      </w:tr>
      <w:tr w:rsidR="00DB3FA4" w:rsidRPr="00BF3D27" w14:paraId="5A0AB65E" w14:textId="77777777" w:rsidTr="003D338B">
        <w:trPr>
          <w:trHeight w:val="290"/>
        </w:trPr>
        <w:tc>
          <w:tcPr>
            <w:tcW w:w="4928" w:type="dxa"/>
            <w:shd w:val="clear" w:color="auto" w:fill="auto"/>
            <w:noWrap/>
            <w:vAlign w:val="bottom"/>
          </w:tcPr>
          <w:p w14:paraId="7B708A78"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Regular and reduced or irregular and Unchanged/increasing</w:t>
            </w:r>
          </w:p>
        </w:tc>
        <w:tc>
          <w:tcPr>
            <w:tcW w:w="1276" w:type="dxa"/>
            <w:shd w:val="clear" w:color="auto" w:fill="auto"/>
            <w:noWrap/>
            <w:vAlign w:val="bottom"/>
          </w:tcPr>
          <w:p w14:paraId="277D175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275" w:type="dxa"/>
            <w:shd w:val="clear" w:color="auto" w:fill="auto"/>
            <w:noWrap/>
            <w:vAlign w:val="bottom"/>
          </w:tcPr>
          <w:p w14:paraId="04F5B7F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0.50</w:t>
            </w:r>
          </w:p>
        </w:tc>
        <w:tc>
          <w:tcPr>
            <w:tcW w:w="1877" w:type="dxa"/>
            <w:shd w:val="clear" w:color="auto" w:fill="auto"/>
            <w:noWrap/>
            <w:vAlign w:val="bottom"/>
          </w:tcPr>
          <w:p w14:paraId="619FDB51"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-0.08</w:t>
            </w:r>
          </w:p>
        </w:tc>
      </w:tr>
      <w:tr w:rsidR="00DB3FA4" w:rsidRPr="00BF3D27" w14:paraId="097E652B" w14:textId="77777777" w:rsidTr="003D338B">
        <w:trPr>
          <w:trHeight w:val="290"/>
        </w:trPr>
        <w:tc>
          <w:tcPr>
            <w:tcW w:w="4928" w:type="dxa"/>
            <w:shd w:val="clear" w:color="auto" w:fill="auto"/>
            <w:noWrap/>
            <w:vAlign w:val="bottom"/>
          </w:tcPr>
          <w:p w14:paraId="3D3AACB7"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0F00B848"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tcPr>
          <w:p w14:paraId="29AA66C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tcPr>
          <w:p w14:paraId="09363BE9" w14:textId="77777777" w:rsidR="00DB3FA4" w:rsidRPr="0035711B" w:rsidRDefault="00DB3FA4">
            <w:pPr>
              <w:spacing w:after="0" w:line="240" w:lineRule="auto"/>
              <w:jc w:val="center"/>
              <w:rPr>
                <w:rFonts w:eastAsia="Times New Roman" w:cstheme="minorHAnsi"/>
                <w:lang w:eastAsia="en-GB"/>
              </w:rPr>
            </w:pPr>
          </w:p>
        </w:tc>
      </w:tr>
      <w:tr w:rsidR="00DB3FA4" w:rsidRPr="00BF3D27" w14:paraId="7459BA80" w14:textId="77777777" w:rsidTr="003D338B">
        <w:trPr>
          <w:trHeight w:val="290"/>
        </w:trPr>
        <w:tc>
          <w:tcPr>
            <w:tcW w:w="4928" w:type="dxa"/>
            <w:shd w:val="clear" w:color="auto" w:fill="auto"/>
            <w:noWrap/>
            <w:vAlign w:val="bottom"/>
          </w:tcPr>
          <w:p w14:paraId="59313632"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 xml:space="preserve">Irregular and reduced </w:t>
            </w:r>
          </w:p>
        </w:tc>
        <w:tc>
          <w:tcPr>
            <w:tcW w:w="1276" w:type="dxa"/>
            <w:shd w:val="clear" w:color="auto" w:fill="auto"/>
            <w:noWrap/>
            <w:vAlign w:val="bottom"/>
          </w:tcPr>
          <w:p w14:paraId="4FF90D7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0.12</w:t>
            </w:r>
          </w:p>
        </w:tc>
        <w:tc>
          <w:tcPr>
            <w:tcW w:w="1275" w:type="dxa"/>
            <w:shd w:val="clear" w:color="auto" w:fill="auto"/>
            <w:noWrap/>
            <w:vAlign w:val="bottom"/>
          </w:tcPr>
          <w:p w14:paraId="20861906"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0.23</w:t>
            </w:r>
          </w:p>
        </w:tc>
        <w:tc>
          <w:tcPr>
            <w:tcW w:w="1877" w:type="dxa"/>
            <w:shd w:val="clear" w:color="auto" w:fill="auto"/>
            <w:noWrap/>
            <w:vAlign w:val="bottom"/>
          </w:tcPr>
          <w:p w14:paraId="537AB4A6"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-0.11***</w:t>
            </w:r>
          </w:p>
        </w:tc>
      </w:tr>
      <w:tr w:rsidR="00DB3FA4" w:rsidRPr="00BF3D27" w14:paraId="22282A12" w14:textId="77777777" w:rsidTr="003D338B">
        <w:trPr>
          <w:trHeight w:val="290"/>
        </w:trPr>
        <w:tc>
          <w:tcPr>
            <w:tcW w:w="4928" w:type="dxa"/>
            <w:shd w:val="clear" w:color="auto" w:fill="auto"/>
            <w:noWrap/>
            <w:vAlign w:val="bottom"/>
          </w:tcPr>
          <w:p w14:paraId="0172CE0A"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2C56F51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1F05CB61"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3C57FA8E" w14:textId="77777777" w:rsidR="00DB3FA4" w:rsidRPr="0035711B" w:rsidRDefault="00DB3FA4">
            <w:pPr>
              <w:spacing w:after="0" w:line="240" w:lineRule="auto"/>
              <w:jc w:val="center"/>
              <w:rPr>
                <w:rFonts w:eastAsia="Times New Roman" w:cstheme="minorHAnsi"/>
                <w:lang w:eastAsia="en-GB"/>
              </w:rPr>
            </w:pPr>
          </w:p>
        </w:tc>
      </w:tr>
      <w:tr w:rsidR="00DB3FA4" w:rsidRPr="00BF3D27" w14:paraId="5B318905" w14:textId="77777777" w:rsidTr="003D338B">
        <w:trPr>
          <w:trHeight w:val="290"/>
        </w:trPr>
        <w:tc>
          <w:tcPr>
            <w:tcW w:w="4928" w:type="dxa"/>
            <w:shd w:val="clear" w:color="auto" w:fill="auto"/>
            <w:noWrap/>
            <w:vAlign w:val="bottom"/>
          </w:tcPr>
          <w:p w14:paraId="5F04E14A"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No income sources</w:t>
            </w:r>
          </w:p>
        </w:tc>
        <w:tc>
          <w:tcPr>
            <w:tcW w:w="1276" w:type="dxa"/>
            <w:shd w:val="clear" w:color="auto" w:fill="auto"/>
            <w:noWrap/>
            <w:vAlign w:val="bottom"/>
          </w:tcPr>
          <w:p w14:paraId="5943B2F7"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tcPr>
          <w:p w14:paraId="15359AD4"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77" w:type="dxa"/>
            <w:shd w:val="clear" w:color="auto" w:fill="auto"/>
            <w:noWrap/>
            <w:vAlign w:val="bottom"/>
          </w:tcPr>
          <w:p w14:paraId="44817C79"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0.00</w:t>
            </w:r>
          </w:p>
        </w:tc>
      </w:tr>
      <w:tr w:rsidR="00DB3FA4" w:rsidRPr="00BF3D27" w14:paraId="0DFF0976" w14:textId="77777777" w:rsidTr="00734955">
        <w:trPr>
          <w:trHeight w:val="290"/>
        </w:trPr>
        <w:tc>
          <w:tcPr>
            <w:tcW w:w="4928" w:type="dxa"/>
            <w:tcBorders>
              <w:bottom w:val="nil"/>
            </w:tcBorders>
            <w:shd w:val="clear" w:color="auto" w:fill="auto"/>
            <w:noWrap/>
            <w:vAlign w:val="bottom"/>
          </w:tcPr>
          <w:p w14:paraId="7715758F"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0D4BF0BA"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tcPr>
          <w:p w14:paraId="355EDA2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77" w:type="dxa"/>
            <w:shd w:val="clear" w:color="auto" w:fill="auto"/>
            <w:noWrap/>
            <w:vAlign w:val="bottom"/>
          </w:tcPr>
          <w:p w14:paraId="12E2CD34" w14:textId="77777777" w:rsidR="00DB3FA4" w:rsidRPr="0035711B" w:rsidRDefault="00DB3FA4">
            <w:pPr>
              <w:spacing w:after="0" w:line="240" w:lineRule="auto"/>
              <w:jc w:val="center"/>
              <w:rPr>
                <w:rFonts w:eastAsia="Times New Roman" w:cstheme="minorHAnsi"/>
                <w:lang w:eastAsia="en-GB"/>
              </w:rPr>
            </w:pPr>
          </w:p>
        </w:tc>
      </w:tr>
      <w:tr w:rsidR="00DB3FA4" w:rsidRPr="00BF3D27" w14:paraId="49381E0C" w14:textId="77777777" w:rsidTr="00734955">
        <w:trPr>
          <w:trHeight w:val="290"/>
        </w:trPr>
        <w:tc>
          <w:tcPr>
            <w:tcW w:w="4928" w:type="dxa"/>
            <w:tcBorders>
              <w:top w:val="nil"/>
              <w:bottom w:val="single" w:sz="12" w:space="0" w:color="auto"/>
            </w:tcBorders>
            <w:shd w:val="clear" w:color="auto" w:fill="auto"/>
            <w:noWrap/>
            <w:vAlign w:val="bottom"/>
          </w:tcPr>
          <w:p w14:paraId="341CE94A"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FES</w:t>
            </w:r>
          </w:p>
        </w:tc>
        <w:tc>
          <w:tcPr>
            <w:tcW w:w="1276" w:type="dxa"/>
            <w:shd w:val="clear" w:color="auto" w:fill="auto"/>
            <w:noWrap/>
            <w:vAlign w:val="bottom"/>
          </w:tcPr>
          <w:p w14:paraId="542E7D25" w14:textId="77777777" w:rsidR="00DB3FA4" w:rsidRPr="0035711B" w:rsidRDefault="00DB3FA4">
            <w:pPr>
              <w:spacing w:after="0" w:line="240" w:lineRule="auto"/>
              <w:jc w:val="center"/>
              <w:rPr>
                <w:rFonts w:eastAsia="Times New Roman" w:cstheme="minorHAnsi"/>
                <w:lang w:eastAsia="en-GB"/>
              </w:rPr>
            </w:pPr>
          </w:p>
        </w:tc>
        <w:tc>
          <w:tcPr>
            <w:tcW w:w="1275" w:type="dxa"/>
            <w:shd w:val="clear" w:color="auto" w:fill="auto"/>
            <w:noWrap/>
            <w:vAlign w:val="bottom"/>
          </w:tcPr>
          <w:p w14:paraId="1683D64D" w14:textId="77777777" w:rsidR="00DB3FA4" w:rsidRPr="0035711B" w:rsidRDefault="00DB3FA4">
            <w:pPr>
              <w:spacing w:after="0" w:line="240" w:lineRule="auto"/>
              <w:jc w:val="center"/>
              <w:rPr>
                <w:rFonts w:eastAsia="Times New Roman" w:cstheme="minorHAnsi"/>
                <w:lang w:eastAsia="en-GB"/>
              </w:rPr>
            </w:pPr>
          </w:p>
        </w:tc>
        <w:tc>
          <w:tcPr>
            <w:tcW w:w="1877" w:type="dxa"/>
            <w:shd w:val="clear" w:color="auto" w:fill="auto"/>
            <w:noWrap/>
            <w:vAlign w:val="bottom"/>
          </w:tcPr>
          <w:p w14:paraId="5AC103FD" w14:textId="77777777" w:rsidR="00DB3FA4" w:rsidRPr="0035711B" w:rsidRDefault="00DB3FA4">
            <w:pPr>
              <w:spacing w:after="0" w:line="240" w:lineRule="auto"/>
              <w:jc w:val="center"/>
              <w:rPr>
                <w:rFonts w:eastAsia="Times New Roman" w:cstheme="minorHAnsi"/>
                <w:lang w:eastAsia="en-GB"/>
              </w:rPr>
            </w:pPr>
          </w:p>
        </w:tc>
      </w:tr>
      <w:tr w:rsidR="00DB3FA4" w:rsidRPr="00BF3D27" w14:paraId="16D0FFCF" w14:textId="77777777" w:rsidTr="00734955">
        <w:trPr>
          <w:trHeight w:val="290"/>
        </w:trPr>
        <w:tc>
          <w:tcPr>
            <w:tcW w:w="4928" w:type="dxa"/>
            <w:tcBorders>
              <w:top w:val="single" w:sz="12" w:space="0" w:color="auto"/>
            </w:tcBorders>
            <w:shd w:val="clear" w:color="auto" w:fill="auto"/>
            <w:noWrap/>
            <w:vAlign w:val="bottom"/>
          </w:tcPr>
          <w:p w14:paraId="062608B5"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&lt; 50% of HH Expenditure</w:t>
            </w:r>
          </w:p>
        </w:tc>
        <w:tc>
          <w:tcPr>
            <w:tcW w:w="1276" w:type="dxa"/>
            <w:shd w:val="clear" w:color="auto" w:fill="auto"/>
            <w:noWrap/>
            <w:vAlign w:val="bottom"/>
          </w:tcPr>
          <w:p w14:paraId="7C28B3F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275" w:type="dxa"/>
            <w:shd w:val="clear" w:color="auto" w:fill="auto"/>
            <w:noWrap/>
            <w:vAlign w:val="bottom"/>
          </w:tcPr>
          <w:p w14:paraId="408CC4A6"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0.16</w:t>
            </w:r>
          </w:p>
        </w:tc>
        <w:tc>
          <w:tcPr>
            <w:tcW w:w="1877" w:type="dxa"/>
            <w:shd w:val="clear" w:color="auto" w:fill="auto"/>
            <w:noWrap/>
            <w:vAlign w:val="bottom"/>
          </w:tcPr>
          <w:p w14:paraId="7360FDE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DB3FA4" w:rsidRPr="00BF3D27" w14:paraId="5772B22A" w14:textId="77777777" w:rsidTr="003D338B">
        <w:trPr>
          <w:trHeight w:val="290"/>
        </w:trPr>
        <w:tc>
          <w:tcPr>
            <w:tcW w:w="4928" w:type="dxa"/>
            <w:shd w:val="clear" w:color="auto" w:fill="auto"/>
            <w:noWrap/>
            <w:vAlign w:val="bottom"/>
          </w:tcPr>
          <w:p w14:paraId="591EB5F6"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0A3794F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115B294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714AE580" w14:textId="77777777" w:rsidR="00DB3FA4" w:rsidRPr="0035711B" w:rsidRDefault="00DB3FA4">
            <w:pPr>
              <w:spacing w:after="0" w:line="240" w:lineRule="auto"/>
              <w:jc w:val="center"/>
              <w:rPr>
                <w:rFonts w:eastAsia="Times New Roman" w:cstheme="minorHAnsi"/>
                <w:lang w:eastAsia="en-GB"/>
              </w:rPr>
            </w:pPr>
          </w:p>
        </w:tc>
      </w:tr>
      <w:tr w:rsidR="00DB3FA4" w:rsidRPr="00BF3D27" w14:paraId="22DD1C62" w14:textId="77777777" w:rsidTr="003D338B">
        <w:trPr>
          <w:trHeight w:val="290"/>
        </w:trPr>
        <w:tc>
          <w:tcPr>
            <w:tcW w:w="4928" w:type="dxa"/>
            <w:shd w:val="clear" w:color="auto" w:fill="auto"/>
            <w:noWrap/>
            <w:vAlign w:val="bottom"/>
          </w:tcPr>
          <w:p w14:paraId="535DD2A9"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50 - 65% of HH Expenditure</w:t>
            </w:r>
          </w:p>
        </w:tc>
        <w:tc>
          <w:tcPr>
            <w:tcW w:w="1276" w:type="dxa"/>
            <w:shd w:val="clear" w:color="auto" w:fill="auto"/>
            <w:noWrap/>
            <w:vAlign w:val="bottom"/>
          </w:tcPr>
          <w:p w14:paraId="5167862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0.23</w:t>
            </w:r>
          </w:p>
        </w:tc>
        <w:tc>
          <w:tcPr>
            <w:tcW w:w="1275" w:type="dxa"/>
            <w:shd w:val="clear" w:color="auto" w:fill="auto"/>
            <w:noWrap/>
            <w:vAlign w:val="bottom"/>
          </w:tcPr>
          <w:p w14:paraId="0B9210B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0.17</w:t>
            </w:r>
          </w:p>
        </w:tc>
        <w:tc>
          <w:tcPr>
            <w:tcW w:w="1877" w:type="dxa"/>
            <w:shd w:val="clear" w:color="auto" w:fill="auto"/>
            <w:noWrap/>
            <w:vAlign w:val="bottom"/>
          </w:tcPr>
          <w:p w14:paraId="7D98C739"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DB3FA4" w:rsidRPr="00BF3D27" w14:paraId="48335F9C" w14:textId="77777777" w:rsidTr="003D338B">
        <w:trPr>
          <w:trHeight w:val="290"/>
        </w:trPr>
        <w:tc>
          <w:tcPr>
            <w:tcW w:w="4928" w:type="dxa"/>
            <w:shd w:val="clear" w:color="auto" w:fill="auto"/>
            <w:noWrap/>
            <w:vAlign w:val="bottom"/>
          </w:tcPr>
          <w:p w14:paraId="034D3531" w14:textId="100DA9A1" w:rsidR="00DB3FA4" w:rsidRPr="0035711B" w:rsidRDefault="00A82A11">
            <w:pPr>
              <w:spacing w:after="0" w:line="240" w:lineRule="auto"/>
              <w:rPr>
                <w:rFonts w:eastAsia="Times New Roman" w:cstheme="minorHAnsi"/>
                <w:lang w:eastAsia="en-GB"/>
              </w:rPr>
            </w:pPr>
            <w:r w:rsidRPr="0035711B">
              <w:rPr>
                <w:rFonts w:eastAsia="Times New Roman" w:cstheme="minorHAnsi"/>
                <w:lang w:eastAsia="en-GB"/>
              </w:rPr>
              <w:t xml:space="preserve"> </w:t>
            </w:r>
          </w:p>
        </w:tc>
        <w:tc>
          <w:tcPr>
            <w:tcW w:w="1276" w:type="dxa"/>
            <w:shd w:val="clear" w:color="auto" w:fill="auto"/>
            <w:noWrap/>
            <w:vAlign w:val="bottom"/>
          </w:tcPr>
          <w:p w14:paraId="43FE49CE"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0D6235B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0BB44C3C" w14:textId="77777777" w:rsidR="00DB3FA4" w:rsidRPr="0035711B" w:rsidRDefault="00DB3FA4">
            <w:pPr>
              <w:spacing w:after="0" w:line="240" w:lineRule="auto"/>
              <w:jc w:val="center"/>
              <w:rPr>
                <w:rFonts w:eastAsia="Times New Roman" w:cstheme="minorHAnsi"/>
                <w:lang w:eastAsia="en-GB"/>
              </w:rPr>
            </w:pPr>
          </w:p>
        </w:tc>
      </w:tr>
      <w:tr w:rsidR="00DB3FA4" w:rsidRPr="00BF3D27" w14:paraId="1B496F90" w14:textId="77777777" w:rsidTr="003D338B">
        <w:trPr>
          <w:trHeight w:val="290"/>
        </w:trPr>
        <w:tc>
          <w:tcPr>
            <w:tcW w:w="4928" w:type="dxa"/>
            <w:shd w:val="clear" w:color="auto" w:fill="auto"/>
            <w:noWrap/>
            <w:vAlign w:val="bottom"/>
          </w:tcPr>
          <w:p w14:paraId="2BB65EEC"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65 - 75% of HH Expenditure</w:t>
            </w:r>
          </w:p>
        </w:tc>
        <w:tc>
          <w:tcPr>
            <w:tcW w:w="1276" w:type="dxa"/>
            <w:shd w:val="clear" w:color="auto" w:fill="auto"/>
            <w:noWrap/>
            <w:vAlign w:val="bottom"/>
          </w:tcPr>
          <w:p w14:paraId="0E644513"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1275" w:type="dxa"/>
            <w:shd w:val="clear" w:color="auto" w:fill="auto"/>
            <w:noWrap/>
            <w:vAlign w:val="bottom"/>
          </w:tcPr>
          <w:p w14:paraId="37BAAC5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1877" w:type="dxa"/>
            <w:shd w:val="clear" w:color="auto" w:fill="auto"/>
            <w:noWrap/>
            <w:vAlign w:val="bottom"/>
          </w:tcPr>
          <w:p w14:paraId="0F734A0C"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DB3FA4" w:rsidRPr="00BF3D27" w14:paraId="208BE10D" w14:textId="77777777" w:rsidTr="003D338B">
        <w:trPr>
          <w:trHeight w:val="290"/>
        </w:trPr>
        <w:tc>
          <w:tcPr>
            <w:tcW w:w="4928" w:type="dxa"/>
            <w:shd w:val="clear" w:color="auto" w:fill="auto"/>
            <w:noWrap/>
            <w:vAlign w:val="bottom"/>
          </w:tcPr>
          <w:p w14:paraId="0E57BF0D"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574913B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29852918"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7486559B" w14:textId="77777777" w:rsidR="00DB3FA4" w:rsidRPr="0035711B" w:rsidRDefault="00DB3FA4">
            <w:pPr>
              <w:spacing w:after="0" w:line="240" w:lineRule="auto"/>
              <w:jc w:val="center"/>
              <w:rPr>
                <w:rFonts w:eastAsia="Times New Roman" w:cstheme="minorHAnsi"/>
                <w:lang w:eastAsia="en-GB"/>
              </w:rPr>
            </w:pPr>
          </w:p>
        </w:tc>
      </w:tr>
      <w:tr w:rsidR="00DB3FA4" w:rsidRPr="00BF3D27" w14:paraId="7BF6DA09" w14:textId="77777777" w:rsidTr="003D338B">
        <w:trPr>
          <w:trHeight w:val="290"/>
        </w:trPr>
        <w:tc>
          <w:tcPr>
            <w:tcW w:w="4928" w:type="dxa"/>
            <w:shd w:val="clear" w:color="auto" w:fill="auto"/>
            <w:noWrap/>
            <w:vAlign w:val="bottom"/>
          </w:tcPr>
          <w:p w14:paraId="6D7E1DFE"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&gt;= 75% of HH Expenditure</w:t>
            </w:r>
          </w:p>
        </w:tc>
        <w:tc>
          <w:tcPr>
            <w:tcW w:w="1276" w:type="dxa"/>
            <w:shd w:val="clear" w:color="auto" w:fill="auto"/>
            <w:noWrap/>
            <w:vAlign w:val="bottom"/>
          </w:tcPr>
          <w:p w14:paraId="1A51842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0.44</w:t>
            </w:r>
          </w:p>
        </w:tc>
        <w:tc>
          <w:tcPr>
            <w:tcW w:w="1275" w:type="dxa"/>
            <w:shd w:val="clear" w:color="auto" w:fill="auto"/>
            <w:noWrap/>
            <w:vAlign w:val="bottom"/>
          </w:tcPr>
          <w:p w14:paraId="4446740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0.54</w:t>
            </w:r>
          </w:p>
        </w:tc>
        <w:tc>
          <w:tcPr>
            <w:tcW w:w="1877" w:type="dxa"/>
            <w:shd w:val="clear" w:color="auto" w:fill="auto"/>
            <w:noWrap/>
            <w:vAlign w:val="bottom"/>
          </w:tcPr>
          <w:p w14:paraId="5DDCFC9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-0.10**</w:t>
            </w:r>
          </w:p>
        </w:tc>
      </w:tr>
      <w:tr w:rsidR="00DB3FA4" w:rsidRPr="00BF3D27" w14:paraId="6AA6405E" w14:textId="77777777" w:rsidTr="003D338B">
        <w:trPr>
          <w:trHeight w:val="290"/>
        </w:trPr>
        <w:tc>
          <w:tcPr>
            <w:tcW w:w="4928" w:type="dxa"/>
            <w:tcBorders>
              <w:bottom w:val="single" w:sz="12" w:space="0" w:color="auto"/>
            </w:tcBorders>
            <w:shd w:val="clear" w:color="auto" w:fill="auto"/>
            <w:noWrap/>
            <w:vAlign w:val="bottom"/>
          </w:tcPr>
          <w:p w14:paraId="737B8D8A" w14:textId="77777777" w:rsidR="00DB3FA4" w:rsidRPr="0035711B" w:rsidRDefault="00DB3FA4">
            <w:pPr>
              <w:spacing w:after="0" w:line="240" w:lineRule="auto"/>
              <w:rPr>
                <w:rFonts w:eastAsia="Times New Roman" w:cstheme="minorHAnsi"/>
                <w:lang w:eastAsia="en-GB"/>
              </w:rPr>
            </w:pPr>
          </w:p>
        </w:tc>
        <w:tc>
          <w:tcPr>
            <w:tcW w:w="1276" w:type="dxa"/>
            <w:tcBorders>
              <w:bottom w:val="single" w:sz="12" w:space="0" w:color="auto"/>
            </w:tcBorders>
            <w:shd w:val="clear" w:color="auto" w:fill="auto"/>
            <w:noWrap/>
            <w:vAlign w:val="bottom"/>
          </w:tcPr>
          <w:p w14:paraId="65F1D55A"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tcBorders>
              <w:bottom w:val="single" w:sz="12" w:space="0" w:color="auto"/>
            </w:tcBorders>
            <w:shd w:val="clear" w:color="auto" w:fill="auto"/>
            <w:noWrap/>
            <w:vAlign w:val="bottom"/>
          </w:tcPr>
          <w:p w14:paraId="0992D5F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tcBorders>
              <w:bottom w:val="single" w:sz="12" w:space="0" w:color="auto"/>
            </w:tcBorders>
            <w:shd w:val="clear" w:color="auto" w:fill="auto"/>
            <w:noWrap/>
            <w:vAlign w:val="bottom"/>
          </w:tcPr>
          <w:p w14:paraId="6126DFEF" w14:textId="77777777" w:rsidR="00DB3FA4" w:rsidRPr="0035711B" w:rsidRDefault="00DB3FA4">
            <w:pPr>
              <w:spacing w:after="0" w:line="240" w:lineRule="auto"/>
              <w:jc w:val="center"/>
              <w:rPr>
                <w:rFonts w:eastAsia="Times New Roman" w:cstheme="minorHAnsi"/>
                <w:lang w:eastAsia="en-GB"/>
              </w:rPr>
            </w:pPr>
          </w:p>
        </w:tc>
      </w:tr>
      <w:tr w:rsidR="00DB3FA4" w:rsidRPr="00BF3D27" w14:paraId="2972413F" w14:textId="77777777" w:rsidTr="003D338B">
        <w:trPr>
          <w:trHeight w:val="290"/>
        </w:trPr>
        <w:tc>
          <w:tcPr>
            <w:tcW w:w="4928" w:type="dxa"/>
            <w:tcBorders>
              <w:top w:val="single" w:sz="12" w:space="0" w:color="auto"/>
              <w:bottom w:val="single" w:sz="12" w:space="0" w:color="auto"/>
            </w:tcBorders>
            <w:shd w:val="clear" w:color="auto" w:fill="auto"/>
            <w:noWrap/>
            <w:vAlign w:val="bottom"/>
          </w:tcPr>
          <w:p w14:paraId="12600B9A" w14:textId="77777777" w:rsidR="00DB3FA4" w:rsidRPr="0035711B" w:rsidRDefault="00DB3FA4">
            <w:pPr>
              <w:spacing w:after="0" w:line="240" w:lineRule="auto"/>
              <w:rPr>
                <w:rFonts w:cstheme="minorHAnsi"/>
                <w:b/>
                <w:bCs/>
              </w:rPr>
            </w:pPr>
            <w:r w:rsidRPr="0035711B">
              <w:rPr>
                <w:rFonts w:cstheme="minorHAnsi"/>
                <w:b/>
                <w:bCs/>
              </w:rPr>
              <w:t>N</w:t>
            </w:r>
          </w:p>
        </w:tc>
        <w:tc>
          <w:tcPr>
            <w:tcW w:w="1276" w:type="dxa"/>
            <w:tcBorders>
              <w:top w:val="single" w:sz="12" w:space="0" w:color="auto"/>
              <w:bottom w:val="single" w:sz="12" w:space="0" w:color="auto"/>
            </w:tcBorders>
            <w:shd w:val="clear" w:color="auto" w:fill="auto"/>
            <w:noWrap/>
            <w:vAlign w:val="bottom"/>
          </w:tcPr>
          <w:p w14:paraId="09A9D45D" w14:textId="77777777" w:rsidR="00DB3FA4" w:rsidRPr="0035711B" w:rsidRDefault="00DB3FA4">
            <w:pPr>
              <w:spacing w:after="0" w:line="240" w:lineRule="auto"/>
              <w:jc w:val="center"/>
              <w:rPr>
                <w:rFonts w:cstheme="minorHAnsi"/>
                <w:b/>
                <w:bCs/>
              </w:rPr>
            </w:pPr>
            <w:r w:rsidRPr="0035711B">
              <w:rPr>
                <w:rFonts w:cstheme="minorHAnsi"/>
                <w:b/>
                <w:bCs/>
              </w:rPr>
              <w:t>294</w:t>
            </w:r>
          </w:p>
        </w:tc>
        <w:tc>
          <w:tcPr>
            <w:tcW w:w="1275" w:type="dxa"/>
            <w:tcBorders>
              <w:top w:val="single" w:sz="12" w:space="0" w:color="auto"/>
              <w:bottom w:val="single" w:sz="12" w:space="0" w:color="auto"/>
            </w:tcBorders>
            <w:shd w:val="clear" w:color="auto" w:fill="auto"/>
            <w:noWrap/>
            <w:vAlign w:val="bottom"/>
          </w:tcPr>
          <w:p w14:paraId="534496DA" w14:textId="77777777" w:rsidR="00DB3FA4" w:rsidRPr="0035711B" w:rsidRDefault="00DB3FA4">
            <w:pPr>
              <w:spacing w:after="0" w:line="240" w:lineRule="auto"/>
              <w:jc w:val="center"/>
              <w:rPr>
                <w:rFonts w:cstheme="minorHAnsi"/>
                <w:b/>
                <w:bCs/>
              </w:rPr>
            </w:pPr>
            <w:r w:rsidRPr="0035711B">
              <w:rPr>
                <w:rFonts w:cstheme="minorHAnsi"/>
                <w:b/>
                <w:bCs/>
              </w:rPr>
              <w:t>157</w:t>
            </w:r>
          </w:p>
        </w:tc>
        <w:tc>
          <w:tcPr>
            <w:tcW w:w="1877" w:type="dxa"/>
            <w:tcBorders>
              <w:top w:val="single" w:sz="12" w:space="0" w:color="auto"/>
              <w:bottom w:val="single" w:sz="12" w:space="0" w:color="auto"/>
            </w:tcBorders>
            <w:shd w:val="clear" w:color="auto" w:fill="auto"/>
            <w:noWrap/>
            <w:vAlign w:val="bottom"/>
          </w:tcPr>
          <w:p w14:paraId="095C0356" w14:textId="77777777" w:rsidR="00DB3FA4" w:rsidRPr="0035711B" w:rsidRDefault="00DB3FA4">
            <w:pPr>
              <w:spacing w:after="0" w:line="240" w:lineRule="auto"/>
              <w:jc w:val="center"/>
              <w:rPr>
                <w:rFonts w:cstheme="minorHAnsi"/>
                <w:b/>
                <w:bCs/>
              </w:rPr>
            </w:pPr>
            <w:r w:rsidRPr="0035711B">
              <w:rPr>
                <w:rFonts w:cstheme="minorHAnsi"/>
                <w:b/>
                <w:bCs/>
              </w:rPr>
              <w:t>451</w:t>
            </w:r>
          </w:p>
        </w:tc>
      </w:tr>
    </w:tbl>
    <w:p w14:paraId="738915F6"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6D1C6312" w14:textId="77777777" w:rsidR="00981D11" w:rsidRDefault="00981D11" w:rsidP="00981D11">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461C9C94" w14:textId="77777777" w:rsidR="00127D60" w:rsidRDefault="00127D60" w:rsidP="00981D11">
      <w:pPr>
        <w:spacing w:line="276" w:lineRule="auto"/>
        <w:jc w:val="both"/>
        <w:rPr>
          <w:rFonts w:cstheme="minorHAnsi"/>
          <w:sz w:val="18"/>
          <w:szCs w:val="18"/>
        </w:rPr>
      </w:pPr>
    </w:p>
    <w:p w14:paraId="4C68D990" w14:textId="77777777" w:rsidR="00127D60" w:rsidRDefault="00127D60" w:rsidP="00981D11">
      <w:pPr>
        <w:spacing w:line="276" w:lineRule="auto"/>
        <w:jc w:val="both"/>
        <w:rPr>
          <w:rFonts w:cstheme="minorHAnsi"/>
          <w:sz w:val="18"/>
          <w:szCs w:val="18"/>
        </w:rPr>
      </w:pPr>
    </w:p>
    <w:p w14:paraId="2CE3238F" w14:textId="77777777" w:rsidR="00127D60" w:rsidRDefault="00127D60" w:rsidP="00981D11">
      <w:pPr>
        <w:spacing w:line="276" w:lineRule="auto"/>
        <w:jc w:val="both"/>
        <w:rPr>
          <w:rFonts w:cstheme="minorHAnsi"/>
          <w:sz w:val="18"/>
          <w:szCs w:val="18"/>
        </w:rPr>
      </w:pPr>
    </w:p>
    <w:p w14:paraId="14D683F6" w14:textId="77777777" w:rsidR="00127D60" w:rsidRDefault="00127D60" w:rsidP="00981D11">
      <w:pPr>
        <w:spacing w:line="276" w:lineRule="auto"/>
        <w:jc w:val="both"/>
        <w:rPr>
          <w:rFonts w:cstheme="minorHAnsi"/>
          <w:sz w:val="18"/>
          <w:szCs w:val="18"/>
        </w:rPr>
      </w:pPr>
    </w:p>
    <w:p w14:paraId="39806F44" w14:textId="77777777" w:rsidR="00127D60" w:rsidRDefault="00127D60" w:rsidP="00981D11">
      <w:pPr>
        <w:spacing w:line="276" w:lineRule="auto"/>
        <w:jc w:val="both"/>
        <w:rPr>
          <w:rFonts w:cstheme="minorHAnsi"/>
          <w:sz w:val="18"/>
          <w:szCs w:val="18"/>
        </w:rPr>
      </w:pPr>
    </w:p>
    <w:p w14:paraId="34E40A24" w14:textId="77777777" w:rsidR="00127D60" w:rsidRDefault="00127D60" w:rsidP="00981D11">
      <w:pPr>
        <w:spacing w:line="276" w:lineRule="auto"/>
        <w:jc w:val="both"/>
        <w:rPr>
          <w:rFonts w:cstheme="minorHAnsi"/>
          <w:sz w:val="18"/>
          <w:szCs w:val="18"/>
        </w:rPr>
      </w:pPr>
    </w:p>
    <w:p w14:paraId="093117BC" w14:textId="77777777" w:rsidR="00127D60" w:rsidRDefault="00127D60" w:rsidP="00981D11">
      <w:pPr>
        <w:spacing w:line="276" w:lineRule="auto"/>
        <w:jc w:val="both"/>
        <w:rPr>
          <w:rFonts w:cstheme="minorHAnsi"/>
          <w:sz w:val="18"/>
          <w:szCs w:val="18"/>
        </w:rPr>
      </w:pPr>
    </w:p>
    <w:p w14:paraId="6C8EE86A" w14:textId="77777777" w:rsidR="00127D60" w:rsidRDefault="00127D60" w:rsidP="00981D11">
      <w:pPr>
        <w:spacing w:line="276" w:lineRule="auto"/>
        <w:jc w:val="both"/>
        <w:rPr>
          <w:rFonts w:cstheme="minorHAnsi"/>
          <w:sz w:val="18"/>
          <w:szCs w:val="18"/>
        </w:rPr>
      </w:pPr>
    </w:p>
    <w:p w14:paraId="31E9F61E" w14:textId="77777777" w:rsidR="00127D60" w:rsidRDefault="00127D60" w:rsidP="00981D11">
      <w:pPr>
        <w:spacing w:line="276" w:lineRule="auto"/>
        <w:jc w:val="both"/>
        <w:rPr>
          <w:rFonts w:cstheme="minorHAnsi"/>
          <w:sz w:val="18"/>
          <w:szCs w:val="18"/>
        </w:rPr>
      </w:pPr>
    </w:p>
    <w:p w14:paraId="4127DC7F" w14:textId="77777777" w:rsidR="00127D60" w:rsidRDefault="00127D60" w:rsidP="00981D11">
      <w:pPr>
        <w:spacing w:line="276" w:lineRule="auto"/>
        <w:jc w:val="both"/>
        <w:rPr>
          <w:rFonts w:cstheme="minorHAnsi"/>
          <w:sz w:val="18"/>
          <w:szCs w:val="18"/>
        </w:rPr>
      </w:pPr>
    </w:p>
    <w:p w14:paraId="052F0D55" w14:textId="77777777" w:rsidR="00127D60" w:rsidRDefault="00127D60" w:rsidP="00981D11">
      <w:pPr>
        <w:spacing w:line="276" w:lineRule="auto"/>
        <w:jc w:val="both"/>
        <w:rPr>
          <w:rFonts w:cstheme="minorHAnsi"/>
          <w:sz w:val="18"/>
          <w:szCs w:val="18"/>
        </w:rPr>
      </w:pPr>
    </w:p>
    <w:p w14:paraId="589297FE" w14:textId="77777777" w:rsidR="00127D60" w:rsidRDefault="00127D60" w:rsidP="00981D11">
      <w:pPr>
        <w:spacing w:line="276" w:lineRule="auto"/>
        <w:jc w:val="both"/>
        <w:rPr>
          <w:rFonts w:cstheme="minorHAnsi"/>
          <w:sz w:val="18"/>
          <w:szCs w:val="18"/>
        </w:rPr>
      </w:pPr>
    </w:p>
    <w:p w14:paraId="5E1968BD" w14:textId="77777777" w:rsidR="00127D60" w:rsidRDefault="00127D60" w:rsidP="00981D11">
      <w:pPr>
        <w:spacing w:line="276" w:lineRule="auto"/>
        <w:jc w:val="both"/>
        <w:rPr>
          <w:rFonts w:cstheme="minorHAnsi"/>
          <w:sz w:val="18"/>
          <w:szCs w:val="18"/>
        </w:rPr>
      </w:pPr>
    </w:p>
    <w:p w14:paraId="7102BA47" w14:textId="77777777" w:rsidR="00127D60" w:rsidRPr="0035711B" w:rsidRDefault="00127D60" w:rsidP="00981D11">
      <w:pPr>
        <w:spacing w:line="276" w:lineRule="auto"/>
        <w:jc w:val="both"/>
        <w:rPr>
          <w:rFonts w:cstheme="minorHAnsi"/>
          <w:sz w:val="24"/>
          <w:szCs w:val="24"/>
        </w:rPr>
      </w:pPr>
    </w:p>
    <w:p w14:paraId="3A71152E" w14:textId="4AAEFB0C" w:rsidR="002A72B6" w:rsidRPr="00BF3D27" w:rsidRDefault="002A72B6" w:rsidP="003A55A7">
      <w:pPr>
        <w:rPr>
          <w:rFonts w:cstheme="minorHAnsi"/>
          <w:color w:val="2F5496" w:themeColor="accent1" w:themeShade="BF"/>
          <w:sz w:val="24"/>
          <w:szCs w:val="24"/>
        </w:rPr>
      </w:pPr>
      <w:bookmarkStart w:id="44" w:name="_Toc147757613"/>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39</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LCS strateg</w:t>
      </w:r>
      <w:r w:rsidR="000A68A4" w:rsidRPr="00BF3D27">
        <w:rPr>
          <w:rFonts w:cstheme="minorHAnsi"/>
          <w:color w:val="2F5496" w:themeColor="accent1" w:themeShade="BF"/>
          <w:sz w:val="24"/>
          <w:szCs w:val="24"/>
        </w:rPr>
        <w:t>y</w:t>
      </w:r>
      <w:r w:rsidRPr="00BF3D27">
        <w:rPr>
          <w:rFonts w:cstheme="minorHAnsi"/>
          <w:color w:val="2F5496" w:themeColor="accent1" w:themeShade="BF"/>
          <w:sz w:val="24"/>
          <w:szCs w:val="24"/>
        </w:rPr>
        <w:t xml:space="preserve"> adoption by modality</w:t>
      </w:r>
      <w:bookmarkEnd w:id="44"/>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356" w:type="dxa"/>
        <w:tblBorders>
          <w:top w:val="single" w:sz="12" w:space="0" w:color="auto"/>
          <w:bottom w:val="single" w:sz="12" w:space="0" w:color="auto"/>
        </w:tblBorders>
        <w:tblLook w:val="04A0" w:firstRow="1" w:lastRow="0" w:firstColumn="1" w:lastColumn="0" w:noHBand="0" w:noVBand="1"/>
      </w:tblPr>
      <w:tblGrid>
        <w:gridCol w:w="4928"/>
        <w:gridCol w:w="1276"/>
        <w:gridCol w:w="1275"/>
        <w:gridCol w:w="1877"/>
      </w:tblGrid>
      <w:tr w:rsidR="00B843C7" w:rsidRPr="00BF3D27" w14:paraId="1340540B" w14:textId="77777777" w:rsidTr="00DB3FA4">
        <w:trPr>
          <w:trHeight w:val="290"/>
        </w:trPr>
        <w:tc>
          <w:tcPr>
            <w:tcW w:w="4928" w:type="dxa"/>
            <w:tcBorders>
              <w:top w:val="single" w:sz="12" w:space="0" w:color="auto"/>
              <w:bottom w:val="single" w:sz="12" w:space="0" w:color="auto"/>
            </w:tcBorders>
            <w:shd w:val="clear" w:color="auto" w:fill="auto"/>
            <w:noWrap/>
            <w:vAlign w:val="bottom"/>
          </w:tcPr>
          <w:p w14:paraId="3AD603CD" w14:textId="77777777" w:rsidR="00101D06" w:rsidRPr="0035711B" w:rsidRDefault="00101D06" w:rsidP="00974463">
            <w:pPr>
              <w:spacing w:after="0" w:line="240" w:lineRule="auto"/>
              <w:rPr>
                <w:rFonts w:eastAsia="Times New Roman" w:cstheme="minorHAnsi"/>
                <w:b/>
                <w:bCs/>
                <w:lang w:eastAsia="en-GB"/>
              </w:rPr>
            </w:pPr>
            <w:r w:rsidRPr="0035711B">
              <w:rPr>
                <w:rFonts w:eastAsia="Times New Roman" w:cstheme="minorHAnsi"/>
                <w:b/>
                <w:bCs/>
                <w:lang w:eastAsia="en-GB"/>
              </w:rPr>
              <w:t>LCS Category</w:t>
            </w:r>
          </w:p>
        </w:tc>
        <w:tc>
          <w:tcPr>
            <w:tcW w:w="1276" w:type="dxa"/>
            <w:tcBorders>
              <w:top w:val="single" w:sz="12" w:space="0" w:color="auto"/>
              <w:bottom w:val="single" w:sz="12" w:space="0" w:color="auto"/>
            </w:tcBorders>
            <w:shd w:val="clear" w:color="auto" w:fill="auto"/>
            <w:noWrap/>
            <w:vAlign w:val="bottom"/>
          </w:tcPr>
          <w:p w14:paraId="3F5CAA23"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F2F</w:t>
            </w:r>
          </w:p>
          <w:p w14:paraId="60F7D24F"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Mean/(SE)</w:t>
            </w:r>
          </w:p>
        </w:tc>
        <w:tc>
          <w:tcPr>
            <w:tcW w:w="1275" w:type="dxa"/>
            <w:tcBorders>
              <w:top w:val="single" w:sz="12" w:space="0" w:color="auto"/>
              <w:bottom w:val="single" w:sz="12" w:space="0" w:color="auto"/>
            </w:tcBorders>
            <w:shd w:val="clear" w:color="auto" w:fill="auto"/>
            <w:noWrap/>
            <w:vAlign w:val="bottom"/>
          </w:tcPr>
          <w:p w14:paraId="1E4C197C"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Remote Mean/(SE)</w:t>
            </w:r>
          </w:p>
        </w:tc>
        <w:tc>
          <w:tcPr>
            <w:tcW w:w="1877" w:type="dxa"/>
            <w:tcBorders>
              <w:top w:val="single" w:sz="12" w:space="0" w:color="auto"/>
              <w:bottom w:val="single" w:sz="12" w:space="0" w:color="auto"/>
            </w:tcBorders>
            <w:shd w:val="clear" w:color="auto" w:fill="auto"/>
            <w:noWrap/>
            <w:vAlign w:val="bottom"/>
          </w:tcPr>
          <w:p w14:paraId="687A7C64"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Pairwise t-test</w:t>
            </w:r>
          </w:p>
          <w:p w14:paraId="3E02FA12"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Mean diff.</w:t>
            </w:r>
          </w:p>
        </w:tc>
      </w:tr>
      <w:tr w:rsidR="00101D06" w:rsidRPr="00BF3D27" w14:paraId="35107FB8" w14:textId="77777777" w:rsidTr="00DB3FA4">
        <w:trPr>
          <w:trHeight w:val="290"/>
        </w:trPr>
        <w:tc>
          <w:tcPr>
            <w:tcW w:w="4928" w:type="dxa"/>
            <w:tcBorders>
              <w:top w:val="single" w:sz="12" w:space="0" w:color="auto"/>
            </w:tcBorders>
            <w:shd w:val="clear" w:color="auto" w:fill="auto"/>
            <w:noWrap/>
            <w:vAlign w:val="bottom"/>
            <w:hideMark/>
          </w:tcPr>
          <w:p w14:paraId="25E4D2C2"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Lcs_stress_DomAsset</w:t>
            </w:r>
            <w:proofErr w:type="spellEnd"/>
          </w:p>
        </w:tc>
        <w:tc>
          <w:tcPr>
            <w:tcW w:w="1276" w:type="dxa"/>
            <w:tcBorders>
              <w:top w:val="single" w:sz="12" w:space="0" w:color="auto"/>
            </w:tcBorders>
            <w:shd w:val="clear" w:color="auto" w:fill="auto"/>
            <w:noWrap/>
            <w:vAlign w:val="bottom"/>
            <w:hideMark/>
          </w:tcPr>
          <w:p w14:paraId="56762F1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0.28</w:t>
            </w:r>
          </w:p>
        </w:tc>
        <w:tc>
          <w:tcPr>
            <w:tcW w:w="1275" w:type="dxa"/>
            <w:tcBorders>
              <w:top w:val="single" w:sz="12" w:space="0" w:color="auto"/>
            </w:tcBorders>
            <w:shd w:val="clear" w:color="auto" w:fill="auto"/>
            <w:noWrap/>
            <w:vAlign w:val="bottom"/>
            <w:hideMark/>
          </w:tcPr>
          <w:p w14:paraId="0EFA9F8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0.46</w:t>
            </w:r>
          </w:p>
        </w:tc>
        <w:tc>
          <w:tcPr>
            <w:tcW w:w="1877" w:type="dxa"/>
            <w:tcBorders>
              <w:top w:val="single" w:sz="12" w:space="0" w:color="auto"/>
            </w:tcBorders>
            <w:shd w:val="clear" w:color="auto" w:fill="auto"/>
            <w:noWrap/>
            <w:vAlign w:val="bottom"/>
            <w:hideMark/>
          </w:tcPr>
          <w:p w14:paraId="3FC649F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-0.18***</w:t>
            </w:r>
          </w:p>
        </w:tc>
      </w:tr>
      <w:tr w:rsidR="00101D06" w:rsidRPr="00BF3D27" w14:paraId="1A8A18C7" w14:textId="77777777" w:rsidTr="00DB3FA4">
        <w:trPr>
          <w:trHeight w:val="290"/>
        </w:trPr>
        <w:tc>
          <w:tcPr>
            <w:tcW w:w="4928" w:type="dxa"/>
            <w:shd w:val="clear" w:color="auto" w:fill="auto"/>
            <w:noWrap/>
            <w:vAlign w:val="bottom"/>
            <w:hideMark/>
          </w:tcPr>
          <w:p w14:paraId="55007A67"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0E64A2F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45CD175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6804C86E" w14:textId="77777777" w:rsidR="00101D06" w:rsidRPr="0035711B" w:rsidRDefault="00101D06">
            <w:pPr>
              <w:spacing w:after="0" w:line="240" w:lineRule="auto"/>
              <w:jc w:val="center"/>
              <w:rPr>
                <w:rFonts w:eastAsia="Times New Roman" w:cstheme="minorHAnsi"/>
                <w:lang w:eastAsia="en-GB"/>
              </w:rPr>
            </w:pPr>
          </w:p>
        </w:tc>
      </w:tr>
      <w:tr w:rsidR="00101D06" w:rsidRPr="00BF3D27" w14:paraId="23A28E1C" w14:textId="77777777" w:rsidTr="00DB3FA4">
        <w:trPr>
          <w:trHeight w:val="290"/>
        </w:trPr>
        <w:tc>
          <w:tcPr>
            <w:tcW w:w="4928" w:type="dxa"/>
            <w:shd w:val="clear" w:color="auto" w:fill="auto"/>
            <w:noWrap/>
            <w:vAlign w:val="bottom"/>
            <w:hideMark/>
          </w:tcPr>
          <w:p w14:paraId="3EE54496"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Lcs_stress_HealthEdu</w:t>
            </w:r>
            <w:proofErr w:type="spellEnd"/>
          </w:p>
        </w:tc>
        <w:tc>
          <w:tcPr>
            <w:tcW w:w="1276" w:type="dxa"/>
            <w:shd w:val="clear" w:color="auto" w:fill="auto"/>
            <w:noWrap/>
            <w:vAlign w:val="bottom"/>
            <w:hideMark/>
          </w:tcPr>
          <w:p w14:paraId="7C85147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0.23</w:t>
            </w:r>
          </w:p>
        </w:tc>
        <w:tc>
          <w:tcPr>
            <w:tcW w:w="1275" w:type="dxa"/>
            <w:shd w:val="clear" w:color="auto" w:fill="auto"/>
            <w:noWrap/>
            <w:vAlign w:val="bottom"/>
            <w:hideMark/>
          </w:tcPr>
          <w:p w14:paraId="186F219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0.43</w:t>
            </w:r>
          </w:p>
        </w:tc>
        <w:tc>
          <w:tcPr>
            <w:tcW w:w="1877" w:type="dxa"/>
            <w:shd w:val="clear" w:color="auto" w:fill="auto"/>
            <w:noWrap/>
            <w:vAlign w:val="bottom"/>
            <w:hideMark/>
          </w:tcPr>
          <w:p w14:paraId="7A68DAE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r>
      <w:tr w:rsidR="00101D06" w:rsidRPr="00BF3D27" w14:paraId="2554D3DF" w14:textId="77777777" w:rsidTr="00DB3FA4">
        <w:trPr>
          <w:trHeight w:val="290"/>
        </w:trPr>
        <w:tc>
          <w:tcPr>
            <w:tcW w:w="4928" w:type="dxa"/>
            <w:shd w:val="clear" w:color="auto" w:fill="auto"/>
            <w:noWrap/>
            <w:vAlign w:val="bottom"/>
            <w:hideMark/>
          </w:tcPr>
          <w:p w14:paraId="2E329905"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66252E4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3B6D555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6C702553" w14:textId="77777777" w:rsidR="00101D06" w:rsidRPr="0035711B" w:rsidRDefault="00101D06">
            <w:pPr>
              <w:spacing w:after="0" w:line="240" w:lineRule="auto"/>
              <w:jc w:val="center"/>
              <w:rPr>
                <w:rFonts w:eastAsia="Times New Roman" w:cstheme="minorHAnsi"/>
                <w:lang w:eastAsia="en-GB"/>
              </w:rPr>
            </w:pPr>
          </w:p>
        </w:tc>
      </w:tr>
      <w:tr w:rsidR="00101D06" w:rsidRPr="00BF3D27" w14:paraId="28033676" w14:textId="77777777" w:rsidTr="00DB3FA4">
        <w:trPr>
          <w:trHeight w:val="290"/>
        </w:trPr>
        <w:tc>
          <w:tcPr>
            <w:tcW w:w="4928" w:type="dxa"/>
            <w:shd w:val="clear" w:color="auto" w:fill="auto"/>
            <w:noWrap/>
            <w:vAlign w:val="bottom"/>
            <w:hideMark/>
          </w:tcPr>
          <w:p w14:paraId="4250C916"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Lcs_stress_Saving</w:t>
            </w:r>
            <w:proofErr w:type="spellEnd"/>
          </w:p>
        </w:tc>
        <w:tc>
          <w:tcPr>
            <w:tcW w:w="1276" w:type="dxa"/>
            <w:shd w:val="clear" w:color="auto" w:fill="auto"/>
            <w:noWrap/>
            <w:vAlign w:val="bottom"/>
            <w:hideMark/>
          </w:tcPr>
          <w:p w14:paraId="303F17E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0.47</w:t>
            </w:r>
          </w:p>
        </w:tc>
        <w:tc>
          <w:tcPr>
            <w:tcW w:w="1275" w:type="dxa"/>
            <w:shd w:val="clear" w:color="auto" w:fill="auto"/>
            <w:noWrap/>
            <w:vAlign w:val="bottom"/>
            <w:hideMark/>
          </w:tcPr>
          <w:p w14:paraId="7F83BFC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0.50</w:t>
            </w:r>
          </w:p>
        </w:tc>
        <w:tc>
          <w:tcPr>
            <w:tcW w:w="1877" w:type="dxa"/>
            <w:shd w:val="clear" w:color="auto" w:fill="auto"/>
            <w:noWrap/>
            <w:vAlign w:val="bottom"/>
            <w:hideMark/>
          </w:tcPr>
          <w:p w14:paraId="7C60C8C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r>
      <w:tr w:rsidR="00101D06" w:rsidRPr="00BF3D27" w14:paraId="33C728E7" w14:textId="77777777" w:rsidTr="00DB3FA4">
        <w:trPr>
          <w:trHeight w:val="290"/>
        </w:trPr>
        <w:tc>
          <w:tcPr>
            <w:tcW w:w="4928" w:type="dxa"/>
            <w:shd w:val="clear" w:color="auto" w:fill="auto"/>
            <w:noWrap/>
            <w:vAlign w:val="bottom"/>
            <w:hideMark/>
          </w:tcPr>
          <w:p w14:paraId="1E4D2150"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1003C8B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7C38C9D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29A4D68A" w14:textId="77777777" w:rsidR="00101D06" w:rsidRPr="0035711B" w:rsidRDefault="00101D06">
            <w:pPr>
              <w:spacing w:after="0" w:line="240" w:lineRule="auto"/>
              <w:jc w:val="center"/>
              <w:rPr>
                <w:rFonts w:eastAsia="Times New Roman" w:cstheme="minorHAnsi"/>
                <w:lang w:eastAsia="en-GB"/>
              </w:rPr>
            </w:pPr>
          </w:p>
        </w:tc>
      </w:tr>
      <w:tr w:rsidR="00101D06" w:rsidRPr="00BF3D27" w14:paraId="1FC19AB8" w14:textId="77777777" w:rsidTr="00DB3FA4">
        <w:trPr>
          <w:trHeight w:val="290"/>
        </w:trPr>
        <w:tc>
          <w:tcPr>
            <w:tcW w:w="4928" w:type="dxa"/>
            <w:shd w:val="clear" w:color="auto" w:fill="auto"/>
            <w:noWrap/>
            <w:vAlign w:val="bottom"/>
            <w:hideMark/>
          </w:tcPr>
          <w:p w14:paraId="7A78E54E"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Lcs_stress_BorrowCash</w:t>
            </w:r>
            <w:proofErr w:type="spellEnd"/>
          </w:p>
        </w:tc>
        <w:tc>
          <w:tcPr>
            <w:tcW w:w="1276" w:type="dxa"/>
            <w:shd w:val="clear" w:color="auto" w:fill="auto"/>
            <w:noWrap/>
            <w:vAlign w:val="bottom"/>
            <w:hideMark/>
          </w:tcPr>
          <w:p w14:paraId="0B01D4C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0.46</w:t>
            </w:r>
          </w:p>
        </w:tc>
        <w:tc>
          <w:tcPr>
            <w:tcW w:w="1275" w:type="dxa"/>
            <w:shd w:val="clear" w:color="auto" w:fill="auto"/>
            <w:noWrap/>
            <w:vAlign w:val="bottom"/>
            <w:hideMark/>
          </w:tcPr>
          <w:p w14:paraId="604D92D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0.53</w:t>
            </w:r>
          </w:p>
        </w:tc>
        <w:tc>
          <w:tcPr>
            <w:tcW w:w="1877" w:type="dxa"/>
            <w:shd w:val="clear" w:color="auto" w:fill="auto"/>
            <w:noWrap/>
            <w:vAlign w:val="bottom"/>
            <w:hideMark/>
          </w:tcPr>
          <w:p w14:paraId="1B0812B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-0.07</w:t>
            </w:r>
          </w:p>
        </w:tc>
      </w:tr>
      <w:tr w:rsidR="00101D06" w:rsidRPr="00BF3D27" w14:paraId="2CDF1F95" w14:textId="77777777" w:rsidTr="00DB3FA4">
        <w:trPr>
          <w:trHeight w:val="290"/>
        </w:trPr>
        <w:tc>
          <w:tcPr>
            <w:tcW w:w="4928" w:type="dxa"/>
            <w:shd w:val="clear" w:color="auto" w:fill="auto"/>
            <w:noWrap/>
            <w:vAlign w:val="bottom"/>
            <w:hideMark/>
          </w:tcPr>
          <w:p w14:paraId="615941D5"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83F830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7792D75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575D2EF4" w14:textId="77777777" w:rsidR="00101D06" w:rsidRPr="0035711B" w:rsidRDefault="00101D06">
            <w:pPr>
              <w:spacing w:after="0" w:line="240" w:lineRule="auto"/>
              <w:jc w:val="center"/>
              <w:rPr>
                <w:rFonts w:eastAsia="Times New Roman" w:cstheme="minorHAnsi"/>
                <w:lang w:eastAsia="en-GB"/>
              </w:rPr>
            </w:pPr>
          </w:p>
        </w:tc>
      </w:tr>
      <w:tr w:rsidR="00101D06" w:rsidRPr="00BF3D27" w14:paraId="2D963800" w14:textId="77777777" w:rsidTr="00DB3FA4">
        <w:trPr>
          <w:trHeight w:val="290"/>
        </w:trPr>
        <w:tc>
          <w:tcPr>
            <w:tcW w:w="4928" w:type="dxa"/>
            <w:shd w:val="clear" w:color="auto" w:fill="auto"/>
            <w:noWrap/>
            <w:vAlign w:val="bottom"/>
            <w:hideMark/>
          </w:tcPr>
          <w:p w14:paraId="06CB61E9"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Lcs_crisis_ProdAssets</w:t>
            </w:r>
            <w:proofErr w:type="spellEnd"/>
          </w:p>
        </w:tc>
        <w:tc>
          <w:tcPr>
            <w:tcW w:w="1276" w:type="dxa"/>
            <w:shd w:val="clear" w:color="auto" w:fill="auto"/>
            <w:noWrap/>
            <w:vAlign w:val="bottom"/>
            <w:hideMark/>
          </w:tcPr>
          <w:p w14:paraId="4377E5C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275" w:type="dxa"/>
            <w:shd w:val="clear" w:color="auto" w:fill="auto"/>
            <w:noWrap/>
            <w:vAlign w:val="bottom"/>
            <w:hideMark/>
          </w:tcPr>
          <w:p w14:paraId="69B6339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0.26</w:t>
            </w:r>
          </w:p>
        </w:tc>
        <w:tc>
          <w:tcPr>
            <w:tcW w:w="1877" w:type="dxa"/>
            <w:shd w:val="clear" w:color="auto" w:fill="auto"/>
            <w:noWrap/>
            <w:vAlign w:val="bottom"/>
            <w:hideMark/>
          </w:tcPr>
          <w:p w14:paraId="0DE537B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101D06" w:rsidRPr="00BF3D27" w14:paraId="6F9C325C" w14:textId="77777777" w:rsidTr="00DB3FA4">
        <w:trPr>
          <w:trHeight w:val="290"/>
        </w:trPr>
        <w:tc>
          <w:tcPr>
            <w:tcW w:w="4928" w:type="dxa"/>
            <w:shd w:val="clear" w:color="auto" w:fill="auto"/>
            <w:noWrap/>
            <w:vAlign w:val="bottom"/>
            <w:hideMark/>
          </w:tcPr>
          <w:p w14:paraId="76EF2267"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4F07B16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752E343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0895A308" w14:textId="77777777" w:rsidR="00101D06" w:rsidRPr="0035711B" w:rsidRDefault="00101D06">
            <w:pPr>
              <w:spacing w:after="0" w:line="240" w:lineRule="auto"/>
              <w:jc w:val="center"/>
              <w:rPr>
                <w:rFonts w:eastAsia="Times New Roman" w:cstheme="minorHAnsi"/>
                <w:lang w:eastAsia="en-GB"/>
              </w:rPr>
            </w:pPr>
          </w:p>
        </w:tc>
      </w:tr>
      <w:tr w:rsidR="00101D06" w:rsidRPr="00BF3D27" w14:paraId="6784EEF0" w14:textId="77777777" w:rsidTr="00DB3FA4">
        <w:trPr>
          <w:trHeight w:val="290"/>
        </w:trPr>
        <w:tc>
          <w:tcPr>
            <w:tcW w:w="4928" w:type="dxa"/>
            <w:shd w:val="clear" w:color="auto" w:fill="auto"/>
            <w:noWrap/>
            <w:vAlign w:val="bottom"/>
            <w:hideMark/>
          </w:tcPr>
          <w:p w14:paraId="5644E610"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Lcs_crisis_DomMigration</w:t>
            </w:r>
            <w:proofErr w:type="spellEnd"/>
          </w:p>
        </w:tc>
        <w:tc>
          <w:tcPr>
            <w:tcW w:w="1276" w:type="dxa"/>
            <w:shd w:val="clear" w:color="auto" w:fill="auto"/>
            <w:noWrap/>
            <w:vAlign w:val="bottom"/>
            <w:hideMark/>
          </w:tcPr>
          <w:p w14:paraId="2C3ACA5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275" w:type="dxa"/>
            <w:shd w:val="clear" w:color="auto" w:fill="auto"/>
            <w:noWrap/>
            <w:vAlign w:val="bottom"/>
            <w:hideMark/>
          </w:tcPr>
          <w:p w14:paraId="6671D70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0.14</w:t>
            </w:r>
          </w:p>
        </w:tc>
        <w:tc>
          <w:tcPr>
            <w:tcW w:w="1877" w:type="dxa"/>
            <w:shd w:val="clear" w:color="auto" w:fill="auto"/>
            <w:noWrap/>
            <w:vAlign w:val="bottom"/>
            <w:hideMark/>
          </w:tcPr>
          <w:p w14:paraId="38531CC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101D06" w:rsidRPr="00BF3D27" w14:paraId="412F5721" w14:textId="77777777" w:rsidTr="00DB3FA4">
        <w:trPr>
          <w:trHeight w:val="290"/>
        </w:trPr>
        <w:tc>
          <w:tcPr>
            <w:tcW w:w="4928" w:type="dxa"/>
            <w:shd w:val="clear" w:color="auto" w:fill="auto"/>
            <w:noWrap/>
            <w:vAlign w:val="bottom"/>
            <w:hideMark/>
          </w:tcPr>
          <w:p w14:paraId="71CF60CD"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BC17CB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08DAC6E9"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4C0D9C3B" w14:textId="77777777" w:rsidR="00101D06" w:rsidRPr="0035711B" w:rsidRDefault="00101D06">
            <w:pPr>
              <w:spacing w:after="0" w:line="240" w:lineRule="auto"/>
              <w:jc w:val="center"/>
              <w:rPr>
                <w:rFonts w:eastAsia="Times New Roman" w:cstheme="minorHAnsi"/>
                <w:lang w:eastAsia="en-GB"/>
              </w:rPr>
            </w:pPr>
          </w:p>
        </w:tc>
      </w:tr>
      <w:tr w:rsidR="00101D06" w:rsidRPr="00BF3D27" w14:paraId="7987487A" w14:textId="77777777" w:rsidTr="00DB3FA4">
        <w:trPr>
          <w:trHeight w:val="290"/>
        </w:trPr>
        <w:tc>
          <w:tcPr>
            <w:tcW w:w="4928" w:type="dxa"/>
            <w:shd w:val="clear" w:color="auto" w:fill="auto"/>
            <w:noWrap/>
            <w:vAlign w:val="bottom"/>
            <w:hideMark/>
          </w:tcPr>
          <w:p w14:paraId="502E62B5"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Lcs_crisis_OutSchool</w:t>
            </w:r>
            <w:proofErr w:type="spellEnd"/>
          </w:p>
        </w:tc>
        <w:tc>
          <w:tcPr>
            <w:tcW w:w="1276" w:type="dxa"/>
            <w:shd w:val="clear" w:color="auto" w:fill="auto"/>
            <w:noWrap/>
            <w:vAlign w:val="bottom"/>
            <w:hideMark/>
          </w:tcPr>
          <w:p w14:paraId="1E8D8BC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37390D5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877" w:type="dxa"/>
            <w:shd w:val="clear" w:color="auto" w:fill="auto"/>
            <w:noWrap/>
            <w:vAlign w:val="bottom"/>
            <w:hideMark/>
          </w:tcPr>
          <w:p w14:paraId="22C1A29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r>
      <w:tr w:rsidR="00101D06" w:rsidRPr="00BF3D27" w14:paraId="6F03CC52" w14:textId="77777777" w:rsidTr="00DB3FA4">
        <w:trPr>
          <w:trHeight w:val="290"/>
        </w:trPr>
        <w:tc>
          <w:tcPr>
            <w:tcW w:w="4928" w:type="dxa"/>
            <w:shd w:val="clear" w:color="auto" w:fill="auto"/>
            <w:noWrap/>
            <w:vAlign w:val="bottom"/>
            <w:hideMark/>
          </w:tcPr>
          <w:p w14:paraId="55F4776A"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1E960A8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7D1EC1E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77" w:type="dxa"/>
            <w:shd w:val="clear" w:color="auto" w:fill="auto"/>
            <w:noWrap/>
            <w:vAlign w:val="bottom"/>
            <w:hideMark/>
          </w:tcPr>
          <w:p w14:paraId="20015AC4" w14:textId="77777777" w:rsidR="00101D06" w:rsidRPr="0035711B" w:rsidRDefault="00101D06">
            <w:pPr>
              <w:spacing w:after="0" w:line="240" w:lineRule="auto"/>
              <w:jc w:val="center"/>
              <w:rPr>
                <w:rFonts w:eastAsia="Times New Roman" w:cstheme="minorHAnsi"/>
                <w:lang w:eastAsia="en-GB"/>
              </w:rPr>
            </w:pPr>
          </w:p>
        </w:tc>
      </w:tr>
      <w:tr w:rsidR="00101D06" w:rsidRPr="00BF3D27" w14:paraId="0B91E471" w14:textId="77777777" w:rsidTr="00DB3FA4">
        <w:trPr>
          <w:trHeight w:val="290"/>
        </w:trPr>
        <w:tc>
          <w:tcPr>
            <w:tcW w:w="4928" w:type="dxa"/>
            <w:shd w:val="clear" w:color="auto" w:fill="auto"/>
            <w:noWrap/>
            <w:vAlign w:val="bottom"/>
            <w:hideMark/>
          </w:tcPr>
          <w:p w14:paraId="7FC24BB0"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Lcs_em_ResAsset</w:t>
            </w:r>
            <w:proofErr w:type="spellEnd"/>
          </w:p>
        </w:tc>
        <w:tc>
          <w:tcPr>
            <w:tcW w:w="1276" w:type="dxa"/>
            <w:shd w:val="clear" w:color="auto" w:fill="auto"/>
            <w:noWrap/>
            <w:vAlign w:val="bottom"/>
            <w:hideMark/>
          </w:tcPr>
          <w:p w14:paraId="5BDEA05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06B9F7C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0.14</w:t>
            </w:r>
          </w:p>
        </w:tc>
        <w:tc>
          <w:tcPr>
            <w:tcW w:w="1877" w:type="dxa"/>
            <w:shd w:val="clear" w:color="auto" w:fill="auto"/>
            <w:noWrap/>
            <w:vAlign w:val="bottom"/>
            <w:hideMark/>
          </w:tcPr>
          <w:p w14:paraId="2762924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-0.11***</w:t>
            </w:r>
          </w:p>
        </w:tc>
      </w:tr>
      <w:tr w:rsidR="00101D06" w:rsidRPr="00BF3D27" w14:paraId="79FBADA4" w14:textId="77777777" w:rsidTr="00DB3FA4">
        <w:trPr>
          <w:trHeight w:val="290"/>
        </w:trPr>
        <w:tc>
          <w:tcPr>
            <w:tcW w:w="4928" w:type="dxa"/>
            <w:shd w:val="clear" w:color="auto" w:fill="auto"/>
            <w:noWrap/>
            <w:vAlign w:val="bottom"/>
            <w:hideMark/>
          </w:tcPr>
          <w:p w14:paraId="76F57D31"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42D0BF3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5D44183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1861C628" w14:textId="77777777" w:rsidR="00101D06" w:rsidRPr="0035711B" w:rsidRDefault="00101D06">
            <w:pPr>
              <w:spacing w:after="0" w:line="240" w:lineRule="auto"/>
              <w:jc w:val="center"/>
              <w:rPr>
                <w:rFonts w:eastAsia="Times New Roman" w:cstheme="minorHAnsi"/>
                <w:lang w:eastAsia="en-GB"/>
              </w:rPr>
            </w:pPr>
          </w:p>
        </w:tc>
      </w:tr>
      <w:tr w:rsidR="00101D06" w:rsidRPr="00BF3D27" w14:paraId="50E01FD4" w14:textId="77777777" w:rsidTr="00DB3FA4">
        <w:trPr>
          <w:trHeight w:val="290"/>
        </w:trPr>
        <w:tc>
          <w:tcPr>
            <w:tcW w:w="4928" w:type="dxa"/>
            <w:shd w:val="clear" w:color="auto" w:fill="auto"/>
            <w:noWrap/>
            <w:vAlign w:val="bottom"/>
            <w:hideMark/>
          </w:tcPr>
          <w:p w14:paraId="474166DC"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Lcs_em_Begged</w:t>
            </w:r>
            <w:proofErr w:type="spellEnd"/>
          </w:p>
        </w:tc>
        <w:tc>
          <w:tcPr>
            <w:tcW w:w="1276" w:type="dxa"/>
            <w:shd w:val="clear" w:color="auto" w:fill="auto"/>
            <w:noWrap/>
            <w:vAlign w:val="bottom"/>
            <w:hideMark/>
          </w:tcPr>
          <w:p w14:paraId="3313F08C"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1EFFF08C"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77" w:type="dxa"/>
            <w:shd w:val="clear" w:color="auto" w:fill="auto"/>
            <w:noWrap/>
            <w:vAlign w:val="bottom"/>
            <w:hideMark/>
          </w:tcPr>
          <w:p w14:paraId="5BBBDB7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101D06" w:rsidRPr="00BF3D27" w14:paraId="0B6B18C7" w14:textId="77777777" w:rsidTr="00DB3FA4">
        <w:trPr>
          <w:trHeight w:val="290"/>
        </w:trPr>
        <w:tc>
          <w:tcPr>
            <w:tcW w:w="4928" w:type="dxa"/>
            <w:shd w:val="clear" w:color="auto" w:fill="auto"/>
            <w:noWrap/>
            <w:vAlign w:val="bottom"/>
            <w:hideMark/>
          </w:tcPr>
          <w:p w14:paraId="4131E48D"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219DB9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250974E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77" w:type="dxa"/>
            <w:shd w:val="clear" w:color="auto" w:fill="auto"/>
            <w:noWrap/>
            <w:vAlign w:val="bottom"/>
            <w:hideMark/>
          </w:tcPr>
          <w:p w14:paraId="76D6042D" w14:textId="77777777" w:rsidR="00101D06" w:rsidRPr="0035711B" w:rsidRDefault="00101D06">
            <w:pPr>
              <w:spacing w:after="0" w:line="240" w:lineRule="auto"/>
              <w:jc w:val="center"/>
              <w:rPr>
                <w:rFonts w:eastAsia="Times New Roman" w:cstheme="minorHAnsi"/>
                <w:lang w:eastAsia="en-GB"/>
              </w:rPr>
            </w:pPr>
          </w:p>
        </w:tc>
      </w:tr>
      <w:tr w:rsidR="00101D06" w:rsidRPr="00BF3D27" w14:paraId="0EC63D19" w14:textId="77777777" w:rsidTr="00DB3FA4">
        <w:trPr>
          <w:trHeight w:val="290"/>
        </w:trPr>
        <w:tc>
          <w:tcPr>
            <w:tcW w:w="4928" w:type="dxa"/>
            <w:shd w:val="clear" w:color="auto" w:fill="auto"/>
            <w:noWrap/>
            <w:vAlign w:val="bottom"/>
            <w:hideMark/>
          </w:tcPr>
          <w:p w14:paraId="26A24976"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Lcs_em_IllegalAct</w:t>
            </w:r>
            <w:proofErr w:type="spellEnd"/>
          </w:p>
        </w:tc>
        <w:tc>
          <w:tcPr>
            <w:tcW w:w="1276" w:type="dxa"/>
            <w:shd w:val="clear" w:color="auto" w:fill="auto"/>
            <w:noWrap/>
            <w:vAlign w:val="bottom"/>
            <w:hideMark/>
          </w:tcPr>
          <w:p w14:paraId="3AE8EC1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14B5047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7F7A381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r>
      <w:tr w:rsidR="00101D06" w:rsidRPr="00BF3D27" w14:paraId="18CBE767" w14:textId="77777777" w:rsidTr="00DB3FA4">
        <w:trPr>
          <w:trHeight w:val="290"/>
        </w:trPr>
        <w:tc>
          <w:tcPr>
            <w:tcW w:w="4928" w:type="dxa"/>
            <w:shd w:val="clear" w:color="auto" w:fill="auto"/>
            <w:noWrap/>
            <w:vAlign w:val="bottom"/>
            <w:hideMark/>
          </w:tcPr>
          <w:p w14:paraId="662295DC"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57DC187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31A2D37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77" w:type="dxa"/>
            <w:shd w:val="clear" w:color="auto" w:fill="auto"/>
            <w:noWrap/>
            <w:vAlign w:val="bottom"/>
            <w:hideMark/>
          </w:tcPr>
          <w:p w14:paraId="4E972DFB" w14:textId="77777777" w:rsidR="00101D06" w:rsidRPr="0035711B" w:rsidRDefault="00101D06">
            <w:pPr>
              <w:spacing w:after="0" w:line="240" w:lineRule="auto"/>
              <w:jc w:val="center"/>
              <w:rPr>
                <w:rFonts w:eastAsia="Times New Roman" w:cstheme="minorHAnsi"/>
                <w:lang w:eastAsia="en-GB"/>
              </w:rPr>
            </w:pPr>
          </w:p>
        </w:tc>
      </w:tr>
      <w:tr w:rsidR="00101D06" w:rsidRPr="00BF3D27" w14:paraId="25857D5F" w14:textId="77777777" w:rsidTr="00DB3FA4">
        <w:trPr>
          <w:trHeight w:val="290"/>
        </w:trPr>
        <w:tc>
          <w:tcPr>
            <w:tcW w:w="4928" w:type="dxa"/>
            <w:shd w:val="clear" w:color="auto" w:fill="auto"/>
            <w:noWrap/>
            <w:vAlign w:val="bottom"/>
            <w:hideMark/>
          </w:tcPr>
          <w:p w14:paraId="61791F80"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Household engaged in stress coping strategies</w:t>
            </w:r>
          </w:p>
        </w:tc>
        <w:tc>
          <w:tcPr>
            <w:tcW w:w="1276" w:type="dxa"/>
            <w:shd w:val="clear" w:color="auto" w:fill="auto"/>
            <w:noWrap/>
            <w:vAlign w:val="bottom"/>
            <w:hideMark/>
          </w:tcPr>
          <w:p w14:paraId="7EBA5D7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0.77</w:t>
            </w:r>
          </w:p>
        </w:tc>
        <w:tc>
          <w:tcPr>
            <w:tcW w:w="1275" w:type="dxa"/>
            <w:shd w:val="clear" w:color="auto" w:fill="auto"/>
            <w:noWrap/>
            <w:vAlign w:val="bottom"/>
            <w:hideMark/>
          </w:tcPr>
          <w:p w14:paraId="4EA0BAF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0.85</w:t>
            </w:r>
          </w:p>
        </w:tc>
        <w:tc>
          <w:tcPr>
            <w:tcW w:w="1877" w:type="dxa"/>
            <w:shd w:val="clear" w:color="auto" w:fill="auto"/>
            <w:noWrap/>
            <w:vAlign w:val="bottom"/>
            <w:hideMark/>
          </w:tcPr>
          <w:p w14:paraId="073208B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-0.08*</w:t>
            </w:r>
          </w:p>
        </w:tc>
      </w:tr>
      <w:tr w:rsidR="00101D06" w:rsidRPr="00BF3D27" w14:paraId="12D5C937" w14:textId="77777777" w:rsidTr="00DB3FA4">
        <w:trPr>
          <w:trHeight w:val="290"/>
        </w:trPr>
        <w:tc>
          <w:tcPr>
            <w:tcW w:w="4928" w:type="dxa"/>
            <w:shd w:val="clear" w:color="auto" w:fill="auto"/>
            <w:noWrap/>
            <w:vAlign w:val="bottom"/>
            <w:hideMark/>
          </w:tcPr>
          <w:p w14:paraId="0D276907"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BF4D7E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3B0BB91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4BC9ABEF" w14:textId="77777777" w:rsidR="00101D06" w:rsidRPr="0035711B" w:rsidRDefault="00101D06">
            <w:pPr>
              <w:spacing w:after="0" w:line="240" w:lineRule="auto"/>
              <w:jc w:val="center"/>
              <w:rPr>
                <w:rFonts w:eastAsia="Times New Roman" w:cstheme="minorHAnsi"/>
                <w:lang w:eastAsia="en-GB"/>
              </w:rPr>
            </w:pPr>
          </w:p>
        </w:tc>
      </w:tr>
      <w:tr w:rsidR="00101D06" w:rsidRPr="00BF3D27" w14:paraId="5686EDF3" w14:textId="77777777" w:rsidTr="00DB3FA4">
        <w:trPr>
          <w:trHeight w:val="290"/>
        </w:trPr>
        <w:tc>
          <w:tcPr>
            <w:tcW w:w="4928" w:type="dxa"/>
            <w:shd w:val="clear" w:color="auto" w:fill="auto"/>
            <w:noWrap/>
            <w:vAlign w:val="bottom"/>
            <w:hideMark/>
          </w:tcPr>
          <w:p w14:paraId="2E951135"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Household engaged in crisis coping strategies</w:t>
            </w:r>
          </w:p>
        </w:tc>
        <w:tc>
          <w:tcPr>
            <w:tcW w:w="1276" w:type="dxa"/>
            <w:shd w:val="clear" w:color="auto" w:fill="auto"/>
            <w:noWrap/>
            <w:vAlign w:val="bottom"/>
            <w:hideMark/>
          </w:tcPr>
          <w:p w14:paraId="27C1EA0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0.16</w:t>
            </w:r>
          </w:p>
        </w:tc>
        <w:tc>
          <w:tcPr>
            <w:tcW w:w="1275" w:type="dxa"/>
            <w:shd w:val="clear" w:color="auto" w:fill="auto"/>
            <w:noWrap/>
            <w:vAlign w:val="bottom"/>
            <w:hideMark/>
          </w:tcPr>
          <w:p w14:paraId="553B1AB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0.39</w:t>
            </w:r>
          </w:p>
        </w:tc>
        <w:tc>
          <w:tcPr>
            <w:tcW w:w="1877" w:type="dxa"/>
            <w:shd w:val="clear" w:color="auto" w:fill="auto"/>
            <w:noWrap/>
            <w:vAlign w:val="bottom"/>
            <w:hideMark/>
          </w:tcPr>
          <w:p w14:paraId="577C4C4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-0.23***</w:t>
            </w:r>
          </w:p>
        </w:tc>
      </w:tr>
      <w:tr w:rsidR="00101D06" w:rsidRPr="00BF3D27" w14:paraId="5C7B4986" w14:textId="77777777" w:rsidTr="00DB3FA4">
        <w:trPr>
          <w:trHeight w:val="290"/>
        </w:trPr>
        <w:tc>
          <w:tcPr>
            <w:tcW w:w="4928" w:type="dxa"/>
            <w:shd w:val="clear" w:color="auto" w:fill="auto"/>
            <w:noWrap/>
            <w:vAlign w:val="bottom"/>
            <w:hideMark/>
          </w:tcPr>
          <w:p w14:paraId="116358EC"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2B5720D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4892A58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3CE5F1D5" w14:textId="77777777" w:rsidR="00101D06" w:rsidRPr="0035711B" w:rsidRDefault="00101D06">
            <w:pPr>
              <w:spacing w:after="0" w:line="240" w:lineRule="auto"/>
              <w:jc w:val="center"/>
              <w:rPr>
                <w:rFonts w:eastAsia="Times New Roman" w:cstheme="minorHAnsi"/>
                <w:lang w:eastAsia="en-GB"/>
              </w:rPr>
            </w:pPr>
          </w:p>
        </w:tc>
      </w:tr>
      <w:tr w:rsidR="00101D06" w:rsidRPr="00BF3D27" w14:paraId="595C8DC9" w14:textId="77777777" w:rsidTr="00DB3FA4">
        <w:trPr>
          <w:trHeight w:val="290"/>
        </w:trPr>
        <w:tc>
          <w:tcPr>
            <w:tcW w:w="4928" w:type="dxa"/>
            <w:shd w:val="clear" w:color="auto" w:fill="auto"/>
            <w:noWrap/>
            <w:vAlign w:val="bottom"/>
            <w:hideMark/>
          </w:tcPr>
          <w:p w14:paraId="00C08F06"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Household engaged in emergency coping strategies</w:t>
            </w:r>
          </w:p>
        </w:tc>
        <w:tc>
          <w:tcPr>
            <w:tcW w:w="1276" w:type="dxa"/>
            <w:shd w:val="clear" w:color="auto" w:fill="auto"/>
            <w:noWrap/>
            <w:vAlign w:val="bottom"/>
            <w:hideMark/>
          </w:tcPr>
          <w:p w14:paraId="763B778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275" w:type="dxa"/>
            <w:shd w:val="clear" w:color="auto" w:fill="auto"/>
            <w:noWrap/>
            <w:vAlign w:val="bottom"/>
            <w:hideMark/>
          </w:tcPr>
          <w:p w14:paraId="62653F2C"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877" w:type="dxa"/>
            <w:shd w:val="clear" w:color="auto" w:fill="auto"/>
            <w:noWrap/>
            <w:vAlign w:val="bottom"/>
            <w:hideMark/>
          </w:tcPr>
          <w:p w14:paraId="61356B2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101D06" w:rsidRPr="00BF3D27" w14:paraId="7ABA6EE0" w14:textId="77777777" w:rsidTr="00DB3FA4">
        <w:trPr>
          <w:trHeight w:val="290"/>
        </w:trPr>
        <w:tc>
          <w:tcPr>
            <w:tcW w:w="4928" w:type="dxa"/>
            <w:shd w:val="clear" w:color="auto" w:fill="auto"/>
            <w:noWrap/>
            <w:vAlign w:val="bottom"/>
            <w:hideMark/>
          </w:tcPr>
          <w:p w14:paraId="4EB830F5"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0B3B182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751A27E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077A5278" w14:textId="77777777" w:rsidR="00101D06" w:rsidRPr="0035711B" w:rsidRDefault="00101D06">
            <w:pPr>
              <w:spacing w:after="0" w:line="240" w:lineRule="auto"/>
              <w:jc w:val="center"/>
              <w:rPr>
                <w:rFonts w:eastAsia="Times New Roman" w:cstheme="minorHAnsi"/>
                <w:lang w:eastAsia="en-GB"/>
              </w:rPr>
            </w:pPr>
          </w:p>
        </w:tc>
      </w:tr>
      <w:tr w:rsidR="00101D06" w:rsidRPr="00BF3D27" w14:paraId="596E178A" w14:textId="77777777" w:rsidTr="00DB3FA4">
        <w:trPr>
          <w:trHeight w:val="290"/>
        </w:trPr>
        <w:tc>
          <w:tcPr>
            <w:tcW w:w="4928" w:type="dxa"/>
            <w:tcBorders>
              <w:top w:val="single" w:sz="12" w:space="0" w:color="auto"/>
              <w:bottom w:val="single" w:sz="12" w:space="0" w:color="auto"/>
            </w:tcBorders>
            <w:shd w:val="clear" w:color="auto" w:fill="auto"/>
            <w:noWrap/>
            <w:vAlign w:val="bottom"/>
          </w:tcPr>
          <w:p w14:paraId="5D3C8ACC" w14:textId="77777777" w:rsidR="00101D06" w:rsidRPr="0035711B" w:rsidRDefault="00101D06">
            <w:pPr>
              <w:spacing w:after="0" w:line="240" w:lineRule="auto"/>
              <w:rPr>
                <w:rFonts w:cstheme="minorHAnsi"/>
                <w:b/>
                <w:bCs/>
              </w:rPr>
            </w:pPr>
            <w:r w:rsidRPr="0035711B">
              <w:rPr>
                <w:rFonts w:cstheme="minorHAnsi"/>
                <w:b/>
                <w:bCs/>
              </w:rPr>
              <w:t>N</w:t>
            </w:r>
          </w:p>
        </w:tc>
        <w:tc>
          <w:tcPr>
            <w:tcW w:w="1276" w:type="dxa"/>
            <w:tcBorders>
              <w:top w:val="single" w:sz="12" w:space="0" w:color="auto"/>
              <w:bottom w:val="single" w:sz="12" w:space="0" w:color="auto"/>
            </w:tcBorders>
            <w:shd w:val="clear" w:color="auto" w:fill="auto"/>
            <w:noWrap/>
            <w:vAlign w:val="bottom"/>
          </w:tcPr>
          <w:p w14:paraId="76A5A506" w14:textId="77777777" w:rsidR="00101D06" w:rsidRPr="0035711B" w:rsidRDefault="00101D06">
            <w:pPr>
              <w:spacing w:after="0" w:line="240" w:lineRule="auto"/>
              <w:jc w:val="center"/>
              <w:rPr>
                <w:rFonts w:cstheme="minorHAnsi"/>
                <w:b/>
                <w:bCs/>
              </w:rPr>
            </w:pPr>
            <w:r w:rsidRPr="0035711B">
              <w:rPr>
                <w:rFonts w:cstheme="minorHAnsi"/>
                <w:b/>
                <w:bCs/>
              </w:rPr>
              <w:t>294</w:t>
            </w:r>
          </w:p>
        </w:tc>
        <w:tc>
          <w:tcPr>
            <w:tcW w:w="1275" w:type="dxa"/>
            <w:tcBorders>
              <w:top w:val="single" w:sz="12" w:space="0" w:color="auto"/>
              <w:bottom w:val="single" w:sz="12" w:space="0" w:color="auto"/>
            </w:tcBorders>
            <w:shd w:val="clear" w:color="auto" w:fill="auto"/>
            <w:noWrap/>
            <w:vAlign w:val="bottom"/>
          </w:tcPr>
          <w:p w14:paraId="4BB8CD1E" w14:textId="77777777" w:rsidR="00101D06" w:rsidRPr="0035711B" w:rsidRDefault="00101D06">
            <w:pPr>
              <w:spacing w:after="0" w:line="240" w:lineRule="auto"/>
              <w:jc w:val="center"/>
              <w:rPr>
                <w:rFonts w:cstheme="minorHAnsi"/>
                <w:b/>
                <w:bCs/>
              </w:rPr>
            </w:pPr>
            <w:r w:rsidRPr="0035711B">
              <w:rPr>
                <w:rFonts w:cstheme="minorHAnsi"/>
                <w:b/>
                <w:bCs/>
              </w:rPr>
              <w:t>157</w:t>
            </w:r>
          </w:p>
        </w:tc>
        <w:tc>
          <w:tcPr>
            <w:tcW w:w="1877" w:type="dxa"/>
            <w:tcBorders>
              <w:top w:val="single" w:sz="12" w:space="0" w:color="auto"/>
              <w:bottom w:val="single" w:sz="12" w:space="0" w:color="auto"/>
            </w:tcBorders>
            <w:shd w:val="clear" w:color="auto" w:fill="auto"/>
            <w:noWrap/>
            <w:vAlign w:val="bottom"/>
          </w:tcPr>
          <w:p w14:paraId="0BA1CE25" w14:textId="77777777" w:rsidR="00101D06" w:rsidRPr="0035711B" w:rsidRDefault="00101D06">
            <w:pPr>
              <w:spacing w:after="0" w:line="240" w:lineRule="auto"/>
              <w:jc w:val="center"/>
              <w:rPr>
                <w:rFonts w:cstheme="minorHAnsi"/>
                <w:b/>
                <w:bCs/>
              </w:rPr>
            </w:pPr>
            <w:r w:rsidRPr="0035711B">
              <w:rPr>
                <w:rFonts w:cstheme="minorHAnsi"/>
                <w:b/>
                <w:bCs/>
              </w:rPr>
              <w:t>451</w:t>
            </w:r>
          </w:p>
        </w:tc>
      </w:tr>
    </w:tbl>
    <w:p w14:paraId="5EFD83ED"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3EBB0712"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6F89E884" w14:textId="77777777" w:rsidR="00101D06" w:rsidRPr="00BF3D27" w:rsidRDefault="00101D06" w:rsidP="00101D06">
      <w:pPr>
        <w:rPr>
          <w:rFonts w:cstheme="minorHAnsi"/>
        </w:rPr>
      </w:pPr>
    </w:p>
    <w:p w14:paraId="18A9F290" w14:textId="77777777" w:rsidR="00101D06" w:rsidRPr="00BF3D27" w:rsidRDefault="00101D06" w:rsidP="00101D06">
      <w:pPr>
        <w:rPr>
          <w:rFonts w:cstheme="minorHAnsi"/>
        </w:rPr>
      </w:pPr>
      <w:r w:rsidRPr="00BF3D27">
        <w:rPr>
          <w:rFonts w:cstheme="minorHAnsi"/>
        </w:rPr>
        <w:br w:type="page"/>
      </w:r>
    </w:p>
    <w:p w14:paraId="11BD4F2A" w14:textId="4B1BDFF5" w:rsidR="002A72B6" w:rsidRPr="00BF3D27" w:rsidRDefault="002A72B6" w:rsidP="003A55A7">
      <w:pPr>
        <w:rPr>
          <w:rFonts w:cstheme="minorHAnsi"/>
          <w:color w:val="2F5496" w:themeColor="accent1" w:themeShade="BF"/>
          <w:sz w:val="24"/>
          <w:szCs w:val="24"/>
        </w:rPr>
      </w:pPr>
      <w:bookmarkStart w:id="45" w:name="_Toc147757614"/>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40</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FS indicators by modality</w:t>
      </w:r>
      <w:bookmarkEnd w:id="45"/>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747" w:type="dxa"/>
        <w:tblBorders>
          <w:top w:val="single" w:sz="12" w:space="0" w:color="auto"/>
          <w:bottom w:val="single" w:sz="12" w:space="0" w:color="auto"/>
        </w:tblBorders>
        <w:tblLook w:val="04A0" w:firstRow="1" w:lastRow="0" w:firstColumn="1" w:lastColumn="0" w:noHBand="0" w:noVBand="1"/>
      </w:tblPr>
      <w:tblGrid>
        <w:gridCol w:w="4786"/>
        <w:gridCol w:w="1418"/>
        <w:gridCol w:w="1593"/>
        <w:gridCol w:w="1950"/>
      </w:tblGrid>
      <w:tr w:rsidR="00101D06" w:rsidRPr="00BF3D27" w14:paraId="3B4015BC" w14:textId="77777777" w:rsidTr="00981D11">
        <w:trPr>
          <w:trHeight w:val="290"/>
        </w:trPr>
        <w:tc>
          <w:tcPr>
            <w:tcW w:w="4786" w:type="dxa"/>
            <w:tcBorders>
              <w:top w:val="single" w:sz="12" w:space="0" w:color="auto"/>
              <w:bottom w:val="single" w:sz="12" w:space="0" w:color="auto"/>
            </w:tcBorders>
            <w:shd w:val="clear" w:color="auto" w:fill="auto"/>
            <w:noWrap/>
            <w:vAlign w:val="bottom"/>
          </w:tcPr>
          <w:p w14:paraId="4ACB3349" w14:textId="77777777" w:rsidR="00101D06" w:rsidRPr="0035711B" w:rsidRDefault="00101D06">
            <w:pPr>
              <w:spacing w:after="0" w:line="240" w:lineRule="auto"/>
              <w:rPr>
                <w:rFonts w:cstheme="minorHAnsi"/>
                <w:b/>
                <w:sz w:val="20"/>
                <w:szCs w:val="20"/>
              </w:rPr>
            </w:pPr>
            <w:r w:rsidRPr="0035711B">
              <w:rPr>
                <w:rFonts w:cstheme="minorHAnsi"/>
                <w:b/>
                <w:sz w:val="20"/>
                <w:szCs w:val="20"/>
              </w:rPr>
              <w:t>Indicator</w:t>
            </w:r>
          </w:p>
        </w:tc>
        <w:tc>
          <w:tcPr>
            <w:tcW w:w="1418" w:type="dxa"/>
            <w:tcBorders>
              <w:top w:val="single" w:sz="12" w:space="0" w:color="auto"/>
              <w:bottom w:val="single" w:sz="12" w:space="0" w:color="auto"/>
            </w:tcBorders>
            <w:shd w:val="clear" w:color="auto" w:fill="auto"/>
            <w:noWrap/>
          </w:tcPr>
          <w:p w14:paraId="707B6177"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(1)</w:t>
            </w:r>
          </w:p>
          <w:p w14:paraId="48570C4A"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F2F</w:t>
            </w:r>
          </w:p>
          <w:p w14:paraId="4E7F48AD"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Mean/(SE)</w:t>
            </w:r>
          </w:p>
        </w:tc>
        <w:tc>
          <w:tcPr>
            <w:tcW w:w="1593" w:type="dxa"/>
            <w:tcBorders>
              <w:top w:val="single" w:sz="12" w:space="0" w:color="auto"/>
              <w:bottom w:val="single" w:sz="12" w:space="0" w:color="auto"/>
            </w:tcBorders>
            <w:shd w:val="clear" w:color="auto" w:fill="auto"/>
            <w:noWrap/>
          </w:tcPr>
          <w:p w14:paraId="0413EDDE" w14:textId="77777777" w:rsidR="00101D06" w:rsidRPr="0035711B" w:rsidRDefault="00101D06">
            <w:pPr>
              <w:spacing w:after="0"/>
              <w:jc w:val="center"/>
              <w:rPr>
                <w:rFonts w:cstheme="minorHAnsi"/>
                <w:b/>
                <w:sz w:val="20"/>
                <w:szCs w:val="20"/>
              </w:rPr>
            </w:pPr>
            <w:r w:rsidRPr="0035711B">
              <w:rPr>
                <w:rFonts w:cstheme="minorHAnsi"/>
                <w:b/>
                <w:sz w:val="20"/>
                <w:szCs w:val="20"/>
              </w:rPr>
              <w:t>(2)</w:t>
            </w:r>
          </w:p>
          <w:p w14:paraId="0B990909" w14:textId="77777777" w:rsidR="00101D06" w:rsidRPr="0035711B" w:rsidRDefault="00101D06">
            <w:pPr>
              <w:spacing w:after="0"/>
              <w:jc w:val="center"/>
              <w:rPr>
                <w:rFonts w:cstheme="minorHAnsi"/>
                <w:b/>
                <w:sz w:val="20"/>
                <w:szCs w:val="20"/>
              </w:rPr>
            </w:pPr>
            <w:r w:rsidRPr="0035711B">
              <w:rPr>
                <w:rFonts w:cstheme="minorHAnsi"/>
                <w:b/>
                <w:sz w:val="20"/>
                <w:szCs w:val="20"/>
              </w:rPr>
              <w:t>Remote</w:t>
            </w:r>
          </w:p>
          <w:p w14:paraId="08FC5845"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Mean/(SE)</w:t>
            </w:r>
          </w:p>
        </w:tc>
        <w:tc>
          <w:tcPr>
            <w:tcW w:w="1950" w:type="dxa"/>
            <w:tcBorders>
              <w:top w:val="single" w:sz="12" w:space="0" w:color="auto"/>
              <w:bottom w:val="single" w:sz="12" w:space="0" w:color="auto"/>
            </w:tcBorders>
            <w:shd w:val="clear" w:color="auto" w:fill="auto"/>
            <w:noWrap/>
          </w:tcPr>
          <w:p w14:paraId="53D2F2CE" w14:textId="77777777" w:rsidR="00101D06" w:rsidRPr="0035711B" w:rsidRDefault="00101D06">
            <w:pPr>
              <w:spacing w:after="0"/>
              <w:jc w:val="center"/>
              <w:rPr>
                <w:rFonts w:cstheme="minorHAnsi"/>
                <w:b/>
                <w:sz w:val="20"/>
                <w:szCs w:val="20"/>
              </w:rPr>
            </w:pPr>
            <w:r w:rsidRPr="0035711B">
              <w:rPr>
                <w:rFonts w:cstheme="minorHAnsi"/>
                <w:b/>
                <w:sz w:val="20"/>
                <w:szCs w:val="20"/>
              </w:rPr>
              <w:t>(1)-(2)</w:t>
            </w:r>
          </w:p>
          <w:p w14:paraId="5EB9BB53" w14:textId="77777777" w:rsidR="00101D06" w:rsidRPr="0035711B" w:rsidRDefault="00101D06">
            <w:pPr>
              <w:spacing w:after="0"/>
              <w:jc w:val="center"/>
              <w:rPr>
                <w:rFonts w:cstheme="minorHAnsi"/>
                <w:b/>
                <w:sz w:val="20"/>
                <w:szCs w:val="20"/>
              </w:rPr>
            </w:pPr>
            <w:r w:rsidRPr="0035711B">
              <w:rPr>
                <w:rFonts w:cstheme="minorHAnsi"/>
                <w:b/>
                <w:sz w:val="20"/>
                <w:szCs w:val="20"/>
              </w:rPr>
              <w:t>Pairwise t-test</w:t>
            </w:r>
          </w:p>
          <w:p w14:paraId="16544DF9"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Mean difference</w:t>
            </w:r>
          </w:p>
        </w:tc>
      </w:tr>
      <w:tr w:rsidR="00101D06" w:rsidRPr="00BF3D27" w14:paraId="6B032472" w14:textId="77777777" w:rsidTr="00981D11">
        <w:trPr>
          <w:trHeight w:val="290"/>
        </w:trPr>
        <w:tc>
          <w:tcPr>
            <w:tcW w:w="4786" w:type="dxa"/>
            <w:tcBorders>
              <w:top w:val="single" w:sz="12" w:space="0" w:color="auto"/>
            </w:tcBorders>
            <w:shd w:val="clear" w:color="auto" w:fill="auto"/>
            <w:noWrap/>
            <w:vAlign w:val="bottom"/>
            <w:hideMark/>
          </w:tcPr>
          <w:p w14:paraId="248EA3B1"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Food Consumption Score</w:t>
            </w:r>
          </w:p>
        </w:tc>
        <w:tc>
          <w:tcPr>
            <w:tcW w:w="1418" w:type="dxa"/>
            <w:tcBorders>
              <w:top w:val="single" w:sz="12" w:space="0" w:color="auto"/>
            </w:tcBorders>
            <w:shd w:val="clear" w:color="auto" w:fill="auto"/>
            <w:noWrap/>
            <w:vAlign w:val="bottom"/>
            <w:hideMark/>
          </w:tcPr>
          <w:p w14:paraId="0F2A815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39.76</w:t>
            </w:r>
          </w:p>
        </w:tc>
        <w:tc>
          <w:tcPr>
            <w:tcW w:w="1593" w:type="dxa"/>
            <w:tcBorders>
              <w:top w:val="single" w:sz="12" w:space="0" w:color="auto"/>
            </w:tcBorders>
            <w:shd w:val="clear" w:color="auto" w:fill="auto"/>
            <w:noWrap/>
            <w:vAlign w:val="bottom"/>
            <w:hideMark/>
          </w:tcPr>
          <w:p w14:paraId="6CB0976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47.63</w:t>
            </w:r>
          </w:p>
        </w:tc>
        <w:tc>
          <w:tcPr>
            <w:tcW w:w="1950" w:type="dxa"/>
            <w:tcBorders>
              <w:top w:val="single" w:sz="12" w:space="0" w:color="auto"/>
            </w:tcBorders>
            <w:shd w:val="clear" w:color="auto" w:fill="auto"/>
            <w:noWrap/>
            <w:vAlign w:val="bottom"/>
            <w:hideMark/>
          </w:tcPr>
          <w:p w14:paraId="4DAC6DF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-7.87***</w:t>
            </w:r>
          </w:p>
        </w:tc>
      </w:tr>
      <w:tr w:rsidR="00101D06" w:rsidRPr="00BF3D27" w14:paraId="3434F732" w14:textId="77777777" w:rsidTr="00981D11">
        <w:trPr>
          <w:trHeight w:val="290"/>
        </w:trPr>
        <w:tc>
          <w:tcPr>
            <w:tcW w:w="4786" w:type="dxa"/>
            <w:shd w:val="clear" w:color="auto" w:fill="auto"/>
            <w:noWrap/>
            <w:vAlign w:val="bottom"/>
            <w:hideMark/>
          </w:tcPr>
          <w:p w14:paraId="729A1E73"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hideMark/>
          </w:tcPr>
          <w:p w14:paraId="1D8F177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(1.03)</w:t>
            </w:r>
          </w:p>
        </w:tc>
        <w:tc>
          <w:tcPr>
            <w:tcW w:w="1593" w:type="dxa"/>
            <w:shd w:val="clear" w:color="auto" w:fill="auto"/>
            <w:noWrap/>
            <w:vAlign w:val="bottom"/>
            <w:hideMark/>
          </w:tcPr>
          <w:p w14:paraId="1584FE0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(1.39)</w:t>
            </w:r>
          </w:p>
        </w:tc>
        <w:tc>
          <w:tcPr>
            <w:tcW w:w="1950" w:type="dxa"/>
            <w:shd w:val="clear" w:color="auto" w:fill="auto"/>
            <w:noWrap/>
            <w:vAlign w:val="bottom"/>
            <w:hideMark/>
          </w:tcPr>
          <w:p w14:paraId="2A128121" w14:textId="77777777" w:rsidR="00101D06" w:rsidRPr="0035711B" w:rsidRDefault="00101D06">
            <w:pPr>
              <w:spacing w:after="0" w:line="240" w:lineRule="auto"/>
              <w:jc w:val="center"/>
              <w:rPr>
                <w:rFonts w:eastAsia="Times New Roman" w:cstheme="minorHAnsi"/>
                <w:lang w:eastAsia="en-GB"/>
              </w:rPr>
            </w:pPr>
          </w:p>
        </w:tc>
      </w:tr>
      <w:tr w:rsidR="00981D11" w:rsidRPr="00BF3D27" w14:paraId="78F928C4" w14:textId="77777777" w:rsidTr="00981D11">
        <w:trPr>
          <w:trHeight w:val="290"/>
        </w:trPr>
        <w:tc>
          <w:tcPr>
            <w:tcW w:w="4786" w:type="dxa"/>
            <w:shd w:val="clear" w:color="auto" w:fill="auto"/>
            <w:noWrap/>
            <w:vAlign w:val="bottom"/>
          </w:tcPr>
          <w:p w14:paraId="0111922A" w14:textId="77777777" w:rsidR="00101D06" w:rsidRPr="0035711B" w:rsidRDefault="00101D06">
            <w:pPr>
              <w:spacing w:after="0" w:line="240" w:lineRule="auto"/>
              <w:rPr>
                <w:rFonts w:eastAsia="Times New Roman" w:cstheme="minorHAnsi"/>
                <w:lang w:eastAsia="en-GB"/>
              </w:rPr>
            </w:pPr>
            <w:r w:rsidRPr="0035711B">
              <w:rPr>
                <w:rFonts w:cstheme="minorHAnsi"/>
              </w:rPr>
              <w:t>Reduced Consumption Strategies Index (rCSI)</w:t>
            </w:r>
          </w:p>
        </w:tc>
        <w:tc>
          <w:tcPr>
            <w:tcW w:w="1418" w:type="dxa"/>
            <w:shd w:val="clear" w:color="auto" w:fill="auto"/>
            <w:noWrap/>
            <w:vAlign w:val="bottom"/>
          </w:tcPr>
          <w:p w14:paraId="1A20FED8" w14:textId="77777777" w:rsidR="00101D06" w:rsidRPr="0035711B" w:rsidRDefault="00101D06">
            <w:pPr>
              <w:spacing w:after="0" w:line="240" w:lineRule="auto"/>
              <w:jc w:val="center"/>
              <w:rPr>
                <w:rFonts w:eastAsia="Times New Roman" w:cstheme="minorHAnsi"/>
                <w:lang w:eastAsia="en-GB"/>
              </w:rPr>
            </w:pPr>
            <w:r w:rsidRPr="0035711B">
              <w:rPr>
                <w:rFonts w:cstheme="minorHAnsi"/>
              </w:rPr>
              <w:t>14.35</w:t>
            </w:r>
          </w:p>
        </w:tc>
        <w:tc>
          <w:tcPr>
            <w:tcW w:w="1593" w:type="dxa"/>
            <w:shd w:val="clear" w:color="auto" w:fill="auto"/>
            <w:noWrap/>
            <w:vAlign w:val="bottom"/>
          </w:tcPr>
          <w:p w14:paraId="7EDD770A" w14:textId="77777777" w:rsidR="00101D06" w:rsidRPr="0035711B" w:rsidRDefault="00101D06">
            <w:pPr>
              <w:spacing w:after="0" w:line="240" w:lineRule="auto"/>
              <w:jc w:val="center"/>
              <w:rPr>
                <w:rFonts w:eastAsia="Times New Roman" w:cstheme="minorHAnsi"/>
                <w:lang w:eastAsia="en-GB"/>
              </w:rPr>
            </w:pPr>
            <w:r w:rsidRPr="0035711B">
              <w:rPr>
                <w:rFonts w:cstheme="minorHAnsi"/>
              </w:rPr>
              <w:t>17.27</w:t>
            </w:r>
          </w:p>
        </w:tc>
        <w:tc>
          <w:tcPr>
            <w:tcW w:w="1950" w:type="dxa"/>
            <w:shd w:val="clear" w:color="auto" w:fill="auto"/>
            <w:noWrap/>
            <w:vAlign w:val="bottom"/>
          </w:tcPr>
          <w:p w14:paraId="112CA66C" w14:textId="77777777" w:rsidR="00101D06" w:rsidRPr="0035711B" w:rsidRDefault="00101D06">
            <w:pPr>
              <w:spacing w:after="0" w:line="240" w:lineRule="auto"/>
              <w:jc w:val="center"/>
              <w:rPr>
                <w:rFonts w:eastAsia="Times New Roman" w:cstheme="minorHAnsi"/>
                <w:lang w:eastAsia="en-GB"/>
              </w:rPr>
            </w:pPr>
            <w:r w:rsidRPr="0035711B">
              <w:rPr>
                <w:rFonts w:cstheme="minorHAnsi"/>
              </w:rPr>
              <w:t>-2.92***</w:t>
            </w:r>
          </w:p>
        </w:tc>
      </w:tr>
      <w:tr w:rsidR="00981D11" w:rsidRPr="00BF3D27" w14:paraId="3330016A" w14:textId="77777777" w:rsidTr="00981D11">
        <w:trPr>
          <w:trHeight w:val="290"/>
        </w:trPr>
        <w:tc>
          <w:tcPr>
            <w:tcW w:w="4786" w:type="dxa"/>
            <w:shd w:val="clear" w:color="auto" w:fill="auto"/>
            <w:noWrap/>
            <w:vAlign w:val="bottom"/>
          </w:tcPr>
          <w:p w14:paraId="099DD580"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0714515E"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(0.58)</w:t>
            </w:r>
          </w:p>
        </w:tc>
        <w:tc>
          <w:tcPr>
            <w:tcW w:w="1593" w:type="dxa"/>
            <w:shd w:val="clear" w:color="auto" w:fill="auto"/>
            <w:noWrap/>
            <w:vAlign w:val="bottom"/>
          </w:tcPr>
          <w:p w14:paraId="318229AA"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(0.71)</w:t>
            </w:r>
          </w:p>
        </w:tc>
        <w:tc>
          <w:tcPr>
            <w:tcW w:w="1950" w:type="dxa"/>
            <w:shd w:val="clear" w:color="auto" w:fill="auto"/>
            <w:noWrap/>
            <w:vAlign w:val="bottom"/>
          </w:tcPr>
          <w:p w14:paraId="6985202B" w14:textId="77777777" w:rsidR="00101D06" w:rsidRPr="0035711B" w:rsidRDefault="00101D06">
            <w:pPr>
              <w:spacing w:after="0" w:line="240" w:lineRule="auto"/>
              <w:jc w:val="center"/>
              <w:rPr>
                <w:rFonts w:eastAsia="Times New Roman" w:cstheme="minorHAnsi"/>
                <w:lang w:eastAsia="en-GB"/>
              </w:rPr>
            </w:pPr>
          </w:p>
        </w:tc>
      </w:tr>
      <w:tr w:rsidR="00981D11" w:rsidRPr="00BF3D27" w14:paraId="4EE22CD5" w14:textId="77777777" w:rsidTr="00981D11">
        <w:trPr>
          <w:trHeight w:val="290"/>
        </w:trPr>
        <w:tc>
          <w:tcPr>
            <w:tcW w:w="4786" w:type="dxa"/>
            <w:shd w:val="clear" w:color="auto" w:fill="auto"/>
            <w:noWrap/>
            <w:vAlign w:val="bottom"/>
          </w:tcPr>
          <w:p w14:paraId="53B319A5"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None</w:t>
            </w:r>
          </w:p>
        </w:tc>
        <w:tc>
          <w:tcPr>
            <w:tcW w:w="1418" w:type="dxa"/>
            <w:shd w:val="clear" w:color="auto" w:fill="auto"/>
            <w:noWrap/>
            <w:vAlign w:val="bottom"/>
          </w:tcPr>
          <w:p w14:paraId="18EBBC7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593" w:type="dxa"/>
            <w:shd w:val="clear" w:color="auto" w:fill="auto"/>
            <w:noWrap/>
            <w:vAlign w:val="bottom"/>
          </w:tcPr>
          <w:p w14:paraId="26AAD05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0.11</w:t>
            </w:r>
          </w:p>
        </w:tc>
        <w:tc>
          <w:tcPr>
            <w:tcW w:w="1950" w:type="dxa"/>
            <w:shd w:val="clear" w:color="auto" w:fill="auto"/>
            <w:noWrap/>
            <w:vAlign w:val="bottom"/>
          </w:tcPr>
          <w:p w14:paraId="0206832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981D11" w:rsidRPr="00BF3D27" w14:paraId="5224ED48" w14:textId="77777777" w:rsidTr="00981D11">
        <w:trPr>
          <w:trHeight w:val="290"/>
        </w:trPr>
        <w:tc>
          <w:tcPr>
            <w:tcW w:w="4786" w:type="dxa"/>
            <w:shd w:val="clear" w:color="auto" w:fill="auto"/>
            <w:noWrap/>
            <w:vAlign w:val="bottom"/>
          </w:tcPr>
          <w:p w14:paraId="55DED407"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6078E98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593" w:type="dxa"/>
            <w:shd w:val="clear" w:color="auto" w:fill="auto"/>
            <w:noWrap/>
            <w:vAlign w:val="bottom"/>
          </w:tcPr>
          <w:p w14:paraId="19A4E4B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950" w:type="dxa"/>
            <w:shd w:val="clear" w:color="auto" w:fill="auto"/>
            <w:noWrap/>
            <w:vAlign w:val="bottom"/>
          </w:tcPr>
          <w:p w14:paraId="65E66105" w14:textId="77777777" w:rsidR="00101D06" w:rsidRPr="0035711B" w:rsidRDefault="00101D06">
            <w:pPr>
              <w:spacing w:after="0" w:line="240" w:lineRule="auto"/>
              <w:jc w:val="center"/>
              <w:rPr>
                <w:rFonts w:eastAsia="Times New Roman" w:cstheme="minorHAnsi"/>
                <w:lang w:eastAsia="en-GB"/>
              </w:rPr>
            </w:pPr>
          </w:p>
        </w:tc>
      </w:tr>
      <w:tr w:rsidR="00981D11" w:rsidRPr="00BF3D27" w14:paraId="5C33662C" w14:textId="77777777" w:rsidTr="00981D11">
        <w:trPr>
          <w:trHeight w:val="290"/>
        </w:trPr>
        <w:tc>
          <w:tcPr>
            <w:tcW w:w="4786" w:type="dxa"/>
            <w:shd w:val="clear" w:color="auto" w:fill="auto"/>
            <w:noWrap/>
            <w:vAlign w:val="bottom"/>
          </w:tcPr>
          <w:p w14:paraId="6DAFD5A5"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Stress level</w:t>
            </w:r>
          </w:p>
        </w:tc>
        <w:tc>
          <w:tcPr>
            <w:tcW w:w="1418" w:type="dxa"/>
            <w:shd w:val="clear" w:color="auto" w:fill="auto"/>
            <w:noWrap/>
            <w:vAlign w:val="bottom"/>
          </w:tcPr>
          <w:p w14:paraId="0DA409C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0.61</w:t>
            </w:r>
          </w:p>
        </w:tc>
        <w:tc>
          <w:tcPr>
            <w:tcW w:w="1593" w:type="dxa"/>
            <w:shd w:val="clear" w:color="auto" w:fill="auto"/>
            <w:noWrap/>
            <w:vAlign w:val="bottom"/>
          </w:tcPr>
          <w:p w14:paraId="69174A3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0.43</w:t>
            </w:r>
          </w:p>
        </w:tc>
        <w:tc>
          <w:tcPr>
            <w:tcW w:w="1950" w:type="dxa"/>
            <w:shd w:val="clear" w:color="auto" w:fill="auto"/>
            <w:noWrap/>
            <w:vAlign w:val="bottom"/>
          </w:tcPr>
          <w:p w14:paraId="3D861729"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981D11" w:rsidRPr="00BF3D27" w14:paraId="1AE37A86" w14:textId="77777777" w:rsidTr="00981D11">
        <w:trPr>
          <w:trHeight w:val="290"/>
        </w:trPr>
        <w:tc>
          <w:tcPr>
            <w:tcW w:w="4786" w:type="dxa"/>
            <w:shd w:val="clear" w:color="auto" w:fill="auto"/>
            <w:noWrap/>
            <w:vAlign w:val="bottom"/>
          </w:tcPr>
          <w:p w14:paraId="3AE37D80"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4452775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593" w:type="dxa"/>
            <w:shd w:val="clear" w:color="auto" w:fill="auto"/>
            <w:noWrap/>
            <w:vAlign w:val="bottom"/>
          </w:tcPr>
          <w:p w14:paraId="2AB8DDE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950" w:type="dxa"/>
            <w:shd w:val="clear" w:color="auto" w:fill="auto"/>
            <w:noWrap/>
            <w:vAlign w:val="bottom"/>
          </w:tcPr>
          <w:p w14:paraId="1126DC70" w14:textId="77777777" w:rsidR="00101D06" w:rsidRPr="0035711B" w:rsidRDefault="00101D06">
            <w:pPr>
              <w:spacing w:after="0" w:line="240" w:lineRule="auto"/>
              <w:jc w:val="center"/>
              <w:rPr>
                <w:rFonts w:eastAsia="Times New Roman" w:cstheme="minorHAnsi"/>
                <w:lang w:eastAsia="en-GB"/>
              </w:rPr>
            </w:pPr>
          </w:p>
        </w:tc>
      </w:tr>
      <w:tr w:rsidR="00981D11" w:rsidRPr="00BF3D27" w14:paraId="02CC43F8" w14:textId="77777777" w:rsidTr="00981D11">
        <w:trPr>
          <w:trHeight w:val="290"/>
        </w:trPr>
        <w:tc>
          <w:tcPr>
            <w:tcW w:w="4786" w:type="dxa"/>
            <w:shd w:val="clear" w:color="auto" w:fill="auto"/>
            <w:noWrap/>
            <w:vAlign w:val="bottom"/>
          </w:tcPr>
          <w:p w14:paraId="23E0253F"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Crisis level</w:t>
            </w:r>
          </w:p>
        </w:tc>
        <w:tc>
          <w:tcPr>
            <w:tcW w:w="1418" w:type="dxa"/>
            <w:shd w:val="clear" w:color="auto" w:fill="auto"/>
            <w:noWrap/>
            <w:vAlign w:val="bottom"/>
          </w:tcPr>
          <w:p w14:paraId="6901AF1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0.14</w:t>
            </w:r>
          </w:p>
        </w:tc>
        <w:tc>
          <w:tcPr>
            <w:tcW w:w="1593" w:type="dxa"/>
            <w:shd w:val="clear" w:color="auto" w:fill="auto"/>
            <w:noWrap/>
            <w:vAlign w:val="bottom"/>
          </w:tcPr>
          <w:p w14:paraId="00A5D61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0.26</w:t>
            </w:r>
          </w:p>
        </w:tc>
        <w:tc>
          <w:tcPr>
            <w:tcW w:w="1950" w:type="dxa"/>
            <w:shd w:val="clear" w:color="auto" w:fill="auto"/>
            <w:noWrap/>
            <w:vAlign w:val="bottom"/>
          </w:tcPr>
          <w:p w14:paraId="75135C6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-0.13***</w:t>
            </w:r>
          </w:p>
        </w:tc>
      </w:tr>
      <w:tr w:rsidR="00981D11" w:rsidRPr="00BF3D27" w14:paraId="52F6DD16" w14:textId="77777777" w:rsidTr="00981D11">
        <w:trPr>
          <w:trHeight w:val="290"/>
        </w:trPr>
        <w:tc>
          <w:tcPr>
            <w:tcW w:w="4786" w:type="dxa"/>
            <w:shd w:val="clear" w:color="auto" w:fill="auto"/>
            <w:noWrap/>
            <w:vAlign w:val="bottom"/>
          </w:tcPr>
          <w:p w14:paraId="715845CD"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627AB8F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593" w:type="dxa"/>
            <w:shd w:val="clear" w:color="auto" w:fill="auto"/>
            <w:noWrap/>
            <w:vAlign w:val="bottom"/>
          </w:tcPr>
          <w:p w14:paraId="1916D77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950" w:type="dxa"/>
            <w:shd w:val="clear" w:color="auto" w:fill="auto"/>
            <w:noWrap/>
            <w:vAlign w:val="bottom"/>
          </w:tcPr>
          <w:p w14:paraId="1C53B942" w14:textId="77777777" w:rsidR="00101D06" w:rsidRPr="0035711B" w:rsidRDefault="00101D06">
            <w:pPr>
              <w:spacing w:after="0" w:line="240" w:lineRule="auto"/>
              <w:jc w:val="center"/>
              <w:rPr>
                <w:rFonts w:eastAsia="Times New Roman" w:cstheme="minorHAnsi"/>
                <w:lang w:eastAsia="en-GB"/>
              </w:rPr>
            </w:pPr>
          </w:p>
        </w:tc>
      </w:tr>
      <w:tr w:rsidR="00981D11" w:rsidRPr="00BF3D27" w14:paraId="1D8271A1" w14:textId="77777777" w:rsidTr="00981D11">
        <w:trPr>
          <w:trHeight w:val="290"/>
        </w:trPr>
        <w:tc>
          <w:tcPr>
            <w:tcW w:w="4786" w:type="dxa"/>
            <w:shd w:val="clear" w:color="auto" w:fill="auto"/>
            <w:noWrap/>
            <w:vAlign w:val="bottom"/>
          </w:tcPr>
          <w:p w14:paraId="638C731A"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Emergency level</w:t>
            </w:r>
          </w:p>
        </w:tc>
        <w:tc>
          <w:tcPr>
            <w:tcW w:w="1418" w:type="dxa"/>
            <w:shd w:val="clear" w:color="auto" w:fill="auto"/>
            <w:noWrap/>
            <w:vAlign w:val="bottom"/>
          </w:tcPr>
          <w:p w14:paraId="1E288BA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593" w:type="dxa"/>
            <w:shd w:val="clear" w:color="auto" w:fill="auto"/>
            <w:noWrap/>
            <w:vAlign w:val="bottom"/>
          </w:tcPr>
          <w:p w14:paraId="148366E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950" w:type="dxa"/>
            <w:shd w:val="clear" w:color="auto" w:fill="auto"/>
            <w:noWrap/>
            <w:vAlign w:val="bottom"/>
          </w:tcPr>
          <w:p w14:paraId="100EA95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981D11" w:rsidRPr="00BF3D27" w14:paraId="775671C6" w14:textId="77777777" w:rsidTr="00981D11">
        <w:trPr>
          <w:trHeight w:val="290"/>
        </w:trPr>
        <w:tc>
          <w:tcPr>
            <w:tcW w:w="4786" w:type="dxa"/>
            <w:shd w:val="clear" w:color="auto" w:fill="auto"/>
            <w:noWrap/>
            <w:vAlign w:val="bottom"/>
          </w:tcPr>
          <w:p w14:paraId="304DE1DD"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36DEB3D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593" w:type="dxa"/>
            <w:shd w:val="clear" w:color="auto" w:fill="auto"/>
            <w:noWrap/>
            <w:vAlign w:val="bottom"/>
          </w:tcPr>
          <w:p w14:paraId="18A6808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950" w:type="dxa"/>
            <w:shd w:val="clear" w:color="auto" w:fill="auto"/>
            <w:noWrap/>
            <w:vAlign w:val="bottom"/>
          </w:tcPr>
          <w:p w14:paraId="469C5ADC" w14:textId="77777777" w:rsidR="00101D06" w:rsidRPr="0035711B" w:rsidRDefault="00101D06">
            <w:pPr>
              <w:spacing w:after="0" w:line="240" w:lineRule="auto"/>
              <w:jc w:val="center"/>
              <w:rPr>
                <w:rFonts w:eastAsia="Times New Roman" w:cstheme="minorHAnsi"/>
                <w:lang w:eastAsia="en-GB"/>
              </w:rPr>
            </w:pPr>
          </w:p>
        </w:tc>
      </w:tr>
      <w:tr w:rsidR="00981D11" w:rsidRPr="00BF3D27" w14:paraId="197B0B65" w14:textId="77777777" w:rsidTr="00981D11">
        <w:trPr>
          <w:trHeight w:val="290"/>
        </w:trPr>
        <w:tc>
          <w:tcPr>
            <w:tcW w:w="4786" w:type="dxa"/>
            <w:shd w:val="clear" w:color="auto" w:fill="auto"/>
            <w:noWrap/>
            <w:vAlign w:val="bottom"/>
          </w:tcPr>
          <w:p w14:paraId="4A57C08D" w14:textId="77777777" w:rsidR="00101D06" w:rsidRPr="0035711B" w:rsidRDefault="00101D06">
            <w:pPr>
              <w:spacing w:after="0" w:line="240" w:lineRule="auto"/>
              <w:rPr>
                <w:rFonts w:eastAsia="Times New Roman" w:cstheme="minorHAnsi"/>
                <w:lang w:eastAsia="en-GB"/>
              </w:rPr>
            </w:pPr>
            <w:r w:rsidRPr="0035711B">
              <w:rPr>
                <w:rFonts w:cstheme="minorHAnsi"/>
              </w:rPr>
              <w:t>Food Expenditure Share</w:t>
            </w:r>
          </w:p>
        </w:tc>
        <w:tc>
          <w:tcPr>
            <w:tcW w:w="1418" w:type="dxa"/>
            <w:shd w:val="clear" w:color="auto" w:fill="auto"/>
            <w:noWrap/>
            <w:vAlign w:val="bottom"/>
          </w:tcPr>
          <w:p w14:paraId="2382B25F"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0.67</w:t>
            </w:r>
          </w:p>
        </w:tc>
        <w:tc>
          <w:tcPr>
            <w:tcW w:w="1593" w:type="dxa"/>
            <w:shd w:val="clear" w:color="auto" w:fill="auto"/>
            <w:noWrap/>
            <w:vAlign w:val="bottom"/>
          </w:tcPr>
          <w:p w14:paraId="6801B57C"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0.73</w:t>
            </w:r>
          </w:p>
        </w:tc>
        <w:tc>
          <w:tcPr>
            <w:tcW w:w="1950" w:type="dxa"/>
            <w:shd w:val="clear" w:color="auto" w:fill="auto"/>
            <w:noWrap/>
            <w:vAlign w:val="bottom"/>
          </w:tcPr>
          <w:p w14:paraId="249C411F"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-0.06***</w:t>
            </w:r>
          </w:p>
        </w:tc>
      </w:tr>
      <w:tr w:rsidR="00981D11" w:rsidRPr="00BF3D27" w14:paraId="7F8FC8EF" w14:textId="77777777" w:rsidTr="00981D11">
        <w:trPr>
          <w:trHeight w:val="290"/>
        </w:trPr>
        <w:tc>
          <w:tcPr>
            <w:tcW w:w="4786" w:type="dxa"/>
            <w:tcBorders>
              <w:bottom w:val="single" w:sz="12" w:space="0" w:color="auto"/>
            </w:tcBorders>
            <w:shd w:val="clear" w:color="auto" w:fill="auto"/>
            <w:noWrap/>
            <w:vAlign w:val="bottom"/>
          </w:tcPr>
          <w:p w14:paraId="2070DFF6" w14:textId="77777777" w:rsidR="00101D06" w:rsidRPr="0035711B" w:rsidRDefault="00101D06">
            <w:pPr>
              <w:spacing w:after="0" w:line="240" w:lineRule="auto"/>
              <w:rPr>
                <w:rFonts w:eastAsia="Times New Roman" w:cstheme="minorHAnsi"/>
                <w:lang w:eastAsia="en-GB"/>
              </w:rPr>
            </w:pPr>
          </w:p>
        </w:tc>
        <w:tc>
          <w:tcPr>
            <w:tcW w:w="1418" w:type="dxa"/>
            <w:tcBorders>
              <w:bottom w:val="single" w:sz="12" w:space="0" w:color="auto"/>
            </w:tcBorders>
            <w:shd w:val="clear" w:color="auto" w:fill="auto"/>
            <w:noWrap/>
            <w:vAlign w:val="bottom"/>
          </w:tcPr>
          <w:p w14:paraId="254C91AC"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(0.01)</w:t>
            </w:r>
          </w:p>
        </w:tc>
        <w:tc>
          <w:tcPr>
            <w:tcW w:w="1593" w:type="dxa"/>
            <w:tcBorders>
              <w:bottom w:val="single" w:sz="12" w:space="0" w:color="auto"/>
            </w:tcBorders>
            <w:shd w:val="clear" w:color="auto" w:fill="auto"/>
            <w:noWrap/>
            <w:vAlign w:val="bottom"/>
          </w:tcPr>
          <w:p w14:paraId="057D3AE5"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(0.02)</w:t>
            </w:r>
          </w:p>
        </w:tc>
        <w:tc>
          <w:tcPr>
            <w:tcW w:w="1950" w:type="dxa"/>
            <w:tcBorders>
              <w:bottom w:val="single" w:sz="12" w:space="0" w:color="auto"/>
            </w:tcBorders>
            <w:shd w:val="clear" w:color="auto" w:fill="auto"/>
            <w:noWrap/>
            <w:vAlign w:val="bottom"/>
          </w:tcPr>
          <w:p w14:paraId="30491AA4" w14:textId="77777777" w:rsidR="00101D06" w:rsidRPr="0035711B" w:rsidRDefault="00101D06">
            <w:pPr>
              <w:spacing w:after="0" w:line="240" w:lineRule="auto"/>
              <w:jc w:val="center"/>
              <w:rPr>
                <w:rFonts w:eastAsia="Times New Roman" w:cstheme="minorHAnsi"/>
                <w:lang w:eastAsia="en-GB"/>
              </w:rPr>
            </w:pPr>
          </w:p>
        </w:tc>
      </w:tr>
      <w:tr w:rsidR="00101D06" w:rsidRPr="00BF3D27" w14:paraId="521C9789" w14:textId="77777777" w:rsidTr="002A72B6">
        <w:trPr>
          <w:trHeight w:val="290"/>
        </w:trPr>
        <w:tc>
          <w:tcPr>
            <w:tcW w:w="4786" w:type="dxa"/>
            <w:tcBorders>
              <w:top w:val="single" w:sz="12" w:space="0" w:color="auto"/>
              <w:bottom w:val="single" w:sz="12" w:space="0" w:color="auto"/>
            </w:tcBorders>
            <w:shd w:val="clear" w:color="auto" w:fill="auto"/>
            <w:noWrap/>
            <w:vAlign w:val="bottom"/>
          </w:tcPr>
          <w:p w14:paraId="4A1C8457" w14:textId="77777777" w:rsidR="00101D06" w:rsidRPr="0035711B" w:rsidRDefault="00101D06">
            <w:pPr>
              <w:spacing w:after="0" w:line="240" w:lineRule="auto"/>
              <w:rPr>
                <w:rFonts w:cstheme="minorHAnsi"/>
                <w:b/>
                <w:sz w:val="20"/>
                <w:szCs w:val="20"/>
              </w:rPr>
            </w:pPr>
            <w:r w:rsidRPr="0035711B">
              <w:rPr>
                <w:rFonts w:cstheme="minorHAnsi"/>
                <w:b/>
                <w:sz w:val="20"/>
                <w:szCs w:val="20"/>
              </w:rPr>
              <w:t>N</w:t>
            </w:r>
          </w:p>
        </w:tc>
        <w:tc>
          <w:tcPr>
            <w:tcW w:w="1418" w:type="dxa"/>
            <w:tcBorders>
              <w:top w:val="single" w:sz="12" w:space="0" w:color="auto"/>
              <w:bottom w:val="single" w:sz="12" w:space="0" w:color="auto"/>
            </w:tcBorders>
            <w:shd w:val="clear" w:color="auto" w:fill="auto"/>
            <w:noWrap/>
            <w:vAlign w:val="bottom"/>
          </w:tcPr>
          <w:p w14:paraId="430DDFD6"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294</w:t>
            </w:r>
          </w:p>
        </w:tc>
        <w:tc>
          <w:tcPr>
            <w:tcW w:w="1593" w:type="dxa"/>
            <w:tcBorders>
              <w:top w:val="single" w:sz="12" w:space="0" w:color="auto"/>
              <w:bottom w:val="single" w:sz="12" w:space="0" w:color="auto"/>
            </w:tcBorders>
            <w:shd w:val="clear" w:color="auto" w:fill="auto"/>
            <w:noWrap/>
            <w:vAlign w:val="bottom"/>
          </w:tcPr>
          <w:p w14:paraId="0650F39B"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157</w:t>
            </w:r>
          </w:p>
        </w:tc>
        <w:tc>
          <w:tcPr>
            <w:tcW w:w="1950" w:type="dxa"/>
            <w:tcBorders>
              <w:top w:val="single" w:sz="12" w:space="0" w:color="auto"/>
              <w:bottom w:val="single" w:sz="12" w:space="0" w:color="auto"/>
            </w:tcBorders>
            <w:shd w:val="clear" w:color="auto" w:fill="auto"/>
            <w:noWrap/>
            <w:vAlign w:val="bottom"/>
          </w:tcPr>
          <w:p w14:paraId="6A9E3322"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451</w:t>
            </w:r>
          </w:p>
        </w:tc>
      </w:tr>
    </w:tbl>
    <w:p w14:paraId="1ADBB4C3"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9B268D0"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DEE4A19" w14:textId="77777777" w:rsidR="00101D06" w:rsidRPr="00BF3D27" w:rsidRDefault="00101D06" w:rsidP="00101D06">
      <w:pPr>
        <w:rPr>
          <w:rFonts w:cstheme="minorHAnsi"/>
        </w:rPr>
      </w:pPr>
    </w:p>
    <w:p w14:paraId="47CDF590" w14:textId="0D34B8FF" w:rsidR="002A72B6" w:rsidRPr="00BF3D27" w:rsidRDefault="002A72B6" w:rsidP="003A55A7">
      <w:pPr>
        <w:rPr>
          <w:rFonts w:cstheme="minorHAnsi"/>
          <w:color w:val="2F5496" w:themeColor="accent1" w:themeShade="BF"/>
          <w:sz w:val="24"/>
          <w:szCs w:val="24"/>
        </w:rPr>
      </w:pPr>
      <w:bookmarkStart w:id="46" w:name="_Toc147757615"/>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41</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by modality</w:t>
      </w:r>
      <w:bookmarkEnd w:id="46"/>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328" w:type="dxa"/>
        <w:tblBorders>
          <w:top w:val="single" w:sz="12" w:space="0" w:color="auto"/>
          <w:bottom w:val="single" w:sz="12" w:space="0" w:color="auto"/>
        </w:tblBorders>
        <w:tblLook w:val="04A0" w:firstRow="1" w:lastRow="0" w:firstColumn="1" w:lastColumn="0" w:noHBand="0" w:noVBand="1"/>
      </w:tblPr>
      <w:tblGrid>
        <w:gridCol w:w="3794"/>
        <w:gridCol w:w="1559"/>
        <w:gridCol w:w="1843"/>
        <w:gridCol w:w="2132"/>
      </w:tblGrid>
      <w:tr w:rsidR="00AB291D" w:rsidRPr="00BF3D27" w14:paraId="223FBFA7" w14:textId="77777777" w:rsidTr="00981D11">
        <w:trPr>
          <w:trHeight w:val="290"/>
        </w:trPr>
        <w:tc>
          <w:tcPr>
            <w:tcW w:w="3794" w:type="dxa"/>
            <w:tcBorders>
              <w:top w:val="single" w:sz="12" w:space="0" w:color="auto"/>
              <w:bottom w:val="single" w:sz="12" w:space="0" w:color="auto"/>
            </w:tcBorders>
            <w:shd w:val="clear" w:color="auto" w:fill="auto"/>
            <w:noWrap/>
            <w:vAlign w:val="bottom"/>
          </w:tcPr>
          <w:p w14:paraId="586D10BC" w14:textId="77777777" w:rsidR="00AB291D" w:rsidRPr="0035711B" w:rsidRDefault="00AB291D">
            <w:pPr>
              <w:spacing w:after="0" w:line="240" w:lineRule="auto"/>
              <w:rPr>
                <w:rFonts w:cstheme="minorHAnsi"/>
                <w:b/>
                <w:sz w:val="20"/>
                <w:szCs w:val="20"/>
              </w:rPr>
            </w:pPr>
            <w:r w:rsidRPr="0035711B">
              <w:rPr>
                <w:rFonts w:cstheme="minorHAnsi"/>
                <w:b/>
                <w:sz w:val="20"/>
                <w:szCs w:val="20"/>
              </w:rPr>
              <w:t>FCG</w:t>
            </w:r>
          </w:p>
        </w:tc>
        <w:tc>
          <w:tcPr>
            <w:tcW w:w="1559" w:type="dxa"/>
            <w:tcBorders>
              <w:top w:val="single" w:sz="12" w:space="0" w:color="auto"/>
              <w:bottom w:val="single" w:sz="12" w:space="0" w:color="auto"/>
            </w:tcBorders>
            <w:shd w:val="clear" w:color="auto" w:fill="auto"/>
            <w:noWrap/>
          </w:tcPr>
          <w:p w14:paraId="6B27EA11" w14:textId="77777777" w:rsidR="00AB291D" w:rsidRPr="0035711B" w:rsidRDefault="00AB291D">
            <w:pPr>
              <w:spacing w:after="0"/>
              <w:jc w:val="center"/>
              <w:rPr>
                <w:rFonts w:cstheme="minorHAnsi"/>
                <w:b/>
                <w:sz w:val="20"/>
                <w:szCs w:val="20"/>
              </w:rPr>
            </w:pPr>
            <w:r w:rsidRPr="0035711B">
              <w:rPr>
                <w:rFonts w:cstheme="minorHAnsi"/>
                <w:b/>
                <w:sz w:val="20"/>
                <w:szCs w:val="20"/>
              </w:rPr>
              <w:t>(1)</w:t>
            </w:r>
          </w:p>
          <w:p w14:paraId="754B6BFC" w14:textId="77777777" w:rsidR="00AB291D" w:rsidRPr="0035711B" w:rsidRDefault="00AB291D">
            <w:pPr>
              <w:spacing w:after="0"/>
              <w:jc w:val="center"/>
              <w:rPr>
                <w:rFonts w:cstheme="minorHAnsi"/>
                <w:b/>
                <w:sz w:val="20"/>
                <w:szCs w:val="20"/>
              </w:rPr>
            </w:pPr>
            <w:r w:rsidRPr="0035711B">
              <w:rPr>
                <w:rFonts w:cstheme="minorHAnsi"/>
                <w:b/>
                <w:sz w:val="20"/>
                <w:szCs w:val="20"/>
              </w:rPr>
              <w:t>F2F</w:t>
            </w:r>
          </w:p>
          <w:p w14:paraId="697A8C45"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Mean/(SE)</w:t>
            </w:r>
          </w:p>
        </w:tc>
        <w:tc>
          <w:tcPr>
            <w:tcW w:w="1843" w:type="dxa"/>
            <w:tcBorders>
              <w:top w:val="single" w:sz="12" w:space="0" w:color="auto"/>
              <w:bottom w:val="single" w:sz="12" w:space="0" w:color="auto"/>
            </w:tcBorders>
            <w:shd w:val="clear" w:color="auto" w:fill="auto"/>
            <w:noWrap/>
          </w:tcPr>
          <w:p w14:paraId="1D64184C" w14:textId="77777777" w:rsidR="00AB291D" w:rsidRPr="0035711B" w:rsidRDefault="00AB291D">
            <w:pPr>
              <w:spacing w:after="0"/>
              <w:jc w:val="center"/>
              <w:rPr>
                <w:rFonts w:cstheme="minorHAnsi"/>
                <w:b/>
                <w:sz w:val="20"/>
                <w:szCs w:val="20"/>
              </w:rPr>
            </w:pPr>
            <w:r w:rsidRPr="0035711B">
              <w:rPr>
                <w:rFonts w:cstheme="minorHAnsi"/>
                <w:b/>
                <w:sz w:val="20"/>
                <w:szCs w:val="20"/>
              </w:rPr>
              <w:t>(2)</w:t>
            </w:r>
          </w:p>
          <w:p w14:paraId="2404DE4C" w14:textId="77777777" w:rsidR="00AB291D" w:rsidRPr="0035711B" w:rsidRDefault="00AB291D">
            <w:pPr>
              <w:spacing w:after="0"/>
              <w:jc w:val="center"/>
              <w:rPr>
                <w:rFonts w:cstheme="minorHAnsi"/>
                <w:b/>
                <w:sz w:val="20"/>
                <w:szCs w:val="20"/>
              </w:rPr>
            </w:pPr>
            <w:r w:rsidRPr="0035711B">
              <w:rPr>
                <w:rFonts w:cstheme="minorHAnsi"/>
                <w:b/>
                <w:sz w:val="20"/>
                <w:szCs w:val="20"/>
              </w:rPr>
              <w:t>Remote</w:t>
            </w:r>
          </w:p>
          <w:p w14:paraId="69D0D669"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Mean/(SE)</w:t>
            </w:r>
          </w:p>
        </w:tc>
        <w:tc>
          <w:tcPr>
            <w:tcW w:w="2132" w:type="dxa"/>
            <w:tcBorders>
              <w:top w:val="single" w:sz="12" w:space="0" w:color="auto"/>
              <w:bottom w:val="single" w:sz="12" w:space="0" w:color="auto"/>
            </w:tcBorders>
            <w:shd w:val="clear" w:color="auto" w:fill="auto"/>
            <w:noWrap/>
          </w:tcPr>
          <w:p w14:paraId="0BBE5AF5" w14:textId="77777777" w:rsidR="00AB291D" w:rsidRPr="0035711B" w:rsidRDefault="00AB291D">
            <w:pPr>
              <w:spacing w:after="0"/>
              <w:jc w:val="center"/>
              <w:rPr>
                <w:rFonts w:cstheme="minorHAnsi"/>
                <w:b/>
                <w:sz w:val="20"/>
                <w:szCs w:val="20"/>
              </w:rPr>
            </w:pPr>
            <w:r w:rsidRPr="0035711B">
              <w:rPr>
                <w:rFonts w:cstheme="minorHAnsi"/>
                <w:b/>
                <w:sz w:val="20"/>
                <w:szCs w:val="20"/>
              </w:rPr>
              <w:t>(1)-(2)</w:t>
            </w:r>
          </w:p>
          <w:p w14:paraId="20B41032" w14:textId="77777777" w:rsidR="00AB291D" w:rsidRPr="0035711B" w:rsidRDefault="00AB291D">
            <w:pPr>
              <w:spacing w:after="0"/>
              <w:jc w:val="center"/>
              <w:rPr>
                <w:rFonts w:cstheme="minorHAnsi"/>
                <w:b/>
                <w:sz w:val="20"/>
                <w:szCs w:val="20"/>
              </w:rPr>
            </w:pPr>
            <w:r w:rsidRPr="0035711B">
              <w:rPr>
                <w:rFonts w:cstheme="minorHAnsi"/>
                <w:b/>
                <w:sz w:val="20"/>
                <w:szCs w:val="20"/>
              </w:rPr>
              <w:t>Pairwise t-test</w:t>
            </w:r>
          </w:p>
          <w:p w14:paraId="36DE0191"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Mean difference</w:t>
            </w:r>
          </w:p>
        </w:tc>
      </w:tr>
      <w:tr w:rsidR="00AB291D" w:rsidRPr="00BF3D27" w14:paraId="77F5B11B" w14:textId="77777777" w:rsidTr="00981D11">
        <w:trPr>
          <w:trHeight w:val="290"/>
        </w:trPr>
        <w:tc>
          <w:tcPr>
            <w:tcW w:w="3794" w:type="dxa"/>
            <w:shd w:val="clear" w:color="auto" w:fill="auto"/>
            <w:noWrap/>
            <w:vAlign w:val="bottom"/>
          </w:tcPr>
          <w:p w14:paraId="506F80C0" w14:textId="77777777" w:rsidR="00AB291D" w:rsidRPr="0035711B" w:rsidRDefault="00AB291D">
            <w:pPr>
              <w:spacing w:after="0" w:line="240" w:lineRule="auto"/>
              <w:rPr>
                <w:rFonts w:eastAsia="Times New Roman" w:cstheme="minorHAnsi"/>
                <w:lang w:eastAsia="en-GB"/>
              </w:rPr>
            </w:pPr>
            <w:r w:rsidRPr="0035711B">
              <w:rPr>
                <w:rFonts w:eastAsia="Times New Roman" w:cstheme="minorHAnsi"/>
                <w:lang w:eastAsia="en-GB"/>
              </w:rPr>
              <w:t>FCS: Acceptable</w:t>
            </w:r>
          </w:p>
        </w:tc>
        <w:tc>
          <w:tcPr>
            <w:tcW w:w="1559" w:type="dxa"/>
            <w:shd w:val="clear" w:color="auto" w:fill="auto"/>
            <w:noWrap/>
            <w:vAlign w:val="bottom"/>
          </w:tcPr>
          <w:p w14:paraId="60AB1399"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0.40</w:t>
            </w:r>
          </w:p>
        </w:tc>
        <w:tc>
          <w:tcPr>
            <w:tcW w:w="1843" w:type="dxa"/>
            <w:shd w:val="clear" w:color="auto" w:fill="auto"/>
            <w:noWrap/>
            <w:vAlign w:val="bottom"/>
          </w:tcPr>
          <w:p w14:paraId="1E1BCA39"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0.58</w:t>
            </w:r>
          </w:p>
        </w:tc>
        <w:tc>
          <w:tcPr>
            <w:tcW w:w="2132" w:type="dxa"/>
            <w:shd w:val="clear" w:color="auto" w:fill="auto"/>
            <w:noWrap/>
            <w:vAlign w:val="bottom"/>
          </w:tcPr>
          <w:p w14:paraId="2B29A6EE"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-0.18***</w:t>
            </w:r>
          </w:p>
        </w:tc>
      </w:tr>
      <w:tr w:rsidR="00AB291D" w:rsidRPr="00BF3D27" w14:paraId="2A0CBB04" w14:textId="77777777" w:rsidTr="00981D11">
        <w:trPr>
          <w:trHeight w:val="290"/>
        </w:trPr>
        <w:tc>
          <w:tcPr>
            <w:tcW w:w="3794" w:type="dxa"/>
            <w:shd w:val="clear" w:color="auto" w:fill="auto"/>
            <w:noWrap/>
            <w:vAlign w:val="bottom"/>
          </w:tcPr>
          <w:p w14:paraId="27983EF0" w14:textId="77777777" w:rsidR="00AB291D" w:rsidRPr="0035711B" w:rsidRDefault="00AB291D">
            <w:pPr>
              <w:spacing w:after="0" w:line="240" w:lineRule="auto"/>
              <w:rPr>
                <w:rFonts w:eastAsia="Times New Roman" w:cstheme="minorHAnsi"/>
                <w:lang w:eastAsia="en-GB"/>
              </w:rPr>
            </w:pPr>
          </w:p>
        </w:tc>
        <w:tc>
          <w:tcPr>
            <w:tcW w:w="1559" w:type="dxa"/>
            <w:shd w:val="clear" w:color="auto" w:fill="auto"/>
            <w:noWrap/>
            <w:vAlign w:val="bottom"/>
          </w:tcPr>
          <w:p w14:paraId="16B346D8"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shd w:val="clear" w:color="auto" w:fill="auto"/>
            <w:noWrap/>
            <w:vAlign w:val="bottom"/>
          </w:tcPr>
          <w:p w14:paraId="76B19525"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32" w:type="dxa"/>
            <w:shd w:val="clear" w:color="auto" w:fill="auto"/>
            <w:noWrap/>
            <w:vAlign w:val="bottom"/>
          </w:tcPr>
          <w:p w14:paraId="15B3B3FD" w14:textId="77777777" w:rsidR="00AB291D" w:rsidRPr="0035711B" w:rsidRDefault="00AB291D">
            <w:pPr>
              <w:spacing w:after="0" w:line="240" w:lineRule="auto"/>
              <w:jc w:val="center"/>
              <w:rPr>
                <w:rFonts w:eastAsia="Times New Roman" w:cstheme="minorHAnsi"/>
                <w:lang w:eastAsia="en-GB"/>
              </w:rPr>
            </w:pPr>
          </w:p>
        </w:tc>
      </w:tr>
      <w:tr w:rsidR="00AB291D" w:rsidRPr="00BF3D27" w14:paraId="5AB5C667" w14:textId="77777777" w:rsidTr="00981D11">
        <w:trPr>
          <w:trHeight w:val="290"/>
        </w:trPr>
        <w:tc>
          <w:tcPr>
            <w:tcW w:w="3794" w:type="dxa"/>
            <w:shd w:val="clear" w:color="auto" w:fill="auto"/>
            <w:noWrap/>
            <w:vAlign w:val="bottom"/>
            <w:hideMark/>
          </w:tcPr>
          <w:p w14:paraId="456F5495" w14:textId="77777777" w:rsidR="00AB291D" w:rsidRPr="0035711B" w:rsidRDefault="00AB291D">
            <w:pPr>
              <w:spacing w:after="0" w:line="240" w:lineRule="auto"/>
              <w:rPr>
                <w:rFonts w:eastAsia="Times New Roman" w:cstheme="minorHAnsi"/>
                <w:lang w:eastAsia="en-GB"/>
              </w:rPr>
            </w:pPr>
            <w:r w:rsidRPr="0035711B">
              <w:rPr>
                <w:rFonts w:eastAsia="Times New Roman" w:cstheme="minorHAnsi"/>
                <w:lang w:eastAsia="en-GB"/>
              </w:rPr>
              <w:t>FCS: Borderline</w:t>
            </w:r>
          </w:p>
        </w:tc>
        <w:tc>
          <w:tcPr>
            <w:tcW w:w="1559" w:type="dxa"/>
            <w:shd w:val="clear" w:color="auto" w:fill="auto"/>
            <w:noWrap/>
            <w:vAlign w:val="bottom"/>
            <w:hideMark/>
          </w:tcPr>
          <w:p w14:paraId="5B0CA095"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0.35</w:t>
            </w:r>
          </w:p>
        </w:tc>
        <w:tc>
          <w:tcPr>
            <w:tcW w:w="1843" w:type="dxa"/>
            <w:shd w:val="clear" w:color="auto" w:fill="auto"/>
            <w:noWrap/>
            <w:vAlign w:val="bottom"/>
            <w:hideMark/>
          </w:tcPr>
          <w:p w14:paraId="0E7966C6"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0.29</w:t>
            </w:r>
          </w:p>
        </w:tc>
        <w:tc>
          <w:tcPr>
            <w:tcW w:w="2132" w:type="dxa"/>
            <w:shd w:val="clear" w:color="auto" w:fill="auto"/>
            <w:noWrap/>
            <w:vAlign w:val="bottom"/>
            <w:hideMark/>
          </w:tcPr>
          <w:p w14:paraId="626869F5"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AB291D" w:rsidRPr="00BF3D27" w14:paraId="3A37B04C" w14:textId="77777777" w:rsidTr="00981D11">
        <w:trPr>
          <w:trHeight w:val="290"/>
        </w:trPr>
        <w:tc>
          <w:tcPr>
            <w:tcW w:w="3794" w:type="dxa"/>
            <w:shd w:val="clear" w:color="auto" w:fill="auto"/>
            <w:noWrap/>
            <w:vAlign w:val="bottom"/>
            <w:hideMark/>
          </w:tcPr>
          <w:p w14:paraId="0A893490" w14:textId="77777777" w:rsidR="00AB291D" w:rsidRPr="0035711B" w:rsidRDefault="00AB291D">
            <w:pPr>
              <w:spacing w:after="0" w:line="240" w:lineRule="auto"/>
              <w:rPr>
                <w:rFonts w:eastAsia="Times New Roman" w:cstheme="minorHAnsi"/>
                <w:lang w:eastAsia="en-GB"/>
              </w:rPr>
            </w:pPr>
          </w:p>
        </w:tc>
        <w:tc>
          <w:tcPr>
            <w:tcW w:w="1559" w:type="dxa"/>
            <w:shd w:val="clear" w:color="auto" w:fill="auto"/>
            <w:noWrap/>
            <w:vAlign w:val="bottom"/>
            <w:hideMark/>
          </w:tcPr>
          <w:p w14:paraId="4CB2354E"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shd w:val="clear" w:color="auto" w:fill="auto"/>
            <w:noWrap/>
            <w:vAlign w:val="bottom"/>
            <w:hideMark/>
          </w:tcPr>
          <w:p w14:paraId="6BB3C5A1"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32" w:type="dxa"/>
            <w:shd w:val="clear" w:color="auto" w:fill="auto"/>
            <w:noWrap/>
            <w:vAlign w:val="bottom"/>
            <w:hideMark/>
          </w:tcPr>
          <w:p w14:paraId="6AB19896" w14:textId="77777777" w:rsidR="00AB291D" w:rsidRPr="0035711B" w:rsidRDefault="00AB291D">
            <w:pPr>
              <w:spacing w:after="0" w:line="240" w:lineRule="auto"/>
              <w:jc w:val="center"/>
              <w:rPr>
                <w:rFonts w:eastAsia="Times New Roman" w:cstheme="minorHAnsi"/>
                <w:lang w:eastAsia="en-GB"/>
              </w:rPr>
            </w:pPr>
          </w:p>
        </w:tc>
      </w:tr>
      <w:tr w:rsidR="00AB291D" w:rsidRPr="00BF3D27" w14:paraId="445ABECA" w14:textId="77777777" w:rsidTr="00981D11">
        <w:trPr>
          <w:trHeight w:val="290"/>
        </w:trPr>
        <w:tc>
          <w:tcPr>
            <w:tcW w:w="3794" w:type="dxa"/>
            <w:tcBorders>
              <w:top w:val="nil"/>
              <w:bottom w:val="nil"/>
            </w:tcBorders>
            <w:shd w:val="clear" w:color="auto" w:fill="auto"/>
            <w:noWrap/>
            <w:vAlign w:val="bottom"/>
          </w:tcPr>
          <w:p w14:paraId="05732C7A" w14:textId="77777777" w:rsidR="00AB291D" w:rsidRPr="0035711B" w:rsidRDefault="00AB291D">
            <w:pPr>
              <w:spacing w:after="0" w:line="240" w:lineRule="auto"/>
              <w:rPr>
                <w:rFonts w:eastAsia="Times New Roman" w:cstheme="minorHAnsi"/>
                <w:lang w:eastAsia="en-GB"/>
              </w:rPr>
            </w:pPr>
            <w:r w:rsidRPr="0035711B">
              <w:rPr>
                <w:rFonts w:eastAsia="Times New Roman" w:cstheme="minorHAnsi"/>
                <w:lang w:eastAsia="en-GB"/>
              </w:rPr>
              <w:t>FCS: Poor</w:t>
            </w:r>
          </w:p>
        </w:tc>
        <w:tc>
          <w:tcPr>
            <w:tcW w:w="1559" w:type="dxa"/>
            <w:tcBorders>
              <w:top w:val="nil"/>
              <w:bottom w:val="nil"/>
            </w:tcBorders>
            <w:shd w:val="clear" w:color="auto" w:fill="auto"/>
            <w:noWrap/>
            <w:vAlign w:val="bottom"/>
          </w:tcPr>
          <w:p w14:paraId="2E7E0822"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0.25</w:t>
            </w:r>
          </w:p>
        </w:tc>
        <w:tc>
          <w:tcPr>
            <w:tcW w:w="1843" w:type="dxa"/>
            <w:tcBorders>
              <w:top w:val="nil"/>
              <w:bottom w:val="nil"/>
            </w:tcBorders>
            <w:shd w:val="clear" w:color="auto" w:fill="auto"/>
            <w:noWrap/>
            <w:vAlign w:val="bottom"/>
          </w:tcPr>
          <w:p w14:paraId="340AC297"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2132" w:type="dxa"/>
            <w:tcBorders>
              <w:top w:val="nil"/>
              <w:bottom w:val="nil"/>
            </w:tcBorders>
            <w:shd w:val="clear" w:color="auto" w:fill="auto"/>
            <w:noWrap/>
            <w:vAlign w:val="bottom"/>
          </w:tcPr>
          <w:p w14:paraId="1BD7E436"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0.12***</w:t>
            </w:r>
          </w:p>
        </w:tc>
      </w:tr>
      <w:tr w:rsidR="00AB291D" w:rsidRPr="00BF3D27" w14:paraId="0D5F6BA7" w14:textId="77777777" w:rsidTr="00981D11">
        <w:trPr>
          <w:trHeight w:val="290"/>
        </w:trPr>
        <w:tc>
          <w:tcPr>
            <w:tcW w:w="3794" w:type="dxa"/>
            <w:tcBorders>
              <w:top w:val="nil"/>
              <w:bottom w:val="single" w:sz="12" w:space="0" w:color="auto"/>
            </w:tcBorders>
            <w:shd w:val="clear" w:color="auto" w:fill="auto"/>
            <w:noWrap/>
            <w:vAlign w:val="bottom"/>
          </w:tcPr>
          <w:p w14:paraId="685616AF" w14:textId="77777777" w:rsidR="00AB291D" w:rsidRPr="0035711B" w:rsidRDefault="00AB291D">
            <w:pPr>
              <w:spacing w:after="0" w:line="240" w:lineRule="auto"/>
              <w:rPr>
                <w:rFonts w:eastAsia="Times New Roman" w:cstheme="minorHAnsi"/>
                <w:lang w:eastAsia="en-GB"/>
              </w:rPr>
            </w:pPr>
          </w:p>
        </w:tc>
        <w:tc>
          <w:tcPr>
            <w:tcW w:w="1559" w:type="dxa"/>
            <w:tcBorders>
              <w:top w:val="nil"/>
              <w:bottom w:val="single" w:sz="12" w:space="0" w:color="auto"/>
            </w:tcBorders>
            <w:shd w:val="clear" w:color="auto" w:fill="auto"/>
            <w:noWrap/>
            <w:vAlign w:val="bottom"/>
          </w:tcPr>
          <w:p w14:paraId="49B12678"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bottom w:val="single" w:sz="12" w:space="0" w:color="auto"/>
            </w:tcBorders>
            <w:shd w:val="clear" w:color="auto" w:fill="auto"/>
            <w:noWrap/>
            <w:vAlign w:val="bottom"/>
          </w:tcPr>
          <w:p w14:paraId="2C1D9CD7"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2132" w:type="dxa"/>
            <w:tcBorders>
              <w:top w:val="nil"/>
              <w:bottom w:val="single" w:sz="12" w:space="0" w:color="auto"/>
            </w:tcBorders>
            <w:shd w:val="clear" w:color="auto" w:fill="auto"/>
            <w:noWrap/>
            <w:vAlign w:val="bottom"/>
          </w:tcPr>
          <w:p w14:paraId="0716B661" w14:textId="77777777" w:rsidR="00AB291D" w:rsidRPr="0035711B" w:rsidRDefault="00AB291D">
            <w:pPr>
              <w:spacing w:after="0" w:line="240" w:lineRule="auto"/>
              <w:jc w:val="center"/>
              <w:rPr>
                <w:rFonts w:eastAsia="Times New Roman" w:cstheme="minorHAnsi"/>
                <w:lang w:eastAsia="en-GB"/>
              </w:rPr>
            </w:pPr>
          </w:p>
        </w:tc>
      </w:tr>
      <w:tr w:rsidR="00AB291D" w:rsidRPr="00BF3D27" w14:paraId="32BE5BDE" w14:textId="77777777" w:rsidTr="00981D11">
        <w:trPr>
          <w:trHeight w:val="290"/>
        </w:trPr>
        <w:tc>
          <w:tcPr>
            <w:tcW w:w="3794" w:type="dxa"/>
            <w:tcBorders>
              <w:top w:val="single" w:sz="12" w:space="0" w:color="auto"/>
              <w:bottom w:val="single" w:sz="12" w:space="0" w:color="auto"/>
            </w:tcBorders>
            <w:shd w:val="clear" w:color="auto" w:fill="auto"/>
            <w:noWrap/>
            <w:vAlign w:val="bottom"/>
          </w:tcPr>
          <w:p w14:paraId="20B192ED" w14:textId="77777777" w:rsidR="00AB291D" w:rsidRPr="0035711B" w:rsidRDefault="00AB291D">
            <w:pPr>
              <w:spacing w:after="0" w:line="240" w:lineRule="auto"/>
              <w:rPr>
                <w:rFonts w:cstheme="minorHAnsi"/>
                <w:b/>
                <w:sz w:val="20"/>
                <w:szCs w:val="20"/>
              </w:rPr>
            </w:pPr>
            <w:r w:rsidRPr="0035711B">
              <w:rPr>
                <w:rFonts w:cstheme="minorHAnsi"/>
                <w:b/>
                <w:sz w:val="20"/>
                <w:szCs w:val="20"/>
              </w:rPr>
              <w:t>N</w:t>
            </w:r>
          </w:p>
        </w:tc>
        <w:tc>
          <w:tcPr>
            <w:tcW w:w="1559" w:type="dxa"/>
            <w:tcBorders>
              <w:top w:val="single" w:sz="12" w:space="0" w:color="auto"/>
              <w:bottom w:val="single" w:sz="12" w:space="0" w:color="auto"/>
            </w:tcBorders>
            <w:shd w:val="clear" w:color="auto" w:fill="auto"/>
            <w:noWrap/>
            <w:vAlign w:val="bottom"/>
          </w:tcPr>
          <w:p w14:paraId="575E5CD9"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294</w:t>
            </w:r>
          </w:p>
        </w:tc>
        <w:tc>
          <w:tcPr>
            <w:tcW w:w="1843" w:type="dxa"/>
            <w:tcBorders>
              <w:top w:val="single" w:sz="12" w:space="0" w:color="auto"/>
              <w:bottom w:val="single" w:sz="12" w:space="0" w:color="auto"/>
            </w:tcBorders>
            <w:shd w:val="clear" w:color="auto" w:fill="auto"/>
            <w:noWrap/>
            <w:vAlign w:val="bottom"/>
          </w:tcPr>
          <w:p w14:paraId="5A1CC700"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157</w:t>
            </w:r>
          </w:p>
        </w:tc>
        <w:tc>
          <w:tcPr>
            <w:tcW w:w="2132" w:type="dxa"/>
            <w:tcBorders>
              <w:top w:val="single" w:sz="12" w:space="0" w:color="auto"/>
              <w:bottom w:val="single" w:sz="12" w:space="0" w:color="auto"/>
            </w:tcBorders>
            <w:shd w:val="clear" w:color="auto" w:fill="auto"/>
            <w:noWrap/>
            <w:vAlign w:val="bottom"/>
          </w:tcPr>
          <w:p w14:paraId="1D0B207F"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451</w:t>
            </w:r>
          </w:p>
        </w:tc>
      </w:tr>
    </w:tbl>
    <w:p w14:paraId="4B0EB5DD"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E63CD49"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17656362" w14:textId="77777777" w:rsidR="00AB291D" w:rsidRPr="00BF3D27" w:rsidRDefault="00AB291D" w:rsidP="00101D06">
      <w:pPr>
        <w:rPr>
          <w:rFonts w:cstheme="minorHAnsi"/>
        </w:rPr>
      </w:pPr>
    </w:p>
    <w:p w14:paraId="2B755700" w14:textId="77777777" w:rsidR="00734955" w:rsidRPr="00BF3D27" w:rsidRDefault="00734955" w:rsidP="00101D06">
      <w:pPr>
        <w:rPr>
          <w:rFonts w:cstheme="minorHAnsi"/>
        </w:rPr>
      </w:pPr>
    </w:p>
    <w:p w14:paraId="4DD25B7F" w14:textId="77777777" w:rsidR="00734955" w:rsidRPr="00BF3D27" w:rsidRDefault="00734955" w:rsidP="00101D06">
      <w:pPr>
        <w:rPr>
          <w:rFonts w:cstheme="minorHAnsi"/>
        </w:rPr>
      </w:pPr>
    </w:p>
    <w:p w14:paraId="12762597" w14:textId="77777777" w:rsidR="00734955" w:rsidRPr="00BF3D27" w:rsidRDefault="00734955" w:rsidP="00101D06">
      <w:pPr>
        <w:rPr>
          <w:rFonts w:cstheme="minorHAnsi"/>
        </w:rPr>
      </w:pPr>
    </w:p>
    <w:p w14:paraId="4B356611" w14:textId="77777777" w:rsidR="00734955" w:rsidRPr="00BF3D27" w:rsidRDefault="00734955" w:rsidP="00101D06">
      <w:pPr>
        <w:rPr>
          <w:rFonts w:cstheme="minorHAnsi"/>
        </w:rPr>
      </w:pPr>
    </w:p>
    <w:p w14:paraId="3C2AA904" w14:textId="77777777" w:rsidR="003A55A7" w:rsidRPr="00BF3D27" w:rsidRDefault="003A55A7" w:rsidP="00101D06">
      <w:pPr>
        <w:rPr>
          <w:rFonts w:cstheme="minorHAnsi"/>
        </w:rPr>
      </w:pPr>
    </w:p>
    <w:p w14:paraId="75AB61EC" w14:textId="77777777" w:rsidR="00734955" w:rsidRPr="00BF3D27" w:rsidRDefault="00734955" w:rsidP="00101D06">
      <w:pPr>
        <w:rPr>
          <w:rFonts w:cstheme="minorHAnsi"/>
        </w:rPr>
      </w:pPr>
    </w:p>
    <w:p w14:paraId="4E4F0A0A" w14:textId="0A36652D" w:rsidR="00734955" w:rsidRPr="00BF3D27" w:rsidRDefault="00734955" w:rsidP="003A55A7">
      <w:pPr>
        <w:rPr>
          <w:rFonts w:cstheme="minorHAnsi"/>
          <w:color w:val="2F5496" w:themeColor="accent1" w:themeShade="BF"/>
          <w:sz w:val="24"/>
          <w:szCs w:val="24"/>
        </w:rPr>
      </w:pPr>
      <w:bookmarkStart w:id="47" w:name="_Toc147757616"/>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plus rCSI by modality</w:t>
      </w:r>
      <w:bookmarkEnd w:id="47"/>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356" w:type="dxa"/>
        <w:tblBorders>
          <w:top w:val="single" w:sz="12" w:space="0" w:color="auto"/>
          <w:bottom w:val="single" w:sz="12" w:space="0" w:color="auto"/>
        </w:tblBorders>
        <w:tblLook w:val="04A0" w:firstRow="1" w:lastRow="0" w:firstColumn="1" w:lastColumn="0" w:noHBand="0" w:noVBand="1"/>
      </w:tblPr>
      <w:tblGrid>
        <w:gridCol w:w="3789"/>
        <w:gridCol w:w="1705"/>
        <w:gridCol w:w="1702"/>
        <w:gridCol w:w="2160"/>
      </w:tblGrid>
      <w:tr w:rsidR="00B843C7" w:rsidRPr="00BF3D27" w14:paraId="78A6F6FE" w14:textId="77777777" w:rsidTr="00981D11">
        <w:trPr>
          <w:trHeight w:val="290"/>
        </w:trPr>
        <w:tc>
          <w:tcPr>
            <w:tcW w:w="3789" w:type="dxa"/>
            <w:tcBorders>
              <w:top w:val="single" w:sz="12" w:space="0" w:color="auto"/>
              <w:bottom w:val="single" w:sz="12" w:space="0" w:color="auto"/>
            </w:tcBorders>
            <w:shd w:val="clear" w:color="auto" w:fill="auto"/>
            <w:noWrap/>
            <w:vAlign w:val="bottom"/>
          </w:tcPr>
          <w:p w14:paraId="1EEDC055" w14:textId="77777777" w:rsidR="00B843C7" w:rsidRPr="0035711B" w:rsidRDefault="00B843C7" w:rsidP="00981D11">
            <w:pPr>
              <w:spacing w:after="0" w:line="240" w:lineRule="auto"/>
              <w:rPr>
                <w:rFonts w:eastAsia="Times New Roman" w:cstheme="minorHAnsi"/>
                <w:lang w:eastAsia="en-GB"/>
              </w:rPr>
            </w:pPr>
            <w:r w:rsidRPr="0035711B">
              <w:rPr>
                <w:rFonts w:cstheme="minorHAnsi"/>
                <w:b/>
                <w:bCs/>
                <w:sz w:val="20"/>
                <w:szCs w:val="20"/>
              </w:rPr>
              <w:t>FCG</w:t>
            </w:r>
          </w:p>
        </w:tc>
        <w:tc>
          <w:tcPr>
            <w:tcW w:w="1705" w:type="dxa"/>
            <w:tcBorders>
              <w:top w:val="single" w:sz="12" w:space="0" w:color="auto"/>
              <w:bottom w:val="single" w:sz="12" w:space="0" w:color="auto"/>
            </w:tcBorders>
            <w:shd w:val="clear" w:color="auto" w:fill="auto"/>
            <w:noWrap/>
          </w:tcPr>
          <w:p w14:paraId="21F84111"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(1)</w:t>
            </w:r>
          </w:p>
          <w:p w14:paraId="4BE4E7E4"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F2F</w:t>
            </w:r>
          </w:p>
          <w:p w14:paraId="27A0F0F1" w14:textId="77777777" w:rsidR="00B843C7" w:rsidRPr="0035711B" w:rsidRDefault="00B843C7" w:rsidP="00981D11">
            <w:pPr>
              <w:spacing w:after="0" w:line="240" w:lineRule="auto"/>
              <w:jc w:val="center"/>
              <w:rPr>
                <w:rFonts w:eastAsia="Times New Roman" w:cstheme="minorHAnsi"/>
                <w:lang w:eastAsia="en-GB"/>
              </w:rPr>
            </w:pPr>
            <w:r w:rsidRPr="0035711B">
              <w:rPr>
                <w:rFonts w:cstheme="minorHAnsi"/>
                <w:b/>
                <w:bCs/>
                <w:sz w:val="20"/>
                <w:szCs w:val="20"/>
              </w:rPr>
              <w:t>Mean/(SE)</w:t>
            </w:r>
          </w:p>
        </w:tc>
        <w:tc>
          <w:tcPr>
            <w:tcW w:w="1702" w:type="dxa"/>
            <w:tcBorders>
              <w:top w:val="single" w:sz="12" w:space="0" w:color="auto"/>
              <w:bottom w:val="single" w:sz="12" w:space="0" w:color="auto"/>
            </w:tcBorders>
            <w:shd w:val="clear" w:color="auto" w:fill="auto"/>
            <w:noWrap/>
          </w:tcPr>
          <w:p w14:paraId="64482298"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(2)</w:t>
            </w:r>
          </w:p>
          <w:p w14:paraId="3E640147"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Remote</w:t>
            </w:r>
          </w:p>
          <w:p w14:paraId="1D91D564" w14:textId="77777777" w:rsidR="00B843C7" w:rsidRPr="0035711B" w:rsidRDefault="00B843C7" w:rsidP="00981D11">
            <w:pPr>
              <w:spacing w:after="0" w:line="240" w:lineRule="auto"/>
              <w:jc w:val="center"/>
              <w:rPr>
                <w:rFonts w:eastAsia="Times New Roman" w:cstheme="minorHAnsi"/>
                <w:lang w:eastAsia="en-GB"/>
              </w:rPr>
            </w:pPr>
            <w:r w:rsidRPr="0035711B">
              <w:rPr>
                <w:rFonts w:cstheme="minorHAnsi"/>
                <w:b/>
                <w:bCs/>
                <w:sz w:val="20"/>
                <w:szCs w:val="20"/>
              </w:rPr>
              <w:t>Mean/(SE)</w:t>
            </w:r>
          </w:p>
        </w:tc>
        <w:tc>
          <w:tcPr>
            <w:tcW w:w="2160" w:type="dxa"/>
            <w:tcBorders>
              <w:top w:val="single" w:sz="12" w:space="0" w:color="auto"/>
              <w:bottom w:val="single" w:sz="12" w:space="0" w:color="auto"/>
            </w:tcBorders>
            <w:shd w:val="clear" w:color="auto" w:fill="auto"/>
            <w:noWrap/>
          </w:tcPr>
          <w:p w14:paraId="7EB41393"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(1)-(2)</w:t>
            </w:r>
          </w:p>
          <w:p w14:paraId="5D5FDBB9"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Pairwise t-test</w:t>
            </w:r>
          </w:p>
          <w:p w14:paraId="417D22A5" w14:textId="77777777" w:rsidR="00B843C7" w:rsidRPr="0035711B" w:rsidRDefault="00B843C7" w:rsidP="00981D11">
            <w:pPr>
              <w:spacing w:after="0" w:line="240" w:lineRule="auto"/>
              <w:jc w:val="center"/>
              <w:rPr>
                <w:rFonts w:eastAsia="Times New Roman" w:cstheme="minorHAnsi"/>
                <w:lang w:eastAsia="en-GB"/>
              </w:rPr>
            </w:pPr>
            <w:r w:rsidRPr="0035711B">
              <w:rPr>
                <w:rFonts w:cstheme="minorHAnsi"/>
                <w:b/>
                <w:bCs/>
                <w:sz w:val="20"/>
                <w:szCs w:val="20"/>
              </w:rPr>
              <w:t>Mean difference</w:t>
            </w:r>
          </w:p>
        </w:tc>
      </w:tr>
      <w:tr w:rsidR="00981D11" w:rsidRPr="00BF3D27" w14:paraId="58E36CDB" w14:textId="77777777" w:rsidTr="00981D11">
        <w:trPr>
          <w:trHeight w:val="290"/>
        </w:trPr>
        <w:tc>
          <w:tcPr>
            <w:tcW w:w="3789" w:type="dxa"/>
            <w:tcBorders>
              <w:top w:val="single" w:sz="12" w:space="0" w:color="auto"/>
            </w:tcBorders>
            <w:shd w:val="clear" w:color="auto" w:fill="auto"/>
            <w:noWrap/>
            <w:vAlign w:val="bottom"/>
            <w:hideMark/>
          </w:tcPr>
          <w:p w14:paraId="385E736C"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Acceptable</w:t>
            </w:r>
          </w:p>
        </w:tc>
        <w:tc>
          <w:tcPr>
            <w:tcW w:w="1705" w:type="dxa"/>
            <w:tcBorders>
              <w:top w:val="single" w:sz="12" w:space="0" w:color="auto"/>
            </w:tcBorders>
            <w:shd w:val="clear" w:color="auto" w:fill="auto"/>
            <w:noWrap/>
            <w:vAlign w:val="bottom"/>
            <w:hideMark/>
          </w:tcPr>
          <w:p w14:paraId="1A7EC789"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tcBorders>
              <w:top w:val="single" w:sz="12" w:space="0" w:color="auto"/>
            </w:tcBorders>
            <w:shd w:val="clear" w:color="auto" w:fill="auto"/>
            <w:noWrap/>
            <w:vAlign w:val="bottom"/>
            <w:hideMark/>
          </w:tcPr>
          <w:p w14:paraId="0CB98952"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2160" w:type="dxa"/>
            <w:tcBorders>
              <w:top w:val="single" w:sz="12" w:space="0" w:color="auto"/>
            </w:tcBorders>
            <w:shd w:val="clear" w:color="auto" w:fill="auto"/>
            <w:noWrap/>
            <w:vAlign w:val="bottom"/>
            <w:hideMark/>
          </w:tcPr>
          <w:p w14:paraId="44D5CB42"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981D11" w:rsidRPr="00BF3D27" w14:paraId="6198536B" w14:textId="77777777" w:rsidTr="00981D11">
        <w:trPr>
          <w:trHeight w:val="290"/>
        </w:trPr>
        <w:tc>
          <w:tcPr>
            <w:tcW w:w="3789" w:type="dxa"/>
            <w:shd w:val="clear" w:color="auto" w:fill="auto"/>
            <w:noWrap/>
            <w:vAlign w:val="bottom"/>
            <w:hideMark/>
          </w:tcPr>
          <w:p w14:paraId="27D3EB25" w14:textId="77777777" w:rsidR="00B843C7" w:rsidRPr="0035711B" w:rsidRDefault="00B843C7" w:rsidP="00981D11">
            <w:pPr>
              <w:spacing w:after="0" w:line="240" w:lineRule="auto"/>
              <w:rPr>
                <w:rFonts w:eastAsia="Times New Roman" w:cstheme="minorHAnsi"/>
                <w:lang w:eastAsia="en-GB"/>
              </w:rPr>
            </w:pPr>
          </w:p>
        </w:tc>
        <w:tc>
          <w:tcPr>
            <w:tcW w:w="1705" w:type="dxa"/>
            <w:shd w:val="clear" w:color="auto" w:fill="auto"/>
            <w:noWrap/>
            <w:vAlign w:val="bottom"/>
            <w:hideMark/>
          </w:tcPr>
          <w:p w14:paraId="07F0BF44"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702" w:type="dxa"/>
            <w:shd w:val="clear" w:color="auto" w:fill="auto"/>
            <w:noWrap/>
            <w:vAlign w:val="bottom"/>
            <w:hideMark/>
          </w:tcPr>
          <w:p w14:paraId="39E6387E"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2160" w:type="dxa"/>
            <w:shd w:val="clear" w:color="auto" w:fill="auto"/>
            <w:noWrap/>
            <w:vAlign w:val="bottom"/>
            <w:hideMark/>
          </w:tcPr>
          <w:p w14:paraId="50121ABB" w14:textId="77777777" w:rsidR="00B843C7" w:rsidRPr="0035711B" w:rsidRDefault="00B843C7" w:rsidP="00981D11">
            <w:pPr>
              <w:spacing w:after="0" w:line="240" w:lineRule="auto"/>
              <w:jc w:val="center"/>
              <w:rPr>
                <w:rFonts w:eastAsia="Times New Roman" w:cstheme="minorHAnsi"/>
                <w:lang w:eastAsia="en-GB"/>
              </w:rPr>
            </w:pPr>
          </w:p>
        </w:tc>
      </w:tr>
      <w:tr w:rsidR="00981D11" w:rsidRPr="00BF3D27" w14:paraId="26CAD141" w14:textId="77777777" w:rsidTr="00981D11">
        <w:trPr>
          <w:trHeight w:val="290"/>
        </w:trPr>
        <w:tc>
          <w:tcPr>
            <w:tcW w:w="3789" w:type="dxa"/>
            <w:shd w:val="clear" w:color="auto" w:fill="auto"/>
            <w:noWrap/>
            <w:vAlign w:val="bottom"/>
            <w:hideMark/>
          </w:tcPr>
          <w:p w14:paraId="2BC527C2"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Acceptable with reduced coping</w:t>
            </w:r>
          </w:p>
        </w:tc>
        <w:tc>
          <w:tcPr>
            <w:tcW w:w="1705" w:type="dxa"/>
            <w:shd w:val="clear" w:color="auto" w:fill="auto"/>
            <w:noWrap/>
            <w:vAlign w:val="bottom"/>
            <w:hideMark/>
          </w:tcPr>
          <w:p w14:paraId="459308EE"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0.37</w:t>
            </w:r>
          </w:p>
        </w:tc>
        <w:tc>
          <w:tcPr>
            <w:tcW w:w="1702" w:type="dxa"/>
            <w:shd w:val="clear" w:color="auto" w:fill="auto"/>
            <w:noWrap/>
            <w:vAlign w:val="bottom"/>
            <w:hideMark/>
          </w:tcPr>
          <w:p w14:paraId="34CA68EE"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0.56</w:t>
            </w:r>
          </w:p>
        </w:tc>
        <w:tc>
          <w:tcPr>
            <w:tcW w:w="2160" w:type="dxa"/>
            <w:shd w:val="clear" w:color="auto" w:fill="auto"/>
            <w:noWrap/>
            <w:vAlign w:val="bottom"/>
            <w:hideMark/>
          </w:tcPr>
          <w:p w14:paraId="54283D77"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981D11" w:rsidRPr="00BF3D27" w14:paraId="6FB56D2E" w14:textId="77777777" w:rsidTr="00981D11">
        <w:trPr>
          <w:trHeight w:val="290"/>
        </w:trPr>
        <w:tc>
          <w:tcPr>
            <w:tcW w:w="3789" w:type="dxa"/>
            <w:shd w:val="clear" w:color="auto" w:fill="auto"/>
            <w:noWrap/>
            <w:vAlign w:val="bottom"/>
            <w:hideMark/>
          </w:tcPr>
          <w:p w14:paraId="4DCA67FB" w14:textId="77777777" w:rsidR="00B843C7" w:rsidRPr="0035711B" w:rsidRDefault="00B843C7" w:rsidP="00981D11">
            <w:pPr>
              <w:spacing w:after="0" w:line="240" w:lineRule="auto"/>
              <w:rPr>
                <w:rFonts w:eastAsia="Times New Roman" w:cstheme="minorHAnsi"/>
                <w:lang w:eastAsia="en-GB"/>
              </w:rPr>
            </w:pPr>
          </w:p>
        </w:tc>
        <w:tc>
          <w:tcPr>
            <w:tcW w:w="1705" w:type="dxa"/>
            <w:shd w:val="clear" w:color="auto" w:fill="auto"/>
            <w:noWrap/>
            <w:vAlign w:val="bottom"/>
            <w:hideMark/>
          </w:tcPr>
          <w:p w14:paraId="6903D8F4"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shd w:val="clear" w:color="auto" w:fill="auto"/>
            <w:noWrap/>
            <w:vAlign w:val="bottom"/>
            <w:hideMark/>
          </w:tcPr>
          <w:p w14:paraId="53A70180"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60" w:type="dxa"/>
            <w:shd w:val="clear" w:color="auto" w:fill="auto"/>
            <w:noWrap/>
            <w:vAlign w:val="bottom"/>
            <w:hideMark/>
          </w:tcPr>
          <w:p w14:paraId="48F164D0" w14:textId="77777777" w:rsidR="00B843C7" w:rsidRPr="0035711B" w:rsidRDefault="00B843C7" w:rsidP="00981D11">
            <w:pPr>
              <w:spacing w:after="0" w:line="240" w:lineRule="auto"/>
              <w:jc w:val="center"/>
              <w:rPr>
                <w:rFonts w:eastAsia="Times New Roman" w:cstheme="minorHAnsi"/>
                <w:lang w:eastAsia="en-GB"/>
              </w:rPr>
            </w:pPr>
          </w:p>
        </w:tc>
      </w:tr>
      <w:tr w:rsidR="00981D11" w:rsidRPr="00BF3D27" w14:paraId="10F6FD12" w14:textId="77777777" w:rsidTr="00981D11">
        <w:trPr>
          <w:trHeight w:val="290"/>
        </w:trPr>
        <w:tc>
          <w:tcPr>
            <w:tcW w:w="3789" w:type="dxa"/>
            <w:shd w:val="clear" w:color="auto" w:fill="auto"/>
            <w:noWrap/>
            <w:vAlign w:val="bottom"/>
            <w:hideMark/>
          </w:tcPr>
          <w:p w14:paraId="1E2A73F3"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Borderline</w:t>
            </w:r>
          </w:p>
        </w:tc>
        <w:tc>
          <w:tcPr>
            <w:tcW w:w="1705" w:type="dxa"/>
            <w:shd w:val="clear" w:color="auto" w:fill="auto"/>
            <w:noWrap/>
            <w:vAlign w:val="bottom"/>
            <w:hideMark/>
          </w:tcPr>
          <w:p w14:paraId="5DAEFD07"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0.35</w:t>
            </w:r>
          </w:p>
        </w:tc>
        <w:tc>
          <w:tcPr>
            <w:tcW w:w="1702" w:type="dxa"/>
            <w:shd w:val="clear" w:color="auto" w:fill="auto"/>
            <w:noWrap/>
            <w:vAlign w:val="bottom"/>
            <w:hideMark/>
          </w:tcPr>
          <w:p w14:paraId="1D2DE7E3"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0.29</w:t>
            </w:r>
          </w:p>
        </w:tc>
        <w:tc>
          <w:tcPr>
            <w:tcW w:w="2160" w:type="dxa"/>
            <w:shd w:val="clear" w:color="auto" w:fill="auto"/>
            <w:noWrap/>
            <w:vAlign w:val="bottom"/>
            <w:hideMark/>
          </w:tcPr>
          <w:p w14:paraId="0525A9FD"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981D11" w:rsidRPr="00BF3D27" w14:paraId="02442416" w14:textId="77777777" w:rsidTr="00981D11">
        <w:trPr>
          <w:trHeight w:val="290"/>
        </w:trPr>
        <w:tc>
          <w:tcPr>
            <w:tcW w:w="3789" w:type="dxa"/>
            <w:shd w:val="clear" w:color="auto" w:fill="auto"/>
            <w:noWrap/>
            <w:vAlign w:val="bottom"/>
            <w:hideMark/>
          </w:tcPr>
          <w:p w14:paraId="6E574AD1" w14:textId="77777777" w:rsidR="00B843C7" w:rsidRPr="0035711B" w:rsidRDefault="00B843C7" w:rsidP="00981D11">
            <w:pPr>
              <w:spacing w:after="0" w:line="240" w:lineRule="auto"/>
              <w:rPr>
                <w:rFonts w:eastAsia="Times New Roman" w:cstheme="minorHAnsi"/>
                <w:lang w:eastAsia="en-GB"/>
              </w:rPr>
            </w:pPr>
          </w:p>
        </w:tc>
        <w:tc>
          <w:tcPr>
            <w:tcW w:w="1705" w:type="dxa"/>
            <w:shd w:val="clear" w:color="auto" w:fill="auto"/>
            <w:noWrap/>
            <w:vAlign w:val="bottom"/>
            <w:hideMark/>
          </w:tcPr>
          <w:p w14:paraId="25DE255F"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shd w:val="clear" w:color="auto" w:fill="auto"/>
            <w:noWrap/>
            <w:vAlign w:val="bottom"/>
            <w:hideMark/>
          </w:tcPr>
          <w:p w14:paraId="564C6149"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60" w:type="dxa"/>
            <w:shd w:val="clear" w:color="auto" w:fill="auto"/>
            <w:noWrap/>
            <w:vAlign w:val="bottom"/>
            <w:hideMark/>
          </w:tcPr>
          <w:p w14:paraId="4B3D1B10" w14:textId="77777777" w:rsidR="00B843C7" w:rsidRPr="0035711B" w:rsidRDefault="00B843C7" w:rsidP="00981D11">
            <w:pPr>
              <w:spacing w:after="0" w:line="240" w:lineRule="auto"/>
              <w:jc w:val="center"/>
              <w:rPr>
                <w:rFonts w:eastAsia="Times New Roman" w:cstheme="minorHAnsi"/>
                <w:lang w:eastAsia="en-GB"/>
              </w:rPr>
            </w:pPr>
          </w:p>
        </w:tc>
      </w:tr>
      <w:tr w:rsidR="00981D11" w:rsidRPr="00BF3D27" w14:paraId="60880419" w14:textId="77777777" w:rsidTr="00981D11">
        <w:trPr>
          <w:trHeight w:val="290"/>
        </w:trPr>
        <w:tc>
          <w:tcPr>
            <w:tcW w:w="3789" w:type="dxa"/>
            <w:shd w:val="clear" w:color="auto" w:fill="auto"/>
            <w:noWrap/>
            <w:vAlign w:val="bottom"/>
            <w:hideMark/>
          </w:tcPr>
          <w:p w14:paraId="0B29095B"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Poor</w:t>
            </w:r>
          </w:p>
        </w:tc>
        <w:tc>
          <w:tcPr>
            <w:tcW w:w="1705" w:type="dxa"/>
            <w:shd w:val="clear" w:color="auto" w:fill="auto"/>
            <w:noWrap/>
            <w:vAlign w:val="bottom"/>
            <w:hideMark/>
          </w:tcPr>
          <w:p w14:paraId="4058A5BA"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0.25</w:t>
            </w:r>
          </w:p>
        </w:tc>
        <w:tc>
          <w:tcPr>
            <w:tcW w:w="1702" w:type="dxa"/>
            <w:shd w:val="clear" w:color="auto" w:fill="auto"/>
            <w:noWrap/>
            <w:vAlign w:val="bottom"/>
            <w:hideMark/>
          </w:tcPr>
          <w:p w14:paraId="23DAADD9"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2160" w:type="dxa"/>
            <w:shd w:val="clear" w:color="auto" w:fill="auto"/>
            <w:noWrap/>
            <w:vAlign w:val="bottom"/>
            <w:hideMark/>
          </w:tcPr>
          <w:p w14:paraId="174C2DDC"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0.12***</w:t>
            </w:r>
          </w:p>
        </w:tc>
      </w:tr>
      <w:tr w:rsidR="00981D11" w:rsidRPr="00BF3D27" w14:paraId="603DE3CF" w14:textId="77777777" w:rsidTr="00981D11">
        <w:trPr>
          <w:trHeight w:val="290"/>
        </w:trPr>
        <w:tc>
          <w:tcPr>
            <w:tcW w:w="3789" w:type="dxa"/>
            <w:tcBorders>
              <w:bottom w:val="single" w:sz="12" w:space="0" w:color="auto"/>
            </w:tcBorders>
            <w:shd w:val="clear" w:color="auto" w:fill="auto"/>
            <w:noWrap/>
            <w:vAlign w:val="bottom"/>
            <w:hideMark/>
          </w:tcPr>
          <w:p w14:paraId="5D120F3E" w14:textId="77777777" w:rsidR="00B843C7" w:rsidRPr="0035711B" w:rsidRDefault="00B843C7" w:rsidP="00981D11">
            <w:pPr>
              <w:spacing w:after="0" w:line="240" w:lineRule="auto"/>
              <w:rPr>
                <w:rFonts w:eastAsia="Times New Roman" w:cstheme="minorHAnsi"/>
                <w:lang w:eastAsia="en-GB"/>
              </w:rPr>
            </w:pPr>
          </w:p>
        </w:tc>
        <w:tc>
          <w:tcPr>
            <w:tcW w:w="1705" w:type="dxa"/>
            <w:tcBorders>
              <w:bottom w:val="single" w:sz="12" w:space="0" w:color="auto"/>
            </w:tcBorders>
            <w:shd w:val="clear" w:color="auto" w:fill="auto"/>
            <w:noWrap/>
            <w:vAlign w:val="bottom"/>
            <w:hideMark/>
          </w:tcPr>
          <w:p w14:paraId="18DFA766"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tcBorders>
              <w:bottom w:val="single" w:sz="12" w:space="0" w:color="auto"/>
            </w:tcBorders>
            <w:shd w:val="clear" w:color="auto" w:fill="auto"/>
            <w:noWrap/>
            <w:vAlign w:val="bottom"/>
            <w:hideMark/>
          </w:tcPr>
          <w:p w14:paraId="5725C0C8"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2160" w:type="dxa"/>
            <w:tcBorders>
              <w:bottom w:val="single" w:sz="12" w:space="0" w:color="auto"/>
            </w:tcBorders>
            <w:shd w:val="clear" w:color="auto" w:fill="auto"/>
            <w:noWrap/>
            <w:vAlign w:val="bottom"/>
            <w:hideMark/>
          </w:tcPr>
          <w:p w14:paraId="5E61927E" w14:textId="77777777" w:rsidR="00B843C7" w:rsidRPr="0035711B" w:rsidRDefault="00B843C7" w:rsidP="00981D11">
            <w:pPr>
              <w:spacing w:after="0" w:line="240" w:lineRule="auto"/>
              <w:jc w:val="center"/>
              <w:rPr>
                <w:rFonts w:eastAsia="Times New Roman" w:cstheme="minorHAnsi"/>
                <w:lang w:eastAsia="en-GB"/>
              </w:rPr>
            </w:pPr>
          </w:p>
        </w:tc>
      </w:tr>
      <w:tr w:rsidR="00B843C7" w:rsidRPr="00BF3D27" w14:paraId="7A5C86A5" w14:textId="77777777" w:rsidTr="00981D11">
        <w:trPr>
          <w:trHeight w:val="290"/>
        </w:trPr>
        <w:tc>
          <w:tcPr>
            <w:tcW w:w="3789" w:type="dxa"/>
            <w:tcBorders>
              <w:top w:val="single" w:sz="12" w:space="0" w:color="auto"/>
              <w:bottom w:val="single" w:sz="12" w:space="0" w:color="auto"/>
            </w:tcBorders>
            <w:shd w:val="clear" w:color="auto" w:fill="auto"/>
            <w:noWrap/>
            <w:vAlign w:val="bottom"/>
          </w:tcPr>
          <w:p w14:paraId="41595597" w14:textId="77777777" w:rsidR="00B843C7" w:rsidRPr="0035711B" w:rsidRDefault="00B843C7" w:rsidP="00981D11">
            <w:pPr>
              <w:spacing w:after="0" w:line="240" w:lineRule="auto"/>
              <w:rPr>
                <w:rFonts w:cstheme="minorHAnsi"/>
                <w:b/>
                <w:sz w:val="20"/>
                <w:szCs w:val="20"/>
              </w:rPr>
            </w:pPr>
            <w:r w:rsidRPr="0035711B">
              <w:rPr>
                <w:rFonts w:cstheme="minorHAnsi"/>
                <w:b/>
                <w:sz w:val="20"/>
                <w:szCs w:val="20"/>
              </w:rPr>
              <w:t>N</w:t>
            </w:r>
          </w:p>
        </w:tc>
        <w:tc>
          <w:tcPr>
            <w:tcW w:w="1705" w:type="dxa"/>
            <w:tcBorders>
              <w:top w:val="single" w:sz="12" w:space="0" w:color="auto"/>
              <w:bottom w:val="single" w:sz="12" w:space="0" w:color="auto"/>
            </w:tcBorders>
            <w:shd w:val="clear" w:color="auto" w:fill="auto"/>
            <w:noWrap/>
            <w:vAlign w:val="bottom"/>
          </w:tcPr>
          <w:p w14:paraId="1B355015" w14:textId="77777777" w:rsidR="00B843C7" w:rsidRPr="0035711B" w:rsidRDefault="00B843C7" w:rsidP="00981D11">
            <w:pPr>
              <w:spacing w:after="0" w:line="240" w:lineRule="auto"/>
              <w:jc w:val="center"/>
              <w:rPr>
                <w:rFonts w:cstheme="minorHAnsi"/>
                <w:b/>
                <w:sz w:val="20"/>
                <w:szCs w:val="20"/>
              </w:rPr>
            </w:pPr>
            <w:r w:rsidRPr="0035711B">
              <w:rPr>
                <w:rFonts w:cstheme="minorHAnsi"/>
                <w:b/>
                <w:sz w:val="20"/>
                <w:szCs w:val="20"/>
              </w:rPr>
              <w:t>294</w:t>
            </w:r>
          </w:p>
        </w:tc>
        <w:tc>
          <w:tcPr>
            <w:tcW w:w="1702" w:type="dxa"/>
            <w:tcBorders>
              <w:top w:val="single" w:sz="12" w:space="0" w:color="auto"/>
              <w:bottom w:val="single" w:sz="12" w:space="0" w:color="auto"/>
            </w:tcBorders>
            <w:shd w:val="clear" w:color="auto" w:fill="auto"/>
            <w:noWrap/>
            <w:vAlign w:val="bottom"/>
          </w:tcPr>
          <w:p w14:paraId="674E0161" w14:textId="77777777" w:rsidR="00B843C7" w:rsidRPr="0035711B" w:rsidRDefault="00B843C7" w:rsidP="00981D11">
            <w:pPr>
              <w:spacing w:after="0" w:line="240" w:lineRule="auto"/>
              <w:jc w:val="center"/>
              <w:rPr>
                <w:rFonts w:cstheme="minorHAnsi"/>
                <w:b/>
                <w:sz w:val="20"/>
                <w:szCs w:val="20"/>
              </w:rPr>
            </w:pPr>
            <w:r w:rsidRPr="0035711B">
              <w:rPr>
                <w:rFonts w:cstheme="minorHAnsi"/>
                <w:b/>
                <w:sz w:val="20"/>
                <w:szCs w:val="20"/>
              </w:rPr>
              <w:t>157</w:t>
            </w:r>
          </w:p>
        </w:tc>
        <w:tc>
          <w:tcPr>
            <w:tcW w:w="2160" w:type="dxa"/>
            <w:tcBorders>
              <w:top w:val="single" w:sz="12" w:space="0" w:color="auto"/>
              <w:bottom w:val="single" w:sz="12" w:space="0" w:color="auto"/>
            </w:tcBorders>
            <w:shd w:val="clear" w:color="auto" w:fill="auto"/>
            <w:noWrap/>
            <w:vAlign w:val="bottom"/>
          </w:tcPr>
          <w:p w14:paraId="3697D894" w14:textId="77777777" w:rsidR="00B843C7" w:rsidRPr="0035711B" w:rsidRDefault="00B843C7" w:rsidP="00981D11">
            <w:pPr>
              <w:spacing w:after="0" w:line="240" w:lineRule="auto"/>
              <w:jc w:val="center"/>
              <w:rPr>
                <w:rFonts w:cstheme="minorHAnsi"/>
                <w:b/>
                <w:sz w:val="20"/>
                <w:szCs w:val="20"/>
              </w:rPr>
            </w:pPr>
            <w:r w:rsidRPr="0035711B">
              <w:rPr>
                <w:rFonts w:cstheme="minorHAnsi"/>
                <w:b/>
                <w:sz w:val="20"/>
                <w:szCs w:val="20"/>
              </w:rPr>
              <w:t>451</w:t>
            </w:r>
          </w:p>
        </w:tc>
      </w:tr>
    </w:tbl>
    <w:p w14:paraId="6ED0C017"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96635EE"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7481353C" w14:textId="77777777" w:rsidR="00B843C7" w:rsidRPr="00BF3D27" w:rsidRDefault="00B843C7" w:rsidP="00101D06">
      <w:pPr>
        <w:rPr>
          <w:rFonts w:cstheme="minorHAnsi"/>
        </w:rPr>
      </w:pPr>
    </w:p>
    <w:p w14:paraId="6BA28C8B" w14:textId="40BE726F" w:rsidR="000E6A88" w:rsidRPr="0035711B" w:rsidRDefault="000E6A88" w:rsidP="000E6A88">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Summary of the CAR Study</w:t>
      </w:r>
    </w:p>
    <w:p w14:paraId="7EC18140" w14:textId="399C55D6" w:rsidR="001F5FE3" w:rsidRPr="00BF3D27" w:rsidRDefault="00113728" w:rsidP="00C75936">
      <w:pPr>
        <w:pStyle w:val="ListParagraph"/>
        <w:numPr>
          <w:ilvl w:val="0"/>
          <w:numId w:val="24"/>
        </w:numPr>
        <w:rPr>
          <w:rFonts w:cstheme="minorHAnsi"/>
        </w:rPr>
      </w:pPr>
      <w:r w:rsidRPr="00BF3D27">
        <w:rPr>
          <w:rFonts w:cstheme="minorHAnsi"/>
        </w:rPr>
        <w:t xml:space="preserve">Low phone </w:t>
      </w:r>
      <w:r w:rsidR="00113278" w:rsidRPr="00BF3D27">
        <w:rPr>
          <w:rFonts w:cstheme="minorHAnsi"/>
        </w:rPr>
        <w:t xml:space="preserve">ownership (25%) and mobile </w:t>
      </w:r>
      <w:r w:rsidRPr="00BF3D27">
        <w:rPr>
          <w:rFonts w:cstheme="minorHAnsi"/>
        </w:rPr>
        <w:t>coverage reducing the number of households that could be reached in the remote arm</w:t>
      </w:r>
      <w:r w:rsidR="00113278" w:rsidRPr="00BF3D27">
        <w:rPr>
          <w:rFonts w:cstheme="minorHAnsi"/>
        </w:rPr>
        <w:t>.</w:t>
      </w:r>
    </w:p>
    <w:p w14:paraId="1F843552" w14:textId="615115E3" w:rsidR="000E6A88" w:rsidRPr="00BF3D27" w:rsidRDefault="00AD5773" w:rsidP="00567EB7">
      <w:pPr>
        <w:pStyle w:val="ListParagraph"/>
        <w:numPr>
          <w:ilvl w:val="0"/>
          <w:numId w:val="24"/>
        </w:numPr>
        <w:rPr>
          <w:rFonts w:cstheme="minorHAnsi"/>
        </w:rPr>
      </w:pPr>
      <w:r w:rsidRPr="00BF3D27">
        <w:rPr>
          <w:rFonts w:cstheme="minorHAnsi"/>
        </w:rPr>
        <w:t xml:space="preserve">The response rate for the </w:t>
      </w:r>
      <w:r w:rsidR="001F5FE3" w:rsidRPr="00BF3D27">
        <w:rPr>
          <w:rFonts w:cstheme="minorHAnsi"/>
        </w:rPr>
        <w:t>remote was very low although households were presented with mobile phones to reach a higher number of respondents.</w:t>
      </w:r>
    </w:p>
    <w:p w14:paraId="1A60F5BD" w14:textId="1727CD25" w:rsidR="00A700E0" w:rsidRPr="00BF3D27" w:rsidRDefault="00A700E0" w:rsidP="00C75936">
      <w:pPr>
        <w:pStyle w:val="ListParagraph"/>
        <w:numPr>
          <w:ilvl w:val="0"/>
          <w:numId w:val="24"/>
        </w:numPr>
        <w:rPr>
          <w:rFonts w:cstheme="minorHAnsi"/>
        </w:rPr>
      </w:pPr>
      <w:r w:rsidRPr="00BF3D27">
        <w:rPr>
          <w:rFonts w:cstheme="minorHAnsi"/>
        </w:rPr>
        <w:t xml:space="preserve">In terms of the outcome indicators, </w:t>
      </w:r>
      <w:r w:rsidR="002A1C5B" w:rsidRPr="00BF3D27">
        <w:rPr>
          <w:rFonts w:cstheme="minorHAnsi"/>
        </w:rPr>
        <w:t xml:space="preserve">rCARI underestimated the level of vulnerability of the sampled households </w:t>
      </w:r>
      <w:r w:rsidR="00183826" w:rsidRPr="00BF3D27">
        <w:rPr>
          <w:rFonts w:cstheme="minorHAnsi"/>
        </w:rPr>
        <w:t>significantly compared to CARI</w:t>
      </w:r>
      <w:r w:rsidR="00705A1F" w:rsidRPr="00BF3D27">
        <w:rPr>
          <w:rFonts w:cstheme="minorHAnsi"/>
        </w:rPr>
        <w:t>.</w:t>
      </w:r>
    </w:p>
    <w:p w14:paraId="59B534DE" w14:textId="58AACB8D" w:rsidR="009832E5" w:rsidRPr="00BF3D27" w:rsidRDefault="009832E5" w:rsidP="00C75936">
      <w:pPr>
        <w:pStyle w:val="ListParagraph"/>
        <w:numPr>
          <w:ilvl w:val="0"/>
          <w:numId w:val="24"/>
        </w:numPr>
        <w:rPr>
          <w:rFonts w:cstheme="minorHAnsi"/>
        </w:rPr>
      </w:pPr>
      <w:r w:rsidRPr="00BF3D27">
        <w:rPr>
          <w:rFonts w:cstheme="minorHAnsi"/>
        </w:rPr>
        <w:t xml:space="preserve">The LCS variable </w:t>
      </w:r>
      <w:r w:rsidR="007F39A1" w:rsidRPr="00BF3D27">
        <w:rPr>
          <w:rFonts w:cstheme="minorHAnsi"/>
        </w:rPr>
        <w:t xml:space="preserve">significantly drives the difference between rCARI and CARI (remote </w:t>
      </w:r>
      <w:r w:rsidR="00D41508" w:rsidRPr="00BF3D27">
        <w:rPr>
          <w:rFonts w:cstheme="minorHAnsi"/>
        </w:rPr>
        <w:t>households seem to be adopting less stress and emergency strategies compared to their counterparts in the F2F)</w:t>
      </w:r>
    </w:p>
    <w:p w14:paraId="6AEC8387" w14:textId="77777777" w:rsidR="00183826" w:rsidRPr="00BF3D27" w:rsidRDefault="00183826" w:rsidP="00BB4524">
      <w:pPr>
        <w:rPr>
          <w:rFonts w:cstheme="minorHAnsi"/>
        </w:rPr>
      </w:pPr>
    </w:p>
    <w:p w14:paraId="4EE52A33" w14:textId="77777777" w:rsidR="001F5FE3" w:rsidRPr="00BF3D27" w:rsidRDefault="001F5FE3" w:rsidP="00BB4524">
      <w:pPr>
        <w:rPr>
          <w:rFonts w:cstheme="minorHAnsi"/>
        </w:rPr>
      </w:pPr>
    </w:p>
    <w:p w14:paraId="2DCC614E" w14:textId="7AD26150" w:rsidR="00BB4524" w:rsidRPr="0035711B" w:rsidRDefault="00BB4524" w:rsidP="002213BA">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Main conclusions</w:t>
      </w:r>
    </w:p>
    <w:p w14:paraId="16F906E6" w14:textId="77777777" w:rsidR="00BB4524" w:rsidRPr="00BF3D27" w:rsidRDefault="00BB4524" w:rsidP="00BB4524">
      <w:pPr>
        <w:rPr>
          <w:rFonts w:cstheme="minorHAnsi"/>
        </w:rPr>
      </w:pPr>
    </w:p>
    <w:p w14:paraId="37F6D4D4" w14:textId="388051BC" w:rsidR="00EB2DF7" w:rsidRPr="0035711B" w:rsidRDefault="0074500B" w:rsidP="00BB4524">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Challenges in CAR</w:t>
      </w:r>
    </w:p>
    <w:p w14:paraId="1FAF5693" w14:textId="6E578363" w:rsidR="0074500B" w:rsidRPr="0035711B" w:rsidRDefault="001619B0"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Restricted access to the field because of deteriorating security situation</w:t>
      </w:r>
    </w:p>
    <w:p w14:paraId="6E52E246" w14:textId="77777777" w:rsidR="00991BD9" w:rsidRPr="0035711B" w:rsidRDefault="00CF3270"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Bad</w:t>
      </w:r>
      <w:r w:rsidR="00ED670C" w:rsidRPr="0035711B">
        <w:rPr>
          <w:rFonts w:cstheme="minorHAnsi"/>
          <w:sz w:val="24"/>
          <w:szCs w:val="24"/>
        </w:rPr>
        <w:t xml:space="preserve"> phone </w:t>
      </w:r>
      <w:r w:rsidR="008C214F" w:rsidRPr="0035711B">
        <w:rPr>
          <w:rFonts w:cstheme="minorHAnsi"/>
          <w:sz w:val="24"/>
          <w:szCs w:val="24"/>
        </w:rPr>
        <w:t xml:space="preserve">network </w:t>
      </w:r>
    </w:p>
    <w:p w14:paraId="1FF45857" w14:textId="1A4A7F77" w:rsidR="001619B0" w:rsidRPr="0035711B" w:rsidRDefault="006A4A2D" w:rsidP="00991BD9">
      <w:pPr>
        <w:pStyle w:val="ListParagraph"/>
        <w:numPr>
          <w:ilvl w:val="1"/>
          <w:numId w:val="16"/>
        </w:numPr>
        <w:spacing w:line="276" w:lineRule="auto"/>
        <w:jc w:val="both"/>
        <w:rPr>
          <w:rFonts w:cstheme="minorHAnsi"/>
          <w:sz w:val="24"/>
          <w:szCs w:val="24"/>
        </w:rPr>
      </w:pPr>
      <w:r w:rsidRPr="0035711B">
        <w:rPr>
          <w:rFonts w:cstheme="minorHAnsi"/>
          <w:sz w:val="24"/>
          <w:szCs w:val="24"/>
        </w:rPr>
        <w:t xml:space="preserve">Most </w:t>
      </w:r>
      <w:r w:rsidR="00F75143" w:rsidRPr="0035711B">
        <w:rPr>
          <w:rFonts w:cstheme="minorHAnsi"/>
          <w:sz w:val="24"/>
          <w:szCs w:val="24"/>
        </w:rPr>
        <w:t>parts of the country do not have</w:t>
      </w:r>
      <w:r w:rsidR="008C214F" w:rsidRPr="0035711B">
        <w:rPr>
          <w:rFonts w:cstheme="minorHAnsi"/>
          <w:sz w:val="24"/>
          <w:szCs w:val="24"/>
        </w:rPr>
        <w:t xml:space="preserve"> network coverage</w:t>
      </w:r>
      <w:r w:rsidR="00923075" w:rsidRPr="0035711B">
        <w:rPr>
          <w:rFonts w:cstheme="minorHAnsi"/>
          <w:sz w:val="24"/>
          <w:szCs w:val="24"/>
        </w:rPr>
        <w:t>.</w:t>
      </w:r>
    </w:p>
    <w:p w14:paraId="61BA7BAD" w14:textId="2562EF73" w:rsidR="00431E4E" w:rsidRPr="0035711B" w:rsidRDefault="00431E4E"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 xml:space="preserve">In places where there were coverage, </w:t>
      </w:r>
      <w:r w:rsidR="00656854" w:rsidRPr="0035711B">
        <w:rPr>
          <w:rFonts w:cstheme="minorHAnsi"/>
          <w:sz w:val="24"/>
          <w:szCs w:val="24"/>
        </w:rPr>
        <w:t xml:space="preserve">poor infrastructure and </w:t>
      </w:r>
      <w:r w:rsidR="002476A3" w:rsidRPr="0035711B">
        <w:rPr>
          <w:rFonts w:cstheme="minorHAnsi"/>
          <w:sz w:val="24"/>
          <w:szCs w:val="24"/>
        </w:rPr>
        <w:t xml:space="preserve">electricity cuts </w:t>
      </w:r>
      <w:r w:rsidR="0060583E" w:rsidRPr="0035711B">
        <w:rPr>
          <w:rFonts w:cstheme="minorHAnsi"/>
          <w:sz w:val="24"/>
          <w:szCs w:val="24"/>
        </w:rPr>
        <w:t xml:space="preserve">affected </w:t>
      </w:r>
      <w:r w:rsidR="00B43483" w:rsidRPr="0035711B">
        <w:rPr>
          <w:rFonts w:cstheme="minorHAnsi"/>
          <w:sz w:val="24"/>
          <w:szCs w:val="24"/>
        </w:rPr>
        <w:t>call quality</w:t>
      </w:r>
      <w:r w:rsidR="00923075" w:rsidRPr="0035711B">
        <w:rPr>
          <w:rFonts w:cstheme="minorHAnsi"/>
          <w:sz w:val="24"/>
          <w:szCs w:val="24"/>
        </w:rPr>
        <w:t>.</w:t>
      </w:r>
    </w:p>
    <w:p w14:paraId="383C6DCC" w14:textId="04B0D39A" w:rsidR="003C5AD7" w:rsidRPr="0035711B" w:rsidRDefault="00E2329E"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No a</w:t>
      </w:r>
      <w:r w:rsidR="003C5AD7" w:rsidRPr="0035711B">
        <w:rPr>
          <w:rFonts w:cstheme="minorHAnsi"/>
          <w:sz w:val="24"/>
          <w:szCs w:val="24"/>
        </w:rPr>
        <w:t xml:space="preserve">ccess to electricity </w:t>
      </w:r>
      <w:r w:rsidR="00154246" w:rsidRPr="0035711B">
        <w:rPr>
          <w:rFonts w:cstheme="minorHAnsi"/>
          <w:sz w:val="24"/>
          <w:szCs w:val="24"/>
        </w:rPr>
        <w:t>for charging phones</w:t>
      </w:r>
      <w:r w:rsidR="00BD0161" w:rsidRPr="0035711B">
        <w:rPr>
          <w:rFonts w:cstheme="minorHAnsi"/>
          <w:sz w:val="24"/>
          <w:szCs w:val="24"/>
        </w:rPr>
        <w:t xml:space="preserve"> particularly in rural areas</w:t>
      </w:r>
      <w:r w:rsidR="00923075" w:rsidRPr="0035711B">
        <w:rPr>
          <w:rFonts w:cstheme="minorHAnsi"/>
          <w:sz w:val="24"/>
          <w:szCs w:val="24"/>
        </w:rPr>
        <w:t>.</w:t>
      </w:r>
    </w:p>
    <w:p w14:paraId="0D32D638" w14:textId="1B6F3BF9" w:rsidR="00ED670C" w:rsidRPr="0035711B" w:rsidRDefault="00ED670C"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Low phone ownership</w:t>
      </w:r>
      <w:r w:rsidR="00E2329E" w:rsidRPr="0035711B">
        <w:rPr>
          <w:rFonts w:cstheme="minorHAnsi"/>
          <w:sz w:val="24"/>
          <w:szCs w:val="24"/>
        </w:rPr>
        <w:t xml:space="preserve"> in the population</w:t>
      </w:r>
    </w:p>
    <w:p w14:paraId="10A23F54" w14:textId="45410F1D" w:rsidR="00C076DB" w:rsidRPr="0035711B" w:rsidRDefault="00B43483"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 xml:space="preserve">Only </w:t>
      </w:r>
      <w:r w:rsidR="009B52AF" w:rsidRPr="0035711B">
        <w:rPr>
          <w:rFonts w:cstheme="minorHAnsi"/>
          <w:sz w:val="24"/>
          <w:szCs w:val="24"/>
        </w:rPr>
        <w:t>2</w:t>
      </w:r>
      <w:r w:rsidR="005F583A" w:rsidRPr="0035711B">
        <w:rPr>
          <w:rFonts w:cstheme="minorHAnsi"/>
          <w:sz w:val="24"/>
          <w:szCs w:val="24"/>
        </w:rPr>
        <w:t xml:space="preserve">5% of households had </w:t>
      </w:r>
      <w:r w:rsidR="002A27EA" w:rsidRPr="0035711B">
        <w:rPr>
          <w:rFonts w:cstheme="minorHAnsi"/>
          <w:sz w:val="24"/>
          <w:szCs w:val="24"/>
        </w:rPr>
        <w:t>phone</w:t>
      </w:r>
      <w:r w:rsidR="001A247F" w:rsidRPr="0035711B">
        <w:rPr>
          <w:rFonts w:cstheme="minorHAnsi"/>
          <w:sz w:val="24"/>
          <w:szCs w:val="24"/>
        </w:rPr>
        <w:t>s</w:t>
      </w:r>
      <w:r w:rsidR="00C076DB" w:rsidRPr="0035711B">
        <w:rPr>
          <w:rFonts w:cstheme="minorHAnsi"/>
          <w:sz w:val="24"/>
          <w:szCs w:val="24"/>
        </w:rPr>
        <w:t xml:space="preserve"> (similarly to the national statistic)</w:t>
      </w:r>
    </w:p>
    <w:p w14:paraId="1859BDED" w14:textId="6A2BB564" w:rsidR="008C214F" w:rsidRPr="0035711B" w:rsidRDefault="00615786"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 xml:space="preserve">Logistical challenges </w:t>
      </w:r>
      <w:r w:rsidR="009249E9" w:rsidRPr="0035711B">
        <w:rPr>
          <w:rFonts w:cstheme="minorHAnsi"/>
          <w:sz w:val="24"/>
          <w:szCs w:val="24"/>
        </w:rPr>
        <w:t>(Enumerator</w:t>
      </w:r>
      <w:r w:rsidRPr="0035711B">
        <w:rPr>
          <w:rFonts w:cstheme="minorHAnsi"/>
          <w:sz w:val="24"/>
          <w:szCs w:val="24"/>
        </w:rPr>
        <w:t xml:space="preserve"> deployment</w:t>
      </w:r>
      <w:r w:rsidR="009249E9" w:rsidRPr="0035711B">
        <w:rPr>
          <w:rFonts w:cstheme="minorHAnsi"/>
          <w:sz w:val="24"/>
          <w:szCs w:val="24"/>
        </w:rPr>
        <w:t>)</w:t>
      </w:r>
    </w:p>
    <w:p w14:paraId="26AE23F9" w14:textId="127F8E4E" w:rsidR="009B5E2C" w:rsidRPr="0035711B" w:rsidRDefault="009B5E2C" w:rsidP="009B5E2C">
      <w:pPr>
        <w:pStyle w:val="ListParagraph"/>
        <w:numPr>
          <w:ilvl w:val="1"/>
          <w:numId w:val="16"/>
        </w:numPr>
        <w:spacing w:line="276" w:lineRule="auto"/>
        <w:jc w:val="both"/>
        <w:rPr>
          <w:rFonts w:cstheme="minorHAnsi"/>
          <w:sz w:val="24"/>
          <w:szCs w:val="24"/>
        </w:rPr>
      </w:pPr>
      <w:r w:rsidRPr="0035711B">
        <w:rPr>
          <w:rFonts w:cstheme="minorHAnsi"/>
          <w:sz w:val="24"/>
          <w:szCs w:val="24"/>
        </w:rPr>
        <w:lastRenderedPageBreak/>
        <w:t>Depended on the UNHAS to deploy enumerators</w:t>
      </w:r>
      <w:r w:rsidR="005D3E11" w:rsidRPr="0035711B">
        <w:rPr>
          <w:rFonts w:cstheme="minorHAnsi"/>
          <w:sz w:val="24"/>
          <w:szCs w:val="24"/>
        </w:rPr>
        <w:t xml:space="preserve"> this affected how quickly deployment could be done (flights to study areas twice a week)</w:t>
      </w:r>
    </w:p>
    <w:p w14:paraId="3472D296" w14:textId="096797AE" w:rsidR="005D3E11" w:rsidRPr="0035711B" w:rsidRDefault="005D3E11"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Acquisition and distribution of phones/SIM cards</w:t>
      </w:r>
      <w:r w:rsidR="008246E9" w:rsidRPr="0035711B">
        <w:rPr>
          <w:rFonts w:cstheme="minorHAnsi"/>
          <w:sz w:val="24"/>
          <w:szCs w:val="24"/>
        </w:rPr>
        <w:t xml:space="preserve">-Challenges with moving them </w:t>
      </w:r>
      <w:r w:rsidR="00392FE8" w:rsidRPr="0035711B">
        <w:rPr>
          <w:rFonts w:cstheme="minorHAnsi"/>
          <w:sz w:val="24"/>
          <w:szCs w:val="24"/>
        </w:rPr>
        <w:t xml:space="preserve">to the field for </w:t>
      </w:r>
      <w:r w:rsidR="00487A41" w:rsidRPr="0035711B">
        <w:rPr>
          <w:rFonts w:cstheme="minorHAnsi"/>
          <w:sz w:val="24"/>
          <w:szCs w:val="24"/>
        </w:rPr>
        <w:t>distribution.</w:t>
      </w:r>
    </w:p>
    <w:p w14:paraId="0450F2F4" w14:textId="77777777" w:rsidR="006A3444" w:rsidRPr="0035711B" w:rsidRDefault="008C214F" w:rsidP="001A6EED">
      <w:pPr>
        <w:pStyle w:val="ListParagraph"/>
        <w:numPr>
          <w:ilvl w:val="0"/>
          <w:numId w:val="16"/>
        </w:numPr>
        <w:spacing w:line="276" w:lineRule="auto"/>
        <w:jc w:val="both"/>
        <w:rPr>
          <w:rFonts w:cstheme="minorHAnsi"/>
          <w:sz w:val="24"/>
          <w:szCs w:val="24"/>
        </w:rPr>
      </w:pPr>
      <w:r w:rsidRPr="0035711B">
        <w:rPr>
          <w:rFonts w:cstheme="minorHAnsi"/>
          <w:sz w:val="24"/>
          <w:szCs w:val="24"/>
        </w:rPr>
        <w:t>Low response rate in the remote arm</w:t>
      </w:r>
      <w:r w:rsidR="00F62EA5" w:rsidRPr="0035711B">
        <w:rPr>
          <w:rFonts w:cstheme="minorHAnsi"/>
          <w:sz w:val="24"/>
          <w:szCs w:val="24"/>
        </w:rPr>
        <w:t xml:space="preserve"> (High </w:t>
      </w:r>
      <w:r w:rsidR="00717614" w:rsidRPr="0035711B">
        <w:rPr>
          <w:rFonts w:cstheme="minorHAnsi"/>
          <w:sz w:val="24"/>
          <w:szCs w:val="24"/>
        </w:rPr>
        <w:t>Attrition</w:t>
      </w:r>
      <w:r w:rsidR="00BA386D" w:rsidRPr="0035711B">
        <w:rPr>
          <w:rFonts w:cstheme="minorHAnsi"/>
          <w:sz w:val="24"/>
          <w:szCs w:val="24"/>
        </w:rPr>
        <w:t>)</w:t>
      </w:r>
    </w:p>
    <w:p w14:paraId="5206A7E9" w14:textId="38D7C74C" w:rsidR="00B51C4F" w:rsidRPr="0035711B" w:rsidRDefault="00F71633" w:rsidP="00487A41">
      <w:pPr>
        <w:pStyle w:val="ListParagraph"/>
        <w:numPr>
          <w:ilvl w:val="0"/>
          <w:numId w:val="16"/>
        </w:numPr>
        <w:spacing w:line="276" w:lineRule="auto"/>
        <w:jc w:val="both"/>
        <w:rPr>
          <w:rFonts w:cstheme="minorHAnsi"/>
          <w:sz w:val="24"/>
          <w:szCs w:val="24"/>
        </w:rPr>
      </w:pPr>
      <w:r w:rsidRPr="0035711B">
        <w:rPr>
          <w:rFonts w:cstheme="minorHAnsi"/>
          <w:sz w:val="24"/>
          <w:szCs w:val="24"/>
        </w:rPr>
        <w:t xml:space="preserve">No </w:t>
      </w:r>
      <w:r w:rsidR="009D273C" w:rsidRPr="0035711B">
        <w:rPr>
          <w:rFonts w:cstheme="minorHAnsi"/>
          <w:sz w:val="24"/>
          <w:szCs w:val="24"/>
        </w:rPr>
        <w:t>infr</w:t>
      </w:r>
      <w:r w:rsidR="009F4557" w:rsidRPr="0035711B">
        <w:rPr>
          <w:rFonts w:cstheme="minorHAnsi"/>
          <w:sz w:val="24"/>
          <w:szCs w:val="24"/>
        </w:rPr>
        <w:t>a</w:t>
      </w:r>
      <w:r w:rsidR="009D273C" w:rsidRPr="0035711B">
        <w:rPr>
          <w:rFonts w:cstheme="minorHAnsi"/>
          <w:sz w:val="24"/>
          <w:szCs w:val="24"/>
        </w:rPr>
        <w:t xml:space="preserve">structure in place for </w:t>
      </w:r>
      <w:r w:rsidR="009F4557" w:rsidRPr="0035711B">
        <w:rPr>
          <w:rFonts w:cstheme="minorHAnsi"/>
          <w:sz w:val="24"/>
          <w:szCs w:val="24"/>
        </w:rPr>
        <w:t xml:space="preserve">remote data collection by the </w:t>
      </w:r>
      <w:r w:rsidR="000E4A52" w:rsidRPr="0035711B">
        <w:rPr>
          <w:rFonts w:cstheme="minorHAnsi"/>
          <w:sz w:val="24"/>
          <w:szCs w:val="24"/>
        </w:rPr>
        <w:t>Vendor (ICASEES)</w:t>
      </w:r>
      <w:r w:rsidR="00B51C4F" w:rsidRPr="0035711B">
        <w:rPr>
          <w:rFonts w:cstheme="minorHAnsi"/>
          <w:sz w:val="24"/>
          <w:szCs w:val="24"/>
        </w:rPr>
        <w:t xml:space="preserve"> </w:t>
      </w:r>
    </w:p>
    <w:p w14:paraId="00ED0FA8" w14:textId="17BF5F22" w:rsidR="008C214F" w:rsidRPr="0035711B" w:rsidRDefault="00B51C4F" w:rsidP="00B51C4F">
      <w:pPr>
        <w:pStyle w:val="ListParagraph"/>
        <w:numPr>
          <w:ilvl w:val="0"/>
          <w:numId w:val="16"/>
        </w:numPr>
        <w:spacing w:line="276" w:lineRule="auto"/>
        <w:jc w:val="both"/>
        <w:rPr>
          <w:rFonts w:cstheme="minorHAnsi"/>
          <w:sz w:val="24"/>
          <w:szCs w:val="24"/>
        </w:rPr>
      </w:pPr>
      <w:r w:rsidRPr="0035711B">
        <w:rPr>
          <w:rFonts w:cstheme="minorHAnsi"/>
          <w:sz w:val="24"/>
          <w:szCs w:val="24"/>
        </w:rPr>
        <w:t>Weather/rainy season</w:t>
      </w:r>
    </w:p>
    <w:p w14:paraId="0750C43B" w14:textId="1A41C973" w:rsidR="001456DB" w:rsidRPr="0035711B" w:rsidRDefault="001456DB" w:rsidP="003E3583">
      <w:pPr>
        <w:spacing w:line="276" w:lineRule="auto"/>
        <w:jc w:val="both"/>
        <w:rPr>
          <w:rFonts w:cstheme="minorHAnsi"/>
          <w:sz w:val="24"/>
          <w:szCs w:val="24"/>
        </w:rPr>
      </w:pPr>
    </w:p>
    <w:p w14:paraId="3BAD6F77" w14:textId="77777777" w:rsidR="009E3BD8" w:rsidRPr="0035711B" w:rsidRDefault="009E3BD8" w:rsidP="003E3583">
      <w:pPr>
        <w:spacing w:line="276" w:lineRule="auto"/>
        <w:jc w:val="both"/>
        <w:rPr>
          <w:rFonts w:cstheme="minorHAnsi"/>
          <w:sz w:val="24"/>
          <w:szCs w:val="24"/>
        </w:rPr>
      </w:pPr>
    </w:p>
    <w:sectPr w:rsidR="009E3BD8" w:rsidRPr="0035711B" w:rsidSect="00B843C7">
      <w:pgSz w:w="11906" w:h="16838"/>
      <w:pgMar w:top="1440" w:right="992"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B390B" w14:textId="77777777" w:rsidR="00004CC3" w:rsidRDefault="00004CC3" w:rsidP="004966F6">
      <w:pPr>
        <w:spacing w:after="0" w:line="240" w:lineRule="auto"/>
      </w:pPr>
      <w:r>
        <w:separator/>
      </w:r>
    </w:p>
  </w:endnote>
  <w:endnote w:type="continuationSeparator" w:id="0">
    <w:p w14:paraId="26B8B3A5" w14:textId="77777777" w:rsidR="00004CC3" w:rsidRDefault="00004CC3" w:rsidP="004966F6">
      <w:pPr>
        <w:spacing w:after="0" w:line="240" w:lineRule="auto"/>
      </w:pPr>
      <w:r>
        <w:continuationSeparator/>
      </w:r>
    </w:p>
  </w:endnote>
  <w:endnote w:type="continuationNotice" w:id="1">
    <w:p w14:paraId="5A3C4E6F" w14:textId="77777777" w:rsidR="00004CC3" w:rsidRDefault="00004C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1A87D" w14:textId="77777777" w:rsidR="00004CC3" w:rsidRDefault="00004CC3" w:rsidP="004966F6">
      <w:pPr>
        <w:spacing w:after="0" w:line="240" w:lineRule="auto"/>
      </w:pPr>
      <w:r>
        <w:separator/>
      </w:r>
    </w:p>
  </w:footnote>
  <w:footnote w:type="continuationSeparator" w:id="0">
    <w:p w14:paraId="40C12E72" w14:textId="77777777" w:rsidR="00004CC3" w:rsidRDefault="00004CC3" w:rsidP="004966F6">
      <w:pPr>
        <w:spacing w:after="0" w:line="240" w:lineRule="auto"/>
      </w:pPr>
      <w:r>
        <w:continuationSeparator/>
      </w:r>
    </w:p>
  </w:footnote>
  <w:footnote w:type="continuationNotice" w:id="1">
    <w:p w14:paraId="3094AEF5" w14:textId="77777777" w:rsidR="00004CC3" w:rsidRDefault="00004CC3">
      <w:pPr>
        <w:spacing w:after="0" w:line="240" w:lineRule="auto"/>
      </w:pPr>
    </w:p>
  </w:footnote>
  <w:footnote w:id="2">
    <w:p w14:paraId="4218731E" w14:textId="71F873A9" w:rsidR="008E5F5C" w:rsidRDefault="008E5F5C">
      <w:pPr>
        <w:pStyle w:val="FootnoteText"/>
      </w:pPr>
      <w:r>
        <w:rPr>
          <w:rStyle w:val="FootnoteReference"/>
        </w:rPr>
        <w:footnoteRef/>
      </w:r>
      <w:r>
        <w:t xml:space="preserve"> For the purposes of this study, we are testing three 3 versions of </w:t>
      </w:r>
      <w:r w:rsidR="003D2F03">
        <w:t xml:space="preserve">rCARI </w:t>
      </w:r>
      <w:r w:rsidR="00D519BA">
        <w:t xml:space="preserve">using </w:t>
      </w:r>
      <w:r w:rsidR="003D2F03">
        <w:t xml:space="preserve">the </w:t>
      </w:r>
      <w:r w:rsidR="00993D48">
        <w:t>standard CARI</w:t>
      </w:r>
      <w:r w:rsidR="00C85C2B">
        <w:t xml:space="preserve"> as the gold standard. </w:t>
      </w:r>
      <w:r w:rsidR="00DF03FF">
        <w:t>1) rCARI</w:t>
      </w:r>
      <w:r w:rsidR="00E27547">
        <w:t>-Income</w:t>
      </w:r>
      <w:r w:rsidR="00DF03FF">
        <w:t xml:space="preserve"> calculated using the </w:t>
      </w:r>
      <w:r w:rsidR="00D514A4">
        <w:t>income source and income change module</w:t>
      </w:r>
      <w:r w:rsidR="00C915D3">
        <w:t xml:space="preserve">, </w:t>
      </w:r>
      <w:r w:rsidR="00D0750B">
        <w:t>2</w:t>
      </w:r>
      <w:r w:rsidR="004848EA">
        <w:t>) rCARI</w:t>
      </w:r>
      <w:r w:rsidR="00E27547">
        <w:t>-FES</w:t>
      </w:r>
      <w:r w:rsidR="004848EA">
        <w:t xml:space="preserve"> calculated using the FES m</w:t>
      </w:r>
      <w:r w:rsidR="00D0750B">
        <w:t>o</w:t>
      </w:r>
      <w:r w:rsidR="004848EA">
        <w:t xml:space="preserve">dule </w:t>
      </w:r>
      <w:r w:rsidR="0024620B">
        <w:t xml:space="preserve">collected through remote interviews, and 3) the </w:t>
      </w:r>
      <w:r w:rsidR="00A43C56">
        <w:t>rCARI</w:t>
      </w:r>
      <w:r w:rsidR="00E27547">
        <w:t>-F2F</w:t>
      </w:r>
      <w:r w:rsidR="00A43C56">
        <w:t xml:space="preserve"> </w:t>
      </w:r>
      <w:r w:rsidR="00752013">
        <w:t>calculated by implementing the standardized remote modules in a F2F interview</w:t>
      </w:r>
      <w:r w:rsidR="00E27547">
        <w:t>.</w:t>
      </w:r>
    </w:p>
  </w:footnote>
  <w:footnote w:id="3">
    <w:p w14:paraId="66A4CCC9" w14:textId="0D6AA6FB" w:rsidR="009E7FB7" w:rsidRDefault="00815EC3">
      <w:pPr>
        <w:pStyle w:val="FootnoteText"/>
      </w:pPr>
      <w:r>
        <w:rPr>
          <w:rStyle w:val="FootnoteReference"/>
        </w:rPr>
        <w:footnoteRef/>
      </w:r>
      <w:r>
        <w:t xml:space="preserve"> </w:t>
      </w:r>
      <w:hyperlink r:id="rId1" w:history="1">
        <w:r w:rsidR="009B0EFB" w:rsidRPr="00B30E00">
          <w:rPr>
            <w:rStyle w:val="Hyperlink"/>
          </w:rPr>
          <w:t>https://www.statista.com/statistics/</w:t>
        </w:r>
      </w:hyperlink>
    </w:p>
    <w:p w14:paraId="06B8DC8F" w14:textId="5C9C9231" w:rsidR="009B0EFB" w:rsidRDefault="00C056F0">
      <w:pPr>
        <w:pStyle w:val="FootnoteText"/>
      </w:pPr>
      <w:r w:rsidRPr="00F13F54">
        <w:rPr>
          <w:rFonts w:asciiTheme="majorHAnsi" w:hAnsiTheme="majorHAnsi" w:cstheme="majorHAnsi"/>
        </w:rPr>
        <w:t>Accessed on 24.03.2022.</w:t>
      </w:r>
    </w:p>
  </w:footnote>
  <w:footnote w:id="4">
    <w:p w14:paraId="370D663F" w14:textId="0CDA7C70" w:rsidR="002707FA" w:rsidRDefault="002707FA">
      <w:pPr>
        <w:pStyle w:val="FootnoteText"/>
      </w:pPr>
      <w:r>
        <w:rPr>
          <w:rStyle w:val="FootnoteReference"/>
        </w:rPr>
        <w:footnoteRef/>
      </w:r>
      <w:r>
        <w:t xml:space="preserve"> The two phases of listing </w:t>
      </w:r>
      <w:r w:rsidR="008A59CE">
        <w:t>have</w:t>
      </w:r>
      <w:r>
        <w:t xml:space="preserve"> been done to make up for the low response rate. The analysis will be done according to the different phases of randomization to take care of possible biases that may be introduced from listing.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3661"/>
    <w:multiLevelType w:val="hybridMultilevel"/>
    <w:tmpl w:val="304E95D6"/>
    <w:lvl w:ilvl="0" w:tplc="5822AAC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B41E53"/>
    <w:multiLevelType w:val="multilevel"/>
    <w:tmpl w:val="0C1CD1D4"/>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19576041"/>
    <w:multiLevelType w:val="hybridMultilevel"/>
    <w:tmpl w:val="73E2394A"/>
    <w:lvl w:ilvl="0" w:tplc="485EA0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615CAA"/>
    <w:multiLevelType w:val="multilevel"/>
    <w:tmpl w:val="0C1CD1D4"/>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1F634BC2"/>
    <w:multiLevelType w:val="hybridMultilevel"/>
    <w:tmpl w:val="F412E734"/>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A24590"/>
    <w:multiLevelType w:val="hybridMultilevel"/>
    <w:tmpl w:val="95D6DF1C"/>
    <w:lvl w:ilvl="0" w:tplc="4258744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E30B3"/>
    <w:multiLevelType w:val="hybridMultilevel"/>
    <w:tmpl w:val="594E68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693F43"/>
    <w:multiLevelType w:val="hybridMultilevel"/>
    <w:tmpl w:val="76D8BABC"/>
    <w:lvl w:ilvl="0" w:tplc="649C4C3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1D4F66"/>
    <w:multiLevelType w:val="hybridMultilevel"/>
    <w:tmpl w:val="A7AAC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804C1B"/>
    <w:multiLevelType w:val="hybridMultilevel"/>
    <w:tmpl w:val="EBFCD9A8"/>
    <w:lvl w:ilvl="0" w:tplc="4258744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C11254"/>
    <w:multiLevelType w:val="hybridMultilevel"/>
    <w:tmpl w:val="76C0270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4F56A0"/>
    <w:multiLevelType w:val="hybridMultilevel"/>
    <w:tmpl w:val="55F4D692"/>
    <w:lvl w:ilvl="0" w:tplc="E262471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76E69"/>
    <w:multiLevelType w:val="hybridMultilevel"/>
    <w:tmpl w:val="2732F9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780DA8"/>
    <w:multiLevelType w:val="multilevel"/>
    <w:tmpl w:val="116A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7025B1B"/>
    <w:multiLevelType w:val="hybridMultilevel"/>
    <w:tmpl w:val="E996DEF8"/>
    <w:lvl w:ilvl="0" w:tplc="82FA23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014495"/>
    <w:multiLevelType w:val="multilevel"/>
    <w:tmpl w:val="F8965422"/>
    <w:lvl w:ilvl="0">
      <w:start w:val="1"/>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50DE0F57"/>
    <w:multiLevelType w:val="hybridMultilevel"/>
    <w:tmpl w:val="693802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E9308F"/>
    <w:multiLevelType w:val="hybridMultilevel"/>
    <w:tmpl w:val="406CEB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6473CE"/>
    <w:multiLevelType w:val="hybridMultilevel"/>
    <w:tmpl w:val="F1E45B1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E00325"/>
    <w:multiLevelType w:val="hybridMultilevel"/>
    <w:tmpl w:val="BC0E1A9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4C2346"/>
    <w:multiLevelType w:val="hybridMultilevel"/>
    <w:tmpl w:val="A558B7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033BBF"/>
    <w:multiLevelType w:val="multilevel"/>
    <w:tmpl w:val="19622E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A4F28E6"/>
    <w:multiLevelType w:val="hybridMultilevel"/>
    <w:tmpl w:val="252084DA"/>
    <w:lvl w:ilvl="0" w:tplc="8C5AF11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4075E0"/>
    <w:multiLevelType w:val="hybridMultilevel"/>
    <w:tmpl w:val="E85CB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654197">
    <w:abstractNumId w:val="18"/>
  </w:num>
  <w:num w:numId="2" w16cid:durableId="1529299004">
    <w:abstractNumId w:val="14"/>
  </w:num>
  <w:num w:numId="3" w16cid:durableId="1329213383">
    <w:abstractNumId w:val="5"/>
  </w:num>
  <w:num w:numId="4" w16cid:durableId="772557352">
    <w:abstractNumId w:val="9"/>
  </w:num>
  <w:num w:numId="5" w16cid:durableId="517618370">
    <w:abstractNumId w:val="11"/>
  </w:num>
  <w:num w:numId="6" w16cid:durableId="607541972">
    <w:abstractNumId w:val="23"/>
  </w:num>
  <w:num w:numId="7" w16cid:durableId="1522470019">
    <w:abstractNumId w:val="2"/>
  </w:num>
  <w:num w:numId="8" w16cid:durableId="1419713915">
    <w:abstractNumId w:val="7"/>
  </w:num>
  <w:num w:numId="9" w16cid:durableId="747728861">
    <w:abstractNumId w:val="15"/>
  </w:num>
  <w:num w:numId="10" w16cid:durableId="2119833141">
    <w:abstractNumId w:val="0"/>
  </w:num>
  <w:num w:numId="11" w16cid:durableId="1883252440">
    <w:abstractNumId w:val="19"/>
  </w:num>
  <w:num w:numId="12" w16cid:durableId="1110710486">
    <w:abstractNumId w:val="13"/>
  </w:num>
  <w:num w:numId="13" w16cid:durableId="520898835">
    <w:abstractNumId w:val="6"/>
  </w:num>
  <w:num w:numId="14" w16cid:durableId="1041129276">
    <w:abstractNumId w:val="17"/>
  </w:num>
  <w:num w:numId="15" w16cid:durableId="727850050">
    <w:abstractNumId w:val="12"/>
  </w:num>
  <w:num w:numId="16" w16cid:durableId="158664870">
    <w:abstractNumId w:val="4"/>
  </w:num>
  <w:num w:numId="17" w16cid:durableId="1756198315">
    <w:abstractNumId w:val="24"/>
  </w:num>
  <w:num w:numId="18" w16cid:durableId="551114686">
    <w:abstractNumId w:val="21"/>
  </w:num>
  <w:num w:numId="19" w16cid:durableId="1334916610">
    <w:abstractNumId w:val="22"/>
  </w:num>
  <w:num w:numId="20" w16cid:durableId="568615547">
    <w:abstractNumId w:val="1"/>
  </w:num>
  <w:num w:numId="21" w16cid:durableId="1488472672">
    <w:abstractNumId w:val="3"/>
  </w:num>
  <w:num w:numId="22" w16cid:durableId="1422674988">
    <w:abstractNumId w:val="16"/>
  </w:num>
  <w:num w:numId="23" w16cid:durableId="1344744061">
    <w:abstractNumId w:val="8"/>
  </w:num>
  <w:num w:numId="24" w16cid:durableId="1100493752">
    <w:abstractNumId w:val="10"/>
  </w:num>
  <w:num w:numId="25" w16cid:durableId="147117331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rah WEYORI">
    <w15:presenceInfo w15:providerId="AD" w15:userId="S::alirah.weyori@wfp.org::1c7cbaa8-91f0-4806-8632-e4be5028c1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F6"/>
    <w:rsid w:val="00000DF2"/>
    <w:rsid w:val="00001D67"/>
    <w:rsid w:val="00002D28"/>
    <w:rsid w:val="00003BFB"/>
    <w:rsid w:val="00004266"/>
    <w:rsid w:val="00004CC3"/>
    <w:rsid w:val="00005EED"/>
    <w:rsid w:val="000072DC"/>
    <w:rsid w:val="00010B5A"/>
    <w:rsid w:val="000115EA"/>
    <w:rsid w:val="00013EC5"/>
    <w:rsid w:val="00014C8D"/>
    <w:rsid w:val="00020CEC"/>
    <w:rsid w:val="00020F9F"/>
    <w:rsid w:val="000220CA"/>
    <w:rsid w:val="00023B8A"/>
    <w:rsid w:val="00025B67"/>
    <w:rsid w:val="00026566"/>
    <w:rsid w:val="0003211C"/>
    <w:rsid w:val="0003361F"/>
    <w:rsid w:val="000350B8"/>
    <w:rsid w:val="0003660C"/>
    <w:rsid w:val="00037373"/>
    <w:rsid w:val="00037AD4"/>
    <w:rsid w:val="00041695"/>
    <w:rsid w:val="00042700"/>
    <w:rsid w:val="00045B6E"/>
    <w:rsid w:val="00046130"/>
    <w:rsid w:val="000507F7"/>
    <w:rsid w:val="00051F87"/>
    <w:rsid w:val="00053BBC"/>
    <w:rsid w:val="00053EAF"/>
    <w:rsid w:val="0005436B"/>
    <w:rsid w:val="000554B1"/>
    <w:rsid w:val="000562D6"/>
    <w:rsid w:val="00057ADF"/>
    <w:rsid w:val="000603A0"/>
    <w:rsid w:val="000603E9"/>
    <w:rsid w:val="0006150A"/>
    <w:rsid w:val="00061759"/>
    <w:rsid w:val="00061FF1"/>
    <w:rsid w:val="0006272A"/>
    <w:rsid w:val="000633F7"/>
    <w:rsid w:val="000646D9"/>
    <w:rsid w:val="00067584"/>
    <w:rsid w:val="00067D7D"/>
    <w:rsid w:val="00070560"/>
    <w:rsid w:val="00072070"/>
    <w:rsid w:val="00072E1F"/>
    <w:rsid w:val="00072E9E"/>
    <w:rsid w:val="0007353E"/>
    <w:rsid w:val="0007580D"/>
    <w:rsid w:val="0007608D"/>
    <w:rsid w:val="000774B3"/>
    <w:rsid w:val="00077D9C"/>
    <w:rsid w:val="000804F1"/>
    <w:rsid w:val="00081215"/>
    <w:rsid w:val="00081A9F"/>
    <w:rsid w:val="00081C2C"/>
    <w:rsid w:val="00082E0E"/>
    <w:rsid w:val="00083108"/>
    <w:rsid w:val="0008443E"/>
    <w:rsid w:val="00084B97"/>
    <w:rsid w:val="0008645C"/>
    <w:rsid w:val="0009006E"/>
    <w:rsid w:val="0009393D"/>
    <w:rsid w:val="00093B44"/>
    <w:rsid w:val="00093B82"/>
    <w:rsid w:val="00093B99"/>
    <w:rsid w:val="0009482F"/>
    <w:rsid w:val="000954C2"/>
    <w:rsid w:val="00095D51"/>
    <w:rsid w:val="000964CC"/>
    <w:rsid w:val="00096C42"/>
    <w:rsid w:val="00097085"/>
    <w:rsid w:val="000A17DC"/>
    <w:rsid w:val="000A26CF"/>
    <w:rsid w:val="000A3448"/>
    <w:rsid w:val="000A41DC"/>
    <w:rsid w:val="000A45C1"/>
    <w:rsid w:val="000A5131"/>
    <w:rsid w:val="000A68A4"/>
    <w:rsid w:val="000A6F83"/>
    <w:rsid w:val="000A73AD"/>
    <w:rsid w:val="000A7847"/>
    <w:rsid w:val="000B0731"/>
    <w:rsid w:val="000B10C4"/>
    <w:rsid w:val="000B2536"/>
    <w:rsid w:val="000B2C87"/>
    <w:rsid w:val="000B3763"/>
    <w:rsid w:val="000B3CD1"/>
    <w:rsid w:val="000B5396"/>
    <w:rsid w:val="000B554E"/>
    <w:rsid w:val="000B5DD8"/>
    <w:rsid w:val="000B735F"/>
    <w:rsid w:val="000B74C5"/>
    <w:rsid w:val="000B79C7"/>
    <w:rsid w:val="000C2B11"/>
    <w:rsid w:val="000C459A"/>
    <w:rsid w:val="000C45BF"/>
    <w:rsid w:val="000C6A41"/>
    <w:rsid w:val="000D00A5"/>
    <w:rsid w:val="000D16E7"/>
    <w:rsid w:val="000D1854"/>
    <w:rsid w:val="000D2C33"/>
    <w:rsid w:val="000D387F"/>
    <w:rsid w:val="000D4369"/>
    <w:rsid w:val="000D54F0"/>
    <w:rsid w:val="000E1A00"/>
    <w:rsid w:val="000E1CA3"/>
    <w:rsid w:val="000E38B4"/>
    <w:rsid w:val="000E3A7B"/>
    <w:rsid w:val="000E3C19"/>
    <w:rsid w:val="000E405B"/>
    <w:rsid w:val="000E4A52"/>
    <w:rsid w:val="000E4F41"/>
    <w:rsid w:val="000E6076"/>
    <w:rsid w:val="000E6A88"/>
    <w:rsid w:val="000E75B4"/>
    <w:rsid w:val="000F0BB4"/>
    <w:rsid w:val="000F14ED"/>
    <w:rsid w:val="000F4C15"/>
    <w:rsid w:val="000F52AC"/>
    <w:rsid w:val="000F539C"/>
    <w:rsid w:val="000F5439"/>
    <w:rsid w:val="000F5A31"/>
    <w:rsid w:val="00100549"/>
    <w:rsid w:val="001019FF"/>
    <w:rsid w:val="00101D06"/>
    <w:rsid w:val="0010218F"/>
    <w:rsid w:val="001042DD"/>
    <w:rsid w:val="00104F77"/>
    <w:rsid w:val="00106279"/>
    <w:rsid w:val="001104F6"/>
    <w:rsid w:val="00111F13"/>
    <w:rsid w:val="001120CE"/>
    <w:rsid w:val="00113278"/>
    <w:rsid w:val="0011340A"/>
    <w:rsid w:val="00113728"/>
    <w:rsid w:val="00113DFD"/>
    <w:rsid w:val="00113E2D"/>
    <w:rsid w:val="001155E5"/>
    <w:rsid w:val="00116EBB"/>
    <w:rsid w:val="00117807"/>
    <w:rsid w:val="00123881"/>
    <w:rsid w:val="00126338"/>
    <w:rsid w:val="0012743D"/>
    <w:rsid w:val="00127D60"/>
    <w:rsid w:val="00132280"/>
    <w:rsid w:val="00134DE0"/>
    <w:rsid w:val="00134E7A"/>
    <w:rsid w:val="001356D1"/>
    <w:rsid w:val="00135967"/>
    <w:rsid w:val="00136364"/>
    <w:rsid w:val="001406A6"/>
    <w:rsid w:val="001456DB"/>
    <w:rsid w:val="00145857"/>
    <w:rsid w:val="00146CAF"/>
    <w:rsid w:val="0015020F"/>
    <w:rsid w:val="001506DC"/>
    <w:rsid w:val="001516E1"/>
    <w:rsid w:val="001517C5"/>
    <w:rsid w:val="00152280"/>
    <w:rsid w:val="00152783"/>
    <w:rsid w:val="001527B4"/>
    <w:rsid w:val="00154246"/>
    <w:rsid w:val="0015443D"/>
    <w:rsid w:val="0015597E"/>
    <w:rsid w:val="00155D5F"/>
    <w:rsid w:val="001562A9"/>
    <w:rsid w:val="00156713"/>
    <w:rsid w:val="001577E2"/>
    <w:rsid w:val="00160FA2"/>
    <w:rsid w:val="00161906"/>
    <w:rsid w:val="001619B0"/>
    <w:rsid w:val="00161F41"/>
    <w:rsid w:val="001641F1"/>
    <w:rsid w:val="00165224"/>
    <w:rsid w:val="001653F2"/>
    <w:rsid w:val="001653FC"/>
    <w:rsid w:val="001658A5"/>
    <w:rsid w:val="001663A4"/>
    <w:rsid w:val="00173029"/>
    <w:rsid w:val="001758A3"/>
    <w:rsid w:val="00175B81"/>
    <w:rsid w:val="00175E0A"/>
    <w:rsid w:val="0017726A"/>
    <w:rsid w:val="00177C4A"/>
    <w:rsid w:val="00181D09"/>
    <w:rsid w:val="00181DB8"/>
    <w:rsid w:val="00181F84"/>
    <w:rsid w:val="001830C0"/>
    <w:rsid w:val="00183826"/>
    <w:rsid w:val="00183DD2"/>
    <w:rsid w:val="00184102"/>
    <w:rsid w:val="00184E33"/>
    <w:rsid w:val="00185390"/>
    <w:rsid w:val="001855BF"/>
    <w:rsid w:val="00187331"/>
    <w:rsid w:val="001912CC"/>
    <w:rsid w:val="00191820"/>
    <w:rsid w:val="00191A80"/>
    <w:rsid w:val="00192789"/>
    <w:rsid w:val="001928C4"/>
    <w:rsid w:val="001940B7"/>
    <w:rsid w:val="00194920"/>
    <w:rsid w:val="00194A96"/>
    <w:rsid w:val="001964B2"/>
    <w:rsid w:val="001976C6"/>
    <w:rsid w:val="00197BE4"/>
    <w:rsid w:val="001A077D"/>
    <w:rsid w:val="001A247F"/>
    <w:rsid w:val="001A2AF2"/>
    <w:rsid w:val="001A52E6"/>
    <w:rsid w:val="001A5908"/>
    <w:rsid w:val="001A66E6"/>
    <w:rsid w:val="001A6754"/>
    <w:rsid w:val="001A6EED"/>
    <w:rsid w:val="001B146C"/>
    <w:rsid w:val="001B1DC6"/>
    <w:rsid w:val="001B3922"/>
    <w:rsid w:val="001B46EA"/>
    <w:rsid w:val="001B4741"/>
    <w:rsid w:val="001B5435"/>
    <w:rsid w:val="001C1A19"/>
    <w:rsid w:val="001C5A9F"/>
    <w:rsid w:val="001C5AEE"/>
    <w:rsid w:val="001C6ED1"/>
    <w:rsid w:val="001C7294"/>
    <w:rsid w:val="001C75E1"/>
    <w:rsid w:val="001D058D"/>
    <w:rsid w:val="001D18DF"/>
    <w:rsid w:val="001D3EB0"/>
    <w:rsid w:val="001D5180"/>
    <w:rsid w:val="001D6ADD"/>
    <w:rsid w:val="001D74EE"/>
    <w:rsid w:val="001E1468"/>
    <w:rsid w:val="001E15AA"/>
    <w:rsid w:val="001E2C60"/>
    <w:rsid w:val="001E3855"/>
    <w:rsid w:val="001E5094"/>
    <w:rsid w:val="001E7241"/>
    <w:rsid w:val="001F1600"/>
    <w:rsid w:val="001F1955"/>
    <w:rsid w:val="001F1AB5"/>
    <w:rsid w:val="001F34EA"/>
    <w:rsid w:val="001F531C"/>
    <w:rsid w:val="001F5D76"/>
    <w:rsid w:val="001F5FE3"/>
    <w:rsid w:val="001F6846"/>
    <w:rsid w:val="001F6905"/>
    <w:rsid w:val="001F6DE5"/>
    <w:rsid w:val="0020001B"/>
    <w:rsid w:val="00200044"/>
    <w:rsid w:val="00202622"/>
    <w:rsid w:val="00204B07"/>
    <w:rsid w:val="002053DC"/>
    <w:rsid w:val="0020654B"/>
    <w:rsid w:val="00206FD7"/>
    <w:rsid w:val="002075F3"/>
    <w:rsid w:val="00210D0A"/>
    <w:rsid w:val="0021263B"/>
    <w:rsid w:val="00212C8B"/>
    <w:rsid w:val="00212DDF"/>
    <w:rsid w:val="00214C91"/>
    <w:rsid w:val="002155CC"/>
    <w:rsid w:val="002157AC"/>
    <w:rsid w:val="00215C64"/>
    <w:rsid w:val="002205D9"/>
    <w:rsid w:val="002213BA"/>
    <w:rsid w:val="002223A7"/>
    <w:rsid w:val="00222960"/>
    <w:rsid w:val="00222B94"/>
    <w:rsid w:val="00223160"/>
    <w:rsid w:val="00223FC3"/>
    <w:rsid w:val="00224184"/>
    <w:rsid w:val="00224B85"/>
    <w:rsid w:val="002266C1"/>
    <w:rsid w:val="002270A5"/>
    <w:rsid w:val="00230556"/>
    <w:rsid w:val="00231C05"/>
    <w:rsid w:val="00232500"/>
    <w:rsid w:val="00232A3D"/>
    <w:rsid w:val="00232C9C"/>
    <w:rsid w:val="0023360E"/>
    <w:rsid w:val="00233F7B"/>
    <w:rsid w:val="002350C3"/>
    <w:rsid w:val="0023703B"/>
    <w:rsid w:val="00237621"/>
    <w:rsid w:val="00242A96"/>
    <w:rsid w:val="00243023"/>
    <w:rsid w:val="00244211"/>
    <w:rsid w:val="00244D08"/>
    <w:rsid w:val="0024588A"/>
    <w:rsid w:val="00245CB7"/>
    <w:rsid w:val="0024620B"/>
    <w:rsid w:val="00246A7F"/>
    <w:rsid w:val="00246DCB"/>
    <w:rsid w:val="002474CC"/>
    <w:rsid w:val="002476A3"/>
    <w:rsid w:val="00247D82"/>
    <w:rsid w:val="0025058B"/>
    <w:rsid w:val="002507DB"/>
    <w:rsid w:val="002552A7"/>
    <w:rsid w:val="00257DE0"/>
    <w:rsid w:val="00261686"/>
    <w:rsid w:val="0026275A"/>
    <w:rsid w:val="002639BE"/>
    <w:rsid w:val="0026457B"/>
    <w:rsid w:val="00264AE4"/>
    <w:rsid w:val="00265B0F"/>
    <w:rsid w:val="0026766F"/>
    <w:rsid w:val="0026799C"/>
    <w:rsid w:val="002700CA"/>
    <w:rsid w:val="002707FA"/>
    <w:rsid w:val="00271B6A"/>
    <w:rsid w:val="002721E3"/>
    <w:rsid w:val="00272425"/>
    <w:rsid w:val="0027343F"/>
    <w:rsid w:val="002734C6"/>
    <w:rsid w:val="002736E4"/>
    <w:rsid w:val="0027383F"/>
    <w:rsid w:val="00273863"/>
    <w:rsid w:val="002747C0"/>
    <w:rsid w:val="0028065B"/>
    <w:rsid w:val="00282367"/>
    <w:rsid w:val="00282447"/>
    <w:rsid w:val="00282D9A"/>
    <w:rsid w:val="00282D9E"/>
    <w:rsid w:val="00283BCB"/>
    <w:rsid w:val="00284EAB"/>
    <w:rsid w:val="00285392"/>
    <w:rsid w:val="00285465"/>
    <w:rsid w:val="00285BE0"/>
    <w:rsid w:val="00285F7D"/>
    <w:rsid w:val="0028695D"/>
    <w:rsid w:val="00287469"/>
    <w:rsid w:val="00290C3B"/>
    <w:rsid w:val="00291F65"/>
    <w:rsid w:val="0029282D"/>
    <w:rsid w:val="00294454"/>
    <w:rsid w:val="00295813"/>
    <w:rsid w:val="00295EDC"/>
    <w:rsid w:val="00296940"/>
    <w:rsid w:val="002A01BF"/>
    <w:rsid w:val="002A1C5B"/>
    <w:rsid w:val="002A27EA"/>
    <w:rsid w:val="002A29BA"/>
    <w:rsid w:val="002A3A8B"/>
    <w:rsid w:val="002A3B8F"/>
    <w:rsid w:val="002A486C"/>
    <w:rsid w:val="002A4ADB"/>
    <w:rsid w:val="002A5B79"/>
    <w:rsid w:val="002A6312"/>
    <w:rsid w:val="002A6717"/>
    <w:rsid w:val="002A72B6"/>
    <w:rsid w:val="002B032C"/>
    <w:rsid w:val="002B22C4"/>
    <w:rsid w:val="002B27EE"/>
    <w:rsid w:val="002B4EF1"/>
    <w:rsid w:val="002B5C48"/>
    <w:rsid w:val="002B7E48"/>
    <w:rsid w:val="002B7E79"/>
    <w:rsid w:val="002C180A"/>
    <w:rsid w:val="002C2CB3"/>
    <w:rsid w:val="002C33DD"/>
    <w:rsid w:val="002C3CB7"/>
    <w:rsid w:val="002C508D"/>
    <w:rsid w:val="002C5E62"/>
    <w:rsid w:val="002C6B16"/>
    <w:rsid w:val="002C7A29"/>
    <w:rsid w:val="002D06B0"/>
    <w:rsid w:val="002D0AC8"/>
    <w:rsid w:val="002D1804"/>
    <w:rsid w:val="002D1CAA"/>
    <w:rsid w:val="002D23A6"/>
    <w:rsid w:val="002D240A"/>
    <w:rsid w:val="002D3A14"/>
    <w:rsid w:val="002D3EFB"/>
    <w:rsid w:val="002D419C"/>
    <w:rsid w:val="002D5069"/>
    <w:rsid w:val="002D5CA1"/>
    <w:rsid w:val="002D69BA"/>
    <w:rsid w:val="002E0452"/>
    <w:rsid w:val="002E1619"/>
    <w:rsid w:val="002E2282"/>
    <w:rsid w:val="002E2E67"/>
    <w:rsid w:val="002E2ED2"/>
    <w:rsid w:val="002E35C5"/>
    <w:rsid w:val="002E5D51"/>
    <w:rsid w:val="002E6849"/>
    <w:rsid w:val="002E68B7"/>
    <w:rsid w:val="002E7085"/>
    <w:rsid w:val="002F038D"/>
    <w:rsid w:val="002F08B3"/>
    <w:rsid w:val="002F1A7B"/>
    <w:rsid w:val="002F1BEC"/>
    <w:rsid w:val="002F2BB2"/>
    <w:rsid w:val="002F3223"/>
    <w:rsid w:val="002F45E3"/>
    <w:rsid w:val="002F6287"/>
    <w:rsid w:val="002F7F86"/>
    <w:rsid w:val="002F7FC8"/>
    <w:rsid w:val="00300746"/>
    <w:rsid w:val="00301A88"/>
    <w:rsid w:val="00301DA3"/>
    <w:rsid w:val="003031F5"/>
    <w:rsid w:val="003033DA"/>
    <w:rsid w:val="003050B6"/>
    <w:rsid w:val="0030553E"/>
    <w:rsid w:val="00305A6C"/>
    <w:rsid w:val="00306C97"/>
    <w:rsid w:val="00306D81"/>
    <w:rsid w:val="003122ED"/>
    <w:rsid w:val="00312367"/>
    <w:rsid w:val="00312A9A"/>
    <w:rsid w:val="0031320A"/>
    <w:rsid w:val="0031502E"/>
    <w:rsid w:val="00316202"/>
    <w:rsid w:val="003171F4"/>
    <w:rsid w:val="00317455"/>
    <w:rsid w:val="00317673"/>
    <w:rsid w:val="003178B4"/>
    <w:rsid w:val="003210C0"/>
    <w:rsid w:val="00321D4E"/>
    <w:rsid w:val="003222F2"/>
    <w:rsid w:val="003235E6"/>
    <w:rsid w:val="00324B2F"/>
    <w:rsid w:val="00324E4B"/>
    <w:rsid w:val="0033088A"/>
    <w:rsid w:val="00331F7C"/>
    <w:rsid w:val="0033281C"/>
    <w:rsid w:val="00332B85"/>
    <w:rsid w:val="003332DA"/>
    <w:rsid w:val="0033397D"/>
    <w:rsid w:val="00334E8B"/>
    <w:rsid w:val="0033585B"/>
    <w:rsid w:val="00335992"/>
    <w:rsid w:val="00335C66"/>
    <w:rsid w:val="00336329"/>
    <w:rsid w:val="0033788B"/>
    <w:rsid w:val="0033799D"/>
    <w:rsid w:val="003408CC"/>
    <w:rsid w:val="00340A4B"/>
    <w:rsid w:val="00340F0F"/>
    <w:rsid w:val="003415D6"/>
    <w:rsid w:val="00341A14"/>
    <w:rsid w:val="00341A55"/>
    <w:rsid w:val="00342610"/>
    <w:rsid w:val="0034365A"/>
    <w:rsid w:val="00343964"/>
    <w:rsid w:val="00345F69"/>
    <w:rsid w:val="00346952"/>
    <w:rsid w:val="00347C98"/>
    <w:rsid w:val="003526E8"/>
    <w:rsid w:val="00353D3C"/>
    <w:rsid w:val="00353EC0"/>
    <w:rsid w:val="003545F7"/>
    <w:rsid w:val="003547F7"/>
    <w:rsid w:val="0035711B"/>
    <w:rsid w:val="003574BB"/>
    <w:rsid w:val="003576ED"/>
    <w:rsid w:val="00360266"/>
    <w:rsid w:val="00360BD3"/>
    <w:rsid w:val="003612F9"/>
    <w:rsid w:val="003617F6"/>
    <w:rsid w:val="00364238"/>
    <w:rsid w:val="00365169"/>
    <w:rsid w:val="0036591F"/>
    <w:rsid w:val="00370994"/>
    <w:rsid w:val="00373CB0"/>
    <w:rsid w:val="00375942"/>
    <w:rsid w:val="0037622F"/>
    <w:rsid w:val="00376583"/>
    <w:rsid w:val="003807A7"/>
    <w:rsid w:val="00380CFB"/>
    <w:rsid w:val="00382969"/>
    <w:rsid w:val="00382DDB"/>
    <w:rsid w:val="0038360D"/>
    <w:rsid w:val="00384161"/>
    <w:rsid w:val="00384A2D"/>
    <w:rsid w:val="00386354"/>
    <w:rsid w:val="00387DD1"/>
    <w:rsid w:val="00390CBB"/>
    <w:rsid w:val="00391840"/>
    <w:rsid w:val="003918FB"/>
    <w:rsid w:val="00392FE8"/>
    <w:rsid w:val="00393021"/>
    <w:rsid w:val="003943B9"/>
    <w:rsid w:val="0039620F"/>
    <w:rsid w:val="00396F25"/>
    <w:rsid w:val="003975BD"/>
    <w:rsid w:val="0039762B"/>
    <w:rsid w:val="003A0103"/>
    <w:rsid w:val="003A03EA"/>
    <w:rsid w:val="003A04C6"/>
    <w:rsid w:val="003A15DC"/>
    <w:rsid w:val="003A19CF"/>
    <w:rsid w:val="003A36C5"/>
    <w:rsid w:val="003A3F7E"/>
    <w:rsid w:val="003A55A7"/>
    <w:rsid w:val="003A6914"/>
    <w:rsid w:val="003A756F"/>
    <w:rsid w:val="003A7EE8"/>
    <w:rsid w:val="003B0A7C"/>
    <w:rsid w:val="003B0FE5"/>
    <w:rsid w:val="003B1C33"/>
    <w:rsid w:val="003B544B"/>
    <w:rsid w:val="003B65F7"/>
    <w:rsid w:val="003C1395"/>
    <w:rsid w:val="003C2131"/>
    <w:rsid w:val="003C2BF4"/>
    <w:rsid w:val="003C2CDC"/>
    <w:rsid w:val="003C3293"/>
    <w:rsid w:val="003C35C0"/>
    <w:rsid w:val="003C3807"/>
    <w:rsid w:val="003C3FBE"/>
    <w:rsid w:val="003C5AD7"/>
    <w:rsid w:val="003D1A1A"/>
    <w:rsid w:val="003D2628"/>
    <w:rsid w:val="003D2F03"/>
    <w:rsid w:val="003D2F66"/>
    <w:rsid w:val="003D3360"/>
    <w:rsid w:val="003D338B"/>
    <w:rsid w:val="003D4019"/>
    <w:rsid w:val="003D64DD"/>
    <w:rsid w:val="003D65DB"/>
    <w:rsid w:val="003D6CFA"/>
    <w:rsid w:val="003D6F08"/>
    <w:rsid w:val="003E0283"/>
    <w:rsid w:val="003E1EF1"/>
    <w:rsid w:val="003E281A"/>
    <w:rsid w:val="003E30DF"/>
    <w:rsid w:val="003E3583"/>
    <w:rsid w:val="003E6770"/>
    <w:rsid w:val="003E7A4C"/>
    <w:rsid w:val="003E7AFE"/>
    <w:rsid w:val="003F20C6"/>
    <w:rsid w:val="003F29F4"/>
    <w:rsid w:val="003F2C0F"/>
    <w:rsid w:val="003F395D"/>
    <w:rsid w:val="003F3DE8"/>
    <w:rsid w:val="003F42B0"/>
    <w:rsid w:val="003F4369"/>
    <w:rsid w:val="003F4734"/>
    <w:rsid w:val="003F587E"/>
    <w:rsid w:val="003F5882"/>
    <w:rsid w:val="003F5EC4"/>
    <w:rsid w:val="003F7695"/>
    <w:rsid w:val="003F7ABA"/>
    <w:rsid w:val="003F7C5D"/>
    <w:rsid w:val="004014B0"/>
    <w:rsid w:val="00403BC8"/>
    <w:rsid w:val="00404AE6"/>
    <w:rsid w:val="00405603"/>
    <w:rsid w:val="004059D6"/>
    <w:rsid w:val="00405A39"/>
    <w:rsid w:val="00405AE3"/>
    <w:rsid w:val="0040651D"/>
    <w:rsid w:val="00407370"/>
    <w:rsid w:val="004075DC"/>
    <w:rsid w:val="004102FB"/>
    <w:rsid w:val="00410EE4"/>
    <w:rsid w:val="0041384F"/>
    <w:rsid w:val="0041447D"/>
    <w:rsid w:val="00416357"/>
    <w:rsid w:val="00417319"/>
    <w:rsid w:val="00417E35"/>
    <w:rsid w:val="00421771"/>
    <w:rsid w:val="00422A01"/>
    <w:rsid w:val="0042337C"/>
    <w:rsid w:val="004268BA"/>
    <w:rsid w:val="00426D82"/>
    <w:rsid w:val="00427938"/>
    <w:rsid w:val="00427EBC"/>
    <w:rsid w:val="00431AB3"/>
    <w:rsid w:val="00431E4E"/>
    <w:rsid w:val="0043220C"/>
    <w:rsid w:val="00432E8B"/>
    <w:rsid w:val="00432F7F"/>
    <w:rsid w:val="00434AB4"/>
    <w:rsid w:val="004351B6"/>
    <w:rsid w:val="004362FA"/>
    <w:rsid w:val="004365A5"/>
    <w:rsid w:val="00440312"/>
    <w:rsid w:val="0044058C"/>
    <w:rsid w:val="00441193"/>
    <w:rsid w:val="0044187E"/>
    <w:rsid w:val="00442771"/>
    <w:rsid w:val="00443F90"/>
    <w:rsid w:val="0044571A"/>
    <w:rsid w:val="00446B01"/>
    <w:rsid w:val="00450BEF"/>
    <w:rsid w:val="00452178"/>
    <w:rsid w:val="00452E42"/>
    <w:rsid w:val="0045379F"/>
    <w:rsid w:val="00454213"/>
    <w:rsid w:val="00455F63"/>
    <w:rsid w:val="004565E6"/>
    <w:rsid w:val="00456833"/>
    <w:rsid w:val="0046020A"/>
    <w:rsid w:val="00461C35"/>
    <w:rsid w:val="0046216E"/>
    <w:rsid w:val="00463C12"/>
    <w:rsid w:val="00464553"/>
    <w:rsid w:val="00465879"/>
    <w:rsid w:val="00465C03"/>
    <w:rsid w:val="0046625D"/>
    <w:rsid w:val="004667EA"/>
    <w:rsid w:val="0046774F"/>
    <w:rsid w:val="00467906"/>
    <w:rsid w:val="004700F9"/>
    <w:rsid w:val="00471A91"/>
    <w:rsid w:val="00471E84"/>
    <w:rsid w:val="0047399A"/>
    <w:rsid w:val="00473B2A"/>
    <w:rsid w:val="0047579C"/>
    <w:rsid w:val="00475D06"/>
    <w:rsid w:val="004769F8"/>
    <w:rsid w:val="0048197A"/>
    <w:rsid w:val="00484148"/>
    <w:rsid w:val="004843DF"/>
    <w:rsid w:val="004848EA"/>
    <w:rsid w:val="00486FE3"/>
    <w:rsid w:val="00487A41"/>
    <w:rsid w:val="00491784"/>
    <w:rsid w:val="00492B38"/>
    <w:rsid w:val="00492D30"/>
    <w:rsid w:val="00492ED9"/>
    <w:rsid w:val="004935CE"/>
    <w:rsid w:val="00493EE8"/>
    <w:rsid w:val="00494AE5"/>
    <w:rsid w:val="00496480"/>
    <w:rsid w:val="004966F6"/>
    <w:rsid w:val="00496E27"/>
    <w:rsid w:val="004A0505"/>
    <w:rsid w:val="004A05CC"/>
    <w:rsid w:val="004A0763"/>
    <w:rsid w:val="004A1652"/>
    <w:rsid w:val="004A4BA9"/>
    <w:rsid w:val="004A55CF"/>
    <w:rsid w:val="004A6144"/>
    <w:rsid w:val="004A6935"/>
    <w:rsid w:val="004A6B42"/>
    <w:rsid w:val="004B03B8"/>
    <w:rsid w:val="004B06EC"/>
    <w:rsid w:val="004B0808"/>
    <w:rsid w:val="004B2FC4"/>
    <w:rsid w:val="004B5A7E"/>
    <w:rsid w:val="004B7618"/>
    <w:rsid w:val="004C1B20"/>
    <w:rsid w:val="004C65B3"/>
    <w:rsid w:val="004C66AD"/>
    <w:rsid w:val="004D3850"/>
    <w:rsid w:val="004D4FAB"/>
    <w:rsid w:val="004D5830"/>
    <w:rsid w:val="004D6FAC"/>
    <w:rsid w:val="004E15D9"/>
    <w:rsid w:val="004E3D61"/>
    <w:rsid w:val="004E4926"/>
    <w:rsid w:val="004E631A"/>
    <w:rsid w:val="004E669E"/>
    <w:rsid w:val="004F1BB8"/>
    <w:rsid w:val="004F3A2B"/>
    <w:rsid w:val="004F3B63"/>
    <w:rsid w:val="004F66FB"/>
    <w:rsid w:val="00500209"/>
    <w:rsid w:val="0050060C"/>
    <w:rsid w:val="00500DF7"/>
    <w:rsid w:val="00503B17"/>
    <w:rsid w:val="00504A0B"/>
    <w:rsid w:val="0050639F"/>
    <w:rsid w:val="00507F38"/>
    <w:rsid w:val="005131A7"/>
    <w:rsid w:val="005167BD"/>
    <w:rsid w:val="00516BFE"/>
    <w:rsid w:val="00520298"/>
    <w:rsid w:val="00524DC1"/>
    <w:rsid w:val="005255A1"/>
    <w:rsid w:val="00525C07"/>
    <w:rsid w:val="0052616F"/>
    <w:rsid w:val="00526973"/>
    <w:rsid w:val="0052746E"/>
    <w:rsid w:val="00532BD7"/>
    <w:rsid w:val="00533257"/>
    <w:rsid w:val="00533C1E"/>
    <w:rsid w:val="00534065"/>
    <w:rsid w:val="005350BB"/>
    <w:rsid w:val="00536113"/>
    <w:rsid w:val="00536246"/>
    <w:rsid w:val="00536D39"/>
    <w:rsid w:val="00540AFF"/>
    <w:rsid w:val="005417D0"/>
    <w:rsid w:val="00541B62"/>
    <w:rsid w:val="005449D9"/>
    <w:rsid w:val="005466AB"/>
    <w:rsid w:val="00547B89"/>
    <w:rsid w:val="00551CBB"/>
    <w:rsid w:val="00551E5A"/>
    <w:rsid w:val="00551E8C"/>
    <w:rsid w:val="005552D9"/>
    <w:rsid w:val="00555C29"/>
    <w:rsid w:val="00556F64"/>
    <w:rsid w:val="00560022"/>
    <w:rsid w:val="00560959"/>
    <w:rsid w:val="00562DED"/>
    <w:rsid w:val="00563195"/>
    <w:rsid w:val="00567EB7"/>
    <w:rsid w:val="005732EC"/>
    <w:rsid w:val="00573CC8"/>
    <w:rsid w:val="00573F5C"/>
    <w:rsid w:val="005750B9"/>
    <w:rsid w:val="00575713"/>
    <w:rsid w:val="00576361"/>
    <w:rsid w:val="00576C5E"/>
    <w:rsid w:val="00580A03"/>
    <w:rsid w:val="005821B4"/>
    <w:rsid w:val="005826A4"/>
    <w:rsid w:val="00583546"/>
    <w:rsid w:val="0058441F"/>
    <w:rsid w:val="00584574"/>
    <w:rsid w:val="00585F63"/>
    <w:rsid w:val="00590236"/>
    <w:rsid w:val="005908DF"/>
    <w:rsid w:val="0059625C"/>
    <w:rsid w:val="00596A0B"/>
    <w:rsid w:val="0059748C"/>
    <w:rsid w:val="00597E80"/>
    <w:rsid w:val="005A0C8E"/>
    <w:rsid w:val="005A2599"/>
    <w:rsid w:val="005A3083"/>
    <w:rsid w:val="005A510C"/>
    <w:rsid w:val="005A520B"/>
    <w:rsid w:val="005A72B7"/>
    <w:rsid w:val="005B0AEC"/>
    <w:rsid w:val="005B0C26"/>
    <w:rsid w:val="005B16C1"/>
    <w:rsid w:val="005B29DB"/>
    <w:rsid w:val="005B5591"/>
    <w:rsid w:val="005B5B58"/>
    <w:rsid w:val="005B71D8"/>
    <w:rsid w:val="005B7733"/>
    <w:rsid w:val="005B77CC"/>
    <w:rsid w:val="005C1C7A"/>
    <w:rsid w:val="005C220F"/>
    <w:rsid w:val="005C3E89"/>
    <w:rsid w:val="005C440D"/>
    <w:rsid w:val="005C45F9"/>
    <w:rsid w:val="005C50CC"/>
    <w:rsid w:val="005C68E1"/>
    <w:rsid w:val="005C7A5C"/>
    <w:rsid w:val="005C7C27"/>
    <w:rsid w:val="005D19D3"/>
    <w:rsid w:val="005D2029"/>
    <w:rsid w:val="005D2DCF"/>
    <w:rsid w:val="005D34C0"/>
    <w:rsid w:val="005D3567"/>
    <w:rsid w:val="005D3E11"/>
    <w:rsid w:val="005D4230"/>
    <w:rsid w:val="005D4C4B"/>
    <w:rsid w:val="005D62FB"/>
    <w:rsid w:val="005D651C"/>
    <w:rsid w:val="005D7758"/>
    <w:rsid w:val="005D7AC2"/>
    <w:rsid w:val="005D7F52"/>
    <w:rsid w:val="005E03D2"/>
    <w:rsid w:val="005E0532"/>
    <w:rsid w:val="005E0E53"/>
    <w:rsid w:val="005E215B"/>
    <w:rsid w:val="005E4959"/>
    <w:rsid w:val="005E5896"/>
    <w:rsid w:val="005E58C0"/>
    <w:rsid w:val="005E7370"/>
    <w:rsid w:val="005E7729"/>
    <w:rsid w:val="005E7DC4"/>
    <w:rsid w:val="005F02B9"/>
    <w:rsid w:val="005F3412"/>
    <w:rsid w:val="005F4CE1"/>
    <w:rsid w:val="005F583A"/>
    <w:rsid w:val="005F64B6"/>
    <w:rsid w:val="005F77FB"/>
    <w:rsid w:val="00601E65"/>
    <w:rsid w:val="0060583E"/>
    <w:rsid w:val="006058AF"/>
    <w:rsid w:val="00606892"/>
    <w:rsid w:val="00607643"/>
    <w:rsid w:val="00607EF2"/>
    <w:rsid w:val="0061111B"/>
    <w:rsid w:val="00611903"/>
    <w:rsid w:val="00611FDF"/>
    <w:rsid w:val="00612B03"/>
    <w:rsid w:val="00612CDE"/>
    <w:rsid w:val="0061331D"/>
    <w:rsid w:val="00614003"/>
    <w:rsid w:val="0061463B"/>
    <w:rsid w:val="00615786"/>
    <w:rsid w:val="006158F1"/>
    <w:rsid w:val="00616010"/>
    <w:rsid w:val="00616687"/>
    <w:rsid w:val="00616C9E"/>
    <w:rsid w:val="006173C1"/>
    <w:rsid w:val="00620723"/>
    <w:rsid w:val="0062143A"/>
    <w:rsid w:val="00623195"/>
    <w:rsid w:val="006233AA"/>
    <w:rsid w:val="00623EDD"/>
    <w:rsid w:val="00624564"/>
    <w:rsid w:val="00626F84"/>
    <w:rsid w:val="00627221"/>
    <w:rsid w:val="00630E7A"/>
    <w:rsid w:val="00632179"/>
    <w:rsid w:val="006333F5"/>
    <w:rsid w:val="00633FF5"/>
    <w:rsid w:val="0063431A"/>
    <w:rsid w:val="00635526"/>
    <w:rsid w:val="00636161"/>
    <w:rsid w:val="00637995"/>
    <w:rsid w:val="00637F45"/>
    <w:rsid w:val="006414F1"/>
    <w:rsid w:val="006434B0"/>
    <w:rsid w:val="00644C15"/>
    <w:rsid w:val="006455AB"/>
    <w:rsid w:val="00645BE4"/>
    <w:rsid w:val="00651E11"/>
    <w:rsid w:val="00651E9F"/>
    <w:rsid w:val="00653F69"/>
    <w:rsid w:val="0065513D"/>
    <w:rsid w:val="00655D03"/>
    <w:rsid w:val="00656854"/>
    <w:rsid w:val="00656D12"/>
    <w:rsid w:val="0066212D"/>
    <w:rsid w:val="00662751"/>
    <w:rsid w:val="00665202"/>
    <w:rsid w:val="00666368"/>
    <w:rsid w:val="00667C13"/>
    <w:rsid w:val="006701BB"/>
    <w:rsid w:val="00672273"/>
    <w:rsid w:val="00673710"/>
    <w:rsid w:val="00674B0B"/>
    <w:rsid w:val="00675350"/>
    <w:rsid w:val="006765E4"/>
    <w:rsid w:val="00677169"/>
    <w:rsid w:val="00681E65"/>
    <w:rsid w:val="006820DD"/>
    <w:rsid w:val="006841D2"/>
    <w:rsid w:val="00684307"/>
    <w:rsid w:val="0068467F"/>
    <w:rsid w:val="00684D4C"/>
    <w:rsid w:val="00686439"/>
    <w:rsid w:val="00686DF9"/>
    <w:rsid w:val="006875C6"/>
    <w:rsid w:val="006906FE"/>
    <w:rsid w:val="00690E7F"/>
    <w:rsid w:val="00690FFF"/>
    <w:rsid w:val="006914F8"/>
    <w:rsid w:val="00691A4D"/>
    <w:rsid w:val="00691BB8"/>
    <w:rsid w:val="00692D83"/>
    <w:rsid w:val="00692F50"/>
    <w:rsid w:val="0069328A"/>
    <w:rsid w:val="00693F3C"/>
    <w:rsid w:val="00694866"/>
    <w:rsid w:val="00694983"/>
    <w:rsid w:val="00695A76"/>
    <w:rsid w:val="00696C26"/>
    <w:rsid w:val="00697C4A"/>
    <w:rsid w:val="006A1D7C"/>
    <w:rsid w:val="006A3444"/>
    <w:rsid w:val="006A363D"/>
    <w:rsid w:val="006A4A2D"/>
    <w:rsid w:val="006A5B6D"/>
    <w:rsid w:val="006A6464"/>
    <w:rsid w:val="006A68FE"/>
    <w:rsid w:val="006B30B6"/>
    <w:rsid w:val="006B4836"/>
    <w:rsid w:val="006B676A"/>
    <w:rsid w:val="006C1306"/>
    <w:rsid w:val="006C1C86"/>
    <w:rsid w:val="006C461C"/>
    <w:rsid w:val="006C47FA"/>
    <w:rsid w:val="006C4A35"/>
    <w:rsid w:val="006D0D0D"/>
    <w:rsid w:val="006D220E"/>
    <w:rsid w:val="006D3253"/>
    <w:rsid w:val="006D41F6"/>
    <w:rsid w:val="006D5BB8"/>
    <w:rsid w:val="006D7A00"/>
    <w:rsid w:val="006E0E5E"/>
    <w:rsid w:val="006E2110"/>
    <w:rsid w:val="006E25AD"/>
    <w:rsid w:val="006E36FF"/>
    <w:rsid w:val="006E3C39"/>
    <w:rsid w:val="006E424D"/>
    <w:rsid w:val="006E4F0C"/>
    <w:rsid w:val="006E5F59"/>
    <w:rsid w:val="006E7DCA"/>
    <w:rsid w:val="006F069E"/>
    <w:rsid w:val="006F0ED5"/>
    <w:rsid w:val="006F227B"/>
    <w:rsid w:val="006F29B2"/>
    <w:rsid w:val="006F6309"/>
    <w:rsid w:val="006F6C3F"/>
    <w:rsid w:val="006F78CE"/>
    <w:rsid w:val="006F7BEB"/>
    <w:rsid w:val="006F7E0E"/>
    <w:rsid w:val="00700A1B"/>
    <w:rsid w:val="007019CC"/>
    <w:rsid w:val="00703A2E"/>
    <w:rsid w:val="00703D2F"/>
    <w:rsid w:val="00703D85"/>
    <w:rsid w:val="007048C8"/>
    <w:rsid w:val="00705647"/>
    <w:rsid w:val="00705A1F"/>
    <w:rsid w:val="00706E13"/>
    <w:rsid w:val="00710218"/>
    <w:rsid w:val="00710616"/>
    <w:rsid w:val="00712116"/>
    <w:rsid w:val="00713B4E"/>
    <w:rsid w:val="00713F1D"/>
    <w:rsid w:val="0071498B"/>
    <w:rsid w:val="00714B1F"/>
    <w:rsid w:val="00717614"/>
    <w:rsid w:val="00722788"/>
    <w:rsid w:val="00722EBD"/>
    <w:rsid w:val="00723B65"/>
    <w:rsid w:val="00724CB8"/>
    <w:rsid w:val="00725AC4"/>
    <w:rsid w:val="0072776E"/>
    <w:rsid w:val="00727A37"/>
    <w:rsid w:val="0073026A"/>
    <w:rsid w:val="00731676"/>
    <w:rsid w:val="007321BC"/>
    <w:rsid w:val="00732CB1"/>
    <w:rsid w:val="0073322E"/>
    <w:rsid w:val="007334AD"/>
    <w:rsid w:val="00734955"/>
    <w:rsid w:val="007353A6"/>
    <w:rsid w:val="00735E50"/>
    <w:rsid w:val="00736421"/>
    <w:rsid w:val="00740C45"/>
    <w:rsid w:val="00742602"/>
    <w:rsid w:val="00743C6F"/>
    <w:rsid w:val="0074500B"/>
    <w:rsid w:val="00746060"/>
    <w:rsid w:val="007466A0"/>
    <w:rsid w:val="00746A00"/>
    <w:rsid w:val="00746AFE"/>
    <w:rsid w:val="00746E0B"/>
    <w:rsid w:val="00750C2E"/>
    <w:rsid w:val="00752013"/>
    <w:rsid w:val="00752581"/>
    <w:rsid w:val="007536EE"/>
    <w:rsid w:val="00753EE2"/>
    <w:rsid w:val="007542A7"/>
    <w:rsid w:val="00756CB8"/>
    <w:rsid w:val="00757929"/>
    <w:rsid w:val="007604C3"/>
    <w:rsid w:val="007612E9"/>
    <w:rsid w:val="0076160D"/>
    <w:rsid w:val="00761B0B"/>
    <w:rsid w:val="00761B29"/>
    <w:rsid w:val="007639C1"/>
    <w:rsid w:val="00764179"/>
    <w:rsid w:val="00764C72"/>
    <w:rsid w:val="00765F35"/>
    <w:rsid w:val="0076636A"/>
    <w:rsid w:val="0076722C"/>
    <w:rsid w:val="00767788"/>
    <w:rsid w:val="00772895"/>
    <w:rsid w:val="00775159"/>
    <w:rsid w:val="00775B25"/>
    <w:rsid w:val="00776623"/>
    <w:rsid w:val="00776DB3"/>
    <w:rsid w:val="00777862"/>
    <w:rsid w:val="007803B7"/>
    <w:rsid w:val="007804B1"/>
    <w:rsid w:val="00780B1B"/>
    <w:rsid w:val="0078127E"/>
    <w:rsid w:val="00785816"/>
    <w:rsid w:val="00786D61"/>
    <w:rsid w:val="007910A7"/>
    <w:rsid w:val="00792198"/>
    <w:rsid w:val="007922EA"/>
    <w:rsid w:val="00792E37"/>
    <w:rsid w:val="00793720"/>
    <w:rsid w:val="007939C6"/>
    <w:rsid w:val="00793CC4"/>
    <w:rsid w:val="007943B7"/>
    <w:rsid w:val="007948FA"/>
    <w:rsid w:val="00796B4E"/>
    <w:rsid w:val="007A07F9"/>
    <w:rsid w:val="007A18F4"/>
    <w:rsid w:val="007A2712"/>
    <w:rsid w:val="007A43E3"/>
    <w:rsid w:val="007A4C41"/>
    <w:rsid w:val="007A51E8"/>
    <w:rsid w:val="007A5A49"/>
    <w:rsid w:val="007A7B5D"/>
    <w:rsid w:val="007B2BD2"/>
    <w:rsid w:val="007B3053"/>
    <w:rsid w:val="007B3804"/>
    <w:rsid w:val="007B5968"/>
    <w:rsid w:val="007B6490"/>
    <w:rsid w:val="007B6951"/>
    <w:rsid w:val="007B79CF"/>
    <w:rsid w:val="007C0101"/>
    <w:rsid w:val="007C01BB"/>
    <w:rsid w:val="007C28B5"/>
    <w:rsid w:val="007C2D08"/>
    <w:rsid w:val="007C61CB"/>
    <w:rsid w:val="007C6718"/>
    <w:rsid w:val="007C726D"/>
    <w:rsid w:val="007C7793"/>
    <w:rsid w:val="007D0DF6"/>
    <w:rsid w:val="007D1964"/>
    <w:rsid w:val="007D3794"/>
    <w:rsid w:val="007D3A1B"/>
    <w:rsid w:val="007D3E35"/>
    <w:rsid w:val="007D5430"/>
    <w:rsid w:val="007D7443"/>
    <w:rsid w:val="007E06E0"/>
    <w:rsid w:val="007E12C8"/>
    <w:rsid w:val="007E1B05"/>
    <w:rsid w:val="007E2969"/>
    <w:rsid w:val="007E2977"/>
    <w:rsid w:val="007E3B9D"/>
    <w:rsid w:val="007E5297"/>
    <w:rsid w:val="007E663A"/>
    <w:rsid w:val="007E67BD"/>
    <w:rsid w:val="007E6F14"/>
    <w:rsid w:val="007E7444"/>
    <w:rsid w:val="007E7AC9"/>
    <w:rsid w:val="007E7B93"/>
    <w:rsid w:val="007F009B"/>
    <w:rsid w:val="007F07CA"/>
    <w:rsid w:val="007F0B83"/>
    <w:rsid w:val="007F20A2"/>
    <w:rsid w:val="007F2919"/>
    <w:rsid w:val="007F39A1"/>
    <w:rsid w:val="007F5202"/>
    <w:rsid w:val="007F5725"/>
    <w:rsid w:val="007F6842"/>
    <w:rsid w:val="007F6994"/>
    <w:rsid w:val="00800A68"/>
    <w:rsid w:val="00800D44"/>
    <w:rsid w:val="008017C6"/>
    <w:rsid w:val="00801E35"/>
    <w:rsid w:val="00802563"/>
    <w:rsid w:val="00803A24"/>
    <w:rsid w:val="00804EB2"/>
    <w:rsid w:val="00806B3C"/>
    <w:rsid w:val="008075F8"/>
    <w:rsid w:val="0081126B"/>
    <w:rsid w:val="00812134"/>
    <w:rsid w:val="008122A2"/>
    <w:rsid w:val="00813BFB"/>
    <w:rsid w:val="0081551F"/>
    <w:rsid w:val="008157BD"/>
    <w:rsid w:val="00815EC3"/>
    <w:rsid w:val="00816D7F"/>
    <w:rsid w:val="00816E33"/>
    <w:rsid w:val="008208CC"/>
    <w:rsid w:val="00821D99"/>
    <w:rsid w:val="008225BD"/>
    <w:rsid w:val="0082293E"/>
    <w:rsid w:val="008235CD"/>
    <w:rsid w:val="00823659"/>
    <w:rsid w:val="008246C5"/>
    <w:rsid w:val="008246E9"/>
    <w:rsid w:val="008268BB"/>
    <w:rsid w:val="00827AF7"/>
    <w:rsid w:val="00830FB1"/>
    <w:rsid w:val="00832E97"/>
    <w:rsid w:val="008337DB"/>
    <w:rsid w:val="00835A21"/>
    <w:rsid w:val="00836B46"/>
    <w:rsid w:val="00836FCA"/>
    <w:rsid w:val="00837B06"/>
    <w:rsid w:val="00837F5E"/>
    <w:rsid w:val="00841640"/>
    <w:rsid w:val="00843460"/>
    <w:rsid w:val="008461ED"/>
    <w:rsid w:val="0085218E"/>
    <w:rsid w:val="008534EB"/>
    <w:rsid w:val="00855351"/>
    <w:rsid w:val="008558D1"/>
    <w:rsid w:val="00856362"/>
    <w:rsid w:val="00856795"/>
    <w:rsid w:val="00860CE2"/>
    <w:rsid w:val="00862BB3"/>
    <w:rsid w:val="00862D26"/>
    <w:rsid w:val="00864801"/>
    <w:rsid w:val="00864FC5"/>
    <w:rsid w:val="008652D2"/>
    <w:rsid w:val="008679EC"/>
    <w:rsid w:val="00870FC2"/>
    <w:rsid w:val="0087228A"/>
    <w:rsid w:val="008722CB"/>
    <w:rsid w:val="008736A7"/>
    <w:rsid w:val="00873788"/>
    <w:rsid w:val="00873823"/>
    <w:rsid w:val="00874F42"/>
    <w:rsid w:val="00875C2A"/>
    <w:rsid w:val="00880F1C"/>
    <w:rsid w:val="00881B2F"/>
    <w:rsid w:val="00883618"/>
    <w:rsid w:val="0088373A"/>
    <w:rsid w:val="00884950"/>
    <w:rsid w:val="00886853"/>
    <w:rsid w:val="0089043C"/>
    <w:rsid w:val="00893118"/>
    <w:rsid w:val="00894490"/>
    <w:rsid w:val="0089783F"/>
    <w:rsid w:val="00897F58"/>
    <w:rsid w:val="008A16D7"/>
    <w:rsid w:val="008A25FA"/>
    <w:rsid w:val="008A2890"/>
    <w:rsid w:val="008A4DA0"/>
    <w:rsid w:val="008A59CE"/>
    <w:rsid w:val="008A6247"/>
    <w:rsid w:val="008A702B"/>
    <w:rsid w:val="008B176D"/>
    <w:rsid w:val="008B1BFA"/>
    <w:rsid w:val="008B40BD"/>
    <w:rsid w:val="008B51E7"/>
    <w:rsid w:val="008B7B0F"/>
    <w:rsid w:val="008C08D3"/>
    <w:rsid w:val="008C1734"/>
    <w:rsid w:val="008C2108"/>
    <w:rsid w:val="008C214F"/>
    <w:rsid w:val="008C2589"/>
    <w:rsid w:val="008C4229"/>
    <w:rsid w:val="008C4787"/>
    <w:rsid w:val="008C4BA7"/>
    <w:rsid w:val="008C57B9"/>
    <w:rsid w:val="008C5E97"/>
    <w:rsid w:val="008D18A9"/>
    <w:rsid w:val="008D18B4"/>
    <w:rsid w:val="008D4168"/>
    <w:rsid w:val="008D4EEA"/>
    <w:rsid w:val="008D7EDB"/>
    <w:rsid w:val="008D7FD7"/>
    <w:rsid w:val="008E2CF5"/>
    <w:rsid w:val="008E332F"/>
    <w:rsid w:val="008E429D"/>
    <w:rsid w:val="008E56B6"/>
    <w:rsid w:val="008E5F5C"/>
    <w:rsid w:val="008E6013"/>
    <w:rsid w:val="008F0174"/>
    <w:rsid w:val="008F0192"/>
    <w:rsid w:val="008F0338"/>
    <w:rsid w:val="008F033D"/>
    <w:rsid w:val="008F035A"/>
    <w:rsid w:val="008F1A0B"/>
    <w:rsid w:val="008F1CD0"/>
    <w:rsid w:val="008F2EFA"/>
    <w:rsid w:val="008F5EC0"/>
    <w:rsid w:val="008F666F"/>
    <w:rsid w:val="008F720E"/>
    <w:rsid w:val="009024D3"/>
    <w:rsid w:val="00902F4B"/>
    <w:rsid w:val="00903741"/>
    <w:rsid w:val="00903876"/>
    <w:rsid w:val="00906955"/>
    <w:rsid w:val="00910045"/>
    <w:rsid w:val="00910737"/>
    <w:rsid w:val="00914930"/>
    <w:rsid w:val="009213C2"/>
    <w:rsid w:val="009213F1"/>
    <w:rsid w:val="009224CA"/>
    <w:rsid w:val="00923075"/>
    <w:rsid w:val="009248D6"/>
    <w:rsid w:val="009249E9"/>
    <w:rsid w:val="00927D2E"/>
    <w:rsid w:val="009310FE"/>
    <w:rsid w:val="0093203E"/>
    <w:rsid w:val="00933702"/>
    <w:rsid w:val="00933A0E"/>
    <w:rsid w:val="00934094"/>
    <w:rsid w:val="009346AE"/>
    <w:rsid w:val="00934CD5"/>
    <w:rsid w:val="009353EF"/>
    <w:rsid w:val="00936075"/>
    <w:rsid w:val="00940086"/>
    <w:rsid w:val="00943143"/>
    <w:rsid w:val="00943F70"/>
    <w:rsid w:val="0094726B"/>
    <w:rsid w:val="00950A41"/>
    <w:rsid w:val="00951460"/>
    <w:rsid w:val="00952771"/>
    <w:rsid w:val="009533CB"/>
    <w:rsid w:val="00953B78"/>
    <w:rsid w:val="00953CDA"/>
    <w:rsid w:val="00954981"/>
    <w:rsid w:val="00956377"/>
    <w:rsid w:val="0095657C"/>
    <w:rsid w:val="009569EC"/>
    <w:rsid w:val="00960A35"/>
    <w:rsid w:val="00960C99"/>
    <w:rsid w:val="00961D20"/>
    <w:rsid w:val="00961D2F"/>
    <w:rsid w:val="00962853"/>
    <w:rsid w:val="00962E90"/>
    <w:rsid w:val="00963440"/>
    <w:rsid w:val="00963DE6"/>
    <w:rsid w:val="0096412B"/>
    <w:rsid w:val="00965BB5"/>
    <w:rsid w:val="00967EB5"/>
    <w:rsid w:val="00970FEF"/>
    <w:rsid w:val="0097302E"/>
    <w:rsid w:val="00974463"/>
    <w:rsid w:val="00974F71"/>
    <w:rsid w:val="00975898"/>
    <w:rsid w:val="00975BAA"/>
    <w:rsid w:val="0097760C"/>
    <w:rsid w:val="009801E5"/>
    <w:rsid w:val="00980841"/>
    <w:rsid w:val="00981446"/>
    <w:rsid w:val="00981D11"/>
    <w:rsid w:val="00981E12"/>
    <w:rsid w:val="009832E5"/>
    <w:rsid w:val="0098499E"/>
    <w:rsid w:val="00991185"/>
    <w:rsid w:val="00991817"/>
    <w:rsid w:val="00991BD9"/>
    <w:rsid w:val="00993D48"/>
    <w:rsid w:val="00994FA0"/>
    <w:rsid w:val="009968F3"/>
    <w:rsid w:val="00996B7D"/>
    <w:rsid w:val="00996DE0"/>
    <w:rsid w:val="009A1271"/>
    <w:rsid w:val="009A12DD"/>
    <w:rsid w:val="009A1539"/>
    <w:rsid w:val="009A2847"/>
    <w:rsid w:val="009A28E1"/>
    <w:rsid w:val="009A3479"/>
    <w:rsid w:val="009A38E4"/>
    <w:rsid w:val="009A396B"/>
    <w:rsid w:val="009A5989"/>
    <w:rsid w:val="009A6920"/>
    <w:rsid w:val="009A6E4F"/>
    <w:rsid w:val="009B0447"/>
    <w:rsid w:val="009B0C5B"/>
    <w:rsid w:val="009B0EFB"/>
    <w:rsid w:val="009B227A"/>
    <w:rsid w:val="009B22C3"/>
    <w:rsid w:val="009B2A52"/>
    <w:rsid w:val="009B2CFB"/>
    <w:rsid w:val="009B4231"/>
    <w:rsid w:val="009B46CE"/>
    <w:rsid w:val="009B4954"/>
    <w:rsid w:val="009B4ADF"/>
    <w:rsid w:val="009B52AF"/>
    <w:rsid w:val="009B56A0"/>
    <w:rsid w:val="009B58E3"/>
    <w:rsid w:val="009B5A78"/>
    <w:rsid w:val="009B5E2C"/>
    <w:rsid w:val="009B60D5"/>
    <w:rsid w:val="009B6925"/>
    <w:rsid w:val="009C04C6"/>
    <w:rsid w:val="009C21B8"/>
    <w:rsid w:val="009C50FD"/>
    <w:rsid w:val="009C5C82"/>
    <w:rsid w:val="009D0392"/>
    <w:rsid w:val="009D0612"/>
    <w:rsid w:val="009D273C"/>
    <w:rsid w:val="009D29EE"/>
    <w:rsid w:val="009D3806"/>
    <w:rsid w:val="009D4828"/>
    <w:rsid w:val="009D638D"/>
    <w:rsid w:val="009D68E7"/>
    <w:rsid w:val="009E03F5"/>
    <w:rsid w:val="009E091C"/>
    <w:rsid w:val="009E14A8"/>
    <w:rsid w:val="009E2818"/>
    <w:rsid w:val="009E2882"/>
    <w:rsid w:val="009E3650"/>
    <w:rsid w:val="009E3A33"/>
    <w:rsid w:val="009E3BD8"/>
    <w:rsid w:val="009E4DDD"/>
    <w:rsid w:val="009E5265"/>
    <w:rsid w:val="009E59F9"/>
    <w:rsid w:val="009E64F9"/>
    <w:rsid w:val="009E7940"/>
    <w:rsid w:val="009E7C30"/>
    <w:rsid w:val="009E7FB7"/>
    <w:rsid w:val="009F19E0"/>
    <w:rsid w:val="009F232A"/>
    <w:rsid w:val="009F2BEE"/>
    <w:rsid w:val="009F3200"/>
    <w:rsid w:val="009F3385"/>
    <w:rsid w:val="009F361C"/>
    <w:rsid w:val="009F3D75"/>
    <w:rsid w:val="009F4557"/>
    <w:rsid w:val="009F52DC"/>
    <w:rsid w:val="009F64B1"/>
    <w:rsid w:val="009F6C6D"/>
    <w:rsid w:val="009F7106"/>
    <w:rsid w:val="00A00868"/>
    <w:rsid w:val="00A015B9"/>
    <w:rsid w:val="00A017AA"/>
    <w:rsid w:val="00A017F0"/>
    <w:rsid w:val="00A0235B"/>
    <w:rsid w:val="00A03CEE"/>
    <w:rsid w:val="00A065EC"/>
    <w:rsid w:val="00A122A7"/>
    <w:rsid w:val="00A12381"/>
    <w:rsid w:val="00A13CC9"/>
    <w:rsid w:val="00A14589"/>
    <w:rsid w:val="00A14BCE"/>
    <w:rsid w:val="00A172C9"/>
    <w:rsid w:val="00A20808"/>
    <w:rsid w:val="00A20FA2"/>
    <w:rsid w:val="00A218DE"/>
    <w:rsid w:val="00A25637"/>
    <w:rsid w:val="00A258C1"/>
    <w:rsid w:val="00A25EC3"/>
    <w:rsid w:val="00A278D2"/>
    <w:rsid w:val="00A312F6"/>
    <w:rsid w:val="00A32862"/>
    <w:rsid w:val="00A34CB6"/>
    <w:rsid w:val="00A36F6A"/>
    <w:rsid w:val="00A40B89"/>
    <w:rsid w:val="00A41018"/>
    <w:rsid w:val="00A42963"/>
    <w:rsid w:val="00A42FDA"/>
    <w:rsid w:val="00A43C56"/>
    <w:rsid w:val="00A45A71"/>
    <w:rsid w:val="00A45C79"/>
    <w:rsid w:val="00A46341"/>
    <w:rsid w:val="00A50797"/>
    <w:rsid w:val="00A5259A"/>
    <w:rsid w:val="00A530E5"/>
    <w:rsid w:val="00A535F8"/>
    <w:rsid w:val="00A56289"/>
    <w:rsid w:val="00A6053C"/>
    <w:rsid w:val="00A61B89"/>
    <w:rsid w:val="00A62D50"/>
    <w:rsid w:val="00A63554"/>
    <w:rsid w:val="00A65187"/>
    <w:rsid w:val="00A65205"/>
    <w:rsid w:val="00A65CC8"/>
    <w:rsid w:val="00A6663D"/>
    <w:rsid w:val="00A66AC2"/>
    <w:rsid w:val="00A66C7E"/>
    <w:rsid w:val="00A700E0"/>
    <w:rsid w:val="00A742C9"/>
    <w:rsid w:val="00A77317"/>
    <w:rsid w:val="00A80A1D"/>
    <w:rsid w:val="00A82A11"/>
    <w:rsid w:val="00A82DBA"/>
    <w:rsid w:val="00A848CD"/>
    <w:rsid w:val="00A86FF2"/>
    <w:rsid w:val="00A871C0"/>
    <w:rsid w:val="00A87CB3"/>
    <w:rsid w:val="00A905B1"/>
    <w:rsid w:val="00A90B47"/>
    <w:rsid w:val="00A90E85"/>
    <w:rsid w:val="00A91A8C"/>
    <w:rsid w:val="00A92154"/>
    <w:rsid w:val="00A92FD6"/>
    <w:rsid w:val="00A93055"/>
    <w:rsid w:val="00A93CDD"/>
    <w:rsid w:val="00A93DFC"/>
    <w:rsid w:val="00A94816"/>
    <w:rsid w:val="00A95F0D"/>
    <w:rsid w:val="00A96615"/>
    <w:rsid w:val="00A96B40"/>
    <w:rsid w:val="00A978F5"/>
    <w:rsid w:val="00A97FC9"/>
    <w:rsid w:val="00AA21B0"/>
    <w:rsid w:val="00AA2DC6"/>
    <w:rsid w:val="00AA3587"/>
    <w:rsid w:val="00AA45D2"/>
    <w:rsid w:val="00AA620D"/>
    <w:rsid w:val="00AA62DA"/>
    <w:rsid w:val="00AA6741"/>
    <w:rsid w:val="00AA68E3"/>
    <w:rsid w:val="00AA7F2D"/>
    <w:rsid w:val="00AB0108"/>
    <w:rsid w:val="00AB011A"/>
    <w:rsid w:val="00AB0E40"/>
    <w:rsid w:val="00AB291D"/>
    <w:rsid w:val="00AB3EDB"/>
    <w:rsid w:val="00AB51BA"/>
    <w:rsid w:val="00AB6AA9"/>
    <w:rsid w:val="00AB740D"/>
    <w:rsid w:val="00AB7B81"/>
    <w:rsid w:val="00AB7F58"/>
    <w:rsid w:val="00AC2D39"/>
    <w:rsid w:val="00AC2FB8"/>
    <w:rsid w:val="00AC33BD"/>
    <w:rsid w:val="00AC37B7"/>
    <w:rsid w:val="00AC41A7"/>
    <w:rsid w:val="00AC4F85"/>
    <w:rsid w:val="00AC57B8"/>
    <w:rsid w:val="00AC62C3"/>
    <w:rsid w:val="00AD09A3"/>
    <w:rsid w:val="00AD13A1"/>
    <w:rsid w:val="00AD1BE8"/>
    <w:rsid w:val="00AD1ED8"/>
    <w:rsid w:val="00AD2708"/>
    <w:rsid w:val="00AD35A2"/>
    <w:rsid w:val="00AD4FBC"/>
    <w:rsid w:val="00AD512E"/>
    <w:rsid w:val="00AD5773"/>
    <w:rsid w:val="00AD79D4"/>
    <w:rsid w:val="00AD7F65"/>
    <w:rsid w:val="00AE0D1F"/>
    <w:rsid w:val="00AE2C63"/>
    <w:rsid w:val="00AE2DD4"/>
    <w:rsid w:val="00AE2E04"/>
    <w:rsid w:val="00AE3510"/>
    <w:rsid w:val="00AE4628"/>
    <w:rsid w:val="00AE52E7"/>
    <w:rsid w:val="00AE55A8"/>
    <w:rsid w:val="00AF1D65"/>
    <w:rsid w:val="00AF2FFF"/>
    <w:rsid w:val="00AF3522"/>
    <w:rsid w:val="00AF382C"/>
    <w:rsid w:val="00AF4B5B"/>
    <w:rsid w:val="00AF5544"/>
    <w:rsid w:val="00AF5FF8"/>
    <w:rsid w:val="00AF6444"/>
    <w:rsid w:val="00AF6BEC"/>
    <w:rsid w:val="00AF7A64"/>
    <w:rsid w:val="00B001FE"/>
    <w:rsid w:val="00B00253"/>
    <w:rsid w:val="00B01137"/>
    <w:rsid w:val="00B01698"/>
    <w:rsid w:val="00B01977"/>
    <w:rsid w:val="00B01CD4"/>
    <w:rsid w:val="00B034A0"/>
    <w:rsid w:val="00B054B4"/>
    <w:rsid w:val="00B0559A"/>
    <w:rsid w:val="00B05C35"/>
    <w:rsid w:val="00B06C7B"/>
    <w:rsid w:val="00B0729A"/>
    <w:rsid w:val="00B07A12"/>
    <w:rsid w:val="00B100CC"/>
    <w:rsid w:val="00B1159C"/>
    <w:rsid w:val="00B1169A"/>
    <w:rsid w:val="00B1194A"/>
    <w:rsid w:val="00B122E4"/>
    <w:rsid w:val="00B132E8"/>
    <w:rsid w:val="00B13F3E"/>
    <w:rsid w:val="00B142F9"/>
    <w:rsid w:val="00B147BC"/>
    <w:rsid w:val="00B152C8"/>
    <w:rsid w:val="00B15CC7"/>
    <w:rsid w:val="00B16610"/>
    <w:rsid w:val="00B178C2"/>
    <w:rsid w:val="00B20D50"/>
    <w:rsid w:val="00B2101B"/>
    <w:rsid w:val="00B2226A"/>
    <w:rsid w:val="00B239A9"/>
    <w:rsid w:val="00B26CB2"/>
    <w:rsid w:val="00B31C18"/>
    <w:rsid w:val="00B32E57"/>
    <w:rsid w:val="00B33698"/>
    <w:rsid w:val="00B355F9"/>
    <w:rsid w:val="00B36316"/>
    <w:rsid w:val="00B372AD"/>
    <w:rsid w:val="00B37358"/>
    <w:rsid w:val="00B3781F"/>
    <w:rsid w:val="00B37F57"/>
    <w:rsid w:val="00B4002D"/>
    <w:rsid w:val="00B40177"/>
    <w:rsid w:val="00B40870"/>
    <w:rsid w:val="00B4265A"/>
    <w:rsid w:val="00B4309A"/>
    <w:rsid w:val="00B43483"/>
    <w:rsid w:val="00B44CBD"/>
    <w:rsid w:val="00B46591"/>
    <w:rsid w:val="00B47E65"/>
    <w:rsid w:val="00B50186"/>
    <w:rsid w:val="00B5047F"/>
    <w:rsid w:val="00B51B7A"/>
    <w:rsid w:val="00B51C4F"/>
    <w:rsid w:val="00B5210A"/>
    <w:rsid w:val="00B524F6"/>
    <w:rsid w:val="00B528C4"/>
    <w:rsid w:val="00B5486C"/>
    <w:rsid w:val="00B5530D"/>
    <w:rsid w:val="00B55375"/>
    <w:rsid w:val="00B55FE6"/>
    <w:rsid w:val="00B5738A"/>
    <w:rsid w:val="00B6007B"/>
    <w:rsid w:val="00B61444"/>
    <w:rsid w:val="00B70B76"/>
    <w:rsid w:val="00B73E1F"/>
    <w:rsid w:val="00B74475"/>
    <w:rsid w:val="00B746C7"/>
    <w:rsid w:val="00B748AC"/>
    <w:rsid w:val="00B80FBC"/>
    <w:rsid w:val="00B81A4D"/>
    <w:rsid w:val="00B826AF"/>
    <w:rsid w:val="00B8387C"/>
    <w:rsid w:val="00B843C7"/>
    <w:rsid w:val="00B855F2"/>
    <w:rsid w:val="00B857FD"/>
    <w:rsid w:val="00B859B1"/>
    <w:rsid w:val="00B85A01"/>
    <w:rsid w:val="00B90E58"/>
    <w:rsid w:val="00B91411"/>
    <w:rsid w:val="00B917D9"/>
    <w:rsid w:val="00B92EBF"/>
    <w:rsid w:val="00B97D96"/>
    <w:rsid w:val="00BA066C"/>
    <w:rsid w:val="00BA1CFE"/>
    <w:rsid w:val="00BA2B38"/>
    <w:rsid w:val="00BA386D"/>
    <w:rsid w:val="00BA3AA0"/>
    <w:rsid w:val="00BA3F8B"/>
    <w:rsid w:val="00BA44E2"/>
    <w:rsid w:val="00BA6156"/>
    <w:rsid w:val="00BB3AF0"/>
    <w:rsid w:val="00BB4524"/>
    <w:rsid w:val="00BB5978"/>
    <w:rsid w:val="00BB5F84"/>
    <w:rsid w:val="00BC0347"/>
    <w:rsid w:val="00BC1373"/>
    <w:rsid w:val="00BC1BE7"/>
    <w:rsid w:val="00BC2676"/>
    <w:rsid w:val="00BC4B06"/>
    <w:rsid w:val="00BC4B61"/>
    <w:rsid w:val="00BC4FD3"/>
    <w:rsid w:val="00BC510A"/>
    <w:rsid w:val="00BC5C78"/>
    <w:rsid w:val="00BC76E8"/>
    <w:rsid w:val="00BC7D17"/>
    <w:rsid w:val="00BC7D8F"/>
    <w:rsid w:val="00BC7EB8"/>
    <w:rsid w:val="00BD0161"/>
    <w:rsid w:val="00BD026D"/>
    <w:rsid w:val="00BD052B"/>
    <w:rsid w:val="00BD0B9A"/>
    <w:rsid w:val="00BD3783"/>
    <w:rsid w:val="00BD4ECC"/>
    <w:rsid w:val="00BD583F"/>
    <w:rsid w:val="00BD6F21"/>
    <w:rsid w:val="00BD7129"/>
    <w:rsid w:val="00BD751F"/>
    <w:rsid w:val="00BD7D52"/>
    <w:rsid w:val="00BE15D1"/>
    <w:rsid w:val="00BE25A1"/>
    <w:rsid w:val="00BE25D2"/>
    <w:rsid w:val="00BE416A"/>
    <w:rsid w:val="00BE6CEB"/>
    <w:rsid w:val="00BE7064"/>
    <w:rsid w:val="00BE7D9F"/>
    <w:rsid w:val="00BF0C67"/>
    <w:rsid w:val="00BF14E7"/>
    <w:rsid w:val="00BF3D27"/>
    <w:rsid w:val="00BF46F2"/>
    <w:rsid w:val="00BF648F"/>
    <w:rsid w:val="00BF738F"/>
    <w:rsid w:val="00BF74B3"/>
    <w:rsid w:val="00C01D9B"/>
    <w:rsid w:val="00C04E04"/>
    <w:rsid w:val="00C056F0"/>
    <w:rsid w:val="00C05751"/>
    <w:rsid w:val="00C0577D"/>
    <w:rsid w:val="00C06DDA"/>
    <w:rsid w:val="00C076DB"/>
    <w:rsid w:val="00C07703"/>
    <w:rsid w:val="00C10B3A"/>
    <w:rsid w:val="00C10BC7"/>
    <w:rsid w:val="00C14C10"/>
    <w:rsid w:val="00C153C8"/>
    <w:rsid w:val="00C15A54"/>
    <w:rsid w:val="00C15EAA"/>
    <w:rsid w:val="00C16280"/>
    <w:rsid w:val="00C17A39"/>
    <w:rsid w:val="00C20E74"/>
    <w:rsid w:val="00C22967"/>
    <w:rsid w:val="00C23E29"/>
    <w:rsid w:val="00C23EFA"/>
    <w:rsid w:val="00C27CA6"/>
    <w:rsid w:val="00C30FCC"/>
    <w:rsid w:val="00C33F6D"/>
    <w:rsid w:val="00C34576"/>
    <w:rsid w:val="00C351F8"/>
    <w:rsid w:val="00C37D4B"/>
    <w:rsid w:val="00C37FB3"/>
    <w:rsid w:val="00C40842"/>
    <w:rsid w:val="00C42220"/>
    <w:rsid w:val="00C44E1D"/>
    <w:rsid w:val="00C460FD"/>
    <w:rsid w:val="00C47675"/>
    <w:rsid w:val="00C511EB"/>
    <w:rsid w:val="00C52DBA"/>
    <w:rsid w:val="00C52EC0"/>
    <w:rsid w:val="00C53D93"/>
    <w:rsid w:val="00C53E5E"/>
    <w:rsid w:val="00C54719"/>
    <w:rsid w:val="00C54AA1"/>
    <w:rsid w:val="00C5540B"/>
    <w:rsid w:val="00C56252"/>
    <w:rsid w:val="00C566DE"/>
    <w:rsid w:val="00C57BA7"/>
    <w:rsid w:val="00C57CA6"/>
    <w:rsid w:val="00C6120D"/>
    <w:rsid w:val="00C614A5"/>
    <w:rsid w:val="00C63A2F"/>
    <w:rsid w:val="00C64814"/>
    <w:rsid w:val="00C65F91"/>
    <w:rsid w:val="00C66D92"/>
    <w:rsid w:val="00C733D7"/>
    <w:rsid w:val="00C735AB"/>
    <w:rsid w:val="00C73E09"/>
    <w:rsid w:val="00C73E5A"/>
    <w:rsid w:val="00C75279"/>
    <w:rsid w:val="00C75408"/>
    <w:rsid w:val="00C75695"/>
    <w:rsid w:val="00C75936"/>
    <w:rsid w:val="00C76216"/>
    <w:rsid w:val="00C772DF"/>
    <w:rsid w:val="00C777D5"/>
    <w:rsid w:val="00C77DBD"/>
    <w:rsid w:val="00C801A7"/>
    <w:rsid w:val="00C805AB"/>
    <w:rsid w:val="00C807E1"/>
    <w:rsid w:val="00C80E90"/>
    <w:rsid w:val="00C813DD"/>
    <w:rsid w:val="00C81B57"/>
    <w:rsid w:val="00C843C6"/>
    <w:rsid w:val="00C85C2B"/>
    <w:rsid w:val="00C85D01"/>
    <w:rsid w:val="00C8676F"/>
    <w:rsid w:val="00C869FF"/>
    <w:rsid w:val="00C86C4B"/>
    <w:rsid w:val="00C915D3"/>
    <w:rsid w:val="00C94C56"/>
    <w:rsid w:val="00C94FAB"/>
    <w:rsid w:val="00C96423"/>
    <w:rsid w:val="00C968FA"/>
    <w:rsid w:val="00C97D88"/>
    <w:rsid w:val="00CA0DE4"/>
    <w:rsid w:val="00CA195A"/>
    <w:rsid w:val="00CA291D"/>
    <w:rsid w:val="00CA29B3"/>
    <w:rsid w:val="00CA2CBE"/>
    <w:rsid w:val="00CA32B2"/>
    <w:rsid w:val="00CA7074"/>
    <w:rsid w:val="00CA73BA"/>
    <w:rsid w:val="00CA74E5"/>
    <w:rsid w:val="00CB0891"/>
    <w:rsid w:val="00CB129E"/>
    <w:rsid w:val="00CB164B"/>
    <w:rsid w:val="00CB1E1E"/>
    <w:rsid w:val="00CB2686"/>
    <w:rsid w:val="00CB3FAF"/>
    <w:rsid w:val="00CB46C5"/>
    <w:rsid w:val="00CB53E7"/>
    <w:rsid w:val="00CB646F"/>
    <w:rsid w:val="00CB68EA"/>
    <w:rsid w:val="00CC09E8"/>
    <w:rsid w:val="00CC1725"/>
    <w:rsid w:val="00CC20B6"/>
    <w:rsid w:val="00CC2B99"/>
    <w:rsid w:val="00CC4CE2"/>
    <w:rsid w:val="00CD045F"/>
    <w:rsid w:val="00CD2023"/>
    <w:rsid w:val="00CD3960"/>
    <w:rsid w:val="00CD46BC"/>
    <w:rsid w:val="00CD4C74"/>
    <w:rsid w:val="00CD5515"/>
    <w:rsid w:val="00CD737B"/>
    <w:rsid w:val="00CD78DB"/>
    <w:rsid w:val="00CE0B6C"/>
    <w:rsid w:val="00CE169B"/>
    <w:rsid w:val="00CE2088"/>
    <w:rsid w:val="00CE2792"/>
    <w:rsid w:val="00CE2BD8"/>
    <w:rsid w:val="00CE2D12"/>
    <w:rsid w:val="00CE7178"/>
    <w:rsid w:val="00CE72C6"/>
    <w:rsid w:val="00CE770E"/>
    <w:rsid w:val="00CF009E"/>
    <w:rsid w:val="00CF00E0"/>
    <w:rsid w:val="00CF3270"/>
    <w:rsid w:val="00CF37A2"/>
    <w:rsid w:val="00CF4EEB"/>
    <w:rsid w:val="00CF54D7"/>
    <w:rsid w:val="00CF5852"/>
    <w:rsid w:val="00CF716E"/>
    <w:rsid w:val="00D02249"/>
    <w:rsid w:val="00D03560"/>
    <w:rsid w:val="00D03768"/>
    <w:rsid w:val="00D04F12"/>
    <w:rsid w:val="00D0750B"/>
    <w:rsid w:val="00D102FE"/>
    <w:rsid w:val="00D1271D"/>
    <w:rsid w:val="00D128E5"/>
    <w:rsid w:val="00D135ED"/>
    <w:rsid w:val="00D16D47"/>
    <w:rsid w:val="00D2023B"/>
    <w:rsid w:val="00D21BAF"/>
    <w:rsid w:val="00D21E9C"/>
    <w:rsid w:val="00D23491"/>
    <w:rsid w:val="00D2349A"/>
    <w:rsid w:val="00D2454C"/>
    <w:rsid w:val="00D255FB"/>
    <w:rsid w:val="00D25B17"/>
    <w:rsid w:val="00D30213"/>
    <w:rsid w:val="00D313E5"/>
    <w:rsid w:val="00D32641"/>
    <w:rsid w:val="00D32C2E"/>
    <w:rsid w:val="00D33B04"/>
    <w:rsid w:val="00D349F0"/>
    <w:rsid w:val="00D37432"/>
    <w:rsid w:val="00D41508"/>
    <w:rsid w:val="00D41E14"/>
    <w:rsid w:val="00D42164"/>
    <w:rsid w:val="00D43C77"/>
    <w:rsid w:val="00D447F1"/>
    <w:rsid w:val="00D4654C"/>
    <w:rsid w:val="00D46A09"/>
    <w:rsid w:val="00D5024A"/>
    <w:rsid w:val="00D505B7"/>
    <w:rsid w:val="00D51309"/>
    <w:rsid w:val="00D51323"/>
    <w:rsid w:val="00D514A4"/>
    <w:rsid w:val="00D515EF"/>
    <w:rsid w:val="00D519BA"/>
    <w:rsid w:val="00D51B09"/>
    <w:rsid w:val="00D5248E"/>
    <w:rsid w:val="00D52607"/>
    <w:rsid w:val="00D5266B"/>
    <w:rsid w:val="00D52B42"/>
    <w:rsid w:val="00D52FE2"/>
    <w:rsid w:val="00D53B9E"/>
    <w:rsid w:val="00D554F5"/>
    <w:rsid w:val="00D561EA"/>
    <w:rsid w:val="00D5750E"/>
    <w:rsid w:val="00D60773"/>
    <w:rsid w:val="00D61392"/>
    <w:rsid w:val="00D63541"/>
    <w:rsid w:val="00D67687"/>
    <w:rsid w:val="00D67F3E"/>
    <w:rsid w:val="00D71DC8"/>
    <w:rsid w:val="00D72F68"/>
    <w:rsid w:val="00D745FB"/>
    <w:rsid w:val="00D77326"/>
    <w:rsid w:val="00D77A44"/>
    <w:rsid w:val="00D805B7"/>
    <w:rsid w:val="00D806B7"/>
    <w:rsid w:val="00D80AC4"/>
    <w:rsid w:val="00D815FC"/>
    <w:rsid w:val="00D81A68"/>
    <w:rsid w:val="00D8458A"/>
    <w:rsid w:val="00D84B91"/>
    <w:rsid w:val="00D85D8C"/>
    <w:rsid w:val="00D8607B"/>
    <w:rsid w:val="00D8634E"/>
    <w:rsid w:val="00D8760F"/>
    <w:rsid w:val="00D87B56"/>
    <w:rsid w:val="00D90F02"/>
    <w:rsid w:val="00D92E12"/>
    <w:rsid w:val="00D935AD"/>
    <w:rsid w:val="00D966F4"/>
    <w:rsid w:val="00D96B9A"/>
    <w:rsid w:val="00D970CE"/>
    <w:rsid w:val="00DA12EF"/>
    <w:rsid w:val="00DA257B"/>
    <w:rsid w:val="00DA3159"/>
    <w:rsid w:val="00DA4572"/>
    <w:rsid w:val="00DA4679"/>
    <w:rsid w:val="00DA62F7"/>
    <w:rsid w:val="00DA7059"/>
    <w:rsid w:val="00DA775B"/>
    <w:rsid w:val="00DB005D"/>
    <w:rsid w:val="00DB1628"/>
    <w:rsid w:val="00DB217A"/>
    <w:rsid w:val="00DB2751"/>
    <w:rsid w:val="00DB2932"/>
    <w:rsid w:val="00DB2C29"/>
    <w:rsid w:val="00DB3427"/>
    <w:rsid w:val="00DB34A5"/>
    <w:rsid w:val="00DB35A3"/>
    <w:rsid w:val="00DB3FA4"/>
    <w:rsid w:val="00DB4083"/>
    <w:rsid w:val="00DB500D"/>
    <w:rsid w:val="00DB57CD"/>
    <w:rsid w:val="00DB62D0"/>
    <w:rsid w:val="00DB6327"/>
    <w:rsid w:val="00DB79D4"/>
    <w:rsid w:val="00DC389B"/>
    <w:rsid w:val="00DC391E"/>
    <w:rsid w:val="00DC53E2"/>
    <w:rsid w:val="00DD2C9A"/>
    <w:rsid w:val="00DD2EEA"/>
    <w:rsid w:val="00DD3088"/>
    <w:rsid w:val="00DD447C"/>
    <w:rsid w:val="00DD594C"/>
    <w:rsid w:val="00DD6C10"/>
    <w:rsid w:val="00DD777D"/>
    <w:rsid w:val="00DD7B46"/>
    <w:rsid w:val="00DD7FA7"/>
    <w:rsid w:val="00DE0E9B"/>
    <w:rsid w:val="00DE2E07"/>
    <w:rsid w:val="00DE34F3"/>
    <w:rsid w:val="00DE3F15"/>
    <w:rsid w:val="00DE42F2"/>
    <w:rsid w:val="00DE494E"/>
    <w:rsid w:val="00DF03FF"/>
    <w:rsid w:val="00DF306B"/>
    <w:rsid w:val="00DF3CBD"/>
    <w:rsid w:val="00DF4531"/>
    <w:rsid w:val="00DF4D8D"/>
    <w:rsid w:val="00DF4EF0"/>
    <w:rsid w:val="00DF5B9A"/>
    <w:rsid w:val="00E00763"/>
    <w:rsid w:val="00E015AE"/>
    <w:rsid w:val="00E01EC4"/>
    <w:rsid w:val="00E02042"/>
    <w:rsid w:val="00E0219C"/>
    <w:rsid w:val="00E075EC"/>
    <w:rsid w:val="00E112D0"/>
    <w:rsid w:val="00E128E3"/>
    <w:rsid w:val="00E173B0"/>
    <w:rsid w:val="00E17834"/>
    <w:rsid w:val="00E20A97"/>
    <w:rsid w:val="00E2329E"/>
    <w:rsid w:val="00E23326"/>
    <w:rsid w:val="00E239C4"/>
    <w:rsid w:val="00E253F2"/>
    <w:rsid w:val="00E25735"/>
    <w:rsid w:val="00E25C97"/>
    <w:rsid w:val="00E27351"/>
    <w:rsid w:val="00E27547"/>
    <w:rsid w:val="00E32A94"/>
    <w:rsid w:val="00E33AAC"/>
    <w:rsid w:val="00E350E7"/>
    <w:rsid w:val="00E37601"/>
    <w:rsid w:val="00E37AA2"/>
    <w:rsid w:val="00E37E0D"/>
    <w:rsid w:val="00E42FF2"/>
    <w:rsid w:val="00E43841"/>
    <w:rsid w:val="00E45989"/>
    <w:rsid w:val="00E4696C"/>
    <w:rsid w:val="00E5075E"/>
    <w:rsid w:val="00E5236A"/>
    <w:rsid w:val="00E52F0C"/>
    <w:rsid w:val="00E53E7C"/>
    <w:rsid w:val="00E541EF"/>
    <w:rsid w:val="00E54553"/>
    <w:rsid w:val="00E560DD"/>
    <w:rsid w:val="00E56DC3"/>
    <w:rsid w:val="00E600F8"/>
    <w:rsid w:val="00E60A26"/>
    <w:rsid w:val="00E60B9C"/>
    <w:rsid w:val="00E6174B"/>
    <w:rsid w:val="00E62710"/>
    <w:rsid w:val="00E62E29"/>
    <w:rsid w:val="00E63560"/>
    <w:rsid w:val="00E6425E"/>
    <w:rsid w:val="00E64273"/>
    <w:rsid w:val="00E6478D"/>
    <w:rsid w:val="00E65ACA"/>
    <w:rsid w:val="00E66F79"/>
    <w:rsid w:val="00E67376"/>
    <w:rsid w:val="00E677AB"/>
    <w:rsid w:val="00E70D61"/>
    <w:rsid w:val="00E71C3F"/>
    <w:rsid w:val="00E721C4"/>
    <w:rsid w:val="00E74BBD"/>
    <w:rsid w:val="00E774A8"/>
    <w:rsid w:val="00E77A50"/>
    <w:rsid w:val="00E82C13"/>
    <w:rsid w:val="00E84714"/>
    <w:rsid w:val="00E848C4"/>
    <w:rsid w:val="00E85FBF"/>
    <w:rsid w:val="00E86701"/>
    <w:rsid w:val="00E86D06"/>
    <w:rsid w:val="00E87B74"/>
    <w:rsid w:val="00E87C51"/>
    <w:rsid w:val="00E9267A"/>
    <w:rsid w:val="00E927C3"/>
    <w:rsid w:val="00E92FC0"/>
    <w:rsid w:val="00E93F44"/>
    <w:rsid w:val="00E96115"/>
    <w:rsid w:val="00E97DFC"/>
    <w:rsid w:val="00EA2D03"/>
    <w:rsid w:val="00EA30C5"/>
    <w:rsid w:val="00EA38C9"/>
    <w:rsid w:val="00EA46E7"/>
    <w:rsid w:val="00EA490F"/>
    <w:rsid w:val="00EA4F0F"/>
    <w:rsid w:val="00EA55D0"/>
    <w:rsid w:val="00EA59CF"/>
    <w:rsid w:val="00EA659C"/>
    <w:rsid w:val="00EA65C3"/>
    <w:rsid w:val="00EA65D1"/>
    <w:rsid w:val="00EA67FE"/>
    <w:rsid w:val="00EB04E3"/>
    <w:rsid w:val="00EB0BFF"/>
    <w:rsid w:val="00EB1C2B"/>
    <w:rsid w:val="00EB2DF7"/>
    <w:rsid w:val="00EB313F"/>
    <w:rsid w:val="00EB34C1"/>
    <w:rsid w:val="00EB3546"/>
    <w:rsid w:val="00EB598F"/>
    <w:rsid w:val="00EB6AA6"/>
    <w:rsid w:val="00EC0D36"/>
    <w:rsid w:val="00EC1204"/>
    <w:rsid w:val="00EC19F5"/>
    <w:rsid w:val="00EC2C1E"/>
    <w:rsid w:val="00EC2E83"/>
    <w:rsid w:val="00EC394D"/>
    <w:rsid w:val="00EC3AAB"/>
    <w:rsid w:val="00EC3BF4"/>
    <w:rsid w:val="00EC47EF"/>
    <w:rsid w:val="00EC68E8"/>
    <w:rsid w:val="00EC6B9F"/>
    <w:rsid w:val="00EC7C59"/>
    <w:rsid w:val="00ED00D4"/>
    <w:rsid w:val="00ED3C53"/>
    <w:rsid w:val="00ED62E8"/>
    <w:rsid w:val="00ED670C"/>
    <w:rsid w:val="00EE11C3"/>
    <w:rsid w:val="00EE258D"/>
    <w:rsid w:val="00EE2610"/>
    <w:rsid w:val="00EE2E9D"/>
    <w:rsid w:val="00EE2FAC"/>
    <w:rsid w:val="00EE396B"/>
    <w:rsid w:val="00EE3BDD"/>
    <w:rsid w:val="00EE4A57"/>
    <w:rsid w:val="00EE7785"/>
    <w:rsid w:val="00EF230C"/>
    <w:rsid w:val="00EF4D2D"/>
    <w:rsid w:val="00EF54D8"/>
    <w:rsid w:val="00EF7961"/>
    <w:rsid w:val="00F00FE7"/>
    <w:rsid w:val="00F017C9"/>
    <w:rsid w:val="00F01AB4"/>
    <w:rsid w:val="00F01CEF"/>
    <w:rsid w:val="00F02940"/>
    <w:rsid w:val="00F04A6E"/>
    <w:rsid w:val="00F0556B"/>
    <w:rsid w:val="00F06E50"/>
    <w:rsid w:val="00F10590"/>
    <w:rsid w:val="00F1164D"/>
    <w:rsid w:val="00F1331E"/>
    <w:rsid w:val="00F1376C"/>
    <w:rsid w:val="00F13D9E"/>
    <w:rsid w:val="00F16812"/>
    <w:rsid w:val="00F1765E"/>
    <w:rsid w:val="00F216AD"/>
    <w:rsid w:val="00F21C4C"/>
    <w:rsid w:val="00F21F5D"/>
    <w:rsid w:val="00F2204C"/>
    <w:rsid w:val="00F22874"/>
    <w:rsid w:val="00F22EB5"/>
    <w:rsid w:val="00F23A5B"/>
    <w:rsid w:val="00F24197"/>
    <w:rsid w:val="00F252C5"/>
    <w:rsid w:val="00F2599A"/>
    <w:rsid w:val="00F3035B"/>
    <w:rsid w:val="00F30E18"/>
    <w:rsid w:val="00F3113C"/>
    <w:rsid w:val="00F31BF1"/>
    <w:rsid w:val="00F34034"/>
    <w:rsid w:val="00F341C9"/>
    <w:rsid w:val="00F3479B"/>
    <w:rsid w:val="00F459D4"/>
    <w:rsid w:val="00F45E19"/>
    <w:rsid w:val="00F46BEE"/>
    <w:rsid w:val="00F47199"/>
    <w:rsid w:val="00F477D5"/>
    <w:rsid w:val="00F5102F"/>
    <w:rsid w:val="00F51834"/>
    <w:rsid w:val="00F5329A"/>
    <w:rsid w:val="00F5414C"/>
    <w:rsid w:val="00F54AB6"/>
    <w:rsid w:val="00F557F8"/>
    <w:rsid w:val="00F55A07"/>
    <w:rsid w:val="00F55E8A"/>
    <w:rsid w:val="00F562EA"/>
    <w:rsid w:val="00F57728"/>
    <w:rsid w:val="00F604D6"/>
    <w:rsid w:val="00F605A1"/>
    <w:rsid w:val="00F61014"/>
    <w:rsid w:val="00F61254"/>
    <w:rsid w:val="00F61DE5"/>
    <w:rsid w:val="00F62C32"/>
    <w:rsid w:val="00F62EA5"/>
    <w:rsid w:val="00F63363"/>
    <w:rsid w:val="00F667C0"/>
    <w:rsid w:val="00F66C74"/>
    <w:rsid w:val="00F66E16"/>
    <w:rsid w:val="00F66E44"/>
    <w:rsid w:val="00F7034F"/>
    <w:rsid w:val="00F70A8B"/>
    <w:rsid w:val="00F70E08"/>
    <w:rsid w:val="00F70F1E"/>
    <w:rsid w:val="00F71633"/>
    <w:rsid w:val="00F72853"/>
    <w:rsid w:val="00F72BF8"/>
    <w:rsid w:val="00F73D0D"/>
    <w:rsid w:val="00F75143"/>
    <w:rsid w:val="00F754BD"/>
    <w:rsid w:val="00F77AFB"/>
    <w:rsid w:val="00F77B8E"/>
    <w:rsid w:val="00F80C43"/>
    <w:rsid w:val="00F85CEA"/>
    <w:rsid w:val="00F86873"/>
    <w:rsid w:val="00F874EA"/>
    <w:rsid w:val="00F902BE"/>
    <w:rsid w:val="00F90398"/>
    <w:rsid w:val="00F9129F"/>
    <w:rsid w:val="00F922BD"/>
    <w:rsid w:val="00F92D8F"/>
    <w:rsid w:val="00F93A4C"/>
    <w:rsid w:val="00F95859"/>
    <w:rsid w:val="00F96D90"/>
    <w:rsid w:val="00FA40DB"/>
    <w:rsid w:val="00FA4E47"/>
    <w:rsid w:val="00FA5EA3"/>
    <w:rsid w:val="00FA68F0"/>
    <w:rsid w:val="00FA69D7"/>
    <w:rsid w:val="00FB039C"/>
    <w:rsid w:val="00FB0D9B"/>
    <w:rsid w:val="00FB118F"/>
    <w:rsid w:val="00FB1DDE"/>
    <w:rsid w:val="00FB368D"/>
    <w:rsid w:val="00FB400C"/>
    <w:rsid w:val="00FB4618"/>
    <w:rsid w:val="00FB4FF5"/>
    <w:rsid w:val="00FB582A"/>
    <w:rsid w:val="00FB662F"/>
    <w:rsid w:val="00FB663B"/>
    <w:rsid w:val="00FB6CDB"/>
    <w:rsid w:val="00FB6F83"/>
    <w:rsid w:val="00FB750C"/>
    <w:rsid w:val="00FB7725"/>
    <w:rsid w:val="00FC0DAC"/>
    <w:rsid w:val="00FC4969"/>
    <w:rsid w:val="00FC4C9A"/>
    <w:rsid w:val="00FC69A7"/>
    <w:rsid w:val="00FC750C"/>
    <w:rsid w:val="00FD0B1F"/>
    <w:rsid w:val="00FD0B69"/>
    <w:rsid w:val="00FD507D"/>
    <w:rsid w:val="00FD6306"/>
    <w:rsid w:val="00FD6FFB"/>
    <w:rsid w:val="00FD7079"/>
    <w:rsid w:val="00FE0BA7"/>
    <w:rsid w:val="00FE14F6"/>
    <w:rsid w:val="00FE14FA"/>
    <w:rsid w:val="00FE3BF7"/>
    <w:rsid w:val="00FE4436"/>
    <w:rsid w:val="00FE5041"/>
    <w:rsid w:val="00FE5AD6"/>
    <w:rsid w:val="00FE6753"/>
    <w:rsid w:val="00FE6D80"/>
    <w:rsid w:val="00FF0EC9"/>
    <w:rsid w:val="00FF16F9"/>
    <w:rsid w:val="00FF1D0A"/>
    <w:rsid w:val="00FF2081"/>
    <w:rsid w:val="00FF2109"/>
    <w:rsid w:val="00FF2248"/>
    <w:rsid w:val="00FF36F6"/>
    <w:rsid w:val="00FF37D8"/>
    <w:rsid w:val="00FF72E0"/>
    <w:rsid w:val="00FF73F4"/>
    <w:rsid w:val="00FF7584"/>
    <w:rsid w:val="75EB3827"/>
    <w:rsid w:val="7B0FA6D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9727"/>
  <w15:chartTrackingRefBased/>
  <w15:docId w15:val="{010A6027-8439-4A9D-950F-0EADF3AC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6F6"/>
  </w:style>
  <w:style w:type="paragraph" w:styleId="Heading1">
    <w:name w:val="heading 1"/>
    <w:basedOn w:val="Normal"/>
    <w:next w:val="Normal"/>
    <w:link w:val="Heading1Char"/>
    <w:uiPriority w:val="9"/>
    <w:qFormat/>
    <w:rsid w:val="004966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79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966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66F6"/>
    <w:rPr>
      <w:sz w:val="20"/>
      <w:szCs w:val="20"/>
    </w:rPr>
  </w:style>
  <w:style w:type="character" w:styleId="FootnoteReference">
    <w:name w:val="footnote reference"/>
    <w:basedOn w:val="DefaultParagraphFont"/>
    <w:uiPriority w:val="99"/>
    <w:semiHidden/>
    <w:unhideWhenUsed/>
    <w:rsid w:val="004966F6"/>
    <w:rPr>
      <w:vertAlign w:val="superscript"/>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List Paragraph11"/>
    <w:basedOn w:val="Normal"/>
    <w:link w:val="ListParagraphChar"/>
    <w:uiPriority w:val="34"/>
    <w:qFormat/>
    <w:rsid w:val="004966F6"/>
    <w:pPr>
      <w:ind w:left="720"/>
      <w:contextualSpacing/>
    </w:p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4966F6"/>
  </w:style>
  <w:style w:type="character" w:customStyle="1" w:styleId="Heading1Char">
    <w:name w:val="Heading 1 Char"/>
    <w:basedOn w:val="DefaultParagraphFont"/>
    <w:link w:val="Heading1"/>
    <w:uiPriority w:val="9"/>
    <w:rsid w:val="004966F6"/>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D5260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90B47"/>
    <w:rPr>
      <w:sz w:val="16"/>
      <w:szCs w:val="16"/>
    </w:rPr>
  </w:style>
  <w:style w:type="paragraph" w:styleId="CommentText">
    <w:name w:val="annotation text"/>
    <w:basedOn w:val="Normal"/>
    <w:link w:val="CommentTextChar"/>
    <w:uiPriority w:val="99"/>
    <w:unhideWhenUsed/>
    <w:rsid w:val="00A90B47"/>
    <w:pPr>
      <w:spacing w:line="240" w:lineRule="auto"/>
    </w:pPr>
    <w:rPr>
      <w:sz w:val="20"/>
      <w:szCs w:val="20"/>
    </w:rPr>
  </w:style>
  <w:style w:type="character" w:customStyle="1" w:styleId="CommentTextChar">
    <w:name w:val="Comment Text Char"/>
    <w:basedOn w:val="DefaultParagraphFont"/>
    <w:link w:val="CommentText"/>
    <w:uiPriority w:val="99"/>
    <w:rsid w:val="00A90B47"/>
    <w:rPr>
      <w:sz w:val="20"/>
      <w:szCs w:val="20"/>
    </w:rPr>
  </w:style>
  <w:style w:type="paragraph" w:styleId="CommentSubject">
    <w:name w:val="annotation subject"/>
    <w:basedOn w:val="CommentText"/>
    <w:next w:val="CommentText"/>
    <w:link w:val="CommentSubjectChar"/>
    <w:uiPriority w:val="99"/>
    <w:semiHidden/>
    <w:unhideWhenUsed/>
    <w:rsid w:val="00A90B47"/>
    <w:rPr>
      <w:b/>
      <w:bCs/>
    </w:rPr>
  </w:style>
  <w:style w:type="character" w:customStyle="1" w:styleId="CommentSubjectChar">
    <w:name w:val="Comment Subject Char"/>
    <w:basedOn w:val="CommentTextChar"/>
    <w:link w:val="CommentSubject"/>
    <w:uiPriority w:val="99"/>
    <w:semiHidden/>
    <w:rsid w:val="00A90B47"/>
    <w:rPr>
      <w:b/>
      <w:bCs/>
      <w:sz w:val="20"/>
      <w:szCs w:val="20"/>
    </w:rPr>
  </w:style>
  <w:style w:type="character" w:styleId="Mention">
    <w:name w:val="Mention"/>
    <w:basedOn w:val="DefaultParagraphFont"/>
    <w:uiPriority w:val="99"/>
    <w:unhideWhenUsed/>
    <w:rsid w:val="00A90B47"/>
    <w:rPr>
      <w:color w:val="2B579A"/>
      <w:shd w:val="clear" w:color="auto" w:fill="E1DFDD"/>
    </w:rPr>
  </w:style>
  <w:style w:type="paragraph" w:styleId="Header">
    <w:name w:val="header"/>
    <w:basedOn w:val="Normal"/>
    <w:link w:val="HeaderChar"/>
    <w:uiPriority w:val="99"/>
    <w:unhideWhenUsed/>
    <w:rsid w:val="000D4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369"/>
  </w:style>
  <w:style w:type="paragraph" w:styleId="Footer">
    <w:name w:val="footer"/>
    <w:basedOn w:val="Normal"/>
    <w:link w:val="FooterChar"/>
    <w:uiPriority w:val="99"/>
    <w:unhideWhenUsed/>
    <w:rsid w:val="000D4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369"/>
  </w:style>
  <w:style w:type="paragraph" w:styleId="Revision">
    <w:name w:val="Revision"/>
    <w:hidden/>
    <w:uiPriority w:val="99"/>
    <w:semiHidden/>
    <w:rsid w:val="00EC394D"/>
    <w:pPr>
      <w:spacing w:after="0" w:line="240" w:lineRule="auto"/>
    </w:pPr>
  </w:style>
  <w:style w:type="character" w:styleId="Hyperlink">
    <w:name w:val="Hyperlink"/>
    <w:basedOn w:val="DefaultParagraphFont"/>
    <w:uiPriority w:val="99"/>
    <w:unhideWhenUsed/>
    <w:rsid w:val="009E7FB7"/>
    <w:rPr>
      <w:color w:val="0563C1" w:themeColor="hyperlink"/>
      <w:u w:val="single"/>
    </w:rPr>
  </w:style>
  <w:style w:type="character" w:styleId="UnresolvedMention">
    <w:name w:val="Unresolved Mention"/>
    <w:basedOn w:val="DefaultParagraphFont"/>
    <w:uiPriority w:val="99"/>
    <w:semiHidden/>
    <w:unhideWhenUsed/>
    <w:rsid w:val="009E7FB7"/>
    <w:rPr>
      <w:color w:val="605E5C"/>
      <w:shd w:val="clear" w:color="auto" w:fill="E1DFDD"/>
    </w:rPr>
  </w:style>
  <w:style w:type="table" w:styleId="TableGrid">
    <w:name w:val="Table Grid"/>
    <w:basedOn w:val="TableNormal"/>
    <w:uiPriority w:val="59"/>
    <w:rsid w:val="008F6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F66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B79CF"/>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B1BFA"/>
    <w:rPr>
      <w:i/>
      <w:iCs/>
    </w:rPr>
  </w:style>
  <w:style w:type="paragraph" w:styleId="TableofFigures">
    <w:name w:val="table of figures"/>
    <w:basedOn w:val="Normal"/>
    <w:next w:val="Normal"/>
    <w:uiPriority w:val="99"/>
    <w:unhideWhenUsed/>
    <w:rsid w:val="000758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596107">
      <w:bodyDiv w:val="1"/>
      <w:marLeft w:val="0"/>
      <w:marRight w:val="0"/>
      <w:marTop w:val="0"/>
      <w:marBottom w:val="0"/>
      <w:divBdr>
        <w:top w:val="none" w:sz="0" w:space="0" w:color="auto"/>
        <w:left w:val="none" w:sz="0" w:space="0" w:color="auto"/>
        <w:bottom w:val="none" w:sz="0" w:space="0" w:color="auto"/>
        <w:right w:val="none" w:sz="0" w:space="0" w:color="auto"/>
      </w:divBdr>
    </w:div>
    <w:div w:id="667833618">
      <w:bodyDiv w:val="1"/>
      <w:marLeft w:val="0"/>
      <w:marRight w:val="0"/>
      <w:marTop w:val="0"/>
      <w:marBottom w:val="0"/>
      <w:divBdr>
        <w:top w:val="none" w:sz="0" w:space="0" w:color="auto"/>
        <w:left w:val="none" w:sz="0" w:space="0" w:color="auto"/>
        <w:bottom w:val="none" w:sz="0" w:space="0" w:color="auto"/>
        <w:right w:val="none" w:sz="0" w:space="0" w:color="auto"/>
      </w:divBdr>
    </w:div>
    <w:div w:id="1025643091">
      <w:bodyDiv w:val="1"/>
      <w:marLeft w:val="0"/>
      <w:marRight w:val="0"/>
      <w:marTop w:val="0"/>
      <w:marBottom w:val="0"/>
      <w:divBdr>
        <w:top w:val="none" w:sz="0" w:space="0" w:color="auto"/>
        <w:left w:val="none" w:sz="0" w:space="0" w:color="auto"/>
        <w:bottom w:val="none" w:sz="0" w:space="0" w:color="auto"/>
        <w:right w:val="none" w:sz="0" w:space="0" w:color="auto"/>
      </w:divBdr>
    </w:div>
    <w:div w:id="1714765708">
      <w:bodyDiv w:val="1"/>
      <w:marLeft w:val="0"/>
      <w:marRight w:val="0"/>
      <w:marTop w:val="0"/>
      <w:marBottom w:val="0"/>
      <w:divBdr>
        <w:top w:val="none" w:sz="0" w:space="0" w:color="auto"/>
        <w:left w:val="none" w:sz="0" w:space="0" w:color="auto"/>
        <w:bottom w:val="none" w:sz="0" w:space="0" w:color="auto"/>
        <w:right w:val="none" w:sz="0" w:space="0" w:color="auto"/>
      </w:divBdr>
    </w:div>
    <w:div w:id="1717774778">
      <w:bodyDiv w:val="1"/>
      <w:marLeft w:val="0"/>
      <w:marRight w:val="0"/>
      <w:marTop w:val="0"/>
      <w:marBottom w:val="0"/>
      <w:divBdr>
        <w:top w:val="none" w:sz="0" w:space="0" w:color="auto"/>
        <w:left w:val="none" w:sz="0" w:space="0" w:color="auto"/>
        <w:bottom w:val="none" w:sz="0" w:space="0" w:color="auto"/>
        <w:right w:val="none" w:sz="0" w:space="0" w:color="auto"/>
      </w:divBdr>
    </w:div>
    <w:div w:id="201307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customXml" Target="../customXml/item3.xml"/><Relationship Id="rId21" Type="http://schemas.microsoft.com/office/2007/relationships/diagramDrawing" Target="diagrams/drawing2.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Colors" Target="diagrams/colors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statista.com/statistic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D3DAF1-1853-453B-A247-4A0672CE94D0}"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GB"/>
        </a:p>
      </dgm:t>
    </dgm:pt>
    <dgm:pt modelId="{C541F3A5-9A62-4A97-9398-E942FA87B461}">
      <dgm:prSet phldrT="[Text]"/>
      <dgm:spPr/>
      <dgm:t>
        <a:bodyPr/>
        <a:lstStyle/>
        <a:p>
          <a:r>
            <a:rPr lang="en-GB"/>
            <a:t>1547 (1489)</a:t>
          </a:r>
        </a:p>
        <a:p>
          <a:r>
            <a:rPr lang="en-GB"/>
            <a:t>HHs</a:t>
          </a:r>
        </a:p>
      </dgm:t>
    </dgm:pt>
    <dgm:pt modelId="{DF05C0BA-A958-43E5-A7BE-292A2363F187}" type="parTrans" cxnId="{9AAB960F-EA40-4C4C-A643-A94ACE1885E5}">
      <dgm:prSet/>
      <dgm:spPr/>
      <dgm:t>
        <a:bodyPr/>
        <a:lstStyle/>
        <a:p>
          <a:endParaRPr lang="en-GB"/>
        </a:p>
      </dgm:t>
    </dgm:pt>
    <dgm:pt modelId="{65E56EAD-396C-4A01-A220-0F138AA19F94}" type="sibTrans" cxnId="{9AAB960F-EA40-4C4C-A643-A94ACE1885E5}">
      <dgm:prSet/>
      <dgm:spPr/>
      <dgm:t>
        <a:bodyPr/>
        <a:lstStyle/>
        <a:p>
          <a:endParaRPr lang="en-GB"/>
        </a:p>
      </dgm:t>
    </dgm:pt>
    <dgm:pt modelId="{350CD714-E03F-4935-AB1B-98500A4CBD12}">
      <dgm:prSet phldrT="[Text]"/>
      <dgm:spPr>
        <a:solidFill>
          <a:schemeClr val="accent6">
            <a:lumMod val="60000"/>
            <a:lumOff val="40000"/>
          </a:schemeClr>
        </a:solidFill>
        <a:ln>
          <a:noFill/>
        </a:ln>
      </dgm:spPr>
      <dgm:t>
        <a:bodyPr/>
        <a:lstStyle/>
        <a:p>
          <a:r>
            <a:rPr lang="en-GB"/>
            <a:t>Remote</a:t>
          </a:r>
        </a:p>
        <a:p>
          <a:r>
            <a:rPr lang="en-GB"/>
            <a:t>741 HHs</a:t>
          </a:r>
        </a:p>
      </dgm:t>
    </dgm:pt>
    <dgm:pt modelId="{9BE35986-5EA8-449E-BE51-FAE058927819}" type="parTrans" cxnId="{8F9CBC25-1EC9-4AE7-B7EE-B814DAE32B42}">
      <dgm:prSet/>
      <dgm:spPr/>
      <dgm:t>
        <a:bodyPr/>
        <a:lstStyle/>
        <a:p>
          <a:endParaRPr lang="en-GB"/>
        </a:p>
      </dgm:t>
    </dgm:pt>
    <dgm:pt modelId="{5738D8E0-115E-46E0-9FAB-CA9D4DBFBCD3}" type="sibTrans" cxnId="{8F9CBC25-1EC9-4AE7-B7EE-B814DAE32B42}">
      <dgm:prSet/>
      <dgm:spPr/>
      <dgm:t>
        <a:bodyPr/>
        <a:lstStyle/>
        <a:p>
          <a:endParaRPr lang="en-GB"/>
        </a:p>
      </dgm:t>
    </dgm:pt>
    <dgm:pt modelId="{01E7A8C1-3F41-4537-8958-8379DBD61ABD}">
      <dgm:prSet phldrT="[Text]"/>
      <dgm:spPr>
        <a:solidFill>
          <a:schemeClr val="accent2">
            <a:lumMod val="60000"/>
            <a:lumOff val="40000"/>
          </a:schemeClr>
        </a:solidFill>
        <a:ln>
          <a:noFill/>
        </a:ln>
      </dgm:spPr>
      <dgm:t>
        <a:bodyPr/>
        <a:lstStyle/>
        <a:p>
          <a:r>
            <a:rPr lang="en-GB"/>
            <a:t>F2F</a:t>
          </a:r>
        </a:p>
        <a:p>
          <a:r>
            <a:rPr lang="en-GB"/>
            <a:t>748 HHs</a:t>
          </a:r>
        </a:p>
      </dgm:t>
    </dgm:pt>
    <dgm:pt modelId="{317B4C3B-6E8B-440A-B37D-488DF7AB43A8}" type="parTrans" cxnId="{4E92E16A-BF36-4BD8-AE67-93111B636C89}">
      <dgm:prSet/>
      <dgm:spPr/>
      <dgm:t>
        <a:bodyPr/>
        <a:lstStyle/>
        <a:p>
          <a:endParaRPr lang="en-GB"/>
        </a:p>
      </dgm:t>
    </dgm:pt>
    <dgm:pt modelId="{A7B5B201-3981-4F28-85B3-34C76DDC703D}" type="sibTrans" cxnId="{4E92E16A-BF36-4BD8-AE67-93111B636C89}">
      <dgm:prSet/>
      <dgm:spPr/>
      <dgm:t>
        <a:bodyPr/>
        <a:lstStyle/>
        <a:p>
          <a:endParaRPr lang="en-GB"/>
        </a:p>
      </dgm:t>
    </dgm:pt>
    <dgm:pt modelId="{009D5157-69B9-45D1-9D80-B139D2CC2F92}">
      <dgm:prSet phldrT="[Text]"/>
      <dgm:spPr>
        <a:solidFill>
          <a:schemeClr val="accent5">
            <a:lumMod val="75000"/>
          </a:schemeClr>
        </a:solidFill>
        <a:ln>
          <a:noFill/>
        </a:ln>
      </dgm:spPr>
      <dgm:t>
        <a:bodyPr/>
        <a:lstStyle/>
        <a:p>
          <a:r>
            <a:rPr lang="en-GB"/>
            <a:t>1673 (884)</a:t>
          </a:r>
        </a:p>
        <a:p>
          <a:r>
            <a:rPr lang="en-GB"/>
            <a:t>HHs</a:t>
          </a:r>
        </a:p>
      </dgm:t>
    </dgm:pt>
    <dgm:pt modelId="{6663FF5E-E2D2-468D-B436-76026F9BC5C4}" type="parTrans" cxnId="{3C52C563-196B-4D8B-9E29-04BCBE5A6283}">
      <dgm:prSet/>
      <dgm:spPr/>
      <dgm:t>
        <a:bodyPr/>
        <a:lstStyle/>
        <a:p>
          <a:endParaRPr lang="en-GB"/>
        </a:p>
      </dgm:t>
    </dgm:pt>
    <dgm:pt modelId="{005E103F-EFAF-4CF4-8B14-A1EBD5E0B4D8}" type="sibTrans" cxnId="{3C52C563-196B-4D8B-9E29-04BCBE5A6283}">
      <dgm:prSet/>
      <dgm:spPr/>
      <dgm:t>
        <a:bodyPr/>
        <a:lstStyle/>
        <a:p>
          <a:endParaRPr lang="en-GB"/>
        </a:p>
      </dgm:t>
    </dgm:pt>
    <dgm:pt modelId="{3B5B4E3C-59A6-4161-A614-9EE20806A147}">
      <dgm:prSet phldrT="[Text]"/>
      <dgm:spPr/>
      <dgm:t>
        <a:bodyPr/>
        <a:lstStyle/>
        <a:p>
          <a:pPr algn="l"/>
          <a:r>
            <a:rPr lang="en-GB" b="1"/>
            <a:t>First Phase Listing (No. HHs after cleaning)</a:t>
          </a:r>
        </a:p>
      </dgm:t>
    </dgm:pt>
    <dgm:pt modelId="{621B2E15-971B-4612-B0E1-01C0DFE62790}" type="parTrans" cxnId="{DCA3D31D-052B-4E9A-B730-7D3EE940DE07}">
      <dgm:prSet/>
      <dgm:spPr/>
      <dgm:t>
        <a:bodyPr/>
        <a:lstStyle/>
        <a:p>
          <a:endParaRPr lang="en-GB"/>
        </a:p>
      </dgm:t>
    </dgm:pt>
    <dgm:pt modelId="{28ED3598-3C72-4F62-852A-E80D56843E4D}" type="sibTrans" cxnId="{DCA3D31D-052B-4E9A-B730-7D3EE940DE07}">
      <dgm:prSet/>
      <dgm:spPr/>
      <dgm:t>
        <a:bodyPr/>
        <a:lstStyle/>
        <a:p>
          <a:endParaRPr lang="en-GB"/>
        </a:p>
      </dgm:t>
    </dgm:pt>
    <dgm:pt modelId="{4F59B81C-22E1-4BB8-86DA-05F5D9C87F1A}">
      <dgm:prSet phldrT="[Text]"/>
      <dgm:spPr/>
      <dgm:t>
        <a:bodyPr/>
        <a:lstStyle/>
        <a:p>
          <a:pPr algn="l"/>
          <a:r>
            <a:rPr lang="en-GB" b="1"/>
            <a:t>1st Randomization</a:t>
          </a:r>
        </a:p>
      </dgm:t>
    </dgm:pt>
    <dgm:pt modelId="{F0B4A7AE-70C4-4B3A-9232-C75C1498100D}" type="parTrans" cxnId="{679A57F1-CD0A-42A6-949F-CD2E06410C67}">
      <dgm:prSet/>
      <dgm:spPr/>
      <dgm:t>
        <a:bodyPr/>
        <a:lstStyle/>
        <a:p>
          <a:endParaRPr lang="en-GB"/>
        </a:p>
      </dgm:t>
    </dgm:pt>
    <dgm:pt modelId="{8FB0F177-80D5-4EA7-885F-DD3C4453ADE4}" type="sibTrans" cxnId="{679A57F1-CD0A-42A6-949F-CD2E06410C67}">
      <dgm:prSet/>
      <dgm:spPr/>
      <dgm:t>
        <a:bodyPr/>
        <a:lstStyle/>
        <a:p>
          <a:endParaRPr lang="en-GB"/>
        </a:p>
      </dgm:t>
    </dgm:pt>
    <dgm:pt modelId="{A5EFD503-BCAF-4C7C-A59E-CF29F730F754}">
      <dgm:prSet phldrT="[Text]"/>
      <dgm:spPr/>
      <dgm:t>
        <a:bodyPr/>
        <a:lstStyle/>
        <a:p>
          <a:pPr algn="l"/>
          <a:r>
            <a:rPr lang="en-GB" b="1"/>
            <a:t>Second Phase Listing (No. HHs after cleaning)</a:t>
          </a:r>
        </a:p>
      </dgm:t>
    </dgm:pt>
    <dgm:pt modelId="{4AC65A6B-1C55-4C0A-AF08-E3545FB404FD}" type="parTrans" cxnId="{810D5289-B064-44D2-8D0B-2023B168FE42}">
      <dgm:prSet/>
      <dgm:spPr/>
      <dgm:t>
        <a:bodyPr/>
        <a:lstStyle/>
        <a:p>
          <a:endParaRPr lang="en-GB"/>
        </a:p>
      </dgm:t>
    </dgm:pt>
    <dgm:pt modelId="{D1E26F65-0271-4D2A-AC43-80C0BFE12B3D}" type="sibTrans" cxnId="{810D5289-B064-44D2-8D0B-2023B168FE42}">
      <dgm:prSet/>
      <dgm:spPr/>
      <dgm:t>
        <a:bodyPr/>
        <a:lstStyle/>
        <a:p>
          <a:endParaRPr lang="en-GB"/>
        </a:p>
      </dgm:t>
    </dgm:pt>
    <dgm:pt modelId="{36A22D2C-7BFE-439D-9E7F-F596D6194A0C}">
      <dgm:prSet/>
      <dgm:spPr>
        <a:solidFill>
          <a:schemeClr val="accent2">
            <a:lumMod val="60000"/>
            <a:lumOff val="40000"/>
          </a:schemeClr>
        </a:solidFill>
        <a:ln>
          <a:noFill/>
        </a:ln>
      </dgm:spPr>
      <dgm:t>
        <a:bodyPr/>
        <a:lstStyle/>
        <a:p>
          <a:r>
            <a:rPr lang="en-GB"/>
            <a:t>F2F</a:t>
          </a:r>
        </a:p>
        <a:p>
          <a:r>
            <a:rPr lang="en-GB"/>
            <a:t>425sHHs</a:t>
          </a:r>
        </a:p>
      </dgm:t>
    </dgm:pt>
    <dgm:pt modelId="{92E01237-7D23-44B2-81F1-65425F0E2817}" type="parTrans" cxnId="{B6483D11-DA57-4729-809D-7F891B526845}">
      <dgm:prSet/>
      <dgm:spPr/>
      <dgm:t>
        <a:bodyPr/>
        <a:lstStyle/>
        <a:p>
          <a:endParaRPr lang="en-GB"/>
        </a:p>
      </dgm:t>
    </dgm:pt>
    <dgm:pt modelId="{6D9009BD-EF69-4F51-994C-4F9D25E0F092}" type="sibTrans" cxnId="{B6483D11-DA57-4729-809D-7F891B526845}">
      <dgm:prSet/>
      <dgm:spPr/>
      <dgm:t>
        <a:bodyPr/>
        <a:lstStyle/>
        <a:p>
          <a:endParaRPr lang="en-GB"/>
        </a:p>
      </dgm:t>
    </dgm:pt>
    <dgm:pt modelId="{FD82D5D4-CBAA-45B5-853F-FCD45C7C131A}">
      <dgm:prSet/>
      <dgm:spPr>
        <a:solidFill>
          <a:schemeClr val="accent6">
            <a:lumMod val="60000"/>
            <a:lumOff val="40000"/>
          </a:schemeClr>
        </a:solidFill>
        <a:ln>
          <a:noFill/>
        </a:ln>
      </dgm:spPr>
      <dgm:t>
        <a:bodyPr/>
        <a:lstStyle/>
        <a:p>
          <a:r>
            <a:rPr lang="en-GB"/>
            <a:t>Remote</a:t>
          </a:r>
        </a:p>
        <a:p>
          <a:r>
            <a:rPr lang="en-GB"/>
            <a:t>458 HHs</a:t>
          </a:r>
        </a:p>
      </dgm:t>
    </dgm:pt>
    <dgm:pt modelId="{711C5B5E-ADFD-48F5-8776-F0DE9A6F85A6}" type="parTrans" cxnId="{0E03E5BD-5C9E-49BC-8255-8DF4BE2CD0E3}">
      <dgm:prSet/>
      <dgm:spPr/>
      <dgm:t>
        <a:bodyPr/>
        <a:lstStyle/>
        <a:p>
          <a:endParaRPr lang="en-GB"/>
        </a:p>
      </dgm:t>
    </dgm:pt>
    <dgm:pt modelId="{CE94445A-E893-4C39-93DD-87AD76133422}" type="sibTrans" cxnId="{0E03E5BD-5C9E-49BC-8255-8DF4BE2CD0E3}">
      <dgm:prSet/>
      <dgm:spPr/>
      <dgm:t>
        <a:bodyPr/>
        <a:lstStyle/>
        <a:p>
          <a:endParaRPr lang="en-GB"/>
        </a:p>
      </dgm:t>
    </dgm:pt>
    <dgm:pt modelId="{55BCD935-53AA-4EA4-B2B7-B2D78AB255FD}">
      <dgm:prSet phldrT="[Text]"/>
      <dgm:spPr/>
      <dgm:t>
        <a:bodyPr/>
        <a:lstStyle/>
        <a:p>
          <a:pPr algn="l"/>
          <a:r>
            <a:rPr lang="en-GB" b="1"/>
            <a:t>2nd Randomization</a:t>
          </a:r>
        </a:p>
      </dgm:t>
    </dgm:pt>
    <dgm:pt modelId="{38EF42DD-675D-46E5-831D-4954FB8CF1B6}" type="parTrans" cxnId="{CFD45A0F-D0C0-4705-9826-AC8B58329302}">
      <dgm:prSet/>
      <dgm:spPr/>
      <dgm:t>
        <a:bodyPr/>
        <a:lstStyle/>
        <a:p>
          <a:endParaRPr lang="en-GB"/>
        </a:p>
      </dgm:t>
    </dgm:pt>
    <dgm:pt modelId="{BF1F79EF-FA02-4A7B-B61C-2800FC81C142}" type="sibTrans" cxnId="{CFD45A0F-D0C0-4705-9826-AC8B58329302}">
      <dgm:prSet/>
      <dgm:spPr/>
      <dgm:t>
        <a:bodyPr/>
        <a:lstStyle/>
        <a:p>
          <a:endParaRPr lang="en-GB"/>
        </a:p>
      </dgm:t>
    </dgm:pt>
    <dgm:pt modelId="{4042B9D7-CD31-45C5-A31D-6D27D7895D9E}" type="pres">
      <dgm:prSet presAssocID="{ACD3DAF1-1853-453B-A247-4A0672CE94D0}" presName="mainComposite" presStyleCnt="0">
        <dgm:presLayoutVars>
          <dgm:chPref val="1"/>
          <dgm:dir/>
          <dgm:animOne val="branch"/>
          <dgm:animLvl val="lvl"/>
          <dgm:resizeHandles val="exact"/>
        </dgm:presLayoutVars>
      </dgm:prSet>
      <dgm:spPr/>
    </dgm:pt>
    <dgm:pt modelId="{91E394F9-4239-4088-B08D-E89AF9E397FB}" type="pres">
      <dgm:prSet presAssocID="{ACD3DAF1-1853-453B-A247-4A0672CE94D0}" presName="hierFlow" presStyleCnt="0"/>
      <dgm:spPr/>
    </dgm:pt>
    <dgm:pt modelId="{98972710-D48E-4D37-A223-4AA46FC4B8A2}" type="pres">
      <dgm:prSet presAssocID="{ACD3DAF1-1853-453B-A247-4A0672CE94D0}" presName="firstBuf" presStyleCnt="0"/>
      <dgm:spPr/>
    </dgm:pt>
    <dgm:pt modelId="{3888722B-58DA-4C3C-A529-0046582C3633}" type="pres">
      <dgm:prSet presAssocID="{ACD3DAF1-1853-453B-A247-4A0672CE94D0}" presName="hierChild1" presStyleCnt="0">
        <dgm:presLayoutVars>
          <dgm:chPref val="1"/>
          <dgm:animOne val="branch"/>
          <dgm:animLvl val="lvl"/>
        </dgm:presLayoutVars>
      </dgm:prSet>
      <dgm:spPr/>
    </dgm:pt>
    <dgm:pt modelId="{DA6D30DE-FEDF-48ED-87F4-9E52AE1E19A1}" type="pres">
      <dgm:prSet presAssocID="{C541F3A5-9A62-4A97-9398-E942FA87B461}" presName="Name14" presStyleCnt="0"/>
      <dgm:spPr/>
    </dgm:pt>
    <dgm:pt modelId="{C9BF36A2-BA33-42F1-BB65-D5474C8BE549}" type="pres">
      <dgm:prSet presAssocID="{C541F3A5-9A62-4A97-9398-E942FA87B461}" presName="level1Shape" presStyleLbl="node0" presStyleIdx="0" presStyleCnt="1" custScaleX="99962" custScaleY="74719" custLinFactY="-36373" custLinFactNeighborX="11141" custLinFactNeighborY="-100000">
        <dgm:presLayoutVars>
          <dgm:chPref val="3"/>
        </dgm:presLayoutVars>
      </dgm:prSet>
      <dgm:spPr/>
    </dgm:pt>
    <dgm:pt modelId="{7059547E-919D-4791-A5B9-B115E27308CC}" type="pres">
      <dgm:prSet presAssocID="{C541F3A5-9A62-4A97-9398-E942FA87B461}" presName="hierChild2" presStyleCnt="0"/>
      <dgm:spPr/>
    </dgm:pt>
    <dgm:pt modelId="{A61F5E13-1AB4-4D19-A95E-F9FDCA8CF034}" type="pres">
      <dgm:prSet presAssocID="{9BE35986-5EA8-449E-BE51-FAE058927819}" presName="Name19" presStyleLbl="parChTrans1D2" presStyleIdx="0" presStyleCnt="3"/>
      <dgm:spPr/>
    </dgm:pt>
    <dgm:pt modelId="{805C0A9A-75FC-48BF-A77B-A58F9D1FEE9F}" type="pres">
      <dgm:prSet presAssocID="{350CD714-E03F-4935-AB1B-98500A4CBD12}" presName="Name21" presStyleCnt="0"/>
      <dgm:spPr/>
    </dgm:pt>
    <dgm:pt modelId="{42654622-7CCC-4406-8F28-D91C8969B8E2}" type="pres">
      <dgm:prSet presAssocID="{350CD714-E03F-4935-AB1B-98500A4CBD12}" presName="level2Shape" presStyleLbl="node2" presStyleIdx="0" presStyleCnt="3" custScaleY="71982" custLinFactNeighborX="5889" custLinFactNeighborY="-83357"/>
      <dgm:spPr/>
    </dgm:pt>
    <dgm:pt modelId="{8D23FAE5-7F4E-49AF-984F-57DE605235F9}" type="pres">
      <dgm:prSet presAssocID="{350CD714-E03F-4935-AB1B-98500A4CBD12}" presName="hierChild3" presStyleCnt="0"/>
      <dgm:spPr/>
    </dgm:pt>
    <dgm:pt modelId="{102F004B-87CF-4ACC-A158-1A5EF7619715}" type="pres">
      <dgm:prSet presAssocID="{317B4C3B-6E8B-440A-B37D-488DF7AB43A8}" presName="Name19" presStyleLbl="parChTrans1D2" presStyleIdx="1" presStyleCnt="3"/>
      <dgm:spPr/>
    </dgm:pt>
    <dgm:pt modelId="{2EFAB4FF-6354-4EBE-92D3-E5239D1634E7}" type="pres">
      <dgm:prSet presAssocID="{01E7A8C1-3F41-4537-8958-8379DBD61ABD}" presName="Name21" presStyleCnt="0"/>
      <dgm:spPr/>
    </dgm:pt>
    <dgm:pt modelId="{C6650C9B-BE05-4180-967F-07A44957F5B4}" type="pres">
      <dgm:prSet presAssocID="{01E7A8C1-3F41-4537-8958-8379DBD61ABD}" presName="level2Shape" presStyleLbl="node2" presStyleIdx="1" presStyleCnt="3" custScaleY="73163" custLinFactX="31028" custLinFactNeighborX="100000" custLinFactNeighborY="-84132"/>
      <dgm:spPr/>
    </dgm:pt>
    <dgm:pt modelId="{5DEFE297-E819-40CD-ADB9-78BCBD15A166}" type="pres">
      <dgm:prSet presAssocID="{01E7A8C1-3F41-4537-8958-8379DBD61ABD}" presName="hierChild3" presStyleCnt="0"/>
      <dgm:spPr/>
    </dgm:pt>
    <dgm:pt modelId="{D196AD69-0611-4051-B735-CBB178ACBA63}" type="pres">
      <dgm:prSet presAssocID="{6663FF5E-E2D2-468D-B436-76026F9BC5C4}" presName="Name19" presStyleLbl="parChTrans1D2" presStyleIdx="2" presStyleCnt="3"/>
      <dgm:spPr/>
    </dgm:pt>
    <dgm:pt modelId="{4D2E1AFD-5CCE-44B2-9D39-DDEDA5BC4D42}" type="pres">
      <dgm:prSet presAssocID="{009D5157-69B9-45D1-9D80-B139D2CC2F92}" presName="Name21" presStyleCnt="0"/>
      <dgm:spPr/>
    </dgm:pt>
    <dgm:pt modelId="{B5FF206F-78E0-406C-93EE-04857E35F99F}" type="pres">
      <dgm:prSet presAssocID="{009D5157-69B9-45D1-9D80-B139D2CC2F92}" presName="level2Shape" presStyleLbl="node2" presStyleIdx="2" presStyleCnt="3" custScaleX="114793" custScaleY="84634" custLinFactX="-18877" custLinFactNeighborX="-100000" custLinFactNeighborY="57118"/>
      <dgm:spPr/>
    </dgm:pt>
    <dgm:pt modelId="{151B9A2B-5E99-44DB-A3A3-19E747CA3B32}" type="pres">
      <dgm:prSet presAssocID="{009D5157-69B9-45D1-9D80-B139D2CC2F92}" presName="hierChild3" presStyleCnt="0"/>
      <dgm:spPr/>
    </dgm:pt>
    <dgm:pt modelId="{7ED730E7-89C1-4805-A390-6F92F2DA36F4}" type="pres">
      <dgm:prSet presAssocID="{92E01237-7D23-44B2-81F1-65425F0E2817}" presName="Name19" presStyleLbl="parChTrans1D3" presStyleIdx="0" presStyleCnt="2"/>
      <dgm:spPr/>
    </dgm:pt>
    <dgm:pt modelId="{6D2E9067-20C9-498C-B9B9-CFBFCC027EBF}" type="pres">
      <dgm:prSet presAssocID="{36A22D2C-7BFE-439D-9E7F-F596D6194A0C}" presName="Name21" presStyleCnt="0"/>
      <dgm:spPr/>
    </dgm:pt>
    <dgm:pt modelId="{A6CF34BD-B49C-4127-8BA3-1418F7ED705C}" type="pres">
      <dgm:prSet presAssocID="{36A22D2C-7BFE-439D-9E7F-F596D6194A0C}" presName="level2Shape" presStyleLbl="node3" presStyleIdx="0" presStyleCnt="2" custScaleY="76417" custLinFactY="11645" custLinFactNeighborX="51146" custLinFactNeighborY="100000"/>
      <dgm:spPr/>
    </dgm:pt>
    <dgm:pt modelId="{648A15DC-85F3-4AC0-8BC7-3EC3F996E5FC}" type="pres">
      <dgm:prSet presAssocID="{36A22D2C-7BFE-439D-9E7F-F596D6194A0C}" presName="hierChild3" presStyleCnt="0"/>
      <dgm:spPr/>
    </dgm:pt>
    <dgm:pt modelId="{56B02756-8ED8-42D2-8325-CC346B637462}" type="pres">
      <dgm:prSet presAssocID="{711C5B5E-ADFD-48F5-8776-F0DE9A6F85A6}" presName="Name19" presStyleLbl="parChTrans1D3" presStyleIdx="1" presStyleCnt="2"/>
      <dgm:spPr/>
    </dgm:pt>
    <dgm:pt modelId="{210395B8-9D2C-4144-9979-4E6E57B96ABC}" type="pres">
      <dgm:prSet presAssocID="{FD82D5D4-CBAA-45B5-853F-FCD45C7C131A}" presName="Name21" presStyleCnt="0"/>
      <dgm:spPr/>
    </dgm:pt>
    <dgm:pt modelId="{ACC099F6-A792-4508-9492-97393051DA8B}" type="pres">
      <dgm:prSet presAssocID="{FD82D5D4-CBAA-45B5-853F-FCD45C7C131A}" presName="level2Shape" presStyleLbl="node3" presStyleIdx="1" presStyleCnt="2" custScaleY="74001" custLinFactX="-100367" custLinFactY="12838" custLinFactNeighborX="-200000" custLinFactNeighborY="100000"/>
      <dgm:spPr/>
    </dgm:pt>
    <dgm:pt modelId="{E04ACAB2-9B2D-4659-BDCD-93138AF51A94}" type="pres">
      <dgm:prSet presAssocID="{FD82D5D4-CBAA-45B5-853F-FCD45C7C131A}" presName="hierChild3" presStyleCnt="0"/>
      <dgm:spPr/>
    </dgm:pt>
    <dgm:pt modelId="{F895905D-E2A2-42E2-A487-84C57554C2EF}" type="pres">
      <dgm:prSet presAssocID="{ACD3DAF1-1853-453B-A247-4A0672CE94D0}" presName="bgShapesFlow" presStyleCnt="0"/>
      <dgm:spPr/>
    </dgm:pt>
    <dgm:pt modelId="{A6748B91-1B85-4434-8DF0-52D452430AE7}" type="pres">
      <dgm:prSet presAssocID="{3B5B4E3C-59A6-4161-A614-9EE20806A147}" presName="rectComp" presStyleCnt="0"/>
      <dgm:spPr/>
    </dgm:pt>
    <dgm:pt modelId="{7CFEB3FD-5CD1-46BA-9E5D-B7E820CF6179}" type="pres">
      <dgm:prSet presAssocID="{3B5B4E3C-59A6-4161-A614-9EE20806A147}" presName="bgRect" presStyleLbl="bgShp" presStyleIdx="0" presStyleCnt="4" custScaleX="65278" custScaleY="61612" custLinFactY="-4330" custLinFactNeighborX="-14314" custLinFactNeighborY="-100000"/>
      <dgm:spPr/>
    </dgm:pt>
    <dgm:pt modelId="{8CA6AEB8-2B56-4920-8C42-03525367CD02}" type="pres">
      <dgm:prSet presAssocID="{3B5B4E3C-59A6-4161-A614-9EE20806A147}" presName="bgRectTx" presStyleLbl="bgShp" presStyleIdx="0" presStyleCnt="4">
        <dgm:presLayoutVars>
          <dgm:bulletEnabled val="1"/>
        </dgm:presLayoutVars>
      </dgm:prSet>
      <dgm:spPr/>
    </dgm:pt>
    <dgm:pt modelId="{80C30215-C88E-48AA-BE69-5D3629B2E084}" type="pres">
      <dgm:prSet presAssocID="{3B5B4E3C-59A6-4161-A614-9EE20806A147}" presName="spComp" presStyleCnt="0"/>
      <dgm:spPr/>
    </dgm:pt>
    <dgm:pt modelId="{CE588737-ABCC-4B80-B5A1-0097093EF4A0}" type="pres">
      <dgm:prSet presAssocID="{3B5B4E3C-59A6-4161-A614-9EE20806A147}" presName="vSp" presStyleCnt="0"/>
      <dgm:spPr/>
    </dgm:pt>
    <dgm:pt modelId="{A4C9A023-50D6-47B8-912B-467D26B60577}" type="pres">
      <dgm:prSet presAssocID="{4F59B81C-22E1-4BB8-86DA-05F5D9C87F1A}" presName="rectComp" presStyleCnt="0"/>
      <dgm:spPr/>
    </dgm:pt>
    <dgm:pt modelId="{39A33A39-1A0E-4B7B-BA49-B80D4FEBC227}" type="pres">
      <dgm:prSet presAssocID="{4F59B81C-22E1-4BB8-86DA-05F5D9C87F1A}" presName="bgRect" presStyleLbl="bgShp" presStyleIdx="1" presStyleCnt="4" custScaleX="83796" custScaleY="59238" custLinFactNeighborX="-5055" custLinFactNeighborY="-43515"/>
      <dgm:spPr/>
    </dgm:pt>
    <dgm:pt modelId="{7CBDA4FB-F88D-453A-B51A-BC6B1A87F852}" type="pres">
      <dgm:prSet presAssocID="{4F59B81C-22E1-4BB8-86DA-05F5D9C87F1A}" presName="bgRectTx" presStyleLbl="bgShp" presStyleIdx="1" presStyleCnt="4">
        <dgm:presLayoutVars>
          <dgm:bulletEnabled val="1"/>
        </dgm:presLayoutVars>
      </dgm:prSet>
      <dgm:spPr/>
    </dgm:pt>
    <dgm:pt modelId="{E3878506-9DD3-4A25-9006-B0D0CAED388E}" type="pres">
      <dgm:prSet presAssocID="{4F59B81C-22E1-4BB8-86DA-05F5D9C87F1A}" presName="spComp" presStyleCnt="0"/>
      <dgm:spPr/>
    </dgm:pt>
    <dgm:pt modelId="{9531A5C4-4949-4FFB-9F05-70B894B847A0}" type="pres">
      <dgm:prSet presAssocID="{4F59B81C-22E1-4BB8-86DA-05F5D9C87F1A}" presName="vSp" presStyleCnt="0"/>
      <dgm:spPr/>
    </dgm:pt>
    <dgm:pt modelId="{92C0DF8D-FCCC-464D-B362-026096F69F30}" type="pres">
      <dgm:prSet presAssocID="{A5EFD503-BCAF-4C7C-A59E-CF29F730F754}" presName="rectComp" presStyleCnt="0"/>
      <dgm:spPr/>
    </dgm:pt>
    <dgm:pt modelId="{3573DB0C-6D10-459D-A54A-8F9CEADFAED3}" type="pres">
      <dgm:prSet presAssocID="{A5EFD503-BCAF-4C7C-A59E-CF29F730F754}" presName="bgRect" presStyleLbl="bgShp" presStyleIdx="2" presStyleCnt="4" custScaleX="65047" custScaleY="65583" custLinFactNeighborX="-14429" custLinFactNeighborY="625"/>
      <dgm:spPr/>
    </dgm:pt>
    <dgm:pt modelId="{E83054E8-69BB-4EA9-AE6F-D357B86EA960}" type="pres">
      <dgm:prSet presAssocID="{A5EFD503-BCAF-4C7C-A59E-CF29F730F754}" presName="bgRectTx" presStyleLbl="bgShp" presStyleIdx="2" presStyleCnt="4">
        <dgm:presLayoutVars>
          <dgm:bulletEnabled val="1"/>
        </dgm:presLayoutVars>
      </dgm:prSet>
      <dgm:spPr/>
    </dgm:pt>
    <dgm:pt modelId="{EC473DBA-1494-432A-870E-9EFAD222B55A}" type="pres">
      <dgm:prSet presAssocID="{A5EFD503-BCAF-4C7C-A59E-CF29F730F754}" presName="spComp" presStyleCnt="0"/>
      <dgm:spPr/>
    </dgm:pt>
    <dgm:pt modelId="{6590EFDE-6511-44AB-9D7F-4B740EF4C7A3}" type="pres">
      <dgm:prSet presAssocID="{A5EFD503-BCAF-4C7C-A59E-CF29F730F754}" presName="vSp" presStyleCnt="0"/>
      <dgm:spPr/>
    </dgm:pt>
    <dgm:pt modelId="{62379171-67A4-43E7-9F70-AD46152040C6}" type="pres">
      <dgm:prSet presAssocID="{55BCD935-53AA-4EA4-B2B7-B2D78AB255FD}" presName="rectComp" presStyleCnt="0"/>
      <dgm:spPr/>
    </dgm:pt>
    <dgm:pt modelId="{17A2BE7E-6F34-4D37-A25E-1F338B4B65E1}" type="pres">
      <dgm:prSet presAssocID="{55BCD935-53AA-4EA4-B2B7-B2D78AB255FD}" presName="bgRect" presStyleLbl="bgShp" presStyleIdx="3" presStyleCnt="4" custScaleX="78241" custScaleY="61545" custLinFactNeighborX="-7832" custLinFactNeighborY="67083"/>
      <dgm:spPr/>
    </dgm:pt>
    <dgm:pt modelId="{B44EE5BE-FDE2-4955-97F7-3133245FC289}" type="pres">
      <dgm:prSet presAssocID="{55BCD935-53AA-4EA4-B2B7-B2D78AB255FD}" presName="bgRectTx" presStyleLbl="bgShp" presStyleIdx="3" presStyleCnt="4">
        <dgm:presLayoutVars>
          <dgm:bulletEnabled val="1"/>
        </dgm:presLayoutVars>
      </dgm:prSet>
      <dgm:spPr/>
    </dgm:pt>
  </dgm:ptLst>
  <dgm:cxnLst>
    <dgm:cxn modelId="{77E59C05-2D38-4A83-954D-E3D2CA675FF1}" type="presOf" srcId="{FD82D5D4-CBAA-45B5-853F-FCD45C7C131A}" destId="{ACC099F6-A792-4508-9492-97393051DA8B}" srcOrd="0" destOrd="0" presId="urn:microsoft.com/office/officeart/2005/8/layout/hierarchy6"/>
    <dgm:cxn modelId="{81F8C706-4A83-43CB-BC0A-55CB3E666516}" type="presOf" srcId="{317B4C3B-6E8B-440A-B37D-488DF7AB43A8}" destId="{102F004B-87CF-4ACC-A158-1A5EF7619715}" srcOrd="0" destOrd="0" presId="urn:microsoft.com/office/officeart/2005/8/layout/hierarchy6"/>
    <dgm:cxn modelId="{B826300F-52A0-4D51-856D-50ECDD582DF6}" type="presOf" srcId="{55BCD935-53AA-4EA4-B2B7-B2D78AB255FD}" destId="{B44EE5BE-FDE2-4955-97F7-3133245FC289}" srcOrd="1" destOrd="0" presId="urn:microsoft.com/office/officeart/2005/8/layout/hierarchy6"/>
    <dgm:cxn modelId="{CFD45A0F-D0C0-4705-9826-AC8B58329302}" srcId="{ACD3DAF1-1853-453B-A247-4A0672CE94D0}" destId="{55BCD935-53AA-4EA4-B2B7-B2D78AB255FD}" srcOrd="4" destOrd="0" parTransId="{38EF42DD-675D-46E5-831D-4954FB8CF1B6}" sibTransId="{BF1F79EF-FA02-4A7B-B61C-2800FC81C142}"/>
    <dgm:cxn modelId="{9AAB960F-EA40-4C4C-A643-A94ACE1885E5}" srcId="{ACD3DAF1-1853-453B-A247-4A0672CE94D0}" destId="{C541F3A5-9A62-4A97-9398-E942FA87B461}" srcOrd="0" destOrd="0" parTransId="{DF05C0BA-A958-43E5-A7BE-292A2363F187}" sibTransId="{65E56EAD-396C-4A01-A220-0F138AA19F94}"/>
    <dgm:cxn modelId="{B6483D11-DA57-4729-809D-7F891B526845}" srcId="{009D5157-69B9-45D1-9D80-B139D2CC2F92}" destId="{36A22D2C-7BFE-439D-9E7F-F596D6194A0C}" srcOrd="0" destOrd="0" parTransId="{92E01237-7D23-44B2-81F1-65425F0E2817}" sibTransId="{6D9009BD-EF69-4F51-994C-4F9D25E0F092}"/>
    <dgm:cxn modelId="{DCA3D31D-052B-4E9A-B730-7D3EE940DE07}" srcId="{ACD3DAF1-1853-453B-A247-4A0672CE94D0}" destId="{3B5B4E3C-59A6-4161-A614-9EE20806A147}" srcOrd="1" destOrd="0" parTransId="{621B2E15-971B-4612-B0E1-01C0DFE62790}" sibTransId="{28ED3598-3C72-4F62-852A-E80D56843E4D}"/>
    <dgm:cxn modelId="{8F9CBC25-1EC9-4AE7-B7EE-B814DAE32B42}" srcId="{C541F3A5-9A62-4A97-9398-E942FA87B461}" destId="{350CD714-E03F-4935-AB1B-98500A4CBD12}" srcOrd="0" destOrd="0" parTransId="{9BE35986-5EA8-449E-BE51-FAE058927819}" sibTransId="{5738D8E0-115E-46E0-9FAB-CA9D4DBFBCD3}"/>
    <dgm:cxn modelId="{59268A2B-4235-49D8-BBF4-217D53686EC1}" type="presOf" srcId="{711C5B5E-ADFD-48F5-8776-F0DE9A6F85A6}" destId="{56B02756-8ED8-42D2-8325-CC346B637462}" srcOrd="0" destOrd="0" presId="urn:microsoft.com/office/officeart/2005/8/layout/hierarchy6"/>
    <dgm:cxn modelId="{2EB1DB33-7B6A-4492-8103-4808866E7A59}" type="presOf" srcId="{36A22D2C-7BFE-439D-9E7F-F596D6194A0C}" destId="{A6CF34BD-B49C-4127-8BA3-1418F7ED705C}" srcOrd="0" destOrd="0" presId="urn:microsoft.com/office/officeart/2005/8/layout/hierarchy6"/>
    <dgm:cxn modelId="{C8E7DA38-3C43-4527-89C2-6750305B1319}" type="presOf" srcId="{009D5157-69B9-45D1-9D80-B139D2CC2F92}" destId="{B5FF206F-78E0-406C-93EE-04857E35F99F}" srcOrd="0" destOrd="0" presId="urn:microsoft.com/office/officeart/2005/8/layout/hierarchy6"/>
    <dgm:cxn modelId="{319FC53E-D49F-4B3F-ACC4-ECF145C3DA7E}" type="presOf" srcId="{9BE35986-5EA8-449E-BE51-FAE058927819}" destId="{A61F5E13-1AB4-4D19-A95E-F9FDCA8CF034}" srcOrd="0" destOrd="0" presId="urn:microsoft.com/office/officeart/2005/8/layout/hierarchy6"/>
    <dgm:cxn modelId="{3C52C563-196B-4D8B-9E29-04BCBE5A6283}" srcId="{C541F3A5-9A62-4A97-9398-E942FA87B461}" destId="{009D5157-69B9-45D1-9D80-B139D2CC2F92}" srcOrd="2" destOrd="0" parTransId="{6663FF5E-E2D2-468D-B436-76026F9BC5C4}" sibTransId="{005E103F-EFAF-4CF4-8B14-A1EBD5E0B4D8}"/>
    <dgm:cxn modelId="{63A68749-4071-4EB9-85AA-F40D3B7FC2B0}" type="presOf" srcId="{ACD3DAF1-1853-453B-A247-4A0672CE94D0}" destId="{4042B9D7-CD31-45C5-A31D-6D27D7895D9E}" srcOrd="0" destOrd="0" presId="urn:microsoft.com/office/officeart/2005/8/layout/hierarchy6"/>
    <dgm:cxn modelId="{4E92E16A-BF36-4BD8-AE67-93111B636C89}" srcId="{C541F3A5-9A62-4A97-9398-E942FA87B461}" destId="{01E7A8C1-3F41-4537-8958-8379DBD61ABD}" srcOrd="1" destOrd="0" parTransId="{317B4C3B-6E8B-440A-B37D-488DF7AB43A8}" sibTransId="{A7B5B201-3981-4F28-85B3-34C76DDC703D}"/>
    <dgm:cxn modelId="{DB75E06D-FD9A-4BDF-A864-406A88F80CCB}" type="presOf" srcId="{3B5B4E3C-59A6-4161-A614-9EE20806A147}" destId="{8CA6AEB8-2B56-4920-8C42-03525367CD02}" srcOrd="1" destOrd="0" presId="urn:microsoft.com/office/officeart/2005/8/layout/hierarchy6"/>
    <dgm:cxn modelId="{255D2956-E854-4A72-BFBF-A9E1C6057BC6}" type="presOf" srcId="{4F59B81C-22E1-4BB8-86DA-05F5D9C87F1A}" destId="{7CBDA4FB-F88D-453A-B51A-BC6B1A87F852}" srcOrd="1" destOrd="0" presId="urn:microsoft.com/office/officeart/2005/8/layout/hierarchy6"/>
    <dgm:cxn modelId="{FE928959-B3A2-4845-8616-4EA1800D9956}" type="presOf" srcId="{92E01237-7D23-44B2-81F1-65425F0E2817}" destId="{7ED730E7-89C1-4805-A390-6F92F2DA36F4}" srcOrd="0" destOrd="0" presId="urn:microsoft.com/office/officeart/2005/8/layout/hierarchy6"/>
    <dgm:cxn modelId="{B09F6F7D-0E9E-40D1-9FFA-CA3B52A6D2BF}" type="presOf" srcId="{C541F3A5-9A62-4A97-9398-E942FA87B461}" destId="{C9BF36A2-BA33-42F1-BB65-D5474C8BE549}" srcOrd="0" destOrd="0" presId="urn:microsoft.com/office/officeart/2005/8/layout/hierarchy6"/>
    <dgm:cxn modelId="{810D5289-B064-44D2-8D0B-2023B168FE42}" srcId="{ACD3DAF1-1853-453B-A247-4A0672CE94D0}" destId="{A5EFD503-BCAF-4C7C-A59E-CF29F730F754}" srcOrd="3" destOrd="0" parTransId="{4AC65A6B-1C55-4C0A-AF08-E3545FB404FD}" sibTransId="{D1E26F65-0271-4D2A-AC43-80C0BFE12B3D}"/>
    <dgm:cxn modelId="{28884A8C-E8D3-43EB-B2A2-6D7A2F9A41D1}" type="presOf" srcId="{3B5B4E3C-59A6-4161-A614-9EE20806A147}" destId="{7CFEB3FD-5CD1-46BA-9E5D-B7E820CF6179}" srcOrd="0" destOrd="0" presId="urn:microsoft.com/office/officeart/2005/8/layout/hierarchy6"/>
    <dgm:cxn modelId="{F183C9A2-FD2D-4D0C-8111-9777927B4693}" type="presOf" srcId="{55BCD935-53AA-4EA4-B2B7-B2D78AB255FD}" destId="{17A2BE7E-6F34-4D37-A25E-1F338B4B65E1}" srcOrd="0" destOrd="0" presId="urn:microsoft.com/office/officeart/2005/8/layout/hierarchy6"/>
    <dgm:cxn modelId="{C5C343AE-7CFA-4A00-AB78-CAC9841F83EB}" type="presOf" srcId="{01E7A8C1-3F41-4537-8958-8379DBD61ABD}" destId="{C6650C9B-BE05-4180-967F-07A44957F5B4}" srcOrd="0" destOrd="0" presId="urn:microsoft.com/office/officeart/2005/8/layout/hierarchy6"/>
    <dgm:cxn modelId="{0E03E5BD-5C9E-49BC-8255-8DF4BE2CD0E3}" srcId="{009D5157-69B9-45D1-9D80-B139D2CC2F92}" destId="{FD82D5D4-CBAA-45B5-853F-FCD45C7C131A}" srcOrd="1" destOrd="0" parTransId="{711C5B5E-ADFD-48F5-8776-F0DE9A6F85A6}" sibTransId="{CE94445A-E893-4C39-93DD-87AD76133422}"/>
    <dgm:cxn modelId="{64AE87C9-A860-48ED-9526-7C8FDA867B3D}" type="presOf" srcId="{A5EFD503-BCAF-4C7C-A59E-CF29F730F754}" destId="{E83054E8-69BB-4EA9-AE6F-D357B86EA960}" srcOrd="1" destOrd="0" presId="urn:microsoft.com/office/officeart/2005/8/layout/hierarchy6"/>
    <dgm:cxn modelId="{3744AFE3-6C9A-4836-9C73-FC7970A1484D}" type="presOf" srcId="{4F59B81C-22E1-4BB8-86DA-05F5D9C87F1A}" destId="{39A33A39-1A0E-4B7B-BA49-B80D4FEBC227}" srcOrd="0" destOrd="0" presId="urn:microsoft.com/office/officeart/2005/8/layout/hierarchy6"/>
    <dgm:cxn modelId="{6660C9EA-AF1D-4D81-A171-8546CADE0EA9}" type="presOf" srcId="{6663FF5E-E2D2-468D-B436-76026F9BC5C4}" destId="{D196AD69-0611-4051-B735-CBB178ACBA63}" srcOrd="0" destOrd="0" presId="urn:microsoft.com/office/officeart/2005/8/layout/hierarchy6"/>
    <dgm:cxn modelId="{149F0FEC-4460-4065-9339-E9365DD0BD96}" type="presOf" srcId="{350CD714-E03F-4935-AB1B-98500A4CBD12}" destId="{42654622-7CCC-4406-8F28-D91C8969B8E2}" srcOrd="0" destOrd="0" presId="urn:microsoft.com/office/officeart/2005/8/layout/hierarchy6"/>
    <dgm:cxn modelId="{679A57F1-CD0A-42A6-949F-CD2E06410C67}" srcId="{ACD3DAF1-1853-453B-A247-4A0672CE94D0}" destId="{4F59B81C-22E1-4BB8-86DA-05F5D9C87F1A}" srcOrd="2" destOrd="0" parTransId="{F0B4A7AE-70C4-4B3A-9232-C75C1498100D}" sibTransId="{8FB0F177-80D5-4EA7-885F-DD3C4453ADE4}"/>
    <dgm:cxn modelId="{B546DAF4-2EF0-4341-BD5E-8534555578DC}" type="presOf" srcId="{A5EFD503-BCAF-4C7C-A59E-CF29F730F754}" destId="{3573DB0C-6D10-459D-A54A-8F9CEADFAED3}" srcOrd="0" destOrd="0" presId="urn:microsoft.com/office/officeart/2005/8/layout/hierarchy6"/>
    <dgm:cxn modelId="{9ACF746A-BFF6-4CBD-945E-84077CDB51B4}" type="presParOf" srcId="{4042B9D7-CD31-45C5-A31D-6D27D7895D9E}" destId="{91E394F9-4239-4088-B08D-E89AF9E397FB}" srcOrd="0" destOrd="0" presId="urn:microsoft.com/office/officeart/2005/8/layout/hierarchy6"/>
    <dgm:cxn modelId="{53E7ED0B-70C6-400B-A898-B2D94DCD3BB6}" type="presParOf" srcId="{91E394F9-4239-4088-B08D-E89AF9E397FB}" destId="{98972710-D48E-4D37-A223-4AA46FC4B8A2}" srcOrd="0" destOrd="0" presId="urn:microsoft.com/office/officeart/2005/8/layout/hierarchy6"/>
    <dgm:cxn modelId="{4D273297-0311-4BC3-B659-9C430445D246}" type="presParOf" srcId="{91E394F9-4239-4088-B08D-E89AF9E397FB}" destId="{3888722B-58DA-4C3C-A529-0046582C3633}" srcOrd="1" destOrd="0" presId="urn:microsoft.com/office/officeart/2005/8/layout/hierarchy6"/>
    <dgm:cxn modelId="{6847CA9C-A307-4DEE-B635-EA319896410A}" type="presParOf" srcId="{3888722B-58DA-4C3C-A529-0046582C3633}" destId="{DA6D30DE-FEDF-48ED-87F4-9E52AE1E19A1}" srcOrd="0" destOrd="0" presId="urn:microsoft.com/office/officeart/2005/8/layout/hierarchy6"/>
    <dgm:cxn modelId="{8FC9553F-B019-4D1F-944F-6061A7A2A4B8}" type="presParOf" srcId="{DA6D30DE-FEDF-48ED-87F4-9E52AE1E19A1}" destId="{C9BF36A2-BA33-42F1-BB65-D5474C8BE549}" srcOrd="0" destOrd="0" presId="urn:microsoft.com/office/officeart/2005/8/layout/hierarchy6"/>
    <dgm:cxn modelId="{2B1449AD-8FC3-483B-B4AF-30A540A57130}" type="presParOf" srcId="{DA6D30DE-FEDF-48ED-87F4-9E52AE1E19A1}" destId="{7059547E-919D-4791-A5B9-B115E27308CC}" srcOrd="1" destOrd="0" presId="urn:microsoft.com/office/officeart/2005/8/layout/hierarchy6"/>
    <dgm:cxn modelId="{C16D90E5-1C68-40C7-85FF-7EF0DE522CB1}" type="presParOf" srcId="{7059547E-919D-4791-A5B9-B115E27308CC}" destId="{A61F5E13-1AB4-4D19-A95E-F9FDCA8CF034}" srcOrd="0" destOrd="0" presId="urn:microsoft.com/office/officeart/2005/8/layout/hierarchy6"/>
    <dgm:cxn modelId="{145F3D42-128C-4EB4-BC8D-05A4DF786522}" type="presParOf" srcId="{7059547E-919D-4791-A5B9-B115E27308CC}" destId="{805C0A9A-75FC-48BF-A77B-A58F9D1FEE9F}" srcOrd="1" destOrd="0" presId="urn:microsoft.com/office/officeart/2005/8/layout/hierarchy6"/>
    <dgm:cxn modelId="{EEFB5FC1-35C6-4F53-8073-5739C026CB4B}" type="presParOf" srcId="{805C0A9A-75FC-48BF-A77B-A58F9D1FEE9F}" destId="{42654622-7CCC-4406-8F28-D91C8969B8E2}" srcOrd="0" destOrd="0" presId="urn:microsoft.com/office/officeart/2005/8/layout/hierarchy6"/>
    <dgm:cxn modelId="{2AEF4341-25A2-4270-8654-F6FFCD2619F1}" type="presParOf" srcId="{805C0A9A-75FC-48BF-A77B-A58F9D1FEE9F}" destId="{8D23FAE5-7F4E-49AF-984F-57DE605235F9}" srcOrd="1" destOrd="0" presId="urn:microsoft.com/office/officeart/2005/8/layout/hierarchy6"/>
    <dgm:cxn modelId="{AD983BB2-C407-42B9-B7C5-548AF9EBDD69}" type="presParOf" srcId="{7059547E-919D-4791-A5B9-B115E27308CC}" destId="{102F004B-87CF-4ACC-A158-1A5EF7619715}" srcOrd="2" destOrd="0" presId="urn:microsoft.com/office/officeart/2005/8/layout/hierarchy6"/>
    <dgm:cxn modelId="{5BE43161-677F-4B0D-B59C-7800E64EC1D8}" type="presParOf" srcId="{7059547E-919D-4791-A5B9-B115E27308CC}" destId="{2EFAB4FF-6354-4EBE-92D3-E5239D1634E7}" srcOrd="3" destOrd="0" presId="urn:microsoft.com/office/officeart/2005/8/layout/hierarchy6"/>
    <dgm:cxn modelId="{9768745B-17E6-4620-B55D-CD4ED86AB3E4}" type="presParOf" srcId="{2EFAB4FF-6354-4EBE-92D3-E5239D1634E7}" destId="{C6650C9B-BE05-4180-967F-07A44957F5B4}" srcOrd="0" destOrd="0" presId="urn:microsoft.com/office/officeart/2005/8/layout/hierarchy6"/>
    <dgm:cxn modelId="{4E2EF070-F511-4F80-9C02-3B7A472F7200}" type="presParOf" srcId="{2EFAB4FF-6354-4EBE-92D3-E5239D1634E7}" destId="{5DEFE297-E819-40CD-ADB9-78BCBD15A166}" srcOrd="1" destOrd="0" presId="urn:microsoft.com/office/officeart/2005/8/layout/hierarchy6"/>
    <dgm:cxn modelId="{5097A489-E8FC-411C-BD4B-6D1A8A1AF1D3}" type="presParOf" srcId="{7059547E-919D-4791-A5B9-B115E27308CC}" destId="{D196AD69-0611-4051-B735-CBB178ACBA63}" srcOrd="4" destOrd="0" presId="urn:microsoft.com/office/officeart/2005/8/layout/hierarchy6"/>
    <dgm:cxn modelId="{BB9390C0-900D-4749-AE06-4DEA2A1E367A}" type="presParOf" srcId="{7059547E-919D-4791-A5B9-B115E27308CC}" destId="{4D2E1AFD-5CCE-44B2-9D39-DDEDA5BC4D42}" srcOrd="5" destOrd="0" presId="urn:microsoft.com/office/officeart/2005/8/layout/hierarchy6"/>
    <dgm:cxn modelId="{D9B9255D-F2DE-4DBC-8BC6-169EB352D478}" type="presParOf" srcId="{4D2E1AFD-5CCE-44B2-9D39-DDEDA5BC4D42}" destId="{B5FF206F-78E0-406C-93EE-04857E35F99F}" srcOrd="0" destOrd="0" presId="urn:microsoft.com/office/officeart/2005/8/layout/hierarchy6"/>
    <dgm:cxn modelId="{FB050FE1-7853-4A48-A7ED-D54432A7E63E}" type="presParOf" srcId="{4D2E1AFD-5CCE-44B2-9D39-DDEDA5BC4D42}" destId="{151B9A2B-5E99-44DB-A3A3-19E747CA3B32}" srcOrd="1" destOrd="0" presId="urn:microsoft.com/office/officeart/2005/8/layout/hierarchy6"/>
    <dgm:cxn modelId="{BB509F12-39F8-4B71-A361-6EC9B1A6FE9B}" type="presParOf" srcId="{151B9A2B-5E99-44DB-A3A3-19E747CA3B32}" destId="{7ED730E7-89C1-4805-A390-6F92F2DA36F4}" srcOrd="0" destOrd="0" presId="urn:microsoft.com/office/officeart/2005/8/layout/hierarchy6"/>
    <dgm:cxn modelId="{5ECB772F-D71A-45DC-858B-2611DBBAA616}" type="presParOf" srcId="{151B9A2B-5E99-44DB-A3A3-19E747CA3B32}" destId="{6D2E9067-20C9-498C-B9B9-CFBFCC027EBF}" srcOrd="1" destOrd="0" presId="urn:microsoft.com/office/officeart/2005/8/layout/hierarchy6"/>
    <dgm:cxn modelId="{940148CB-64C2-4CD3-ADD5-10E5304DB99A}" type="presParOf" srcId="{6D2E9067-20C9-498C-B9B9-CFBFCC027EBF}" destId="{A6CF34BD-B49C-4127-8BA3-1418F7ED705C}" srcOrd="0" destOrd="0" presId="urn:microsoft.com/office/officeart/2005/8/layout/hierarchy6"/>
    <dgm:cxn modelId="{4315D68D-12EA-47F4-BD82-180A71786665}" type="presParOf" srcId="{6D2E9067-20C9-498C-B9B9-CFBFCC027EBF}" destId="{648A15DC-85F3-4AC0-8BC7-3EC3F996E5FC}" srcOrd="1" destOrd="0" presId="urn:microsoft.com/office/officeart/2005/8/layout/hierarchy6"/>
    <dgm:cxn modelId="{27DC416D-AB02-440E-9752-D0084D2607E6}" type="presParOf" srcId="{151B9A2B-5E99-44DB-A3A3-19E747CA3B32}" destId="{56B02756-8ED8-42D2-8325-CC346B637462}" srcOrd="2" destOrd="0" presId="urn:microsoft.com/office/officeart/2005/8/layout/hierarchy6"/>
    <dgm:cxn modelId="{FA7B8E51-130E-466D-B7D0-6D18731079DE}" type="presParOf" srcId="{151B9A2B-5E99-44DB-A3A3-19E747CA3B32}" destId="{210395B8-9D2C-4144-9979-4E6E57B96ABC}" srcOrd="3" destOrd="0" presId="urn:microsoft.com/office/officeart/2005/8/layout/hierarchy6"/>
    <dgm:cxn modelId="{35F31905-01FC-4887-890C-ABB43A347E57}" type="presParOf" srcId="{210395B8-9D2C-4144-9979-4E6E57B96ABC}" destId="{ACC099F6-A792-4508-9492-97393051DA8B}" srcOrd="0" destOrd="0" presId="urn:microsoft.com/office/officeart/2005/8/layout/hierarchy6"/>
    <dgm:cxn modelId="{2923F06F-D7AE-4BF9-8FB7-2D59379AACC7}" type="presParOf" srcId="{210395B8-9D2C-4144-9979-4E6E57B96ABC}" destId="{E04ACAB2-9B2D-4659-BDCD-93138AF51A94}" srcOrd="1" destOrd="0" presId="urn:microsoft.com/office/officeart/2005/8/layout/hierarchy6"/>
    <dgm:cxn modelId="{CBDF79C5-9B1B-435E-B459-A3A1C5233D79}" type="presParOf" srcId="{4042B9D7-CD31-45C5-A31D-6D27D7895D9E}" destId="{F895905D-E2A2-42E2-A487-84C57554C2EF}" srcOrd="1" destOrd="0" presId="urn:microsoft.com/office/officeart/2005/8/layout/hierarchy6"/>
    <dgm:cxn modelId="{69C956DA-F9F5-4FF7-A919-51606EFC347C}" type="presParOf" srcId="{F895905D-E2A2-42E2-A487-84C57554C2EF}" destId="{A6748B91-1B85-4434-8DF0-52D452430AE7}" srcOrd="0" destOrd="0" presId="urn:microsoft.com/office/officeart/2005/8/layout/hierarchy6"/>
    <dgm:cxn modelId="{522EA263-042D-4EF0-935C-721C97F8CE63}" type="presParOf" srcId="{A6748B91-1B85-4434-8DF0-52D452430AE7}" destId="{7CFEB3FD-5CD1-46BA-9E5D-B7E820CF6179}" srcOrd="0" destOrd="0" presId="urn:microsoft.com/office/officeart/2005/8/layout/hierarchy6"/>
    <dgm:cxn modelId="{DC2C935C-EAAB-403B-80DF-2C7B88297206}" type="presParOf" srcId="{A6748B91-1B85-4434-8DF0-52D452430AE7}" destId="{8CA6AEB8-2B56-4920-8C42-03525367CD02}" srcOrd="1" destOrd="0" presId="urn:microsoft.com/office/officeart/2005/8/layout/hierarchy6"/>
    <dgm:cxn modelId="{94C1285E-360E-419B-B54D-4463581E343C}" type="presParOf" srcId="{F895905D-E2A2-42E2-A487-84C57554C2EF}" destId="{80C30215-C88E-48AA-BE69-5D3629B2E084}" srcOrd="1" destOrd="0" presId="urn:microsoft.com/office/officeart/2005/8/layout/hierarchy6"/>
    <dgm:cxn modelId="{5599B461-9F31-4D8F-AE99-A4881F1A5BF5}" type="presParOf" srcId="{80C30215-C88E-48AA-BE69-5D3629B2E084}" destId="{CE588737-ABCC-4B80-B5A1-0097093EF4A0}" srcOrd="0" destOrd="0" presId="urn:microsoft.com/office/officeart/2005/8/layout/hierarchy6"/>
    <dgm:cxn modelId="{9BA4C3A6-EC42-454E-8944-EAE739D323AD}" type="presParOf" srcId="{F895905D-E2A2-42E2-A487-84C57554C2EF}" destId="{A4C9A023-50D6-47B8-912B-467D26B60577}" srcOrd="2" destOrd="0" presId="urn:microsoft.com/office/officeart/2005/8/layout/hierarchy6"/>
    <dgm:cxn modelId="{72282077-B905-411E-879A-C10ABD20CD2A}" type="presParOf" srcId="{A4C9A023-50D6-47B8-912B-467D26B60577}" destId="{39A33A39-1A0E-4B7B-BA49-B80D4FEBC227}" srcOrd="0" destOrd="0" presId="urn:microsoft.com/office/officeart/2005/8/layout/hierarchy6"/>
    <dgm:cxn modelId="{3FD3D84F-EB3C-48C7-9470-D981094426B9}" type="presParOf" srcId="{A4C9A023-50D6-47B8-912B-467D26B60577}" destId="{7CBDA4FB-F88D-453A-B51A-BC6B1A87F852}" srcOrd="1" destOrd="0" presId="urn:microsoft.com/office/officeart/2005/8/layout/hierarchy6"/>
    <dgm:cxn modelId="{16104CC1-5B7E-44FC-A6AB-9D7996BDA5AE}" type="presParOf" srcId="{F895905D-E2A2-42E2-A487-84C57554C2EF}" destId="{E3878506-9DD3-4A25-9006-B0D0CAED388E}" srcOrd="3" destOrd="0" presId="urn:microsoft.com/office/officeart/2005/8/layout/hierarchy6"/>
    <dgm:cxn modelId="{5463AC1E-3006-406B-B5B0-C28DACBED2D1}" type="presParOf" srcId="{E3878506-9DD3-4A25-9006-B0D0CAED388E}" destId="{9531A5C4-4949-4FFB-9F05-70B894B847A0}" srcOrd="0" destOrd="0" presId="urn:microsoft.com/office/officeart/2005/8/layout/hierarchy6"/>
    <dgm:cxn modelId="{AC5931BB-B2A7-4712-8354-C577AAA8F814}" type="presParOf" srcId="{F895905D-E2A2-42E2-A487-84C57554C2EF}" destId="{92C0DF8D-FCCC-464D-B362-026096F69F30}" srcOrd="4" destOrd="0" presId="urn:microsoft.com/office/officeart/2005/8/layout/hierarchy6"/>
    <dgm:cxn modelId="{787CD0F3-6460-487A-A46A-D000972C83A9}" type="presParOf" srcId="{92C0DF8D-FCCC-464D-B362-026096F69F30}" destId="{3573DB0C-6D10-459D-A54A-8F9CEADFAED3}" srcOrd="0" destOrd="0" presId="urn:microsoft.com/office/officeart/2005/8/layout/hierarchy6"/>
    <dgm:cxn modelId="{B8F70BBC-F473-40F6-9432-EAD0396C6E94}" type="presParOf" srcId="{92C0DF8D-FCCC-464D-B362-026096F69F30}" destId="{E83054E8-69BB-4EA9-AE6F-D357B86EA960}" srcOrd="1" destOrd="0" presId="urn:microsoft.com/office/officeart/2005/8/layout/hierarchy6"/>
    <dgm:cxn modelId="{71AB0320-C0A3-445A-85F7-079618E92F65}" type="presParOf" srcId="{F895905D-E2A2-42E2-A487-84C57554C2EF}" destId="{EC473DBA-1494-432A-870E-9EFAD222B55A}" srcOrd="5" destOrd="0" presId="urn:microsoft.com/office/officeart/2005/8/layout/hierarchy6"/>
    <dgm:cxn modelId="{A6A31A2B-508E-4C48-8B1E-78F385C2CBD5}" type="presParOf" srcId="{EC473DBA-1494-432A-870E-9EFAD222B55A}" destId="{6590EFDE-6511-44AB-9D7F-4B740EF4C7A3}" srcOrd="0" destOrd="0" presId="urn:microsoft.com/office/officeart/2005/8/layout/hierarchy6"/>
    <dgm:cxn modelId="{7DBC5CC7-4BCB-494C-84E7-5DF7D9A70BE4}" type="presParOf" srcId="{F895905D-E2A2-42E2-A487-84C57554C2EF}" destId="{62379171-67A4-43E7-9F70-AD46152040C6}" srcOrd="6" destOrd="0" presId="urn:microsoft.com/office/officeart/2005/8/layout/hierarchy6"/>
    <dgm:cxn modelId="{D9135513-0065-4B62-B252-21EC466E04B5}" type="presParOf" srcId="{62379171-67A4-43E7-9F70-AD46152040C6}" destId="{17A2BE7E-6F34-4D37-A25E-1F338B4B65E1}" srcOrd="0" destOrd="0" presId="urn:microsoft.com/office/officeart/2005/8/layout/hierarchy6"/>
    <dgm:cxn modelId="{8FDD1D93-F164-4AEB-B0E6-2D207BE333CA}" type="presParOf" srcId="{62379171-67A4-43E7-9F70-AD46152040C6}" destId="{B44EE5BE-FDE2-4955-97F7-3133245FC289}" srcOrd="1" destOrd="0" presId="urn:microsoft.com/office/officeart/2005/8/layout/hierarchy6"/>
  </dgm:cxnLst>
  <dgm:bg/>
  <dgm:whole>
    <a:ln>
      <a:solidFill>
        <a:schemeClr val="accent1">
          <a:lumMod val="40000"/>
          <a:lumOff val="60000"/>
        </a:schemeClr>
      </a:solidFill>
    </a:ln>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7FE6A4-8117-43B9-90D1-0B85AAC753BB}" type="doc">
      <dgm:prSet loTypeId="urn:microsoft.com/office/officeart/2005/8/layout/hierarchy6" loCatId="hierarchy" qsTypeId="urn:microsoft.com/office/officeart/2005/8/quickstyle/simple1" qsCatId="simple" csTypeId="urn:microsoft.com/office/officeart/2005/8/colors/accent1_1" csCatId="accent1" phldr="1"/>
      <dgm:spPr/>
      <dgm:t>
        <a:bodyPr/>
        <a:lstStyle/>
        <a:p>
          <a:endParaRPr lang="en-GB"/>
        </a:p>
      </dgm:t>
    </dgm:pt>
    <dgm:pt modelId="{0C67B769-21FC-41AF-AB02-DD1A7162C883}">
      <dgm:prSet phldrT="[Text]"/>
      <dgm:spPr>
        <a:solidFill>
          <a:schemeClr val="bg1"/>
        </a:solidFill>
      </dgm:spPr>
      <dgm:t>
        <a:bodyPr/>
        <a:lstStyle/>
        <a:p>
          <a:r>
            <a:rPr lang="en-GB" b="0"/>
            <a:t>2500 HHs</a:t>
          </a:r>
        </a:p>
      </dgm:t>
    </dgm:pt>
    <dgm:pt modelId="{3663E0D0-282B-425C-A620-08467FF3B0F5}" type="parTrans" cxnId="{A4D66E2D-28F5-49AC-923A-9FC35546F6AA}">
      <dgm:prSet/>
      <dgm:spPr/>
      <dgm:t>
        <a:bodyPr/>
        <a:lstStyle/>
        <a:p>
          <a:endParaRPr lang="en-GB"/>
        </a:p>
      </dgm:t>
    </dgm:pt>
    <dgm:pt modelId="{DE83CD5C-6A94-4452-B0CB-D1174F184192}" type="sibTrans" cxnId="{A4D66E2D-28F5-49AC-923A-9FC35546F6AA}">
      <dgm:prSet/>
      <dgm:spPr/>
      <dgm:t>
        <a:bodyPr/>
        <a:lstStyle/>
        <a:p>
          <a:endParaRPr lang="en-GB"/>
        </a:p>
      </dgm:t>
    </dgm:pt>
    <dgm:pt modelId="{9542541A-7C6C-4F9E-B50A-3C444DA191A7}">
      <dgm:prSet phldrT="[Text]"/>
      <dgm:spPr>
        <a:solidFill>
          <a:schemeClr val="accent6">
            <a:lumMod val="75000"/>
          </a:schemeClr>
        </a:solidFill>
        <a:ln>
          <a:noFill/>
        </a:ln>
      </dgm:spPr>
      <dgm:t>
        <a:bodyPr/>
        <a:lstStyle/>
        <a:p>
          <a:r>
            <a:rPr lang="en-GB">
              <a:solidFill>
                <a:schemeClr val="bg1"/>
              </a:solidFill>
            </a:rPr>
            <a:t>Yes (25%)</a:t>
          </a:r>
        </a:p>
        <a:p>
          <a:r>
            <a:rPr lang="en-GB">
              <a:solidFill>
                <a:schemeClr val="bg1"/>
              </a:solidFill>
            </a:rPr>
            <a:t>6</a:t>
          </a:r>
          <a:r>
            <a:rPr lang="en-US" altLang="zh-CN">
              <a:solidFill>
                <a:schemeClr val="bg1"/>
              </a:solidFill>
            </a:rPr>
            <a:t>28</a:t>
          </a:r>
          <a:r>
            <a:rPr lang="en-GB">
              <a:solidFill>
                <a:schemeClr val="bg1"/>
              </a:solidFill>
            </a:rPr>
            <a:t> HHs</a:t>
          </a:r>
        </a:p>
      </dgm:t>
    </dgm:pt>
    <dgm:pt modelId="{76DCCAB3-EF1D-41CB-BB83-BC5E55A4C10E}" type="parTrans" cxnId="{54A15DA3-958E-4680-8C77-CD0D16AFBB08}">
      <dgm:prSet/>
      <dgm:spPr/>
      <dgm:t>
        <a:bodyPr/>
        <a:lstStyle/>
        <a:p>
          <a:endParaRPr lang="en-GB"/>
        </a:p>
      </dgm:t>
    </dgm:pt>
    <dgm:pt modelId="{14F59463-1A7B-4196-92B3-93DF6B999E6B}" type="sibTrans" cxnId="{54A15DA3-958E-4680-8C77-CD0D16AFBB08}">
      <dgm:prSet/>
      <dgm:spPr/>
      <dgm:t>
        <a:bodyPr/>
        <a:lstStyle/>
        <a:p>
          <a:endParaRPr lang="en-GB"/>
        </a:p>
      </dgm:t>
    </dgm:pt>
    <dgm:pt modelId="{64DEEF0E-2F92-4AE5-910C-1F76C7C867E3}">
      <dgm:prSet phldrT="[Text]"/>
      <dgm:spPr>
        <a:solidFill>
          <a:schemeClr val="accent1">
            <a:lumMod val="60000"/>
            <a:lumOff val="40000"/>
          </a:schemeClr>
        </a:solidFill>
        <a:ln>
          <a:solidFill>
            <a:schemeClr val="accent1">
              <a:lumMod val="60000"/>
              <a:lumOff val="40000"/>
            </a:schemeClr>
          </a:solidFill>
        </a:ln>
      </dgm:spPr>
      <dgm:t>
        <a:bodyPr/>
        <a:lstStyle/>
        <a:p>
          <a:r>
            <a:rPr lang="en-GB">
              <a:solidFill>
                <a:schemeClr val="bg1"/>
              </a:solidFill>
            </a:rPr>
            <a:t>Remote</a:t>
          </a:r>
        </a:p>
        <a:p>
          <a:r>
            <a:rPr lang="en-GB">
              <a:solidFill>
                <a:schemeClr val="bg1"/>
              </a:solidFill>
            </a:rPr>
            <a:t>3</a:t>
          </a:r>
          <a:r>
            <a:rPr lang="en-US" altLang="zh-CN">
              <a:solidFill>
                <a:schemeClr val="bg1"/>
              </a:solidFill>
            </a:rPr>
            <a:t>08</a:t>
          </a:r>
          <a:r>
            <a:rPr lang="en-GB">
              <a:solidFill>
                <a:schemeClr val="bg1"/>
              </a:solidFill>
            </a:rPr>
            <a:t> HHs</a:t>
          </a:r>
        </a:p>
      </dgm:t>
    </dgm:pt>
    <dgm:pt modelId="{6CFEA9BB-F3EE-4BE6-ABC1-82B9CFC7EB90}" type="parTrans" cxnId="{CF86D671-0F0C-4396-B0D7-99F1270CABFD}">
      <dgm:prSet/>
      <dgm:spPr/>
      <dgm:t>
        <a:bodyPr/>
        <a:lstStyle/>
        <a:p>
          <a:endParaRPr lang="en-GB"/>
        </a:p>
      </dgm:t>
    </dgm:pt>
    <dgm:pt modelId="{71873F5F-4ED9-49BE-B7B4-7F37BD725C40}" type="sibTrans" cxnId="{CF86D671-0F0C-4396-B0D7-99F1270CABFD}">
      <dgm:prSet/>
      <dgm:spPr/>
      <dgm:t>
        <a:bodyPr/>
        <a:lstStyle/>
        <a:p>
          <a:endParaRPr lang="en-GB"/>
        </a:p>
      </dgm:t>
    </dgm:pt>
    <dgm:pt modelId="{58D2AFE7-5806-45F9-83AC-540191092D15}">
      <dgm:prSet phldrT="[Text]"/>
      <dgm:spPr>
        <a:solidFill>
          <a:srgbClr val="C00000"/>
        </a:solidFill>
        <a:ln>
          <a:noFill/>
        </a:ln>
      </dgm:spPr>
      <dgm:t>
        <a:bodyPr/>
        <a:lstStyle/>
        <a:p>
          <a:r>
            <a:rPr lang="en-GB">
              <a:solidFill>
                <a:schemeClr val="bg1"/>
              </a:solidFill>
            </a:rPr>
            <a:t>F2F</a:t>
          </a:r>
        </a:p>
        <a:p>
          <a:r>
            <a:rPr lang="en-GB">
              <a:solidFill>
                <a:schemeClr val="bg1"/>
              </a:solidFill>
            </a:rPr>
            <a:t>3</a:t>
          </a:r>
          <a:r>
            <a:rPr lang="en-US" altLang="zh-CN">
              <a:solidFill>
                <a:schemeClr val="bg1"/>
              </a:solidFill>
            </a:rPr>
            <a:t>20</a:t>
          </a:r>
          <a:r>
            <a:rPr lang="en-GB">
              <a:solidFill>
                <a:schemeClr val="bg1"/>
              </a:solidFill>
            </a:rPr>
            <a:t> HHs</a:t>
          </a:r>
        </a:p>
      </dgm:t>
    </dgm:pt>
    <dgm:pt modelId="{AD7D8B67-D2E4-4C38-B914-D9D607E25F07}" type="parTrans" cxnId="{DDB443FF-3362-46E9-8ECA-F37F935E9B82}">
      <dgm:prSet/>
      <dgm:spPr/>
      <dgm:t>
        <a:bodyPr/>
        <a:lstStyle/>
        <a:p>
          <a:endParaRPr lang="en-GB"/>
        </a:p>
      </dgm:t>
    </dgm:pt>
    <dgm:pt modelId="{BB6FF275-A90C-4196-806E-D080C69E6C66}" type="sibTrans" cxnId="{DDB443FF-3362-46E9-8ECA-F37F935E9B82}">
      <dgm:prSet/>
      <dgm:spPr/>
      <dgm:t>
        <a:bodyPr/>
        <a:lstStyle/>
        <a:p>
          <a:endParaRPr lang="en-GB"/>
        </a:p>
      </dgm:t>
    </dgm:pt>
    <dgm:pt modelId="{74256BAD-266A-4CC8-AB2C-91AB461545DA}">
      <dgm:prSet phldrT="[Text]"/>
      <dgm:spPr>
        <a:solidFill>
          <a:schemeClr val="accent2"/>
        </a:solidFill>
        <a:ln>
          <a:solidFill>
            <a:schemeClr val="accent2"/>
          </a:solidFill>
        </a:ln>
      </dgm:spPr>
      <dgm:t>
        <a:bodyPr/>
        <a:lstStyle/>
        <a:p>
          <a:r>
            <a:rPr lang="en-GB">
              <a:solidFill>
                <a:schemeClr val="bg1"/>
              </a:solidFill>
            </a:rPr>
            <a:t>No (75%)</a:t>
          </a:r>
        </a:p>
        <a:p>
          <a:r>
            <a:rPr lang="en-GB">
              <a:solidFill>
                <a:schemeClr val="bg1"/>
              </a:solidFill>
            </a:rPr>
            <a:t>18</a:t>
          </a:r>
          <a:r>
            <a:rPr lang="en-US" altLang="zh-CN">
              <a:solidFill>
                <a:schemeClr val="bg1"/>
              </a:solidFill>
            </a:rPr>
            <a:t>72</a:t>
          </a:r>
          <a:r>
            <a:rPr lang="en-GB">
              <a:solidFill>
                <a:schemeClr val="bg1"/>
              </a:solidFill>
            </a:rPr>
            <a:t> HHs</a:t>
          </a:r>
        </a:p>
      </dgm:t>
    </dgm:pt>
    <dgm:pt modelId="{A855079C-B880-4C42-BA28-4BD558B32882}" type="parTrans" cxnId="{62CA9FE1-5F1F-4116-B9B2-F3CF6EF54224}">
      <dgm:prSet/>
      <dgm:spPr/>
      <dgm:t>
        <a:bodyPr/>
        <a:lstStyle/>
        <a:p>
          <a:endParaRPr lang="en-GB"/>
        </a:p>
      </dgm:t>
    </dgm:pt>
    <dgm:pt modelId="{59A12C06-72BD-48DA-A1C9-8D66D55E5A88}" type="sibTrans" cxnId="{62CA9FE1-5F1F-4116-B9B2-F3CF6EF54224}">
      <dgm:prSet/>
      <dgm:spPr/>
      <dgm:t>
        <a:bodyPr/>
        <a:lstStyle/>
        <a:p>
          <a:endParaRPr lang="en-GB"/>
        </a:p>
      </dgm:t>
    </dgm:pt>
    <dgm:pt modelId="{01445E5D-C1FF-4826-B36F-702B11120BE9}">
      <dgm:prSet phldrT="[Text]"/>
      <dgm:spPr>
        <a:solidFill>
          <a:schemeClr val="accent6">
            <a:lumMod val="75000"/>
          </a:schemeClr>
        </a:solidFill>
        <a:ln>
          <a:noFill/>
        </a:ln>
      </dgm:spPr>
      <dgm:t>
        <a:bodyPr/>
        <a:lstStyle/>
        <a:p>
          <a:r>
            <a:rPr lang="en-GB">
              <a:solidFill>
                <a:schemeClr val="bg1"/>
              </a:solidFill>
            </a:rPr>
            <a:t>Yes (7</a:t>
          </a:r>
          <a:r>
            <a:rPr lang="en-US" altLang="zh-CN">
              <a:solidFill>
                <a:schemeClr val="bg1"/>
              </a:solidFill>
            </a:rPr>
            <a:t>8</a:t>
          </a:r>
          <a:r>
            <a:rPr lang="en-GB">
              <a:solidFill>
                <a:schemeClr val="bg1"/>
              </a:solidFill>
            </a:rPr>
            <a:t>%)</a:t>
          </a:r>
        </a:p>
        <a:p>
          <a:r>
            <a:rPr lang="en-GB">
              <a:solidFill>
                <a:schemeClr val="bg1"/>
              </a:solidFill>
            </a:rPr>
            <a:t>14</a:t>
          </a:r>
          <a:r>
            <a:rPr lang="en-US" altLang="zh-CN">
              <a:solidFill>
                <a:schemeClr val="bg1"/>
              </a:solidFill>
            </a:rPr>
            <a:t>5</a:t>
          </a:r>
          <a:r>
            <a:rPr lang="en-GB">
              <a:solidFill>
                <a:schemeClr val="bg1"/>
              </a:solidFill>
            </a:rPr>
            <a:t>2 HHs</a:t>
          </a:r>
        </a:p>
      </dgm:t>
    </dgm:pt>
    <dgm:pt modelId="{8E27D422-14B9-4327-970B-ABB2F6FF5814}" type="parTrans" cxnId="{B1761B4B-1873-4A30-A7AF-DDC5E978CCE2}">
      <dgm:prSet/>
      <dgm:spPr/>
      <dgm:t>
        <a:bodyPr/>
        <a:lstStyle/>
        <a:p>
          <a:endParaRPr lang="en-GB"/>
        </a:p>
      </dgm:t>
    </dgm:pt>
    <dgm:pt modelId="{E420230D-24AC-4C04-B0BF-E421021ADFAC}" type="sibTrans" cxnId="{B1761B4B-1873-4A30-A7AF-DDC5E978CCE2}">
      <dgm:prSet/>
      <dgm:spPr/>
      <dgm:t>
        <a:bodyPr/>
        <a:lstStyle/>
        <a:p>
          <a:endParaRPr lang="en-GB"/>
        </a:p>
      </dgm:t>
    </dgm:pt>
    <dgm:pt modelId="{04973FD9-214F-40AC-851E-26DA5F98F15B}">
      <dgm:prSet phldrT="[Text]" custT="1"/>
      <dgm:spPr/>
      <dgm:t>
        <a:bodyPr/>
        <a:lstStyle/>
        <a:p>
          <a:pPr algn="l"/>
          <a:r>
            <a:rPr lang="en-GB" sz="900" b="0"/>
            <a:t>Listed HHs - [Sample frame after cleaning]</a:t>
          </a:r>
        </a:p>
      </dgm:t>
    </dgm:pt>
    <dgm:pt modelId="{1DB7E9A5-42ED-4EFE-B59A-BE9AB5445392}" type="parTrans" cxnId="{31C4A663-90E0-4EC8-BF38-8EE6F5799287}">
      <dgm:prSet/>
      <dgm:spPr/>
      <dgm:t>
        <a:bodyPr/>
        <a:lstStyle/>
        <a:p>
          <a:endParaRPr lang="en-GB"/>
        </a:p>
      </dgm:t>
    </dgm:pt>
    <dgm:pt modelId="{15D29F06-DB74-42F4-948A-8FB4CD003C61}" type="sibTrans" cxnId="{31C4A663-90E0-4EC8-BF38-8EE6F5799287}">
      <dgm:prSet/>
      <dgm:spPr/>
      <dgm:t>
        <a:bodyPr/>
        <a:lstStyle/>
        <a:p>
          <a:endParaRPr lang="en-GB"/>
        </a:p>
      </dgm:t>
    </dgm:pt>
    <dgm:pt modelId="{7C221074-8432-4495-9265-D4081B985FF4}">
      <dgm:prSet phldrT="[Text]" custT="1"/>
      <dgm:spPr/>
      <dgm:t>
        <a:bodyPr/>
        <a:lstStyle/>
        <a:p>
          <a:pPr algn="l"/>
          <a:r>
            <a:rPr lang="en-GB" sz="900" b="0"/>
            <a:t>Step 1: ID Phone ownership</a:t>
          </a:r>
        </a:p>
      </dgm:t>
    </dgm:pt>
    <dgm:pt modelId="{9809763D-625C-4092-BC08-FF959B878294}" type="parTrans" cxnId="{A372B608-2301-4A15-8CC2-8D607C950D6F}">
      <dgm:prSet/>
      <dgm:spPr/>
      <dgm:t>
        <a:bodyPr/>
        <a:lstStyle/>
        <a:p>
          <a:endParaRPr lang="en-GB"/>
        </a:p>
      </dgm:t>
    </dgm:pt>
    <dgm:pt modelId="{4FC10E7E-A4B8-4DE2-8ABB-8AFDC0227B5E}" type="sibTrans" cxnId="{A372B608-2301-4A15-8CC2-8D607C950D6F}">
      <dgm:prSet/>
      <dgm:spPr/>
      <dgm:t>
        <a:bodyPr/>
        <a:lstStyle/>
        <a:p>
          <a:endParaRPr lang="en-GB"/>
        </a:p>
      </dgm:t>
    </dgm:pt>
    <dgm:pt modelId="{8D866D95-34AC-4176-859E-E36C00CD1333}">
      <dgm:prSet phldrT="[Text]" custT="1"/>
      <dgm:spPr/>
      <dgm:t>
        <a:bodyPr/>
        <a:lstStyle/>
        <a:p>
          <a:pPr algn="l"/>
          <a:r>
            <a:rPr lang="en-GB" sz="900" b="0"/>
            <a:t>1st Stage Randomization</a:t>
          </a:r>
        </a:p>
      </dgm:t>
    </dgm:pt>
    <dgm:pt modelId="{3BC99DE9-AA29-4946-85D0-EC26940F1B36}" type="parTrans" cxnId="{F9BEFAF5-BAA0-4F43-966A-9DE45D74BD57}">
      <dgm:prSet/>
      <dgm:spPr/>
      <dgm:t>
        <a:bodyPr/>
        <a:lstStyle/>
        <a:p>
          <a:endParaRPr lang="en-GB"/>
        </a:p>
      </dgm:t>
    </dgm:pt>
    <dgm:pt modelId="{1BCCD251-2CA4-4788-894B-C015DECF7FEF}" type="sibTrans" cxnId="{F9BEFAF5-BAA0-4F43-966A-9DE45D74BD57}">
      <dgm:prSet/>
      <dgm:spPr/>
      <dgm:t>
        <a:bodyPr/>
        <a:lstStyle/>
        <a:p>
          <a:endParaRPr lang="en-GB"/>
        </a:p>
      </dgm:t>
    </dgm:pt>
    <dgm:pt modelId="{01BDF081-8E67-4107-890C-A7E5FE77EC6A}">
      <dgm:prSet/>
      <dgm:spPr>
        <a:solidFill>
          <a:schemeClr val="accent1">
            <a:lumMod val="60000"/>
            <a:lumOff val="40000"/>
          </a:schemeClr>
        </a:solidFill>
        <a:ln>
          <a:solidFill>
            <a:schemeClr val="accent1">
              <a:lumMod val="60000"/>
              <a:lumOff val="40000"/>
            </a:schemeClr>
          </a:solidFill>
        </a:ln>
      </dgm:spPr>
      <dgm:t>
        <a:bodyPr/>
        <a:lstStyle/>
        <a:p>
          <a:r>
            <a:rPr lang="en-GB">
              <a:solidFill>
                <a:schemeClr val="bg1"/>
              </a:solidFill>
            </a:rPr>
            <a:t>Remote</a:t>
          </a:r>
        </a:p>
        <a:p>
          <a:r>
            <a:rPr lang="en-GB">
              <a:solidFill>
                <a:schemeClr val="bg1"/>
              </a:solidFill>
            </a:rPr>
            <a:t>715 HHs</a:t>
          </a:r>
        </a:p>
      </dgm:t>
    </dgm:pt>
    <dgm:pt modelId="{7EA47F47-089C-48D4-98D2-F4BA4D655F8D}" type="parTrans" cxnId="{3C7CBA86-BBC9-4505-8A7B-F4102E93B330}">
      <dgm:prSet/>
      <dgm:spPr/>
      <dgm:t>
        <a:bodyPr/>
        <a:lstStyle/>
        <a:p>
          <a:endParaRPr lang="en-GB"/>
        </a:p>
      </dgm:t>
    </dgm:pt>
    <dgm:pt modelId="{23160456-8526-4602-B83B-66A09B3DB1C8}" type="sibTrans" cxnId="{3C7CBA86-BBC9-4505-8A7B-F4102E93B330}">
      <dgm:prSet/>
      <dgm:spPr/>
      <dgm:t>
        <a:bodyPr/>
        <a:lstStyle/>
        <a:p>
          <a:endParaRPr lang="en-GB"/>
        </a:p>
      </dgm:t>
    </dgm:pt>
    <dgm:pt modelId="{59820ADF-6E46-4B79-AF34-13382880D400}">
      <dgm:prSet/>
      <dgm:spPr>
        <a:solidFill>
          <a:schemeClr val="accent2">
            <a:lumMod val="60000"/>
            <a:lumOff val="40000"/>
          </a:schemeClr>
        </a:solidFill>
        <a:ln>
          <a:solidFill>
            <a:schemeClr val="accent2">
              <a:lumMod val="60000"/>
              <a:lumOff val="40000"/>
            </a:schemeClr>
          </a:solidFill>
        </a:ln>
      </dgm:spPr>
      <dgm:t>
        <a:bodyPr/>
        <a:lstStyle/>
        <a:p>
          <a:r>
            <a:rPr lang="en-GB">
              <a:solidFill>
                <a:schemeClr val="bg1"/>
              </a:solidFill>
            </a:rPr>
            <a:t>No (2</a:t>
          </a:r>
          <a:r>
            <a:rPr lang="en-US" altLang="zh-CN">
              <a:solidFill>
                <a:schemeClr val="bg1"/>
              </a:solidFill>
            </a:rPr>
            <a:t>2</a:t>
          </a:r>
          <a:r>
            <a:rPr lang="en-GB">
              <a:solidFill>
                <a:schemeClr val="bg1"/>
              </a:solidFill>
            </a:rPr>
            <a:t>%)</a:t>
          </a:r>
        </a:p>
        <a:p>
          <a:r>
            <a:rPr lang="en-GB">
              <a:solidFill>
                <a:schemeClr val="bg1"/>
              </a:solidFill>
            </a:rPr>
            <a:t>42</a:t>
          </a:r>
          <a:r>
            <a:rPr lang="en-US" altLang="zh-CN">
              <a:solidFill>
                <a:schemeClr val="bg1"/>
              </a:solidFill>
            </a:rPr>
            <a:t>0</a:t>
          </a:r>
          <a:r>
            <a:rPr lang="en-GB">
              <a:solidFill>
                <a:schemeClr val="bg1"/>
              </a:solidFill>
            </a:rPr>
            <a:t> HHs</a:t>
          </a:r>
        </a:p>
      </dgm:t>
    </dgm:pt>
    <dgm:pt modelId="{92AB0AB2-5FF1-464F-BEBC-2A75A0E33C5A}" type="parTrans" cxnId="{6A357259-15DE-423A-9AE0-1585720E5A19}">
      <dgm:prSet/>
      <dgm:spPr/>
      <dgm:t>
        <a:bodyPr/>
        <a:lstStyle/>
        <a:p>
          <a:endParaRPr lang="en-GB"/>
        </a:p>
      </dgm:t>
    </dgm:pt>
    <dgm:pt modelId="{9A0375D9-5451-4FB8-B699-FB08F572B593}" type="sibTrans" cxnId="{6A357259-15DE-423A-9AE0-1585720E5A19}">
      <dgm:prSet/>
      <dgm:spPr/>
      <dgm:t>
        <a:bodyPr/>
        <a:lstStyle/>
        <a:p>
          <a:endParaRPr lang="en-GB"/>
        </a:p>
      </dgm:t>
    </dgm:pt>
    <dgm:pt modelId="{FFEF0BD1-DE03-46A7-BCD7-F342D814618C}">
      <dgm:prSet/>
      <dgm:spPr>
        <a:solidFill>
          <a:srgbClr val="C00000"/>
        </a:solidFill>
        <a:ln>
          <a:noFill/>
        </a:ln>
      </dgm:spPr>
      <dgm:t>
        <a:bodyPr/>
        <a:lstStyle/>
        <a:p>
          <a:r>
            <a:rPr lang="en-GB">
              <a:solidFill>
                <a:schemeClr val="bg1"/>
              </a:solidFill>
            </a:rPr>
            <a:t>F2F</a:t>
          </a:r>
        </a:p>
        <a:p>
          <a:r>
            <a:rPr lang="en-GB">
              <a:solidFill>
                <a:schemeClr val="bg1"/>
              </a:solidFill>
            </a:rPr>
            <a:t>737 HHs</a:t>
          </a:r>
        </a:p>
      </dgm:t>
    </dgm:pt>
    <dgm:pt modelId="{99D770DA-02B4-47CD-8BE9-C7E088544B3B}" type="parTrans" cxnId="{1816633D-7353-4197-B973-12FE91B3DF6C}">
      <dgm:prSet/>
      <dgm:spPr/>
      <dgm:t>
        <a:bodyPr/>
        <a:lstStyle/>
        <a:p>
          <a:endParaRPr lang="en-GB"/>
        </a:p>
      </dgm:t>
    </dgm:pt>
    <dgm:pt modelId="{76CB08BF-DBDA-4E56-8EE6-D5FEA9ACB642}" type="sibTrans" cxnId="{1816633D-7353-4197-B973-12FE91B3DF6C}">
      <dgm:prSet/>
      <dgm:spPr/>
      <dgm:t>
        <a:bodyPr/>
        <a:lstStyle/>
        <a:p>
          <a:endParaRPr lang="en-GB"/>
        </a:p>
      </dgm:t>
    </dgm:pt>
    <dgm:pt modelId="{07228677-CBAC-4E0A-85AB-949C0613B646}">
      <dgm:prSet phldrT="[Text]" custT="1"/>
      <dgm:spPr/>
      <dgm:t>
        <a:bodyPr/>
        <a:lstStyle/>
        <a:p>
          <a:pPr algn="l"/>
          <a:r>
            <a:rPr lang="en-GB" sz="900" b="0"/>
            <a:t>Network coverage at the HH</a:t>
          </a:r>
        </a:p>
      </dgm:t>
    </dgm:pt>
    <dgm:pt modelId="{7F7AABC5-0B26-41FE-B7C8-8520A6A9E74D}" type="parTrans" cxnId="{42912848-D270-42A7-B33B-39ED49B5EFE4}">
      <dgm:prSet/>
      <dgm:spPr/>
      <dgm:t>
        <a:bodyPr/>
        <a:lstStyle/>
        <a:p>
          <a:endParaRPr lang="en-GB"/>
        </a:p>
      </dgm:t>
    </dgm:pt>
    <dgm:pt modelId="{EFABE055-D8DD-416F-B9EE-024502E0F143}" type="sibTrans" cxnId="{42912848-D270-42A7-B33B-39ED49B5EFE4}">
      <dgm:prSet/>
      <dgm:spPr/>
      <dgm:t>
        <a:bodyPr/>
        <a:lstStyle/>
        <a:p>
          <a:endParaRPr lang="en-GB"/>
        </a:p>
      </dgm:t>
    </dgm:pt>
    <dgm:pt modelId="{1BB5944B-594A-4F91-9DCB-D5F6CAB178BB}">
      <dgm:prSet phldrT="[Text]" custT="1"/>
      <dgm:spPr/>
      <dgm:t>
        <a:bodyPr/>
        <a:lstStyle/>
        <a:p>
          <a:pPr algn="l"/>
          <a:r>
            <a:rPr lang="en-GB" sz="900" b="0"/>
            <a:t>2nd Stage Randomization</a:t>
          </a:r>
        </a:p>
      </dgm:t>
    </dgm:pt>
    <dgm:pt modelId="{04FC86D2-30B0-4324-BBBB-9044F28A1471}" type="parTrans" cxnId="{B05C6BB4-2266-43A3-A2A5-AC6DA85F5326}">
      <dgm:prSet/>
      <dgm:spPr/>
      <dgm:t>
        <a:bodyPr/>
        <a:lstStyle/>
        <a:p>
          <a:endParaRPr lang="en-GB"/>
        </a:p>
      </dgm:t>
    </dgm:pt>
    <dgm:pt modelId="{52FD02DB-BFC7-4B75-BA80-EACA6AFE4B1F}" type="sibTrans" cxnId="{B05C6BB4-2266-43A3-A2A5-AC6DA85F5326}">
      <dgm:prSet/>
      <dgm:spPr/>
      <dgm:t>
        <a:bodyPr/>
        <a:lstStyle/>
        <a:p>
          <a:endParaRPr lang="en-GB"/>
        </a:p>
      </dgm:t>
    </dgm:pt>
    <dgm:pt modelId="{9119EAE5-33C1-4D76-A0B1-E22823E26883}">
      <dgm:prSet/>
      <dgm:spPr>
        <a:solidFill>
          <a:schemeClr val="accent6">
            <a:lumMod val="40000"/>
            <a:lumOff val="60000"/>
          </a:schemeClr>
        </a:solidFill>
        <a:ln>
          <a:solidFill>
            <a:schemeClr val="accent6">
              <a:lumMod val="40000"/>
              <a:lumOff val="60000"/>
            </a:schemeClr>
          </a:solidFill>
        </a:ln>
      </dgm:spPr>
      <dgm:t>
        <a:bodyPr/>
        <a:lstStyle/>
        <a:p>
          <a:r>
            <a:rPr lang="en-GB">
              <a:solidFill>
                <a:sysClr val="windowText" lastClr="000000"/>
              </a:solidFill>
            </a:rPr>
            <a:t>Yes</a:t>
          </a:r>
        </a:p>
        <a:p>
          <a:r>
            <a:rPr lang="en-GB">
              <a:solidFill>
                <a:sysClr val="windowText" lastClr="000000"/>
              </a:solidFill>
            </a:rPr>
            <a:t>300 HHs</a:t>
          </a:r>
        </a:p>
      </dgm:t>
    </dgm:pt>
    <dgm:pt modelId="{50CB0577-EB1B-4487-8025-CB8E20D395FA}" type="parTrans" cxnId="{FBC3309B-2361-4DCB-8F14-036943470860}">
      <dgm:prSet/>
      <dgm:spPr/>
      <dgm:t>
        <a:bodyPr/>
        <a:lstStyle/>
        <a:p>
          <a:endParaRPr lang="en-GB"/>
        </a:p>
      </dgm:t>
    </dgm:pt>
    <dgm:pt modelId="{61B0F3AC-D6D3-4696-AFDA-4CD23F3EB160}" type="sibTrans" cxnId="{FBC3309B-2361-4DCB-8F14-036943470860}">
      <dgm:prSet/>
      <dgm:spPr/>
      <dgm:t>
        <a:bodyPr/>
        <a:lstStyle/>
        <a:p>
          <a:endParaRPr lang="en-GB"/>
        </a:p>
      </dgm:t>
    </dgm:pt>
    <dgm:pt modelId="{8222CD75-B8DE-4FF4-83D9-659A303EB3FD}">
      <dgm:prSet/>
      <dgm:spPr>
        <a:solidFill>
          <a:schemeClr val="accent2">
            <a:lumMod val="60000"/>
            <a:lumOff val="40000"/>
          </a:schemeClr>
        </a:solidFill>
        <a:ln>
          <a:solidFill>
            <a:schemeClr val="accent2">
              <a:lumMod val="60000"/>
              <a:lumOff val="40000"/>
            </a:schemeClr>
          </a:solidFill>
        </a:ln>
      </dgm:spPr>
      <dgm:t>
        <a:bodyPr/>
        <a:lstStyle/>
        <a:p>
          <a:r>
            <a:rPr lang="en-GB">
              <a:solidFill>
                <a:schemeClr val="bg1"/>
              </a:solidFill>
            </a:rPr>
            <a:t>No</a:t>
          </a:r>
        </a:p>
        <a:p>
          <a:r>
            <a:rPr lang="en-GB">
              <a:solidFill>
                <a:schemeClr val="bg1"/>
              </a:solidFill>
            </a:rPr>
            <a:t>415 HHs</a:t>
          </a:r>
        </a:p>
      </dgm:t>
    </dgm:pt>
    <dgm:pt modelId="{93A9395F-6431-4255-95E5-E14E97649BEA}" type="parTrans" cxnId="{5D4260E5-D044-456D-95B8-56FF168D72A8}">
      <dgm:prSet/>
      <dgm:spPr/>
      <dgm:t>
        <a:bodyPr/>
        <a:lstStyle/>
        <a:p>
          <a:endParaRPr lang="en-GB"/>
        </a:p>
      </dgm:t>
    </dgm:pt>
    <dgm:pt modelId="{5F3F0332-B505-4005-9C46-9D147D13422B}" type="sibTrans" cxnId="{5D4260E5-D044-456D-95B8-56FF168D72A8}">
      <dgm:prSet/>
      <dgm:spPr/>
      <dgm:t>
        <a:bodyPr/>
        <a:lstStyle/>
        <a:p>
          <a:endParaRPr lang="en-GB"/>
        </a:p>
      </dgm:t>
    </dgm:pt>
    <dgm:pt modelId="{B80F084E-D124-4826-A0C6-258D89AAE631}">
      <dgm:prSet phldrT="[Text]" custT="1"/>
      <dgm:spPr/>
      <dgm:t>
        <a:bodyPr/>
        <a:lstStyle/>
        <a:p>
          <a:pPr algn="l"/>
          <a:r>
            <a:rPr lang="en-GB" sz="900" b="0"/>
            <a:t>3rd Stage Randomzation-Phone assignment</a:t>
          </a:r>
        </a:p>
      </dgm:t>
    </dgm:pt>
    <dgm:pt modelId="{86ED274D-28D4-4C42-B97E-C0A6B471165F}" type="parTrans" cxnId="{67B70153-1C52-4F29-B0B0-75D933F52A2F}">
      <dgm:prSet/>
      <dgm:spPr/>
      <dgm:t>
        <a:bodyPr/>
        <a:lstStyle/>
        <a:p>
          <a:endParaRPr lang="en-GB"/>
        </a:p>
      </dgm:t>
    </dgm:pt>
    <dgm:pt modelId="{04C194A7-F5F3-40C2-8FFE-CFB3D07AD5B0}" type="sibTrans" cxnId="{67B70153-1C52-4F29-B0B0-75D933F52A2F}">
      <dgm:prSet/>
      <dgm:spPr/>
      <dgm:t>
        <a:bodyPr/>
        <a:lstStyle/>
        <a:p>
          <a:endParaRPr lang="en-GB"/>
        </a:p>
      </dgm:t>
    </dgm:pt>
    <dgm:pt modelId="{FDBED823-8EA8-4C6E-82BD-60EB46979322}">
      <dgm:prSet phldrT="[Text]"/>
      <dgm:spPr>
        <a:solidFill>
          <a:schemeClr val="bg2"/>
        </a:solidFill>
      </dgm:spPr>
      <dgm:t>
        <a:bodyPr/>
        <a:lstStyle/>
        <a:p>
          <a:pPr algn="l"/>
          <a:r>
            <a:rPr lang="en-GB" b="0">
              <a:solidFill>
                <a:srgbClr val="002060"/>
              </a:solidFill>
            </a:rPr>
            <a:t>Completed interviews [HHs]</a:t>
          </a:r>
        </a:p>
      </dgm:t>
    </dgm:pt>
    <dgm:pt modelId="{A74B6153-70A2-4491-9C12-95274C649219}" type="parTrans" cxnId="{CE760227-3C5C-4BCD-886A-B5B0B599C97D}">
      <dgm:prSet/>
      <dgm:spPr/>
      <dgm:t>
        <a:bodyPr/>
        <a:lstStyle/>
        <a:p>
          <a:endParaRPr lang="en-GB"/>
        </a:p>
      </dgm:t>
    </dgm:pt>
    <dgm:pt modelId="{C375C334-A12D-47C8-BAE9-F419DF910CCD}" type="sibTrans" cxnId="{CE760227-3C5C-4BCD-886A-B5B0B599C97D}">
      <dgm:prSet/>
      <dgm:spPr/>
      <dgm:t>
        <a:bodyPr/>
        <a:lstStyle/>
        <a:p>
          <a:endParaRPr lang="en-GB"/>
        </a:p>
      </dgm:t>
    </dgm:pt>
    <dgm:pt modelId="{5E41D4FB-E772-4DAD-A765-C997AAE0B272}">
      <dgm:prSet/>
      <dgm:spPr>
        <a:solidFill>
          <a:schemeClr val="accent1">
            <a:lumMod val="60000"/>
            <a:lumOff val="40000"/>
          </a:schemeClr>
        </a:solidFill>
        <a:ln>
          <a:solidFill>
            <a:schemeClr val="accent1">
              <a:lumMod val="60000"/>
              <a:lumOff val="40000"/>
            </a:schemeClr>
          </a:solidFill>
        </a:ln>
      </dgm:spPr>
      <dgm:t>
        <a:bodyPr/>
        <a:lstStyle/>
        <a:p>
          <a:r>
            <a:rPr lang="en-GB">
              <a:solidFill>
                <a:schemeClr val="bg1"/>
              </a:solidFill>
            </a:rPr>
            <a:t>158 HHs</a:t>
          </a:r>
        </a:p>
      </dgm:t>
    </dgm:pt>
    <dgm:pt modelId="{4D50F03D-49F3-4A8E-AAFD-8B412DC06677}" type="parTrans" cxnId="{0676C963-9187-4136-90B4-A5EB9153FE1B}">
      <dgm:prSet>
        <dgm:style>
          <a:lnRef idx="0">
            <a:scrgbClr r="0" g="0" b="0"/>
          </a:lnRef>
          <a:fillRef idx="0">
            <a:scrgbClr r="0" g="0" b="0"/>
          </a:fillRef>
          <a:effectRef idx="0">
            <a:scrgbClr r="0" g="0" b="0"/>
          </a:effectRef>
          <a:fontRef idx="minor">
            <a:schemeClr val="tx1"/>
          </a:fontRef>
        </dgm:style>
      </dgm:prSet>
      <dgm:spPr>
        <a:ln w="9525" cap="flat" cmpd="sng" algn="ctr">
          <a:solidFill>
            <a:schemeClr val="accent5"/>
          </a:solidFill>
          <a:prstDash val="solid"/>
          <a:round/>
          <a:headEnd type="none" w="med" len="med"/>
          <a:tailEnd type="arrow" w="med" len="med"/>
        </a:ln>
      </dgm:spPr>
      <dgm:t>
        <a:bodyPr/>
        <a:lstStyle/>
        <a:p>
          <a:endParaRPr lang="en-GB"/>
        </a:p>
      </dgm:t>
    </dgm:pt>
    <dgm:pt modelId="{2A430B2C-3955-4132-856C-EC280BB75610}" type="sibTrans" cxnId="{0676C963-9187-4136-90B4-A5EB9153FE1B}">
      <dgm:prSet/>
      <dgm:spPr/>
      <dgm:t>
        <a:bodyPr/>
        <a:lstStyle/>
        <a:p>
          <a:endParaRPr lang="en-GB"/>
        </a:p>
      </dgm:t>
    </dgm:pt>
    <dgm:pt modelId="{B328C12B-F47B-4775-8AFA-081ABC4B9D7E}">
      <dgm:prSet/>
      <dgm:spPr>
        <a:solidFill>
          <a:schemeClr val="accent6">
            <a:lumMod val="40000"/>
            <a:lumOff val="60000"/>
          </a:schemeClr>
        </a:solidFill>
        <a:ln>
          <a:solidFill>
            <a:schemeClr val="accent6">
              <a:lumMod val="40000"/>
              <a:lumOff val="60000"/>
            </a:schemeClr>
          </a:solidFill>
        </a:ln>
      </dgm:spPr>
      <dgm:t>
        <a:bodyPr/>
        <a:lstStyle/>
        <a:p>
          <a:r>
            <a:rPr lang="en-GB"/>
            <a:t>119 HHs</a:t>
          </a:r>
        </a:p>
      </dgm:t>
    </dgm:pt>
    <dgm:pt modelId="{54A1AEFF-FBDF-459A-955A-7426EA35E67F}" type="parTrans" cxnId="{72CDBDC7-698C-45E0-A1E2-E65963092FC9}">
      <dgm:prSet>
        <dgm:style>
          <a:lnRef idx="0">
            <a:scrgbClr r="0" g="0" b="0"/>
          </a:lnRef>
          <a:fillRef idx="0">
            <a:scrgbClr r="0" g="0" b="0"/>
          </a:fillRef>
          <a:effectRef idx="0">
            <a:scrgbClr r="0" g="0" b="0"/>
          </a:effectRef>
          <a:fontRef idx="minor">
            <a:schemeClr val="tx1"/>
          </a:fontRef>
        </dgm:style>
      </dgm:prSet>
      <dgm:spPr>
        <a:ln w="9525" cap="flat" cmpd="sng" algn="ctr">
          <a:solidFill>
            <a:schemeClr val="accent6"/>
          </a:solidFill>
          <a:prstDash val="solid"/>
          <a:round/>
          <a:headEnd type="none" w="med" len="med"/>
          <a:tailEnd type="arrow" w="med" len="med"/>
        </a:ln>
      </dgm:spPr>
      <dgm:t>
        <a:bodyPr/>
        <a:lstStyle/>
        <a:p>
          <a:endParaRPr lang="en-GB"/>
        </a:p>
      </dgm:t>
    </dgm:pt>
    <dgm:pt modelId="{B269DCEF-9FCC-42D1-99FE-E4EF08B54E52}" type="sibTrans" cxnId="{72CDBDC7-698C-45E0-A1E2-E65963092FC9}">
      <dgm:prSet/>
      <dgm:spPr/>
      <dgm:t>
        <a:bodyPr/>
        <a:lstStyle/>
        <a:p>
          <a:endParaRPr lang="en-GB"/>
        </a:p>
      </dgm:t>
    </dgm:pt>
    <dgm:pt modelId="{3D00DAA7-0925-4B6C-8328-8DF08D8EEF08}">
      <dgm:prSet/>
      <dgm:spPr>
        <a:solidFill>
          <a:srgbClr val="C00000"/>
        </a:solidFill>
        <a:ln>
          <a:solidFill>
            <a:srgbClr val="C00000"/>
          </a:solidFill>
        </a:ln>
      </dgm:spPr>
      <dgm:t>
        <a:bodyPr/>
        <a:lstStyle/>
        <a:p>
          <a:r>
            <a:rPr lang="en-GB">
              <a:solidFill>
                <a:schemeClr val="bg1"/>
              </a:solidFill>
            </a:rPr>
            <a:t>294 HHs</a:t>
          </a:r>
        </a:p>
      </dgm:t>
    </dgm:pt>
    <dgm:pt modelId="{4D2EEDF6-D3ED-4268-B706-D76452134056}" type="parTrans" cxnId="{45141A62-487A-4C0D-8477-65A564CC179D}">
      <dgm:prSet>
        <dgm:style>
          <a:lnRef idx="0">
            <a:scrgbClr r="0" g="0" b="0"/>
          </a:lnRef>
          <a:fillRef idx="0">
            <a:scrgbClr r="0" g="0" b="0"/>
          </a:fillRef>
          <a:effectRef idx="0">
            <a:scrgbClr r="0" g="0" b="0"/>
          </a:effectRef>
          <a:fontRef idx="minor">
            <a:schemeClr val="tx1"/>
          </a:fontRef>
        </dgm:style>
      </dgm:prSet>
      <dgm:spPr>
        <a:solidFill>
          <a:srgbClr val="C00000"/>
        </a:solidFill>
        <a:ln w="9525" cap="flat" cmpd="sng" algn="ctr">
          <a:solidFill>
            <a:srgbClr val="C00000"/>
          </a:solidFill>
          <a:prstDash val="solid"/>
          <a:round/>
          <a:headEnd type="none" w="med" len="med"/>
          <a:tailEnd type="arrow" w="med" len="med"/>
        </a:ln>
      </dgm:spPr>
      <dgm:t>
        <a:bodyPr/>
        <a:lstStyle/>
        <a:p>
          <a:endParaRPr lang="en-GB"/>
        </a:p>
      </dgm:t>
    </dgm:pt>
    <dgm:pt modelId="{30646829-9F0F-42A0-B3BF-35525CED9AD9}" type="sibTrans" cxnId="{45141A62-487A-4C0D-8477-65A564CC179D}">
      <dgm:prSet/>
      <dgm:spPr/>
      <dgm:t>
        <a:bodyPr/>
        <a:lstStyle/>
        <a:p>
          <a:endParaRPr lang="en-GB"/>
        </a:p>
      </dgm:t>
    </dgm:pt>
    <dgm:pt modelId="{2D4DCCBE-9620-4F30-8A8B-BB79274B8865}">
      <dgm:prSet/>
      <dgm:spPr>
        <a:solidFill>
          <a:srgbClr val="C00000"/>
        </a:solidFill>
        <a:ln>
          <a:solidFill>
            <a:srgbClr val="C00000"/>
          </a:solidFill>
        </a:ln>
      </dgm:spPr>
      <dgm:t>
        <a:bodyPr/>
        <a:lstStyle/>
        <a:p>
          <a:r>
            <a:rPr lang="en-GB">
              <a:solidFill>
                <a:schemeClr val="bg1"/>
              </a:solidFill>
            </a:rPr>
            <a:t>675 HHs</a:t>
          </a:r>
        </a:p>
      </dgm:t>
    </dgm:pt>
    <dgm:pt modelId="{F9805257-0022-4A1B-AF62-A76E0B91BCF8}" type="parTrans" cxnId="{133636ED-5AF0-48E9-9AAA-4FE373CBB12D}">
      <dgm:prSet>
        <dgm:style>
          <a:lnRef idx="0">
            <a:scrgbClr r="0" g="0" b="0"/>
          </a:lnRef>
          <a:fillRef idx="0">
            <a:scrgbClr r="0" g="0" b="0"/>
          </a:fillRef>
          <a:effectRef idx="0">
            <a:scrgbClr r="0" g="0" b="0"/>
          </a:effectRef>
          <a:fontRef idx="minor">
            <a:schemeClr val="tx1"/>
          </a:fontRef>
        </dgm:style>
      </dgm:prSet>
      <dgm:spPr>
        <a:solidFill>
          <a:srgbClr val="C00000"/>
        </a:solidFill>
        <a:ln w="9525" cap="flat" cmpd="sng" algn="ctr">
          <a:solidFill>
            <a:srgbClr val="C00000"/>
          </a:solidFill>
          <a:prstDash val="solid"/>
          <a:round/>
          <a:headEnd type="none" w="med" len="med"/>
          <a:tailEnd type="arrow" w="med" len="med"/>
        </a:ln>
      </dgm:spPr>
      <dgm:t>
        <a:bodyPr/>
        <a:lstStyle/>
        <a:p>
          <a:endParaRPr lang="en-GB"/>
        </a:p>
      </dgm:t>
    </dgm:pt>
    <dgm:pt modelId="{C032BFCC-8566-4AF1-A8D7-300B40799AAF}" type="sibTrans" cxnId="{133636ED-5AF0-48E9-9AAA-4FE373CBB12D}">
      <dgm:prSet/>
      <dgm:spPr/>
      <dgm:t>
        <a:bodyPr/>
        <a:lstStyle/>
        <a:p>
          <a:endParaRPr lang="en-GB"/>
        </a:p>
      </dgm:t>
    </dgm:pt>
    <dgm:pt modelId="{D48FEDA1-39E8-4DB8-BDA5-3758F018454C}" type="pres">
      <dgm:prSet presAssocID="{FE7FE6A4-8117-43B9-90D1-0B85AAC753BB}" presName="mainComposite" presStyleCnt="0">
        <dgm:presLayoutVars>
          <dgm:chPref val="1"/>
          <dgm:dir/>
          <dgm:animOne val="branch"/>
          <dgm:animLvl val="lvl"/>
          <dgm:resizeHandles val="exact"/>
        </dgm:presLayoutVars>
      </dgm:prSet>
      <dgm:spPr/>
    </dgm:pt>
    <dgm:pt modelId="{7A9F0D0C-98BC-4391-AE24-E89ECFCD5844}" type="pres">
      <dgm:prSet presAssocID="{FE7FE6A4-8117-43B9-90D1-0B85AAC753BB}" presName="hierFlow" presStyleCnt="0"/>
      <dgm:spPr/>
    </dgm:pt>
    <dgm:pt modelId="{5BA54E1B-8150-43BF-A653-39C60A560DA9}" type="pres">
      <dgm:prSet presAssocID="{FE7FE6A4-8117-43B9-90D1-0B85AAC753BB}" presName="firstBuf" presStyleCnt="0"/>
      <dgm:spPr/>
    </dgm:pt>
    <dgm:pt modelId="{BFF925FD-E33F-4356-A9E4-EE8024B5AE1E}" type="pres">
      <dgm:prSet presAssocID="{FE7FE6A4-8117-43B9-90D1-0B85AAC753BB}" presName="hierChild1" presStyleCnt="0">
        <dgm:presLayoutVars>
          <dgm:chPref val="1"/>
          <dgm:animOne val="branch"/>
          <dgm:animLvl val="lvl"/>
        </dgm:presLayoutVars>
      </dgm:prSet>
      <dgm:spPr/>
    </dgm:pt>
    <dgm:pt modelId="{BCBA9ACA-5547-4969-B60F-0F8F3B87E9BB}" type="pres">
      <dgm:prSet presAssocID="{0C67B769-21FC-41AF-AB02-DD1A7162C883}" presName="Name14" presStyleCnt="0"/>
      <dgm:spPr/>
    </dgm:pt>
    <dgm:pt modelId="{EB813CA5-BA49-4650-8EEE-8C471294A6E4}" type="pres">
      <dgm:prSet presAssocID="{0C67B769-21FC-41AF-AB02-DD1A7162C883}" presName="level1Shape" presStyleLbl="node0" presStyleIdx="0" presStyleCnt="1" custLinFactY="-28742" custLinFactNeighborX="26469" custLinFactNeighborY="-100000">
        <dgm:presLayoutVars>
          <dgm:chPref val="3"/>
        </dgm:presLayoutVars>
      </dgm:prSet>
      <dgm:spPr/>
    </dgm:pt>
    <dgm:pt modelId="{6ED14B23-EED1-421D-95DF-C2E1C9222936}" type="pres">
      <dgm:prSet presAssocID="{0C67B769-21FC-41AF-AB02-DD1A7162C883}" presName="hierChild2" presStyleCnt="0"/>
      <dgm:spPr/>
    </dgm:pt>
    <dgm:pt modelId="{9511BE71-26A8-4B1F-9389-B2DBA5C2D555}" type="pres">
      <dgm:prSet presAssocID="{76DCCAB3-EF1D-41CB-BB83-BC5E55A4C10E}" presName="Name19" presStyleLbl="parChTrans1D2" presStyleIdx="0" presStyleCnt="2"/>
      <dgm:spPr/>
    </dgm:pt>
    <dgm:pt modelId="{960BABFF-D58E-4B7A-872F-EE2A6E9E9862}" type="pres">
      <dgm:prSet presAssocID="{9542541A-7C6C-4F9E-B50A-3C444DA191A7}" presName="Name21" presStyleCnt="0"/>
      <dgm:spPr/>
    </dgm:pt>
    <dgm:pt modelId="{22835467-09A0-4EB6-B841-0DA70FFAA9A2}" type="pres">
      <dgm:prSet presAssocID="{9542541A-7C6C-4F9E-B50A-3C444DA191A7}" presName="level2Shape" presStyleLbl="node2" presStyleIdx="0" presStyleCnt="2" custLinFactY="-10024" custLinFactNeighborX="72814" custLinFactNeighborY="-100000"/>
      <dgm:spPr/>
    </dgm:pt>
    <dgm:pt modelId="{47B103EF-D8AA-4BD9-BD94-56B1530DA136}" type="pres">
      <dgm:prSet presAssocID="{9542541A-7C6C-4F9E-B50A-3C444DA191A7}" presName="hierChild3" presStyleCnt="0"/>
      <dgm:spPr/>
    </dgm:pt>
    <dgm:pt modelId="{CB215D7E-086F-4B40-BA75-334240DE7B8C}" type="pres">
      <dgm:prSet presAssocID="{6CFEA9BB-F3EE-4BE6-ABC1-82B9CFC7EB90}" presName="Name19" presStyleLbl="parChTrans1D3" presStyleIdx="0" presStyleCnt="4"/>
      <dgm:spPr/>
    </dgm:pt>
    <dgm:pt modelId="{8680064A-2A33-45B7-A881-4813C8AA5BF3}" type="pres">
      <dgm:prSet presAssocID="{64DEEF0E-2F92-4AE5-910C-1F76C7C867E3}" presName="Name21" presStyleCnt="0"/>
      <dgm:spPr/>
    </dgm:pt>
    <dgm:pt modelId="{864E67FD-D278-4324-B3DD-3192925F8EA2}" type="pres">
      <dgm:prSet presAssocID="{64DEEF0E-2F92-4AE5-910C-1F76C7C867E3}" presName="level2Shape" presStyleLbl="node3" presStyleIdx="0" presStyleCnt="4" custScaleY="96454" custLinFactNeighborX="-2232" custLinFactNeighborY="-92526"/>
      <dgm:spPr/>
    </dgm:pt>
    <dgm:pt modelId="{43BE7114-0501-46D1-92E5-575A7007F789}" type="pres">
      <dgm:prSet presAssocID="{64DEEF0E-2F92-4AE5-910C-1F76C7C867E3}" presName="hierChild3" presStyleCnt="0"/>
      <dgm:spPr/>
    </dgm:pt>
    <dgm:pt modelId="{A4163CA2-8A07-4955-A94E-4D93F14849F1}" type="pres">
      <dgm:prSet presAssocID="{4D50F03D-49F3-4A8E-AAFD-8B412DC06677}" presName="Name19" presStyleLbl="parChTrans1D4" presStyleIdx="0" presStyleCnt="8"/>
      <dgm:spPr/>
    </dgm:pt>
    <dgm:pt modelId="{A34396B8-ADC5-47F1-8207-01D5CD9578BA}" type="pres">
      <dgm:prSet presAssocID="{5E41D4FB-E772-4DAD-A765-C997AAE0B272}" presName="Name21" presStyleCnt="0"/>
      <dgm:spPr/>
    </dgm:pt>
    <dgm:pt modelId="{6D2C9021-8D08-4C1D-9B77-E0357AF4E696}" type="pres">
      <dgm:prSet presAssocID="{5E41D4FB-E772-4DAD-A765-C997AAE0B272}" presName="level2Shape" presStyleLbl="node4" presStyleIdx="0" presStyleCnt="8" custScaleX="82544" custLinFactY="200000" custLinFactNeighborX="-2246" custLinFactNeighborY="216489"/>
      <dgm:spPr/>
    </dgm:pt>
    <dgm:pt modelId="{BA9ED323-C8C0-48D2-AB94-6FF14046ED01}" type="pres">
      <dgm:prSet presAssocID="{5E41D4FB-E772-4DAD-A765-C997AAE0B272}" presName="hierChild3" presStyleCnt="0"/>
      <dgm:spPr/>
    </dgm:pt>
    <dgm:pt modelId="{8CCA4A64-B5FE-4029-AE7F-615CB85F7BBF}" type="pres">
      <dgm:prSet presAssocID="{AD7D8B67-D2E4-4C38-B914-D9D607E25F07}" presName="Name19" presStyleLbl="parChTrans1D3" presStyleIdx="1" presStyleCnt="4"/>
      <dgm:spPr/>
    </dgm:pt>
    <dgm:pt modelId="{C15D9DA4-4F93-4CDC-9DBF-5D2B77295163}" type="pres">
      <dgm:prSet presAssocID="{58D2AFE7-5806-45F9-83AC-540191092D15}" presName="Name21" presStyleCnt="0"/>
      <dgm:spPr/>
    </dgm:pt>
    <dgm:pt modelId="{2C5A1DAA-C79E-4148-8246-206DA569BF2E}" type="pres">
      <dgm:prSet presAssocID="{58D2AFE7-5806-45F9-83AC-540191092D15}" presName="level2Shape" presStyleLbl="node3" presStyleIdx="1" presStyleCnt="4" custLinFactNeighborX="90557" custLinFactNeighborY="-92146"/>
      <dgm:spPr/>
    </dgm:pt>
    <dgm:pt modelId="{A28FD6A3-BA58-45E5-B63E-767D4C66AA77}" type="pres">
      <dgm:prSet presAssocID="{58D2AFE7-5806-45F9-83AC-540191092D15}" presName="hierChild3" presStyleCnt="0"/>
      <dgm:spPr/>
    </dgm:pt>
    <dgm:pt modelId="{C52F925D-6501-4F5F-9317-62C0FEFBC39C}" type="pres">
      <dgm:prSet presAssocID="{4D2EEDF6-D3ED-4268-B706-D76452134056}" presName="Name19" presStyleLbl="parChTrans1D4" presStyleIdx="1" presStyleCnt="8"/>
      <dgm:spPr/>
    </dgm:pt>
    <dgm:pt modelId="{77672370-A227-49FA-A8C0-2BF278137A99}" type="pres">
      <dgm:prSet presAssocID="{3D00DAA7-0925-4B6C-8328-8DF08D8EEF08}" presName="Name21" presStyleCnt="0"/>
      <dgm:spPr/>
    </dgm:pt>
    <dgm:pt modelId="{40B39BBA-BD2A-4361-BB0F-63C7E751BCC5}" type="pres">
      <dgm:prSet presAssocID="{3D00DAA7-0925-4B6C-8328-8DF08D8EEF08}" presName="level2Shape" presStyleLbl="node4" presStyleIdx="1" presStyleCnt="8" custLinFactY="200000" custLinFactNeighborX="90738" custLinFactNeighborY="222693"/>
      <dgm:spPr/>
    </dgm:pt>
    <dgm:pt modelId="{9AB78443-F2B5-46A3-8F2A-D993EAFEA847}" type="pres">
      <dgm:prSet presAssocID="{3D00DAA7-0925-4B6C-8328-8DF08D8EEF08}" presName="hierChild3" presStyleCnt="0"/>
      <dgm:spPr/>
    </dgm:pt>
    <dgm:pt modelId="{46960B8E-9A62-45DF-A367-C7CDC853EA61}" type="pres">
      <dgm:prSet presAssocID="{A855079C-B880-4C42-BA28-4BD558B32882}" presName="Name19" presStyleLbl="parChTrans1D2" presStyleIdx="1" presStyleCnt="2"/>
      <dgm:spPr/>
    </dgm:pt>
    <dgm:pt modelId="{7EC6F484-4FC9-4F49-A3B2-1C0499A977D9}" type="pres">
      <dgm:prSet presAssocID="{74256BAD-266A-4CC8-AB2C-91AB461545DA}" presName="Name21" presStyleCnt="0"/>
      <dgm:spPr/>
    </dgm:pt>
    <dgm:pt modelId="{95042E12-8CCF-4388-9B35-CD53921833CE}" type="pres">
      <dgm:prSet presAssocID="{74256BAD-266A-4CC8-AB2C-91AB461545DA}" presName="level2Shape" presStyleLbl="node2" presStyleIdx="1" presStyleCnt="2" custLinFactY="-10024" custLinFactNeighborX="-6866" custLinFactNeighborY="-100000"/>
      <dgm:spPr/>
    </dgm:pt>
    <dgm:pt modelId="{395F5D8E-D660-4F42-AF2E-7EB6315D2FF3}" type="pres">
      <dgm:prSet presAssocID="{74256BAD-266A-4CC8-AB2C-91AB461545DA}" presName="hierChild3" presStyleCnt="0"/>
      <dgm:spPr/>
    </dgm:pt>
    <dgm:pt modelId="{5C2DF7A6-263B-4E07-AB75-6E6FBC586177}" type="pres">
      <dgm:prSet presAssocID="{8E27D422-14B9-4327-970B-ABB2F6FF5814}" presName="Name19" presStyleLbl="parChTrans1D3" presStyleIdx="2" presStyleCnt="4"/>
      <dgm:spPr/>
    </dgm:pt>
    <dgm:pt modelId="{0FAFA093-D8CF-4BA2-B546-B0DADDD2890F}" type="pres">
      <dgm:prSet presAssocID="{01445E5D-C1FF-4826-B36F-702B11120BE9}" presName="Name21" presStyleCnt="0"/>
      <dgm:spPr/>
    </dgm:pt>
    <dgm:pt modelId="{5FC61207-4A2A-440D-98CE-4830D937B51C}" type="pres">
      <dgm:prSet presAssocID="{01445E5D-C1FF-4826-B36F-702B11120BE9}" presName="level2Shape" presStyleLbl="node3" presStyleIdx="2" presStyleCnt="4" custLinFactNeighborX="-35324" custLinFactNeighborY="44546"/>
      <dgm:spPr/>
    </dgm:pt>
    <dgm:pt modelId="{A849F46A-489C-4048-BC68-9080EB0B0746}" type="pres">
      <dgm:prSet presAssocID="{01445E5D-C1FF-4826-B36F-702B11120BE9}" presName="hierChild3" presStyleCnt="0"/>
      <dgm:spPr/>
    </dgm:pt>
    <dgm:pt modelId="{DA1084BA-1B2F-4754-B924-2FB442548B5D}" type="pres">
      <dgm:prSet presAssocID="{7EA47F47-089C-48D4-98D2-F4BA4D655F8D}" presName="Name19" presStyleLbl="parChTrans1D4" presStyleIdx="2" presStyleCnt="8"/>
      <dgm:spPr/>
    </dgm:pt>
    <dgm:pt modelId="{9C6C6FB1-6E19-4F03-B4DC-7EB1296B1660}" type="pres">
      <dgm:prSet presAssocID="{01BDF081-8E67-4107-890C-A7E5FE77EC6A}" presName="Name21" presStyleCnt="0"/>
      <dgm:spPr/>
    </dgm:pt>
    <dgm:pt modelId="{6840C3B2-5D87-4225-85F4-E416B2985A3C}" type="pres">
      <dgm:prSet presAssocID="{01BDF081-8E67-4107-890C-A7E5FE77EC6A}" presName="level2Shape" presStyleLbl="node4" presStyleIdx="2" presStyleCnt="8" custLinFactNeighborX="-44907" custLinFactNeighborY="65086"/>
      <dgm:spPr/>
    </dgm:pt>
    <dgm:pt modelId="{BCE9AF34-C1C6-4F93-A30E-B279F8C4C868}" type="pres">
      <dgm:prSet presAssocID="{01BDF081-8E67-4107-890C-A7E5FE77EC6A}" presName="hierChild3" presStyleCnt="0"/>
      <dgm:spPr/>
    </dgm:pt>
    <dgm:pt modelId="{EE415BB9-C195-4C21-89E9-D3FF081D4B80}" type="pres">
      <dgm:prSet presAssocID="{50CB0577-EB1B-4487-8025-CB8E20D395FA}" presName="Name19" presStyleLbl="parChTrans1D4" presStyleIdx="3" presStyleCnt="8"/>
      <dgm:spPr/>
    </dgm:pt>
    <dgm:pt modelId="{2C0E88AE-2332-4431-84FE-768736C40342}" type="pres">
      <dgm:prSet presAssocID="{9119EAE5-33C1-4D76-A0B1-E22823E26883}" presName="Name21" presStyleCnt="0"/>
      <dgm:spPr/>
    </dgm:pt>
    <dgm:pt modelId="{707C0A76-6FE3-4E77-A531-554F3BBE9BA5}" type="pres">
      <dgm:prSet presAssocID="{9119EAE5-33C1-4D76-A0B1-E22823E26883}" presName="level2Shape" presStyleLbl="node4" presStyleIdx="3" presStyleCnt="8" custLinFactX="-47967" custLinFactY="2231" custLinFactNeighborX="-100000" custLinFactNeighborY="100000"/>
      <dgm:spPr/>
    </dgm:pt>
    <dgm:pt modelId="{37253C7D-54DD-4B9B-9913-2AF92D326F6C}" type="pres">
      <dgm:prSet presAssocID="{9119EAE5-33C1-4D76-A0B1-E22823E26883}" presName="hierChild3" presStyleCnt="0"/>
      <dgm:spPr/>
    </dgm:pt>
    <dgm:pt modelId="{4A897860-ED4A-4A21-BE19-0D7DB5677324}" type="pres">
      <dgm:prSet presAssocID="{54A1AEFF-FBDF-459A-955A-7426EA35E67F}" presName="Name19" presStyleLbl="parChTrans1D4" presStyleIdx="4" presStyleCnt="8"/>
      <dgm:spPr/>
    </dgm:pt>
    <dgm:pt modelId="{746F8E7A-006A-4FFD-8EFC-FB9EC0698CF5}" type="pres">
      <dgm:prSet presAssocID="{B328C12B-F47B-4775-8AFA-081ABC4B9D7E}" presName="Name21" presStyleCnt="0"/>
      <dgm:spPr/>
    </dgm:pt>
    <dgm:pt modelId="{B215D629-2973-43AA-8138-BC775C8C25B8}" type="pres">
      <dgm:prSet presAssocID="{B328C12B-F47B-4775-8AFA-081ABC4B9D7E}" presName="level2Shape" presStyleLbl="node4" presStyleIdx="4" presStyleCnt="8" custScaleX="80552" custLinFactX="-48392" custLinFactY="32943" custLinFactNeighborX="-100000" custLinFactNeighborY="100000"/>
      <dgm:spPr/>
    </dgm:pt>
    <dgm:pt modelId="{EF5E5BF6-D70B-4375-AADB-B1EA11967C02}" type="pres">
      <dgm:prSet presAssocID="{B328C12B-F47B-4775-8AFA-081ABC4B9D7E}" presName="hierChild3" presStyleCnt="0"/>
      <dgm:spPr/>
    </dgm:pt>
    <dgm:pt modelId="{AD4C6D5B-7303-48D1-8301-CFB4223FBCFC}" type="pres">
      <dgm:prSet presAssocID="{93A9395F-6431-4255-95E5-E14E97649BEA}" presName="Name19" presStyleLbl="parChTrans1D4" presStyleIdx="5" presStyleCnt="8"/>
      <dgm:spPr/>
    </dgm:pt>
    <dgm:pt modelId="{912D42F5-9399-43C7-A108-7B99E5C4E3F6}" type="pres">
      <dgm:prSet presAssocID="{8222CD75-B8DE-4FF4-83D9-659A303EB3FD}" presName="Name21" presStyleCnt="0"/>
      <dgm:spPr/>
    </dgm:pt>
    <dgm:pt modelId="{28FD5245-0C52-4DBE-BF63-3C8C182EFF46}" type="pres">
      <dgm:prSet presAssocID="{8222CD75-B8DE-4FF4-83D9-659A303EB3FD}" presName="level2Shape" presStyleLbl="node4" presStyleIdx="5" presStyleCnt="8" custLinFactY="2945" custLinFactNeighborX="-12657" custLinFactNeighborY="100000"/>
      <dgm:spPr/>
    </dgm:pt>
    <dgm:pt modelId="{0BA6325D-D9A8-4896-AAF9-96E47DDC7E31}" type="pres">
      <dgm:prSet presAssocID="{8222CD75-B8DE-4FF4-83D9-659A303EB3FD}" presName="hierChild3" presStyleCnt="0"/>
      <dgm:spPr/>
    </dgm:pt>
    <dgm:pt modelId="{0DA9EA46-F4FE-4F5D-9CF8-FB928EB40209}" type="pres">
      <dgm:prSet presAssocID="{99D770DA-02B4-47CD-8BE9-C7E088544B3B}" presName="Name19" presStyleLbl="parChTrans1D4" presStyleIdx="6" presStyleCnt="8"/>
      <dgm:spPr/>
    </dgm:pt>
    <dgm:pt modelId="{A4666B76-1158-4FAE-B6C4-C3777F3A8693}" type="pres">
      <dgm:prSet presAssocID="{FFEF0BD1-DE03-46A7-BCD7-F342D814618C}" presName="Name21" presStyleCnt="0"/>
      <dgm:spPr/>
    </dgm:pt>
    <dgm:pt modelId="{B3D2AA17-CE6B-4E27-A74E-FFC066F4CF34}" type="pres">
      <dgm:prSet presAssocID="{FFEF0BD1-DE03-46A7-BCD7-F342D814618C}" presName="level2Shape" presStyleLbl="node4" presStyleIdx="6" presStyleCnt="8" custLinFactNeighborX="7912" custLinFactNeighborY="66244"/>
      <dgm:spPr/>
    </dgm:pt>
    <dgm:pt modelId="{F565CB1F-4231-40FA-AC61-D7BBE37FB103}" type="pres">
      <dgm:prSet presAssocID="{FFEF0BD1-DE03-46A7-BCD7-F342D814618C}" presName="hierChild3" presStyleCnt="0"/>
      <dgm:spPr/>
    </dgm:pt>
    <dgm:pt modelId="{0278B013-9324-47DF-9D28-A95B9CA62026}" type="pres">
      <dgm:prSet presAssocID="{F9805257-0022-4A1B-AF62-A76E0B91BCF8}" presName="Name19" presStyleLbl="parChTrans1D4" presStyleIdx="7" presStyleCnt="8"/>
      <dgm:spPr/>
    </dgm:pt>
    <dgm:pt modelId="{D2CA6358-107F-470C-83EC-52AF779D2BB5}" type="pres">
      <dgm:prSet presAssocID="{2D4DCCBE-9620-4F30-8A8B-BB79274B8865}" presName="Name21" presStyleCnt="0"/>
      <dgm:spPr/>
    </dgm:pt>
    <dgm:pt modelId="{3C4BC45F-3F8A-4D19-BE0D-942C9E4C8681}" type="pres">
      <dgm:prSet presAssocID="{2D4DCCBE-9620-4F30-8A8B-BB79274B8865}" presName="level2Shape" presStyleLbl="node4" presStyleIdx="7" presStyleCnt="8" custLinFactY="100000" custLinFactNeighborX="7424" custLinFactNeighborY="182692"/>
      <dgm:spPr/>
    </dgm:pt>
    <dgm:pt modelId="{00A1BF06-D963-4A21-A89A-DABD7402CDDE}" type="pres">
      <dgm:prSet presAssocID="{2D4DCCBE-9620-4F30-8A8B-BB79274B8865}" presName="hierChild3" presStyleCnt="0"/>
      <dgm:spPr/>
    </dgm:pt>
    <dgm:pt modelId="{4C79992A-C606-4B62-8A1E-12247D9EAA96}" type="pres">
      <dgm:prSet presAssocID="{92AB0AB2-5FF1-464F-BEBC-2A75A0E33C5A}" presName="Name19" presStyleLbl="parChTrans1D3" presStyleIdx="3" presStyleCnt="4"/>
      <dgm:spPr/>
    </dgm:pt>
    <dgm:pt modelId="{B61D4B4E-6A1F-41A7-977F-40FA54AB5400}" type="pres">
      <dgm:prSet presAssocID="{59820ADF-6E46-4B79-AF34-13382880D400}" presName="Name21" presStyleCnt="0"/>
      <dgm:spPr/>
    </dgm:pt>
    <dgm:pt modelId="{CF34A139-4DFF-43C5-9340-86913AFD9761}" type="pres">
      <dgm:prSet presAssocID="{59820ADF-6E46-4B79-AF34-13382880D400}" presName="level2Shape" presStyleLbl="node3" presStyleIdx="3" presStyleCnt="4" custLinFactNeighborX="13647" custLinFactNeighborY="44748"/>
      <dgm:spPr/>
    </dgm:pt>
    <dgm:pt modelId="{74577DCB-8BFB-47A4-B03F-C8C9D2463017}" type="pres">
      <dgm:prSet presAssocID="{59820ADF-6E46-4B79-AF34-13382880D400}" presName="hierChild3" presStyleCnt="0"/>
      <dgm:spPr/>
    </dgm:pt>
    <dgm:pt modelId="{A47E2295-280B-4EA7-BE44-3E078DD409F3}" type="pres">
      <dgm:prSet presAssocID="{FE7FE6A4-8117-43B9-90D1-0B85AAC753BB}" presName="bgShapesFlow" presStyleCnt="0"/>
      <dgm:spPr/>
    </dgm:pt>
    <dgm:pt modelId="{D7A06BC5-807F-4676-9806-D81D5F476A5A}" type="pres">
      <dgm:prSet presAssocID="{04973FD9-214F-40AC-851E-26DA5F98F15B}" presName="rectComp" presStyleCnt="0"/>
      <dgm:spPr/>
    </dgm:pt>
    <dgm:pt modelId="{156E32D0-8CC0-4AE1-8DD6-32998318CE52}" type="pres">
      <dgm:prSet presAssocID="{04973FD9-214F-40AC-851E-26DA5F98F15B}" presName="bgRect" presStyleLbl="bgShp" presStyleIdx="0" presStyleCnt="7" custScaleX="71493" custScaleY="80409" custLinFactNeighborX="-14028" custLinFactNeighborY="-98596"/>
      <dgm:spPr/>
    </dgm:pt>
    <dgm:pt modelId="{70DDCD3E-B28F-4C58-91EB-C2DB2E7B5FF4}" type="pres">
      <dgm:prSet presAssocID="{04973FD9-214F-40AC-851E-26DA5F98F15B}" presName="bgRectTx" presStyleLbl="bgShp" presStyleIdx="0" presStyleCnt="7">
        <dgm:presLayoutVars>
          <dgm:bulletEnabled val="1"/>
        </dgm:presLayoutVars>
      </dgm:prSet>
      <dgm:spPr/>
    </dgm:pt>
    <dgm:pt modelId="{146E611E-AA91-4D8D-8F1B-7188D64F3742}" type="pres">
      <dgm:prSet presAssocID="{04973FD9-214F-40AC-851E-26DA5F98F15B}" presName="spComp" presStyleCnt="0"/>
      <dgm:spPr/>
    </dgm:pt>
    <dgm:pt modelId="{35214CB5-7829-4C95-9236-A32E89D1C8DA}" type="pres">
      <dgm:prSet presAssocID="{04973FD9-214F-40AC-851E-26DA5F98F15B}" presName="vSp" presStyleCnt="0"/>
      <dgm:spPr/>
    </dgm:pt>
    <dgm:pt modelId="{C7226AB9-074B-4E33-BCCE-FE0A299610F5}" type="pres">
      <dgm:prSet presAssocID="{7C221074-8432-4495-9265-D4081B985FF4}" presName="rectComp" presStyleCnt="0"/>
      <dgm:spPr/>
    </dgm:pt>
    <dgm:pt modelId="{536E6ADF-DBCB-4523-8755-486866041264}" type="pres">
      <dgm:prSet presAssocID="{7C221074-8432-4495-9265-D4081B985FF4}" presName="bgRect" presStyleLbl="bgShp" presStyleIdx="1" presStyleCnt="7" custScaleX="88103" custScaleY="79762" custLinFactNeighborX="-5949" custLinFactNeighborY="-63533"/>
      <dgm:spPr/>
    </dgm:pt>
    <dgm:pt modelId="{E4E2DCA5-7264-4C93-BDBB-E9AFD3EB6C80}" type="pres">
      <dgm:prSet presAssocID="{7C221074-8432-4495-9265-D4081B985FF4}" presName="bgRectTx" presStyleLbl="bgShp" presStyleIdx="1" presStyleCnt="7">
        <dgm:presLayoutVars>
          <dgm:bulletEnabled val="1"/>
        </dgm:presLayoutVars>
      </dgm:prSet>
      <dgm:spPr/>
    </dgm:pt>
    <dgm:pt modelId="{A4FD5418-EBAC-4A26-A742-6BAF10252083}" type="pres">
      <dgm:prSet presAssocID="{7C221074-8432-4495-9265-D4081B985FF4}" presName="spComp" presStyleCnt="0"/>
      <dgm:spPr/>
    </dgm:pt>
    <dgm:pt modelId="{8DEFDA1C-CF45-4699-8D4A-EA4F1B62CCBD}" type="pres">
      <dgm:prSet presAssocID="{7C221074-8432-4495-9265-D4081B985FF4}" presName="vSp" presStyleCnt="0"/>
      <dgm:spPr/>
    </dgm:pt>
    <dgm:pt modelId="{2B0666B1-3359-49EB-83CB-F0E2398717CE}" type="pres">
      <dgm:prSet presAssocID="{8D866D95-34AC-4176-859E-E36C00CD1333}" presName="rectComp" presStyleCnt="0"/>
      <dgm:spPr/>
    </dgm:pt>
    <dgm:pt modelId="{F8734ED9-20F3-483E-8F20-A990831FDD1E}" type="pres">
      <dgm:prSet presAssocID="{8D866D95-34AC-4176-859E-E36C00CD1333}" presName="bgRect" presStyleLbl="bgShp" presStyleIdx="2" presStyleCnt="7" custScaleX="62748" custScaleY="81233" custLinFactNeighborX="-18551" custLinFactNeighborY="-29949"/>
      <dgm:spPr/>
    </dgm:pt>
    <dgm:pt modelId="{48752855-2AB0-4577-87A3-2446E082AB8E}" type="pres">
      <dgm:prSet presAssocID="{8D866D95-34AC-4176-859E-E36C00CD1333}" presName="bgRectTx" presStyleLbl="bgShp" presStyleIdx="2" presStyleCnt="7">
        <dgm:presLayoutVars>
          <dgm:bulletEnabled val="1"/>
        </dgm:presLayoutVars>
      </dgm:prSet>
      <dgm:spPr/>
    </dgm:pt>
    <dgm:pt modelId="{496F9702-9CFE-4D63-A809-1CAFE97750A9}" type="pres">
      <dgm:prSet presAssocID="{8D866D95-34AC-4176-859E-E36C00CD1333}" presName="spComp" presStyleCnt="0"/>
      <dgm:spPr/>
    </dgm:pt>
    <dgm:pt modelId="{16121134-55C9-4CEE-8D64-70EDD1AB059B}" type="pres">
      <dgm:prSet presAssocID="{8D866D95-34AC-4176-859E-E36C00CD1333}" presName="vSp" presStyleCnt="0"/>
      <dgm:spPr/>
    </dgm:pt>
    <dgm:pt modelId="{3814511D-112B-48C1-A61B-CC13C2BD530C}" type="pres">
      <dgm:prSet presAssocID="{07228677-CBAC-4E0A-85AB-949C0613B646}" presName="rectComp" presStyleCnt="0"/>
      <dgm:spPr/>
    </dgm:pt>
    <dgm:pt modelId="{DCEE6199-1ADD-4A78-866D-D9B5DF369132}" type="pres">
      <dgm:prSet presAssocID="{07228677-CBAC-4E0A-85AB-949C0613B646}" presName="bgRect" presStyleLbl="bgShp" presStyleIdx="3" presStyleCnt="7" custScaleX="99446" custScaleY="80070" custLinFactNeighborX="-335" custLinFactNeighborY="-9470"/>
      <dgm:spPr/>
    </dgm:pt>
    <dgm:pt modelId="{DFE0812D-A475-4073-BFB7-4416741B3DFE}" type="pres">
      <dgm:prSet presAssocID="{07228677-CBAC-4E0A-85AB-949C0613B646}" presName="bgRectTx" presStyleLbl="bgShp" presStyleIdx="3" presStyleCnt="7">
        <dgm:presLayoutVars>
          <dgm:bulletEnabled val="1"/>
        </dgm:presLayoutVars>
      </dgm:prSet>
      <dgm:spPr/>
    </dgm:pt>
    <dgm:pt modelId="{59CC16AB-0064-40E3-99A0-C439F24F91BF}" type="pres">
      <dgm:prSet presAssocID="{07228677-CBAC-4E0A-85AB-949C0613B646}" presName="spComp" presStyleCnt="0"/>
      <dgm:spPr/>
    </dgm:pt>
    <dgm:pt modelId="{1A1F3072-9CD7-4E28-9697-28B73219F547}" type="pres">
      <dgm:prSet presAssocID="{07228677-CBAC-4E0A-85AB-949C0613B646}" presName="vSp" presStyleCnt="0"/>
      <dgm:spPr/>
    </dgm:pt>
    <dgm:pt modelId="{58728103-A2FB-448B-84D7-75E97DC7DD8C}" type="pres">
      <dgm:prSet presAssocID="{1BB5944B-594A-4F91-9DCB-D5F6CAB178BB}" presName="rectComp" presStyleCnt="0"/>
      <dgm:spPr/>
    </dgm:pt>
    <dgm:pt modelId="{DD9DC20C-8F97-404A-8DDE-A16E98626F83}" type="pres">
      <dgm:prSet presAssocID="{1BB5944B-594A-4F91-9DCB-D5F6CAB178BB}" presName="bgRect" presStyleLbl="bgShp" presStyleIdx="4" presStyleCnt="7" custScaleX="91919" custScaleY="79368" custLinFactNeighborX="-3907" custLinFactNeighborY="27962"/>
      <dgm:spPr/>
    </dgm:pt>
    <dgm:pt modelId="{5F10ECC8-60D2-405D-B11A-0F039F29B562}" type="pres">
      <dgm:prSet presAssocID="{1BB5944B-594A-4F91-9DCB-D5F6CAB178BB}" presName="bgRectTx" presStyleLbl="bgShp" presStyleIdx="4" presStyleCnt="7">
        <dgm:presLayoutVars>
          <dgm:bulletEnabled val="1"/>
        </dgm:presLayoutVars>
      </dgm:prSet>
      <dgm:spPr/>
    </dgm:pt>
    <dgm:pt modelId="{8F186A17-9E0B-4398-94ED-2CEABA11E814}" type="pres">
      <dgm:prSet presAssocID="{1BB5944B-594A-4F91-9DCB-D5F6CAB178BB}" presName="spComp" presStyleCnt="0"/>
      <dgm:spPr/>
    </dgm:pt>
    <dgm:pt modelId="{FB10F68A-FB72-4E73-B317-2CE7B2CA2969}" type="pres">
      <dgm:prSet presAssocID="{1BB5944B-594A-4F91-9DCB-D5F6CAB178BB}" presName="vSp" presStyleCnt="0"/>
      <dgm:spPr/>
    </dgm:pt>
    <dgm:pt modelId="{7F2F68F6-BC16-4055-890C-EECC63CFDD35}" type="pres">
      <dgm:prSet presAssocID="{B80F084E-D124-4826-A0C6-258D89AAE631}" presName="rectComp" presStyleCnt="0"/>
      <dgm:spPr/>
    </dgm:pt>
    <dgm:pt modelId="{5EEA09CC-BF85-49BA-8B7D-612CB16A36AA}" type="pres">
      <dgm:prSet presAssocID="{B80F084E-D124-4826-A0C6-258D89AAE631}" presName="bgRect" presStyleLbl="bgShp" presStyleIdx="5" presStyleCnt="7" custScaleX="79800" custScaleY="83532" custLinFactNeighborX="-9979" custLinFactNeighborY="76282"/>
      <dgm:spPr/>
    </dgm:pt>
    <dgm:pt modelId="{CE246169-7F81-456A-A320-6C57E6A752BC}" type="pres">
      <dgm:prSet presAssocID="{B80F084E-D124-4826-A0C6-258D89AAE631}" presName="bgRectTx" presStyleLbl="bgShp" presStyleIdx="5" presStyleCnt="7">
        <dgm:presLayoutVars>
          <dgm:bulletEnabled val="1"/>
        </dgm:presLayoutVars>
      </dgm:prSet>
      <dgm:spPr/>
    </dgm:pt>
    <dgm:pt modelId="{A1FC8FC5-9843-43B2-B2B9-0FCFCA14AE78}" type="pres">
      <dgm:prSet presAssocID="{B80F084E-D124-4826-A0C6-258D89AAE631}" presName="spComp" presStyleCnt="0"/>
      <dgm:spPr/>
    </dgm:pt>
    <dgm:pt modelId="{AB322274-CBCC-40B9-982B-3B627BAB1021}" type="pres">
      <dgm:prSet presAssocID="{B80F084E-D124-4826-A0C6-258D89AAE631}" presName="vSp" presStyleCnt="0"/>
      <dgm:spPr/>
    </dgm:pt>
    <dgm:pt modelId="{081769F7-7EF2-499D-9E86-54C7586BAD8A}" type="pres">
      <dgm:prSet presAssocID="{FDBED823-8EA8-4C6E-82BD-60EB46979322}" presName="rectComp" presStyleCnt="0"/>
      <dgm:spPr/>
    </dgm:pt>
    <dgm:pt modelId="{563B9418-6F6D-4E5C-96AA-E60A8EC5A639}" type="pres">
      <dgm:prSet presAssocID="{FDBED823-8EA8-4C6E-82BD-60EB46979322}" presName="bgRect" presStyleLbl="bgShp" presStyleIdx="6" presStyleCnt="7" custScaleX="94918" custScaleY="83532" custLinFactY="24062" custLinFactNeighborX="-2791" custLinFactNeighborY="100000"/>
      <dgm:spPr/>
    </dgm:pt>
    <dgm:pt modelId="{4308EC4F-D6A7-4BB1-A008-0E1067F2E91E}" type="pres">
      <dgm:prSet presAssocID="{FDBED823-8EA8-4C6E-82BD-60EB46979322}" presName="bgRectTx" presStyleLbl="bgShp" presStyleIdx="6" presStyleCnt="7">
        <dgm:presLayoutVars>
          <dgm:bulletEnabled val="1"/>
        </dgm:presLayoutVars>
      </dgm:prSet>
      <dgm:spPr/>
    </dgm:pt>
  </dgm:ptLst>
  <dgm:cxnLst>
    <dgm:cxn modelId="{34163800-A803-4C08-805B-87591A186C23}" type="presOf" srcId="{04973FD9-214F-40AC-851E-26DA5F98F15B}" destId="{70DDCD3E-B28F-4C58-91EB-C2DB2E7B5FF4}" srcOrd="1" destOrd="0" presId="urn:microsoft.com/office/officeart/2005/8/layout/hierarchy6"/>
    <dgm:cxn modelId="{6A9A7502-CACF-4B24-AE2F-BC38BB931871}" type="presOf" srcId="{64DEEF0E-2F92-4AE5-910C-1F76C7C867E3}" destId="{864E67FD-D278-4324-B3DD-3192925F8EA2}" srcOrd="0" destOrd="0" presId="urn:microsoft.com/office/officeart/2005/8/layout/hierarchy6"/>
    <dgm:cxn modelId="{1278E503-800D-4D3F-8603-8F162FD8B15D}" type="presOf" srcId="{5E41D4FB-E772-4DAD-A765-C997AAE0B272}" destId="{6D2C9021-8D08-4C1D-9B77-E0357AF4E696}" srcOrd="0" destOrd="0" presId="urn:microsoft.com/office/officeart/2005/8/layout/hierarchy6"/>
    <dgm:cxn modelId="{1B33F506-B2D6-4B96-8DAA-B559732E4A5D}" type="presOf" srcId="{FDBED823-8EA8-4C6E-82BD-60EB46979322}" destId="{4308EC4F-D6A7-4BB1-A008-0E1067F2E91E}" srcOrd="1" destOrd="0" presId="urn:microsoft.com/office/officeart/2005/8/layout/hierarchy6"/>
    <dgm:cxn modelId="{A372B608-2301-4A15-8CC2-8D607C950D6F}" srcId="{FE7FE6A4-8117-43B9-90D1-0B85AAC753BB}" destId="{7C221074-8432-4495-9265-D4081B985FF4}" srcOrd="2" destOrd="0" parTransId="{9809763D-625C-4092-BC08-FF959B878294}" sibTransId="{4FC10E7E-A4B8-4DE2-8ABB-8AFDC0227B5E}"/>
    <dgm:cxn modelId="{69C5D708-9374-49A2-9F8E-0595C57D7E70}" type="presOf" srcId="{0C67B769-21FC-41AF-AB02-DD1A7162C883}" destId="{EB813CA5-BA49-4650-8EEE-8C471294A6E4}" srcOrd="0" destOrd="0" presId="urn:microsoft.com/office/officeart/2005/8/layout/hierarchy6"/>
    <dgm:cxn modelId="{C865320B-EDCC-4F8B-88F6-7AEC25C3387E}" type="presOf" srcId="{01445E5D-C1FF-4826-B36F-702B11120BE9}" destId="{5FC61207-4A2A-440D-98CE-4830D937B51C}" srcOrd="0" destOrd="0" presId="urn:microsoft.com/office/officeart/2005/8/layout/hierarchy6"/>
    <dgm:cxn modelId="{E2738D0E-A969-44D4-8710-DD81283C2884}" type="presOf" srcId="{07228677-CBAC-4E0A-85AB-949C0613B646}" destId="{DCEE6199-1ADD-4A78-866D-D9B5DF369132}" srcOrd="0" destOrd="0" presId="urn:microsoft.com/office/officeart/2005/8/layout/hierarchy6"/>
    <dgm:cxn modelId="{FF735711-D17F-42E3-99D7-9C8C25130A2C}" type="presOf" srcId="{7C221074-8432-4495-9265-D4081B985FF4}" destId="{E4E2DCA5-7264-4C93-BDBB-E9AFD3EB6C80}" srcOrd="1" destOrd="0" presId="urn:microsoft.com/office/officeart/2005/8/layout/hierarchy6"/>
    <dgm:cxn modelId="{1CF82118-49E2-4966-9154-A9D9846FCE0C}" type="presOf" srcId="{7C221074-8432-4495-9265-D4081B985FF4}" destId="{536E6ADF-DBCB-4523-8755-486866041264}" srcOrd="0" destOrd="0" presId="urn:microsoft.com/office/officeart/2005/8/layout/hierarchy6"/>
    <dgm:cxn modelId="{CDDD561A-4FB1-44DF-8C2F-2D2DA4F8E756}" type="presOf" srcId="{92AB0AB2-5FF1-464F-BEBC-2A75A0E33C5A}" destId="{4C79992A-C606-4B62-8A1E-12247D9EAA96}" srcOrd="0" destOrd="0" presId="urn:microsoft.com/office/officeart/2005/8/layout/hierarchy6"/>
    <dgm:cxn modelId="{E647591B-98F0-4F41-8CCC-96E0F880A421}" type="presOf" srcId="{B80F084E-D124-4826-A0C6-258D89AAE631}" destId="{5EEA09CC-BF85-49BA-8B7D-612CB16A36AA}" srcOrd="0" destOrd="0" presId="urn:microsoft.com/office/officeart/2005/8/layout/hierarchy6"/>
    <dgm:cxn modelId="{CE760227-3C5C-4BCD-886A-B5B0B599C97D}" srcId="{FE7FE6A4-8117-43B9-90D1-0B85AAC753BB}" destId="{FDBED823-8EA8-4C6E-82BD-60EB46979322}" srcOrd="7" destOrd="0" parTransId="{A74B6153-70A2-4491-9C12-95274C649219}" sibTransId="{C375C334-A12D-47C8-BAE9-F419DF910CCD}"/>
    <dgm:cxn modelId="{818BCE2C-F6B4-42CA-ABA2-DC68E13C7E04}" type="presOf" srcId="{4D2EEDF6-D3ED-4268-B706-D76452134056}" destId="{C52F925D-6501-4F5F-9317-62C0FEFBC39C}" srcOrd="0" destOrd="0" presId="urn:microsoft.com/office/officeart/2005/8/layout/hierarchy6"/>
    <dgm:cxn modelId="{A4D66E2D-28F5-49AC-923A-9FC35546F6AA}" srcId="{FE7FE6A4-8117-43B9-90D1-0B85AAC753BB}" destId="{0C67B769-21FC-41AF-AB02-DD1A7162C883}" srcOrd="0" destOrd="0" parTransId="{3663E0D0-282B-425C-A620-08467FF3B0F5}" sibTransId="{DE83CD5C-6A94-4452-B0CB-D1174F184192}"/>
    <dgm:cxn modelId="{D59E1930-48BC-45F0-984D-97AFD4CDB83D}" type="presOf" srcId="{8D866D95-34AC-4176-859E-E36C00CD1333}" destId="{48752855-2AB0-4577-87A3-2446E082AB8E}" srcOrd="1" destOrd="0" presId="urn:microsoft.com/office/officeart/2005/8/layout/hierarchy6"/>
    <dgm:cxn modelId="{48C22835-2A54-4E0E-8900-E35038142D1E}" type="presOf" srcId="{8E27D422-14B9-4327-970B-ABB2F6FF5814}" destId="{5C2DF7A6-263B-4E07-AB75-6E6FBC586177}" srcOrd="0" destOrd="0" presId="urn:microsoft.com/office/officeart/2005/8/layout/hierarchy6"/>
    <dgm:cxn modelId="{1816633D-7353-4197-B973-12FE91B3DF6C}" srcId="{01445E5D-C1FF-4826-B36F-702B11120BE9}" destId="{FFEF0BD1-DE03-46A7-BCD7-F342D814618C}" srcOrd="1" destOrd="0" parTransId="{99D770DA-02B4-47CD-8BE9-C7E088544B3B}" sibTransId="{76CB08BF-DBDA-4E56-8EE6-D5FEA9ACB642}"/>
    <dgm:cxn modelId="{EDBCFC41-735B-4EAC-A558-195E1079EF4B}" type="presOf" srcId="{B80F084E-D124-4826-A0C6-258D89AAE631}" destId="{CE246169-7F81-456A-A320-6C57E6A752BC}" srcOrd="1" destOrd="0" presId="urn:microsoft.com/office/officeart/2005/8/layout/hierarchy6"/>
    <dgm:cxn modelId="{45141A62-487A-4C0D-8477-65A564CC179D}" srcId="{58D2AFE7-5806-45F9-83AC-540191092D15}" destId="{3D00DAA7-0925-4B6C-8328-8DF08D8EEF08}" srcOrd="0" destOrd="0" parTransId="{4D2EEDF6-D3ED-4268-B706-D76452134056}" sibTransId="{30646829-9F0F-42A0-B3BF-35525CED9AD9}"/>
    <dgm:cxn modelId="{31C4A663-90E0-4EC8-BF38-8EE6F5799287}" srcId="{FE7FE6A4-8117-43B9-90D1-0B85AAC753BB}" destId="{04973FD9-214F-40AC-851E-26DA5F98F15B}" srcOrd="1" destOrd="0" parTransId="{1DB7E9A5-42ED-4EFE-B59A-BE9AB5445392}" sibTransId="{15D29F06-DB74-42F4-948A-8FB4CD003C61}"/>
    <dgm:cxn modelId="{0676C963-9187-4136-90B4-A5EB9153FE1B}" srcId="{64DEEF0E-2F92-4AE5-910C-1F76C7C867E3}" destId="{5E41D4FB-E772-4DAD-A765-C997AAE0B272}" srcOrd="0" destOrd="0" parTransId="{4D50F03D-49F3-4A8E-AAFD-8B412DC06677}" sibTransId="{2A430B2C-3955-4132-856C-EC280BB75610}"/>
    <dgm:cxn modelId="{5C397F65-BC20-4F7E-8B2F-CD1BAA29F5BD}" type="presOf" srcId="{1BB5944B-594A-4F91-9DCB-D5F6CAB178BB}" destId="{5F10ECC8-60D2-405D-B11A-0F039F29B562}" srcOrd="1" destOrd="0" presId="urn:microsoft.com/office/officeart/2005/8/layout/hierarchy6"/>
    <dgm:cxn modelId="{10D0DF65-D9EC-4757-848D-D2FC1FF0D22E}" type="presOf" srcId="{07228677-CBAC-4E0A-85AB-949C0613B646}" destId="{DFE0812D-A475-4073-BFB7-4416741B3DFE}" srcOrd="1" destOrd="0" presId="urn:microsoft.com/office/officeart/2005/8/layout/hierarchy6"/>
    <dgm:cxn modelId="{42912848-D270-42A7-B33B-39ED49B5EFE4}" srcId="{FE7FE6A4-8117-43B9-90D1-0B85AAC753BB}" destId="{07228677-CBAC-4E0A-85AB-949C0613B646}" srcOrd="4" destOrd="0" parTransId="{7F7AABC5-0B26-41FE-B7C8-8520A6A9E74D}" sibTransId="{EFABE055-D8DD-416F-B9EE-024502E0F143}"/>
    <dgm:cxn modelId="{FB42D569-C31A-4731-9428-7413400984C5}" type="presOf" srcId="{F9805257-0022-4A1B-AF62-A76E0B91BCF8}" destId="{0278B013-9324-47DF-9D28-A95B9CA62026}" srcOrd="0" destOrd="0" presId="urn:microsoft.com/office/officeart/2005/8/layout/hierarchy6"/>
    <dgm:cxn modelId="{C051A86A-58E7-4C46-923C-4444BF2D7DBE}" type="presOf" srcId="{7EA47F47-089C-48D4-98D2-F4BA4D655F8D}" destId="{DA1084BA-1B2F-4754-B924-2FB442548B5D}" srcOrd="0" destOrd="0" presId="urn:microsoft.com/office/officeart/2005/8/layout/hierarchy6"/>
    <dgm:cxn modelId="{B1761B4B-1873-4A30-A7AF-DDC5E978CCE2}" srcId="{74256BAD-266A-4CC8-AB2C-91AB461545DA}" destId="{01445E5D-C1FF-4826-B36F-702B11120BE9}" srcOrd="0" destOrd="0" parTransId="{8E27D422-14B9-4327-970B-ABB2F6FF5814}" sibTransId="{E420230D-24AC-4C04-B0BF-E421021ADFAC}"/>
    <dgm:cxn modelId="{A67AD14C-C3C3-495C-96EE-65B24511CA97}" type="presOf" srcId="{93A9395F-6431-4255-95E5-E14E97649BEA}" destId="{AD4C6D5B-7303-48D1-8301-CFB4223FBCFC}" srcOrd="0" destOrd="0" presId="urn:microsoft.com/office/officeart/2005/8/layout/hierarchy6"/>
    <dgm:cxn modelId="{991B8651-68CF-4FE9-8337-6D5CD6069555}" type="presOf" srcId="{8D866D95-34AC-4176-859E-E36C00CD1333}" destId="{F8734ED9-20F3-483E-8F20-A990831FDD1E}" srcOrd="0" destOrd="0" presId="urn:microsoft.com/office/officeart/2005/8/layout/hierarchy6"/>
    <dgm:cxn modelId="{CF86D671-0F0C-4396-B0D7-99F1270CABFD}" srcId="{9542541A-7C6C-4F9E-B50A-3C444DA191A7}" destId="{64DEEF0E-2F92-4AE5-910C-1F76C7C867E3}" srcOrd="0" destOrd="0" parTransId="{6CFEA9BB-F3EE-4BE6-ABC1-82B9CFC7EB90}" sibTransId="{71873F5F-4ED9-49BE-B7B4-7F37BD725C40}"/>
    <dgm:cxn modelId="{67B70153-1C52-4F29-B0B0-75D933F52A2F}" srcId="{FE7FE6A4-8117-43B9-90D1-0B85AAC753BB}" destId="{B80F084E-D124-4826-A0C6-258D89AAE631}" srcOrd="6" destOrd="0" parTransId="{86ED274D-28D4-4C42-B97E-C0A6B471165F}" sibTransId="{04C194A7-F5F3-40C2-8FFE-CFB3D07AD5B0}"/>
    <dgm:cxn modelId="{BA333374-E562-47F5-AE6C-B1FF330CFB3C}" type="presOf" srcId="{04973FD9-214F-40AC-851E-26DA5F98F15B}" destId="{156E32D0-8CC0-4AE1-8DD6-32998318CE52}" srcOrd="0" destOrd="0" presId="urn:microsoft.com/office/officeart/2005/8/layout/hierarchy6"/>
    <dgm:cxn modelId="{6AB89A75-1A33-4D0C-A088-E3A9DB7988A0}" type="presOf" srcId="{4D50F03D-49F3-4A8E-AAFD-8B412DC06677}" destId="{A4163CA2-8A07-4955-A94E-4D93F14849F1}" srcOrd="0" destOrd="0" presId="urn:microsoft.com/office/officeart/2005/8/layout/hierarchy6"/>
    <dgm:cxn modelId="{73530977-B589-4184-81C6-93D01CD46D45}" type="presOf" srcId="{B328C12B-F47B-4775-8AFA-081ABC4B9D7E}" destId="{B215D629-2973-43AA-8138-BC775C8C25B8}" srcOrd="0" destOrd="0" presId="urn:microsoft.com/office/officeart/2005/8/layout/hierarchy6"/>
    <dgm:cxn modelId="{FFEA1957-DBC7-4558-90AB-4155F2771D8F}" type="presOf" srcId="{59820ADF-6E46-4B79-AF34-13382880D400}" destId="{CF34A139-4DFF-43C5-9340-86913AFD9761}" srcOrd="0" destOrd="0" presId="urn:microsoft.com/office/officeart/2005/8/layout/hierarchy6"/>
    <dgm:cxn modelId="{6A357259-15DE-423A-9AE0-1585720E5A19}" srcId="{74256BAD-266A-4CC8-AB2C-91AB461545DA}" destId="{59820ADF-6E46-4B79-AF34-13382880D400}" srcOrd="1" destOrd="0" parTransId="{92AB0AB2-5FF1-464F-BEBC-2A75A0E33C5A}" sibTransId="{9A0375D9-5451-4FB8-B699-FB08F572B593}"/>
    <dgm:cxn modelId="{3C7CBA86-BBC9-4505-8A7B-F4102E93B330}" srcId="{01445E5D-C1FF-4826-B36F-702B11120BE9}" destId="{01BDF081-8E67-4107-890C-A7E5FE77EC6A}" srcOrd="0" destOrd="0" parTransId="{7EA47F47-089C-48D4-98D2-F4BA4D655F8D}" sibTransId="{23160456-8526-4602-B83B-66A09B3DB1C8}"/>
    <dgm:cxn modelId="{EB2D578C-D335-433B-B89F-E8C4D444ECE9}" type="presOf" srcId="{FE7FE6A4-8117-43B9-90D1-0B85AAC753BB}" destId="{D48FEDA1-39E8-4DB8-BDA5-3758F018454C}" srcOrd="0" destOrd="0" presId="urn:microsoft.com/office/officeart/2005/8/layout/hierarchy6"/>
    <dgm:cxn modelId="{A1A7468D-F11D-4CEF-8B39-E17B51D0B860}" type="presOf" srcId="{58D2AFE7-5806-45F9-83AC-540191092D15}" destId="{2C5A1DAA-C79E-4148-8246-206DA569BF2E}" srcOrd="0" destOrd="0" presId="urn:microsoft.com/office/officeart/2005/8/layout/hierarchy6"/>
    <dgm:cxn modelId="{D7EC428F-CBE9-4210-9657-CD7B06F445C9}" type="presOf" srcId="{1BB5944B-594A-4F91-9DCB-D5F6CAB178BB}" destId="{DD9DC20C-8F97-404A-8DDE-A16E98626F83}" srcOrd="0" destOrd="0" presId="urn:microsoft.com/office/officeart/2005/8/layout/hierarchy6"/>
    <dgm:cxn modelId="{FBA6F28F-45AA-4CF3-ADF6-307EB266FAB4}" type="presOf" srcId="{6CFEA9BB-F3EE-4BE6-ABC1-82B9CFC7EB90}" destId="{CB215D7E-086F-4B40-BA75-334240DE7B8C}" srcOrd="0" destOrd="0" presId="urn:microsoft.com/office/officeart/2005/8/layout/hierarchy6"/>
    <dgm:cxn modelId="{4747AB94-A97F-40B9-BCA0-8D1AAB87CCE8}" type="presOf" srcId="{AD7D8B67-D2E4-4C38-B914-D9D607E25F07}" destId="{8CCA4A64-B5FE-4029-AE7F-615CB85F7BBF}" srcOrd="0" destOrd="0" presId="urn:microsoft.com/office/officeart/2005/8/layout/hierarchy6"/>
    <dgm:cxn modelId="{7C8F9595-B1E6-484C-9615-B90EBDDC118F}" type="presOf" srcId="{FDBED823-8EA8-4C6E-82BD-60EB46979322}" destId="{563B9418-6F6D-4E5C-96AA-E60A8EC5A639}" srcOrd="0" destOrd="0" presId="urn:microsoft.com/office/officeart/2005/8/layout/hierarchy6"/>
    <dgm:cxn modelId="{FBC3309B-2361-4DCB-8F14-036943470860}" srcId="{01BDF081-8E67-4107-890C-A7E5FE77EC6A}" destId="{9119EAE5-33C1-4D76-A0B1-E22823E26883}" srcOrd="0" destOrd="0" parTransId="{50CB0577-EB1B-4487-8025-CB8E20D395FA}" sibTransId="{61B0F3AC-D6D3-4696-AFDA-4CD23F3EB160}"/>
    <dgm:cxn modelId="{4A26FF9E-3291-4614-A841-0D36727DD6DC}" type="presOf" srcId="{99D770DA-02B4-47CD-8BE9-C7E088544B3B}" destId="{0DA9EA46-F4FE-4F5D-9CF8-FB928EB40209}" srcOrd="0" destOrd="0" presId="urn:microsoft.com/office/officeart/2005/8/layout/hierarchy6"/>
    <dgm:cxn modelId="{F2A2CFA1-A622-45BF-B5E5-B1DFED4C95AF}" type="presOf" srcId="{2D4DCCBE-9620-4F30-8A8B-BB79274B8865}" destId="{3C4BC45F-3F8A-4D19-BE0D-942C9E4C8681}" srcOrd="0" destOrd="0" presId="urn:microsoft.com/office/officeart/2005/8/layout/hierarchy6"/>
    <dgm:cxn modelId="{54A15DA3-958E-4680-8C77-CD0D16AFBB08}" srcId="{0C67B769-21FC-41AF-AB02-DD1A7162C883}" destId="{9542541A-7C6C-4F9E-B50A-3C444DA191A7}" srcOrd="0" destOrd="0" parTransId="{76DCCAB3-EF1D-41CB-BB83-BC5E55A4C10E}" sibTransId="{14F59463-1A7B-4196-92B3-93DF6B999E6B}"/>
    <dgm:cxn modelId="{69A427A4-8A38-46C1-9999-8196F3F37524}" type="presOf" srcId="{01BDF081-8E67-4107-890C-A7E5FE77EC6A}" destId="{6840C3B2-5D87-4225-85F4-E416B2985A3C}" srcOrd="0" destOrd="0" presId="urn:microsoft.com/office/officeart/2005/8/layout/hierarchy6"/>
    <dgm:cxn modelId="{555146AE-86A6-4F4D-8F84-215460061D33}" type="presOf" srcId="{FFEF0BD1-DE03-46A7-BCD7-F342D814618C}" destId="{B3D2AA17-CE6B-4E27-A74E-FFC066F4CF34}" srcOrd="0" destOrd="0" presId="urn:microsoft.com/office/officeart/2005/8/layout/hierarchy6"/>
    <dgm:cxn modelId="{7169BDB2-0594-4ED4-A019-F510BDA268A3}" type="presOf" srcId="{9542541A-7C6C-4F9E-B50A-3C444DA191A7}" destId="{22835467-09A0-4EB6-B841-0DA70FFAA9A2}" srcOrd="0" destOrd="0" presId="urn:microsoft.com/office/officeart/2005/8/layout/hierarchy6"/>
    <dgm:cxn modelId="{B05C6BB4-2266-43A3-A2A5-AC6DA85F5326}" srcId="{FE7FE6A4-8117-43B9-90D1-0B85AAC753BB}" destId="{1BB5944B-594A-4F91-9DCB-D5F6CAB178BB}" srcOrd="5" destOrd="0" parTransId="{04FC86D2-30B0-4324-BBBB-9044F28A1471}" sibTransId="{52FD02DB-BFC7-4B75-BA80-EACA6AFE4B1F}"/>
    <dgm:cxn modelId="{73C73FC0-C011-4091-89BD-0715ECD2710E}" type="presOf" srcId="{74256BAD-266A-4CC8-AB2C-91AB461545DA}" destId="{95042E12-8CCF-4388-9B35-CD53921833CE}" srcOrd="0" destOrd="0" presId="urn:microsoft.com/office/officeart/2005/8/layout/hierarchy6"/>
    <dgm:cxn modelId="{9420BAC7-FD3D-468B-9E66-4BD160BF72F6}" type="presOf" srcId="{A855079C-B880-4C42-BA28-4BD558B32882}" destId="{46960B8E-9A62-45DF-A367-C7CDC853EA61}" srcOrd="0" destOrd="0" presId="urn:microsoft.com/office/officeart/2005/8/layout/hierarchy6"/>
    <dgm:cxn modelId="{72CDBDC7-698C-45E0-A1E2-E65963092FC9}" srcId="{9119EAE5-33C1-4D76-A0B1-E22823E26883}" destId="{B328C12B-F47B-4775-8AFA-081ABC4B9D7E}" srcOrd="0" destOrd="0" parTransId="{54A1AEFF-FBDF-459A-955A-7426EA35E67F}" sibTransId="{B269DCEF-9FCC-42D1-99FE-E4EF08B54E52}"/>
    <dgm:cxn modelId="{23A84CC8-575E-4DB6-A423-7C7CE573E7E8}" type="presOf" srcId="{54A1AEFF-FBDF-459A-955A-7426EA35E67F}" destId="{4A897860-ED4A-4A21-BE19-0D7DB5677324}" srcOrd="0" destOrd="0" presId="urn:microsoft.com/office/officeart/2005/8/layout/hierarchy6"/>
    <dgm:cxn modelId="{98447CCA-6975-4611-8D23-17A3FEB501FE}" type="presOf" srcId="{9119EAE5-33C1-4D76-A0B1-E22823E26883}" destId="{707C0A76-6FE3-4E77-A531-554F3BBE9BA5}" srcOrd="0" destOrd="0" presId="urn:microsoft.com/office/officeart/2005/8/layout/hierarchy6"/>
    <dgm:cxn modelId="{EFA33BDB-601C-4C09-B4D2-30E2A9044B9D}" type="presOf" srcId="{76DCCAB3-EF1D-41CB-BB83-BC5E55A4C10E}" destId="{9511BE71-26A8-4B1F-9389-B2DBA5C2D555}" srcOrd="0" destOrd="0" presId="urn:microsoft.com/office/officeart/2005/8/layout/hierarchy6"/>
    <dgm:cxn modelId="{718DEBDD-A5C1-4EB5-B4EA-67E3DE0AC10A}" type="presOf" srcId="{3D00DAA7-0925-4B6C-8328-8DF08D8EEF08}" destId="{40B39BBA-BD2A-4361-BB0F-63C7E751BCC5}" srcOrd="0" destOrd="0" presId="urn:microsoft.com/office/officeart/2005/8/layout/hierarchy6"/>
    <dgm:cxn modelId="{62CA9FE1-5F1F-4116-B9B2-F3CF6EF54224}" srcId="{0C67B769-21FC-41AF-AB02-DD1A7162C883}" destId="{74256BAD-266A-4CC8-AB2C-91AB461545DA}" srcOrd="1" destOrd="0" parTransId="{A855079C-B880-4C42-BA28-4BD558B32882}" sibTransId="{59A12C06-72BD-48DA-A1C9-8D66D55E5A88}"/>
    <dgm:cxn modelId="{5D4260E5-D044-456D-95B8-56FF168D72A8}" srcId="{01BDF081-8E67-4107-890C-A7E5FE77EC6A}" destId="{8222CD75-B8DE-4FF4-83D9-659A303EB3FD}" srcOrd="1" destOrd="0" parTransId="{93A9395F-6431-4255-95E5-E14E97649BEA}" sibTransId="{5F3F0332-B505-4005-9C46-9D147D13422B}"/>
    <dgm:cxn modelId="{DEB805E9-7570-4C4A-A813-A738EF277F95}" type="presOf" srcId="{8222CD75-B8DE-4FF4-83D9-659A303EB3FD}" destId="{28FD5245-0C52-4DBE-BF63-3C8C182EFF46}" srcOrd="0" destOrd="0" presId="urn:microsoft.com/office/officeart/2005/8/layout/hierarchy6"/>
    <dgm:cxn modelId="{ED9A68EB-88D3-4D0A-8A40-CA5CFF18255C}" type="presOf" srcId="{50CB0577-EB1B-4487-8025-CB8E20D395FA}" destId="{EE415BB9-C195-4C21-89E9-D3FF081D4B80}" srcOrd="0" destOrd="0" presId="urn:microsoft.com/office/officeart/2005/8/layout/hierarchy6"/>
    <dgm:cxn modelId="{133636ED-5AF0-48E9-9AAA-4FE373CBB12D}" srcId="{FFEF0BD1-DE03-46A7-BCD7-F342D814618C}" destId="{2D4DCCBE-9620-4F30-8A8B-BB79274B8865}" srcOrd="0" destOrd="0" parTransId="{F9805257-0022-4A1B-AF62-A76E0B91BCF8}" sibTransId="{C032BFCC-8566-4AF1-A8D7-300B40799AAF}"/>
    <dgm:cxn modelId="{F9BEFAF5-BAA0-4F43-966A-9DE45D74BD57}" srcId="{FE7FE6A4-8117-43B9-90D1-0B85AAC753BB}" destId="{8D866D95-34AC-4176-859E-E36C00CD1333}" srcOrd="3" destOrd="0" parTransId="{3BC99DE9-AA29-4946-85D0-EC26940F1B36}" sibTransId="{1BCCD251-2CA4-4788-894B-C015DECF7FEF}"/>
    <dgm:cxn modelId="{DDB443FF-3362-46E9-8ECA-F37F935E9B82}" srcId="{9542541A-7C6C-4F9E-B50A-3C444DA191A7}" destId="{58D2AFE7-5806-45F9-83AC-540191092D15}" srcOrd="1" destOrd="0" parTransId="{AD7D8B67-D2E4-4C38-B914-D9D607E25F07}" sibTransId="{BB6FF275-A90C-4196-806E-D080C69E6C66}"/>
    <dgm:cxn modelId="{05FE370B-925F-4CC8-AE2F-B46F603CB149}" type="presParOf" srcId="{D48FEDA1-39E8-4DB8-BDA5-3758F018454C}" destId="{7A9F0D0C-98BC-4391-AE24-E89ECFCD5844}" srcOrd="0" destOrd="0" presId="urn:microsoft.com/office/officeart/2005/8/layout/hierarchy6"/>
    <dgm:cxn modelId="{B9AD1846-6D23-4F38-8107-901A54F61BB0}" type="presParOf" srcId="{7A9F0D0C-98BC-4391-AE24-E89ECFCD5844}" destId="{5BA54E1B-8150-43BF-A653-39C60A560DA9}" srcOrd="0" destOrd="0" presId="urn:microsoft.com/office/officeart/2005/8/layout/hierarchy6"/>
    <dgm:cxn modelId="{1134BA64-19E8-479E-B053-646D87536E6A}" type="presParOf" srcId="{7A9F0D0C-98BC-4391-AE24-E89ECFCD5844}" destId="{BFF925FD-E33F-4356-A9E4-EE8024B5AE1E}" srcOrd="1" destOrd="0" presId="urn:microsoft.com/office/officeart/2005/8/layout/hierarchy6"/>
    <dgm:cxn modelId="{942AD0CD-8BEA-4538-AFE7-9C36956F99CE}" type="presParOf" srcId="{BFF925FD-E33F-4356-A9E4-EE8024B5AE1E}" destId="{BCBA9ACA-5547-4969-B60F-0F8F3B87E9BB}" srcOrd="0" destOrd="0" presId="urn:microsoft.com/office/officeart/2005/8/layout/hierarchy6"/>
    <dgm:cxn modelId="{023B4FB8-CD4B-4122-AF3D-44AE24B8ED6D}" type="presParOf" srcId="{BCBA9ACA-5547-4969-B60F-0F8F3B87E9BB}" destId="{EB813CA5-BA49-4650-8EEE-8C471294A6E4}" srcOrd="0" destOrd="0" presId="urn:microsoft.com/office/officeart/2005/8/layout/hierarchy6"/>
    <dgm:cxn modelId="{13F84406-F876-477F-95F6-6A72410A95FA}" type="presParOf" srcId="{BCBA9ACA-5547-4969-B60F-0F8F3B87E9BB}" destId="{6ED14B23-EED1-421D-95DF-C2E1C9222936}" srcOrd="1" destOrd="0" presId="urn:microsoft.com/office/officeart/2005/8/layout/hierarchy6"/>
    <dgm:cxn modelId="{25A3EC3F-8202-4238-B34B-47AB5E5C8DFF}" type="presParOf" srcId="{6ED14B23-EED1-421D-95DF-C2E1C9222936}" destId="{9511BE71-26A8-4B1F-9389-B2DBA5C2D555}" srcOrd="0" destOrd="0" presId="urn:microsoft.com/office/officeart/2005/8/layout/hierarchy6"/>
    <dgm:cxn modelId="{9B95602C-DB91-40A3-A47E-E681D612AC03}" type="presParOf" srcId="{6ED14B23-EED1-421D-95DF-C2E1C9222936}" destId="{960BABFF-D58E-4B7A-872F-EE2A6E9E9862}" srcOrd="1" destOrd="0" presId="urn:microsoft.com/office/officeart/2005/8/layout/hierarchy6"/>
    <dgm:cxn modelId="{D0965752-BDBE-4595-9054-B7145C7F743D}" type="presParOf" srcId="{960BABFF-D58E-4B7A-872F-EE2A6E9E9862}" destId="{22835467-09A0-4EB6-B841-0DA70FFAA9A2}" srcOrd="0" destOrd="0" presId="urn:microsoft.com/office/officeart/2005/8/layout/hierarchy6"/>
    <dgm:cxn modelId="{34B8366D-B8C6-42E5-A316-A484DBB8D1B1}" type="presParOf" srcId="{960BABFF-D58E-4B7A-872F-EE2A6E9E9862}" destId="{47B103EF-D8AA-4BD9-BD94-56B1530DA136}" srcOrd="1" destOrd="0" presId="urn:microsoft.com/office/officeart/2005/8/layout/hierarchy6"/>
    <dgm:cxn modelId="{5A38AEB3-F6A0-4E76-86AF-C0FD6A44D178}" type="presParOf" srcId="{47B103EF-D8AA-4BD9-BD94-56B1530DA136}" destId="{CB215D7E-086F-4B40-BA75-334240DE7B8C}" srcOrd="0" destOrd="0" presId="urn:microsoft.com/office/officeart/2005/8/layout/hierarchy6"/>
    <dgm:cxn modelId="{605A5AA3-7859-4533-A8A4-29A3DD9757CC}" type="presParOf" srcId="{47B103EF-D8AA-4BD9-BD94-56B1530DA136}" destId="{8680064A-2A33-45B7-A881-4813C8AA5BF3}" srcOrd="1" destOrd="0" presId="urn:microsoft.com/office/officeart/2005/8/layout/hierarchy6"/>
    <dgm:cxn modelId="{F24E4240-4D66-4655-B0F4-4BC2D9F2BCAA}" type="presParOf" srcId="{8680064A-2A33-45B7-A881-4813C8AA5BF3}" destId="{864E67FD-D278-4324-B3DD-3192925F8EA2}" srcOrd="0" destOrd="0" presId="urn:microsoft.com/office/officeart/2005/8/layout/hierarchy6"/>
    <dgm:cxn modelId="{477F96EB-5383-432F-874F-1BCADA1CF633}" type="presParOf" srcId="{8680064A-2A33-45B7-A881-4813C8AA5BF3}" destId="{43BE7114-0501-46D1-92E5-575A7007F789}" srcOrd="1" destOrd="0" presId="urn:microsoft.com/office/officeart/2005/8/layout/hierarchy6"/>
    <dgm:cxn modelId="{96235641-DA97-41C9-B01C-911D1889DF96}" type="presParOf" srcId="{43BE7114-0501-46D1-92E5-575A7007F789}" destId="{A4163CA2-8A07-4955-A94E-4D93F14849F1}" srcOrd="0" destOrd="0" presId="urn:microsoft.com/office/officeart/2005/8/layout/hierarchy6"/>
    <dgm:cxn modelId="{E9B12129-5F00-4732-9056-B79836E462B4}" type="presParOf" srcId="{43BE7114-0501-46D1-92E5-575A7007F789}" destId="{A34396B8-ADC5-47F1-8207-01D5CD9578BA}" srcOrd="1" destOrd="0" presId="urn:microsoft.com/office/officeart/2005/8/layout/hierarchy6"/>
    <dgm:cxn modelId="{5D84ECB0-9BB6-485F-8445-CE72A78ED4CD}" type="presParOf" srcId="{A34396B8-ADC5-47F1-8207-01D5CD9578BA}" destId="{6D2C9021-8D08-4C1D-9B77-E0357AF4E696}" srcOrd="0" destOrd="0" presId="urn:microsoft.com/office/officeart/2005/8/layout/hierarchy6"/>
    <dgm:cxn modelId="{5D1F56CB-8BF7-44DE-9D39-0DBB6E77B9CF}" type="presParOf" srcId="{A34396B8-ADC5-47F1-8207-01D5CD9578BA}" destId="{BA9ED323-C8C0-48D2-AB94-6FF14046ED01}" srcOrd="1" destOrd="0" presId="urn:microsoft.com/office/officeart/2005/8/layout/hierarchy6"/>
    <dgm:cxn modelId="{9F43C4F0-938D-416C-80E2-0D23B54939DA}" type="presParOf" srcId="{47B103EF-D8AA-4BD9-BD94-56B1530DA136}" destId="{8CCA4A64-B5FE-4029-AE7F-615CB85F7BBF}" srcOrd="2" destOrd="0" presId="urn:microsoft.com/office/officeart/2005/8/layout/hierarchy6"/>
    <dgm:cxn modelId="{A0595EBC-A5F0-46EA-AA83-994B945F52EC}" type="presParOf" srcId="{47B103EF-D8AA-4BD9-BD94-56B1530DA136}" destId="{C15D9DA4-4F93-4CDC-9DBF-5D2B77295163}" srcOrd="3" destOrd="0" presId="urn:microsoft.com/office/officeart/2005/8/layout/hierarchy6"/>
    <dgm:cxn modelId="{7499946F-EE81-4F57-A809-F9F68BEA4E25}" type="presParOf" srcId="{C15D9DA4-4F93-4CDC-9DBF-5D2B77295163}" destId="{2C5A1DAA-C79E-4148-8246-206DA569BF2E}" srcOrd="0" destOrd="0" presId="urn:microsoft.com/office/officeart/2005/8/layout/hierarchy6"/>
    <dgm:cxn modelId="{E46710F8-2DFB-47CC-B62F-18B40F91AA4C}" type="presParOf" srcId="{C15D9DA4-4F93-4CDC-9DBF-5D2B77295163}" destId="{A28FD6A3-BA58-45E5-B63E-767D4C66AA77}" srcOrd="1" destOrd="0" presId="urn:microsoft.com/office/officeart/2005/8/layout/hierarchy6"/>
    <dgm:cxn modelId="{C96A20D1-FF71-4C62-8119-401FF31F1032}" type="presParOf" srcId="{A28FD6A3-BA58-45E5-B63E-767D4C66AA77}" destId="{C52F925D-6501-4F5F-9317-62C0FEFBC39C}" srcOrd="0" destOrd="0" presId="urn:microsoft.com/office/officeart/2005/8/layout/hierarchy6"/>
    <dgm:cxn modelId="{C7C8F2C8-4220-4870-B0AD-3DB4A0F95FA5}" type="presParOf" srcId="{A28FD6A3-BA58-45E5-B63E-767D4C66AA77}" destId="{77672370-A227-49FA-A8C0-2BF278137A99}" srcOrd="1" destOrd="0" presId="urn:microsoft.com/office/officeart/2005/8/layout/hierarchy6"/>
    <dgm:cxn modelId="{BD8D8688-0FEC-4F5A-B487-48C57417BA8E}" type="presParOf" srcId="{77672370-A227-49FA-A8C0-2BF278137A99}" destId="{40B39BBA-BD2A-4361-BB0F-63C7E751BCC5}" srcOrd="0" destOrd="0" presId="urn:microsoft.com/office/officeart/2005/8/layout/hierarchy6"/>
    <dgm:cxn modelId="{588B77C5-8A21-4C0A-9536-648AB6248C23}" type="presParOf" srcId="{77672370-A227-49FA-A8C0-2BF278137A99}" destId="{9AB78443-F2B5-46A3-8F2A-D993EAFEA847}" srcOrd="1" destOrd="0" presId="urn:microsoft.com/office/officeart/2005/8/layout/hierarchy6"/>
    <dgm:cxn modelId="{FF2A5FF7-C20C-4036-A4CA-73AE97088B24}" type="presParOf" srcId="{6ED14B23-EED1-421D-95DF-C2E1C9222936}" destId="{46960B8E-9A62-45DF-A367-C7CDC853EA61}" srcOrd="2" destOrd="0" presId="urn:microsoft.com/office/officeart/2005/8/layout/hierarchy6"/>
    <dgm:cxn modelId="{CE0FF8CE-8602-44CE-961A-FA8C385589F1}" type="presParOf" srcId="{6ED14B23-EED1-421D-95DF-C2E1C9222936}" destId="{7EC6F484-4FC9-4F49-A3B2-1C0499A977D9}" srcOrd="3" destOrd="0" presId="urn:microsoft.com/office/officeart/2005/8/layout/hierarchy6"/>
    <dgm:cxn modelId="{BA7F2264-A95F-42DE-A405-BCE164A78631}" type="presParOf" srcId="{7EC6F484-4FC9-4F49-A3B2-1C0499A977D9}" destId="{95042E12-8CCF-4388-9B35-CD53921833CE}" srcOrd="0" destOrd="0" presId="urn:microsoft.com/office/officeart/2005/8/layout/hierarchy6"/>
    <dgm:cxn modelId="{73BC4492-9FB0-4D22-9777-2A8D421D2D2B}" type="presParOf" srcId="{7EC6F484-4FC9-4F49-A3B2-1C0499A977D9}" destId="{395F5D8E-D660-4F42-AF2E-7EB6315D2FF3}" srcOrd="1" destOrd="0" presId="urn:microsoft.com/office/officeart/2005/8/layout/hierarchy6"/>
    <dgm:cxn modelId="{9C8E2FBC-67D6-47D5-A883-67406AEE01A3}" type="presParOf" srcId="{395F5D8E-D660-4F42-AF2E-7EB6315D2FF3}" destId="{5C2DF7A6-263B-4E07-AB75-6E6FBC586177}" srcOrd="0" destOrd="0" presId="urn:microsoft.com/office/officeart/2005/8/layout/hierarchy6"/>
    <dgm:cxn modelId="{269C763B-D18D-4E16-B1DA-63B09BB195E4}" type="presParOf" srcId="{395F5D8E-D660-4F42-AF2E-7EB6315D2FF3}" destId="{0FAFA093-D8CF-4BA2-B546-B0DADDD2890F}" srcOrd="1" destOrd="0" presId="urn:microsoft.com/office/officeart/2005/8/layout/hierarchy6"/>
    <dgm:cxn modelId="{023C557C-0862-4D00-B6C9-44961BA832B4}" type="presParOf" srcId="{0FAFA093-D8CF-4BA2-B546-B0DADDD2890F}" destId="{5FC61207-4A2A-440D-98CE-4830D937B51C}" srcOrd="0" destOrd="0" presId="urn:microsoft.com/office/officeart/2005/8/layout/hierarchy6"/>
    <dgm:cxn modelId="{59FB3846-5C47-4D61-958A-E4F5AEA4FB21}" type="presParOf" srcId="{0FAFA093-D8CF-4BA2-B546-B0DADDD2890F}" destId="{A849F46A-489C-4048-BC68-9080EB0B0746}" srcOrd="1" destOrd="0" presId="urn:microsoft.com/office/officeart/2005/8/layout/hierarchy6"/>
    <dgm:cxn modelId="{7AEA528F-6F63-4C53-A150-BB1A90C97A72}" type="presParOf" srcId="{A849F46A-489C-4048-BC68-9080EB0B0746}" destId="{DA1084BA-1B2F-4754-B924-2FB442548B5D}" srcOrd="0" destOrd="0" presId="urn:microsoft.com/office/officeart/2005/8/layout/hierarchy6"/>
    <dgm:cxn modelId="{7E803881-4C8C-4905-87FA-C68FC604A3BB}" type="presParOf" srcId="{A849F46A-489C-4048-BC68-9080EB0B0746}" destId="{9C6C6FB1-6E19-4F03-B4DC-7EB1296B1660}" srcOrd="1" destOrd="0" presId="urn:microsoft.com/office/officeart/2005/8/layout/hierarchy6"/>
    <dgm:cxn modelId="{AAC70370-B423-4CAD-B857-129713E220D5}" type="presParOf" srcId="{9C6C6FB1-6E19-4F03-B4DC-7EB1296B1660}" destId="{6840C3B2-5D87-4225-85F4-E416B2985A3C}" srcOrd="0" destOrd="0" presId="urn:microsoft.com/office/officeart/2005/8/layout/hierarchy6"/>
    <dgm:cxn modelId="{4009A327-D4BA-4A01-84A0-9ED254CDDE7F}" type="presParOf" srcId="{9C6C6FB1-6E19-4F03-B4DC-7EB1296B1660}" destId="{BCE9AF34-C1C6-4F93-A30E-B279F8C4C868}" srcOrd="1" destOrd="0" presId="urn:microsoft.com/office/officeart/2005/8/layout/hierarchy6"/>
    <dgm:cxn modelId="{38A3BAE4-C92C-4CB0-AF52-9DD23C8FBB6A}" type="presParOf" srcId="{BCE9AF34-C1C6-4F93-A30E-B279F8C4C868}" destId="{EE415BB9-C195-4C21-89E9-D3FF081D4B80}" srcOrd="0" destOrd="0" presId="urn:microsoft.com/office/officeart/2005/8/layout/hierarchy6"/>
    <dgm:cxn modelId="{6CC23A11-F807-4798-8BCF-FBC073CFAD9A}" type="presParOf" srcId="{BCE9AF34-C1C6-4F93-A30E-B279F8C4C868}" destId="{2C0E88AE-2332-4431-84FE-768736C40342}" srcOrd="1" destOrd="0" presId="urn:microsoft.com/office/officeart/2005/8/layout/hierarchy6"/>
    <dgm:cxn modelId="{F2772930-ACBB-423B-BA8D-766BA4D12051}" type="presParOf" srcId="{2C0E88AE-2332-4431-84FE-768736C40342}" destId="{707C0A76-6FE3-4E77-A531-554F3BBE9BA5}" srcOrd="0" destOrd="0" presId="urn:microsoft.com/office/officeart/2005/8/layout/hierarchy6"/>
    <dgm:cxn modelId="{85DB0C70-1B92-48B6-917F-7649CD58E38D}" type="presParOf" srcId="{2C0E88AE-2332-4431-84FE-768736C40342}" destId="{37253C7D-54DD-4B9B-9913-2AF92D326F6C}" srcOrd="1" destOrd="0" presId="urn:microsoft.com/office/officeart/2005/8/layout/hierarchy6"/>
    <dgm:cxn modelId="{A73C7B74-674C-4963-B1A6-07129C1FC851}" type="presParOf" srcId="{37253C7D-54DD-4B9B-9913-2AF92D326F6C}" destId="{4A897860-ED4A-4A21-BE19-0D7DB5677324}" srcOrd="0" destOrd="0" presId="urn:microsoft.com/office/officeart/2005/8/layout/hierarchy6"/>
    <dgm:cxn modelId="{16B3C670-DD8C-47FB-A4F8-A4727D07CB25}" type="presParOf" srcId="{37253C7D-54DD-4B9B-9913-2AF92D326F6C}" destId="{746F8E7A-006A-4FFD-8EFC-FB9EC0698CF5}" srcOrd="1" destOrd="0" presId="urn:microsoft.com/office/officeart/2005/8/layout/hierarchy6"/>
    <dgm:cxn modelId="{81525388-C34A-435F-A798-19BC30F901A7}" type="presParOf" srcId="{746F8E7A-006A-4FFD-8EFC-FB9EC0698CF5}" destId="{B215D629-2973-43AA-8138-BC775C8C25B8}" srcOrd="0" destOrd="0" presId="urn:microsoft.com/office/officeart/2005/8/layout/hierarchy6"/>
    <dgm:cxn modelId="{62809971-521F-4A69-84BC-355B4B215A5B}" type="presParOf" srcId="{746F8E7A-006A-4FFD-8EFC-FB9EC0698CF5}" destId="{EF5E5BF6-D70B-4375-AADB-B1EA11967C02}" srcOrd="1" destOrd="0" presId="urn:microsoft.com/office/officeart/2005/8/layout/hierarchy6"/>
    <dgm:cxn modelId="{C54A51E5-0BF5-40B3-B91C-60DE720432C7}" type="presParOf" srcId="{BCE9AF34-C1C6-4F93-A30E-B279F8C4C868}" destId="{AD4C6D5B-7303-48D1-8301-CFB4223FBCFC}" srcOrd="2" destOrd="0" presId="urn:microsoft.com/office/officeart/2005/8/layout/hierarchy6"/>
    <dgm:cxn modelId="{2D7232A5-D912-4A38-887E-3FD8D6541DC4}" type="presParOf" srcId="{BCE9AF34-C1C6-4F93-A30E-B279F8C4C868}" destId="{912D42F5-9399-43C7-A108-7B99E5C4E3F6}" srcOrd="3" destOrd="0" presId="urn:microsoft.com/office/officeart/2005/8/layout/hierarchy6"/>
    <dgm:cxn modelId="{B2FFA6F7-5CFE-449F-9BC1-CD69E415D63C}" type="presParOf" srcId="{912D42F5-9399-43C7-A108-7B99E5C4E3F6}" destId="{28FD5245-0C52-4DBE-BF63-3C8C182EFF46}" srcOrd="0" destOrd="0" presId="urn:microsoft.com/office/officeart/2005/8/layout/hierarchy6"/>
    <dgm:cxn modelId="{85DAD603-7BA6-4912-97FF-51F09F3A8702}" type="presParOf" srcId="{912D42F5-9399-43C7-A108-7B99E5C4E3F6}" destId="{0BA6325D-D9A8-4896-AAF9-96E47DDC7E31}" srcOrd="1" destOrd="0" presId="urn:microsoft.com/office/officeart/2005/8/layout/hierarchy6"/>
    <dgm:cxn modelId="{3AE2442F-B963-498E-8292-90E75E43889F}" type="presParOf" srcId="{A849F46A-489C-4048-BC68-9080EB0B0746}" destId="{0DA9EA46-F4FE-4F5D-9CF8-FB928EB40209}" srcOrd="2" destOrd="0" presId="urn:microsoft.com/office/officeart/2005/8/layout/hierarchy6"/>
    <dgm:cxn modelId="{EB58FAF0-CF80-40F7-855B-6441D11F0139}" type="presParOf" srcId="{A849F46A-489C-4048-BC68-9080EB0B0746}" destId="{A4666B76-1158-4FAE-B6C4-C3777F3A8693}" srcOrd="3" destOrd="0" presId="urn:microsoft.com/office/officeart/2005/8/layout/hierarchy6"/>
    <dgm:cxn modelId="{5E17E01D-5E23-4569-AD75-41E307211A27}" type="presParOf" srcId="{A4666B76-1158-4FAE-B6C4-C3777F3A8693}" destId="{B3D2AA17-CE6B-4E27-A74E-FFC066F4CF34}" srcOrd="0" destOrd="0" presId="urn:microsoft.com/office/officeart/2005/8/layout/hierarchy6"/>
    <dgm:cxn modelId="{D3AD0AC3-0285-467F-AF0A-A66F1DC62233}" type="presParOf" srcId="{A4666B76-1158-4FAE-B6C4-C3777F3A8693}" destId="{F565CB1F-4231-40FA-AC61-D7BBE37FB103}" srcOrd="1" destOrd="0" presId="urn:microsoft.com/office/officeart/2005/8/layout/hierarchy6"/>
    <dgm:cxn modelId="{CBE938D4-4E2F-4F03-BC9C-0E66959A5394}" type="presParOf" srcId="{F565CB1F-4231-40FA-AC61-D7BBE37FB103}" destId="{0278B013-9324-47DF-9D28-A95B9CA62026}" srcOrd="0" destOrd="0" presId="urn:microsoft.com/office/officeart/2005/8/layout/hierarchy6"/>
    <dgm:cxn modelId="{6E9EB304-3EF1-4462-B196-167C8616B1E3}" type="presParOf" srcId="{F565CB1F-4231-40FA-AC61-D7BBE37FB103}" destId="{D2CA6358-107F-470C-83EC-52AF779D2BB5}" srcOrd="1" destOrd="0" presId="urn:microsoft.com/office/officeart/2005/8/layout/hierarchy6"/>
    <dgm:cxn modelId="{8347A1EB-5599-400B-9A53-BFEEA0D47E78}" type="presParOf" srcId="{D2CA6358-107F-470C-83EC-52AF779D2BB5}" destId="{3C4BC45F-3F8A-4D19-BE0D-942C9E4C8681}" srcOrd="0" destOrd="0" presId="urn:microsoft.com/office/officeart/2005/8/layout/hierarchy6"/>
    <dgm:cxn modelId="{B50F06EC-ECE8-494A-B398-898904564487}" type="presParOf" srcId="{D2CA6358-107F-470C-83EC-52AF779D2BB5}" destId="{00A1BF06-D963-4A21-A89A-DABD7402CDDE}" srcOrd="1" destOrd="0" presId="urn:microsoft.com/office/officeart/2005/8/layout/hierarchy6"/>
    <dgm:cxn modelId="{FBFBB12D-2679-4646-8E72-DE17B4A6AC05}" type="presParOf" srcId="{395F5D8E-D660-4F42-AF2E-7EB6315D2FF3}" destId="{4C79992A-C606-4B62-8A1E-12247D9EAA96}" srcOrd="2" destOrd="0" presId="urn:microsoft.com/office/officeart/2005/8/layout/hierarchy6"/>
    <dgm:cxn modelId="{435F1C88-52F9-4BBE-AB3C-1C5BA8DE4935}" type="presParOf" srcId="{395F5D8E-D660-4F42-AF2E-7EB6315D2FF3}" destId="{B61D4B4E-6A1F-41A7-977F-40FA54AB5400}" srcOrd="3" destOrd="0" presId="urn:microsoft.com/office/officeart/2005/8/layout/hierarchy6"/>
    <dgm:cxn modelId="{24C192BC-CE55-48E4-A72D-BCD9D3C1846B}" type="presParOf" srcId="{B61D4B4E-6A1F-41A7-977F-40FA54AB5400}" destId="{CF34A139-4DFF-43C5-9340-86913AFD9761}" srcOrd="0" destOrd="0" presId="urn:microsoft.com/office/officeart/2005/8/layout/hierarchy6"/>
    <dgm:cxn modelId="{088C83B1-65DB-4113-A629-9AA458659535}" type="presParOf" srcId="{B61D4B4E-6A1F-41A7-977F-40FA54AB5400}" destId="{74577DCB-8BFB-47A4-B03F-C8C9D2463017}" srcOrd="1" destOrd="0" presId="urn:microsoft.com/office/officeart/2005/8/layout/hierarchy6"/>
    <dgm:cxn modelId="{828E3C59-956E-4723-8096-9FE31CCC5473}" type="presParOf" srcId="{D48FEDA1-39E8-4DB8-BDA5-3758F018454C}" destId="{A47E2295-280B-4EA7-BE44-3E078DD409F3}" srcOrd="1" destOrd="0" presId="urn:microsoft.com/office/officeart/2005/8/layout/hierarchy6"/>
    <dgm:cxn modelId="{DF451245-CEAF-4181-BD3B-38B7A19CF089}" type="presParOf" srcId="{A47E2295-280B-4EA7-BE44-3E078DD409F3}" destId="{D7A06BC5-807F-4676-9806-D81D5F476A5A}" srcOrd="0" destOrd="0" presId="urn:microsoft.com/office/officeart/2005/8/layout/hierarchy6"/>
    <dgm:cxn modelId="{AA061109-FF2D-478E-9F30-80743B417781}" type="presParOf" srcId="{D7A06BC5-807F-4676-9806-D81D5F476A5A}" destId="{156E32D0-8CC0-4AE1-8DD6-32998318CE52}" srcOrd="0" destOrd="0" presId="urn:microsoft.com/office/officeart/2005/8/layout/hierarchy6"/>
    <dgm:cxn modelId="{20F16BC7-5361-4A42-A30E-5DE33C665923}" type="presParOf" srcId="{D7A06BC5-807F-4676-9806-D81D5F476A5A}" destId="{70DDCD3E-B28F-4C58-91EB-C2DB2E7B5FF4}" srcOrd="1" destOrd="0" presId="urn:microsoft.com/office/officeart/2005/8/layout/hierarchy6"/>
    <dgm:cxn modelId="{2B9FB8C3-EF84-4ED9-A521-0E263442111A}" type="presParOf" srcId="{A47E2295-280B-4EA7-BE44-3E078DD409F3}" destId="{146E611E-AA91-4D8D-8F1B-7188D64F3742}" srcOrd="1" destOrd="0" presId="urn:microsoft.com/office/officeart/2005/8/layout/hierarchy6"/>
    <dgm:cxn modelId="{471A0B99-6AA0-4927-8729-0E92294AE325}" type="presParOf" srcId="{146E611E-AA91-4D8D-8F1B-7188D64F3742}" destId="{35214CB5-7829-4C95-9236-A32E89D1C8DA}" srcOrd="0" destOrd="0" presId="urn:microsoft.com/office/officeart/2005/8/layout/hierarchy6"/>
    <dgm:cxn modelId="{455C8C0B-FEBF-4EC2-A619-BA250F314857}" type="presParOf" srcId="{A47E2295-280B-4EA7-BE44-3E078DD409F3}" destId="{C7226AB9-074B-4E33-BCCE-FE0A299610F5}" srcOrd="2" destOrd="0" presId="urn:microsoft.com/office/officeart/2005/8/layout/hierarchy6"/>
    <dgm:cxn modelId="{92C5DC41-8C31-4A03-B6E1-BCF570415004}" type="presParOf" srcId="{C7226AB9-074B-4E33-BCCE-FE0A299610F5}" destId="{536E6ADF-DBCB-4523-8755-486866041264}" srcOrd="0" destOrd="0" presId="urn:microsoft.com/office/officeart/2005/8/layout/hierarchy6"/>
    <dgm:cxn modelId="{6466937C-A312-4DD8-80D5-4AEBC62C7831}" type="presParOf" srcId="{C7226AB9-074B-4E33-BCCE-FE0A299610F5}" destId="{E4E2DCA5-7264-4C93-BDBB-E9AFD3EB6C80}" srcOrd="1" destOrd="0" presId="urn:microsoft.com/office/officeart/2005/8/layout/hierarchy6"/>
    <dgm:cxn modelId="{883FE3E5-16C1-4770-B877-D8B98B1A3D8A}" type="presParOf" srcId="{A47E2295-280B-4EA7-BE44-3E078DD409F3}" destId="{A4FD5418-EBAC-4A26-A742-6BAF10252083}" srcOrd="3" destOrd="0" presId="urn:microsoft.com/office/officeart/2005/8/layout/hierarchy6"/>
    <dgm:cxn modelId="{B1B1C730-E823-4A61-AAA1-75D0762EE9C4}" type="presParOf" srcId="{A4FD5418-EBAC-4A26-A742-6BAF10252083}" destId="{8DEFDA1C-CF45-4699-8D4A-EA4F1B62CCBD}" srcOrd="0" destOrd="0" presId="urn:microsoft.com/office/officeart/2005/8/layout/hierarchy6"/>
    <dgm:cxn modelId="{C53A5252-7095-43CE-B8B8-6702189B1788}" type="presParOf" srcId="{A47E2295-280B-4EA7-BE44-3E078DD409F3}" destId="{2B0666B1-3359-49EB-83CB-F0E2398717CE}" srcOrd="4" destOrd="0" presId="urn:microsoft.com/office/officeart/2005/8/layout/hierarchy6"/>
    <dgm:cxn modelId="{F986624F-4D43-4351-806E-A92C5FC4DCF8}" type="presParOf" srcId="{2B0666B1-3359-49EB-83CB-F0E2398717CE}" destId="{F8734ED9-20F3-483E-8F20-A990831FDD1E}" srcOrd="0" destOrd="0" presId="urn:microsoft.com/office/officeart/2005/8/layout/hierarchy6"/>
    <dgm:cxn modelId="{ED727297-2945-4E09-A3B8-062078A21395}" type="presParOf" srcId="{2B0666B1-3359-49EB-83CB-F0E2398717CE}" destId="{48752855-2AB0-4577-87A3-2446E082AB8E}" srcOrd="1" destOrd="0" presId="urn:microsoft.com/office/officeart/2005/8/layout/hierarchy6"/>
    <dgm:cxn modelId="{DB6CF4B4-5D5D-4191-9F61-B41873E360B2}" type="presParOf" srcId="{A47E2295-280B-4EA7-BE44-3E078DD409F3}" destId="{496F9702-9CFE-4D63-A809-1CAFE97750A9}" srcOrd="5" destOrd="0" presId="urn:microsoft.com/office/officeart/2005/8/layout/hierarchy6"/>
    <dgm:cxn modelId="{2FBD0169-1358-4C11-B9BC-0176F1F85EDC}" type="presParOf" srcId="{496F9702-9CFE-4D63-A809-1CAFE97750A9}" destId="{16121134-55C9-4CEE-8D64-70EDD1AB059B}" srcOrd="0" destOrd="0" presId="urn:microsoft.com/office/officeart/2005/8/layout/hierarchy6"/>
    <dgm:cxn modelId="{275E61D8-3827-4785-B0DB-8C4BFC3B77B4}" type="presParOf" srcId="{A47E2295-280B-4EA7-BE44-3E078DD409F3}" destId="{3814511D-112B-48C1-A61B-CC13C2BD530C}" srcOrd="6" destOrd="0" presId="urn:microsoft.com/office/officeart/2005/8/layout/hierarchy6"/>
    <dgm:cxn modelId="{6EF481F5-9D10-40FE-BA0B-815D4E45CDF4}" type="presParOf" srcId="{3814511D-112B-48C1-A61B-CC13C2BD530C}" destId="{DCEE6199-1ADD-4A78-866D-D9B5DF369132}" srcOrd="0" destOrd="0" presId="urn:microsoft.com/office/officeart/2005/8/layout/hierarchy6"/>
    <dgm:cxn modelId="{A5DE8D8D-6E23-41AA-AFDC-0BDA6D5F2F06}" type="presParOf" srcId="{3814511D-112B-48C1-A61B-CC13C2BD530C}" destId="{DFE0812D-A475-4073-BFB7-4416741B3DFE}" srcOrd="1" destOrd="0" presId="urn:microsoft.com/office/officeart/2005/8/layout/hierarchy6"/>
    <dgm:cxn modelId="{04E8EEA2-0B4A-4C51-9F1E-5A4F27E672EC}" type="presParOf" srcId="{A47E2295-280B-4EA7-BE44-3E078DD409F3}" destId="{59CC16AB-0064-40E3-99A0-C439F24F91BF}" srcOrd="7" destOrd="0" presId="urn:microsoft.com/office/officeart/2005/8/layout/hierarchy6"/>
    <dgm:cxn modelId="{9B7A6D01-737E-4F1C-B98F-4C7F0A7C3173}" type="presParOf" srcId="{59CC16AB-0064-40E3-99A0-C439F24F91BF}" destId="{1A1F3072-9CD7-4E28-9697-28B73219F547}" srcOrd="0" destOrd="0" presId="urn:microsoft.com/office/officeart/2005/8/layout/hierarchy6"/>
    <dgm:cxn modelId="{5FFA4528-C005-4CF7-BB70-3D2FF9E49423}" type="presParOf" srcId="{A47E2295-280B-4EA7-BE44-3E078DD409F3}" destId="{58728103-A2FB-448B-84D7-75E97DC7DD8C}" srcOrd="8" destOrd="0" presId="urn:microsoft.com/office/officeart/2005/8/layout/hierarchy6"/>
    <dgm:cxn modelId="{C1B1E2C9-0F40-4688-8435-7542D0B33514}" type="presParOf" srcId="{58728103-A2FB-448B-84D7-75E97DC7DD8C}" destId="{DD9DC20C-8F97-404A-8DDE-A16E98626F83}" srcOrd="0" destOrd="0" presId="urn:microsoft.com/office/officeart/2005/8/layout/hierarchy6"/>
    <dgm:cxn modelId="{2CC46F4D-0454-4590-A901-2EACC063E856}" type="presParOf" srcId="{58728103-A2FB-448B-84D7-75E97DC7DD8C}" destId="{5F10ECC8-60D2-405D-B11A-0F039F29B562}" srcOrd="1" destOrd="0" presId="urn:microsoft.com/office/officeart/2005/8/layout/hierarchy6"/>
    <dgm:cxn modelId="{8B87CF0E-ED58-44B5-90DC-E0DD901BD0E8}" type="presParOf" srcId="{A47E2295-280B-4EA7-BE44-3E078DD409F3}" destId="{8F186A17-9E0B-4398-94ED-2CEABA11E814}" srcOrd="9" destOrd="0" presId="urn:microsoft.com/office/officeart/2005/8/layout/hierarchy6"/>
    <dgm:cxn modelId="{CA30959F-5F03-44B3-82BB-403D1B4C0C41}" type="presParOf" srcId="{8F186A17-9E0B-4398-94ED-2CEABA11E814}" destId="{FB10F68A-FB72-4E73-B317-2CE7B2CA2969}" srcOrd="0" destOrd="0" presId="urn:microsoft.com/office/officeart/2005/8/layout/hierarchy6"/>
    <dgm:cxn modelId="{EF1D91A7-3CF5-4EAE-B4DC-DD57514212F8}" type="presParOf" srcId="{A47E2295-280B-4EA7-BE44-3E078DD409F3}" destId="{7F2F68F6-BC16-4055-890C-EECC63CFDD35}" srcOrd="10" destOrd="0" presId="urn:microsoft.com/office/officeart/2005/8/layout/hierarchy6"/>
    <dgm:cxn modelId="{D0B864C6-6AF6-480C-BC44-C83300A9F613}" type="presParOf" srcId="{7F2F68F6-BC16-4055-890C-EECC63CFDD35}" destId="{5EEA09CC-BF85-49BA-8B7D-612CB16A36AA}" srcOrd="0" destOrd="0" presId="urn:microsoft.com/office/officeart/2005/8/layout/hierarchy6"/>
    <dgm:cxn modelId="{7351C274-EC9A-460F-89AD-85263C06D524}" type="presParOf" srcId="{7F2F68F6-BC16-4055-890C-EECC63CFDD35}" destId="{CE246169-7F81-456A-A320-6C57E6A752BC}" srcOrd="1" destOrd="0" presId="urn:microsoft.com/office/officeart/2005/8/layout/hierarchy6"/>
    <dgm:cxn modelId="{E5610438-4377-4FA7-A495-BCEC3834525B}" type="presParOf" srcId="{A47E2295-280B-4EA7-BE44-3E078DD409F3}" destId="{A1FC8FC5-9843-43B2-B2B9-0FCFCA14AE78}" srcOrd="11" destOrd="0" presId="urn:microsoft.com/office/officeart/2005/8/layout/hierarchy6"/>
    <dgm:cxn modelId="{742024B1-FF2D-4194-908F-7DBAD2B0224B}" type="presParOf" srcId="{A1FC8FC5-9843-43B2-B2B9-0FCFCA14AE78}" destId="{AB322274-CBCC-40B9-982B-3B627BAB1021}" srcOrd="0" destOrd="0" presId="urn:microsoft.com/office/officeart/2005/8/layout/hierarchy6"/>
    <dgm:cxn modelId="{01A214B4-6926-4EB6-A443-2A1E675D50C7}" type="presParOf" srcId="{A47E2295-280B-4EA7-BE44-3E078DD409F3}" destId="{081769F7-7EF2-499D-9E86-54C7586BAD8A}" srcOrd="12" destOrd="0" presId="urn:microsoft.com/office/officeart/2005/8/layout/hierarchy6"/>
    <dgm:cxn modelId="{2A44955F-B716-49DB-B307-D3173B587B02}" type="presParOf" srcId="{081769F7-7EF2-499D-9E86-54C7586BAD8A}" destId="{563B9418-6F6D-4E5C-96AA-E60A8EC5A639}" srcOrd="0" destOrd="0" presId="urn:microsoft.com/office/officeart/2005/8/layout/hierarchy6"/>
    <dgm:cxn modelId="{EDD05563-7E92-42F0-A8F8-4D68D4E0F8FD}" type="presParOf" srcId="{081769F7-7EF2-499D-9E86-54C7586BAD8A}" destId="{4308EC4F-D6A7-4BB1-A008-0E1067F2E91E}" srcOrd="1" destOrd="0" presId="urn:microsoft.com/office/officeart/2005/8/layout/hierarchy6"/>
  </dgm:cxnLst>
  <dgm:bg/>
  <dgm:whole>
    <a:ln w="9525">
      <a:solidFill>
        <a:schemeClr val="accent1">
          <a:lumMod val="40000"/>
          <a:lumOff val="60000"/>
        </a:schemeClr>
      </a:solidFill>
    </a:ln>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A2BE7E-6F34-4D37-A25E-1F338B4B65E1}">
      <dsp:nvSpPr>
        <dsp:cNvPr id="0" name=""/>
        <dsp:cNvSpPr/>
      </dsp:nvSpPr>
      <dsp:spPr>
        <a:xfrm>
          <a:off x="26" y="3142792"/>
          <a:ext cx="4560902" cy="45125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2nd Randomization</a:t>
          </a:r>
        </a:p>
      </dsp:txBody>
      <dsp:txXfrm>
        <a:off x="26" y="3142792"/>
        <a:ext cx="1368270" cy="451258"/>
      </dsp:txXfrm>
    </dsp:sp>
    <dsp:sp modelId="{3573DB0C-6D10-459D-A54A-8F9CEADFAED3}">
      <dsp:nvSpPr>
        <dsp:cNvPr id="0" name=""/>
        <dsp:cNvSpPr/>
      </dsp:nvSpPr>
      <dsp:spPr>
        <a:xfrm>
          <a:off x="26" y="2052443"/>
          <a:ext cx="3791784" cy="48086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Second Phase Listing (No. HHs after cleaning)</a:t>
          </a:r>
        </a:p>
      </dsp:txBody>
      <dsp:txXfrm>
        <a:off x="26" y="2052443"/>
        <a:ext cx="1137535" cy="480865"/>
      </dsp:txXfrm>
    </dsp:sp>
    <dsp:sp modelId="{39A33A39-1A0E-4B7B-BA49-B80D4FEBC227}">
      <dsp:nvSpPr>
        <dsp:cNvPr id="0" name=""/>
        <dsp:cNvSpPr/>
      </dsp:nvSpPr>
      <dsp:spPr>
        <a:xfrm>
          <a:off x="0" y="1172255"/>
          <a:ext cx="4884720" cy="43434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1st Randomization</a:t>
          </a:r>
        </a:p>
      </dsp:txBody>
      <dsp:txXfrm>
        <a:off x="0" y="1172255"/>
        <a:ext cx="1465416" cy="434342"/>
      </dsp:txXfrm>
    </dsp:sp>
    <dsp:sp modelId="{7CFEB3FD-5CD1-46BA-9E5D-B7E820CF6179}">
      <dsp:nvSpPr>
        <dsp:cNvPr id="0" name=""/>
        <dsp:cNvSpPr/>
      </dsp:nvSpPr>
      <dsp:spPr>
        <a:xfrm>
          <a:off x="0" y="152397"/>
          <a:ext cx="3805250" cy="45174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First Phase Listing (No. HHs after cleaning)</a:t>
          </a:r>
        </a:p>
      </dsp:txBody>
      <dsp:txXfrm>
        <a:off x="0" y="152397"/>
        <a:ext cx="1141575" cy="451749"/>
      </dsp:txXfrm>
    </dsp:sp>
    <dsp:sp modelId="{C9BF36A2-BA33-42F1-BB65-D5474C8BE549}">
      <dsp:nvSpPr>
        <dsp:cNvPr id="0" name=""/>
        <dsp:cNvSpPr/>
      </dsp:nvSpPr>
      <dsp:spPr>
        <a:xfrm>
          <a:off x="2933179" y="145206"/>
          <a:ext cx="916172" cy="4565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1547 (1489)</a:t>
          </a:r>
        </a:p>
        <a:p>
          <a:pPr marL="0" lvl="0" indent="0" algn="ctr" defTabSz="444500">
            <a:lnSpc>
              <a:spcPct val="90000"/>
            </a:lnSpc>
            <a:spcBef>
              <a:spcPct val="0"/>
            </a:spcBef>
            <a:spcAft>
              <a:spcPct val="35000"/>
            </a:spcAft>
            <a:buNone/>
          </a:pPr>
          <a:r>
            <a:rPr lang="en-GB" sz="1000" kern="1200"/>
            <a:t>HHs</a:t>
          </a:r>
        </a:p>
      </dsp:txBody>
      <dsp:txXfrm>
        <a:off x="2946551" y="158578"/>
        <a:ext cx="889428" cy="429799"/>
      </dsp:txXfrm>
    </dsp:sp>
    <dsp:sp modelId="{A61F5E13-1AB4-4D19-A95E-F9FDCA8CF034}">
      <dsp:nvSpPr>
        <dsp:cNvPr id="0" name=""/>
        <dsp:cNvSpPr/>
      </dsp:nvSpPr>
      <dsp:spPr>
        <a:xfrm>
          <a:off x="2083862" y="601749"/>
          <a:ext cx="1307403" cy="568340"/>
        </a:xfrm>
        <a:custGeom>
          <a:avLst/>
          <a:gdLst/>
          <a:ahLst/>
          <a:cxnLst/>
          <a:rect l="0" t="0" r="0" b="0"/>
          <a:pathLst>
            <a:path>
              <a:moveTo>
                <a:pt x="1307403" y="0"/>
              </a:moveTo>
              <a:lnTo>
                <a:pt x="1307403" y="284170"/>
              </a:lnTo>
              <a:lnTo>
                <a:pt x="0" y="284170"/>
              </a:lnTo>
              <a:lnTo>
                <a:pt x="0" y="568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654622-7CCC-4406-8F28-D91C8969B8E2}">
      <dsp:nvSpPr>
        <dsp:cNvPr id="0" name=""/>
        <dsp:cNvSpPr/>
      </dsp:nvSpPr>
      <dsp:spPr>
        <a:xfrm>
          <a:off x="1625602" y="1170090"/>
          <a:ext cx="916520" cy="439820"/>
        </a:xfrm>
        <a:prstGeom prst="roundRect">
          <a:avLst>
            <a:gd name="adj" fmla="val 10000"/>
          </a:avLst>
        </a:prstGeom>
        <a:solidFill>
          <a:schemeClr val="accent6">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Remote</a:t>
          </a:r>
        </a:p>
        <a:p>
          <a:pPr marL="0" lvl="0" indent="0" algn="ctr" defTabSz="444500">
            <a:lnSpc>
              <a:spcPct val="90000"/>
            </a:lnSpc>
            <a:spcBef>
              <a:spcPct val="0"/>
            </a:spcBef>
            <a:spcAft>
              <a:spcPct val="35000"/>
            </a:spcAft>
            <a:buNone/>
          </a:pPr>
          <a:r>
            <a:rPr lang="en-GB" sz="1000" kern="1200"/>
            <a:t>741 HHs</a:t>
          </a:r>
        </a:p>
      </dsp:txBody>
      <dsp:txXfrm>
        <a:off x="1638484" y="1182972"/>
        <a:ext cx="890756" cy="414056"/>
      </dsp:txXfrm>
    </dsp:sp>
    <dsp:sp modelId="{102F004B-87CF-4ACC-A158-1A5EF7619715}">
      <dsp:nvSpPr>
        <dsp:cNvPr id="0" name=""/>
        <dsp:cNvSpPr/>
      </dsp:nvSpPr>
      <dsp:spPr>
        <a:xfrm>
          <a:off x="3391265" y="601749"/>
          <a:ext cx="1030998" cy="563605"/>
        </a:xfrm>
        <a:custGeom>
          <a:avLst/>
          <a:gdLst/>
          <a:ahLst/>
          <a:cxnLst/>
          <a:rect l="0" t="0" r="0" b="0"/>
          <a:pathLst>
            <a:path>
              <a:moveTo>
                <a:pt x="0" y="0"/>
              </a:moveTo>
              <a:lnTo>
                <a:pt x="0" y="281802"/>
              </a:lnTo>
              <a:lnTo>
                <a:pt x="1030998" y="281802"/>
              </a:lnTo>
              <a:lnTo>
                <a:pt x="1030998" y="5636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50C9B-BE05-4180-967F-07A44957F5B4}">
      <dsp:nvSpPr>
        <dsp:cNvPr id="0" name=""/>
        <dsp:cNvSpPr/>
      </dsp:nvSpPr>
      <dsp:spPr>
        <a:xfrm>
          <a:off x="3964004" y="1165355"/>
          <a:ext cx="916520" cy="447036"/>
        </a:xfrm>
        <a:prstGeom prst="roundRect">
          <a:avLst>
            <a:gd name="adj" fmla="val 10000"/>
          </a:avLst>
        </a:prstGeom>
        <a:solidFill>
          <a:schemeClr val="accent2">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F2F</a:t>
          </a:r>
        </a:p>
        <a:p>
          <a:pPr marL="0" lvl="0" indent="0" algn="ctr" defTabSz="444500">
            <a:lnSpc>
              <a:spcPct val="90000"/>
            </a:lnSpc>
            <a:spcBef>
              <a:spcPct val="0"/>
            </a:spcBef>
            <a:spcAft>
              <a:spcPct val="35000"/>
            </a:spcAft>
            <a:buNone/>
          </a:pPr>
          <a:r>
            <a:rPr lang="en-GB" sz="1000" kern="1200"/>
            <a:t>748 HHs</a:t>
          </a:r>
        </a:p>
      </dsp:txBody>
      <dsp:txXfrm>
        <a:off x="3977097" y="1178448"/>
        <a:ext cx="890334" cy="420850"/>
      </dsp:txXfrm>
    </dsp:sp>
    <dsp:sp modelId="{D196AD69-0611-4051-B735-CBB178ACBA63}">
      <dsp:nvSpPr>
        <dsp:cNvPr id="0" name=""/>
        <dsp:cNvSpPr/>
      </dsp:nvSpPr>
      <dsp:spPr>
        <a:xfrm>
          <a:off x="3345380" y="601749"/>
          <a:ext cx="91440" cy="1426662"/>
        </a:xfrm>
        <a:custGeom>
          <a:avLst/>
          <a:gdLst/>
          <a:ahLst/>
          <a:cxnLst/>
          <a:rect l="0" t="0" r="0" b="0"/>
          <a:pathLst>
            <a:path>
              <a:moveTo>
                <a:pt x="45884" y="0"/>
              </a:moveTo>
              <a:lnTo>
                <a:pt x="45884" y="713331"/>
              </a:lnTo>
              <a:lnTo>
                <a:pt x="45720" y="713331"/>
              </a:lnTo>
              <a:lnTo>
                <a:pt x="45720" y="14266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FF206F-78E0-406C-93EE-04857E35F99F}">
      <dsp:nvSpPr>
        <dsp:cNvPr id="0" name=""/>
        <dsp:cNvSpPr/>
      </dsp:nvSpPr>
      <dsp:spPr>
        <a:xfrm>
          <a:off x="2865049" y="2028412"/>
          <a:ext cx="1052101" cy="517125"/>
        </a:xfrm>
        <a:prstGeom prst="roundRect">
          <a:avLst>
            <a:gd name="adj" fmla="val 10000"/>
          </a:avLst>
        </a:prstGeom>
        <a:solidFill>
          <a:schemeClr val="accent5">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1673 (884)</a:t>
          </a:r>
        </a:p>
        <a:p>
          <a:pPr marL="0" lvl="0" indent="0" algn="ctr" defTabSz="444500">
            <a:lnSpc>
              <a:spcPct val="90000"/>
            </a:lnSpc>
            <a:spcBef>
              <a:spcPct val="0"/>
            </a:spcBef>
            <a:spcAft>
              <a:spcPct val="35000"/>
            </a:spcAft>
            <a:buNone/>
          </a:pPr>
          <a:r>
            <a:rPr lang="en-GB" sz="1000" kern="1200"/>
            <a:t>HHs</a:t>
          </a:r>
        </a:p>
      </dsp:txBody>
      <dsp:txXfrm>
        <a:off x="2880195" y="2043558"/>
        <a:ext cx="1021809" cy="486833"/>
      </dsp:txXfrm>
    </dsp:sp>
    <dsp:sp modelId="{7ED730E7-89C1-4805-A390-6F92F2DA36F4}">
      <dsp:nvSpPr>
        <dsp:cNvPr id="0" name=""/>
        <dsp:cNvSpPr/>
      </dsp:nvSpPr>
      <dsp:spPr>
        <a:xfrm>
          <a:off x="3391100" y="2545537"/>
          <a:ext cx="962557" cy="577573"/>
        </a:xfrm>
        <a:custGeom>
          <a:avLst/>
          <a:gdLst/>
          <a:ahLst/>
          <a:cxnLst/>
          <a:rect l="0" t="0" r="0" b="0"/>
          <a:pathLst>
            <a:path>
              <a:moveTo>
                <a:pt x="0" y="0"/>
              </a:moveTo>
              <a:lnTo>
                <a:pt x="0" y="288786"/>
              </a:lnTo>
              <a:lnTo>
                <a:pt x="962557" y="288786"/>
              </a:lnTo>
              <a:lnTo>
                <a:pt x="962557" y="5775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CF34BD-B49C-4127-8BA3-1418F7ED705C}">
      <dsp:nvSpPr>
        <dsp:cNvPr id="0" name=""/>
        <dsp:cNvSpPr/>
      </dsp:nvSpPr>
      <dsp:spPr>
        <a:xfrm>
          <a:off x="3895397" y="3123110"/>
          <a:ext cx="916520" cy="466918"/>
        </a:xfrm>
        <a:prstGeom prst="roundRect">
          <a:avLst>
            <a:gd name="adj" fmla="val 10000"/>
          </a:avLst>
        </a:prstGeom>
        <a:solidFill>
          <a:schemeClr val="accent2">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F2F</a:t>
          </a:r>
        </a:p>
        <a:p>
          <a:pPr marL="0" lvl="0" indent="0" algn="ctr" defTabSz="444500">
            <a:lnSpc>
              <a:spcPct val="90000"/>
            </a:lnSpc>
            <a:spcBef>
              <a:spcPct val="0"/>
            </a:spcBef>
            <a:spcAft>
              <a:spcPct val="35000"/>
            </a:spcAft>
            <a:buNone/>
          </a:pPr>
          <a:r>
            <a:rPr lang="en-GB" sz="1000" kern="1200"/>
            <a:t>425sHHs</a:t>
          </a:r>
        </a:p>
      </dsp:txBody>
      <dsp:txXfrm>
        <a:off x="3909073" y="3136786"/>
        <a:ext cx="889168" cy="439566"/>
      </dsp:txXfrm>
    </dsp:sp>
    <dsp:sp modelId="{56B02756-8ED8-42D2-8325-CC346B637462}">
      <dsp:nvSpPr>
        <dsp:cNvPr id="0" name=""/>
        <dsp:cNvSpPr/>
      </dsp:nvSpPr>
      <dsp:spPr>
        <a:xfrm>
          <a:off x="2323445" y="2545537"/>
          <a:ext cx="1067655" cy="584862"/>
        </a:xfrm>
        <a:custGeom>
          <a:avLst/>
          <a:gdLst/>
          <a:ahLst/>
          <a:cxnLst/>
          <a:rect l="0" t="0" r="0" b="0"/>
          <a:pathLst>
            <a:path>
              <a:moveTo>
                <a:pt x="1067655" y="0"/>
              </a:moveTo>
              <a:lnTo>
                <a:pt x="1067655" y="292431"/>
              </a:lnTo>
              <a:lnTo>
                <a:pt x="0" y="292431"/>
              </a:lnTo>
              <a:lnTo>
                <a:pt x="0" y="58486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C099F6-A792-4508-9492-97393051DA8B}">
      <dsp:nvSpPr>
        <dsp:cNvPr id="0" name=""/>
        <dsp:cNvSpPr/>
      </dsp:nvSpPr>
      <dsp:spPr>
        <a:xfrm>
          <a:off x="1865185" y="3130400"/>
          <a:ext cx="916520" cy="452156"/>
        </a:xfrm>
        <a:prstGeom prst="roundRect">
          <a:avLst>
            <a:gd name="adj" fmla="val 10000"/>
          </a:avLst>
        </a:prstGeom>
        <a:solidFill>
          <a:schemeClr val="accent6">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Remote</a:t>
          </a:r>
        </a:p>
        <a:p>
          <a:pPr marL="0" lvl="0" indent="0" algn="ctr" defTabSz="444500">
            <a:lnSpc>
              <a:spcPct val="90000"/>
            </a:lnSpc>
            <a:spcBef>
              <a:spcPct val="0"/>
            </a:spcBef>
            <a:spcAft>
              <a:spcPct val="35000"/>
            </a:spcAft>
            <a:buNone/>
          </a:pPr>
          <a:r>
            <a:rPr lang="en-GB" sz="1000" kern="1200"/>
            <a:t>458 HHs</a:t>
          </a:r>
        </a:p>
      </dsp:txBody>
      <dsp:txXfrm>
        <a:off x="1878428" y="3143643"/>
        <a:ext cx="890034" cy="4256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3B9418-6F6D-4E5C-96AA-E60A8EC5A639}">
      <dsp:nvSpPr>
        <dsp:cNvPr id="0" name=""/>
        <dsp:cNvSpPr/>
      </dsp:nvSpPr>
      <dsp:spPr>
        <a:xfrm>
          <a:off x="0" y="4093058"/>
          <a:ext cx="5736345" cy="420521"/>
        </a:xfrm>
        <a:prstGeom prst="roundRect">
          <a:avLst>
            <a:gd name="adj" fmla="val 10000"/>
          </a:avLst>
        </a:prstGeom>
        <a:solidFill>
          <a:schemeClr val="bg2"/>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en-GB" sz="1000" b="0" kern="1200">
              <a:solidFill>
                <a:srgbClr val="002060"/>
              </a:solidFill>
            </a:rPr>
            <a:t>Completed interviews [HHs]</a:t>
          </a:r>
        </a:p>
      </dsp:txBody>
      <dsp:txXfrm>
        <a:off x="0" y="4093058"/>
        <a:ext cx="1720903" cy="420521"/>
      </dsp:txXfrm>
    </dsp:sp>
    <dsp:sp modelId="{5EEA09CC-BF85-49BA-8B7D-612CB16A36AA}">
      <dsp:nvSpPr>
        <dsp:cNvPr id="0" name=""/>
        <dsp:cNvSpPr/>
      </dsp:nvSpPr>
      <dsp:spPr>
        <a:xfrm>
          <a:off x="7312" y="3379215"/>
          <a:ext cx="4822693" cy="420521"/>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3rd Stage Randomzation-Phone assignment</a:t>
          </a:r>
        </a:p>
      </dsp:txBody>
      <dsp:txXfrm>
        <a:off x="7312" y="3379215"/>
        <a:ext cx="1446807" cy="420521"/>
      </dsp:txXfrm>
    </dsp:sp>
    <dsp:sp modelId="{DD9DC20C-8F97-404A-8DDE-A16E98626F83}">
      <dsp:nvSpPr>
        <dsp:cNvPr id="0" name=""/>
        <dsp:cNvSpPr/>
      </dsp:nvSpPr>
      <dsp:spPr>
        <a:xfrm>
          <a:off x="8068" y="2652496"/>
          <a:ext cx="5555101" cy="3995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2nd Stage Randomization</a:t>
          </a:r>
        </a:p>
      </dsp:txBody>
      <dsp:txXfrm>
        <a:off x="8068" y="2652496"/>
        <a:ext cx="1666530" cy="399559"/>
      </dsp:txXfrm>
    </dsp:sp>
    <dsp:sp modelId="{DCEE6199-1ADD-4A78-866D-D9B5DF369132}">
      <dsp:nvSpPr>
        <dsp:cNvPr id="0" name=""/>
        <dsp:cNvSpPr/>
      </dsp:nvSpPr>
      <dsp:spPr>
        <a:xfrm>
          <a:off x="0" y="1977056"/>
          <a:ext cx="6009994" cy="403093"/>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Network coverage at the HH</a:t>
          </a:r>
        </a:p>
      </dsp:txBody>
      <dsp:txXfrm>
        <a:off x="0" y="1977056"/>
        <a:ext cx="1802998" cy="403093"/>
      </dsp:txXfrm>
    </dsp:sp>
    <dsp:sp modelId="{F8734ED9-20F3-483E-8F20-A990831FDD1E}">
      <dsp:nvSpPr>
        <dsp:cNvPr id="0" name=""/>
        <dsp:cNvSpPr/>
      </dsp:nvSpPr>
      <dsp:spPr>
        <a:xfrm>
          <a:off x="4532" y="1381106"/>
          <a:ext cx="3792159" cy="40894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1st Stage Randomization</a:t>
          </a:r>
        </a:p>
      </dsp:txBody>
      <dsp:txXfrm>
        <a:off x="4532" y="1381106"/>
        <a:ext cx="1137647" cy="408948"/>
      </dsp:txXfrm>
    </dsp:sp>
    <dsp:sp modelId="{536E6ADF-DBCB-4523-8755-486866041264}">
      <dsp:nvSpPr>
        <dsp:cNvPr id="0" name=""/>
        <dsp:cNvSpPr/>
      </dsp:nvSpPr>
      <dsp:spPr>
        <a:xfrm>
          <a:off x="0" y="726589"/>
          <a:ext cx="5324482" cy="40154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Step 1: ID Phone ownership</a:t>
          </a:r>
        </a:p>
      </dsp:txBody>
      <dsp:txXfrm>
        <a:off x="0" y="726589"/>
        <a:ext cx="1597344" cy="401542"/>
      </dsp:txXfrm>
    </dsp:sp>
    <dsp:sp modelId="{156E32D0-8CC0-4AE1-8DD6-32998318CE52}">
      <dsp:nvSpPr>
        <dsp:cNvPr id="0" name=""/>
        <dsp:cNvSpPr/>
      </dsp:nvSpPr>
      <dsp:spPr>
        <a:xfrm>
          <a:off x="13628" y="61368"/>
          <a:ext cx="4320661" cy="40479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Listed HHs - [Sample frame after cleaning]</a:t>
          </a:r>
        </a:p>
      </dsp:txBody>
      <dsp:txXfrm>
        <a:off x="13628" y="61368"/>
        <a:ext cx="1296198" cy="404799"/>
      </dsp:txXfrm>
    </dsp:sp>
    <dsp:sp modelId="{EB813CA5-BA49-4650-8EEE-8C471294A6E4}">
      <dsp:nvSpPr>
        <dsp:cNvPr id="0" name=""/>
        <dsp:cNvSpPr/>
      </dsp:nvSpPr>
      <dsp:spPr>
        <a:xfrm>
          <a:off x="3719747" y="59578"/>
          <a:ext cx="629282" cy="419521"/>
        </a:xfrm>
        <a:prstGeom prst="roundRect">
          <a:avLst>
            <a:gd name="adj" fmla="val 10000"/>
          </a:avLst>
        </a:prstGeom>
        <a:solidFill>
          <a:schemeClr val="bg1"/>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0" kern="1200"/>
            <a:t>2500 HHs</a:t>
          </a:r>
        </a:p>
      </dsp:txBody>
      <dsp:txXfrm>
        <a:off x="3732034" y="71865"/>
        <a:ext cx="604708" cy="394947"/>
      </dsp:txXfrm>
    </dsp:sp>
    <dsp:sp modelId="{9511BE71-26A8-4B1F-9389-B2DBA5C2D555}">
      <dsp:nvSpPr>
        <dsp:cNvPr id="0" name=""/>
        <dsp:cNvSpPr/>
      </dsp:nvSpPr>
      <dsp:spPr>
        <a:xfrm>
          <a:off x="2996670" y="479099"/>
          <a:ext cx="1037718" cy="246334"/>
        </a:xfrm>
        <a:custGeom>
          <a:avLst/>
          <a:gdLst/>
          <a:ahLst/>
          <a:cxnLst/>
          <a:rect l="0" t="0" r="0" b="0"/>
          <a:pathLst>
            <a:path>
              <a:moveTo>
                <a:pt x="1037718" y="0"/>
              </a:moveTo>
              <a:lnTo>
                <a:pt x="1037718" y="123167"/>
              </a:lnTo>
              <a:lnTo>
                <a:pt x="0" y="123167"/>
              </a:lnTo>
              <a:lnTo>
                <a:pt x="0" y="2463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835467-09A0-4EB6-B841-0DA70FFAA9A2}">
      <dsp:nvSpPr>
        <dsp:cNvPr id="0" name=""/>
        <dsp:cNvSpPr/>
      </dsp:nvSpPr>
      <dsp:spPr>
        <a:xfrm>
          <a:off x="2682028" y="725434"/>
          <a:ext cx="629282" cy="419521"/>
        </a:xfrm>
        <a:prstGeom prst="roundRect">
          <a:avLst>
            <a:gd name="adj" fmla="val 10000"/>
          </a:avLst>
        </a:prstGeom>
        <a:solidFill>
          <a:schemeClr val="accent6">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Yes (25%)</a:t>
          </a:r>
        </a:p>
        <a:p>
          <a:pPr marL="0" lvl="0" indent="0" algn="ctr" defTabSz="400050">
            <a:lnSpc>
              <a:spcPct val="90000"/>
            </a:lnSpc>
            <a:spcBef>
              <a:spcPct val="0"/>
            </a:spcBef>
            <a:spcAft>
              <a:spcPct val="35000"/>
            </a:spcAft>
            <a:buNone/>
          </a:pPr>
          <a:r>
            <a:rPr lang="en-GB" sz="900" kern="1200">
              <a:solidFill>
                <a:schemeClr val="bg1"/>
              </a:solidFill>
            </a:rPr>
            <a:t>6</a:t>
          </a:r>
          <a:r>
            <a:rPr lang="en-US" altLang="zh-CN" sz="900" kern="1200">
              <a:solidFill>
                <a:schemeClr val="bg1"/>
              </a:solidFill>
            </a:rPr>
            <a:t>28</a:t>
          </a:r>
          <a:r>
            <a:rPr lang="en-GB" sz="900" kern="1200">
              <a:solidFill>
                <a:schemeClr val="bg1"/>
              </a:solidFill>
            </a:rPr>
            <a:t> HHs</a:t>
          </a:r>
        </a:p>
      </dsp:txBody>
      <dsp:txXfrm>
        <a:off x="2694315" y="737721"/>
        <a:ext cx="604708" cy="394947"/>
      </dsp:txXfrm>
    </dsp:sp>
    <dsp:sp modelId="{CB215D7E-086F-4B40-BA75-334240DE7B8C}">
      <dsp:nvSpPr>
        <dsp:cNvPr id="0" name=""/>
        <dsp:cNvSpPr/>
      </dsp:nvSpPr>
      <dsp:spPr>
        <a:xfrm>
          <a:off x="2115384" y="1144956"/>
          <a:ext cx="881285" cy="241216"/>
        </a:xfrm>
        <a:custGeom>
          <a:avLst/>
          <a:gdLst/>
          <a:ahLst/>
          <a:cxnLst/>
          <a:rect l="0" t="0" r="0" b="0"/>
          <a:pathLst>
            <a:path>
              <a:moveTo>
                <a:pt x="881285" y="0"/>
              </a:moveTo>
              <a:lnTo>
                <a:pt x="881285" y="120608"/>
              </a:lnTo>
              <a:lnTo>
                <a:pt x="0" y="120608"/>
              </a:lnTo>
              <a:lnTo>
                <a:pt x="0" y="2412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4E67FD-D278-4324-B3DD-3192925F8EA2}">
      <dsp:nvSpPr>
        <dsp:cNvPr id="0" name=""/>
        <dsp:cNvSpPr/>
      </dsp:nvSpPr>
      <dsp:spPr>
        <a:xfrm>
          <a:off x="1800743" y="1386173"/>
          <a:ext cx="629282" cy="404645"/>
        </a:xfrm>
        <a:prstGeom prst="roundRect">
          <a:avLst>
            <a:gd name="adj" fmla="val 10000"/>
          </a:avLst>
        </a:prstGeom>
        <a:solidFill>
          <a:schemeClr val="accent1">
            <a:lumMod val="60000"/>
            <a:lumOff val="40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Remote</a:t>
          </a:r>
        </a:p>
        <a:p>
          <a:pPr marL="0" lvl="0" indent="0" algn="ctr" defTabSz="400050">
            <a:lnSpc>
              <a:spcPct val="90000"/>
            </a:lnSpc>
            <a:spcBef>
              <a:spcPct val="0"/>
            </a:spcBef>
            <a:spcAft>
              <a:spcPct val="35000"/>
            </a:spcAft>
            <a:buNone/>
          </a:pPr>
          <a:r>
            <a:rPr lang="en-GB" sz="900" kern="1200">
              <a:solidFill>
                <a:schemeClr val="bg1"/>
              </a:solidFill>
            </a:rPr>
            <a:t>3</a:t>
          </a:r>
          <a:r>
            <a:rPr lang="en-US" altLang="zh-CN" sz="900" kern="1200">
              <a:solidFill>
                <a:schemeClr val="bg1"/>
              </a:solidFill>
            </a:rPr>
            <a:t>08</a:t>
          </a:r>
          <a:r>
            <a:rPr lang="en-GB" sz="900" kern="1200">
              <a:solidFill>
                <a:schemeClr val="bg1"/>
              </a:solidFill>
            </a:rPr>
            <a:t> HHs</a:t>
          </a:r>
        </a:p>
      </dsp:txBody>
      <dsp:txXfrm>
        <a:off x="1812595" y="1398025"/>
        <a:ext cx="605578" cy="380941"/>
      </dsp:txXfrm>
    </dsp:sp>
    <dsp:sp modelId="{A4163CA2-8A07-4955-A94E-4D93F14849F1}">
      <dsp:nvSpPr>
        <dsp:cNvPr id="0" name=""/>
        <dsp:cNvSpPr/>
      </dsp:nvSpPr>
      <dsp:spPr>
        <a:xfrm>
          <a:off x="2069576" y="1790818"/>
          <a:ext cx="91440" cy="2303237"/>
        </a:xfrm>
        <a:custGeom>
          <a:avLst/>
          <a:gdLst/>
          <a:ahLst/>
          <a:cxnLst/>
          <a:rect l="0" t="0" r="0" b="0"/>
          <a:pathLst>
            <a:path>
              <a:moveTo>
                <a:pt x="45808" y="0"/>
              </a:moveTo>
              <a:lnTo>
                <a:pt x="45808" y="1151618"/>
              </a:lnTo>
              <a:lnTo>
                <a:pt x="45720" y="1151618"/>
              </a:lnTo>
              <a:lnTo>
                <a:pt x="45720" y="2303237"/>
              </a:lnTo>
            </a:path>
          </a:pathLst>
        </a:custGeom>
        <a:noFill/>
        <a:ln w="9525" cap="flat" cmpd="sng" algn="ctr">
          <a:solidFill>
            <a:schemeClr val="accent5"/>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6D2C9021-8D08-4C1D-9B77-E0357AF4E696}">
      <dsp:nvSpPr>
        <dsp:cNvPr id="0" name=""/>
        <dsp:cNvSpPr/>
      </dsp:nvSpPr>
      <dsp:spPr>
        <a:xfrm>
          <a:off x="1855579" y="4094056"/>
          <a:ext cx="519435" cy="419521"/>
        </a:xfrm>
        <a:prstGeom prst="roundRect">
          <a:avLst>
            <a:gd name="adj" fmla="val 10000"/>
          </a:avLst>
        </a:prstGeom>
        <a:solidFill>
          <a:schemeClr val="accent1">
            <a:lumMod val="60000"/>
            <a:lumOff val="40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158 HHs</a:t>
          </a:r>
        </a:p>
      </dsp:txBody>
      <dsp:txXfrm>
        <a:off x="1867866" y="4106343"/>
        <a:ext cx="494861" cy="394947"/>
      </dsp:txXfrm>
    </dsp:sp>
    <dsp:sp modelId="{8CCA4A64-B5FE-4029-AE7F-615CB85F7BBF}">
      <dsp:nvSpPr>
        <dsp:cNvPr id="0" name=""/>
        <dsp:cNvSpPr/>
      </dsp:nvSpPr>
      <dsp:spPr>
        <a:xfrm>
          <a:off x="2996670" y="1144956"/>
          <a:ext cx="520687" cy="242810"/>
        </a:xfrm>
        <a:custGeom>
          <a:avLst/>
          <a:gdLst/>
          <a:ahLst/>
          <a:cxnLst/>
          <a:rect l="0" t="0" r="0" b="0"/>
          <a:pathLst>
            <a:path>
              <a:moveTo>
                <a:pt x="0" y="0"/>
              </a:moveTo>
              <a:lnTo>
                <a:pt x="0" y="121405"/>
              </a:lnTo>
              <a:lnTo>
                <a:pt x="520687" y="121405"/>
              </a:lnTo>
              <a:lnTo>
                <a:pt x="520687" y="24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5A1DAA-C79E-4148-8246-206DA569BF2E}">
      <dsp:nvSpPr>
        <dsp:cNvPr id="0" name=""/>
        <dsp:cNvSpPr/>
      </dsp:nvSpPr>
      <dsp:spPr>
        <a:xfrm>
          <a:off x="3202716" y="1387767"/>
          <a:ext cx="629282" cy="419521"/>
        </a:xfrm>
        <a:prstGeom prst="roundRect">
          <a:avLst>
            <a:gd name="adj" fmla="val 10000"/>
          </a:avLst>
        </a:prstGeom>
        <a:solidFill>
          <a:srgbClr val="C00000"/>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F2F</a:t>
          </a:r>
        </a:p>
        <a:p>
          <a:pPr marL="0" lvl="0" indent="0" algn="ctr" defTabSz="400050">
            <a:lnSpc>
              <a:spcPct val="90000"/>
            </a:lnSpc>
            <a:spcBef>
              <a:spcPct val="0"/>
            </a:spcBef>
            <a:spcAft>
              <a:spcPct val="35000"/>
            </a:spcAft>
            <a:buNone/>
          </a:pPr>
          <a:r>
            <a:rPr lang="en-GB" sz="900" kern="1200">
              <a:solidFill>
                <a:schemeClr val="bg1"/>
              </a:solidFill>
            </a:rPr>
            <a:t>3</a:t>
          </a:r>
          <a:r>
            <a:rPr lang="en-US" altLang="zh-CN" sz="900" kern="1200">
              <a:solidFill>
                <a:schemeClr val="bg1"/>
              </a:solidFill>
            </a:rPr>
            <a:t>20</a:t>
          </a:r>
          <a:r>
            <a:rPr lang="en-GB" sz="900" kern="1200">
              <a:solidFill>
                <a:schemeClr val="bg1"/>
              </a:solidFill>
            </a:rPr>
            <a:t> HHs</a:t>
          </a:r>
        </a:p>
      </dsp:txBody>
      <dsp:txXfrm>
        <a:off x="3215003" y="1400054"/>
        <a:ext cx="604708" cy="394947"/>
      </dsp:txXfrm>
    </dsp:sp>
    <dsp:sp modelId="{C52F925D-6501-4F5F-9317-62C0FEFBC39C}">
      <dsp:nvSpPr>
        <dsp:cNvPr id="0" name=""/>
        <dsp:cNvSpPr/>
      </dsp:nvSpPr>
      <dsp:spPr>
        <a:xfrm>
          <a:off x="3471637" y="1807289"/>
          <a:ext cx="91440" cy="2286769"/>
        </a:xfrm>
        <a:custGeom>
          <a:avLst/>
          <a:gdLst/>
          <a:ahLst/>
          <a:cxnLst/>
          <a:rect l="0" t="0" r="0" b="0"/>
          <a:pathLst>
            <a:path>
              <a:moveTo>
                <a:pt x="45720" y="0"/>
              </a:moveTo>
              <a:lnTo>
                <a:pt x="45720" y="1143384"/>
              </a:lnTo>
              <a:lnTo>
                <a:pt x="46859" y="1143384"/>
              </a:lnTo>
              <a:lnTo>
                <a:pt x="46859" y="2286769"/>
              </a:lnTo>
            </a:path>
          </a:pathLst>
        </a:custGeom>
        <a:noFill/>
        <a:ln w="9525" cap="flat" cmpd="sng" algn="ctr">
          <a:solidFill>
            <a:srgbClr val="C00000"/>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40B39BBA-BD2A-4361-BB0F-63C7E751BCC5}">
      <dsp:nvSpPr>
        <dsp:cNvPr id="0" name=""/>
        <dsp:cNvSpPr/>
      </dsp:nvSpPr>
      <dsp:spPr>
        <a:xfrm>
          <a:off x="3203855" y="4094058"/>
          <a:ext cx="629282" cy="419521"/>
        </a:xfrm>
        <a:prstGeom prst="roundRect">
          <a:avLst>
            <a:gd name="adj" fmla="val 10000"/>
          </a:avLst>
        </a:prstGeom>
        <a:solidFill>
          <a:srgbClr val="C00000"/>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294 HHs</a:t>
          </a:r>
        </a:p>
      </dsp:txBody>
      <dsp:txXfrm>
        <a:off x="3216142" y="4106345"/>
        <a:ext cx="604708" cy="394947"/>
      </dsp:txXfrm>
    </dsp:sp>
    <dsp:sp modelId="{46960B8E-9A62-45DF-A367-C7CDC853EA61}">
      <dsp:nvSpPr>
        <dsp:cNvPr id="0" name=""/>
        <dsp:cNvSpPr/>
      </dsp:nvSpPr>
      <dsp:spPr>
        <a:xfrm>
          <a:off x="4034388" y="479099"/>
          <a:ext cx="1119588" cy="246334"/>
        </a:xfrm>
        <a:custGeom>
          <a:avLst/>
          <a:gdLst/>
          <a:ahLst/>
          <a:cxnLst/>
          <a:rect l="0" t="0" r="0" b="0"/>
          <a:pathLst>
            <a:path>
              <a:moveTo>
                <a:pt x="0" y="0"/>
              </a:moveTo>
              <a:lnTo>
                <a:pt x="0" y="123167"/>
              </a:lnTo>
              <a:lnTo>
                <a:pt x="1119588" y="123167"/>
              </a:lnTo>
              <a:lnTo>
                <a:pt x="1119588" y="2463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042E12-8CCF-4388-9B35-CD53921833CE}">
      <dsp:nvSpPr>
        <dsp:cNvPr id="0" name=""/>
        <dsp:cNvSpPr/>
      </dsp:nvSpPr>
      <dsp:spPr>
        <a:xfrm>
          <a:off x="4839335" y="725434"/>
          <a:ext cx="629282" cy="419521"/>
        </a:xfrm>
        <a:prstGeom prst="roundRect">
          <a:avLst>
            <a:gd name="adj" fmla="val 10000"/>
          </a:avLst>
        </a:prstGeom>
        <a:solidFill>
          <a:schemeClr val="accent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No (75%)</a:t>
          </a:r>
        </a:p>
        <a:p>
          <a:pPr marL="0" lvl="0" indent="0" algn="ctr" defTabSz="400050">
            <a:lnSpc>
              <a:spcPct val="90000"/>
            </a:lnSpc>
            <a:spcBef>
              <a:spcPct val="0"/>
            </a:spcBef>
            <a:spcAft>
              <a:spcPct val="35000"/>
            </a:spcAft>
            <a:buNone/>
          </a:pPr>
          <a:r>
            <a:rPr lang="en-GB" sz="900" kern="1200">
              <a:solidFill>
                <a:schemeClr val="bg1"/>
              </a:solidFill>
            </a:rPr>
            <a:t>18</a:t>
          </a:r>
          <a:r>
            <a:rPr lang="en-US" altLang="zh-CN" sz="900" kern="1200">
              <a:solidFill>
                <a:schemeClr val="bg1"/>
              </a:solidFill>
            </a:rPr>
            <a:t>72</a:t>
          </a:r>
          <a:r>
            <a:rPr lang="en-GB" sz="900" kern="1200">
              <a:solidFill>
                <a:schemeClr val="bg1"/>
              </a:solidFill>
            </a:rPr>
            <a:t> HHs</a:t>
          </a:r>
        </a:p>
      </dsp:txBody>
      <dsp:txXfrm>
        <a:off x="4851622" y="737721"/>
        <a:ext cx="604708" cy="394947"/>
      </dsp:txXfrm>
    </dsp:sp>
    <dsp:sp modelId="{5C2DF7A6-263B-4E07-AB75-6E6FBC586177}">
      <dsp:nvSpPr>
        <dsp:cNvPr id="0" name=""/>
        <dsp:cNvSpPr/>
      </dsp:nvSpPr>
      <dsp:spPr>
        <a:xfrm>
          <a:off x="4565862" y="1144956"/>
          <a:ext cx="588115" cy="816263"/>
        </a:xfrm>
        <a:custGeom>
          <a:avLst/>
          <a:gdLst/>
          <a:ahLst/>
          <a:cxnLst/>
          <a:rect l="0" t="0" r="0" b="0"/>
          <a:pathLst>
            <a:path>
              <a:moveTo>
                <a:pt x="588115" y="0"/>
              </a:moveTo>
              <a:lnTo>
                <a:pt x="588115" y="408131"/>
              </a:lnTo>
              <a:lnTo>
                <a:pt x="0" y="408131"/>
              </a:lnTo>
              <a:lnTo>
                <a:pt x="0" y="8162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C61207-4A2A-440D-98CE-4830D937B51C}">
      <dsp:nvSpPr>
        <dsp:cNvPr id="0" name=""/>
        <dsp:cNvSpPr/>
      </dsp:nvSpPr>
      <dsp:spPr>
        <a:xfrm>
          <a:off x="4251220" y="1961220"/>
          <a:ext cx="629282" cy="419521"/>
        </a:xfrm>
        <a:prstGeom prst="roundRect">
          <a:avLst>
            <a:gd name="adj" fmla="val 10000"/>
          </a:avLst>
        </a:prstGeom>
        <a:solidFill>
          <a:schemeClr val="accent6">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Yes (7</a:t>
          </a:r>
          <a:r>
            <a:rPr lang="en-US" altLang="zh-CN" sz="900" kern="1200">
              <a:solidFill>
                <a:schemeClr val="bg1"/>
              </a:solidFill>
            </a:rPr>
            <a:t>8</a:t>
          </a:r>
          <a:r>
            <a:rPr lang="en-GB" sz="900" kern="1200">
              <a:solidFill>
                <a:schemeClr val="bg1"/>
              </a:solidFill>
            </a:rPr>
            <a:t>%)</a:t>
          </a:r>
        </a:p>
        <a:p>
          <a:pPr marL="0" lvl="0" indent="0" algn="ctr" defTabSz="400050">
            <a:lnSpc>
              <a:spcPct val="90000"/>
            </a:lnSpc>
            <a:spcBef>
              <a:spcPct val="0"/>
            </a:spcBef>
            <a:spcAft>
              <a:spcPct val="35000"/>
            </a:spcAft>
            <a:buNone/>
          </a:pPr>
          <a:r>
            <a:rPr lang="en-GB" sz="900" kern="1200">
              <a:solidFill>
                <a:schemeClr val="bg1"/>
              </a:solidFill>
            </a:rPr>
            <a:t>14</a:t>
          </a:r>
          <a:r>
            <a:rPr lang="en-US" altLang="zh-CN" sz="900" kern="1200">
              <a:solidFill>
                <a:schemeClr val="bg1"/>
              </a:solidFill>
            </a:rPr>
            <a:t>5</a:t>
          </a:r>
          <a:r>
            <a:rPr lang="en-GB" sz="900" kern="1200">
              <a:solidFill>
                <a:schemeClr val="bg1"/>
              </a:solidFill>
            </a:rPr>
            <a:t>2 HHs</a:t>
          </a:r>
        </a:p>
      </dsp:txBody>
      <dsp:txXfrm>
        <a:off x="4263507" y="1973507"/>
        <a:ext cx="604708" cy="394947"/>
      </dsp:txXfrm>
    </dsp:sp>
    <dsp:sp modelId="{DA1084BA-1B2F-4754-B924-2FB442548B5D}">
      <dsp:nvSpPr>
        <dsp:cNvPr id="0" name=""/>
        <dsp:cNvSpPr/>
      </dsp:nvSpPr>
      <dsp:spPr>
        <a:xfrm>
          <a:off x="3892007" y="2380741"/>
          <a:ext cx="673854" cy="253978"/>
        </a:xfrm>
        <a:custGeom>
          <a:avLst/>
          <a:gdLst/>
          <a:ahLst/>
          <a:cxnLst/>
          <a:rect l="0" t="0" r="0" b="0"/>
          <a:pathLst>
            <a:path>
              <a:moveTo>
                <a:pt x="673854" y="0"/>
              </a:moveTo>
              <a:lnTo>
                <a:pt x="673854" y="126989"/>
              </a:lnTo>
              <a:lnTo>
                <a:pt x="0" y="126989"/>
              </a:lnTo>
              <a:lnTo>
                <a:pt x="0" y="2539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40C3B2-5D87-4225-85F4-E416B2985A3C}">
      <dsp:nvSpPr>
        <dsp:cNvPr id="0" name=""/>
        <dsp:cNvSpPr/>
      </dsp:nvSpPr>
      <dsp:spPr>
        <a:xfrm>
          <a:off x="3577365" y="2634720"/>
          <a:ext cx="629282" cy="419521"/>
        </a:xfrm>
        <a:prstGeom prst="roundRect">
          <a:avLst>
            <a:gd name="adj" fmla="val 10000"/>
          </a:avLst>
        </a:prstGeom>
        <a:solidFill>
          <a:schemeClr val="accent1">
            <a:lumMod val="60000"/>
            <a:lumOff val="40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Remote</a:t>
          </a:r>
        </a:p>
        <a:p>
          <a:pPr marL="0" lvl="0" indent="0" algn="ctr" defTabSz="400050">
            <a:lnSpc>
              <a:spcPct val="90000"/>
            </a:lnSpc>
            <a:spcBef>
              <a:spcPct val="0"/>
            </a:spcBef>
            <a:spcAft>
              <a:spcPct val="35000"/>
            </a:spcAft>
            <a:buNone/>
          </a:pPr>
          <a:r>
            <a:rPr lang="en-GB" sz="900" kern="1200">
              <a:solidFill>
                <a:schemeClr val="bg1"/>
              </a:solidFill>
            </a:rPr>
            <a:t>715 HHs</a:t>
          </a:r>
        </a:p>
      </dsp:txBody>
      <dsp:txXfrm>
        <a:off x="3589652" y="2647007"/>
        <a:ext cx="604708" cy="394947"/>
      </dsp:txXfrm>
    </dsp:sp>
    <dsp:sp modelId="{EE415BB9-C195-4C21-89E9-D3FF081D4B80}">
      <dsp:nvSpPr>
        <dsp:cNvPr id="0" name=""/>
        <dsp:cNvSpPr/>
      </dsp:nvSpPr>
      <dsp:spPr>
        <a:xfrm>
          <a:off x="2834434" y="3054242"/>
          <a:ext cx="1057572" cy="323640"/>
        </a:xfrm>
        <a:custGeom>
          <a:avLst/>
          <a:gdLst/>
          <a:ahLst/>
          <a:cxnLst/>
          <a:rect l="0" t="0" r="0" b="0"/>
          <a:pathLst>
            <a:path>
              <a:moveTo>
                <a:pt x="1057572" y="0"/>
              </a:moveTo>
              <a:lnTo>
                <a:pt x="1057572" y="161820"/>
              </a:lnTo>
              <a:lnTo>
                <a:pt x="0" y="161820"/>
              </a:lnTo>
              <a:lnTo>
                <a:pt x="0" y="3236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7C0A76-6FE3-4E77-A531-554F3BBE9BA5}">
      <dsp:nvSpPr>
        <dsp:cNvPr id="0" name=""/>
        <dsp:cNvSpPr/>
      </dsp:nvSpPr>
      <dsp:spPr>
        <a:xfrm>
          <a:off x="2519793" y="3377882"/>
          <a:ext cx="629282" cy="419521"/>
        </a:xfrm>
        <a:prstGeom prst="roundRect">
          <a:avLst>
            <a:gd name="adj" fmla="val 10000"/>
          </a:avLst>
        </a:prstGeom>
        <a:solidFill>
          <a:schemeClr val="accent6">
            <a:lumMod val="40000"/>
            <a:lumOff val="60000"/>
          </a:schemeClr>
        </a:solidFill>
        <a:ln w="12700" cap="flat" cmpd="sng" algn="ctr">
          <a:solidFill>
            <a:schemeClr val="accent6">
              <a:lumMod val="40000"/>
              <a:lumOff val="6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rPr>
            <a:t>Yes</a:t>
          </a:r>
        </a:p>
        <a:p>
          <a:pPr marL="0" lvl="0" indent="0" algn="ctr" defTabSz="400050">
            <a:lnSpc>
              <a:spcPct val="90000"/>
            </a:lnSpc>
            <a:spcBef>
              <a:spcPct val="0"/>
            </a:spcBef>
            <a:spcAft>
              <a:spcPct val="35000"/>
            </a:spcAft>
            <a:buNone/>
          </a:pPr>
          <a:r>
            <a:rPr lang="en-GB" sz="900" kern="1200">
              <a:solidFill>
                <a:sysClr val="windowText" lastClr="000000"/>
              </a:solidFill>
            </a:rPr>
            <a:t>300 HHs</a:t>
          </a:r>
        </a:p>
      </dsp:txBody>
      <dsp:txXfrm>
        <a:off x="2532080" y="3390169"/>
        <a:ext cx="604708" cy="394947"/>
      </dsp:txXfrm>
    </dsp:sp>
    <dsp:sp modelId="{4A897860-ED4A-4A21-BE19-0D7DB5677324}">
      <dsp:nvSpPr>
        <dsp:cNvPr id="0" name=""/>
        <dsp:cNvSpPr/>
      </dsp:nvSpPr>
      <dsp:spPr>
        <a:xfrm>
          <a:off x="2786040" y="3797404"/>
          <a:ext cx="91440" cy="296652"/>
        </a:xfrm>
        <a:custGeom>
          <a:avLst/>
          <a:gdLst/>
          <a:ahLst/>
          <a:cxnLst/>
          <a:rect l="0" t="0" r="0" b="0"/>
          <a:pathLst>
            <a:path>
              <a:moveTo>
                <a:pt x="48394" y="0"/>
              </a:moveTo>
              <a:lnTo>
                <a:pt x="48394" y="148326"/>
              </a:lnTo>
              <a:lnTo>
                <a:pt x="45720" y="148326"/>
              </a:lnTo>
              <a:lnTo>
                <a:pt x="45720" y="296652"/>
              </a:lnTo>
            </a:path>
          </a:pathLst>
        </a:custGeom>
        <a:noFill/>
        <a:ln w="9525" cap="flat" cmpd="sng" algn="ctr">
          <a:solidFill>
            <a:schemeClr val="accent6"/>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B215D629-2973-43AA-8138-BC775C8C25B8}">
      <dsp:nvSpPr>
        <dsp:cNvPr id="0" name=""/>
        <dsp:cNvSpPr/>
      </dsp:nvSpPr>
      <dsp:spPr>
        <a:xfrm>
          <a:off x="2578310" y="4094056"/>
          <a:ext cx="506899" cy="419521"/>
        </a:xfrm>
        <a:prstGeom prst="roundRect">
          <a:avLst>
            <a:gd name="adj" fmla="val 10000"/>
          </a:avLst>
        </a:prstGeom>
        <a:solidFill>
          <a:schemeClr val="accent6">
            <a:lumMod val="40000"/>
            <a:lumOff val="60000"/>
          </a:schemeClr>
        </a:solidFill>
        <a:ln w="12700" cap="flat" cmpd="sng" algn="ctr">
          <a:solidFill>
            <a:schemeClr val="accent6">
              <a:lumMod val="40000"/>
              <a:lumOff val="6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119 HHs</a:t>
          </a:r>
        </a:p>
      </dsp:txBody>
      <dsp:txXfrm>
        <a:off x="2590597" y="4106343"/>
        <a:ext cx="482325" cy="394947"/>
      </dsp:txXfrm>
    </dsp:sp>
    <dsp:sp modelId="{AD4C6D5B-7303-48D1-8301-CFB4223FBCFC}">
      <dsp:nvSpPr>
        <dsp:cNvPr id="0" name=""/>
        <dsp:cNvSpPr/>
      </dsp:nvSpPr>
      <dsp:spPr>
        <a:xfrm>
          <a:off x="3892007" y="3054242"/>
          <a:ext cx="611977" cy="326635"/>
        </a:xfrm>
        <a:custGeom>
          <a:avLst/>
          <a:gdLst/>
          <a:ahLst/>
          <a:cxnLst/>
          <a:rect l="0" t="0" r="0" b="0"/>
          <a:pathLst>
            <a:path>
              <a:moveTo>
                <a:pt x="0" y="0"/>
              </a:moveTo>
              <a:lnTo>
                <a:pt x="0" y="163317"/>
              </a:lnTo>
              <a:lnTo>
                <a:pt x="611977" y="163317"/>
              </a:lnTo>
              <a:lnTo>
                <a:pt x="611977" y="3266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D5245-0C52-4DBE-BF63-3C8C182EFF46}">
      <dsp:nvSpPr>
        <dsp:cNvPr id="0" name=""/>
        <dsp:cNvSpPr/>
      </dsp:nvSpPr>
      <dsp:spPr>
        <a:xfrm>
          <a:off x="4189343" y="3380877"/>
          <a:ext cx="629282" cy="419521"/>
        </a:xfrm>
        <a:prstGeom prst="roundRect">
          <a:avLst>
            <a:gd name="adj" fmla="val 10000"/>
          </a:avLst>
        </a:prstGeom>
        <a:solidFill>
          <a:schemeClr val="accent2">
            <a:lumMod val="60000"/>
            <a:lumOff val="40000"/>
          </a:schemeClr>
        </a:solidFill>
        <a:ln w="12700" cap="flat" cmpd="sng" algn="ctr">
          <a:solidFill>
            <a:schemeClr val="accent2">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No</a:t>
          </a:r>
        </a:p>
        <a:p>
          <a:pPr marL="0" lvl="0" indent="0" algn="ctr" defTabSz="400050">
            <a:lnSpc>
              <a:spcPct val="90000"/>
            </a:lnSpc>
            <a:spcBef>
              <a:spcPct val="0"/>
            </a:spcBef>
            <a:spcAft>
              <a:spcPct val="35000"/>
            </a:spcAft>
            <a:buNone/>
          </a:pPr>
          <a:r>
            <a:rPr lang="en-GB" sz="900" kern="1200">
              <a:solidFill>
                <a:schemeClr val="bg1"/>
              </a:solidFill>
            </a:rPr>
            <a:t>415 HHs</a:t>
          </a:r>
        </a:p>
      </dsp:txBody>
      <dsp:txXfrm>
        <a:off x="4201630" y="3393164"/>
        <a:ext cx="604708" cy="394947"/>
      </dsp:txXfrm>
    </dsp:sp>
    <dsp:sp modelId="{0DA9EA46-F4FE-4F5D-9CF8-FB928EB40209}">
      <dsp:nvSpPr>
        <dsp:cNvPr id="0" name=""/>
        <dsp:cNvSpPr/>
      </dsp:nvSpPr>
      <dsp:spPr>
        <a:xfrm>
          <a:off x="4565862" y="2380741"/>
          <a:ext cx="885627" cy="258836"/>
        </a:xfrm>
        <a:custGeom>
          <a:avLst/>
          <a:gdLst/>
          <a:ahLst/>
          <a:cxnLst/>
          <a:rect l="0" t="0" r="0" b="0"/>
          <a:pathLst>
            <a:path>
              <a:moveTo>
                <a:pt x="0" y="0"/>
              </a:moveTo>
              <a:lnTo>
                <a:pt x="0" y="129418"/>
              </a:lnTo>
              <a:lnTo>
                <a:pt x="885627" y="129418"/>
              </a:lnTo>
              <a:lnTo>
                <a:pt x="885627" y="2588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D2AA17-CE6B-4E27-A74E-FFC066F4CF34}">
      <dsp:nvSpPr>
        <dsp:cNvPr id="0" name=""/>
        <dsp:cNvSpPr/>
      </dsp:nvSpPr>
      <dsp:spPr>
        <a:xfrm>
          <a:off x="5136848" y="2639578"/>
          <a:ext cx="629282" cy="419521"/>
        </a:xfrm>
        <a:prstGeom prst="roundRect">
          <a:avLst>
            <a:gd name="adj" fmla="val 10000"/>
          </a:avLst>
        </a:prstGeom>
        <a:solidFill>
          <a:srgbClr val="C00000"/>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F2F</a:t>
          </a:r>
        </a:p>
        <a:p>
          <a:pPr marL="0" lvl="0" indent="0" algn="ctr" defTabSz="400050">
            <a:lnSpc>
              <a:spcPct val="90000"/>
            </a:lnSpc>
            <a:spcBef>
              <a:spcPct val="0"/>
            </a:spcBef>
            <a:spcAft>
              <a:spcPct val="35000"/>
            </a:spcAft>
            <a:buNone/>
          </a:pPr>
          <a:r>
            <a:rPr lang="en-GB" sz="900" kern="1200">
              <a:solidFill>
                <a:schemeClr val="bg1"/>
              </a:solidFill>
            </a:rPr>
            <a:t>737 HHs</a:t>
          </a:r>
        </a:p>
      </dsp:txBody>
      <dsp:txXfrm>
        <a:off x="5149135" y="2651865"/>
        <a:ext cx="604708" cy="394947"/>
      </dsp:txXfrm>
    </dsp:sp>
    <dsp:sp modelId="{0278B013-9324-47DF-9D28-A95B9CA62026}">
      <dsp:nvSpPr>
        <dsp:cNvPr id="0" name=""/>
        <dsp:cNvSpPr/>
      </dsp:nvSpPr>
      <dsp:spPr>
        <a:xfrm>
          <a:off x="5402698" y="3059100"/>
          <a:ext cx="91440" cy="1034957"/>
        </a:xfrm>
        <a:custGeom>
          <a:avLst/>
          <a:gdLst/>
          <a:ahLst/>
          <a:cxnLst/>
          <a:rect l="0" t="0" r="0" b="0"/>
          <a:pathLst>
            <a:path>
              <a:moveTo>
                <a:pt x="48790" y="0"/>
              </a:moveTo>
              <a:lnTo>
                <a:pt x="48790" y="517478"/>
              </a:lnTo>
              <a:lnTo>
                <a:pt x="45720" y="517478"/>
              </a:lnTo>
              <a:lnTo>
                <a:pt x="45720" y="1034957"/>
              </a:lnTo>
            </a:path>
          </a:pathLst>
        </a:custGeom>
        <a:noFill/>
        <a:ln w="9525" cap="flat" cmpd="sng" algn="ctr">
          <a:solidFill>
            <a:srgbClr val="C00000"/>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3C4BC45F-3F8A-4D19-BE0D-942C9E4C8681}">
      <dsp:nvSpPr>
        <dsp:cNvPr id="0" name=""/>
        <dsp:cNvSpPr/>
      </dsp:nvSpPr>
      <dsp:spPr>
        <a:xfrm>
          <a:off x="5133777" y="4094058"/>
          <a:ext cx="629282" cy="419521"/>
        </a:xfrm>
        <a:prstGeom prst="roundRect">
          <a:avLst>
            <a:gd name="adj" fmla="val 10000"/>
          </a:avLst>
        </a:prstGeom>
        <a:solidFill>
          <a:srgbClr val="C00000"/>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675 HHs</a:t>
          </a:r>
        </a:p>
      </dsp:txBody>
      <dsp:txXfrm>
        <a:off x="5146064" y="4106345"/>
        <a:ext cx="604708" cy="394947"/>
      </dsp:txXfrm>
    </dsp:sp>
    <dsp:sp modelId="{4C79992A-C606-4B62-8A1E-12247D9EAA96}">
      <dsp:nvSpPr>
        <dsp:cNvPr id="0" name=""/>
        <dsp:cNvSpPr/>
      </dsp:nvSpPr>
      <dsp:spPr>
        <a:xfrm>
          <a:off x="5153977" y="1144956"/>
          <a:ext cx="538118" cy="817111"/>
        </a:xfrm>
        <a:custGeom>
          <a:avLst/>
          <a:gdLst/>
          <a:ahLst/>
          <a:cxnLst/>
          <a:rect l="0" t="0" r="0" b="0"/>
          <a:pathLst>
            <a:path>
              <a:moveTo>
                <a:pt x="0" y="0"/>
              </a:moveTo>
              <a:lnTo>
                <a:pt x="0" y="408555"/>
              </a:lnTo>
              <a:lnTo>
                <a:pt x="538118" y="408555"/>
              </a:lnTo>
              <a:lnTo>
                <a:pt x="538118" y="8171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34A139-4DFF-43C5-9340-86913AFD9761}">
      <dsp:nvSpPr>
        <dsp:cNvPr id="0" name=""/>
        <dsp:cNvSpPr/>
      </dsp:nvSpPr>
      <dsp:spPr>
        <a:xfrm>
          <a:off x="5377454" y="1962067"/>
          <a:ext cx="629282" cy="419521"/>
        </a:xfrm>
        <a:prstGeom prst="roundRect">
          <a:avLst>
            <a:gd name="adj" fmla="val 10000"/>
          </a:avLst>
        </a:prstGeom>
        <a:solidFill>
          <a:schemeClr val="accent2">
            <a:lumMod val="60000"/>
            <a:lumOff val="40000"/>
          </a:schemeClr>
        </a:solidFill>
        <a:ln w="12700" cap="flat" cmpd="sng" algn="ctr">
          <a:solidFill>
            <a:schemeClr val="accent2">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No (2</a:t>
          </a:r>
          <a:r>
            <a:rPr lang="en-US" altLang="zh-CN" sz="900" kern="1200">
              <a:solidFill>
                <a:schemeClr val="bg1"/>
              </a:solidFill>
            </a:rPr>
            <a:t>2</a:t>
          </a:r>
          <a:r>
            <a:rPr lang="en-GB" sz="900" kern="1200">
              <a:solidFill>
                <a:schemeClr val="bg1"/>
              </a:solidFill>
            </a:rPr>
            <a:t>%)</a:t>
          </a:r>
        </a:p>
        <a:p>
          <a:pPr marL="0" lvl="0" indent="0" algn="ctr" defTabSz="400050">
            <a:lnSpc>
              <a:spcPct val="90000"/>
            </a:lnSpc>
            <a:spcBef>
              <a:spcPct val="0"/>
            </a:spcBef>
            <a:spcAft>
              <a:spcPct val="35000"/>
            </a:spcAft>
            <a:buNone/>
          </a:pPr>
          <a:r>
            <a:rPr lang="en-GB" sz="900" kern="1200">
              <a:solidFill>
                <a:schemeClr val="bg1"/>
              </a:solidFill>
            </a:rPr>
            <a:t>42</a:t>
          </a:r>
          <a:r>
            <a:rPr lang="en-US" altLang="zh-CN" sz="900" kern="1200">
              <a:solidFill>
                <a:schemeClr val="bg1"/>
              </a:solidFill>
            </a:rPr>
            <a:t>0</a:t>
          </a:r>
          <a:r>
            <a:rPr lang="en-GB" sz="900" kern="1200">
              <a:solidFill>
                <a:schemeClr val="bg1"/>
              </a:solidFill>
            </a:rPr>
            <a:t> HHs</a:t>
          </a:r>
        </a:p>
      </dsp:txBody>
      <dsp:txXfrm>
        <a:off x="5389741" y="1974354"/>
        <a:ext cx="604708" cy="3949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FA0370-E3C8-4461-9CFC-CB46C3087089}">
  <we:reference id="wa200001361" version="2.2.1.0" store="en-US" storeType="OMEX"/>
  <we:alternateReferences>
    <we:reference id="wa200001361" version="2.2.1.0" store="" storeType="OMEX"/>
  </we:alternateReferences>
  <we:properties>
    <we:property name="paperpal-document-id" value="&quot;f3811d63-4e4f-481f-8b03-1cede37436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B01280-547E-4D76-8559-0AD0DC6E0C6C}"/>
</file>

<file path=customXml/itemProps2.xml><?xml version="1.0" encoding="utf-8"?>
<ds:datastoreItem xmlns:ds="http://schemas.openxmlformats.org/officeDocument/2006/customXml" ds:itemID="{48F01B33-AAED-456B-B1DB-0985689559C6}">
  <ds:schemaRefs>
    <ds:schemaRef ds:uri="http://schemas.openxmlformats.org/officeDocument/2006/bibliography"/>
  </ds:schemaRefs>
</ds:datastoreItem>
</file>

<file path=customXml/itemProps3.xml><?xml version="1.0" encoding="utf-8"?>
<ds:datastoreItem xmlns:ds="http://schemas.openxmlformats.org/officeDocument/2006/customXml" ds:itemID="{44CFF154-3286-4F47-9A0C-02621FABA2EB}">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4.xml><?xml version="1.0" encoding="utf-8"?>
<ds:datastoreItem xmlns:ds="http://schemas.openxmlformats.org/officeDocument/2006/customXml" ds:itemID="{8B15FC5B-A9C3-4404-887B-C43F9EFF13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33262</TotalTime>
  <Pages>36</Pages>
  <Words>8228</Words>
  <Characters>46903</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55021</CharactersWithSpaces>
  <SharedDoc>false</SharedDoc>
  <HLinks>
    <vt:vector size="270" baseType="variant">
      <vt:variant>
        <vt:i4>1179701</vt:i4>
      </vt:variant>
      <vt:variant>
        <vt:i4>263</vt:i4>
      </vt:variant>
      <vt:variant>
        <vt:i4>0</vt:i4>
      </vt:variant>
      <vt:variant>
        <vt:i4>5</vt:i4>
      </vt:variant>
      <vt:variant>
        <vt:lpwstr/>
      </vt:variant>
      <vt:variant>
        <vt:lpwstr>_Toc147757619</vt:lpwstr>
      </vt:variant>
      <vt:variant>
        <vt:i4>1179701</vt:i4>
      </vt:variant>
      <vt:variant>
        <vt:i4>257</vt:i4>
      </vt:variant>
      <vt:variant>
        <vt:i4>0</vt:i4>
      </vt:variant>
      <vt:variant>
        <vt:i4>5</vt:i4>
      </vt:variant>
      <vt:variant>
        <vt:lpwstr/>
      </vt:variant>
      <vt:variant>
        <vt:lpwstr>_Toc147757618</vt:lpwstr>
      </vt:variant>
      <vt:variant>
        <vt:i4>1179701</vt:i4>
      </vt:variant>
      <vt:variant>
        <vt:i4>251</vt:i4>
      </vt:variant>
      <vt:variant>
        <vt:i4>0</vt:i4>
      </vt:variant>
      <vt:variant>
        <vt:i4>5</vt:i4>
      </vt:variant>
      <vt:variant>
        <vt:lpwstr/>
      </vt:variant>
      <vt:variant>
        <vt:lpwstr>_Toc147757617</vt:lpwstr>
      </vt:variant>
      <vt:variant>
        <vt:i4>1179701</vt:i4>
      </vt:variant>
      <vt:variant>
        <vt:i4>242</vt:i4>
      </vt:variant>
      <vt:variant>
        <vt:i4>0</vt:i4>
      </vt:variant>
      <vt:variant>
        <vt:i4>5</vt:i4>
      </vt:variant>
      <vt:variant>
        <vt:lpwstr/>
      </vt:variant>
      <vt:variant>
        <vt:lpwstr>_Toc147757616</vt:lpwstr>
      </vt:variant>
      <vt:variant>
        <vt:i4>1179701</vt:i4>
      </vt:variant>
      <vt:variant>
        <vt:i4>236</vt:i4>
      </vt:variant>
      <vt:variant>
        <vt:i4>0</vt:i4>
      </vt:variant>
      <vt:variant>
        <vt:i4>5</vt:i4>
      </vt:variant>
      <vt:variant>
        <vt:lpwstr/>
      </vt:variant>
      <vt:variant>
        <vt:lpwstr>_Toc147757615</vt:lpwstr>
      </vt:variant>
      <vt:variant>
        <vt:i4>1179701</vt:i4>
      </vt:variant>
      <vt:variant>
        <vt:i4>230</vt:i4>
      </vt:variant>
      <vt:variant>
        <vt:i4>0</vt:i4>
      </vt:variant>
      <vt:variant>
        <vt:i4>5</vt:i4>
      </vt:variant>
      <vt:variant>
        <vt:lpwstr/>
      </vt:variant>
      <vt:variant>
        <vt:lpwstr>_Toc147757614</vt:lpwstr>
      </vt:variant>
      <vt:variant>
        <vt:i4>1179701</vt:i4>
      </vt:variant>
      <vt:variant>
        <vt:i4>224</vt:i4>
      </vt:variant>
      <vt:variant>
        <vt:i4>0</vt:i4>
      </vt:variant>
      <vt:variant>
        <vt:i4>5</vt:i4>
      </vt:variant>
      <vt:variant>
        <vt:lpwstr/>
      </vt:variant>
      <vt:variant>
        <vt:lpwstr>_Toc147757613</vt:lpwstr>
      </vt:variant>
      <vt:variant>
        <vt:i4>1179701</vt:i4>
      </vt:variant>
      <vt:variant>
        <vt:i4>218</vt:i4>
      </vt:variant>
      <vt:variant>
        <vt:i4>0</vt:i4>
      </vt:variant>
      <vt:variant>
        <vt:i4>5</vt:i4>
      </vt:variant>
      <vt:variant>
        <vt:lpwstr/>
      </vt:variant>
      <vt:variant>
        <vt:lpwstr>_Toc147757612</vt:lpwstr>
      </vt:variant>
      <vt:variant>
        <vt:i4>1179701</vt:i4>
      </vt:variant>
      <vt:variant>
        <vt:i4>212</vt:i4>
      </vt:variant>
      <vt:variant>
        <vt:i4>0</vt:i4>
      </vt:variant>
      <vt:variant>
        <vt:i4>5</vt:i4>
      </vt:variant>
      <vt:variant>
        <vt:lpwstr/>
      </vt:variant>
      <vt:variant>
        <vt:lpwstr>_Toc147757611</vt:lpwstr>
      </vt:variant>
      <vt:variant>
        <vt:i4>1179701</vt:i4>
      </vt:variant>
      <vt:variant>
        <vt:i4>206</vt:i4>
      </vt:variant>
      <vt:variant>
        <vt:i4>0</vt:i4>
      </vt:variant>
      <vt:variant>
        <vt:i4>5</vt:i4>
      </vt:variant>
      <vt:variant>
        <vt:lpwstr/>
      </vt:variant>
      <vt:variant>
        <vt:lpwstr>_Toc147757610</vt:lpwstr>
      </vt:variant>
      <vt:variant>
        <vt:i4>1245237</vt:i4>
      </vt:variant>
      <vt:variant>
        <vt:i4>200</vt:i4>
      </vt:variant>
      <vt:variant>
        <vt:i4>0</vt:i4>
      </vt:variant>
      <vt:variant>
        <vt:i4>5</vt:i4>
      </vt:variant>
      <vt:variant>
        <vt:lpwstr/>
      </vt:variant>
      <vt:variant>
        <vt:lpwstr>_Toc147757609</vt:lpwstr>
      </vt:variant>
      <vt:variant>
        <vt:i4>1245237</vt:i4>
      </vt:variant>
      <vt:variant>
        <vt:i4>194</vt:i4>
      </vt:variant>
      <vt:variant>
        <vt:i4>0</vt:i4>
      </vt:variant>
      <vt:variant>
        <vt:i4>5</vt:i4>
      </vt:variant>
      <vt:variant>
        <vt:lpwstr/>
      </vt:variant>
      <vt:variant>
        <vt:lpwstr>_Toc147757608</vt:lpwstr>
      </vt:variant>
      <vt:variant>
        <vt:i4>1245237</vt:i4>
      </vt:variant>
      <vt:variant>
        <vt:i4>188</vt:i4>
      </vt:variant>
      <vt:variant>
        <vt:i4>0</vt:i4>
      </vt:variant>
      <vt:variant>
        <vt:i4>5</vt:i4>
      </vt:variant>
      <vt:variant>
        <vt:lpwstr/>
      </vt:variant>
      <vt:variant>
        <vt:lpwstr>_Toc147757607</vt:lpwstr>
      </vt:variant>
      <vt:variant>
        <vt:i4>1245237</vt:i4>
      </vt:variant>
      <vt:variant>
        <vt:i4>182</vt:i4>
      </vt:variant>
      <vt:variant>
        <vt:i4>0</vt:i4>
      </vt:variant>
      <vt:variant>
        <vt:i4>5</vt:i4>
      </vt:variant>
      <vt:variant>
        <vt:lpwstr/>
      </vt:variant>
      <vt:variant>
        <vt:lpwstr>_Toc147757606</vt:lpwstr>
      </vt:variant>
      <vt:variant>
        <vt:i4>1245237</vt:i4>
      </vt:variant>
      <vt:variant>
        <vt:i4>176</vt:i4>
      </vt:variant>
      <vt:variant>
        <vt:i4>0</vt:i4>
      </vt:variant>
      <vt:variant>
        <vt:i4>5</vt:i4>
      </vt:variant>
      <vt:variant>
        <vt:lpwstr/>
      </vt:variant>
      <vt:variant>
        <vt:lpwstr>_Toc147757605</vt:lpwstr>
      </vt:variant>
      <vt:variant>
        <vt:i4>1245237</vt:i4>
      </vt:variant>
      <vt:variant>
        <vt:i4>170</vt:i4>
      </vt:variant>
      <vt:variant>
        <vt:i4>0</vt:i4>
      </vt:variant>
      <vt:variant>
        <vt:i4>5</vt:i4>
      </vt:variant>
      <vt:variant>
        <vt:lpwstr/>
      </vt:variant>
      <vt:variant>
        <vt:lpwstr>_Toc147757604</vt:lpwstr>
      </vt:variant>
      <vt:variant>
        <vt:i4>1245237</vt:i4>
      </vt:variant>
      <vt:variant>
        <vt:i4>164</vt:i4>
      </vt:variant>
      <vt:variant>
        <vt:i4>0</vt:i4>
      </vt:variant>
      <vt:variant>
        <vt:i4>5</vt:i4>
      </vt:variant>
      <vt:variant>
        <vt:lpwstr/>
      </vt:variant>
      <vt:variant>
        <vt:lpwstr>_Toc147757603</vt:lpwstr>
      </vt:variant>
      <vt:variant>
        <vt:i4>1245237</vt:i4>
      </vt:variant>
      <vt:variant>
        <vt:i4>158</vt:i4>
      </vt:variant>
      <vt:variant>
        <vt:i4>0</vt:i4>
      </vt:variant>
      <vt:variant>
        <vt:i4>5</vt:i4>
      </vt:variant>
      <vt:variant>
        <vt:lpwstr/>
      </vt:variant>
      <vt:variant>
        <vt:lpwstr>_Toc147757602</vt:lpwstr>
      </vt:variant>
      <vt:variant>
        <vt:i4>1245237</vt:i4>
      </vt:variant>
      <vt:variant>
        <vt:i4>152</vt:i4>
      </vt:variant>
      <vt:variant>
        <vt:i4>0</vt:i4>
      </vt:variant>
      <vt:variant>
        <vt:i4>5</vt:i4>
      </vt:variant>
      <vt:variant>
        <vt:lpwstr/>
      </vt:variant>
      <vt:variant>
        <vt:lpwstr>_Toc147757601</vt:lpwstr>
      </vt:variant>
      <vt:variant>
        <vt:i4>1245237</vt:i4>
      </vt:variant>
      <vt:variant>
        <vt:i4>146</vt:i4>
      </vt:variant>
      <vt:variant>
        <vt:i4>0</vt:i4>
      </vt:variant>
      <vt:variant>
        <vt:i4>5</vt:i4>
      </vt:variant>
      <vt:variant>
        <vt:lpwstr/>
      </vt:variant>
      <vt:variant>
        <vt:lpwstr>_Toc147757600</vt:lpwstr>
      </vt:variant>
      <vt:variant>
        <vt:i4>1703990</vt:i4>
      </vt:variant>
      <vt:variant>
        <vt:i4>140</vt:i4>
      </vt:variant>
      <vt:variant>
        <vt:i4>0</vt:i4>
      </vt:variant>
      <vt:variant>
        <vt:i4>5</vt:i4>
      </vt:variant>
      <vt:variant>
        <vt:lpwstr/>
      </vt:variant>
      <vt:variant>
        <vt:lpwstr>_Toc147757599</vt:lpwstr>
      </vt:variant>
      <vt:variant>
        <vt:i4>1703990</vt:i4>
      </vt:variant>
      <vt:variant>
        <vt:i4>134</vt:i4>
      </vt:variant>
      <vt:variant>
        <vt:i4>0</vt:i4>
      </vt:variant>
      <vt:variant>
        <vt:i4>5</vt:i4>
      </vt:variant>
      <vt:variant>
        <vt:lpwstr/>
      </vt:variant>
      <vt:variant>
        <vt:lpwstr>_Toc147757598</vt:lpwstr>
      </vt:variant>
      <vt:variant>
        <vt:i4>1703990</vt:i4>
      </vt:variant>
      <vt:variant>
        <vt:i4>128</vt:i4>
      </vt:variant>
      <vt:variant>
        <vt:i4>0</vt:i4>
      </vt:variant>
      <vt:variant>
        <vt:i4>5</vt:i4>
      </vt:variant>
      <vt:variant>
        <vt:lpwstr/>
      </vt:variant>
      <vt:variant>
        <vt:lpwstr>_Toc147757597</vt:lpwstr>
      </vt:variant>
      <vt:variant>
        <vt:i4>1703990</vt:i4>
      </vt:variant>
      <vt:variant>
        <vt:i4>122</vt:i4>
      </vt:variant>
      <vt:variant>
        <vt:i4>0</vt:i4>
      </vt:variant>
      <vt:variant>
        <vt:i4>5</vt:i4>
      </vt:variant>
      <vt:variant>
        <vt:lpwstr/>
      </vt:variant>
      <vt:variant>
        <vt:lpwstr>_Toc147757596</vt:lpwstr>
      </vt:variant>
      <vt:variant>
        <vt:i4>1703990</vt:i4>
      </vt:variant>
      <vt:variant>
        <vt:i4>116</vt:i4>
      </vt:variant>
      <vt:variant>
        <vt:i4>0</vt:i4>
      </vt:variant>
      <vt:variant>
        <vt:i4>5</vt:i4>
      </vt:variant>
      <vt:variant>
        <vt:lpwstr/>
      </vt:variant>
      <vt:variant>
        <vt:lpwstr>_Toc147757595</vt:lpwstr>
      </vt:variant>
      <vt:variant>
        <vt:i4>1703990</vt:i4>
      </vt:variant>
      <vt:variant>
        <vt:i4>110</vt:i4>
      </vt:variant>
      <vt:variant>
        <vt:i4>0</vt:i4>
      </vt:variant>
      <vt:variant>
        <vt:i4>5</vt:i4>
      </vt:variant>
      <vt:variant>
        <vt:lpwstr/>
      </vt:variant>
      <vt:variant>
        <vt:lpwstr>_Toc147757594</vt:lpwstr>
      </vt:variant>
      <vt:variant>
        <vt:i4>1703990</vt:i4>
      </vt:variant>
      <vt:variant>
        <vt:i4>104</vt:i4>
      </vt:variant>
      <vt:variant>
        <vt:i4>0</vt:i4>
      </vt:variant>
      <vt:variant>
        <vt:i4>5</vt:i4>
      </vt:variant>
      <vt:variant>
        <vt:lpwstr/>
      </vt:variant>
      <vt:variant>
        <vt:lpwstr>_Toc147757593</vt:lpwstr>
      </vt:variant>
      <vt:variant>
        <vt:i4>1703990</vt:i4>
      </vt:variant>
      <vt:variant>
        <vt:i4>98</vt:i4>
      </vt:variant>
      <vt:variant>
        <vt:i4>0</vt:i4>
      </vt:variant>
      <vt:variant>
        <vt:i4>5</vt:i4>
      </vt:variant>
      <vt:variant>
        <vt:lpwstr/>
      </vt:variant>
      <vt:variant>
        <vt:lpwstr>_Toc147757592</vt:lpwstr>
      </vt:variant>
      <vt:variant>
        <vt:i4>1703990</vt:i4>
      </vt:variant>
      <vt:variant>
        <vt:i4>92</vt:i4>
      </vt:variant>
      <vt:variant>
        <vt:i4>0</vt:i4>
      </vt:variant>
      <vt:variant>
        <vt:i4>5</vt:i4>
      </vt:variant>
      <vt:variant>
        <vt:lpwstr/>
      </vt:variant>
      <vt:variant>
        <vt:lpwstr>_Toc147757591</vt:lpwstr>
      </vt:variant>
      <vt:variant>
        <vt:i4>1703990</vt:i4>
      </vt:variant>
      <vt:variant>
        <vt:i4>86</vt:i4>
      </vt:variant>
      <vt:variant>
        <vt:i4>0</vt:i4>
      </vt:variant>
      <vt:variant>
        <vt:i4>5</vt:i4>
      </vt:variant>
      <vt:variant>
        <vt:lpwstr/>
      </vt:variant>
      <vt:variant>
        <vt:lpwstr>_Toc147757590</vt:lpwstr>
      </vt:variant>
      <vt:variant>
        <vt:i4>1769526</vt:i4>
      </vt:variant>
      <vt:variant>
        <vt:i4>80</vt:i4>
      </vt:variant>
      <vt:variant>
        <vt:i4>0</vt:i4>
      </vt:variant>
      <vt:variant>
        <vt:i4>5</vt:i4>
      </vt:variant>
      <vt:variant>
        <vt:lpwstr/>
      </vt:variant>
      <vt:variant>
        <vt:lpwstr>_Toc147757589</vt:lpwstr>
      </vt:variant>
      <vt:variant>
        <vt:i4>1769526</vt:i4>
      </vt:variant>
      <vt:variant>
        <vt:i4>74</vt:i4>
      </vt:variant>
      <vt:variant>
        <vt:i4>0</vt:i4>
      </vt:variant>
      <vt:variant>
        <vt:i4>5</vt:i4>
      </vt:variant>
      <vt:variant>
        <vt:lpwstr/>
      </vt:variant>
      <vt:variant>
        <vt:lpwstr>_Toc147757588</vt:lpwstr>
      </vt:variant>
      <vt:variant>
        <vt:i4>1769526</vt:i4>
      </vt:variant>
      <vt:variant>
        <vt:i4>68</vt:i4>
      </vt:variant>
      <vt:variant>
        <vt:i4>0</vt:i4>
      </vt:variant>
      <vt:variant>
        <vt:i4>5</vt:i4>
      </vt:variant>
      <vt:variant>
        <vt:lpwstr/>
      </vt:variant>
      <vt:variant>
        <vt:lpwstr>_Toc147757587</vt:lpwstr>
      </vt:variant>
      <vt:variant>
        <vt:i4>1769526</vt:i4>
      </vt:variant>
      <vt:variant>
        <vt:i4>62</vt:i4>
      </vt:variant>
      <vt:variant>
        <vt:i4>0</vt:i4>
      </vt:variant>
      <vt:variant>
        <vt:i4>5</vt:i4>
      </vt:variant>
      <vt:variant>
        <vt:lpwstr/>
      </vt:variant>
      <vt:variant>
        <vt:lpwstr>_Toc147757586</vt:lpwstr>
      </vt:variant>
      <vt:variant>
        <vt:i4>1769526</vt:i4>
      </vt:variant>
      <vt:variant>
        <vt:i4>56</vt:i4>
      </vt:variant>
      <vt:variant>
        <vt:i4>0</vt:i4>
      </vt:variant>
      <vt:variant>
        <vt:i4>5</vt:i4>
      </vt:variant>
      <vt:variant>
        <vt:lpwstr/>
      </vt:variant>
      <vt:variant>
        <vt:lpwstr>_Toc147757585</vt:lpwstr>
      </vt:variant>
      <vt:variant>
        <vt:i4>1769526</vt:i4>
      </vt:variant>
      <vt:variant>
        <vt:i4>50</vt:i4>
      </vt:variant>
      <vt:variant>
        <vt:i4>0</vt:i4>
      </vt:variant>
      <vt:variant>
        <vt:i4>5</vt:i4>
      </vt:variant>
      <vt:variant>
        <vt:lpwstr/>
      </vt:variant>
      <vt:variant>
        <vt:lpwstr>_Toc147757584</vt:lpwstr>
      </vt:variant>
      <vt:variant>
        <vt:i4>1769526</vt:i4>
      </vt:variant>
      <vt:variant>
        <vt:i4>44</vt:i4>
      </vt:variant>
      <vt:variant>
        <vt:i4>0</vt:i4>
      </vt:variant>
      <vt:variant>
        <vt:i4>5</vt:i4>
      </vt:variant>
      <vt:variant>
        <vt:lpwstr/>
      </vt:variant>
      <vt:variant>
        <vt:lpwstr>_Toc147757583</vt:lpwstr>
      </vt:variant>
      <vt:variant>
        <vt:i4>1769526</vt:i4>
      </vt:variant>
      <vt:variant>
        <vt:i4>38</vt:i4>
      </vt:variant>
      <vt:variant>
        <vt:i4>0</vt:i4>
      </vt:variant>
      <vt:variant>
        <vt:i4>5</vt:i4>
      </vt:variant>
      <vt:variant>
        <vt:lpwstr/>
      </vt:variant>
      <vt:variant>
        <vt:lpwstr>_Toc147757582</vt:lpwstr>
      </vt:variant>
      <vt:variant>
        <vt:i4>1769526</vt:i4>
      </vt:variant>
      <vt:variant>
        <vt:i4>32</vt:i4>
      </vt:variant>
      <vt:variant>
        <vt:i4>0</vt:i4>
      </vt:variant>
      <vt:variant>
        <vt:i4>5</vt:i4>
      </vt:variant>
      <vt:variant>
        <vt:lpwstr/>
      </vt:variant>
      <vt:variant>
        <vt:lpwstr>_Toc147757581</vt:lpwstr>
      </vt:variant>
      <vt:variant>
        <vt:i4>1769526</vt:i4>
      </vt:variant>
      <vt:variant>
        <vt:i4>26</vt:i4>
      </vt:variant>
      <vt:variant>
        <vt:i4>0</vt:i4>
      </vt:variant>
      <vt:variant>
        <vt:i4>5</vt:i4>
      </vt:variant>
      <vt:variant>
        <vt:lpwstr/>
      </vt:variant>
      <vt:variant>
        <vt:lpwstr>_Toc147757580</vt:lpwstr>
      </vt:variant>
      <vt:variant>
        <vt:i4>1310774</vt:i4>
      </vt:variant>
      <vt:variant>
        <vt:i4>20</vt:i4>
      </vt:variant>
      <vt:variant>
        <vt:i4>0</vt:i4>
      </vt:variant>
      <vt:variant>
        <vt:i4>5</vt:i4>
      </vt:variant>
      <vt:variant>
        <vt:lpwstr/>
      </vt:variant>
      <vt:variant>
        <vt:lpwstr>_Toc147757579</vt:lpwstr>
      </vt:variant>
      <vt:variant>
        <vt:i4>1310774</vt:i4>
      </vt:variant>
      <vt:variant>
        <vt:i4>14</vt:i4>
      </vt:variant>
      <vt:variant>
        <vt:i4>0</vt:i4>
      </vt:variant>
      <vt:variant>
        <vt:i4>5</vt:i4>
      </vt:variant>
      <vt:variant>
        <vt:lpwstr/>
      </vt:variant>
      <vt:variant>
        <vt:lpwstr>_Toc147757578</vt:lpwstr>
      </vt:variant>
      <vt:variant>
        <vt:i4>1310774</vt:i4>
      </vt:variant>
      <vt:variant>
        <vt:i4>8</vt:i4>
      </vt:variant>
      <vt:variant>
        <vt:i4>0</vt:i4>
      </vt:variant>
      <vt:variant>
        <vt:i4>5</vt:i4>
      </vt:variant>
      <vt:variant>
        <vt:lpwstr/>
      </vt:variant>
      <vt:variant>
        <vt:lpwstr>_Toc147757577</vt:lpwstr>
      </vt:variant>
      <vt:variant>
        <vt:i4>1310774</vt:i4>
      </vt:variant>
      <vt:variant>
        <vt:i4>2</vt:i4>
      </vt:variant>
      <vt:variant>
        <vt:i4>0</vt:i4>
      </vt:variant>
      <vt:variant>
        <vt:i4>5</vt:i4>
      </vt:variant>
      <vt:variant>
        <vt:lpwstr/>
      </vt:variant>
      <vt:variant>
        <vt:lpwstr>_Toc147757576</vt:lpwstr>
      </vt:variant>
      <vt:variant>
        <vt:i4>1507400</vt:i4>
      </vt:variant>
      <vt:variant>
        <vt:i4>0</vt:i4>
      </vt:variant>
      <vt:variant>
        <vt:i4>0</vt:i4>
      </vt:variant>
      <vt:variant>
        <vt:i4>5</vt:i4>
      </vt:variant>
      <vt:variant>
        <vt:lpwstr>https://www.statista.com/statistics/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SALEM</dc:creator>
  <cp:keywords/>
  <dc:description/>
  <cp:lastModifiedBy>Alirah WEYORI</cp:lastModifiedBy>
  <cp:revision>1921</cp:revision>
  <dcterms:created xsi:type="dcterms:W3CDTF">2023-09-01T05:11:00Z</dcterms:created>
  <dcterms:modified xsi:type="dcterms:W3CDTF">2023-11-07T08:27:00Z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