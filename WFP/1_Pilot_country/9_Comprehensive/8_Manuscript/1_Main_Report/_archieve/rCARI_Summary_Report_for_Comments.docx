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001742B9" w:rsidRDefault="00256ADB" w14:paraId="4ECDC0F4" w14:textId="77777777">
      <w:pPr>
        <w:spacing w:after="0" w:line="250" w:lineRule="auto"/>
        <w:ind w:left="11" w:right="158" w:firstLine="0"/>
        <w:jc w:val="center"/>
      </w:pPr>
      <w:commentRangeStart w:id="0"/>
      <w:commentRangeStart w:id="1"/>
      <w:commentRangeStart w:id="2"/>
      <w:r>
        <w:rPr>
          <w:sz w:val="34"/>
        </w:rPr>
        <w:t>Validation and Calibration of the Remote Consolidated Approach of Reporting on Food Security (</w:t>
      </w:r>
      <w:proofErr w:type="spellStart"/>
      <w:r>
        <w:rPr>
          <w:sz w:val="34"/>
        </w:rPr>
        <w:t>rCARI</w:t>
      </w:r>
      <w:proofErr w:type="spellEnd"/>
      <w:r>
        <w:rPr>
          <w:sz w:val="34"/>
        </w:rPr>
        <w:t>) Methodology</w:t>
      </w:r>
      <w:commentRangeEnd w:id="0"/>
      <w:r w:rsidR="009B5AEF">
        <w:rPr>
          <w:rStyle w:val="CommentReference"/>
        </w:rPr>
        <w:commentReference w:id="0"/>
      </w:r>
      <w:commentRangeEnd w:id="1"/>
      <w:r w:rsidR="0063288E">
        <w:rPr>
          <w:rStyle w:val="CommentReference"/>
        </w:rPr>
        <w:commentReference w:id="1"/>
      </w:r>
      <w:commentRangeEnd w:id="2"/>
      <w:r w:rsidR="0063288E">
        <w:rPr>
          <w:rStyle w:val="CommentReference"/>
        </w:rPr>
        <w:commentReference w:id="2"/>
      </w:r>
    </w:p>
    <w:p w:rsidR="001742B9" w:rsidRDefault="00256ADB" w14:paraId="46701E57" w14:textId="77777777">
      <w:pPr>
        <w:spacing w:after="280" w:line="259" w:lineRule="auto"/>
        <w:jc w:val="center"/>
      </w:pPr>
      <w:r>
        <w:t>Preliminary results from Myanmar, Ecuador, and Central African Republic</w:t>
      </w:r>
    </w:p>
    <w:p w:rsidR="001742B9" w:rsidRDefault="00256ADB" w14:paraId="5648D74E" w14:textId="77777777">
      <w:pPr>
        <w:spacing w:after="479" w:line="259" w:lineRule="auto"/>
        <w:ind w:left="0" w:right="159" w:firstLine="0"/>
        <w:jc w:val="center"/>
      </w:pPr>
      <w:r>
        <w:t xml:space="preserve">Version 1.0 </w:t>
      </w:r>
      <w:r>
        <w:rPr>
          <w:sz w:val="34"/>
        </w:rPr>
        <w:t xml:space="preserve">| </w:t>
      </w:r>
      <w:r>
        <w:rPr>
          <w:i/>
        </w:rPr>
        <w:t xml:space="preserve">To add comments, open the PDF document in MS Word </w:t>
      </w:r>
      <w:proofErr w:type="gramStart"/>
      <w:r>
        <w:rPr>
          <w:i/>
        </w:rPr>
        <w:t>directly</w:t>
      </w:r>
      <w:proofErr w:type="gramEnd"/>
    </w:p>
    <w:p w:rsidR="001742B9" w:rsidRDefault="00256ADB" w14:paraId="4378B429" w14:textId="77777777">
      <w:pPr>
        <w:tabs>
          <w:tab w:val="center" w:pos="1532"/>
          <w:tab w:val="center" w:pos="3420"/>
          <w:tab w:val="center" w:pos="5429"/>
          <w:tab w:val="center" w:pos="7756"/>
        </w:tabs>
        <w:spacing w:after="321" w:line="259" w:lineRule="auto"/>
        <w:ind w:left="0" w:right="0" w:firstLine="0"/>
        <w:jc w:val="left"/>
      </w:pPr>
      <w:r>
        <w:tab/>
      </w:r>
      <w:r>
        <w:rPr>
          <w:sz w:val="24"/>
        </w:rPr>
        <w:t>Alirah Weyori*</w:t>
      </w:r>
      <w:r>
        <w:rPr>
          <w:sz w:val="24"/>
        </w:rPr>
        <w:tab/>
      </w:r>
      <w:r>
        <w:rPr>
          <w:sz w:val="24"/>
        </w:rPr>
        <w:t>Nicole Wu</w:t>
      </w:r>
      <w:r>
        <w:rPr>
          <w:sz w:val="24"/>
        </w:rPr>
        <w:tab/>
      </w:r>
      <w:r>
        <w:rPr>
          <w:sz w:val="24"/>
        </w:rPr>
        <w:t xml:space="preserve">Matthieu </w:t>
      </w:r>
      <w:proofErr w:type="spellStart"/>
      <w:r>
        <w:rPr>
          <w:sz w:val="24"/>
        </w:rPr>
        <w:t>Tockert</w:t>
      </w:r>
      <w:proofErr w:type="spellEnd"/>
      <w:r>
        <w:rPr>
          <w:sz w:val="24"/>
        </w:rPr>
        <w:tab/>
      </w:r>
      <w:r>
        <w:rPr>
          <w:sz w:val="24"/>
        </w:rPr>
        <w:t>Mohamed Salem</w:t>
      </w:r>
    </w:p>
    <w:p w:rsidR="001742B9" w:rsidRDefault="00256ADB" w14:paraId="08A46728" w14:textId="77777777">
      <w:pPr>
        <w:spacing w:after="321" w:line="259" w:lineRule="auto"/>
        <w:jc w:val="center"/>
      </w:pPr>
      <w:r>
        <w:rPr>
          <w:sz w:val="24"/>
        </w:rPr>
        <w:t>October 23, 2023</w:t>
      </w:r>
      <w:r>
        <w:br w:type="page"/>
      </w:r>
    </w:p>
    <w:p w:rsidR="001742B9" w:rsidRDefault="00256ADB" w14:paraId="26163057" w14:textId="77777777">
      <w:pPr>
        <w:pStyle w:val="Heading1"/>
        <w:ind w:left="469" w:hanging="484"/>
      </w:pPr>
      <w:r>
        <w:t>Introduction</w:t>
      </w:r>
    </w:p>
    <w:p w:rsidR="001742B9" w:rsidRDefault="00256ADB" w14:paraId="3C494608" w14:textId="23603AE7">
      <w:pPr>
        <w:ind w:left="-5" w:right="132"/>
      </w:pPr>
      <w:r>
        <w:t xml:space="preserve">The overall goal of this study was to assess the validity of the </w:t>
      </w:r>
      <w:proofErr w:type="spellStart"/>
      <w:r>
        <w:t>rCARI</w:t>
      </w:r>
      <w:proofErr w:type="spellEnd"/>
      <w:r>
        <w:t xml:space="preserve"> module(s) against conventional CARI modules for measuring food security within the same population. The study will compare the indicators measured through phone surveys with conventional face-to-face survey indicators, considering the latter as the so-called “gold standard.” The following food security indicators were compared (F</w:t>
      </w:r>
      <w:ins w:author="Mohamed SALEM" w:date="2023-10-25T18:38:00Z" w:id="3">
        <w:r w:rsidR="00126408">
          <w:t xml:space="preserve">ood </w:t>
        </w:r>
      </w:ins>
      <w:r>
        <w:t>C</w:t>
      </w:r>
      <w:ins w:author="Mohamed SALEM" w:date="2023-10-25T18:38:00Z" w:id="4">
        <w:r w:rsidR="00126408">
          <w:t xml:space="preserve">onsumption </w:t>
        </w:r>
      </w:ins>
      <w:r>
        <w:t>S</w:t>
      </w:r>
      <w:ins w:author="Mohamed SALEM" w:date="2023-10-25T18:38:00Z" w:id="5">
        <w:r w:rsidR="00126408">
          <w:t>core (FCS)</w:t>
        </w:r>
      </w:ins>
      <w:r>
        <w:t>, L</w:t>
      </w:r>
      <w:ins w:author="Mohamed SALEM" w:date="2023-10-25T18:38:00Z" w:id="6">
        <w:r w:rsidR="00126408">
          <w:t xml:space="preserve">ivelihood </w:t>
        </w:r>
      </w:ins>
      <w:r>
        <w:t>C</w:t>
      </w:r>
      <w:ins w:author="Mohamed SALEM" w:date="2023-10-25T18:38:00Z" w:id="7">
        <w:r w:rsidR="00126408">
          <w:t xml:space="preserve">oping </w:t>
        </w:r>
      </w:ins>
      <w:r>
        <w:t>S</w:t>
      </w:r>
      <w:ins w:author="Mohamed SALEM" w:date="2023-10-25T18:38:00Z" w:id="8">
        <w:r w:rsidR="00126408">
          <w:t>trateg</w:t>
        </w:r>
      </w:ins>
      <w:ins w:author="Mohamed SALEM" w:date="2023-10-25T18:39:00Z" w:id="9">
        <w:r w:rsidR="00DE5E87">
          <w:t>ies</w:t>
        </w:r>
      </w:ins>
      <w:ins w:author="Mohamed SALEM" w:date="2023-10-25T18:38:00Z" w:id="10">
        <w:r w:rsidR="00126408">
          <w:t xml:space="preserve"> (LCS)</w:t>
        </w:r>
      </w:ins>
      <w:r>
        <w:t>, r</w:t>
      </w:r>
      <w:ins w:author="Mohamed SALEM" w:date="2023-10-25T18:38:00Z" w:id="11">
        <w:r w:rsidR="00DE5E87">
          <w:t xml:space="preserve">educed </w:t>
        </w:r>
      </w:ins>
      <w:r>
        <w:t>C</w:t>
      </w:r>
      <w:ins w:author="Mohamed SALEM" w:date="2023-10-25T18:38:00Z" w:id="12">
        <w:r w:rsidR="00DE5E87">
          <w:t xml:space="preserve">oping </w:t>
        </w:r>
      </w:ins>
      <w:r>
        <w:t>S</w:t>
      </w:r>
      <w:ins w:author="Mohamed SALEM" w:date="2023-10-25T18:38:00Z" w:id="13">
        <w:r w:rsidR="00DE5E87">
          <w:t xml:space="preserve">trategies </w:t>
        </w:r>
      </w:ins>
      <w:r>
        <w:t>I</w:t>
      </w:r>
      <w:ins w:author="Mohamed SALEM" w:date="2023-10-25T18:38:00Z" w:id="14">
        <w:r w:rsidR="00DE5E87">
          <w:t>ndex (</w:t>
        </w:r>
        <w:proofErr w:type="spellStart"/>
        <w:r w:rsidR="00DE5E87">
          <w:t>rCSI</w:t>
        </w:r>
        <w:proofErr w:type="spellEnd"/>
        <w:r w:rsidR="00DE5E87">
          <w:t>)</w:t>
        </w:r>
      </w:ins>
      <w:r>
        <w:t>, F</w:t>
      </w:r>
      <w:ins w:author="Mohamed SALEM" w:date="2023-10-25T18:39:00Z" w:id="15">
        <w:r w:rsidR="00DE5E87">
          <w:t xml:space="preserve">ood Expenditure </w:t>
        </w:r>
      </w:ins>
      <w:del w:author="Mohamed SALEM" w:date="2023-10-25T18:39:00Z" w:id="16">
        <w:r w:rsidDel="00DE5E87">
          <w:delText>E</w:delText>
        </w:r>
      </w:del>
      <w:r>
        <w:t>S</w:t>
      </w:r>
      <w:ins w:author="Mohamed SALEM" w:date="2023-10-25T18:39:00Z" w:id="17">
        <w:r w:rsidR="00DE5E87">
          <w:t>hare (FES)</w:t>
        </w:r>
      </w:ins>
      <w:r>
        <w:t xml:space="preserve">, </w:t>
      </w:r>
      <w:ins w:author="Mohamed SALEM" w:date="2023-10-25T18:39:00Z" w:id="18">
        <w:r w:rsidR="00DE5E87">
          <w:t>I</w:t>
        </w:r>
      </w:ins>
      <w:del w:author="Mohamed SALEM" w:date="2023-10-25T18:39:00Z" w:id="19">
        <w:r w:rsidDel="00DE5E87">
          <w:delText>i</w:delText>
        </w:r>
      </w:del>
      <w:r>
        <w:t>ncome sources, and income change).</w:t>
      </w:r>
      <w:r w:rsidR="00E1594E">
        <w:t xml:space="preserve"> </w:t>
      </w:r>
      <w:ins w:author="Mohamed SALEM" w:date="2023-10-25T18:36:00Z" w:id="20">
        <w:r w:rsidR="00E1594E">
          <w:t>The aggregation</w:t>
        </w:r>
      </w:ins>
      <w:ins w:author="Mohamed SALEM" w:date="2023-10-25T18:37:00Z" w:id="21">
        <w:r w:rsidR="00E1594E">
          <w:t xml:space="preserve"> of these indicators into C</w:t>
        </w:r>
        <w:r w:rsidR="00C75EB2">
          <w:t xml:space="preserve">ARI and </w:t>
        </w:r>
        <w:proofErr w:type="spellStart"/>
        <w:r w:rsidR="00C75EB2">
          <w:t>rCARI</w:t>
        </w:r>
        <w:proofErr w:type="spellEnd"/>
        <w:r w:rsidR="00C75EB2">
          <w:t xml:space="preserve"> indices will be also compared.</w:t>
        </w:r>
      </w:ins>
      <w:r>
        <w:t xml:space="preserve"> The ECMEN indicator will not be tested in this study, as it requires a standard expenditure module, which cannot be collected over the phone. A shortened version of the standard expenditure module will be used to test the possibility of collecting FES data over the phone.</w:t>
      </w:r>
    </w:p>
    <w:p w:rsidR="001742B9" w:rsidRDefault="00256ADB" w14:paraId="6210853C" w14:textId="18E8976D">
      <w:pPr>
        <w:ind w:left="-5" w:right="132"/>
      </w:pPr>
      <w:del w:author="Mohamed SALEM" w:date="2023-10-25T18:47:00Z" w:id="22">
        <w:r w:rsidDel="00CC7356">
          <w:delText>Studying the validity of the phone modality in collecting food security indicators is a key step in judging the appropriateness of using the rCARI module to estimate food security prevalence. If needed, the validation will be followed by calibration to ensure that the modality of data collection has minimal influence on the estimate (rCARI).</w:delText>
        </w:r>
      </w:del>
    </w:p>
    <w:p w:rsidR="001742B9" w:rsidRDefault="00256ADB" w14:paraId="2ED430F4" w14:textId="432EB302">
      <w:pPr>
        <w:spacing w:after="183"/>
        <w:ind w:left="-5" w:right="132"/>
      </w:pPr>
      <w:del w:author="Mohamed SALEM" w:date="2023-10-25T18:44:00Z" w:id="23">
        <w:r w:rsidDel="00755544">
          <w:delText>However, s</w:delText>
        </w:r>
      </w:del>
      <w:ins w:author="Mohamed SALEM" w:date="2023-10-25T18:44:00Z" w:id="24">
        <w:r w:rsidR="00755544">
          <w:t>S</w:t>
        </w:r>
      </w:ins>
      <w:r>
        <w:t xml:space="preserve">everal </w:t>
      </w:r>
      <w:del w:author="Mohamed SALEM" w:date="2023-10-25T18:44:00Z" w:id="25">
        <w:r w:rsidDel="00755544">
          <w:delText>other</w:delText>
        </w:r>
      </w:del>
      <w:r>
        <w:t xml:space="preserve"> factors should be considered while reading estimates of any indicator (whether it is food security or not) when it comes from a nationally representative phone survey.</w:t>
      </w:r>
    </w:p>
    <w:p w:rsidR="001742B9" w:rsidRDefault="00256ADB" w14:paraId="1D66D889" w14:textId="77777777">
      <w:pPr>
        <w:numPr>
          <w:ilvl w:val="0"/>
          <w:numId w:val="1"/>
        </w:numPr>
        <w:spacing w:after="182"/>
        <w:ind w:right="132" w:hanging="218"/>
      </w:pPr>
      <w:r>
        <w:t xml:space="preserve">Mobile phone ownership (mobile phone penetration rate) excluded the most vulnerable population from the sample. In some countries where WFP operates, the penetration rate is as low as </w:t>
      </w:r>
      <w:proofErr w:type="gramStart"/>
      <w:r>
        <w:t>30</w:t>
      </w:r>
      <w:proofErr w:type="gramEnd"/>
    </w:p>
    <w:p w:rsidR="001742B9" w:rsidRDefault="00256ADB" w14:paraId="0D8DB5B9" w14:textId="77777777">
      <w:pPr>
        <w:numPr>
          <w:ilvl w:val="0"/>
          <w:numId w:val="1"/>
        </w:numPr>
        <w:spacing w:after="182"/>
        <w:ind w:right="132" w:hanging="218"/>
      </w:pPr>
      <w:r>
        <w:t>Mobile phone network coverage: Even in countries with high penetration rates, network coverage could be a problem, especially when electricity cuts are frequent and local infrastructure, such as communication masts, are not evenly distributed (World Bank, 2020).</w:t>
      </w:r>
    </w:p>
    <w:p w:rsidR="001742B9" w:rsidRDefault="00256ADB" w14:paraId="1081254B" w14:textId="77777777">
      <w:pPr>
        <w:numPr>
          <w:ilvl w:val="0"/>
          <w:numId w:val="1"/>
        </w:numPr>
        <w:ind w:right="132" w:hanging="218"/>
      </w:pPr>
      <w:r>
        <w:t>Response rate: It is well documented that the response rate in phone surveys is usually lower than in face-to-face surveys (</w:t>
      </w:r>
      <w:proofErr w:type="spellStart"/>
      <w:r>
        <w:t>L’Engle</w:t>
      </w:r>
      <w:proofErr w:type="spellEnd"/>
      <w:r>
        <w:t xml:space="preserve"> et al., 2018; World Bank, 2020).</w:t>
      </w:r>
    </w:p>
    <w:p w:rsidR="001742B9" w:rsidRDefault="00256ADB" w14:paraId="458072BB" w14:textId="77777777">
      <w:pPr>
        <w:ind w:left="-5" w:right="132"/>
      </w:pPr>
      <w:r>
        <w:t xml:space="preserve">These factors usually lead to a skewed sample; nevertheless, there are several weighting techniques to adjust the results of phone surveys based on the demographics of the most recent face-to-face surveys (Nagpal et al. 2021; </w:t>
      </w:r>
      <w:proofErr w:type="spellStart"/>
      <w:r>
        <w:t>Glazerman</w:t>
      </w:r>
      <w:proofErr w:type="spellEnd"/>
      <w:r>
        <w:t xml:space="preserve"> et al. 2020; Valliant et al. 2013; </w:t>
      </w:r>
      <w:proofErr w:type="spellStart"/>
      <w:r>
        <w:t>Elkasabi</w:t>
      </w:r>
      <w:proofErr w:type="spellEnd"/>
      <w:r>
        <w:t>, 2015).</w:t>
      </w:r>
    </w:p>
    <w:p w:rsidR="001742B9" w:rsidRDefault="00CC7356" w14:paraId="6BBE4A85" w14:textId="7EB30D80">
      <w:pPr>
        <w:ind w:left="-5" w:right="132"/>
        <w:rPr>
          <w:ins w:author="Mohamed SALEM" w:date="2023-10-25T18:47:00Z" w:id="26"/>
        </w:rPr>
      </w:pPr>
      <w:ins w:author="Mohamed SALEM" w:date="2023-10-25T18:45:00Z" w:id="27">
        <w:r>
          <w:t xml:space="preserve">In general, </w:t>
        </w:r>
      </w:ins>
      <w:ins w:author="Mohamed SALEM" w:date="2023-10-25T18:46:00Z" w:id="28">
        <w:r>
          <w:t>t</w:t>
        </w:r>
      </w:ins>
      <w:del w:author="Mohamed SALEM" w:date="2023-10-25T18:45:00Z" w:id="29">
        <w:r w:rsidDel="00CC7356" w:rsidR="00256ADB">
          <w:delText>T</w:delText>
        </w:r>
      </w:del>
      <w:r w:rsidR="00256ADB">
        <w:t xml:space="preserve">his study does not </w:t>
      </w:r>
      <w:ins w:author="Mohamed SALEM" w:date="2023-10-25T18:46:00Z" w:id="30">
        <w:r>
          <w:t xml:space="preserve">focus on </w:t>
        </w:r>
      </w:ins>
      <w:del w:author="Mohamed SALEM" w:date="2023-10-25T18:46:00Z" w:id="31">
        <w:r w:rsidDel="00CC7356" w:rsidR="00256ADB">
          <w:delText>cover</w:delText>
        </w:r>
      </w:del>
      <w:r w:rsidR="00256ADB">
        <w:t xml:space="preserve"> weighting techniques to adjust for the sampling frame and response rate </w:t>
      </w:r>
      <w:del w:author="Mohamed SALEM" w:date="2023-10-25T18:48:00Z" w:id="32">
        <w:r w:rsidDel="00CD5017" w:rsidR="00256ADB">
          <w:delText xml:space="preserve">issued </w:delText>
        </w:r>
      </w:del>
      <w:proofErr w:type="spellStart"/>
      <w:ins w:author="Mohamed SALEM" w:date="2023-10-25T18:48:00Z" w:id="33">
        <w:r w:rsidR="00CD5017">
          <w:t>skw</w:t>
        </w:r>
        <w:r w:rsidR="000A4369">
          <w:t>eeness</w:t>
        </w:r>
      </w:ins>
      <w:proofErr w:type="spellEnd"/>
      <w:del w:author="Mohamed SALEM" w:date="2023-10-25T18:48:00Z" w:id="34">
        <w:r w:rsidDel="000A4369" w:rsidR="00256ADB">
          <w:delText xml:space="preserve">to produce </w:delText>
        </w:r>
      </w:del>
      <w:del w:author="Mohamed SALEM" w:date="2023-10-25T18:45:00Z" w:id="35">
        <w:r w:rsidDel="00994DC0" w:rsidR="00256ADB">
          <w:delText xml:space="preserve">a </w:delText>
        </w:r>
      </w:del>
      <w:del w:author="Mohamed SALEM" w:date="2023-10-25T18:48:00Z" w:id="36">
        <w:r w:rsidDel="000A4369" w:rsidR="00256ADB">
          <w:delText>national estimate</w:delText>
        </w:r>
      </w:del>
      <w:r w:rsidR="00256ADB">
        <w:t>.</w:t>
      </w:r>
      <w:del w:author="Mohamed SALEM" w:date="2023-10-25T18:48:00Z" w:id="37">
        <w:r w:rsidDel="000A4369" w:rsidR="00256ADB">
          <w:delText xml:space="preserve"> This has been covered in the literature, and several studies have been conducted to control for these biases</w:delText>
        </w:r>
      </w:del>
      <w:r w:rsidR="00256ADB">
        <w:t>.</w:t>
      </w:r>
      <w:ins w:author="Mohamed SALEM" w:date="2023-10-25T18:46:00Z" w:id="38">
        <w:r w:rsidR="0056332D">
          <w:t xml:space="preserve"> However, the study design adopted in Central African Republic CAR, could allow for </w:t>
        </w:r>
      </w:ins>
      <w:ins w:author="Mohamed SALEM" w:date="2023-10-25T18:47:00Z" w:id="39">
        <w:r w:rsidR="001838AD">
          <w:t xml:space="preserve">testing of sample </w:t>
        </w:r>
        <w:r w:rsidR="00CD5017">
          <w:t xml:space="preserve">skewness due to </w:t>
        </w:r>
      </w:ins>
      <w:ins w:author="Mohamed SALEM" w:date="2023-10-25T18:48:00Z" w:id="40">
        <w:r w:rsidR="000A4369">
          <w:t xml:space="preserve">mobile phone ownership and coverage. </w:t>
        </w:r>
      </w:ins>
    </w:p>
    <w:p w:rsidR="001838AD" w:rsidRDefault="000A4369" w14:paraId="5F1DADBD" w14:textId="178B48B5">
      <w:pPr>
        <w:ind w:left="-5" w:right="132"/>
      </w:pPr>
      <w:ins w:author="Mohamed SALEM" w:date="2023-10-25T18:48:00Z" w:id="41">
        <w:r>
          <w:t xml:space="preserve">The </w:t>
        </w:r>
      </w:ins>
      <w:ins w:author="Mohamed SALEM" w:date="2023-10-25T18:49:00Z" w:id="42">
        <w:r>
          <w:t xml:space="preserve">main objective of the study is to </w:t>
        </w:r>
      </w:ins>
      <w:ins w:author="Mohamed SALEM" w:date="2023-10-25T18:47:00Z" w:id="43">
        <w:del w:author="Mohamed SALEM" w:date="2023-10-25T18:49:00Z" w:id="44">
          <w:r w:rsidDel="000A4369" w:rsidR="001838AD">
            <w:delText xml:space="preserve">Studying the </w:delText>
          </w:r>
        </w:del>
      </w:ins>
      <w:ins w:author="Mohamed SALEM" w:date="2023-10-25T18:49:00Z" w:id="45">
        <w:r>
          <w:t xml:space="preserve">test the </w:t>
        </w:r>
      </w:ins>
      <w:ins w:author="Mohamed SALEM" w:date="2023-10-25T18:47:00Z" w:id="46">
        <w:r w:rsidR="001838AD">
          <w:t xml:space="preserve">validity of the phone modality in collecting food security indicators </w:t>
        </w:r>
        <w:del w:author="Mohamed SALEM" w:date="2023-10-25T18:49:00Z" w:id="47">
          <w:r w:rsidDel="000A4369" w:rsidR="001838AD">
            <w:delText>is a key step in</w:delText>
          </w:r>
        </w:del>
      </w:ins>
      <w:ins w:author="Mohamed SALEM" w:date="2023-10-25T18:49:00Z" w:id="48">
        <w:r>
          <w:t>to</w:t>
        </w:r>
      </w:ins>
      <w:ins w:author="Mohamed SALEM" w:date="2023-10-25T18:47:00Z" w:id="49">
        <w:r w:rsidR="001838AD">
          <w:t xml:space="preserve"> judging the appropriateness of using </w:t>
        </w:r>
      </w:ins>
      <w:ins w:author="Mohamed SALEM" w:date="2023-10-25T18:49:00Z" w:id="50">
        <w:r>
          <w:t xml:space="preserve">the different components of </w:t>
        </w:r>
      </w:ins>
      <w:ins w:author="Mohamed SALEM" w:date="2023-10-25T18:47:00Z" w:id="51">
        <w:r w:rsidR="001838AD">
          <w:t xml:space="preserve">the </w:t>
        </w:r>
        <w:proofErr w:type="spellStart"/>
        <w:r w:rsidR="001838AD">
          <w:t>rCARI</w:t>
        </w:r>
        <w:proofErr w:type="spellEnd"/>
        <w:r w:rsidR="001838AD">
          <w:t xml:space="preserve"> module to estimate food security prevalence</w:t>
        </w:r>
      </w:ins>
      <w:ins w:author="Mohamed SALEM" w:date="2023-10-25T18:49:00Z" w:id="52">
        <w:r w:rsidR="00611E84">
          <w:t xml:space="preserve"> in </w:t>
        </w:r>
      </w:ins>
      <w:ins w:author="Mohamed SALEM" w:date="2023-10-25T18:50:00Z" w:id="53">
        <w:r w:rsidR="00611E84">
          <w:t>the same comparable population</w:t>
        </w:r>
      </w:ins>
      <w:ins w:author="Mohamed SALEM" w:date="2023-10-25T18:47:00Z" w:id="54">
        <w:r w:rsidR="001838AD">
          <w:t>. If needed, the validation will be followed by calibration to ensure that the modality of data collection has minimal influence on the estimate (</w:t>
        </w:r>
        <w:proofErr w:type="spellStart"/>
        <w:r w:rsidR="001838AD">
          <w:t>rCARI</w:t>
        </w:r>
        <w:proofErr w:type="spellEnd"/>
        <w:r w:rsidR="001838AD">
          <w:t>).</w:t>
        </w:r>
      </w:ins>
    </w:p>
    <w:p w:rsidR="001742B9" w:rsidRDefault="00256ADB" w14:paraId="7E3DC14E" w14:textId="77777777">
      <w:pPr>
        <w:pStyle w:val="Heading1"/>
        <w:ind w:left="469" w:hanging="484"/>
      </w:pPr>
      <w:r>
        <w:t>Study design</w:t>
      </w:r>
    </w:p>
    <w:p w:rsidR="001742B9" w:rsidRDefault="00256ADB" w14:paraId="222DCA3E" w14:textId="4D56A18E">
      <w:pPr>
        <w:spacing w:after="342"/>
        <w:ind w:left="-5" w:right="132"/>
      </w:pPr>
      <w:r>
        <w:t xml:space="preserve">The study was implemented in a randomized controlled setup to achieve the main objective of this study. Food security data were collected from two statistically comparable groups of households within the same sample. Stand-alone standardized remote and face-to-face questionnaires </w:t>
      </w:r>
      <w:del w:author="Mohamed SALEM" w:date="2023-10-25T18:51:00Z" w:id="55">
        <w:r w:rsidDel="00245673">
          <w:delText>will be</w:delText>
        </w:r>
      </w:del>
      <w:ins w:author="Mohamed SALEM" w:date="2023-10-25T18:51:00Z" w:id="56">
        <w:r w:rsidR="00245673">
          <w:t>were</w:t>
        </w:r>
      </w:ins>
      <w:r>
        <w:t xml:space="preserve"> administered to sampled households randomized to receive either modalities-remote or face-</w:t>
      </w:r>
      <w:proofErr w:type="spellStart"/>
      <w:r>
        <w:t>toface</w:t>
      </w:r>
      <w:proofErr w:type="spellEnd"/>
      <w:r>
        <w:t xml:space="preserve">. The study </w:t>
      </w:r>
      <w:del w:author="Mohamed SALEM" w:date="2023-10-25T18:51:00Z" w:id="57">
        <w:r w:rsidDel="00245673">
          <w:delText>will be</w:delText>
        </w:r>
      </w:del>
      <w:ins w:author="Mohamed SALEM" w:date="2023-10-25T18:51:00Z" w:id="58">
        <w:r w:rsidR="00245673">
          <w:t>was</w:t>
        </w:r>
      </w:ins>
      <w:r>
        <w:t xml:space="preserve"> implemented </w:t>
      </w:r>
      <w:ins w:author="Mohamed SALEM" w:date="2023-10-25T18:51:00Z" w:id="59">
        <w:r w:rsidR="00245673">
          <w:t xml:space="preserve">in three countries </w:t>
        </w:r>
      </w:ins>
      <w:ins w:author="Mohamed SALEM" w:date="2023-10-25T18:52:00Z" w:id="60">
        <w:r>
          <w:t xml:space="preserve">(Ecuador, CAR, and Myanmar) </w:t>
        </w:r>
      </w:ins>
      <w:ins w:author="Mohamed SALEM" w:date="2023-10-25T18:51:00Z" w:id="61">
        <w:r w:rsidR="00245673">
          <w:t xml:space="preserve">and </w:t>
        </w:r>
        <w:r>
          <w:t>other three countries are p</w:t>
        </w:r>
      </w:ins>
      <w:ins w:author="Mohamed SALEM" w:date="2023-10-25T18:52:00Z" w:id="62">
        <w:r>
          <w:t xml:space="preserve">lanned. </w:t>
        </w:r>
      </w:ins>
      <w:del w:author="Mohamed SALEM" w:date="2023-10-25T18:52:00Z" w:id="63">
        <w:r w:rsidDel="00256ADB">
          <w:delText>across six countries: two in Africa, two Latin America, one in Southeast Asia, and one in the Middle East</w:delText>
        </w:r>
      </w:del>
      <w:r>
        <w:t>.</w:t>
      </w:r>
    </w:p>
    <w:p w:rsidR="001742B9" w:rsidRDefault="00256ADB" w14:paraId="51B47E92" w14:textId="77777777">
      <w:pPr>
        <w:pStyle w:val="Heading2"/>
        <w:ind w:left="598" w:hanging="613"/>
      </w:pPr>
      <w:r>
        <w:t>Selection of study areas and participants</w:t>
      </w:r>
    </w:p>
    <w:p w:rsidR="001742B9" w:rsidRDefault="00256ADB" w14:paraId="14687CE9" w14:textId="51450E7B">
      <w:pPr>
        <w:spacing w:after="341"/>
        <w:ind w:left="-5" w:right="132"/>
      </w:pPr>
      <w:del w:author="Mohamed SALEM" w:date="2023-10-27T08:34:00Z" w:id="64">
        <w:r w:rsidDel="002503C9">
          <w:delText>The selection of the villages where the study will take place is described in (</w:delText>
        </w:r>
        <w:commentRangeStart w:id="65"/>
        <w:commentRangeStart w:id="66"/>
        <w:r w:rsidDel="002503C9">
          <w:delText xml:space="preserve">figure 1). </w:delText>
        </w:r>
        <w:commentRangeEnd w:id="65"/>
        <w:r w:rsidDel="002503C9" w:rsidR="008025A3">
          <w:rPr>
            <w:rStyle w:val="CommentReference"/>
          </w:rPr>
          <w:commentReference w:id="65"/>
        </w:r>
      </w:del>
      <w:commentRangeEnd w:id="66"/>
      <w:r w:rsidR="00AA6B99">
        <w:rPr>
          <w:rStyle w:val="CommentReference"/>
        </w:rPr>
        <w:commentReference w:id="66"/>
      </w:r>
      <w:r>
        <w:t xml:space="preserve">After taking informed consent from potential participants/respondents, initial listing of households to form the sampling frame </w:t>
      </w:r>
      <w:del w:author="Mohamed SALEM" w:date="2023-10-27T08:35:00Z" w:id="68">
        <w:r w:rsidDel="00E060EC">
          <w:delText>will be</w:delText>
        </w:r>
      </w:del>
      <w:ins w:author="Mohamed SALEM" w:date="2023-10-27T08:35:00Z" w:id="69">
        <w:r w:rsidR="00E060EC">
          <w:t>was</w:t>
        </w:r>
      </w:ins>
      <w:r>
        <w:t xml:space="preserve"> conducted (list a minimum of 100 households per village/lowest admin area/camp, i.e., 2000hh in total). For purposes of statistical comparison, demographic information </w:t>
      </w:r>
      <w:del w:author="Mohamed SALEM" w:date="2023-10-27T08:35:00Z" w:id="70">
        <w:r w:rsidDel="00077EB9">
          <w:delText>will be</w:delText>
        </w:r>
      </w:del>
      <w:ins w:author="Mohamed SALEM" w:date="2023-10-27T08:35:00Z" w:id="71">
        <w:r w:rsidR="00077EB9">
          <w:t>were</w:t>
        </w:r>
      </w:ins>
      <w:r>
        <w:t xml:space="preserve"> collected from all the 2000 households during the listing phase</w:t>
      </w:r>
      <w:ins w:author="Mohamed SALEM" w:date="2023-10-27T08:35:00Z" w:id="72">
        <w:r w:rsidR="00077EB9">
          <w:t xml:space="preserve"> in Ecuador and CAR</w:t>
        </w:r>
      </w:ins>
      <w:r>
        <w:t xml:space="preserve">. </w:t>
      </w:r>
      <w:commentRangeStart w:id="73"/>
      <w:ins w:author="Mohamed SALEM" w:date="2023-10-27T08:38:00Z" w:id="74">
        <w:r w:rsidR="000F03B9">
          <w:t>In Myanmar</w:t>
        </w:r>
      </w:ins>
      <w:commentRangeEnd w:id="73"/>
      <w:ins w:author="Mohamed SALEM" w:date="2023-10-27T08:39:00Z" w:id="75">
        <w:r w:rsidR="00AB1DEE">
          <w:rPr>
            <w:rStyle w:val="CommentReference"/>
          </w:rPr>
          <w:commentReference w:id="73"/>
        </w:r>
      </w:ins>
      <w:ins w:author="Alirah WEYORI" w:date="2023-10-27T08:41:00Z" w:id="77">
        <w:r w:rsidR="00404729">
          <w:t>, the initial sample</w:t>
        </w:r>
      </w:ins>
      <w:ins w:author="Alirah WEYORI" w:date="2023-10-27T08:42:00Z" w:id="78">
        <w:r w:rsidR="000B20F9">
          <w:t xml:space="preserve"> was 1665</w:t>
        </w:r>
        <w:r w:rsidR="00311030">
          <w:t xml:space="preserve"> due to disparities in </w:t>
        </w:r>
      </w:ins>
      <w:ins w:author="Alirah WEYORI" w:date="2023-10-27T08:43:00Z" w:id="79">
        <w:r w:rsidR="00E44690">
          <w:t xml:space="preserve">the different </w:t>
        </w:r>
        <w:r w:rsidR="009A4D4E">
          <w:t>camp</w:t>
        </w:r>
        <w:r w:rsidR="000852E0">
          <w:t xml:space="preserve"> populations</w:t>
        </w:r>
      </w:ins>
      <w:ins w:author="Alirah WEYORI" w:date="2023-10-27T08:44:00Z" w:id="80">
        <w:r w:rsidR="000852E0">
          <w:t>.</w:t>
        </w:r>
      </w:ins>
      <w:ins w:author="Mohamed SALEM" w:date="2023-10-27T08:38:00Z" w:id="81">
        <w:r w:rsidR="000F03B9">
          <w:t xml:space="preserve"> </w:t>
        </w:r>
      </w:ins>
      <w:r>
        <w:t xml:space="preserve">The listed households </w:t>
      </w:r>
      <w:del w:author="Mohamed SALEM" w:date="2023-10-27T08:35:00Z" w:id="82">
        <w:r w:rsidDel="00077EB9">
          <w:delText>will be</w:delText>
        </w:r>
      </w:del>
      <w:ins w:author="Mohamed SALEM" w:date="2023-10-27T08:35:00Z" w:id="83">
        <w:r w:rsidR="00077EB9">
          <w:t>were</w:t>
        </w:r>
      </w:ins>
      <w:r>
        <w:t xml:space="preserve"> randomly assigned to receive one of two modalities</w:t>
      </w:r>
      <w:del w:author="Mohamed SALEM" w:date="2023-10-27T08:36:00Z" w:id="84">
        <w:r w:rsidDel="00201A29">
          <w:delText xml:space="preserve"> using a </w:delText>
        </w:r>
      </w:del>
      <w:commentRangeStart w:id="85"/>
      <w:del w:author="Mohamed SALEM" w:date="2023-10-27T08:34:00Z" w:id="86">
        <w:r w:rsidDel="002503C9">
          <w:delText xml:space="preserve">double-blinded </w:delText>
        </w:r>
        <w:commentRangeEnd w:id="85"/>
        <w:r w:rsidDel="002503C9" w:rsidR="002503C9">
          <w:rPr>
            <w:rStyle w:val="CommentReference"/>
          </w:rPr>
          <w:commentReference w:id="85"/>
        </w:r>
      </w:del>
      <w:del w:author="Mohamed SALEM" w:date="2023-10-27T08:36:00Z" w:id="88">
        <w:r w:rsidDel="00201A29">
          <w:delText>method</w:delText>
        </w:r>
      </w:del>
      <w:r>
        <w:t>; 1000 households</w:t>
      </w:r>
      <w:ins w:author="Alirah WEYORI" w:date="2023-10-27T08:44:00Z" w:id="89">
        <w:r>
          <w:t xml:space="preserve"> </w:t>
        </w:r>
        <w:r w:rsidR="000852E0">
          <w:t>(half of the sample)</w:t>
        </w:r>
      </w:ins>
      <w:r>
        <w:t xml:space="preserve"> receiving the remote/phone interview (called the treatment group) and 1000 households</w:t>
      </w:r>
      <w:ins w:author="Alirah WEYORI" w:date="2023-10-27T08:44:00Z" w:id="90">
        <w:r>
          <w:t xml:space="preserve"> </w:t>
        </w:r>
        <w:r w:rsidR="000852E0">
          <w:t>(remaining half)</w:t>
        </w:r>
      </w:ins>
      <w:r>
        <w:t xml:space="preserve"> assigned </w:t>
      </w:r>
      <w:del w:author="Alirah WEYORI" w:date="2023-10-27T08:45:00Z" w:id="91">
        <w:r>
          <w:delText xml:space="preserve">receive the </w:delText>
        </w:r>
      </w:del>
      <w:r>
        <w:t xml:space="preserve">face-to-face interview (called the control group). The study </w:t>
      </w:r>
      <w:del w:author="Alirah WEYORI" w:date="2023-10-27T08:45:00Z" w:id="92">
        <w:r>
          <w:delText>will</w:delText>
        </w:r>
        <w:r w:rsidDel="0042422D">
          <w:delText xml:space="preserve"> </w:delText>
        </w:r>
      </w:del>
      <w:ins w:author="Alirah WEYORI" w:date="2023-10-27T08:45:00Z" w:id="93">
        <w:r w:rsidR="0042422D">
          <w:t>targeted</w:t>
        </w:r>
        <w:r>
          <w:t xml:space="preserve"> </w:t>
        </w:r>
      </w:ins>
      <w:del w:author="Alirah WEYORI" w:date="2023-10-27T08:45:00Z" w:id="94">
        <w:r>
          <w:delText xml:space="preserve">aim to achieve </w:delText>
        </w:r>
      </w:del>
      <w:r>
        <w:t>a minimum of 600 completed interviews for each modality.</w:t>
      </w:r>
    </w:p>
    <w:p w:rsidR="001742B9" w:rsidRDefault="00256ADB" w14:paraId="078CB045" w14:textId="77777777">
      <w:pPr>
        <w:pStyle w:val="Heading2"/>
        <w:ind w:left="598" w:hanging="613"/>
      </w:pPr>
      <w:r>
        <w:t>Implementation</w:t>
      </w:r>
    </w:p>
    <w:p w:rsidR="001742B9" w:rsidRDefault="00256ADB" w14:paraId="3B52EE54" w14:textId="77777777">
      <w:pPr>
        <w:ind w:left="-5" w:right="132"/>
      </w:pPr>
      <w:r>
        <w:t xml:space="preserve">The fieldwork was originally planned to take place over a </w:t>
      </w:r>
      <w:proofErr w:type="gramStart"/>
      <w:r>
        <w:t>3 week</w:t>
      </w:r>
      <w:proofErr w:type="gramEnd"/>
      <w:r>
        <w:t xml:space="preserve"> period (covering enumerator training, adjusting questionnaire and actual household interviews) in each country. However, because unforeseen challenges as will discussed later, data collection was extended by 2 to 3 weeks depending on the country.</w:t>
      </w:r>
    </w:p>
    <w:p w:rsidR="001742B9" w:rsidRDefault="00256ADB" w14:paraId="778DED3F" w14:textId="77777777">
      <w:pPr>
        <w:pStyle w:val="Heading1"/>
        <w:ind w:left="469" w:hanging="484"/>
      </w:pPr>
      <w:r>
        <w:t>Sample Completion</w:t>
      </w:r>
    </w:p>
    <w:p w:rsidR="00AB1DEE" w:rsidRDefault="00AB1DEE" w14:paraId="46E8A8F3" w14:textId="77777777">
      <w:pPr>
        <w:ind w:left="-5" w:right="132"/>
        <w:rPr>
          <w:ins w:author="Mohamed SALEM" w:date="2023-10-27T08:39:00Z" w:id="95"/>
        </w:rPr>
      </w:pPr>
    </w:p>
    <w:p w:rsidR="00AB1DEE" w:rsidRDefault="00AB1DEE" w14:paraId="0CBE00DB" w14:textId="77777777">
      <w:pPr>
        <w:ind w:left="-5" w:right="132"/>
        <w:rPr>
          <w:ins w:author="Mohamed SALEM" w:date="2023-10-27T08:39:00Z" w:id="96"/>
        </w:rPr>
      </w:pPr>
    </w:p>
    <w:p w:rsidR="00AB1DEE" w:rsidRDefault="00AB1DEE" w14:paraId="1FCB2699" w14:textId="77777777">
      <w:pPr>
        <w:ind w:left="-5" w:right="132"/>
        <w:rPr>
          <w:ins w:author="Mohamed SALEM" w:date="2023-10-27T08:39:00Z" w:id="97"/>
        </w:rPr>
      </w:pPr>
    </w:p>
    <w:p w:rsidR="00AB1DEE" w:rsidRDefault="00AB1DEE" w14:paraId="0014787F" w14:textId="77777777">
      <w:pPr>
        <w:ind w:left="-5" w:right="132"/>
        <w:rPr>
          <w:ins w:author="Mohamed SALEM" w:date="2023-10-27T08:39:00Z" w:id="98"/>
        </w:rPr>
      </w:pPr>
    </w:p>
    <w:p w:rsidR="00AB1DEE" w:rsidRDefault="00AB1DEE" w14:paraId="6D3F033D" w14:textId="77777777">
      <w:pPr>
        <w:ind w:left="-5" w:right="132"/>
        <w:rPr>
          <w:ins w:author="Mohamed SALEM" w:date="2023-10-27T08:39:00Z" w:id="99"/>
        </w:rPr>
      </w:pPr>
    </w:p>
    <w:p w:rsidR="001742B9" w:rsidRDefault="00256ADB" w14:paraId="1AD376D6" w14:textId="0DED8CCB">
      <w:pPr>
        <w:ind w:left="-5" w:right="132"/>
      </w:pPr>
      <w:r>
        <w:t>Table 1 shows the total sample as well as interviews completed in the initial 3 countries of the study.</w:t>
      </w:r>
    </w:p>
    <w:p w:rsidR="001742B9" w:rsidRDefault="00256ADB" w14:paraId="3D82A744" w14:textId="77777777">
      <w:pPr>
        <w:spacing w:after="0" w:line="259" w:lineRule="auto"/>
        <w:jc w:val="center"/>
      </w:pPr>
      <w:r>
        <w:t>Table 1: Survey Completion by Country</w:t>
      </w:r>
    </w:p>
    <w:tbl>
      <w:tblPr>
        <w:tblW w:w="8700" w:type="dxa"/>
        <w:tblInd w:w="570" w:type="dxa"/>
        <w:tblCellMar>
          <w:top w:w="35" w:type="dxa"/>
          <w:bottom w:w="39" w:type="dxa"/>
          <w:right w:w="115" w:type="dxa"/>
        </w:tblCellMar>
        <w:tblLook w:val="04A0" w:firstRow="1" w:lastRow="0" w:firstColumn="1" w:lastColumn="0" w:noHBand="0" w:noVBand="1"/>
        <w:tblPrChange w:author="Mohamed SALEM" w:date="2023-10-27T08:40:00Z" w:id="100">
          <w:tblPr>
            <w:tblW w:w="8220" w:type="dxa"/>
            <w:tblInd w:w="570" w:type="dxa"/>
            <w:tblCellMar>
              <w:top w:w="35" w:type="dxa"/>
              <w:bottom w:w="39" w:type="dxa"/>
              <w:right w:w="115" w:type="dxa"/>
            </w:tblCellMar>
            <w:tblLook w:val="04A0" w:firstRow="1" w:lastRow="0" w:firstColumn="1" w:lastColumn="0" w:noHBand="0" w:noVBand="1"/>
          </w:tblPr>
        </w:tblPrChange>
      </w:tblPr>
      <w:tblGrid>
        <w:gridCol w:w="2038"/>
        <w:gridCol w:w="1548"/>
        <w:gridCol w:w="1548"/>
        <w:gridCol w:w="1548"/>
        <w:gridCol w:w="2018"/>
        <w:tblGridChange w:id="101">
          <w:tblGrid>
            <w:gridCol w:w="2038"/>
            <w:gridCol w:w="1548"/>
            <w:gridCol w:w="1548"/>
            <w:gridCol w:w="1548"/>
            <w:gridCol w:w="1538"/>
          </w:tblGrid>
        </w:tblGridChange>
      </w:tblGrid>
      <w:tr w:rsidR="001742B9" w:rsidTr="0004491C" w14:paraId="2CCC4CDF" w14:textId="77777777">
        <w:trPr>
          <w:trHeight w:val="267"/>
          <w:trPrChange w:author="Mohamed SALEM" w:date="2023-10-27T08:40:00Z" w:id="102">
            <w:trPr>
              <w:trHeight w:val="267"/>
            </w:trPr>
          </w:trPrChange>
        </w:trPr>
        <w:tc>
          <w:tcPr>
            <w:tcW w:w="2038" w:type="dxa"/>
            <w:tcBorders>
              <w:top w:val="single" w:color="000000" w:sz="3" w:space="0"/>
              <w:left w:val="nil"/>
              <w:bottom w:val="nil"/>
              <w:right w:val="nil"/>
            </w:tcBorders>
            <w:tcPrChange w:author="Mohamed SALEM" w:date="2023-10-27T08:40:00Z" w:id="103">
              <w:tcPr>
                <w:tcW w:w="2037" w:type="dxa"/>
                <w:tcBorders>
                  <w:top w:val="single" w:color="000000" w:sz="3" w:space="0"/>
                  <w:left w:val="nil"/>
                  <w:bottom w:val="nil"/>
                  <w:right w:val="nil"/>
                </w:tcBorders>
              </w:tcPr>
            </w:tcPrChange>
          </w:tcPr>
          <w:p w:rsidR="001742B9" w:rsidRDefault="001742B9" w14:paraId="5857A608" w14:textId="77777777">
            <w:pPr>
              <w:spacing w:after="160" w:line="259" w:lineRule="auto"/>
              <w:ind w:left="0" w:right="0" w:firstLine="0"/>
              <w:jc w:val="left"/>
            </w:pPr>
          </w:p>
        </w:tc>
        <w:tc>
          <w:tcPr>
            <w:tcW w:w="1548" w:type="dxa"/>
            <w:tcBorders>
              <w:top w:val="single" w:color="000000" w:sz="3" w:space="0"/>
              <w:left w:val="nil"/>
              <w:bottom w:val="nil"/>
              <w:right w:val="nil"/>
            </w:tcBorders>
            <w:tcPrChange w:author="Mohamed SALEM" w:date="2023-10-27T08:40:00Z" w:id="104">
              <w:tcPr>
                <w:tcW w:w="1548" w:type="dxa"/>
                <w:tcBorders>
                  <w:top w:val="single" w:color="000000" w:sz="3" w:space="0"/>
                  <w:left w:val="nil"/>
                  <w:bottom w:val="nil"/>
                  <w:right w:val="nil"/>
                </w:tcBorders>
              </w:tcPr>
            </w:tcPrChange>
          </w:tcPr>
          <w:p w:rsidR="001742B9" w:rsidRDefault="001742B9" w14:paraId="358961F0" w14:textId="77777777">
            <w:pPr>
              <w:spacing w:after="160" w:line="259" w:lineRule="auto"/>
              <w:ind w:left="0" w:right="0" w:firstLine="0"/>
              <w:jc w:val="left"/>
            </w:pPr>
          </w:p>
        </w:tc>
        <w:tc>
          <w:tcPr>
            <w:tcW w:w="3096" w:type="dxa"/>
            <w:gridSpan w:val="2"/>
            <w:tcBorders>
              <w:top w:val="single" w:color="000000" w:sz="3" w:space="0"/>
              <w:left w:val="nil"/>
              <w:bottom w:val="nil"/>
              <w:right w:val="nil"/>
            </w:tcBorders>
            <w:tcPrChange w:author="Mohamed SALEM" w:date="2023-10-27T08:40:00Z" w:id="105">
              <w:tcPr>
                <w:tcW w:w="3096" w:type="dxa"/>
                <w:gridSpan w:val="2"/>
                <w:tcBorders>
                  <w:top w:val="single" w:color="000000" w:sz="3" w:space="0"/>
                  <w:left w:val="nil"/>
                  <w:bottom w:val="nil"/>
                  <w:right w:val="nil"/>
                </w:tcBorders>
              </w:tcPr>
            </w:tcPrChange>
          </w:tcPr>
          <w:p w:rsidR="001742B9" w:rsidRDefault="00256ADB" w14:paraId="727F16A4" w14:textId="77777777">
            <w:pPr>
              <w:spacing w:after="0" w:line="259" w:lineRule="auto"/>
              <w:ind w:left="0" w:right="15" w:firstLine="0"/>
              <w:jc w:val="center"/>
            </w:pPr>
            <w:r>
              <w:t>Country</w:t>
            </w:r>
          </w:p>
        </w:tc>
        <w:tc>
          <w:tcPr>
            <w:tcW w:w="2018" w:type="dxa"/>
            <w:tcBorders>
              <w:top w:val="single" w:color="000000" w:sz="3" w:space="0"/>
              <w:left w:val="nil"/>
              <w:bottom w:val="nil"/>
              <w:right w:val="nil"/>
            </w:tcBorders>
            <w:tcPrChange w:author="Mohamed SALEM" w:date="2023-10-27T08:40:00Z" w:id="106">
              <w:tcPr>
                <w:tcW w:w="1538" w:type="dxa"/>
                <w:tcBorders>
                  <w:top w:val="single" w:color="000000" w:sz="3" w:space="0"/>
                  <w:left w:val="nil"/>
                  <w:bottom w:val="nil"/>
                  <w:right w:val="nil"/>
                </w:tcBorders>
              </w:tcPr>
            </w:tcPrChange>
          </w:tcPr>
          <w:p w:rsidR="001742B9" w:rsidRDefault="001742B9" w14:paraId="10948558" w14:textId="77777777">
            <w:pPr>
              <w:spacing w:after="160" w:line="259" w:lineRule="auto"/>
              <w:ind w:left="0" w:right="0" w:firstLine="0"/>
              <w:jc w:val="left"/>
            </w:pPr>
          </w:p>
        </w:tc>
      </w:tr>
      <w:tr w:rsidR="001742B9" w:rsidTr="0004491C" w14:paraId="4A0779BB" w14:textId="77777777">
        <w:trPr>
          <w:trHeight w:val="275"/>
          <w:trPrChange w:author="Mohamed SALEM" w:date="2023-10-27T08:40:00Z" w:id="107">
            <w:trPr>
              <w:trHeight w:val="275"/>
            </w:trPr>
          </w:trPrChange>
        </w:trPr>
        <w:tc>
          <w:tcPr>
            <w:tcW w:w="2038" w:type="dxa"/>
            <w:tcBorders>
              <w:top w:val="nil"/>
              <w:left w:val="nil"/>
              <w:bottom w:val="single" w:color="000000" w:sz="3" w:space="0"/>
              <w:right w:val="nil"/>
            </w:tcBorders>
            <w:tcPrChange w:author="Mohamed SALEM" w:date="2023-10-27T08:40:00Z" w:id="108">
              <w:tcPr>
                <w:tcW w:w="2037" w:type="dxa"/>
                <w:tcBorders>
                  <w:top w:val="nil"/>
                  <w:left w:val="nil"/>
                  <w:bottom w:val="single" w:color="000000" w:sz="3" w:space="0"/>
                  <w:right w:val="nil"/>
                </w:tcBorders>
              </w:tcPr>
            </w:tcPrChange>
          </w:tcPr>
          <w:p w:rsidR="001742B9" w:rsidRDefault="001742B9" w14:paraId="34ADE0ED" w14:textId="77777777">
            <w:pPr>
              <w:spacing w:after="160" w:line="259" w:lineRule="auto"/>
              <w:ind w:left="0" w:right="0" w:firstLine="0"/>
              <w:jc w:val="left"/>
            </w:pPr>
          </w:p>
        </w:tc>
        <w:tc>
          <w:tcPr>
            <w:tcW w:w="1548" w:type="dxa"/>
            <w:tcBorders>
              <w:top w:val="nil"/>
              <w:left w:val="nil"/>
              <w:bottom w:val="single" w:color="000000" w:sz="3" w:space="0"/>
              <w:right w:val="nil"/>
            </w:tcBorders>
            <w:tcPrChange w:author="Mohamed SALEM" w:date="2023-10-27T08:40:00Z" w:id="109">
              <w:tcPr>
                <w:tcW w:w="1548" w:type="dxa"/>
                <w:tcBorders>
                  <w:top w:val="nil"/>
                  <w:left w:val="nil"/>
                  <w:bottom w:val="single" w:color="000000" w:sz="3" w:space="0"/>
                  <w:right w:val="nil"/>
                </w:tcBorders>
              </w:tcPr>
            </w:tcPrChange>
          </w:tcPr>
          <w:p w:rsidR="001742B9" w:rsidRDefault="00256ADB" w14:paraId="0D9ABCBE" w14:textId="77777777">
            <w:pPr>
              <w:spacing w:after="0" w:line="259" w:lineRule="auto"/>
              <w:ind w:left="197" w:right="0" w:firstLine="0"/>
              <w:jc w:val="left"/>
            </w:pPr>
            <w:r>
              <w:t>Myanmar</w:t>
            </w:r>
          </w:p>
        </w:tc>
        <w:tc>
          <w:tcPr>
            <w:tcW w:w="1548" w:type="dxa"/>
            <w:tcBorders>
              <w:top w:val="nil"/>
              <w:left w:val="nil"/>
              <w:bottom w:val="single" w:color="000000" w:sz="3" w:space="0"/>
              <w:right w:val="nil"/>
            </w:tcBorders>
            <w:tcPrChange w:author="Mohamed SALEM" w:date="2023-10-27T08:40:00Z" w:id="110">
              <w:tcPr>
                <w:tcW w:w="1548" w:type="dxa"/>
                <w:tcBorders>
                  <w:top w:val="nil"/>
                  <w:left w:val="nil"/>
                  <w:bottom w:val="single" w:color="000000" w:sz="3" w:space="0"/>
                  <w:right w:val="nil"/>
                </w:tcBorders>
              </w:tcPr>
            </w:tcPrChange>
          </w:tcPr>
          <w:p w:rsidR="001742B9" w:rsidRDefault="00256ADB" w14:paraId="044773EF" w14:textId="77777777">
            <w:pPr>
              <w:spacing w:after="0" w:line="259" w:lineRule="auto"/>
              <w:ind w:left="259" w:right="0" w:firstLine="0"/>
              <w:jc w:val="left"/>
            </w:pPr>
            <w:r>
              <w:t>Ecuador</w:t>
            </w:r>
          </w:p>
        </w:tc>
        <w:tc>
          <w:tcPr>
            <w:tcW w:w="1548" w:type="dxa"/>
            <w:tcBorders>
              <w:top w:val="nil"/>
              <w:left w:val="nil"/>
              <w:bottom w:val="single" w:color="000000" w:sz="3" w:space="0"/>
              <w:right w:val="nil"/>
            </w:tcBorders>
            <w:tcPrChange w:author="Mohamed SALEM" w:date="2023-10-27T08:40:00Z" w:id="111">
              <w:tcPr>
                <w:tcW w:w="1548" w:type="dxa"/>
                <w:tcBorders>
                  <w:top w:val="nil"/>
                  <w:left w:val="nil"/>
                  <w:bottom w:val="single" w:color="000000" w:sz="3" w:space="0"/>
                  <w:right w:val="nil"/>
                </w:tcBorders>
              </w:tcPr>
            </w:tcPrChange>
          </w:tcPr>
          <w:p w:rsidR="001742B9" w:rsidRDefault="00256ADB" w14:paraId="44374010" w14:textId="77777777">
            <w:pPr>
              <w:spacing w:after="0" w:line="259" w:lineRule="auto"/>
              <w:ind w:left="414" w:right="0" w:firstLine="0"/>
              <w:jc w:val="left"/>
            </w:pPr>
            <w:r>
              <w:t>CAR</w:t>
            </w:r>
          </w:p>
        </w:tc>
        <w:tc>
          <w:tcPr>
            <w:tcW w:w="2018" w:type="dxa"/>
            <w:tcBorders>
              <w:top w:val="nil"/>
              <w:left w:val="nil"/>
              <w:bottom w:val="single" w:color="000000" w:sz="3" w:space="0"/>
              <w:right w:val="nil"/>
            </w:tcBorders>
            <w:tcPrChange w:author="Mohamed SALEM" w:date="2023-10-27T08:40:00Z" w:id="112">
              <w:tcPr>
                <w:tcW w:w="1538" w:type="dxa"/>
                <w:tcBorders>
                  <w:top w:val="nil"/>
                  <w:left w:val="nil"/>
                  <w:bottom w:val="single" w:color="000000" w:sz="3" w:space="0"/>
                  <w:right w:val="nil"/>
                </w:tcBorders>
              </w:tcPr>
            </w:tcPrChange>
          </w:tcPr>
          <w:p w:rsidR="001742B9" w:rsidRDefault="00256ADB" w14:paraId="16A16E0C" w14:textId="77777777">
            <w:pPr>
              <w:spacing w:after="0" w:line="259" w:lineRule="auto"/>
              <w:ind w:left="0" w:right="4" w:firstLine="0"/>
              <w:jc w:val="center"/>
            </w:pPr>
            <w:r>
              <w:t>Total</w:t>
            </w:r>
          </w:p>
        </w:tc>
      </w:tr>
      <w:tr w:rsidR="001742B9" w:rsidTr="0004491C" w14:paraId="36B3520C" w14:textId="77777777">
        <w:trPr>
          <w:trHeight w:val="267"/>
          <w:trPrChange w:author="Mohamed SALEM" w:date="2023-10-27T08:40:00Z" w:id="113">
            <w:trPr>
              <w:trHeight w:val="267"/>
            </w:trPr>
          </w:trPrChange>
        </w:trPr>
        <w:tc>
          <w:tcPr>
            <w:tcW w:w="2038" w:type="dxa"/>
            <w:tcBorders>
              <w:top w:val="single" w:color="000000" w:sz="3" w:space="0"/>
              <w:left w:val="nil"/>
              <w:bottom w:val="nil"/>
              <w:right w:val="nil"/>
            </w:tcBorders>
            <w:tcPrChange w:author="Mohamed SALEM" w:date="2023-10-27T08:40:00Z" w:id="114">
              <w:tcPr>
                <w:tcW w:w="2037" w:type="dxa"/>
                <w:tcBorders>
                  <w:top w:val="single" w:color="000000" w:sz="3" w:space="0"/>
                  <w:left w:val="nil"/>
                  <w:bottom w:val="nil"/>
                  <w:right w:val="nil"/>
                </w:tcBorders>
              </w:tcPr>
            </w:tcPrChange>
          </w:tcPr>
          <w:p w:rsidR="001742B9" w:rsidRDefault="00256ADB" w14:paraId="1BD5DDB1" w14:textId="77777777">
            <w:pPr>
              <w:spacing w:after="0" w:line="259" w:lineRule="auto"/>
              <w:ind w:left="120" w:right="0" w:firstLine="0"/>
              <w:jc w:val="left"/>
            </w:pPr>
            <w:r>
              <w:t>N</w:t>
            </w:r>
          </w:p>
        </w:tc>
        <w:tc>
          <w:tcPr>
            <w:tcW w:w="1548" w:type="dxa"/>
            <w:tcBorders>
              <w:top w:val="single" w:color="000000" w:sz="3" w:space="0"/>
              <w:left w:val="nil"/>
              <w:bottom w:val="nil"/>
              <w:right w:val="nil"/>
            </w:tcBorders>
            <w:tcPrChange w:author="Mohamed SALEM" w:date="2023-10-27T08:40:00Z" w:id="115">
              <w:tcPr>
                <w:tcW w:w="1548" w:type="dxa"/>
                <w:tcBorders>
                  <w:top w:val="single" w:color="000000" w:sz="3" w:space="0"/>
                  <w:left w:val="nil"/>
                  <w:bottom w:val="nil"/>
                  <w:right w:val="nil"/>
                </w:tcBorders>
              </w:tcPr>
            </w:tcPrChange>
          </w:tcPr>
          <w:p w:rsidR="001742B9" w:rsidRDefault="00256ADB" w14:paraId="76A69235" w14:textId="77777777">
            <w:pPr>
              <w:spacing w:after="0" w:line="259" w:lineRule="auto"/>
              <w:ind w:left="0" w:right="0" w:firstLine="0"/>
              <w:jc w:val="left"/>
            </w:pPr>
            <w:r>
              <w:t>1,665 (27.2%)</w:t>
            </w:r>
          </w:p>
        </w:tc>
        <w:tc>
          <w:tcPr>
            <w:tcW w:w="1548" w:type="dxa"/>
            <w:tcBorders>
              <w:top w:val="single" w:color="000000" w:sz="3" w:space="0"/>
              <w:left w:val="nil"/>
              <w:bottom w:val="nil"/>
              <w:right w:val="nil"/>
            </w:tcBorders>
            <w:tcPrChange w:author="Mohamed SALEM" w:date="2023-10-27T08:40:00Z" w:id="116">
              <w:tcPr>
                <w:tcW w:w="1548" w:type="dxa"/>
                <w:tcBorders>
                  <w:top w:val="single" w:color="000000" w:sz="3" w:space="0"/>
                  <w:left w:val="nil"/>
                  <w:bottom w:val="nil"/>
                  <w:right w:val="nil"/>
                </w:tcBorders>
              </w:tcPr>
            </w:tcPrChange>
          </w:tcPr>
          <w:p w:rsidR="001742B9" w:rsidRDefault="00256ADB" w14:paraId="6F440352" w14:textId="77777777">
            <w:pPr>
              <w:spacing w:after="0" w:line="259" w:lineRule="auto"/>
              <w:ind w:left="0" w:right="0" w:firstLine="0"/>
              <w:jc w:val="left"/>
            </w:pPr>
            <w:r>
              <w:t>2,372 (38.8%)</w:t>
            </w:r>
          </w:p>
        </w:tc>
        <w:tc>
          <w:tcPr>
            <w:tcW w:w="1548" w:type="dxa"/>
            <w:tcBorders>
              <w:top w:val="single" w:color="000000" w:sz="3" w:space="0"/>
              <w:left w:val="nil"/>
              <w:bottom w:val="nil"/>
              <w:right w:val="nil"/>
            </w:tcBorders>
            <w:tcPrChange w:author="Mohamed SALEM" w:date="2023-10-27T08:40:00Z" w:id="117">
              <w:tcPr>
                <w:tcW w:w="1548" w:type="dxa"/>
                <w:tcBorders>
                  <w:top w:val="single" w:color="000000" w:sz="3" w:space="0"/>
                  <w:left w:val="nil"/>
                  <w:bottom w:val="nil"/>
                  <w:right w:val="nil"/>
                </w:tcBorders>
              </w:tcPr>
            </w:tcPrChange>
          </w:tcPr>
          <w:p w:rsidR="001742B9" w:rsidRDefault="00256ADB" w14:paraId="1F405B99" w14:textId="77777777">
            <w:pPr>
              <w:spacing w:after="0" w:line="259" w:lineRule="auto"/>
              <w:ind w:left="0" w:right="0" w:firstLine="0"/>
              <w:jc w:val="left"/>
            </w:pPr>
            <w:r>
              <w:t>2,080 (34.0%)</w:t>
            </w:r>
          </w:p>
        </w:tc>
        <w:tc>
          <w:tcPr>
            <w:tcW w:w="2018" w:type="dxa"/>
            <w:tcBorders>
              <w:top w:val="single" w:color="000000" w:sz="3" w:space="0"/>
              <w:left w:val="nil"/>
              <w:bottom w:val="nil"/>
              <w:right w:val="nil"/>
            </w:tcBorders>
            <w:tcPrChange w:author="Mohamed SALEM" w:date="2023-10-27T08:40:00Z" w:id="118">
              <w:tcPr>
                <w:tcW w:w="1538" w:type="dxa"/>
                <w:tcBorders>
                  <w:top w:val="single" w:color="000000" w:sz="3" w:space="0"/>
                  <w:left w:val="nil"/>
                  <w:bottom w:val="nil"/>
                  <w:right w:val="nil"/>
                </w:tcBorders>
              </w:tcPr>
            </w:tcPrChange>
          </w:tcPr>
          <w:p w:rsidR="001742B9" w:rsidRDefault="00256ADB" w14:paraId="0306CB56" w14:textId="77777777">
            <w:pPr>
              <w:spacing w:after="0" w:line="259" w:lineRule="auto"/>
              <w:ind w:left="0" w:right="0" w:firstLine="0"/>
              <w:jc w:val="left"/>
            </w:pPr>
            <w:r>
              <w:t>6,117 (100.0%)</w:t>
            </w:r>
          </w:p>
        </w:tc>
      </w:tr>
      <w:tr w:rsidR="001742B9" w:rsidTr="0004491C" w14:paraId="457D65ED" w14:textId="77777777">
        <w:trPr>
          <w:trHeight w:val="542"/>
          <w:trPrChange w:author="Mohamed SALEM" w:date="2023-10-27T08:40:00Z" w:id="119">
            <w:trPr>
              <w:trHeight w:val="542"/>
            </w:trPr>
          </w:trPrChange>
        </w:trPr>
        <w:tc>
          <w:tcPr>
            <w:tcW w:w="2038" w:type="dxa"/>
            <w:tcBorders>
              <w:top w:val="nil"/>
              <w:left w:val="nil"/>
              <w:bottom w:val="nil"/>
              <w:right w:val="nil"/>
            </w:tcBorders>
            <w:tcPrChange w:author="Mohamed SALEM" w:date="2023-10-27T08:40:00Z" w:id="120">
              <w:tcPr>
                <w:tcW w:w="2037" w:type="dxa"/>
                <w:tcBorders>
                  <w:top w:val="nil"/>
                  <w:left w:val="nil"/>
                  <w:bottom w:val="nil"/>
                  <w:right w:val="nil"/>
                </w:tcBorders>
              </w:tcPr>
            </w:tcPrChange>
          </w:tcPr>
          <w:p w:rsidR="001742B9" w:rsidRDefault="00256ADB" w14:paraId="185F6BDC" w14:textId="77777777">
            <w:pPr>
              <w:spacing w:after="0" w:line="259" w:lineRule="auto"/>
              <w:ind w:left="338" w:right="0" w:hanging="218"/>
              <w:jc w:val="left"/>
            </w:pPr>
            <w:r>
              <w:t>Survey Progress Not Completed</w:t>
            </w:r>
          </w:p>
        </w:tc>
        <w:tc>
          <w:tcPr>
            <w:tcW w:w="1548" w:type="dxa"/>
            <w:tcBorders>
              <w:top w:val="nil"/>
              <w:left w:val="nil"/>
              <w:bottom w:val="nil"/>
              <w:right w:val="nil"/>
            </w:tcBorders>
            <w:vAlign w:val="bottom"/>
            <w:tcPrChange w:author="Mohamed SALEM" w:date="2023-10-27T08:40:00Z" w:id="121">
              <w:tcPr>
                <w:tcW w:w="1548" w:type="dxa"/>
                <w:tcBorders>
                  <w:top w:val="nil"/>
                  <w:left w:val="nil"/>
                  <w:bottom w:val="nil"/>
                  <w:right w:val="nil"/>
                </w:tcBorders>
                <w:vAlign w:val="bottom"/>
              </w:tcPr>
            </w:tcPrChange>
          </w:tcPr>
          <w:p w:rsidR="001742B9" w:rsidRDefault="00256ADB" w14:paraId="1FB984B5" w14:textId="77777777">
            <w:pPr>
              <w:spacing w:after="0" w:line="259" w:lineRule="auto"/>
              <w:ind w:left="170" w:right="0" w:firstLine="0"/>
              <w:jc w:val="left"/>
            </w:pPr>
            <w:r>
              <w:t>572 (34.4%)</w:t>
            </w:r>
          </w:p>
        </w:tc>
        <w:tc>
          <w:tcPr>
            <w:tcW w:w="1548" w:type="dxa"/>
            <w:tcBorders>
              <w:top w:val="nil"/>
              <w:left w:val="nil"/>
              <w:bottom w:val="nil"/>
              <w:right w:val="nil"/>
            </w:tcBorders>
            <w:vAlign w:val="bottom"/>
            <w:tcPrChange w:author="Mohamed SALEM" w:date="2023-10-27T08:40:00Z" w:id="122">
              <w:tcPr>
                <w:tcW w:w="1548" w:type="dxa"/>
                <w:tcBorders>
                  <w:top w:val="nil"/>
                  <w:left w:val="nil"/>
                  <w:bottom w:val="nil"/>
                  <w:right w:val="nil"/>
                </w:tcBorders>
                <w:vAlign w:val="bottom"/>
              </w:tcPr>
            </w:tcPrChange>
          </w:tcPr>
          <w:p w:rsidR="001742B9" w:rsidRDefault="00256ADB" w14:paraId="2B24C68F" w14:textId="77777777">
            <w:pPr>
              <w:spacing w:after="0" w:line="259" w:lineRule="auto"/>
              <w:ind w:left="170" w:right="0" w:firstLine="0"/>
              <w:jc w:val="left"/>
            </w:pPr>
            <w:r>
              <w:t>956 (40.3%)</w:t>
            </w:r>
          </w:p>
        </w:tc>
        <w:tc>
          <w:tcPr>
            <w:tcW w:w="1548" w:type="dxa"/>
            <w:tcBorders>
              <w:top w:val="nil"/>
              <w:left w:val="nil"/>
              <w:bottom w:val="nil"/>
              <w:right w:val="nil"/>
            </w:tcBorders>
            <w:vAlign w:val="bottom"/>
            <w:tcPrChange w:author="Mohamed SALEM" w:date="2023-10-27T08:40:00Z" w:id="123">
              <w:tcPr>
                <w:tcW w:w="1548" w:type="dxa"/>
                <w:tcBorders>
                  <w:top w:val="nil"/>
                  <w:left w:val="nil"/>
                  <w:bottom w:val="nil"/>
                  <w:right w:val="nil"/>
                </w:tcBorders>
                <w:vAlign w:val="bottom"/>
              </w:tcPr>
            </w:tcPrChange>
          </w:tcPr>
          <w:p w:rsidR="001742B9" w:rsidRDefault="00256ADB" w14:paraId="3CE21545" w14:textId="77777777">
            <w:pPr>
              <w:spacing w:after="0" w:line="259" w:lineRule="auto"/>
              <w:ind w:left="170" w:right="0" w:firstLine="0"/>
              <w:jc w:val="left"/>
            </w:pPr>
            <w:r>
              <w:t>835 (40.1%)</w:t>
            </w:r>
          </w:p>
        </w:tc>
        <w:tc>
          <w:tcPr>
            <w:tcW w:w="2018" w:type="dxa"/>
            <w:tcBorders>
              <w:top w:val="nil"/>
              <w:left w:val="nil"/>
              <w:bottom w:val="nil"/>
              <w:right w:val="nil"/>
            </w:tcBorders>
            <w:vAlign w:val="bottom"/>
            <w:tcPrChange w:author="Mohamed SALEM" w:date="2023-10-27T08:40:00Z" w:id="124">
              <w:tcPr>
                <w:tcW w:w="1538" w:type="dxa"/>
                <w:tcBorders>
                  <w:top w:val="nil"/>
                  <w:left w:val="nil"/>
                  <w:bottom w:val="nil"/>
                  <w:right w:val="nil"/>
                </w:tcBorders>
                <w:vAlign w:val="bottom"/>
              </w:tcPr>
            </w:tcPrChange>
          </w:tcPr>
          <w:p w:rsidR="001742B9" w:rsidRDefault="00256ADB" w14:paraId="4856D02F" w14:textId="77777777">
            <w:pPr>
              <w:spacing w:after="0" w:line="259" w:lineRule="auto"/>
              <w:ind w:left="109" w:right="0" w:firstLine="0"/>
              <w:jc w:val="left"/>
            </w:pPr>
            <w:r>
              <w:t>2,363 (38.6%)</w:t>
            </w:r>
          </w:p>
        </w:tc>
      </w:tr>
      <w:tr w:rsidR="001742B9" w:rsidTr="0004491C" w14:paraId="74B9C468" w14:textId="77777777">
        <w:trPr>
          <w:trHeight w:val="271"/>
          <w:trPrChange w:author="Mohamed SALEM" w:date="2023-10-27T08:40:00Z" w:id="125">
            <w:trPr>
              <w:trHeight w:val="271"/>
            </w:trPr>
          </w:trPrChange>
        </w:trPr>
        <w:tc>
          <w:tcPr>
            <w:tcW w:w="2038" w:type="dxa"/>
            <w:tcBorders>
              <w:top w:val="nil"/>
              <w:left w:val="nil"/>
              <w:bottom w:val="nil"/>
              <w:right w:val="nil"/>
            </w:tcBorders>
            <w:tcPrChange w:author="Mohamed SALEM" w:date="2023-10-27T08:40:00Z" w:id="126">
              <w:tcPr>
                <w:tcW w:w="2037" w:type="dxa"/>
                <w:tcBorders>
                  <w:top w:val="nil"/>
                  <w:left w:val="nil"/>
                  <w:bottom w:val="nil"/>
                  <w:right w:val="nil"/>
                </w:tcBorders>
              </w:tcPr>
            </w:tcPrChange>
          </w:tcPr>
          <w:p w:rsidR="001742B9" w:rsidRDefault="00256ADB" w14:paraId="76BC208B" w14:textId="77777777">
            <w:pPr>
              <w:spacing w:after="0" w:line="259" w:lineRule="auto"/>
              <w:ind w:left="338" w:right="0" w:firstLine="0"/>
              <w:jc w:val="left"/>
            </w:pPr>
            <w:r>
              <w:t>Completed</w:t>
            </w:r>
          </w:p>
        </w:tc>
        <w:tc>
          <w:tcPr>
            <w:tcW w:w="1548" w:type="dxa"/>
            <w:tcBorders>
              <w:top w:val="nil"/>
              <w:left w:val="nil"/>
              <w:bottom w:val="nil"/>
              <w:right w:val="nil"/>
            </w:tcBorders>
            <w:tcPrChange w:author="Mohamed SALEM" w:date="2023-10-27T08:40:00Z" w:id="127">
              <w:tcPr>
                <w:tcW w:w="1548" w:type="dxa"/>
                <w:tcBorders>
                  <w:top w:val="nil"/>
                  <w:left w:val="nil"/>
                  <w:bottom w:val="nil"/>
                  <w:right w:val="nil"/>
                </w:tcBorders>
              </w:tcPr>
            </w:tcPrChange>
          </w:tcPr>
          <w:p w:rsidR="001742B9" w:rsidRDefault="00256ADB" w14:paraId="2A396078" w14:textId="77777777">
            <w:pPr>
              <w:spacing w:after="0" w:line="259" w:lineRule="auto"/>
              <w:ind w:left="0" w:right="0" w:firstLine="0"/>
              <w:jc w:val="left"/>
            </w:pPr>
            <w:r>
              <w:t>1,093 (65.6%)</w:t>
            </w:r>
          </w:p>
        </w:tc>
        <w:tc>
          <w:tcPr>
            <w:tcW w:w="1548" w:type="dxa"/>
            <w:tcBorders>
              <w:top w:val="nil"/>
              <w:left w:val="nil"/>
              <w:bottom w:val="nil"/>
              <w:right w:val="nil"/>
            </w:tcBorders>
            <w:tcPrChange w:author="Mohamed SALEM" w:date="2023-10-27T08:40:00Z" w:id="128">
              <w:tcPr>
                <w:tcW w:w="1548" w:type="dxa"/>
                <w:tcBorders>
                  <w:top w:val="nil"/>
                  <w:left w:val="nil"/>
                  <w:bottom w:val="nil"/>
                  <w:right w:val="nil"/>
                </w:tcBorders>
              </w:tcPr>
            </w:tcPrChange>
          </w:tcPr>
          <w:p w:rsidR="001742B9" w:rsidRDefault="00256ADB" w14:paraId="7636ABB0" w14:textId="77777777">
            <w:pPr>
              <w:spacing w:after="0" w:line="259" w:lineRule="auto"/>
              <w:ind w:left="0" w:right="0" w:firstLine="0"/>
              <w:jc w:val="left"/>
            </w:pPr>
            <w:r>
              <w:t>1,416 (59.7%)</w:t>
            </w:r>
          </w:p>
        </w:tc>
        <w:tc>
          <w:tcPr>
            <w:tcW w:w="1548" w:type="dxa"/>
            <w:tcBorders>
              <w:top w:val="nil"/>
              <w:left w:val="nil"/>
              <w:bottom w:val="nil"/>
              <w:right w:val="nil"/>
            </w:tcBorders>
            <w:tcPrChange w:author="Mohamed SALEM" w:date="2023-10-27T08:40:00Z" w:id="129">
              <w:tcPr>
                <w:tcW w:w="1548" w:type="dxa"/>
                <w:tcBorders>
                  <w:top w:val="nil"/>
                  <w:left w:val="nil"/>
                  <w:bottom w:val="nil"/>
                  <w:right w:val="nil"/>
                </w:tcBorders>
              </w:tcPr>
            </w:tcPrChange>
          </w:tcPr>
          <w:p w:rsidR="001742B9" w:rsidRDefault="00256ADB" w14:paraId="2A6585CF" w14:textId="77777777">
            <w:pPr>
              <w:spacing w:after="0" w:line="259" w:lineRule="auto"/>
              <w:ind w:left="0" w:right="0" w:firstLine="0"/>
              <w:jc w:val="left"/>
            </w:pPr>
            <w:r>
              <w:t>1,245 (59.9%)</w:t>
            </w:r>
          </w:p>
        </w:tc>
        <w:tc>
          <w:tcPr>
            <w:tcW w:w="2018" w:type="dxa"/>
            <w:tcBorders>
              <w:top w:val="nil"/>
              <w:left w:val="nil"/>
              <w:bottom w:val="nil"/>
              <w:right w:val="nil"/>
            </w:tcBorders>
            <w:tcPrChange w:author="Mohamed SALEM" w:date="2023-10-27T08:40:00Z" w:id="130">
              <w:tcPr>
                <w:tcW w:w="1538" w:type="dxa"/>
                <w:tcBorders>
                  <w:top w:val="nil"/>
                  <w:left w:val="nil"/>
                  <w:bottom w:val="nil"/>
                  <w:right w:val="nil"/>
                </w:tcBorders>
              </w:tcPr>
            </w:tcPrChange>
          </w:tcPr>
          <w:p w:rsidR="001742B9" w:rsidRDefault="00256ADB" w14:paraId="13CB2E3E" w14:textId="77777777">
            <w:pPr>
              <w:spacing w:after="0" w:line="259" w:lineRule="auto"/>
              <w:ind w:left="109" w:right="0" w:firstLine="0"/>
              <w:jc w:val="left"/>
            </w:pPr>
            <w:r>
              <w:t>3,754 (61.4%)</w:t>
            </w:r>
          </w:p>
        </w:tc>
      </w:tr>
      <w:tr w:rsidR="001742B9" w:rsidTr="0004491C" w14:paraId="3A872279" w14:textId="77777777">
        <w:trPr>
          <w:trHeight w:val="542"/>
          <w:trPrChange w:author="Mohamed SALEM" w:date="2023-10-27T08:40:00Z" w:id="131">
            <w:trPr>
              <w:trHeight w:val="542"/>
            </w:trPr>
          </w:trPrChange>
        </w:trPr>
        <w:tc>
          <w:tcPr>
            <w:tcW w:w="2038" w:type="dxa"/>
            <w:tcBorders>
              <w:top w:val="nil"/>
              <w:left w:val="nil"/>
              <w:bottom w:val="nil"/>
              <w:right w:val="nil"/>
            </w:tcBorders>
            <w:tcPrChange w:author="Mohamed SALEM" w:date="2023-10-27T08:40:00Z" w:id="132">
              <w:tcPr>
                <w:tcW w:w="2037" w:type="dxa"/>
                <w:tcBorders>
                  <w:top w:val="nil"/>
                  <w:left w:val="nil"/>
                  <w:bottom w:val="nil"/>
                  <w:right w:val="nil"/>
                </w:tcBorders>
              </w:tcPr>
            </w:tcPrChange>
          </w:tcPr>
          <w:p w:rsidR="001742B9" w:rsidRDefault="00256ADB" w14:paraId="15B0B95A" w14:textId="77777777">
            <w:pPr>
              <w:spacing w:after="0" w:line="259" w:lineRule="auto"/>
              <w:ind w:left="120" w:right="0" w:firstLine="0"/>
              <w:jc w:val="left"/>
            </w:pPr>
            <w:r>
              <w:t>Survey Modality</w:t>
            </w:r>
          </w:p>
          <w:p w:rsidR="001742B9" w:rsidRDefault="00256ADB" w14:paraId="37C37701" w14:textId="77777777">
            <w:pPr>
              <w:spacing w:after="0" w:line="259" w:lineRule="auto"/>
              <w:ind w:left="338" w:right="0" w:firstLine="0"/>
              <w:jc w:val="left"/>
            </w:pPr>
            <w:r>
              <w:t>Face-to-Face</w:t>
            </w:r>
          </w:p>
        </w:tc>
        <w:tc>
          <w:tcPr>
            <w:tcW w:w="1548" w:type="dxa"/>
            <w:tcBorders>
              <w:top w:val="nil"/>
              <w:left w:val="nil"/>
              <w:bottom w:val="nil"/>
              <w:right w:val="nil"/>
            </w:tcBorders>
            <w:vAlign w:val="bottom"/>
            <w:tcPrChange w:author="Mohamed SALEM" w:date="2023-10-27T08:40:00Z" w:id="133">
              <w:tcPr>
                <w:tcW w:w="1548" w:type="dxa"/>
                <w:tcBorders>
                  <w:top w:val="nil"/>
                  <w:left w:val="nil"/>
                  <w:bottom w:val="nil"/>
                  <w:right w:val="nil"/>
                </w:tcBorders>
                <w:vAlign w:val="bottom"/>
              </w:tcPr>
            </w:tcPrChange>
          </w:tcPr>
          <w:p w:rsidR="001742B9" w:rsidRDefault="00256ADB" w14:paraId="60B93BE0" w14:textId="77777777">
            <w:pPr>
              <w:spacing w:after="0" w:line="259" w:lineRule="auto"/>
              <w:ind w:left="170" w:right="0" w:firstLine="0"/>
              <w:jc w:val="left"/>
            </w:pPr>
            <w:r>
              <w:t>610 (55.8%)</w:t>
            </w:r>
          </w:p>
        </w:tc>
        <w:tc>
          <w:tcPr>
            <w:tcW w:w="1548" w:type="dxa"/>
            <w:tcBorders>
              <w:top w:val="nil"/>
              <w:left w:val="nil"/>
              <w:bottom w:val="nil"/>
              <w:right w:val="nil"/>
            </w:tcBorders>
            <w:vAlign w:val="bottom"/>
            <w:tcPrChange w:author="Mohamed SALEM" w:date="2023-10-27T08:40:00Z" w:id="134">
              <w:tcPr>
                <w:tcW w:w="1548" w:type="dxa"/>
                <w:tcBorders>
                  <w:top w:val="nil"/>
                  <w:left w:val="nil"/>
                  <w:bottom w:val="nil"/>
                  <w:right w:val="nil"/>
                </w:tcBorders>
                <w:vAlign w:val="bottom"/>
              </w:tcPr>
            </w:tcPrChange>
          </w:tcPr>
          <w:p w:rsidR="001742B9" w:rsidRDefault="00256ADB" w14:paraId="3D3AEA66" w14:textId="77777777">
            <w:pPr>
              <w:spacing w:after="0" w:line="259" w:lineRule="auto"/>
              <w:ind w:left="170" w:right="0" w:firstLine="0"/>
              <w:jc w:val="left"/>
            </w:pPr>
            <w:r>
              <w:t>760 (53.7%)</w:t>
            </w:r>
          </w:p>
        </w:tc>
        <w:tc>
          <w:tcPr>
            <w:tcW w:w="1548" w:type="dxa"/>
            <w:tcBorders>
              <w:top w:val="nil"/>
              <w:left w:val="nil"/>
              <w:bottom w:val="nil"/>
              <w:right w:val="nil"/>
            </w:tcBorders>
            <w:vAlign w:val="bottom"/>
            <w:tcPrChange w:author="Mohamed SALEM" w:date="2023-10-27T08:40:00Z" w:id="135">
              <w:tcPr>
                <w:tcW w:w="1548" w:type="dxa"/>
                <w:tcBorders>
                  <w:top w:val="nil"/>
                  <w:left w:val="nil"/>
                  <w:bottom w:val="nil"/>
                  <w:right w:val="nil"/>
                </w:tcBorders>
                <w:vAlign w:val="bottom"/>
              </w:tcPr>
            </w:tcPrChange>
          </w:tcPr>
          <w:p w:rsidR="001742B9" w:rsidRDefault="00256ADB" w14:paraId="183F25B8" w14:textId="77777777">
            <w:pPr>
              <w:spacing w:after="0" w:line="259" w:lineRule="auto"/>
              <w:ind w:left="170" w:right="0" w:firstLine="0"/>
              <w:jc w:val="left"/>
            </w:pPr>
            <w:r>
              <w:t>969 (77.8%)</w:t>
            </w:r>
          </w:p>
        </w:tc>
        <w:tc>
          <w:tcPr>
            <w:tcW w:w="2018" w:type="dxa"/>
            <w:tcBorders>
              <w:top w:val="nil"/>
              <w:left w:val="nil"/>
              <w:bottom w:val="nil"/>
              <w:right w:val="nil"/>
            </w:tcBorders>
            <w:vAlign w:val="bottom"/>
            <w:tcPrChange w:author="Mohamed SALEM" w:date="2023-10-27T08:40:00Z" w:id="136">
              <w:tcPr>
                <w:tcW w:w="1538" w:type="dxa"/>
                <w:tcBorders>
                  <w:top w:val="nil"/>
                  <w:left w:val="nil"/>
                  <w:bottom w:val="nil"/>
                  <w:right w:val="nil"/>
                </w:tcBorders>
                <w:vAlign w:val="bottom"/>
              </w:tcPr>
            </w:tcPrChange>
          </w:tcPr>
          <w:p w:rsidR="001742B9" w:rsidRDefault="00256ADB" w14:paraId="4996D571" w14:textId="77777777">
            <w:pPr>
              <w:spacing w:after="0" w:line="259" w:lineRule="auto"/>
              <w:ind w:left="109" w:right="0" w:firstLine="0"/>
              <w:jc w:val="left"/>
            </w:pPr>
            <w:r>
              <w:t>2,339 (62.3%)</w:t>
            </w:r>
          </w:p>
        </w:tc>
      </w:tr>
      <w:tr w:rsidR="001742B9" w:rsidTr="0004491C" w14:paraId="0F7D1039" w14:textId="77777777">
        <w:trPr>
          <w:trHeight w:val="275"/>
          <w:trPrChange w:author="Mohamed SALEM" w:date="2023-10-27T08:40:00Z" w:id="137">
            <w:trPr>
              <w:trHeight w:val="275"/>
            </w:trPr>
          </w:trPrChange>
        </w:trPr>
        <w:tc>
          <w:tcPr>
            <w:tcW w:w="2038" w:type="dxa"/>
            <w:tcBorders>
              <w:top w:val="nil"/>
              <w:left w:val="nil"/>
              <w:bottom w:val="single" w:color="000000" w:sz="3" w:space="0"/>
              <w:right w:val="nil"/>
            </w:tcBorders>
            <w:tcPrChange w:author="Mohamed SALEM" w:date="2023-10-27T08:40:00Z" w:id="138">
              <w:tcPr>
                <w:tcW w:w="2037" w:type="dxa"/>
                <w:tcBorders>
                  <w:top w:val="nil"/>
                  <w:left w:val="nil"/>
                  <w:bottom w:val="single" w:color="000000" w:sz="3" w:space="0"/>
                  <w:right w:val="nil"/>
                </w:tcBorders>
              </w:tcPr>
            </w:tcPrChange>
          </w:tcPr>
          <w:p w:rsidR="001742B9" w:rsidRDefault="00256ADB" w14:paraId="6D424E4D" w14:textId="77777777">
            <w:pPr>
              <w:spacing w:after="0" w:line="259" w:lineRule="auto"/>
              <w:ind w:left="338" w:right="0" w:firstLine="0"/>
              <w:jc w:val="left"/>
            </w:pPr>
            <w:r>
              <w:t>Remote</w:t>
            </w:r>
          </w:p>
        </w:tc>
        <w:tc>
          <w:tcPr>
            <w:tcW w:w="1548" w:type="dxa"/>
            <w:tcBorders>
              <w:top w:val="nil"/>
              <w:left w:val="nil"/>
              <w:bottom w:val="single" w:color="000000" w:sz="3" w:space="0"/>
              <w:right w:val="nil"/>
            </w:tcBorders>
            <w:tcPrChange w:author="Mohamed SALEM" w:date="2023-10-27T08:40:00Z" w:id="139">
              <w:tcPr>
                <w:tcW w:w="1548" w:type="dxa"/>
                <w:tcBorders>
                  <w:top w:val="nil"/>
                  <w:left w:val="nil"/>
                  <w:bottom w:val="single" w:color="000000" w:sz="3" w:space="0"/>
                  <w:right w:val="nil"/>
                </w:tcBorders>
              </w:tcPr>
            </w:tcPrChange>
          </w:tcPr>
          <w:p w:rsidR="001742B9" w:rsidRDefault="00256ADB" w14:paraId="23C2D1B7" w14:textId="77777777">
            <w:pPr>
              <w:spacing w:after="0" w:line="259" w:lineRule="auto"/>
              <w:ind w:left="170" w:right="0" w:firstLine="0"/>
              <w:jc w:val="left"/>
            </w:pPr>
            <w:r>
              <w:t>483 (44.2%)</w:t>
            </w:r>
          </w:p>
        </w:tc>
        <w:tc>
          <w:tcPr>
            <w:tcW w:w="1548" w:type="dxa"/>
            <w:tcBorders>
              <w:top w:val="nil"/>
              <w:left w:val="nil"/>
              <w:bottom w:val="single" w:color="000000" w:sz="3" w:space="0"/>
              <w:right w:val="nil"/>
            </w:tcBorders>
            <w:tcPrChange w:author="Mohamed SALEM" w:date="2023-10-27T08:40:00Z" w:id="140">
              <w:tcPr>
                <w:tcW w:w="1548" w:type="dxa"/>
                <w:tcBorders>
                  <w:top w:val="nil"/>
                  <w:left w:val="nil"/>
                  <w:bottom w:val="single" w:color="000000" w:sz="3" w:space="0"/>
                  <w:right w:val="nil"/>
                </w:tcBorders>
              </w:tcPr>
            </w:tcPrChange>
          </w:tcPr>
          <w:p w:rsidR="001742B9" w:rsidRDefault="00256ADB" w14:paraId="03F428FC" w14:textId="77777777">
            <w:pPr>
              <w:spacing w:after="0" w:line="259" w:lineRule="auto"/>
              <w:ind w:left="170" w:right="0" w:firstLine="0"/>
              <w:jc w:val="left"/>
            </w:pPr>
            <w:r>
              <w:t>656 (46.3%)</w:t>
            </w:r>
          </w:p>
        </w:tc>
        <w:tc>
          <w:tcPr>
            <w:tcW w:w="1548" w:type="dxa"/>
            <w:tcBorders>
              <w:top w:val="nil"/>
              <w:left w:val="nil"/>
              <w:bottom w:val="single" w:color="000000" w:sz="3" w:space="0"/>
              <w:right w:val="nil"/>
            </w:tcBorders>
            <w:tcPrChange w:author="Mohamed SALEM" w:date="2023-10-27T08:40:00Z" w:id="141">
              <w:tcPr>
                <w:tcW w:w="1548" w:type="dxa"/>
                <w:tcBorders>
                  <w:top w:val="nil"/>
                  <w:left w:val="nil"/>
                  <w:bottom w:val="single" w:color="000000" w:sz="3" w:space="0"/>
                  <w:right w:val="nil"/>
                </w:tcBorders>
              </w:tcPr>
            </w:tcPrChange>
          </w:tcPr>
          <w:p w:rsidR="001742B9" w:rsidRDefault="00256ADB" w14:paraId="48D4F44F" w14:textId="77777777">
            <w:pPr>
              <w:spacing w:after="0" w:line="259" w:lineRule="auto"/>
              <w:ind w:left="170" w:right="0" w:firstLine="0"/>
              <w:jc w:val="left"/>
            </w:pPr>
            <w:r>
              <w:t>276 (22.2%)</w:t>
            </w:r>
          </w:p>
        </w:tc>
        <w:tc>
          <w:tcPr>
            <w:tcW w:w="2018" w:type="dxa"/>
            <w:tcBorders>
              <w:top w:val="nil"/>
              <w:left w:val="nil"/>
              <w:bottom w:val="single" w:color="000000" w:sz="3" w:space="0"/>
              <w:right w:val="nil"/>
            </w:tcBorders>
            <w:tcPrChange w:author="Mohamed SALEM" w:date="2023-10-27T08:40:00Z" w:id="142">
              <w:tcPr>
                <w:tcW w:w="1538" w:type="dxa"/>
                <w:tcBorders>
                  <w:top w:val="nil"/>
                  <w:left w:val="nil"/>
                  <w:bottom w:val="single" w:color="000000" w:sz="3" w:space="0"/>
                  <w:right w:val="nil"/>
                </w:tcBorders>
              </w:tcPr>
            </w:tcPrChange>
          </w:tcPr>
          <w:p w:rsidR="001742B9" w:rsidRDefault="00256ADB" w14:paraId="2CAD4D59" w14:textId="77777777">
            <w:pPr>
              <w:spacing w:after="0" w:line="259" w:lineRule="auto"/>
              <w:ind w:left="109" w:right="0" w:firstLine="0"/>
              <w:jc w:val="left"/>
            </w:pPr>
            <w:r>
              <w:t>1,415 (37.7%)</w:t>
            </w:r>
          </w:p>
        </w:tc>
      </w:tr>
    </w:tbl>
    <w:p w:rsidR="001742B9" w:rsidRDefault="00256ADB" w14:paraId="4BE419B9" w14:textId="77777777">
      <w:r>
        <w:br w:type="page"/>
      </w:r>
    </w:p>
    <w:p w:rsidR="001742B9" w:rsidRDefault="00256ADB" w14:paraId="08BB9ED5" w14:textId="77777777">
      <w:pPr>
        <w:pStyle w:val="Heading1"/>
        <w:ind w:left="469" w:hanging="484"/>
      </w:pPr>
      <w:r>
        <w:t>Primary Results: Impact of Survey Modality</w:t>
      </w:r>
    </w:p>
    <w:p w:rsidR="001742B9" w:rsidRDefault="00256ADB" w14:paraId="20C915F1" w14:textId="30A4F00C">
      <w:pPr>
        <w:spacing w:after="342"/>
        <w:ind w:left="-5" w:right="132"/>
        <w:rPr>
          <w:ins w:author="Mohamed SALEM" w:date="2023-10-27T08:48:00Z" w:id="143"/>
        </w:rPr>
      </w:pPr>
      <w:r>
        <w:t xml:space="preserve">In this section, we present the results of the study aggregated by the food security indicator. Here, the main objective is to compare the different </w:t>
      </w:r>
      <w:ins w:author="Mohamed SALEM" w:date="2023-10-27T08:41:00Z" w:id="144">
        <w:r w:rsidR="00465BEB">
          <w:t xml:space="preserve">indicators used in the CARI and </w:t>
        </w:r>
        <w:proofErr w:type="spellStart"/>
        <w:r w:rsidR="00465BEB">
          <w:t>rCARI</w:t>
        </w:r>
        <w:proofErr w:type="spellEnd"/>
        <w:r w:rsidR="00465BEB">
          <w:t xml:space="preserve"> aggregation </w:t>
        </w:r>
        <w:r w:rsidR="0042064E">
          <w:t xml:space="preserve">coming from </w:t>
        </w:r>
      </w:ins>
      <w:del w:author="Mohamed SALEM" w:date="2023-10-27T08:41:00Z" w:id="145">
        <w:r w:rsidDel="0042064E">
          <w:delText xml:space="preserve">variations of CARI aggregation through either </w:delText>
        </w:r>
      </w:del>
      <w:r>
        <w:t xml:space="preserve">remote or face-to-face </w:t>
      </w:r>
      <w:del w:author="Mohamed SALEM" w:date="2023-10-27T08:42:00Z" w:id="146">
        <w:r w:rsidDel="0085261D">
          <w:delText>modul</w:delText>
        </w:r>
      </w:del>
      <w:ins w:author="Mohamed SALEM" w:date="2023-10-27T08:42:00Z" w:id="147">
        <w:r w:rsidR="0085261D">
          <w:t>modality</w:t>
        </w:r>
      </w:ins>
      <w:ins w:author="Mohamed SALEM" w:date="2023-10-27T08:41:00Z" w:id="148">
        <w:r w:rsidR="0042064E">
          <w:t xml:space="preserve"> from </w:t>
        </w:r>
      </w:ins>
      <w:ins w:author="Mohamed SALEM" w:date="2023-10-27T08:42:00Z" w:id="149">
        <w:r w:rsidR="0085261D">
          <w:t>statistically</w:t>
        </w:r>
      </w:ins>
      <w:ins w:author="Mohamed SALEM" w:date="2023-10-27T08:41:00Z" w:id="150">
        <w:r w:rsidR="0085261D">
          <w:t xml:space="preserve"> identical </w:t>
        </w:r>
        <w:commentRangeStart w:id="151"/>
        <w:r w:rsidR="0085261D">
          <w:t>population</w:t>
        </w:r>
      </w:ins>
      <w:del w:author="Mohamed SALEM" w:date="2023-10-27T08:41:00Z" w:id="152">
        <w:r w:rsidDel="0042064E">
          <w:delText>es</w:delText>
        </w:r>
      </w:del>
      <w:commentRangeEnd w:id="151"/>
      <w:r w:rsidR="00482EF2">
        <w:rPr>
          <w:rStyle w:val="CommentReference"/>
        </w:rPr>
        <w:commentReference w:id="151"/>
      </w:r>
      <w:r>
        <w:t>.</w:t>
      </w:r>
    </w:p>
    <w:p w:rsidR="005B22D3" w:rsidDel="00B4680C" w:rsidRDefault="005B22D3" w14:paraId="4900B9FA" w14:textId="150AD504">
      <w:pPr>
        <w:spacing w:after="342"/>
        <w:ind w:left="-5" w:right="132"/>
        <w:rPr>
          <w:del w:author="Mohamed SALEM" w:date="2023-10-27T08:48:00Z" w:id="154"/>
        </w:rPr>
      </w:pPr>
    </w:p>
    <w:p w:rsidR="001742B9" w:rsidRDefault="00256ADB" w14:paraId="5D5B79BE" w14:textId="77777777">
      <w:pPr>
        <w:pStyle w:val="Heading2"/>
        <w:ind w:left="598" w:hanging="613"/>
      </w:pPr>
      <w:r>
        <w:t xml:space="preserve">CARI vs. </w:t>
      </w:r>
      <w:proofErr w:type="spellStart"/>
      <w:r>
        <w:t>rCARI</w:t>
      </w:r>
      <w:proofErr w:type="spellEnd"/>
    </w:p>
    <w:p w:rsidR="001742B9" w:rsidDel="00ED13F6" w:rsidRDefault="00256ADB" w14:paraId="195A5AE6" w14:textId="77777777">
      <w:pPr>
        <w:spacing w:after="190"/>
        <w:ind w:left="-5" w:right="132"/>
        <w:rPr>
          <w:del w:author="Mohamed SALEM" w:date="2023-10-27T08:43:00Z" w:id="155"/>
          <w:b/>
        </w:rPr>
      </w:pPr>
      <w:r>
        <w:t>There are four versions of overall indicators we used in the validation study:</w:t>
      </w:r>
    </w:p>
    <w:p w:rsidR="00ED13F6" w:rsidRDefault="00ED13F6" w14:paraId="15CCA0AD" w14:textId="77777777">
      <w:pPr>
        <w:spacing w:after="190"/>
        <w:ind w:left="-5" w:right="132"/>
        <w:rPr>
          <w:ins w:author="Mohamed SALEM" w:date="2023-10-27T08:43:00Z" w:id="156"/>
        </w:rPr>
      </w:pPr>
    </w:p>
    <w:p w:rsidRPr="00ED13F6" w:rsidR="001742B9" w:rsidP="00ED13F6" w:rsidRDefault="00ED13F6" w14:paraId="3A5DDA1C" w14:textId="7714F3A3">
      <w:pPr>
        <w:spacing w:after="190"/>
        <w:ind w:left="-5" w:right="132"/>
        <w:rPr>
          <w:ins w:author="Mohamed SALEM" w:date="2023-10-27T08:44:00Z" w:id="157"/>
          <w:b/>
        </w:rPr>
      </w:pPr>
      <w:r>
        <w:rPr>
          <w:b/>
          <w:bCs/>
        </w:rPr>
        <w:t xml:space="preserve">Conventional/gold standard </w:t>
      </w:r>
      <w:r>
        <w:rPr>
          <w:b/>
        </w:rPr>
        <w:t>CARI</w:t>
      </w:r>
      <w:ins w:author="Mohamed SALEM" w:date="2023-10-27T08:44:00Z" w:id="158">
        <w:r>
          <w:rPr>
            <w:b/>
            <w:bCs/>
          </w:rPr>
          <w:t>:</w:t>
        </w:r>
        <w:r w:rsidR="00E92C41">
          <w:rPr>
            <w:b/>
            <w:bCs/>
          </w:rPr>
          <w:t xml:space="preserve"> </w:t>
        </w:r>
      </w:ins>
      <w:r>
        <w:rPr>
          <w:b/>
          <w:bCs/>
        </w:rPr>
        <w:t xml:space="preserve"> </w:t>
      </w:r>
      <w:r w:rsidRPr="00ED13F6" w:rsidR="00256ADB">
        <w:rPr>
          <w:b/>
          <w:bCs/>
        </w:rPr>
        <w:t>CARI</w:t>
      </w:r>
      <w:r w:rsidRPr="00ED13F6" w:rsidR="00256ADB">
        <w:rPr>
          <w:b/>
        </w:rPr>
        <w:t xml:space="preserve">-FES: Standard CARI using FES in F2F </w:t>
      </w:r>
      <w:proofErr w:type="gramStart"/>
      <w:r w:rsidRPr="00ED13F6" w:rsidR="00256ADB">
        <w:rPr>
          <w:b/>
        </w:rPr>
        <w:t>surveys</w:t>
      </w:r>
      <w:proofErr w:type="gramEnd"/>
    </w:p>
    <w:p w:rsidRPr="00ED13F6" w:rsidR="00E92C41" w:rsidP="00ED13F6" w:rsidRDefault="00E92C41" w14:paraId="41432C49" w14:textId="5848DCD2">
      <w:pPr>
        <w:spacing w:after="190"/>
        <w:ind w:left="-5" w:right="132"/>
        <w:rPr>
          <w:b/>
          <w:bCs/>
        </w:rPr>
      </w:pPr>
      <w:ins w:author="Mohamed SALEM" w:date="2023-10-27T08:44:00Z" w:id="159">
        <w:r>
          <w:rPr>
            <w:b/>
            <w:bCs/>
          </w:rPr>
          <w:t xml:space="preserve">Other ways of aggregating CARI </w:t>
        </w:r>
      </w:ins>
    </w:p>
    <w:p w:rsidR="001742B9" w:rsidRDefault="00256ADB" w14:paraId="3D85329F" w14:textId="77777777">
      <w:pPr>
        <w:numPr>
          <w:ilvl w:val="0"/>
          <w:numId w:val="2"/>
        </w:numPr>
        <w:spacing w:after="201"/>
        <w:ind w:right="132" w:hanging="218"/>
      </w:pPr>
      <w:proofErr w:type="spellStart"/>
      <w:r>
        <w:t>rCARI</w:t>
      </w:r>
      <w:proofErr w:type="spellEnd"/>
      <w:r>
        <w:t xml:space="preserve">-FES: Standard CARI using FES in Remote </w:t>
      </w:r>
      <w:proofErr w:type="gramStart"/>
      <w:r>
        <w:t>surveys</w:t>
      </w:r>
      <w:proofErr w:type="gramEnd"/>
    </w:p>
    <w:p w:rsidR="001742B9" w:rsidRDefault="00256ADB" w14:paraId="39F3DE6B" w14:textId="77777777">
      <w:pPr>
        <w:numPr>
          <w:ilvl w:val="0"/>
          <w:numId w:val="2"/>
        </w:numPr>
        <w:spacing w:after="201"/>
        <w:ind w:right="132" w:hanging="218"/>
      </w:pPr>
      <w:r>
        <w:t xml:space="preserve">CARI-Inc: CARI using Income in F2F </w:t>
      </w:r>
      <w:proofErr w:type="gramStart"/>
      <w:r>
        <w:t>surveys</w:t>
      </w:r>
      <w:proofErr w:type="gramEnd"/>
    </w:p>
    <w:p w:rsidR="001742B9" w:rsidRDefault="00256ADB" w14:paraId="5BA894D9" w14:textId="77777777">
      <w:pPr>
        <w:numPr>
          <w:ilvl w:val="0"/>
          <w:numId w:val="2"/>
        </w:numPr>
        <w:ind w:right="132" w:hanging="218"/>
      </w:pPr>
      <w:proofErr w:type="spellStart"/>
      <w:r>
        <w:t>rCARI</w:t>
      </w:r>
      <w:proofErr w:type="spellEnd"/>
      <w:r>
        <w:t xml:space="preserve">-Inc: Standard </w:t>
      </w:r>
      <w:proofErr w:type="spellStart"/>
      <w:r>
        <w:t>rCARI</w:t>
      </w:r>
      <w:proofErr w:type="spellEnd"/>
      <w:r>
        <w:t xml:space="preserve"> using Income in Remote </w:t>
      </w:r>
      <w:proofErr w:type="gramStart"/>
      <w:r>
        <w:t>surveys</w:t>
      </w:r>
      <w:proofErr w:type="gramEnd"/>
    </w:p>
    <w:p w:rsidR="001742B9" w:rsidRDefault="00256ADB" w14:paraId="6D632AD6" w14:textId="23B881D5">
      <w:pPr>
        <w:ind w:left="-5" w:right="0"/>
      </w:pPr>
      <w:r>
        <w:t>From Table 2, we have three different methodologies</w:t>
      </w:r>
      <w:ins w:author="Mohamed SALEM" w:date="2023-10-27T08:43:00Z" w:id="160">
        <w:r w:rsidR="00E52CF1">
          <w:t xml:space="preserve"> of calculating CARI</w:t>
        </w:r>
      </w:ins>
      <w:r>
        <w:t xml:space="preserve"> to test their performance with the standard/</w:t>
      </w:r>
      <w:ins w:author="Mohamed SALEM" w:date="2023-10-27T08:45:00Z" w:id="161">
        <w:r w:rsidR="00E92C41">
          <w:t>conventional</w:t>
        </w:r>
      </w:ins>
      <w:ins w:author="Mohamed SALEM" w:date="2023-10-27T08:44:00Z" w:id="162">
        <w:r w:rsidR="00E92C41">
          <w:t xml:space="preserve"> </w:t>
        </w:r>
      </w:ins>
      <w:del w:author="Mohamed SALEM" w:date="2023-10-27T08:44:00Z" w:id="163">
        <w:r w:rsidDel="00E92C41">
          <w:delText>goldstandard</w:delText>
        </w:r>
      </w:del>
      <w:r>
        <w:t xml:space="preserve"> CARI. We also further compared the results of </w:t>
      </w:r>
      <w:proofErr w:type="spellStart"/>
      <w:r>
        <w:t>rCARI</w:t>
      </w:r>
      <w:proofErr w:type="spellEnd"/>
      <w:r>
        <w:t xml:space="preserve"> aggregated using FES with </w:t>
      </w:r>
      <w:proofErr w:type="spellStart"/>
      <w:r>
        <w:t>rCARI</w:t>
      </w:r>
      <w:proofErr w:type="spellEnd"/>
      <w:r>
        <w:t xml:space="preserve"> using the income and income change variables.</w:t>
      </w:r>
    </w:p>
    <w:p w:rsidR="001742B9" w:rsidRDefault="00256ADB" w14:paraId="106F4410" w14:textId="65633C1A">
      <w:pPr>
        <w:spacing w:after="0"/>
        <w:ind w:left="1397" w:right="1272"/>
      </w:pPr>
      <w:r>
        <w:t>Table 2: Lists the different aggregation methods and indicators used for each methodology</w:t>
      </w:r>
      <w:r w:rsidR="0038302C">
        <w:t xml:space="preserve">. </w:t>
      </w:r>
    </w:p>
    <w:tbl>
      <w:tblPr>
        <w:tblW w:w="6586" w:type="dxa"/>
        <w:tblInd w:w="1387" w:type="dxa"/>
        <w:tblCellMar>
          <w:top w:w="23" w:type="dxa"/>
          <w:right w:w="115" w:type="dxa"/>
        </w:tblCellMar>
        <w:tblLook w:val="04A0" w:firstRow="1" w:lastRow="0" w:firstColumn="1" w:lastColumn="0" w:noHBand="0" w:noVBand="1"/>
      </w:tblPr>
      <w:tblGrid>
        <w:gridCol w:w="3109"/>
        <w:gridCol w:w="904"/>
        <w:gridCol w:w="588"/>
        <w:gridCol w:w="1052"/>
        <w:gridCol w:w="933"/>
        <w:tblGridChange w:id="164">
          <w:tblGrid>
            <w:gridCol w:w="3109"/>
            <w:gridCol w:w="746"/>
            <w:gridCol w:w="158"/>
            <w:gridCol w:w="588"/>
            <w:gridCol w:w="1052"/>
            <w:gridCol w:w="933"/>
          </w:tblGrid>
        </w:tblGridChange>
      </w:tblGrid>
      <w:tr w:rsidR="001742B9" w14:paraId="5D78EE3B" w14:textId="77777777">
        <w:trPr>
          <w:trHeight w:val="197"/>
        </w:trPr>
        <w:tc>
          <w:tcPr>
            <w:tcW w:w="3109" w:type="dxa"/>
            <w:tcBorders>
              <w:top w:val="single" w:color="000000" w:sz="3" w:space="0"/>
              <w:left w:val="nil"/>
              <w:bottom w:val="single" w:color="000000" w:sz="3" w:space="0"/>
              <w:right w:val="nil"/>
            </w:tcBorders>
          </w:tcPr>
          <w:p w:rsidR="001742B9" w:rsidRDefault="001742B9" w14:paraId="1792D815" w14:textId="77777777">
            <w:pPr>
              <w:spacing w:after="160" w:line="259" w:lineRule="auto"/>
              <w:ind w:left="0" w:right="0" w:firstLine="0"/>
              <w:jc w:val="left"/>
            </w:pPr>
          </w:p>
        </w:tc>
        <w:tc>
          <w:tcPr>
            <w:tcW w:w="3477" w:type="dxa"/>
            <w:gridSpan w:val="4"/>
            <w:tcBorders>
              <w:top w:val="single" w:color="000000" w:sz="3" w:space="0"/>
              <w:left w:val="nil"/>
              <w:bottom w:val="single" w:color="000000" w:sz="3" w:space="0"/>
              <w:right w:val="nil"/>
            </w:tcBorders>
          </w:tcPr>
          <w:p w:rsidR="001742B9" w:rsidRDefault="00256ADB" w14:paraId="77784EEE" w14:textId="77777777">
            <w:pPr>
              <w:spacing w:after="0" w:line="259" w:lineRule="auto"/>
              <w:ind w:left="0" w:right="4" w:firstLine="0"/>
              <w:jc w:val="center"/>
            </w:pPr>
            <w:r>
              <w:rPr>
                <w:b/>
                <w:sz w:val="16"/>
              </w:rPr>
              <w:t>Aggregation Methodology</w:t>
            </w:r>
          </w:p>
        </w:tc>
      </w:tr>
      <w:tr w:rsidR="005206FC" w14:paraId="5E19B499" w14:textId="77777777">
        <w:trPr>
          <w:trHeight w:val="380"/>
          <w:ins w:author="Mohamed SALEM" w:date="2023-10-27T08:45:00Z" w:id="165"/>
        </w:trPr>
        <w:tc>
          <w:tcPr>
            <w:tcW w:w="3109" w:type="dxa"/>
            <w:tcBorders>
              <w:top w:val="single" w:color="000000" w:sz="3" w:space="0"/>
              <w:left w:val="nil"/>
              <w:bottom w:val="nil"/>
              <w:right w:val="nil"/>
            </w:tcBorders>
            <w:vAlign w:val="center"/>
          </w:tcPr>
          <w:p w:rsidR="005206FC" w:rsidRDefault="005206FC" w14:paraId="602773CA" w14:textId="77777777">
            <w:pPr>
              <w:spacing w:after="0" w:line="259" w:lineRule="auto"/>
              <w:ind w:left="120" w:right="0" w:firstLine="0"/>
              <w:jc w:val="left"/>
              <w:rPr>
                <w:ins w:author="Mohamed SALEM" w:date="2023-10-27T08:45:00Z" w:id="166"/>
                <w:b/>
                <w:sz w:val="16"/>
              </w:rPr>
            </w:pPr>
          </w:p>
        </w:tc>
        <w:tc>
          <w:tcPr>
            <w:tcW w:w="904" w:type="dxa"/>
            <w:tcBorders>
              <w:top w:val="single" w:color="000000" w:sz="3" w:space="0"/>
              <w:left w:val="nil"/>
              <w:bottom w:val="nil"/>
              <w:right w:val="nil"/>
            </w:tcBorders>
          </w:tcPr>
          <w:p w:rsidR="005206FC" w:rsidRDefault="005206FC" w14:paraId="6491EC97" w14:textId="505C90DA">
            <w:pPr>
              <w:spacing w:after="0" w:line="259" w:lineRule="auto"/>
              <w:ind w:left="0" w:right="0" w:firstLine="0"/>
              <w:jc w:val="left"/>
              <w:rPr>
                <w:ins w:author="Mohamed SALEM" w:date="2023-10-27T08:45:00Z" w:id="167"/>
                <w:b/>
                <w:sz w:val="16"/>
              </w:rPr>
            </w:pPr>
            <w:ins w:author="Mohamed SALEM" w:date="2023-10-27T08:46:00Z" w:id="168">
              <w:r>
                <w:rPr>
                  <w:b/>
                  <w:sz w:val="16"/>
                </w:rPr>
                <w:t xml:space="preserve">Standard </w:t>
              </w:r>
            </w:ins>
          </w:p>
        </w:tc>
        <w:tc>
          <w:tcPr>
            <w:tcW w:w="2573" w:type="dxa"/>
            <w:gridSpan w:val="3"/>
            <w:tcBorders>
              <w:top w:val="single" w:color="000000" w:sz="3" w:space="0"/>
              <w:left w:val="nil"/>
              <w:bottom w:val="nil"/>
              <w:right w:val="nil"/>
            </w:tcBorders>
          </w:tcPr>
          <w:p w:rsidR="005206FC" w:rsidP="005B22D3" w:rsidRDefault="005206FC" w14:paraId="4E34E3F3" w14:textId="0E4E290B">
            <w:pPr>
              <w:spacing w:after="0" w:line="259" w:lineRule="auto"/>
              <w:ind w:left="113" w:right="0" w:firstLine="0"/>
              <w:jc w:val="center"/>
              <w:rPr>
                <w:ins w:author="Mohamed SALEM" w:date="2023-10-27T08:45:00Z" w:id="169"/>
                <w:b/>
                <w:sz w:val="16"/>
              </w:rPr>
              <w:pPrChange w:author="Mohamed SALEM" w:date="2023-10-27T08:47:00Z" w:id="170">
                <w:pPr>
                  <w:spacing w:after="0" w:line="259" w:lineRule="auto"/>
                  <w:ind w:left="113" w:right="0" w:firstLine="0"/>
                  <w:jc w:val="left"/>
                </w:pPr>
              </w:pPrChange>
            </w:pPr>
            <w:ins w:author="Mohamed SALEM" w:date="2023-10-27T08:46:00Z" w:id="171">
              <w:r>
                <w:rPr>
                  <w:b/>
                  <w:sz w:val="16"/>
                </w:rPr>
                <w:t>Comparison</w:t>
              </w:r>
            </w:ins>
          </w:p>
        </w:tc>
      </w:tr>
      <w:tr w:rsidR="001742B9" w:rsidTr="005206FC" w14:paraId="60A09D6B" w14:textId="77777777">
        <w:tblPrEx>
          <w:tblW w:w="6586" w:type="dxa"/>
          <w:tblInd w:w="1387" w:type="dxa"/>
          <w:tblCellMar>
            <w:top w:w="23" w:type="dxa"/>
            <w:right w:w="115" w:type="dxa"/>
          </w:tblCellMar>
          <w:tblPrExChange w:author="Mohamed SALEM" w:date="2023-10-27T08:46:00Z" w:id="172">
            <w:tblPrEx>
              <w:tblW w:w="6586" w:type="dxa"/>
              <w:tblInd w:w="1387" w:type="dxa"/>
              <w:tblCellMar>
                <w:top w:w="23" w:type="dxa"/>
                <w:right w:w="115" w:type="dxa"/>
              </w:tblCellMar>
            </w:tblPrEx>
          </w:tblPrExChange>
        </w:tblPrEx>
        <w:trPr>
          <w:trHeight w:val="380"/>
          <w:trPrChange w:author="Mohamed SALEM" w:date="2023-10-27T08:46:00Z" w:id="173">
            <w:trPr>
              <w:trHeight w:val="380"/>
            </w:trPr>
          </w:trPrChange>
        </w:trPr>
        <w:tc>
          <w:tcPr>
            <w:tcW w:w="3109" w:type="dxa"/>
            <w:tcBorders>
              <w:top w:val="single" w:color="000000" w:sz="3" w:space="0"/>
              <w:left w:val="nil"/>
              <w:bottom w:val="nil"/>
              <w:right w:val="nil"/>
            </w:tcBorders>
            <w:vAlign w:val="center"/>
            <w:tcPrChange w:author="Mohamed SALEM" w:date="2023-10-27T08:46:00Z" w:id="174">
              <w:tcPr>
                <w:tcW w:w="3109" w:type="dxa"/>
                <w:tcBorders>
                  <w:top w:val="single" w:color="000000" w:sz="3" w:space="0"/>
                  <w:left w:val="nil"/>
                  <w:bottom w:val="nil"/>
                  <w:right w:val="nil"/>
                </w:tcBorders>
                <w:vAlign w:val="center"/>
              </w:tcPr>
            </w:tcPrChange>
          </w:tcPr>
          <w:p w:rsidR="001742B9" w:rsidRDefault="00256ADB" w14:paraId="03582B53" w14:textId="77777777">
            <w:pPr>
              <w:spacing w:after="0" w:line="259" w:lineRule="auto"/>
              <w:ind w:left="120" w:right="0" w:firstLine="0"/>
              <w:jc w:val="left"/>
            </w:pPr>
            <w:r>
              <w:rPr>
                <w:b/>
                <w:sz w:val="16"/>
              </w:rPr>
              <w:t>Indicator</w:t>
            </w:r>
          </w:p>
        </w:tc>
        <w:tc>
          <w:tcPr>
            <w:tcW w:w="904" w:type="dxa"/>
            <w:tcBorders>
              <w:top w:val="single" w:color="000000" w:sz="3" w:space="0"/>
              <w:left w:val="nil"/>
              <w:bottom w:val="nil"/>
              <w:right w:val="nil"/>
            </w:tcBorders>
            <w:tcPrChange w:author="Mohamed SALEM" w:date="2023-10-27T08:46:00Z" w:id="175">
              <w:tcPr>
                <w:tcW w:w="746" w:type="dxa"/>
                <w:tcBorders>
                  <w:top w:val="single" w:color="000000" w:sz="3" w:space="0"/>
                  <w:left w:val="nil"/>
                  <w:bottom w:val="nil"/>
                  <w:right w:val="nil"/>
                </w:tcBorders>
              </w:tcPr>
            </w:tcPrChange>
          </w:tcPr>
          <w:p w:rsidR="001742B9" w:rsidRDefault="00256ADB" w14:paraId="6882B31E" w14:textId="77777777">
            <w:pPr>
              <w:spacing w:after="0" w:line="259" w:lineRule="auto"/>
              <w:ind w:left="0" w:right="0" w:firstLine="0"/>
              <w:jc w:val="left"/>
            </w:pPr>
            <w:r>
              <w:rPr>
                <w:b/>
                <w:sz w:val="16"/>
              </w:rPr>
              <w:t>CARI</w:t>
            </w:r>
          </w:p>
          <w:p w:rsidR="001742B9" w:rsidRDefault="00256ADB" w14:paraId="791E66ED" w14:textId="77777777">
            <w:pPr>
              <w:spacing w:after="0" w:line="259" w:lineRule="auto"/>
              <w:ind w:left="6" w:right="0" w:firstLine="0"/>
              <w:jc w:val="left"/>
            </w:pPr>
            <w:r>
              <w:rPr>
                <w:b/>
                <w:sz w:val="16"/>
              </w:rPr>
              <w:t>(F2F)</w:t>
            </w:r>
          </w:p>
        </w:tc>
        <w:tc>
          <w:tcPr>
            <w:tcW w:w="588" w:type="dxa"/>
            <w:tcBorders>
              <w:top w:val="single" w:color="000000" w:sz="3" w:space="0"/>
              <w:left w:val="nil"/>
              <w:bottom w:val="nil"/>
              <w:right w:val="nil"/>
            </w:tcBorders>
            <w:tcPrChange w:author="Mohamed SALEM" w:date="2023-10-27T08:46:00Z" w:id="176">
              <w:tcPr>
                <w:tcW w:w="746" w:type="dxa"/>
                <w:gridSpan w:val="2"/>
                <w:tcBorders>
                  <w:top w:val="single" w:color="000000" w:sz="3" w:space="0"/>
                  <w:left w:val="nil"/>
                  <w:bottom w:val="nil"/>
                  <w:right w:val="nil"/>
                </w:tcBorders>
              </w:tcPr>
            </w:tcPrChange>
          </w:tcPr>
          <w:p w:rsidR="001742B9" w:rsidRDefault="00256ADB" w14:paraId="1E5F9AEB" w14:textId="77777777">
            <w:pPr>
              <w:spacing w:after="0" w:line="259" w:lineRule="auto"/>
              <w:ind w:left="0" w:right="0" w:firstLine="0"/>
              <w:jc w:val="left"/>
            </w:pPr>
            <w:r>
              <w:rPr>
                <w:b/>
                <w:sz w:val="16"/>
              </w:rPr>
              <w:t>CARI</w:t>
            </w:r>
          </w:p>
          <w:p w:rsidR="001742B9" w:rsidRDefault="00256ADB" w14:paraId="54C6F6C5" w14:textId="77777777">
            <w:pPr>
              <w:spacing w:after="0" w:line="259" w:lineRule="auto"/>
              <w:ind w:left="6" w:right="0" w:firstLine="0"/>
              <w:jc w:val="left"/>
            </w:pPr>
            <w:r>
              <w:rPr>
                <w:b/>
                <w:sz w:val="16"/>
              </w:rPr>
              <w:t>(F2F)</w:t>
            </w:r>
          </w:p>
        </w:tc>
        <w:tc>
          <w:tcPr>
            <w:tcW w:w="1052" w:type="dxa"/>
            <w:tcBorders>
              <w:top w:val="single" w:color="000000" w:sz="3" w:space="0"/>
              <w:left w:val="nil"/>
              <w:bottom w:val="nil"/>
              <w:right w:val="nil"/>
            </w:tcBorders>
            <w:tcPrChange w:author="Mohamed SALEM" w:date="2023-10-27T08:46:00Z" w:id="177">
              <w:tcPr>
                <w:tcW w:w="1052" w:type="dxa"/>
                <w:tcBorders>
                  <w:top w:val="single" w:color="000000" w:sz="3" w:space="0"/>
                  <w:left w:val="nil"/>
                  <w:bottom w:val="nil"/>
                  <w:right w:val="nil"/>
                </w:tcBorders>
              </w:tcPr>
            </w:tcPrChange>
          </w:tcPr>
          <w:p w:rsidR="001742B9" w:rsidRDefault="00256ADB" w14:paraId="6FF5D5C1" w14:textId="77777777">
            <w:pPr>
              <w:spacing w:after="0" w:line="259" w:lineRule="auto"/>
              <w:ind w:left="113" w:right="0" w:firstLine="0"/>
              <w:jc w:val="left"/>
            </w:pPr>
            <w:proofErr w:type="spellStart"/>
            <w:r>
              <w:rPr>
                <w:b/>
                <w:sz w:val="16"/>
              </w:rPr>
              <w:t>rCARI</w:t>
            </w:r>
            <w:proofErr w:type="spellEnd"/>
          </w:p>
          <w:p w:rsidR="001742B9" w:rsidRDefault="00256ADB" w14:paraId="4516466C" w14:textId="77777777">
            <w:pPr>
              <w:spacing w:after="0" w:line="259" w:lineRule="auto"/>
              <w:ind w:left="0" w:right="0" w:firstLine="0"/>
              <w:jc w:val="left"/>
            </w:pPr>
            <w:r>
              <w:rPr>
                <w:b/>
                <w:sz w:val="16"/>
              </w:rPr>
              <w:t>(Remote)</w:t>
            </w:r>
          </w:p>
        </w:tc>
        <w:tc>
          <w:tcPr>
            <w:tcW w:w="933" w:type="dxa"/>
            <w:tcBorders>
              <w:top w:val="single" w:color="000000" w:sz="3" w:space="0"/>
              <w:left w:val="nil"/>
              <w:bottom w:val="nil"/>
              <w:right w:val="nil"/>
            </w:tcBorders>
            <w:tcPrChange w:author="Mohamed SALEM" w:date="2023-10-27T08:46:00Z" w:id="178">
              <w:tcPr>
                <w:tcW w:w="933" w:type="dxa"/>
                <w:tcBorders>
                  <w:top w:val="single" w:color="000000" w:sz="3" w:space="0"/>
                  <w:left w:val="nil"/>
                  <w:bottom w:val="nil"/>
                  <w:right w:val="nil"/>
                </w:tcBorders>
              </w:tcPr>
            </w:tcPrChange>
          </w:tcPr>
          <w:p w:rsidR="001742B9" w:rsidRDefault="00256ADB" w14:paraId="02987A13" w14:textId="77777777">
            <w:pPr>
              <w:spacing w:after="0" w:line="259" w:lineRule="auto"/>
              <w:ind w:left="113" w:right="0" w:firstLine="0"/>
              <w:jc w:val="left"/>
            </w:pPr>
            <w:proofErr w:type="spellStart"/>
            <w:r>
              <w:rPr>
                <w:b/>
                <w:sz w:val="16"/>
              </w:rPr>
              <w:t>rCARI</w:t>
            </w:r>
            <w:proofErr w:type="spellEnd"/>
          </w:p>
          <w:p w:rsidR="001742B9" w:rsidRDefault="00256ADB" w14:paraId="2E8FE067" w14:textId="77777777">
            <w:pPr>
              <w:spacing w:after="0" w:line="259" w:lineRule="auto"/>
              <w:ind w:left="0" w:right="0" w:firstLine="0"/>
              <w:jc w:val="left"/>
            </w:pPr>
            <w:r>
              <w:rPr>
                <w:b/>
                <w:sz w:val="16"/>
              </w:rPr>
              <w:t>(Remote)</w:t>
            </w:r>
          </w:p>
        </w:tc>
      </w:tr>
      <w:tr w:rsidR="001742B9" w:rsidTr="005206FC" w14:paraId="0826D3A5" w14:textId="77777777">
        <w:tblPrEx>
          <w:tblW w:w="6586" w:type="dxa"/>
          <w:tblInd w:w="1387" w:type="dxa"/>
          <w:tblCellMar>
            <w:top w:w="23" w:type="dxa"/>
            <w:right w:w="115" w:type="dxa"/>
          </w:tblCellMar>
          <w:tblPrExChange w:author="Mohamed SALEM" w:date="2023-10-27T08:46:00Z" w:id="179">
            <w:tblPrEx>
              <w:tblW w:w="6586" w:type="dxa"/>
              <w:tblInd w:w="1387" w:type="dxa"/>
              <w:tblCellMar>
                <w:top w:w="23" w:type="dxa"/>
                <w:right w:w="115" w:type="dxa"/>
              </w:tblCellMar>
            </w:tblPrEx>
          </w:tblPrExChange>
        </w:tblPrEx>
        <w:trPr>
          <w:trHeight w:val="189"/>
          <w:trPrChange w:author="Mohamed SALEM" w:date="2023-10-27T08:46:00Z" w:id="180">
            <w:trPr>
              <w:trHeight w:val="189"/>
            </w:trPr>
          </w:trPrChange>
        </w:trPr>
        <w:tc>
          <w:tcPr>
            <w:tcW w:w="3109" w:type="dxa"/>
            <w:tcBorders>
              <w:top w:val="nil"/>
              <w:left w:val="nil"/>
              <w:bottom w:val="nil"/>
              <w:right w:val="nil"/>
            </w:tcBorders>
            <w:tcPrChange w:author="Mohamed SALEM" w:date="2023-10-27T08:46:00Z" w:id="181">
              <w:tcPr>
                <w:tcW w:w="3109" w:type="dxa"/>
                <w:tcBorders>
                  <w:top w:val="nil"/>
                  <w:left w:val="nil"/>
                  <w:bottom w:val="nil"/>
                  <w:right w:val="nil"/>
                </w:tcBorders>
              </w:tcPr>
            </w:tcPrChange>
          </w:tcPr>
          <w:p w:rsidR="001742B9" w:rsidRDefault="00256ADB" w14:paraId="0CC40617" w14:textId="77777777">
            <w:pPr>
              <w:spacing w:after="0" w:line="259" w:lineRule="auto"/>
              <w:ind w:left="120" w:right="0" w:firstLine="0"/>
              <w:jc w:val="left"/>
            </w:pPr>
            <w:r>
              <w:rPr>
                <w:b/>
                <w:sz w:val="16"/>
              </w:rPr>
              <w:t>FCS</w:t>
            </w:r>
          </w:p>
        </w:tc>
        <w:tc>
          <w:tcPr>
            <w:tcW w:w="904" w:type="dxa"/>
            <w:tcBorders>
              <w:top w:val="nil"/>
              <w:left w:val="nil"/>
              <w:bottom w:val="nil"/>
              <w:right w:val="nil"/>
            </w:tcBorders>
            <w:tcPrChange w:author="Mohamed SALEM" w:date="2023-10-27T08:46:00Z" w:id="182">
              <w:tcPr>
                <w:tcW w:w="746" w:type="dxa"/>
                <w:tcBorders>
                  <w:top w:val="nil"/>
                  <w:left w:val="nil"/>
                  <w:bottom w:val="nil"/>
                  <w:right w:val="nil"/>
                </w:tcBorders>
              </w:tcPr>
            </w:tcPrChange>
          </w:tcPr>
          <w:p w:rsidR="001742B9" w:rsidRDefault="00256ADB" w14:paraId="572A4944" w14:textId="77777777">
            <w:pPr>
              <w:spacing w:after="0" w:line="259" w:lineRule="auto"/>
              <w:ind w:left="126" w:right="0" w:firstLine="0"/>
              <w:jc w:val="left"/>
            </w:pPr>
            <w:r>
              <w:rPr>
                <w:sz w:val="16"/>
              </w:rPr>
              <w:t>Yes</w:t>
            </w:r>
          </w:p>
        </w:tc>
        <w:tc>
          <w:tcPr>
            <w:tcW w:w="588" w:type="dxa"/>
            <w:tcBorders>
              <w:top w:val="nil"/>
              <w:left w:val="nil"/>
              <w:bottom w:val="nil"/>
              <w:right w:val="nil"/>
            </w:tcBorders>
            <w:tcPrChange w:author="Mohamed SALEM" w:date="2023-10-27T08:46:00Z" w:id="183">
              <w:tcPr>
                <w:tcW w:w="746" w:type="dxa"/>
                <w:gridSpan w:val="2"/>
                <w:tcBorders>
                  <w:top w:val="nil"/>
                  <w:left w:val="nil"/>
                  <w:bottom w:val="nil"/>
                  <w:right w:val="nil"/>
                </w:tcBorders>
              </w:tcPr>
            </w:tcPrChange>
          </w:tcPr>
          <w:p w:rsidR="001742B9" w:rsidRDefault="00256ADB" w14:paraId="0C49964A" w14:textId="77777777">
            <w:pPr>
              <w:spacing w:after="0" w:line="259" w:lineRule="auto"/>
              <w:ind w:left="126" w:right="0" w:firstLine="0"/>
              <w:jc w:val="left"/>
            </w:pPr>
            <w:r>
              <w:rPr>
                <w:sz w:val="16"/>
              </w:rPr>
              <w:t>Yes</w:t>
            </w:r>
          </w:p>
        </w:tc>
        <w:tc>
          <w:tcPr>
            <w:tcW w:w="1052" w:type="dxa"/>
            <w:tcBorders>
              <w:top w:val="nil"/>
              <w:left w:val="nil"/>
              <w:bottom w:val="nil"/>
              <w:right w:val="nil"/>
            </w:tcBorders>
            <w:tcPrChange w:author="Mohamed SALEM" w:date="2023-10-27T08:46:00Z" w:id="184">
              <w:tcPr>
                <w:tcW w:w="1052" w:type="dxa"/>
                <w:tcBorders>
                  <w:top w:val="nil"/>
                  <w:left w:val="nil"/>
                  <w:bottom w:val="nil"/>
                  <w:right w:val="nil"/>
                </w:tcBorders>
              </w:tcPr>
            </w:tcPrChange>
          </w:tcPr>
          <w:p w:rsidR="001742B9" w:rsidRDefault="00256ADB" w14:paraId="7E174D86" w14:textId="77777777">
            <w:pPr>
              <w:spacing w:after="0" w:line="259" w:lineRule="auto"/>
              <w:ind w:left="279" w:right="0" w:firstLine="0"/>
              <w:jc w:val="left"/>
            </w:pPr>
            <w:r>
              <w:rPr>
                <w:sz w:val="16"/>
              </w:rPr>
              <w:t>Yes</w:t>
            </w:r>
          </w:p>
        </w:tc>
        <w:tc>
          <w:tcPr>
            <w:tcW w:w="933" w:type="dxa"/>
            <w:tcBorders>
              <w:top w:val="nil"/>
              <w:left w:val="nil"/>
              <w:bottom w:val="nil"/>
              <w:right w:val="nil"/>
            </w:tcBorders>
            <w:tcPrChange w:author="Mohamed SALEM" w:date="2023-10-27T08:46:00Z" w:id="185">
              <w:tcPr>
                <w:tcW w:w="933" w:type="dxa"/>
                <w:tcBorders>
                  <w:top w:val="nil"/>
                  <w:left w:val="nil"/>
                  <w:bottom w:val="nil"/>
                  <w:right w:val="nil"/>
                </w:tcBorders>
              </w:tcPr>
            </w:tcPrChange>
          </w:tcPr>
          <w:p w:rsidR="001742B9" w:rsidRDefault="00256ADB" w14:paraId="5F061A2B" w14:textId="77777777">
            <w:pPr>
              <w:spacing w:after="0" w:line="259" w:lineRule="auto"/>
              <w:ind w:left="279" w:right="0" w:firstLine="0"/>
              <w:jc w:val="left"/>
            </w:pPr>
            <w:r>
              <w:rPr>
                <w:sz w:val="16"/>
              </w:rPr>
              <w:t>Yes</w:t>
            </w:r>
          </w:p>
        </w:tc>
      </w:tr>
      <w:tr w:rsidR="001742B9" w:rsidTr="005206FC" w14:paraId="398F62B4" w14:textId="77777777">
        <w:tblPrEx>
          <w:tblW w:w="6586" w:type="dxa"/>
          <w:tblInd w:w="1387" w:type="dxa"/>
          <w:tblCellMar>
            <w:top w:w="23" w:type="dxa"/>
            <w:right w:w="115" w:type="dxa"/>
          </w:tblCellMar>
          <w:tblPrExChange w:author="Mohamed SALEM" w:date="2023-10-27T08:46:00Z" w:id="186">
            <w:tblPrEx>
              <w:tblW w:w="6586" w:type="dxa"/>
              <w:tblInd w:w="1387" w:type="dxa"/>
              <w:tblCellMar>
                <w:top w:w="23" w:type="dxa"/>
                <w:right w:w="115" w:type="dxa"/>
              </w:tblCellMar>
            </w:tblPrEx>
          </w:tblPrExChange>
        </w:tblPrEx>
        <w:trPr>
          <w:trHeight w:val="189"/>
          <w:trPrChange w:author="Mohamed SALEM" w:date="2023-10-27T08:46:00Z" w:id="187">
            <w:trPr>
              <w:trHeight w:val="189"/>
            </w:trPr>
          </w:trPrChange>
        </w:trPr>
        <w:tc>
          <w:tcPr>
            <w:tcW w:w="3109" w:type="dxa"/>
            <w:tcBorders>
              <w:top w:val="nil"/>
              <w:left w:val="nil"/>
              <w:bottom w:val="nil"/>
              <w:right w:val="nil"/>
            </w:tcBorders>
            <w:tcPrChange w:author="Mohamed SALEM" w:date="2023-10-27T08:46:00Z" w:id="188">
              <w:tcPr>
                <w:tcW w:w="3109" w:type="dxa"/>
                <w:tcBorders>
                  <w:top w:val="nil"/>
                  <w:left w:val="nil"/>
                  <w:bottom w:val="nil"/>
                  <w:right w:val="nil"/>
                </w:tcBorders>
              </w:tcPr>
            </w:tcPrChange>
          </w:tcPr>
          <w:p w:rsidR="001742B9" w:rsidRDefault="00256ADB" w14:paraId="54920342" w14:textId="77777777">
            <w:pPr>
              <w:spacing w:after="0" w:line="259" w:lineRule="auto"/>
              <w:ind w:left="120" w:right="0" w:firstLine="0"/>
              <w:jc w:val="left"/>
            </w:pPr>
            <w:r>
              <w:rPr>
                <w:b/>
                <w:sz w:val="16"/>
              </w:rPr>
              <w:t>FES</w:t>
            </w:r>
          </w:p>
        </w:tc>
        <w:tc>
          <w:tcPr>
            <w:tcW w:w="904" w:type="dxa"/>
            <w:tcBorders>
              <w:top w:val="nil"/>
              <w:left w:val="nil"/>
              <w:bottom w:val="nil"/>
              <w:right w:val="nil"/>
            </w:tcBorders>
            <w:tcPrChange w:author="Mohamed SALEM" w:date="2023-10-27T08:46:00Z" w:id="189">
              <w:tcPr>
                <w:tcW w:w="746" w:type="dxa"/>
                <w:tcBorders>
                  <w:top w:val="nil"/>
                  <w:left w:val="nil"/>
                  <w:bottom w:val="nil"/>
                  <w:right w:val="nil"/>
                </w:tcBorders>
              </w:tcPr>
            </w:tcPrChange>
          </w:tcPr>
          <w:p w:rsidR="001742B9" w:rsidRDefault="00256ADB" w14:paraId="0093DC2A" w14:textId="77777777">
            <w:pPr>
              <w:spacing w:after="0" w:line="259" w:lineRule="auto"/>
              <w:ind w:left="126" w:right="0" w:firstLine="0"/>
              <w:jc w:val="left"/>
            </w:pPr>
            <w:r>
              <w:rPr>
                <w:sz w:val="16"/>
              </w:rPr>
              <w:t>Yes</w:t>
            </w:r>
          </w:p>
        </w:tc>
        <w:tc>
          <w:tcPr>
            <w:tcW w:w="588" w:type="dxa"/>
            <w:tcBorders>
              <w:top w:val="nil"/>
              <w:left w:val="nil"/>
              <w:bottom w:val="nil"/>
              <w:right w:val="nil"/>
            </w:tcBorders>
            <w:tcPrChange w:author="Mohamed SALEM" w:date="2023-10-27T08:46:00Z" w:id="190">
              <w:tcPr>
                <w:tcW w:w="746" w:type="dxa"/>
                <w:gridSpan w:val="2"/>
                <w:tcBorders>
                  <w:top w:val="nil"/>
                  <w:left w:val="nil"/>
                  <w:bottom w:val="nil"/>
                  <w:right w:val="nil"/>
                </w:tcBorders>
              </w:tcPr>
            </w:tcPrChange>
          </w:tcPr>
          <w:p w:rsidR="001742B9" w:rsidRDefault="00256ADB" w14:paraId="4371DAEC" w14:textId="77777777">
            <w:pPr>
              <w:spacing w:after="0" w:line="259" w:lineRule="auto"/>
              <w:ind w:left="129" w:right="0" w:firstLine="0"/>
              <w:jc w:val="left"/>
            </w:pPr>
            <w:r>
              <w:rPr>
                <w:b/>
                <w:color w:val="CB0000"/>
                <w:sz w:val="16"/>
              </w:rPr>
              <w:t>No</w:t>
            </w:r>
          </w:p>
        </w:tc>
        <w:tc>
          <w:tcPr>
            <w:tcW w:w="1052" w:type="dxa"/>
            <w:tcBorders>
              <w:top w:val="nil"/>
              <w:left w:val="nil"/>
              <w:bottom w:val="nil"/>
              <w:right w:val="nil"/>
            </w:tcBorders>
            <w:tcPrChange w:author="Mohamed SALEM" w:date="2023-10-27T08:46:00Z" w:id="191">
              <w:tcPr>
                <w:tcW w:w="1052" w:type="dxa"/>
                <w:tcBorders>
                  <w:top w:val="nil"/>
                  <w:left w:val="nil"/>
                  <w:bottom w:val="nil"/>
                  <w:right w:val="nil"/>
                </w:tcBorders>
              </w:tcPr>
            </w:tcPrChange>
          </w:tcPr>
          <w:p w:rsidR="001742B9" w:rsidRDefault="00256ADB" w14:paraId="01E87B43" w14:textId="77777777">
            <w:pPr>
              <w:spacing w:after="0" w:line="259" w:lineRule="auto"/>
              <w:ind w:left="279" w:right="0" w:firstLine="0"/>
              <w:jc w:val="left"/>
            </w:pPr>
            <w:r>
              <w:rPr>
                <w:sz w:val="16"/>
              </w:rPr>
              <w:t>Yes</w:t>
            </w:r>
          </w:p>
        </w:tc>
        <w:tc>
          <w:tcPr>
            <w:tcW w:w="933" w:type="dxa"/>
            <w:tcBorders>
              <w:top w:val="nil"/>
              <w:left w:val="nil"/>
              <w:bottom w:val="nil"/>
              <w:right w:val="nil"/>
            </w:tcBorders>
            <w:tcPrChange w:author="Mohamed SALEM" w:date="2023-10-27T08:46:00Z" w:id="192">
              <w:tcPr>
                <w:tcW w:w="933" w:type="dxa"/>
                <w:tcBorders>
                  <w:top w:val="nil"/>
                  <w:left w:val="nil"/>
                  <w:bottom w:val="nil"/>
                  <w:right w:val="nil"/>
                </w:tcBorders>
              </w:tcPr>
            </w:tcPrChange>
          </w:tcPr>
          <w:p w:rsidRPr="00482EF2" w:rsidR="001742B9" w:rsidRDefault="00256ADB" w14:paraId="4ECD6B04" w14:textId="77777777">
            <w:pPr>
              <w:spacing w:after="0" w:line="259" w:lineRule="auto"/>
              <w:ind w:left="301" w:right="0" w:firstLine="0"/>
              <w:jc w:val="left"/>
              <w:rPr>
                <w:b/>
                <w:bCs/>
                <w:rPrChange w:author="Mohamed SALEM" w:date="2023-10-27T08:51:00Z" w:id="193">
                  <w:rPr/>
                </w:rPrChange>
              </w:rPr>
            </w:pPr>
            <w:r w:rsidRPr="00482EF2">
              <w:rPr>
                <w:b/>
                <w:bCs/>
                <w:color w:val="FF0000"/>
                <w:sz w:val="16"/>
                <w:rPrChange w:author="Mohamed SALEM" w:date="2023-10-27T08:51:00Z" w:id="194">
                  <w:rPr>
                    <w:sz w:val="16"/>
                  </w:rPr>
                </w:rPrChange>
              </w:rPr>
              <w:t>No</w:t>
            </w:r>
          </w:p>
        </w:tc>
      </w:tr>
      <w:tr w:rsidR="001742B9" w:rsidTr="005206FC" w14:paraId="60089FAC" w14:textId="77777777">
        <w:tblPrEx>
          <w:tblW w:w="6586" w:type="dxa"/>
          <w:tblInd w:w="1387" w:type="dxa"/>
          <w:tblCellMar>
            <w:top w:w="23" w:type="dxa"/>
            <w:right w:w="115" w:type="dxa"/>
          </w:tblCellMar>
          <w:tblPrExChange w:author="Mohamed SALEM" w:date="2023-10-27T08:46:00Z" w:id="195">
            <w:tblPrEx>
              <w:tblW w:w="6586" w:type="dxa"/>
              <w:tblInd w:w="1387" w:type="dxa"/>
              <w:tblCellMar>
                <w:top w:w="23" w:type="dxa"/>
                <w:right w:w="115" w:type="dxa"/>
              </w:tblCellMar>
            </w:tblPrEx>
          </w:tblPrExChange>
        </w:tblPrEx>
        <w:trPr>
          <w:trHeight w:val="189"/>
          <w:trPrChange w:author="Mohamed SALEM" w:date="2023-10-27T08:46:00Z" w:id="196">
            <w:trPr>
              <w:trHeight w:val="189"/>
            </w:trPr>
          </w:trPrChange>
        </w:trPr>
        <w:tc>
          <w:tcPr>
            <w:tcW w:w="3109" w:type="dxa"/>
            <w:tcBorders>
              <w:top w:val="nil"/>
              <w:left w:val="nil"/>
              <w:bottom w:val="nil"/>
              <w:right w:val="nil"/>
            </w:tcBorders>
            <w:tcPrChange w:author="Mohamed SALEM" w:date="2023-10-27T08:46:00Z" w:id="197">
              <w:tcPr>
                <w:tcW w:w="3109" w:type="dxa"/>
                <w:tcBorders>
                  <w:top w:val="nil"/>
                  <w:left w:val="nil"/>
                  <w:bottom w:val="nil"/>
                  <w:right w:val="nil"/>
                </w:tcBorders>
              </w:tcPr>
            </w:tcPrChange>
          </w:tcPr>
          <w:p w:rsidR="001742B9" w:rsidRDefault="00256ADB" w14:paraId="4CCA7399" w14:textId="77777777">
            <w:pPr>
              <w:spacing w:after="0" w:line="259" w:lineRule="auto"/>
              <w:ind w:left="120" w:right="0" w:firstLine="0"/>
              <w:jc w:val="left"/>
            </w:pPr>
            <w:r>
              <w:rPr>
                <w:b/>
                <w:sz w:val="16"/>
              </w:rPr>
              <w:t>LCS</w:t>
            </w:r>
          </w:p>
        </w:tc>
        <w:tc>
          <w:tcPr>
            <w:tcW w:w="904" w:type="dxa"/>
            <w:tcBorders>
              <w:top w:val="nil"/>
              <w:left w:val="nil"/>
              <w:bottom w:val="nil"/>
              <w:right w:val="nil"/>
            </w:tcBorders>
            <w:tcPrChange w:author="Mohamed SALEM" w:date="2023-10-27T08:46:00Z" w:id="198">
              <w:tcPr>
                <w:tcW w:w="746" w:type="dxa"/>
                <w:tcBorders>
                  <w:top w:val="nil"/>
                  <w:left w:val="nil"/>
                  <w:bottom w:val="nil"/>
                  <w:right w:val="nil"/>
                </w:tcBorders>
              </w:tcPr>
            </w:tcPrChange>
          </w:tcPr>
          <w:p w:rsidR="001742B9" w:rsidRDefault="00256ADB" w14:paraId="0DC1971E" w14:textId="77777777">
            <w:pPr>
              <w:spacing w:after="0" w:line="259" w:lineRule="auto"/>
              <w:ind w:left="126" w:right="0" w:firstLine="0"/>
              <w:jc w:val="left"/>
            </w:pPr>
            <w:r>
              <w:rPr>
                <w:sz w:val="16"/>
              </w:rPr>
              <w:t>Yes</w:t>
            </w:r>
          </w:p>
        </w:tc>
        <w:tc>
          <w:tcPr>
            <w:tcW w:w="588" w:type="dxa"/>
            <w:tcBorders>
              <w:top w:val="nil"/>
              <w:left w:val="nil"/>
              <w:bottom w:val="nil"/>
              <w:right w:val="nil"/>
            </w:tcBorders>
            <w:tcPrChange w:author="Mohamed SALEM" w:date="2023-10-27T08:46:00Z" w:id="199">
              <w:tcPr>
                <w:tcW w:w="746" w:type="dxa"/>
                <w:gridSpan w:val="2"/>
                <w:tcBorders>
                  <w:top w:val="nil"/>
                  <w:left w:val="nil"/>
                  <w:bottom w:val="nil"/>
                  <w:right w:val="nil"/>
                </w:tcBorders>
              </w:tcPr>
            </w:tcPrChange>
          </w:tcPr>
          <w:p w:rsidR="001742B9" w:rsidRDefault="00256ADB" w14:paraId="56CF07E7" w14:textId="77777777">
            <w:pPr>
              <w:spacing w:after="0" w:line="259" w:lineRule="auto"/>
              <w:ind w:left="126" w:right="0" w:firstLine="0"/>
              <w:jc w:val="left"/>
            </w:pPr>
            <w:r>
              <w:rPr>
                <w:sz w:val="16"/>
              </w:rPr>
              <w:t>Yes</w:t>
            </w:r>
          </w:p>
        </w:tc>
        <w:tc>
          <w:tcPr>
            <w:tcW w:w="1052" w:type="dxa"/>
            <w:tcBorders>
              <w:top w:val="nil"/>
              <w:left w:val="nil"/>
              <w:bottom w:val="nil"/>
              <w:right w:val="nil"/>
            </w:tcBorders>
            <w:tcPrChange w:author="Mohamed SALEM" w:date="2023-10-27T08:46:00Z" w:id="200">
              <w:tcPr>
                <w:tcW w:w="1052" w:type="dxa"/>
                <w:tcBorders>
                  <w:top w:val="nil"/>
                  <w:left w:val="nil"/>
                  <w:bottom w:val="nil"/>
                  <w:right w:val="nil"/>
                </w:tcBorders>
              </w:tcPr>
            </w:tcPrChange>
          </w:tcPr>
          <w:p w:rsidR="001742B9" w:rsidRDefault="00256ADB" w14:paraId="5F6F16FC" w14:textId="77777777">
            <w:pPr>
              <w:spacing w:after="0" w:line="259" w:lineRule="auto"/>
              <w:ind w:left="279" w:right="0" w:firstLine="0"/>
              <w:jc w:val="left"/>
            </w:pPr>
            <w:r>
              <w:rPr>
                <w:sz w:val="16"/>
              </w:rPr>
              <w:t>Yes</w:t>
            </w:r>
          </w:p>
        </w:tc>
        <w:tc>
          <w:tcPr>
            <w:tcW w:w="933" w:type="dxa"/>
            <w:tcBorders>
              <w:top w:val="nil"/>
              <w:left w:val="nil"/>
              <w:bottom w:val="nil"/>
              <w:right w:val="nil"/>
            </w:tcBorders>
            <w:tcPrChange w:author="Mohamed SALEM" w:date="2023-10-27T08:46:00Z" w:id="201">
              <w:tcPr>
                <w:tcW w:w="933" w:type="dxa"/>
                <w:tcBorders>
                  <w:top w:val="nil"/>
                  <w:left w:val="nil"/>
                  <w:bottom w:val="nil"/>
                  <w:right w:val="nil"/>
                </w:tcBorders>
              </w:tcPr>
            </w:tcPrChange>
          </w:tcPr>
          <w:p w:rsidR="001742B9" w:rsidRDefault="00256ADB" w14:paraId="43D1BB3B" w14:textId="77777777">
            <w:pPr>
              <w:spacing w:after="0" w:line="259" w:lineRule="auto"/>
              <w:ind w:left="279" w:right="0" w:firstLine="0"/>
              <w:jc w:val="left"/>
            </w:pPr>
            <w:r>
              <w:rPr>
                <w:sz w:val="16"/>
              </w:rPr>
              <w:t>Yes</w:t>
            </w:r>
          </w:p>
        </w:tc>
      </w:tr>
      <w:tr w:rsidR="001742B9" w:rsidTr="005206FC" w14:paraId="429B8DD9" w14:textId="77777777">
        <w:tblPrEx>
          <w:tblW w:w="6586" w:type="dxa"/>
          <w:tblInd w:w="1387" w:type="dxa"/>
          <w:tblCellMar>
            <w:top w:w="23" w:type="dxa"/>
            <w:right w:w="115" w:type="dxa"/>
          </w:tblCellMar>
          <w:tblPrExChange w:author="Mohamed SALEM" w:date="2023-10-27T08:46:00Z" w:id="202">
            <w:tblPrEx>
              <w:tblW w:w="6586" w:type="dxa"/>
              <w:tblInd w:w="1387" w:type="dxa"/>
              <w:tblCellMar>
                <w:top w:w="23" w:type="dxa"/>
                <w:right w:w="115" w:type="dxa"/>
              </w:tblCellMar>
            </w:tblPrEx>
          </w:tblPrExChange>
        </w:tblPrEx>
        <w:trPr>
          <w:trHeight w:val="189"/>
          <w:trPrChange w:author="Mohamed SALEM" w:date="2023-10-27T08:46:00Z" w:id="203">
            <w:trPr>
              <w:trHeight w:val="189"/>
            </w:trPr>
          </w:trPrChange>
        </w:trPr>
        <w:tc>
          <w:tcPr>
            <w:tcW w:w="3109" w:type="dxa"/>
            <w:tcBorders>
              <w:top w:val="nil"/>
              <w:left w:val="nil"/>
              <w:bottom w:val="nil"/>
              <w:right w:val="nil"/>
            </w:tcBorders>
            <w:tcPrChange w:author="Mohamed SALEM" w:date="2023-10-27T08:46:00Z" w:id="204">
              <w:tcPr>
                <w:tcW w:w="3109" w:type="dxa"/>
                <w:tcBorders>
                  <w:top w:val="nil"/>
                  <w:left w:val="nil"/>
                  <w:bottom w:val="nil"/>
                  <w:right w:val="nil"/>
                </w:tcBorders>
              </w:tcPr>
            </w:tcPrChange>
          </w:tcPr>
          <w:p w:rsidR="001742B9" w:rsidRDefault="00256ADB" w14:paraId="45E27023" w14:textId="77777777">
            <w:pPr>
              <w:spacing w:after="0" w:line="259" w:lineRule="auto"/>
              <w:ind w:left="120" w:right="0" w:firstLine="0"/>
              <w:jc w:val="left"/>
            </w:pPr>
            <w:proofErr w:type="spellStart"/>
            <w:r>
              <w:rPr>
                <w:b/>
                <w:sz w:val="16"/>
              </w:rPr>
              <w:t>rCSI</w:t>
            </w:r>
            <w:proofErr w:type="spellEnd"/>
          </w:p>
        </w:tc>
        <w:tc>
          <w:tcPr>
            <w:tcW w:w="904" w:type="dxa"/>
            <w:tcBorders>
              <w:top w:val="nil"/>
              <w:left w:val="nil"/>
              <w:bottom w:val="nil"/>
              <w:right w:val="nil"/>
            </w:tcBorders>
            <w:tcPrChange w:author="Mohamed SALEM" w:date="2023-10-27T08:46:00Z" w:id="205">
              <w:tcPr>
                <w:tcW w:w="746" w:type="dxa"/>
                <w:tcBorders>
                  <w:top w:val="nil"/>
                  <w:left w:val="nil"/>
                  <w:bottom w:val="nil"/>
                  <w:right w:val="nil"/>
                </w:tcBorders>
              </w:tcPr>
            </w:tcPrChange>
          </w:tcPr>
          <w:p w:rsidR="001742B9" w:rsidRDefault="00256ADB" w14:paraId="1AF4C2B6" w14:textId="77777777">
            <w:pPr>
              <w:spacing w:after="0" w:line="259" w:lineRule="auto"/>
              <w:ind w:left="126" w:right="0" w:firstLine="0"/>
              <w:jc w:val="left"/>
            </w:pPr>
            <w:r>
              <w:rPr>
                <w:sz w:val="16"/>
              </w:rPr>
              <w:t>Yes</w:t>
            </w:r>
          </w:p>
        </w:tc>
        <w:tc>
          <w:tcPr>
            <w:tcW w:w="588" w:type="dxa"/>
            <w:tcBorders>
              <w:top w:val="nil"/>
              <w:left w:val="nil"/>
              <w:bottom w:val="nil"/>
              <w:right w:val="nil"/>
            </w:tcBorders>
            <w:tcPrChange w:author="Mohamed SALEM" w:date="2023-10-27T08:46:00Z" w:id="206">
              <w:tcPr>
                <w:tcW w:w="746" w:type="dxa"/>
                <w:gridSpan w:val="2"/>
                <w:tcBorders>
                  <w:top w:val="nil"/>
                  <w:left w:val="nil"/>
                  <w:bottom w:val="nil"/>
                  <w:right w:val="nil"/>
                </w:tcBorders>
              </w:tcPr>
            </w:tcPrChange>
          </w:tcPr>
          <w:p w:rsidR="001742B9" w:rsidRDefault="00256ADB" w14:paraId="3ADE8B59" w14:textId="77777777">
            <w:pPr>
              <w:spacing w:after="0" w:line="259" w:lineRule="auto"/>
              <w:ind w:left="126" w:right="0" w:firstLine="0"/>
              <w:jc w:val="left"/>
            </w:pPr>
            <w:r>
              <w:rPr>
                <w:sz w:val="16"/>
              </w:rPr>
              <w:t>Yes</w:t>
            </w:r>
          </w:p>
        </w:tc>
        <w:tc>
          <w:tcPr>
            <w:tcW w:w="1052" w:type="dxa"/>
            <w:tcBorders>
              <w:top w:val="nil"/>
              <w:left w:val="nil"/>
              <w:bottom w:val="nil"/>
              <w:right w:val="nil"/>
            </w:tcBorders>
            <w:tcPrChange w:author="Mohamed SALEM" w:date="2023-10-27T08:46:00Z" w:id="207">
              <w:tcPr>
                <w:tcW w:w="1052" w:type="dxa"/>
                <w:tcBorders>
                  <w:top w:val="nil"/>
                  <w:left w:val="nil"/>
                  <w:bottom w:val="nil"/>
                  <w:right w:val="nil"/>
                </w:tcBorders>
              </w:tcPr>
            </w:tcPrChange>
          </w:tcPr>
          <w:p w:rsidR="001742B9" w:rsidRDefault="00256ADB" w14:paraId="069496E6" w14:textId="77777777">
            <w:pPr>
              <w:spacing w:after="0" w:line="259" w:lineRule="auto"/>
              <w:ind w:left="279" w:right="0" w:firstLine="0"/>
              <w:jc w:val="left"/>
            </w:pPr>
            <w:r>
              <w:rPr>
                <w:sz w:val="16"/>
              </w:rPr>
              <w:t>Yes</w:t>
            </w:r>
          </w:p>
        </w:tc>
        <w:tc>
          <w:tcPr>
            <w:tcW w:w="933" w:type="dxa"/>
            <w:tcBorders>
              <w:top w:val="nil"/>
              <w:left w:val="nil"/>
              <w:bottom w:val="nil"/>
              <w:right w:val="nil"/>
            </w:tcBorders>
            <w:tcPrChange w:author="Mohamed SALEM" w:date="2023-10-27T08:46:00Z" w:id="208">
              <w:tcPr>
                <w:tcW w:w="933" w:type="dxa"/>
                <w:tcBorders>
                  <w:top w:val="nil"/>
                  <w:left w:val="nil"/>
                  <w:bottom w:val="nil"/>
                  <w:right w:val="nil"/>
                </w:tcBorders>
              </w:tcPr>
            </w:tcPrChange>
          </w:tcPr>
          <w:p w:rsidR="001742B9" w:rsidRDefault="00256ADB" w14:paraId="0D6DA690" w14:textId="77777777">
            <w:pPr>
              <w:spacing w:after="0" w:line="259" w:lineRule="auto"/>
              <w:ind w:left="279" w:right="0" w:firstLine="0"/>
              <w:jc w:val="left"/>
            </w:pPr>
            <w:r>
              <w:rPr>
                <w:sz w:val="16"/>
              </w:rPr>
              <w:t>Yes</w:t>
            </w:r>
          </w:p>
        </w:tc>
      </w:tr>
      <w:tr w:rsidR="001742B9" w:rsidTr="005206FC" w14:paraId="6A133899" w14:textId="77777777">
        <w:tblPrEx>
          <w:tblW w:w="6586" w:type="dxa"/>
          <w:tblInd w:w="1387" w:type="dxa"/>
          <w:tblCellMar>
            <w:top w:w="23" w:type="dxa"/>
            <w:right w:w="115" w:type="dxa"/>
          </w:tblCellMar>
          <w:tblPrExChange w:author="Mohamed SALEM" w:date="2023-10-27T08:46:00Z" w:id="209">
            <w:tblPrEx>
              <w:tblW w:w="6586" w:type="dxa"/>
              <w:tblInd w:w="1387" w:type="dxa"/>
              <w:tblCellMar>
                <w:top w:w="23" w:type="dxa"/>
                <w:right w:w="115" w:type="dxa"/>
              </w:tblCellMar>
            </w:tblPrEx>
          </w:tblPrExChange>
        </w:tblPrEx>
        <w:trPr>
          <w:trHeight w:val="196"/>
          <w:trPrChange w:author="Mohamed SALEM" w:date="2023-10-27T08:46:00Z" w:id="210">
            <w:trPr>
              <w:trHeight w:val="196"/>
            </w:trPr>
          </w:trPrChange>
        </w:trPr>
        <w:tc>
          <w:tcPr>
            <w:tcW w:w="3109" w:type="dxa"/>
            <w:tcBorders>
              <w:top w:val="nil"/>
              <w:left w:val="nil"/>
              <w:bottom w:val="single" w:color="000000" w:sz="3" w:space="0"/>
              <w:right w:val="nil"/>
            </w:tcBorders>
            <w:tcPrChange w:author="Mohamed SALEM" w:date="2023-10-27T08:46:00Z" w:id="211">
              <w:tcPr>
                <w:tcW w:w="3109" w:type="dxa"/>
                <w:tcBorders>
                  <w:top w:val="nil"/>
                  <w:left w:val="nil"/>
                  <w:bottom w:val="single" w:color="000000" w:sz="3" w:space="0"/>
                  <w:right w:val="nil"/>
                </w:tcBorders>
              </w:tcPr>
            </w:tcPrChange>
          </w:tcPr>
          <w:p w:rsidR="001742B9" w:rsidRDefault="00256ADB" w14:paraId="649D85C3" w14:textId="77777777">
            <w:pPr>
              <w:spacing w:after="0" w:line="259" w:lineRule="auto"/>
              <w:ind w:left="120" w:right="0" w:firstLine="0"/>
              <w:jc w:val="left"/>
            </w:pPr>
            <w:r>
              <w:rPr>
                <w:b/>
                <w:sz w:val="16"/>
              </w:rPr>
              <w:t>Income source &amp; income change</w:t>
            </w:r>
          </w:p>
        </w:tc>
        <w:tc>
          <w:tcPr>
            <w:tcW w:w="904" w:type="dxa"/>
            <w:tcBorders>
              <w:top w:val="nil"/>
              <w:left w:val="nil"/>
              <w:bottom w:val="single" w:color="000000" w:sz="3" w:space="0"/>
              <w:right w:val="nil"/>
            </w:tcBorders>
            <w:tcPrChange w:author="Mohamed SALEM" w:date="2023-10-27T08:46:00Z" w:id="212">
              <w:tcPr>
                <w:tcW w:w="746" w:type="dxa"/>
                <w:tcBorders>
                  <w:top w:val="nil"/>
                  <w:left w:val="nil"/>
                  <w:bottom w:val="single" w:color="000000" w:sz="3" w:space="0"/>
                  <w:right w:val="nil"/>
                </w:tcBorders>
              </w:tcPr>
            </w:tcPrChange>
          </w:tcPr>
          <w:p w:rsidR="001742B9" w:rsidRDefault="00256ADB" w14:paraId="0A217212" w14:textId="77777777">
            <w:pPr>
              <w:spacing w:after="0" w:line="259" w:lineRule="auto"/>
              <w:ind w:left="129" w:right="0" w:firstLine="0"/>
              <w:jc w:val="left"/>
            </w:pPr>
            <w:r>
              <w:rPr>
                <w:b/>
                <w:color w:val="CB0000"/>
                <w:sz w:val="16"/>
              </w:rPr>
              <w:t>No</w:t>
            </w:r>
          </w:p>
        </w:tc>
        <w:tc>
          <w:tcPr>
            <w:tcW w:w="588" w:type="dxa"/>
            <w:tcBorders>
              <w:top w:val="nil"/>
              <w:left w:val="nil"/>
              <w:bottom w:val="single" w:color="000000" w:sz="3" w:space="0"/>
              <w:right w:val="nil"/>
            </w:tcBorders>
            <w:tcPrChange w:author="Mohamed SALEM" w:date="2023-10-27T08:46:00Z" w:id="213">
              <w:tcPr>
                <w:tcW w:w="746" w:type="dxa"/>
                <w:gridSpan w:val="2"/>
                <w:tcBorders>
                  <w:top w:val="nil"/>
                  <w:left w:val="nil"/>
                  <w:bottom w:val="single" w:color="000000" w:sz="3" w:space="0"/>
                  <w:right w:val="nil"/>
                </w:tcBorders>
              </w:tcPr>
            </w:tcPrChange>
          </w:tcPr>
          <w:p w:rsidR="001742B9" w:rsidRDefault="00256ADB" w14:paraId="4021C30D" w14:textId="77777777">
            <w:pPr>
              <w:spacing w:after="0" w:line="259" w:lineRule="auto"/>
              <w:ind w:left="126" w:right="0" w:firstLine="0"/>
              <w:jc w:val="left"/>
            </w:pPr>
            <w:r>
              <w:rPr>
                <w:sz w:val="16"/>
              </w:rPr>
              <w:t>Yes</w:t>
            </w:r>
          </w:p>
        </w:tc>
        <w:tc>
          <w:tcPr>
            <w:tcW w:w="1052" w:type="dxa"/>
            <w:tcBorders>
              <w:top w:val="nil"/>
              <w:left w:val="nil"/>
              <w:bottom w:val="single" w:color="000000" w:sz="3" w:space="0"/>
              <w:right w:val="nil"/>
            </w:tcBorders>
            <w:tcPrChange w:author="Mohamed SALEM" w:date="2023-10-27T08:46:00Z" w:id="214">
              <w:tcPr>
                <w:tcW w:w="1052" w:type="dxa"/>
                <w:tcBorders>
                  <w:top w:val="nil"/>
                  <w:left w:val="nil"/>
                  <w:bottom w:val="single" w:color="000000" w:sz="3" w:space="0"/>
                  <w:right w:val="nil"/>
                </w:tcBorders>
              </w:tcPr>
            </w:tcPrChange>
          </w:tcPr>
          <w:p w:rsidR="001742B9" w:rsidRDefault="00256ADB" w14:paraId="6A44B17F" w14:textId="77777777">
            <w:pPr>
              <w:spacing w:after="0" w:line="259" w:lineRule="auto"/>
              <w:ind w:left="282" w:right="0" w:firstLine="0"/>
              <w:jc w:val="left"/>
            </w:pPr>
            <w:r>
              <w:rPr>
                <w:b/>
                <w:color w:val="CB0000"/>
                <w:sz w:val="16"/>
              </w:rPr>
              <w:t>No</w:t>
            </w:r>
          </w:p>
        </w:tc>
        <w:tc>
          <w:tcPr>
            <w:tcW w:w="933" w:type="dxa"/>
            <w:tcBorders>
              <w:top w:val="nil"/>
              <w:left w:val="nil"/>
              <w:bottom w:val="single" w:color="000000" w:sz="3" w:space="0"/>
              <w:right w:val="nil"/>
            </w:tcBorders>
            <w:tcPrChange w:author="Mohamed SALEM" w:date="2023-10-27T08:46:00Z" w:id="215">
              <w:tcPr>
                <w:tcW w:w="933" w:type="dxa"/>
                <w:tcBorders>
                  <w:top w:val="nil"/>
                  <w:left w:val="nil"/>
                  <w:bottom w:val="single" w:color="000000" w:sz="3" w:space="0"/>
                  <w:right w:val="nil"/>
                </w:tcBorders>
              </w:tcPr>
            </w:tcPrChange>
          </w:tcPr>
          <w:p w:rsidRPr="00482EF2" w:rsidR="001742B9" w:rsidRDefault="00256ADB" w14:paraId="685A44ED" w14:textId="77777777">
            <w:pPr>
              <w:spacing w:after="0" w:line="259" w:lineRule="auto"/>
              <w:ind w:left="258" w:right="0" w:firstLine="0"/>
              <w:jc w:val="left"/>
              <w:rPr>
                <w:bCs/>
                <w:rPrChange w:author="Mohamed SALEM" w:date="2023-10-27T08:51:00Z" w:id="216">
                  <w:rPr/>
                </w:rPrChange>
              </w:rPr>
            </w:pPr>
            <w:r w:rsidRPr="00482EF2">
              <w:rPr>
                <w:bCs/>
                <w:color w:val="auto"/>
                <w:sz w:val="16"/>
                <w:rPrChange w:author="Mohamed SALEM" w:date="2023-10-27T08:51:00Z" w:id="217">
                  <w:rPr>
                    <w:b/>
                    <w:color w:val="CB0000"/>
                    <w:sz w:val="16"/>
                  </w:rPr>
                </w:rPrChange>
              </w:rPr>
              <w:t>Yes</w:t>
            </w:r>
          </w:p>
        </w:tc>
      </w:tr>
    </w:tbl>
    <w:p w:rsidR="001742B9" w:rsidRDefault="00256ADB" w14:paraId="7E6F3320" w14:textId="77777777">
      <w:pPr>
        <w:spacing w:after="0" w:line="259" w:lineRule="auto"/>
        <w:ind w:right="146"/>
        <w:jc w:val="center"/>
        <w:rPr>
          <w:ins w:author="Mohamed SALEM" w:date="2023-10-27T08:47:00Z" w:id="218"/>
          <w:sz w:val="20"/>
        </w:rPr>
      </w:pPr>
      <w:r>
        <w:rPr>
          <w:sz w:val="20"/>
        </w:rPr>
        <w:t xml:space="preserve">Table 3: Impact of Survey Modality: Standard CARI-FES vs. Standard </w:t>
      </w:r>
      <w:proofErr w:type="spellStart"/>
      <w:r>
        <w:rPr>
          <w:sz w:val="20"/>
        </w:rPr>
        <w:t>rCARI</w:t>
      </w:r>
      <w:proofErr w:type="spellEnd"/>
      <w:r>
        <w:rPr>
          <w:sz w:val="20"/>
        </w:rPr>
        <w:t>-Inc</w:t>
      </w:r>
    </w:p>
    <w:p w:rsidR="005B22D3" w:rsidRDefault="005B22D3" w14:paraId="32522323" w14:textId="77777777">
      <w:pPr>
        <w:spacing w:after="0" w:line="259" w:lineRule="auto"/>
        <w:ind w:right="146"/>
        <w:jc w:val="center"/>
        <w:rPr>
          <w:ins w:author="Mohamed SALEM" w:date="2023-10-27T08:47:00Z" w:id="219"/>
          <w:sz w:val="20"/>
        </w:rPr>
      </w:pPr>
    </w:p>
    <w:p w:rsidR="005B22D3" w:rsidRDefault="005B22D3" w14:paraId="33C689BA" w14:textId="77777777">
      <w:pPr>
        <w:spacing w:after="0" w:line="259" w:lineRule="auto"/>
        <w:ind w:right="146"/>
        <w:jc w:val="center"/>
        <w:rPr>
          <w:ins w:author="Mohamed SALEM" w:date="2023-10-27T08:47:00Z" w:id="220"/>
          <w:sz w:val="20"/>
        </w:rPr>
      </w:pPr>
    </w:p>
    <w:p w:rsidR="005B22D3" w:rsidRDefault="005B22D3" w14:paraId="75B136BD" w14:textId="77777777">
      <w:pPr>
        <w:spacing w:after="0" w:line="259" w:lineRule="auto"/>
        <w:ind w:right="146"/>
        <w:jc w:val="center"/>
        <w:rPr>
          <w:ins w:author="Mohamed SALEM" w:date="2023-10-27T08:47:00Z" w:id="221"/>
          <w:sz w:val="20"/>
        </w:rPr>
      </w:pPr>
    </w:p>
    <w:p w:rsidR="005B22D3" w:rsidRDefault="005B22D3" w14:paraId="0FA75A01" w14:textId="77777777">
      <w:pPr>
        <w:spacing w:after="0" w:line="259" w:lineRule="auto"/>
        <w:ind w:right="146"/>
        <w:jc w:val="center"/>
        <w:rPr>
          <w:ins w:author="Mohamed SALEM" w:date="2023-10-27T08:47:00Z" w:id="222"/>
          <w:sz w:val="20"/>
        </w:rPr>
      </w:pPr>
    </w:p>
    <w:p w:rsidR="005B22D3" w:rsidRDefault="005B22D3" w14:paraId="186E52FA" w14:textId="77777777">
      <w:pPr>
        <w:spacing w:after="0" w:line="259" w:lineRule="auto"/>
        <w:ind w:right="146"/>
        <w:jc w:val="center"/>
      </w:pPr>
    </w:p>
    <w:tbl>
      <w:tblPr>
        <w:tblW w:w="9507" w:type="dxa"/>
        <w:tblCellMar>
          <w:top w:w="22" w:type="dxa"/>
          <w:right w:w="109" w:type="dxa"/>
        </w:tblCellMar>
        <w:tblLook w:val="04A0" w:firstRow="1" w:lastRow="0" w:firstColumn="1" w:lastColumn="0" w:noHBand="0" w:noVBand="1"/>
      </w:tblPr>
      <w:tblGrid>
        <w:gridCol w:w="2921"/>
        <w:gridCol w:w="574"/>
        <w:gridCol w:w="806"/>
        <w:gridCol w:w="592"/>
        <w:gridCol w:w="593"/>
        <w:gridCol w:w="734"/>
        <w:gridCol w:w="673"/>
        <w:gridCol w:w="593"/>
        <w:gridCol w:w="714"/>
        <w:gridCol w:w="573"/>
        <w:gridCol w:w="734"/>
      </w:tblGrid>
      <w:tr w:rsidR="00697296" w:rsidTr="00697296" w14:paraId="7A917907" w14:textId="77777777">
        <w:trPr>
          <w:trHeight w:val="197"/>
        </w:trPr>
        <w:tc>
          <w:tcPr>
            <w:tcW w:w="3035" w:type="dxa"/>
            <w:tcBorders>
              <w:top w:val="double" w:color="000000" w:sz="3" w:space="0"/>
              <w:left w:val="nil"/>
              <w:bottom w:val="nil"/>
              <w:right w:val="nil"/>
            </w:tcBorders>
          </w:tcPr>
          <w:p w:rsidR="00697296" w:rsidRDefault="00697296" w14:paraId="0B0941E6" w14:textId="77777777">
            <w:pPr>
              <w:spacing w:after="160" w:line="259" w:lineRule="auto"/>
              <w:ind w:left="0" w:right="0" w:firstLine="0"/>
              <w:jc w:val="left"/>
            </w:pPr>
          </w:p>
        </w:tc>
        <w:tc>
          <w:tcPr>
            <w:tcW w:w="536" w:type="dxa"/>
            <w:tcBorders>
              <w:top w:val="double" w:color="000000" w:sz="3" w:space="0"/>
              <w:left w:val="nil"/>
              <w:bottom w:val="nil"/>
              <w:right w:val="nil"/>
            </w:tcBorders>
          </w:tcPr>
          <w:p w:rsidR="00697296" w:rsidRDefault="00697296" w14:paraId="7D31BDFD" w14:textId="77777777">
            <w:pPr>
              <w:spacing w:after="160" w:line="259" w:lineRule="auto"/>
              <w:ind w:left="0" w:right="0" w:firstLine="0"/>
              <w:jc w:val="left"/>
            </w:pPr>
          </w:p>
        </w:tc>
        <w:tc>
          <w:tcPr>
            <w:tcW w:w="787" w:type="dxa"/>
            <w:tcBorders>
              <w:top w:val="double" w:color="000000" w:sz="3" w:space="0"/>
              <w:left w:val="nil"/>
              <w:bottom w:val="nil"/>
              <w:right w:val="nil"/>
            </w:tcBorders>
          </w:tcPr>
          <w:p w:rsidR="00697296" w:rsidRDefault="00697296" w14:paraId="78527DE8" w14:textId="77777777">
            <w:pPr>
              <w:spacing w:after="0" w:line="259" w:lineRule="auto"/>
              <w:ind w:left="0" w:right="0" w:firstLine="0"/>
              <w:jc w:val="left"/>
            </w:pPr>
            <w:r>
              <w:rPr>
                <w:sz w:val="15"/>
              </w:rPr>
              <w:t>Myanmar</w:t>
            </w:r>
          </w:p>
        </w:tc>
        <w:tc>
          <w:tcPr>
            <w:tcW w:w="593" w:type="dxa"/>
            <w:tcBorders>
              <w:top w:val="double" w:color="000000" w:sz="3" w:space="0"/>
              <w:left w:val="nil"/>
              <w:bottom w:val="nil"/>
              <w:right w:val="nil"/>
            </w:tcBorders>
          </w:tcPr>
          <w:p w:rsidR="00697296" w:rsidRDefault="00697296" w14:paraId="0FB515CF" w14:textId="77777777">
            <w:pPr>
              <w:spacing w:after="160" w:line="259" w:lineRule="auto"/>
              <w:ind w:left="0" w:right="0" w:firstLine="0"/>
              <w:jc w:val="left"/>
            </w:pPr>
          </w:p>
        </w:tc>
        <w:tc>
          <w:tcPr>
            <w:tcW w:w="594" w:type="dxa"/>
            <w:tcBorders>
              <w:top w:val="double" w:color="000000" w:sz="3" w:space="0"/>
              <w:left w:val="nil"/>
              <w:bottom w:val="nil"/>
              <w:right w:val="nil"/>
            </w:tcBorders>
          </w:tcPr>
          <w:p w:rsidR="00697296" w:rsidRDefault="00697296" w14:paraId="311268A9" w14:textId="77777777">
            <w:pPr>
              <w:spacing w:after="160" w:line="259" w:lineRule="auto"/>
              <w:ind w:left="0" w:right="0" w:firstLine="0"/>
              <w:jc w:val="left"/>
            </w:pPr>
          </w:p>
        </w:tc>
        <w:tc>
          <w:tcPr>
            <w:tcW w:w="721" w:type="dxa"/>
            <w:tcBorders>
              <w:top w:val="double" w:color="000000" w:sz="3" w:space="0"/>
              <w:left w:val="nil"/>
              <w:bottom w:val="nil"/>
              <w:right w:val="nil"/>
            </w:tcBorders>
          </w:tcPr>
          <w:p w:rsidR="00697296" w:rsidRDefault="00697296" w14:paraId="2A45F9A8" w14:textId="77777777">
            <w:pPr>
              <w:spacing w:after="0" w:line="259" w:lineRule="auto"/>
              <w:ind w:left="21" w:right="0" w:firstLine="0"/>
              <w:jc w:val="left"/>
            </w:pPr>
            <w:r>
              <w:rPr>
                <w:sz w:val="15"/>
              </w:rPr>
              <w:t>Ecuador</w:t>
            </w:r>
          </w:p>
        </w:tc>
        <w:tc>
          <w:tcPr>
            <w:tcW w:w="675" w:type="dxa"/>
            <w:tcBorders>
              <w:top w:val="double" w:color="000000" w:sz="3" w:space="0"/>
              <w:left w:val="nil"/>
              <w:bottom w:val="nil"/>
              <w:right w:val="nil"/>
            </w:tcBorders>
          </w:tcPr>
          <w:p w:rsidR="00697296" w:rsidRDefault="00697296" w14:paraId="598768D6" w14:textId="77777777">
            <w:pPr>
              <w:spacing w:after="160" w:line="259" w:lineRule="auto"/>
              <w:ind w:left="0" w:right="0" w:firstLine="0"/>
              <w:jc w:val="left"/>
            </w:pPr>
          </w:p>
        </w:tc>
        <w:tc>
          <w:tcPr>
            <w:tcW w:w="594" w:type="dxa"/>
            <w:tcBorders>
              <w:top w:val="double" w:color="000000" w:sz="3" w:space="0"/>
              <w:left w:val="nil"/>
              <w:bottom w:val="nil"/>
              <w:right w:val="nil"/>
            </w:tcBorders>
          </w:tcPr>
          <w:p w:rsidR="00697296" w:rsidRDefault="00697296" w14:paraId="3ACDCC88" w14:textId="77777777">
            <w:pPr>
              <w:spacing w:after="160" w:line="259" w:lineRule="auto"/>
              <w:ind w:left="0" w:right="0" w:firstLine="0"/>
              <w:jc w:val="left"/>
            </w:pPr>
          </w:p>
        </w:tc>
        <w:tc>
          <w:tcPr>
            <w:tcW w:w="715" w:type="dxa"/>
            <w:tcBorders>
              <w:top w:val="double" w:color="000000" w:sz="3" w:space="0"/>
              <w:left w:val="nil"/>
              <w:bottom w:val="nil"/>
              <w:right w:val="nil"/>
            </w:tcBorders>
          </w:tcPr>
          <w:p w:rsidR="00697296" w:rsidRDefault="00697296" w14:paraId="042C61BD" w14:textId="77777777">
            <w:pPr>
              <w:spacing w:after="0" w:line="259" w:lineRule="auto"/>
              <w:ind w:left="169" w:right="0" w:firstLine="0"/>
              <w:jc w:val="left"/>
            </w:pPr>
            <w:r>
              <w:rPr>
                <w:sz w:val="15"/>
              </w:rPr>
              <w:t>CAR</w:t>
            </w:r>
          </w:p>
        </w:tc>
        <w:tc>
          <w:tcPr>
            <w:tcW w:w="595" w:type="dxa"/>
            <w:tcBorders>
              <w:top w:val="double" w:color="000000" w:sz="3" w:space="0"/>
              <w:left w:val="nil"/>
              <w:bottom w:val="nil"/>
              <w:right w:val="nil"/>
            </w:tcBorders>
          </w:tcPr>
          <w:p w:rsidR="00697296" w:rsidRDefault="00697296" w14:paraId="0FC886C5" w14:textId="77777777">
            <w:pPr>
              <w:spacing w:after="160" w:line="259" w:lineRule="auto"/>
              <w:ind w:left="0" w:right="0" w:firstLine="0"/>
              <w:jc w:val="left"/>
            </w:pPr>
          </w:p>
        </w:tc>
        <w:tc>
          <w:tcPr>
            <w:tcW w:w="662" w:type="dxa"/>
            <w:tcBorders>
              <w:top w:val="double" w:color="000000" w:sz="3" w:space="0"/>
              <w:left w:val="nil"/>
              <w:bottom w:val="nil"/>
              <w:right w:val="nil"/>
            </w:tcBorders>
          </w:tcPr>
          <w:p w:rsidR="00697296" w:rsidRDefault="00697296" w14:paraId="35AE4B74" w14:textId="72E67FFA">
            <w:pPr>
              <w:spacing w:after="160" w:line="259" w:lineRule="auto"/>
              <w:ind w:left="0" w:right="0" w:firstLine="0"/>
              <w:jc w:val="left"/>
            </w:pPr>
          </w:p>
        </w:tc>
      </w:tr>
      <w:tr w:rsidR="00697296" w:rsidTr="00697296" w14:paraId="00F7C862" w14:textId="77777777">
        <w:trPr>
          <w:trHeight w:val="178"/>
        </w:trPr>
        <w:tc>
          <w:tcPr>
            <w:tcW w:w="3035" w:type="dxa"/>
            <w:tcBorders>
              <w:top w:val="nil"/>
              <w:left w:val="nil"/>
              <w:bottom w:val="single" w:color="000000" w:sz="3" w:space="0"/>
              <w:right w:val="nil"/>
            </w:tcBorders>
          </w:tcPr>
          <w:p w:rsidR="00697296" w:rsidRDefault="00697296" w14:paraId="39DD0438" w14:textId="77777777">
            <w:pPr>
              <w:spacing w:after="0" w:line="259" w:lineRule="auto"/>
              <w:ind w:left="109" w:right="0" w:firstLine="0"/>
              <w:jc w:val="left"/>
            </w:pPr>
            <w:r>
              <w:rPr>
                <w:sz w:val="15"/>
              </w:rPr>
              <w:t>Variable</w:t>
            </w:r>
          </w:p>
        </w:tc>
        <w:tc>
          <w:tcPr>
            <w:tcW w:w="536" w:type="dxa"/>
            <w:tcBorders>
              <w:top w:val="nil"/>
              <w:left w:val="nil"/>
              <w:bottom w:val="single" w:color="000000" w:sz="3" w:space="0"/>
              <w:right w:val="nil"/>
            </w:tcBorders>
          </w:tcPr>
          <w:p w:rsidR="00697296" w:rsidRDefault="00697296" w14:paraId="6EF7A9CA" w14:textId="77777777">
            <w:pPr>
              <w:spacing w:after="0" w:line="259" w:lineRule="auto"/>
              <w:ind w:left="58" w:right="0" w:firstLine="0"/>
              <w:jc w:val="left"/>
            </w:pPr>
            <w:r>
              <w:rPr>
                <w:sz w:val="15"/>
              </w:rPr>
              <w:t>F2F</w:t>
            </w:r>
          </w:p>
        </w:tc>
        <w:tc>
          <w:tcPr>
            <w:tcW w:w="787" w:type="dxa"/>
            <w:tcBorders>
              <w:top w:val="nil"/>
              <w:left w:val="nil"/>
              <w:bottom w:val="single" w:color="000000" w:sz="3" w:space="0"/>
              <w:right w:val="nil"/>
            </w:tcBorders>
          </w:tcPr>
          <w:p w:rsidR="00697296" w:rsidRDefault="00697296" w14:paraId="2E39953B" w14:textId="77777777">
            <w:pPr>
              <w:spacing w:after="0" w:line="259" w:lineRule="auto"/>
              <w:ind w:left="65" w:right="0" w:firstLine="0"/>
              <w:jc w:val="left"/>
            </w:pPr>
            <w:r>
              <w:rPr>
                <w:sz w:val="15"/>
              </w:rPr>
              <w:t>Remote</w:t>
            </w:r>
          </w:p>
        </w:tc>
        <w:tc>
          <w:tcPr>
            <w:tcW w:w="593" w:type="dxa"/>
            <w:tcBorders>
              <w:top w:val="nil"/>
              <w:left w:val="nil"/>
              <w:bottom w:val="single" w:color="000000" w:sz="3" w:space="0"/>
              <w:right w:val="nil"/>
            </w:tcBorders>
          </w:tcPr>
          <w:p w:rsidR="00697296" w:rsidRDefault="00697296" w14:paraId="721ED305" w14:textId="77777777">
            <w:pPr>
              <w:spacing w:after="0" w:line="259" w:lineRule="auto"/>
              <w:ind w:left="72" w:right="0" w:firstLine="0"/>
              <w:jc w:val="left"/>
            </w:pPr>
            <w:r>
              <w:rPr>
                <w:sz w:val="15"/>
              </w:rPr>
              <w:t>Diff</w:t>
            </w:r>
          </w:p>
        </w:tc>
        <w:tc>
          <w:tcPr>
            <w:tcW w:w="594" w:type="dxa"/>
            <w:tcBorders>
              <w:top w:val="nil"/>
              <w:left w:val="nil"/>
              <w:bottom w:val="single" w:color="000000" w:sz="3" w:space="0"/>
              <w:right w:val="nil"/>
            </w:tcBorders>
          </w:tcPr>
          <w:p w:rsidR="00697296" w:rsidRDefault="00697296" w14:paraId="239257CF" w14:textId="77777777">
            <w:pPr>
              <w:spacing w:after="0" w:line="259" w:lineRule="auto"/>
              <w:ind w:left="58" w:right="0" w:firstLine="0"/>
              <w:jc w:val="left"/>
            </w:pPr>
            <w:r>
              <w:rPr>
                <w:sz w:val="15"/>
              </w:rPr>
              <w:t>F2F</w:t>
            </w:r>
          </w:p>
        </w:tc>
        <w:tc>
          <w:tcPr>
            <w:tcW w:w="721" w:type="dxa"/>
            <w:tcBorders>
              <w:top w:val="nil"/>
              <w:left w:val="nil"/>
              <w:bottom w:val="single" w:color="000000" w:sz="3" w:space="0"/>
              <w:right w:val="nil"/>
            </w:tcBorders>
          </w:tcPr>
          <w:p w:rsidR="00697296" w:rsidRDefault="00697296" w14:paraId="403F76BE" w14:textId="77777777">
            <w:pPr>
              <w:spacing w:after="0" w:line="259" w:lineRule="auto"/>
              <w:ind w:left="0" w:right="0" w:firstLine="0"/>
              <w:jc w:val="left"/>
            </w:pPr>
            <w:r>
              <w:rPr>
                <w:sz w:val="15"/>
              </w:rPr>
              <w:t>Remote</w:t>
            </w:r>
          </w:p>
        </w:tc>
        <w:tc>
          <w:tcPr>
            <w:tcW w:w="675" w:type="dxa"/>
            <w:tcBorders>
              <w:top w:val="nil"/>
              <w:left w:val="nil"/>
              <w:bottom w:val="single" w:color="000000" w:sz="3" w:space="0"/>
              <w:right w:val="nil"/>
            </w:tcBorders>
          </w:tcPr>
          <w:p w:rsidR="00697296" w:rsidRDefault="00697296" w14:paraId="5DBB28FE" w14:textId="77777777">
            <w:pPr>
              <w:spacing w:after="0" w:line="259" w:lineRule="auto"/>
              <w:ind w:left="115" w:right="0" w:firstLine="0"/>
              <w:jc w:val="left"/>
            </w:pPr>
            <w:r>
              <w:rPr>
                <w:sz w:val="15"/>
              </w:rPr>
              <w:t>Diff</w:t>
            </w:r>
          </w:p>
        </w:tc>
        <w:tc>
          <w:tcPr>
            <w:tcW w:w="594" w:type="dxa"/>
            <w:tcBorders>
              <w:top w:val="nil"/>
              <w:left w:val="nil"/>
              <w:bottom w:val="single" w:color="000000" w:sz="3" w:space="0"/>
              <w:right w:val="nil"/>
            </w:tcBorders>
          </w:tcPr>
          <w:p w:rsidR="00697296" w:rsidRDefault="00697296" w14:paraId="70208D89" w14:textId="77777777">
            <w:pPr>
              <w:spacing w:after="0" w:line="259" w:lineRule="auto"/>
              <w:ind w:left="58" w:right="0" w:firstLine="0"/>
              <w:jc w:val="left"/>
            </w:pPr>
            <w:r>
              <w:rPr>
                <w:sz w:val="15"/>
              </w:rPr>
              <w:t>F2F</w:t>
            </w:r>
          </w:p>
        </w:tc>
        <w:tc>
          <w:tcPr>
            <w:tcW w:w="715" w:type="dxa"/>
            <w:tcBorders>
              <w:top w:val="nil"/>
              <w:left w:val="nil"/>
              <w:bottom w:val="single" w:color="000000" w:sz="3" w:space="0"/>
              <w:right w:val="nil"/>
            </w:tcBorders>
          </w:tcPr>
          <w:p w:rsidR="00697296" w:rsidRDefault="00697296" w14:paraId="2BE2A4E0" w14:textId="77777777">
            <w:pPr>
              <w:spacing w:after="0" w:line="259" w:lineRule="auto"/>
              <w:ind w:left="0" w:right="0" w:firstLine="0"/>
              <w:jc w:val="left"/>
            </w:pPr>
            <w:r>
              <w:rPr>
                <w:sz w:val="15"/>
              </w:rPr>
              <w:t>Remote</w:t>
            </w:r>
          </w:p>
        </w:tc>
        <w:tc>
          <w:tcPr>
            <w:tcW w:w="595" w:type="dxa"/>
            <w:tcBorders>
              <w:top w:val="nil"/>
              <w:left w:val="nil"/>
              <w:bottom w:val="single" w:color="000000" w:sz="3" w:space="0"/>
              <w:right w:val="nil"/>
            </w:tcBorders>
          </w:tcPr>
          <w:p w:rsidR="00697296" w:rsidRDefault="00697296" w14:paraId="6BF2E22B" w14:textId="77777777">
            <w:pPr>
              <w:spacing w:after="0" w:line="259" w:lineRule="auto"/>
              <w:ind w:left="153" w:right="0" w:firstLine="0"/>
              <w:jc w:val="left"/>
              <w:rPr>
                <w:sz w:val="15"/>
              </w:rPr>
            </w:pPr>
          </w:p>
        </w:tc>
        <w:tc>
          <w:tcPr>
            <w:tcW w:w="662" w:type="dxa"/>
            <w:tcBorders>
              <w:top w:val="nil"/>
              <w:left w:val="nil"/>
              <w:bottom w:val="single" w:color="000000" w:sz="3" w:space="0"/>
              <w:right w:val="nil"/>
            </w:tcBorders>
          </w:tcPr>
          <w:p w:rsidR="00697296" w:rsidRDefault="00697296" w14:paraId="30DBF2A1" w14:textId="254F3D64">
            <w:pPr>
              <w:spacing w:after="0" w:line="259" w:lineRule="auto"/>
              <w:ind w:left="153" w:right="0" w:firstLine="0"/>
              <w:jc w:val="left"/>
            </w:pPr>
            <w:r>
              <w:rPr>
                <w:sz w:val="15"/>
              </w:rPr>
              <w:t>Diff</w:t>
            </w:r>
          </w:p>
        </w:tc>
      </w:tr>
      <w:tr w:rsidR="00697296" w:rsidTr="00697296" w14:paraId="06146B39" w14:textId="77777777">
        <w:trPr>
          <w:trHeight w:val="175"/>
        </w:trPr>
        <w:tc>
          <w:tcPr>
            <w:tcW w:w="3035" w:type="dxa"/>
            <w:tcBorders>
              <w:top w:val="single" w:color="000000" w:sz="3" w:space="0"/>
              <w:left w:val="nil"/>
              <w:bottom w:val="nil"/>
              <w:right w:val="nil"/>
            </w:tcBorders>
          </w:tcPr>
          <w:p w:rsidRPr="00697296" w:rsidR="00697296" w:rsidRDefault="00697296" w14:paraId="3CCF0C6D" w14:textId="77777777">
            <w:pPr>
              <w:spacing w:after="0" w:line="259" w:lineRule="auto"/>
              <w:ind w:left="109" w:right="0" w:firstLine="0"/>
              <w:jc w:val="left"/>
              <w:rPr>
                <w:lang w:val="it-IT"/>
              </w:rPr>
            </w:pPr>
            <w:r w:rsidRPr="00697296">
              <w:rPr>
                <w:sz w:val="15"/>
                <w:lang w:val="it-IT"/>
              </w:rPr>
              <w:t>CARI vs. rCARI: Food Secure</w:t>
            </w:r>
          </w:p>
        </w:tc>
        <w:tc>
          <w:tcPr>
            <w:tcW w:w="536" w:type="dxa"/>
            <w:tcBorders>
              <w:top w:val="single" w:color="000000" w:sz="3" w:space="0"/>
              <w:left w:val="nil"/>
              <w:bottom w:val="nil"/>
              <w:right w:val="nil"/>
            </w:tcBorders>
          </w:tcPr>
          <w:p w:rsidR="00697296" w:rsidRDefault="00697296" w14:paraId="6E1C8D9C" w14:textId="77777777">
            <w:pPr>
              <w:spacing w:after="0" w:line="259" w:lineRule="auto"/>
              <w:ind w:left="60" w:right="0" w:firstLine="0"/>
              <w:jc w:val="left"/>
            </w:pPr>
            <w:r>
              <w:rPr>
                <w:sz w:val="15"/>
              </w:rPr>
              <w:t>0.08</w:t>
            </w:r>
          </w:p>
        </w:tc>
        <w:tc>
          <w:tcPr>
            <w:tcW w:w="787" w:type="dxa"/>
            <w:tcBorders>
              <w:top w:val="single" w:color="000000" w:sz="3" w:space="0"/>
              <w:left w:val="nil"/>
              <w:bottom w:val="nil"/>
              <w:right w:val="nil"/>
            </w:tcBorders>
          </w:tcPr>
          <w:p w:rsidR="00697296" w:rsidRDefault="00697296" w14:paraId="58718112" w14:textId="77777777">
            <w:pPr>
              <w:spacing w:after="0" w:line="259" w:lineRule="auto"/>
              <w:ind w:left="187" w:right="0" w:firstLine="0"/>
              <w:jc w:val="left"/>
            </w:pPr>
            <w:r>
              <w:rPr>
                <w:sz w:val="15"/>
              </w:rPr>
              <w:t>0.07</w:t>
            </w:r>
          </w:p>
        </w:tc>
        <w:tc>
          <w:tcPr>
            <w:tcW w:w="593" w:type="dxa"/>
            <w:tcBorders>
              <w:top w:val="single" w:color="000000" w:sz="3" w:space="0"/>
              <w:left w:val="nil"/>
              <w:bottom w:val="nil"/>
              <w:right w:val="nil"/>
            </w:tcBorders>
          </w:tcPr>
          <w:p w:rsidR="00697296" w:rsidRDefault="00697296" w14:paraId="157182DB" w14:textId="77777777">
            <w:pPr>
              <w:spacing w:after="0" w:line="259" w:lineRule="auto"/>
              <w:ind w:left="34" w:right="0" w:firstLine="0"/>
              <w:jc w:val="left"/>
            </w:pPr>
            <w:r>
              <w:rPr>
                <w:sz w:val="15"/>
              </w:rPr>
              <w:t>-0.01</w:t>
            </w:r>
          </w:p>
        </w:tc>
        <w:tc>
          <w:tcPr>
            <w:tcW w:w="594" w:type="dxa"/>
            <w:tcBorders>
              <w:top w:val="single" w:color="000000" w:sz="3" w:space="0"/>
              <w:left w:val="nil"/>
              <w:bottom w:val="nil"/>
              <w:right w:val="nil"/>
            </w:tcBorders>
          </w:tcPr>
          <w:p w:rsidR="00697296" w:rsidRDefault="00697296" w14:paraId="3EB5D3F1" w14:textId="77777777">
            <w:pPr>
              <w:spacing w:after="0" w:line="259" w:lineRule="auto"/>
              <w:ind w:left="60" w:right="0" w:firstLine="0"/>
              <w:jc w:val="left"/>
            </w:pPr>
            <w:r>
              <w:rPr>
                <w:sz w:val="15"/>
              </w:rPr>
              <w:t>0.01</w:t>
            </w:r>
          </w:p>
        </w:tc>
        <w:tc>
          <w:tcPr>
            <w:tcW w:w="721" w:type="dxa"/>
            <w:tcBorders>
              <w:top w:val="single" w:color="000000" w:sz="3" w:space="0"/>
              <w:left w:val="nil"/>
              <w:bottom w:val="nil"/>
              <w:right w:val="nil"/>
            </w:tcBorders>
          </w:tcPr>
          <w:p w:rsidR="00697296" w:rsidRDefault="00697296" w14:paraId="609089DC" w14:textId="77777777">
            <w:pPr>
              <w:spacing w:after="0" w:line="259" w:lineRule="auto"/>
              <w:ind w:left="121" w:right="0" w:firstLine="0"/>
              <w:jc w:val="left"/>
            </w:pPr>
            <w:r>
              <w:rPr>
                <w:sz w:val="15"/>
              </w:rPr>
              <w:t>0.00</w:t>
            </w:r>
          </w:p>
        </w:tc>
        <w:tc>
          <w:tcPr>
            <w:tcW w:w="675" w:type="dxa"/>
            <w:tcBorders>
              <w:top w:val="single" w:color="000000" w:sz="3" w:space="0"/>
              <w:left w:val="nil"/>
              <w:bottom w:val="nil"/>
              <w:right w:val="nil"/>
            </w:tcBorders>
          </w:tcPr>
          <w:p w:rsidR="00697296" w:rsidRDefault="00697296" w14:paraId="24059770" w14:textId="77777777">
            <w:pPr>
              <w:spacing w:after="0" w:line="259" w:lineRule="auto"/>
              <w:ind w:left="77" w:right="0" w:firstLine="0"/>
              <w:jc w:val="left"/>
            </w:pPr>
            <w:r>
              <w:rPr>
                <w:sz w:val="15"/>
              </w:rPr>
              <w:t>-0.01</w:t>
            </w:r>
          </w:p>
        </w:tc>
        <w:tc>
          <w:tcPr>
            <w:tcW w:w="594" w:type="dxa"/>
            <w:tcBorders>
              <w:top w:val="single" w:color="000000" w:sz="3" w:space="0"/>
              <w:left w:val="nil"/>
              <w:bottom w:val="nil"/>
              <w:right w:val="nil"/>
            </w:tcBorders>
          </w:tcPr>
          <w:p w:rsidR="00697296" w:rsidRDefault="00697296" w14:paraId="058F675A" w14:textId="77777777">
            <w:pPr>
              <w:spacing w:after="0" w:line="259" w:lineRule="auto"/>
              <w:ind w:left="60" w:right="0" w:firstLine="0"/>
              <w:jc w:val="left"/>
            </w:pPr>
            <w:r>
              <w:rPr>
                <w:sz w:val="15"/>
              </w:rPr>
              <w:t>0.01</w:t>
            </w:r>
          </w:p>
        </w:tc>
        <w:tc>
          <w:tcPr>
            <w:tcW w:w="715" w:type="dxa"/>
            <w:tcBorders>
              <w:top w:val="single" w:color="000000" w:sz="3" w:space="0"/>
              <w:left w:val="nil"/>
              <w:bottom w:val="nil"/>
              <w:right w:val="nil"/>
            </w:tcBorders>
          </w:tcPr>
          <w:p w:rsidR="00697296" w:rsidRDefault="00697296" w14:paraId="697C9BFE" w14:textId="77777777">
            <w:pPr>
              <w:spacing w:after="0" w:line="259" w:lineRule="auto"/>
              <w:ind w:left="121" w:right="0" w:firstLine="0"/>
              <w:jc w:val="left"/>
            </w:pPr>
            <w:r>
              <w:rPr>
                <w:sz w:val="15"/>
              </w:rPr>
              <w:t>0.01</w:t>
            </w:r>
          </w:p>
        </w:tc>
        <w:tc>
          <w:tcPr>
            <w:tcW w:w="595" w:type="dxa"/>
            <w:tcBorders>
              <w:top w:val="single" w:color="000000" w:sz="3" w:space="0"/>
              <w:left w:val="nil"/>
              <w:bottom w:val="nil"/>
              <w:right w:val="nil"/>
            </w:tcBorders>
          </w:tcPr>
          <w:p w:rsidR="00697296" w:rsidRDefault="00697296" w14:paraId="7261C3E4" w14:textId="77777777">
            <w:pPr>
              <w:spacing w:after="0" w:line="259" w:lineRule="auto"/>
              <w:ind w:left="116" w:right="0" w:firstLine="0"/>
              <w:jc w:val="left"/>
              <w:rPr>
                <w:sz w:val="15"/>
              </w:rPr>
            </w:pPr>
          </w:p>
        </w:tc>
        <w:tc>
          <w:tcPr>
            <w:tcW w:w="662" w:type="dxa"/>
            <w:tcBorders>
              <w:top w:val="single" w:color="000000" w:sz="3" w:space="0"/>
              <w:left w:val="nil"/>
              <w:bottom w:val="nil"/>
              <w:right w:val="nil"/>
            </w:tcBorders>
          </w:tcPr>
          <w:p w:rsidR="00697296" w:rsidRDefault="00697296" w14:paraId="6C79573B" w14:textId="215C70D8">
            <w:pPr>
              <w:spacing w:after="0" w:line="259" w:lineRule="auto"/>
              <w:ind w:left="116" w:right="0" w:firstLine="0"/>
              <w:jc w:val="left"/>
            </w:pPr>
            <w:r>
              <w:rPr>
                <w:sz w:val="15"/>
              </w:rPr>
              <w:t>-0.00</w:t>
            </w:r>
          </w:p>
        </w:tc>
      </w:tr>
      <w:tr w:rsidR="00697296" w:rsidTr="00697296" w14:paraId="5B6E1B80" w14:textId="77777777">
        <w:trPr>
          <w:trHeight w:val="173"/>
        </w:trPr>
        <w:tc>
          <w:tcPr>
            <w:tcW w:w="3035" w:type="dxa"/>
            <w:tcBorders>
              <w:top w:val="nil"/>
              <w:left w:val="nil"/>
              <w:bottom w:val="nil"/>
              <w:right w:val="nil"/>
            </w:tcBorders>
          </w:tcPr>
          <w:p w:rsidR="00697296" w:rsidRDefault="00697296" w14:paraId="586215B0" w14:textId="77777777">
            <w:pPr>
              <w:spacing w:after="160" w:line="259" w:lineRule="auto"/>
              <w:ind w:left="0" w:right="0" w:firstLine="0"/>
              <w:jc w:val="left"/>
            </w:pPr>
          </w:p>
        </w:tc>
        <w:tc>
          <w:tcPr>
            <w:tcW w:w="536" w:type="dxa"/>
            <w:tcBorders>
              <w:top w:val="nil"/>
              <w:left w:val="nil"/>
              <w:bottom w:val="nil"/>
              <w:right w:val="nil"/>
            </w:tcBorders>
          </w:tcPr>
          <w:p w:rsidR="00697296" w:rsidRDefault="00697296" w14:paraId="45E6F2AE" w14:textId="77777777">
            <w:pPr>
              <w:spacing w:after="0" w:line="259" w:lineRule="auto"/>
              <w:ind w:left="0" w:right="0" w:firstLine="0"/>
              <w:jc w:val="left"/>
            </w:pPr>
            <w:r>
              <w:rPr>
                <w:sz w:val="15"/>
              </w:rPr>
              <w:t>(0.27)</w:t>
            </w:r>
          </w:p>
        </w:tc>
        <w:tc>
          <w:tcPr>
            <w:tcW w:w="787" w:type="dxa"/>
            <w:tcBorders>
              <w:top w:val="nil"/>
              <w:left w:val="nil"/>
              <w:bottom w:val="nil"/>
              <w:right w:val="nil"/>
            </w:tcBorders>
          </w:tcPr>
          <w:p w:rsidR="00697296" w:rsidRDefault="00697296" w14:paraId="47F8CCB6" w14:textId="77777777">
            <w:pPr>
              <w:spacing w:after="0" w:line="259" w:lineRule="auto"/>
              <w:ind w:left="126" w:right="0" w:firstLine="0"/>
              <w:jc w:val="left"/>
            </w:pPr>
            <w:r>
              <w:rPr>
                <w:sz w:val="15"/>
              </w:rPr>
              <w:t>(0.26)</w:t>
            </w:r>
          </w:p>
        </w:tc>
        <w:tc>
          <w:tcPr>
            <w:tcW w:w="593" w:type="dxa"/>
            <w:tcBorders>
              <w:top w:val="nil"/>
              <w:left w:val="nil"/>
              <w:bottom w:val="nil"/>
              <w:right w:val="nil"/>
            </w:tcBorders>
          </w:tcPr>
          <w:p w:rsidR="00697296" w:rsidRDefault="00697296" w14:paraId="2ED2313E" w14:textId="77777777">
            <w:pPr>
              <w:spacing w:after="0" w:line="259" w:lineRule="auto"/>
              <w:ind w:left="0" w:right="0" w:firstLine="0"/>
              <w:jc w:val="left"/>
            </w:pPr>
            <w:r>
              <w:rPr>
                <w:sz w:val="15"/>
              </w:rPr>
              <w:t>(0.67)</w:t>
            </w:r>
          </w:p>
        </w:tc>
        <w:tc>
          <w:tcPr>
            <w:tcW w:w="594" w:type="dxa"/>
            <w:tcBorders>
              <w:top w:val="nil"/>
              <w:left w:val="nil"/>
              <w:bottom w:val="nil"/>
              <w:right w:val="nil"/>
            </w:tcBorders>
          </w:tcPr>
          <w:p w:rsidR="00697296" w:rsidRDefault="00697296" w14:paraId="50B7EA2B" w14:textId="77777777">
            <w:pPr>
              <w:spacing w:after="0" w:line="259" w:lineRule="auto"/>
              <w:ind w:left="0" w:right="0" w:firstLine="0"/>
              <w:jc w:val="left"/>
            </w:pPr>
            <w:r>
              <w:rPr>
                <w:sz w:val="15"/>
              </w:rPr>
              <w:t>(0.11)</w:t>
            </w:r>
          </w:p>
        </w:tc>
        <w:tc>
          <w:tcPr>
            <w:tcW w:w="721" w:type="dxa"/>
            <w:tcBorders>
              <w:top w:val="nil"/>
              <w:left w:val="nil"/>
              <w:bottom w:val="nil"/>
              <w:right w:val="nil"/>
            </w:tcBorders>
          </w:tcPr>
          <w:p w:rsidR="00697296" w:rsidRDefault="00697296" w14:paraId="3A9F5ADF" w14:textId="77777777">
            <w:pPr>
              <w:spacing w:after="0" w:line="259" w:lineRule="auto"/>
              <w:ind w:left="61" w:right="0" w:firstLine="0"/>
              <w:jc w:val="left"/>
            </w:pPr>
            <w:r>
              <w:rPr>
                <w:sz w:val="15"/>
              </w:rPr>
              <w:t>(0.07)</w:t>
            </w:r>
          </w:p>
        </w:tc>
        <w:tc>
          <w:tcPr>
            <w:tcW w:w="675" w:type="dxa"/>
            <w:tcBorders>
              <w:top w:val="nil"/>
              <w:left w:val="nil"/>
              <w:bottom w:val="nil"/>
              <w:right w:val="nil"/>
            </w:tcBorders>
          </w:tcPr>
          <w:p w:rsidR="00697296" w:rsidRDefault="00697296" w14:paraId="0E6E0265" w14:textId="77777777">
            <w:pPr>
              <w:spacing w:after="0" w:line="259" w:lineRule="auto"/>
              <w:ind w:left="43" w:right="0" w:firstLine="0"/>
              <w:jc w:val="left"/>
            </w:pPr>
            <w:r>
              <w:rPr>
                <w:sz w:val="15"/>
              </w:rPr>
              <w:t>(0.08)</w:t>
            </w:r>
          </w:p>
        </w:tc>
        <w:tc>
          <w:tcPr>
            <w:tcW w:w="594" w:type="dxa"/>
            <w:tcBorders>
              <w:top w:val="nil"/>
              <w:left w:val="nil"/>
              <w:bottom w:val="nil"/>
              <w:right w:val="nil"/>
            </w:tcBorders>
          </w:tcPr>
          <w:p w:rsidR="00697296" w:rsidRDefault="00697296" w14:paraId="2D5E86F4" w14:textId="77777777">
            <w:pPr>
              <w:spacing w:after="0" w:line="259" w:lineRule="auto"/>
              <w:ind w:left="0" w:right="0" w:firstLine="0"/>
              <w:jc w:val="left"/>
            </w:pPr>
            <w:r>
              <w:rPr>
                <w:sz w:val="15"/>
              </w:rPr>
              <w:t>(0.08)</w:t>
            </w:r>
          </w:p>
        </w:tc>
        <w:tc>
          <w:tcPr>
            <w:tcW w:w="715" w:type="dxa"/>
            <w:tcBorders>
              <w:top w:val="nil"/>
              <w:left w:val="nil"/>
              <w:bottom w:val="nil"/>
              <w:right w:val="nil"/>
            </w:tcBorders>
          </w:tcPr>
          <w:p w:rsidR="00697296" w:rsidRDefault="00697296" w14:paraId="1E6C0334" w14:textId="77777777">
            <w:pPr>
              <w:spacing w:after="0" w:line="259" w:lineRule="auto"/>
              <w:ind w:left="61" w:right="0" w:firstLine="0"/>
              <w:jc w:val="left"/>
            </w:pPr>
            <w:r>
              <w:rPr>
                <w:sz w:val="15"/>
              </w:rPr>
              <w:t>(0.08)</w:t>
            </w:r>
          </w:p>
        </w:tc>
        <w:tc>
          <w:tcPr>
            <w:tcW w:w="595" w:type="dxa"/>
            <w:tcBorders>
              <w:top w:val="nil"/>
              <w:left w:val="nil"/>
              <w:bottom w:val="nil"/>
              <w:right w:val="nil"/>
            </w:tcBorders>
          </w:tcPr>
          <w:p w:rsidR="00697296" w:rsidRDefault="00697296" w14:paraId="5C272F15" w14:textId="77777777">
            <w:pPr>
              <w:spacing w:after="0" w:line="259" w:lineRule="auto"/>
              <w:ind w:left="81" w:right="0" w:firstLine="0"/>
              <w:jc w:val="left"/>
              <w:rPr>
                <w:sz w:val="15"/>
              </w:rPr>
            </w:pPr>
          </w:p>
        </w:tc>
        <w:tc>
          <w:tcPr>
            <w:tcW w:w="662" w:type="dxa"/>
            <w:tcBorders>
              <w:top w:val="nil"/>
              <w:left w:val="nil"/>
              <w:bottom w:val="nil"/>
              <w:right w:val="nil"/>
            </w:tcBorders>
          </w:tcPr>
          <w:p w:rsidR="00697296" w:rsidRDefault="00697296" w14:paraId="30C39D16" w14:textId="190B28C1">
            <w:pPr>
              <w:spacing w:after="0" w:line="259" w:lineRule="auto"/>
              <w:ind w:left="81" w:right="0" w:firstLine="0"/>
              <w:jc w:val="left"/>
            </w:pPr>
            <w:r>
              <w:rPr>
                <w:sz w:val="15"/>
              </w:rPr>
              <w:t>(0.96)</w:t>
            </w:r>
          </w:p>
        </w:tc>
      </w:tr>
      <w:tr w:rsidR="00697296" w:rsidTr="00697296" w14:paraId="52D9434E" w14:textId="77777777">
        <w:trPr>
          <w:trHeight w:val="173"/>
        </w:trPr>
        <w:tc>
          <w:tcPr>
            <w:tcW w:w="3035" w:type="dxa"/>
            <w:tcBorders>
              <w:top w:val="nil"/>
              <w:left w:val="nil"/>
              <w:bottom w:val="nil"/>
              <w:right w:val="nil"/>
            </w:tcBorders>
          </w:tcPr>
          <w:p w:rsidR="00697296" w:rsidRDefault="00697296" w14:paraId="2A21D46B" w14:textId="77777777">
            <w:pPr>
              <w:spacing w:after="0" w:line="259" w:lineRule="auto"/>
              <w:ind w:left="109" w:right="0" w:firstLine="0"/>
              <w:jc w:val="left"/>
            </w:pPr>
            <w:r>
              <w:rPr>
                <w:sz w:val="15"/>
              </w:rPr>
              <w:t xml:space="preserve">CARI vs. </w:t>
            </w:r>
            <w:proofErr w:type="spellStart"/>
            <w:r>
              <w:rPr>
                <w:sz w:val="15"/>
              </w:rPr>
              <w:t>rCARI</w:t>
            </w:r>
            <w:proofErr w:type="spellEnd"/>
            <w:r>
              <w:rPr>
                <w:sz w:val="15"/>
              </w:rPr>
              <w:t>: Marginally Food Secure</w:t>
            </w:r>
          </w:p>
        </w:tc>
        <w:tc>
          <w:tcPr>
            <w:tcW w:w="536" w:type="dxa"/>
            <w:tcBorders>
              <w:top w:val="nil"/>
              <w:left w:val="nil"/>
              <w:bottom w:val="nil"/>
              <w:right w:val="nil"/>
            </w:tcBorders>
          </w:tcPr>
          <w:p w:rsidR="00697296" w:rsidRDefault="00697296" w14:paraId="6EDEDB52" w14:textId="77777777">
            <w:pPr>
              <w:spacing w:after="0" w:line="259" w:lineRule="auto"/>
              <w:ind w:left="60" w:right="0" w:firstLine="0"/>
              <w:jc w:val="left"/>
            </w:pPr>
            <w:r>
              <w:rPr>
                <w:sz w:val="15"/>
              </w:rPr>
              <w:t>0.44</w:t>
            </w:r>
          </w:p>
        </w:tc>
        <w:tc>
          <w:tcPr>
            <w:tcW w:w="787" w:type="dxa"/>
            <w:tcBorders>
              <w:top w:val="nil"/>
              <w:left w:val="nil"/>
              <w:bottom w:val="nil"/>
              <w:right w:val="nil"/>
            </w:tcBorders>
          </w:tcPr>
          <w:p w:rsidR="00697296" w:rsidRDefault="00697296" w14:paraId="7690B972" w14:textId="77777777">
            <w:pPr>
              <w:spacing w:after="0" w:line="259" w:lineRule="auto"/>
              <w:ind w:left="187" w:right="0" w:firstLine="0"/>
              <w:jc w:val="left"/>
            </w:pPr>
            <w:r>
              <w:rPr>
                <w:sz w:val="15"/>
              </w:rPr>
              <w:t>0.41</w:t>
            </w:r>
          </w:p>
        </w:tc>
        <w:tc>
          <w:tcPr>
            <w:tcW w:w="593" w:type="dxa"/>
            <w:tcBorders>
              <w:top w:val="nil"/>
              <w:left w:val="nil"/>
              <w:bottom w:val="nil"/>
              <w:right w:val="nil"/>
            </w:tcBorders>
          </w:tcPr>
          <w:p w:rsidR="00697296" w:rsidRDefault="00697296" w14:paraId="29273065" w14:textId="77777777">
            <w:pPr>
              <w:spacing w:after="0" w:line="259" w:lineRule="auto"/>
              <w:ind w:left="34" w:right="0" w:firstLine="0"/>
              <w:jc w:val="left"/>
            </w:pPr>
            <w:r>
              <w:rPr>
                <w:sz w:val="15"/>
              </w:rPr>
              <w:t>-0.03</w:t>
            </w:r>
          </w:p>
        </w:tc>
        <w:tc>
          <w:tcPr>
            <w:tcW w:w="594" w:type="dxa"/>
            <w:tcBorders>
              <w:top w:val="nil"/>
              <w:left w:val="nil"/>
              <w:bottom w:val="nil"/>
              <w:right w:val="nil"/>
            </w:tcBorders>
          </w:tcPr>
          <w:p w:rsidR="00697296" w:rsidRDefault="00697296" w14:paraId="5F784E68" w14:textId="77777777">
            <w:pPr>
              <w:spacing w:after="0" w:line="259" w:lineRule="auto"/>
              <w:ind w:left="60" w:right="0" w:firstLine="0"/>
              <w:jc w:val="left"/>
            </w:pPr>
            <w:r>
              <w:rPr>
                <w:sz w:val="15"/>
              </w:rPr>
              <w:t>0.23</w:t>
            </w:r>
          </w:p>
        </w:tc>
        <w:tc>
          <w:tcPr>
            <w:tcW w:w="721" w:type="dxa"/>
            <w:tcBorders>
              <w:top w:val="nil"/>
              <w:left w:val="nil"/>
              <w:bottom w:val="nil"/>
              <w:right w:val="nil"/>
            </w:tcBorders>
          </w:tcPr>
          <w:p w:rsidR="00697296" w:rsidRDefault="00697296" w14:paraId="2564E312" w14:textId="77777777">
            <w:pPr>
              <w:spacing w:after="0" w:line="259" w:lineRule="auto"/>
              <w:ind w:left="121" w:right="0" w:firstLine="0"/>
              <w:jc w:val="left"/>
            </w:pPr>
            <w:r>
              <w:rPr>
                <w:sz w:val="15"/>
              </w:rPr>
              <w:t>0.27</w:t>
            </w:r>
          </w:p>
        </w:tc>
        <w:tc>
          <w:tcPr>
            <w:tcW w:w="675" w:type="dxa"/>
            <w:tcBorders>
              <w:top w:val="nil"/>
              <w:left w:val="nil"/>
              <w:bottom w:val="nil"/>
              <w:right w:val="nil"/>
            </w:tcBorders>
          </w:tcPr>
          <w:p w:rsidR="00697296" w:rsidRDefault="00697296" w14:paraId="2A67E39C" w14:textId="77777777">
            <w:pPr>
              <w:spacing w:after="0" w:line="259" w:lineRule="auto"/>
              <w:ind w:left="103" w:right="0" w:firstLine="0"/>
              <w:jc w:val="left"/>
            </w:pPr>
            <w:r>
              <w:rPr>
                <w:sz w:val="15"/>
              </w:rPr>
              <w:t>0.03</w:t>
            </w:r>
          </w:p>
        </w:tc>
        <w:tc>
          <w:tcPr>
            <w:tcW w:w="594" w:type="dxa"/>
            <w:tcBorders>
              <w:top w:val="nil"/>
              <w:left w:val="nil"/>
              <w:bottom w:val="nil"/>
              <w:right w:val="nil"/>
            </w:tcBorders>
          </w:tcPr>
          <w:p w:rsidR="00697296" w:rsidRDefault="00697296" w14:paraId="6E93A8BE" w14:textId="77777777">
            <w:pPr>
              <w:spacing w:after="0" w:line="259" w:lineRule="auto"/>
              <w:ind w:left="60" w:right="0" w:firstLine="0"/>
              <w:jc w:val="left"/>
            </w:pPr>
            <w:r>
              <w:rPr>
                <w:sz w:val="15"/>
              </w:rPr>
              <w:t>0.31</w:t>
            </w:r>
          </w:p>
        </w:tc>
        <w:tc>
          <w:tcPr>
            <w:tcW w:w="715" w:type="dxa"/>
            <w:tcBorders>
              <w:top w:val="nil"/>
              <w:left w:val="nil"/>
              <w:bottom w:val="nil"/>
              <w:right w:val="nil"/>
            </w:tcBorders>
          </w:tcPr>
          <w:p w:rsidR="00697296" w:rsidRDefault="00697296" w14:paraId="31BD6F65" w14:textId="77777777">
            <w:pPr>
              <w:spacing w:after="0" w:line="259" w:lineRule="auto"/>
              <w:ind w:left="121" w:right="0" w:firstLine="0"/>
              <w:jc w:val="left"/>
            </w:pPr>
            <w:r>
              <w:rPr>
                <w:sz w:val="15"/>
              </w:rPr>
              <w:t>0.52</w:t>
            </w:r>
          </w:p>
        </w:tc>
        <w:tc>
          <w:tcPr>
            <w:tcW w:w="595" w:type="dxa"/>
            <w:tcBorders>
              <w:top w:val="nil"/>
              <w:left w:val="nil"/>
              <w:bottom w:val="nil"/>
              <w:right w:val="nil"/>
            </w:tcBorders>
          </w:tcPr>
          <w:p w:rsidR="00697296" w:rsidRDefault="00697296" w14:paraId="1A6D82E1" w14:textId="77777777">
            <w:pPr>
              <w:spacing w:after="0" w:line="259" w:lineRule="auto"/>
              <w:ind w:left="26" w:right="0" w:firstLine="0"/>
              <w:jc w:val="left"/>
              <w:rPr>
                <w:sz w:val="15"/>
              </w:rPr>
            </w:pPr>
          </w:p>
        </w:tc>
        <w:tc>
          <w:tcPr>
            <w:tcW w:w="662" w:type="dxa"/>
            <w:tcBorders>
              <w:top w:val="nil"/>
              <w:left w:val="nil"/>
              <w:bottom w:val="nil"/>
              <w:right w:val="nil"/>
            </w:tcBorders>
          </w:tcPr>
          <w:p w:rsidR="00697296" w:rsidRDefault="00697296" w14:paraId="4B673E99" w14:textId="39234DD4">
            <w:pPr>
              <w:spacing w:after="0" w:line="259" w:lineRule="auto"/>
              <w:ind w:left="26" w:right="0" w:firstLine="0"/>
              <w:jc w:val="left"/>
            </w:pPr>
            <w:r>
              <w:rPr>
                <w:sz w:val="15"/>
              </w:rPr>
              <w:t>0.21***</w:t>
            </w:r>
          </w:p>
        </w:tc>
      </w:tr>
      <w:tr w:rsidR="00697296" w:rsidTr="00697296" w14:paraId="5D8FD460" w14:textId="77777777">
        <w:trPr>
          <w:trHeight w:val="173"/>
        </w:trPr>
        <w:tc>
          <w:tcPr>
            <w:tcW w:w="3035" w:type="dxa"/>
            <w:tcBorders>
              <w:top w:val="nil"/>
              <w:left w:val="nil"/>
              <w:bottom w:val="nil"/>
              <w:right w:val="nil"/>
            </w:tcBorders>
          </w:tcPr>
          <w:p w:rsidR="00697296" w:rsidRDefault="00697296" w14:paraId="73F7EB5D" w14:textId="77777777">
            <w:pPr>
              <w:spacing w:after="160" w:line="259" w:lineRule="auto"/>
              <w:ind w:left="0" w:right="0" w:firstLine="0"/>
              <w:jc w:val="left"/>
            </w:pPr>
          </w:p>
        </w:tc>
        <w:tc>
          <w:tcPr>
            <w:tcW w:w="536" w:type="dxa"/>
            <w:tcBorders>
              <w:top w:val="nil"/>
              <w:left w:val="nil"/>
              <w:bottom w:val="nil"/>
              <w:right w:val="nil"/>
            </w:tcBorders>
          </w:tcPr>
          <w:p w:rsidR="00697296" w:rsidRDefault="00697296" w14:paraId="090D3B6F" w14:textId="77777777">
            <w:pPr>
              <w:spacing w:after="0" w:line="259" w:lineRule="auto"/>
              <w:ind w:left="0" w:right="0" w:firstLine="0"/>
              <w:jc w:val="left"/>
            </w:pPr>
            <w:r>
              <w:rPr>
                <w:sz w:val="15"/>
              </w:rPr>
              <w:t>(0.50)</w:t>
            </w:r>
          </w:p>
        </w:tc>
        <w:tc>
          <w:tcPr>
            <w:tcW w:w="787" w:type="dxa"/>
            <w:tcBorders>
              <w:top w:val="nil"/>
              <w:left w:val="nil"/>
              <w:bottom w:val="nil"/>
              <w:right w:val="nil"/>
            </w:tcBorders>
          </w:tcPr>
          <w:p w:rsidR="00697296" w:rsidRDefault="00697296" w14:paraId="5BADD356" w14:textId="77777777">
            <w:pPr>
              <w:spacing w:after="0" w:line="259" w:lineRule="auto"/>
              <w:ind w:left="126" w:right="0" w:firstLine="0"/>
              <w:jc w:val="left"/>
            </w:pPr>
            <w:r>
              <w:rPr>
                <w:sz w:val="15"/>
              </w:rPr>
              <w:t>(0.49)</w:t>
            </w:r>
          </w:p>
        </w:tc>
        <w:tc>
          <w:tcPr>
            <w:tcW w:w="593" w:type="dxa"/>
            <w:tcBorders>
              <w:top w:val="nil"/>
              <w:left w:val="nil"/>
              <w:bottom w:val="nil"/>
              <w:right w:val="nil"/>
            </w:tcBorders>
          </w:tcPr>
          <w:p w:rsidR="00697296" w:rsidRDefault="00697296" w14:paraId="3691650E" w14:textId="77777777">
            <w:pPr>
              <w:spacing w:after="0" w:line="259" w:lineRule="auto"/>
              <w:ind w:left="0" w:right="0" w:firstLine="0"/>
              <w:jc w:val="left"/>
            </w:pPr>
            <w:r>
              <w:rPr>
                <w:sz w:val="15"/>
              </w:rPr>
              <w:t>(0.42)</w:t>
            </w:r>
          </w:p>
        </w:tc>
        <w:tc>
          <w:tcPr>
            <w:tcW w:w="594" w:type="dxa"/>
            <w:tcBorders>
              <w:top w:val="nil"/>
              <w:left w:val="nil"/>
              <w:bottom w:val="nil"/>
              <w:right w:val="nil"/>
            </w:tcBorders>
          </w:tcPr>
          <w:p w:rsidR="00697296" w:rsidRDefault="00697296" w14:paraId="02DEA9A0" w14:textId="77777777">
            <w:pPr>
              <w:spacing w:after="0" w:line="259" w:lineRule="auto"/>
              <w:ind w:left="0" w:right="0" w:firstLine="0"/>
              <w:jc w:val="left"/>
            </w:pPr>
            <w:r>
              <w:rPr>
                <w:sz w:val="15"/>
              </w:rPr>
              <w:t>(0.42)</w:t>
            </w:r>
          </w:p>
        </w:tc>
        <w:tc>
          <w:tcPr>
            <w:tcW w:w="721" w:type="dxa"/>
            <w:tcBorders>
              <w:top w:val="nil"/>
              <w:left w:val="nil"/>
              <w:bottom w:val="nil"/>
              <w:right w:val="nil"/>
            </w:tcBorders>
          </w:tcPr>
          <w:p w:rsidR="00697296" w:rsidRDefault="00697296" w14:paraId="331E02F1" w14:textId="77777777">
            <w:pPr>
              <w:spacing w:after="0" w:line="259" w:lineRule="auto"/>
              <w:ind w:left="61" w:right="0" w:firstLine="0"/>
              <w:jc w:val="left"/>
            </w:pPr>
            <w:r>
              <w:rPr>
                <w:sz w:val="15"/>
              </w:rPr>
              <w:t>(0.44)</w:t>
            </w:r>
          </w:p>
        </w:tc>
        <w:tc>
          <w:tcPr>
            <w:tcW w:w="675" w:type="dxa"/>
            <w:tcBorders>
              <w:top w:val="nil"/>
              <w:left w:val="nil"/>
              <w:bottom w:val="nil"/>
              <w:right w:val="nil"/>
            </w:tcBorders>
          </w:tcPr>
          <w:p w:rsidR="00697296" w:rsidRDefault="00697296" w14:paraId="2163AAA7" w14:textId="77777777">
            <w:pPr>
              <w:spacing w:after="0" w:line="259" w:lineRule="auto"/>
              <w:ind w:left="43" w:right="0" w:firstLine="0"/>
              <w:jc w:val="left"/>
            </w:pPr>
            <w:r>
              <w:rPr>
                <w:sz w:val="15"/>
              </w:rPr>
              <w:t>(0.13)</w:t>
            </w:r>
          </w:p>
        </w:tc>
        <w:tc>
          <w:tcPr>
            <w:tcW w:w="594" w:type="dxa"/>
            <w:tcBorders>
              <w:top w:val="nil"/>
              <w:left w:val="nil"/>
              <w:bottom w:val="nil"/>
              <w:right w:val="nil"/>
            </w:tcBorders>
          </w:tcPr>
          <w:p w:rsidR="00697296" w:rsidRDefault="00697296" w14:paraId="07967DA5" w14:textId="77777777">
            <w:pPr>
              <w:spacing w:after="0" w:line="259" w:lineRule="auto"/>
              <w:ind w:left="0" w:right="0" w:firstLine="0"/>
              <w:jc w:val="left"/>
            </w:pPr>
            <w:r>
              <w:rPr>
                <w:sz w:val="15"/>
              </w:rPr>
              <w:t>(0.46)</w:t>
            </w:r>
          </w:p>
        </w:tc>
        <w:tc>
          <w:tcPr>
            <w:tcW w:w="715" w:type="dxa"/>
            <w:tcBorders>
              <w:top w:val="nil"/>
              <w:left w:val="nil"/>
              <w:bottom w:val="nil"/>
              <w:right w:val="nil"/>
            </w:tcBorders>
          </w:tcPr>
          <w:p w:rsidR="00697296" w:rsidRDefault="00697296" w14:paraId="335EE687" w14:textId="77777777">
            <w:pPr>
              <w:spacing w:after="0" w:line="259" w:lineRule="auto"/>
              <w:ind w:left="61" w:right="0" w:firstLine="0"/>
              <w:jc w:val="left"/>
            </w:pPr>
            <w:r>
              <w:rPr>
                <w:sz w:val="15"/>
              </w:rPr>
              <w:t>(0.50)</w:t>
            </w:r>
          </w:p>
        </w:tc>
        <w:tc>
          <w:tcPr>
            <w:tcW w:w="595" w:type="dxa"/>
            <w:tcBorders>
              <w:top w:val="nil"/>
              <w:left w:val="nil"/>
              <w:bottom w:val="nil"/>
              <w:right w:val="nil"/>
            </w:tcBorders>
          </w:tcPr>
          <w:p w:rsidR="00697296" w:rsidRDefault="00697296" w14:paraId="7CDDB61D" w14:textId="77777777">
            <w:pPr>
              <w:spacing w:after="0" w:line="259" w:lineRule="auto"/>
              <w:ind w:left="81" w:right="0" w:firstLine="0"/>
              <w:jc w:val="left"/>
              <w:rPr>
                <w:sz w:val="15"/>
              </w:rPr>
            </w:pPr>
          </w:p>
        </w:tc>
        <w:tc>
          <w:tcPr>
            <w:tcW w:w="662" w:type="dxa"/>
            <w:tcBorders>
              <w:top w:val="nil"/>
              <w:left w:val="nil"/>
              <w:bottom w:val="nil"/>
              <w:right w:val="nil"/>
            </w:tcBorders>
          </w:tcPr>
          <w:p w:rsidR="00697296" w:rsidRDefault="00697296" w14:paraId="5ABE9CBD" w14:textId="4AFD922D">
            <w:pPr>
              <w:spacing w:after="0" w:line="259" w:lineRule="auto"/>
              <w:ind w:left="81" w:right="0" w:firstLine="0"/>
              <w:jc w:val="left"/>
            </w:pPr>
            <w:r>
              <w:rPr>
                <w:sz w:val="15"/>
              </w:rPr>
              <w:t>(0.00)</w:t>
            </w:r>
          </w:p>
        </w:tc>
      </w:tr>
      <w:tr w:rsidR="00697296" w:rsidTr="00697296" w14:paraId="4A346567" w14:textId="77777777">
        <w:trPr>
          <w:trHeight w:val="173"/>
        </w:trPr>
        <w:tc>
          <w:tcPr>
            <w:tcW w:w="3035" w:type="dxa"/>
            <w:tcBorders>
              <w:top w:val="nil"/>
              <w:left w:val="nil"/>
              <w:bottom w:val="nil"/>
              <w:right w:val="nil"/>
            </w:tcBorders>
          </w:tcPr>
          <w:p w:rsidR="00697296" w:rsidRDefault="00697296" w14:paraId="71D35F48" w14:textId="77777777">
            <w:pPr>
              <w:spacing w:after="0" w:line="259" w:lineRule="auto"/>
              <w:ind w:left="109" w:right="0" w:firstLine="0"/>
              <w:jc w:val="left"/>
            </w:pPr>
            <w:r>
              <w:rPr>
                <w:sz w:val="15"/>
              </w:rPr>
              <w:t xml:space="preserve">CARI vs. </w:t>
            </w:r>
            <w:proofErr w:type="spellStart"/>
            <w:r>
              <w:rPr>
                <w:sz w:val="15"/>
              </w:rPr>
              <w:t>rCARI</w:t>
            </w:r>
            <w:proofErr w:type="spellEnd"/>
            <w:r>
              <w:rPr>
                <w:sz w:val="15"/>
              </w:rPr>
              <w:t>: Moderately Food Insecure</w:t>
            </w:r>
          </w:p>
        </w:tc>
        <w:tc>
          <w:tcPr>
            <w:tcW w:w="536" w:type="dxa"/>
            <w:tcBorders>
              <w:top w:val="nil"/>
              <w:left w:val="nil"/>
              <w:bottom w:val="nil"/>
              <w:right w:val="nil"/>
            </w:tcBorders>
          </w:tcPr>
          <w:p w:rsidR="00697296" w:rsidRDefault="00697296" w14:paraId="54FB4963" w14:textId="77777777">
            <w:pPr>
              <w:spacing w:after="0" w:line="259" w:lineRule="auto"/>
              <w:ind w:left="60" w:right="0" w:firstLine="0"/>
              <w:jc w:val="left"/>
            </w:pPr>
            <w:r>
              <w:rPr>
                <w:sz w:val="15"/>
              </w:rPr>
              <w:t>0.44</w:t>
            </w:r>
          </w:p>
        </w:tc>
        <w:tc>
          <w:tcPr>
            <w:tcW w:w="787" w:type="dxa"/>
            <w:tcBorders>
              <w:top w:val="nil"/>
              <w:left w:val="nil"/>
              <w:bottom w:val="nil"/>
              <w:right w:val="nil"/>
            </w:tcBorders>
          </w:tcPr>
          <w:p w:rsidR="00697296" w:rsidRDefault="00697296" w14:paraId="473B3AF3" w14:textId="77777777">
            <w:pPr>
              <w:spacing w:after="0" w:line="259" w:lineRule="auto"/>
              <w:ind w:left="187" w:right="0" w:firstLine="0"/>
              <w:jc w:val="left"/>
            </w:pPr>
            <w:r>
              <w:rPr>
                <w:sz w:val="15"/>
              </w:rPr>
              <w:t>0.49</w:t>
            </w:r>
          </w:p>
        </w:tc>
        <w:tc>
          <w:tcPr>
            <w:tcW w:w="593" w:type="dxa"/>
            <w:tcBorders>
              <w:top w:val="nil"/>
              <w:left w:val="nil"/>
              <w:bottom w:val="nil"/>
              <w:right w:val="nil"/>
            </w:tcBorders>
          </w:tcPr>
          <w:p w:rsidRPr="0048014E" w:rsidR="00697296" w:rsidRDefault="00697296" w14:paraId="465149E7" w14:textId="77777777">
            <w:pPr>
              <w:spacing w:after="0" w:line="259" w:lineRule="auto"/>
              <w:ind w:left="60" w:right="0" w:firstLine="0"/>
              <w:jc w:val="left"/>
              <w:rPr>
                <w:b/>
                <w:bCs/>
                <w:rPrChange w:author="Mohamed SALEM" w:date="2023-10-27T09:02:00Z" w:id="223">
                  <w:rPr/>
                </w:rPrChange>
              </w:rPr>
            </w:pPr>
            <w:r w:rsidRPr="0048014E">
              <w:rPr>
                <w:b/>
                <w:bCs/>
                <w:sz w:val="15"/>
                <w:rPrChange w:author="Mohamed SALEM" w:date="2023-10-27T09:02:00Z" w:id="224">
                  <w:rPr>
                    <w:sz w:val="15"/>
                  </w:rPr>
                </w:rPrChange>
              </w:rPr>
              <w:t>0.05</w:t>
            </w:r>
          </w:p>
        </w:tc>
        <w:tc>
          <w:tcPr>
            <w:tcW w:w="594" w:type="dxa"/>
            <w:tcBorders>
              <w:top w:val="nil"/>
              <w:left w:val="nil"/>
              <w:bottom w:val="nil"/>
              <w:right w:val="nil"/>
            </w:tcBorders>
          </w:tcPr>
          <w:p w:rsidR="00697296" w:rsidRDefault="00697296" w14:paraId="378D03A7" w14:textId="77777777">
            <w:pPr>
              <w:spacing w:after="0" w:line="259" w:lineRule="auto"/>
              <w:ind w:left="60" w:right="0" w:firstLine="0"/>
              <w:jc w:val="left"/>
            </w:pPr>
            <w:r>
              <w:rPr>
                <w:sz w:val="15"/>
              </w:rPr>
              <w:t>0.59</w:t>
            </w:r>
          </w:p>
        </w:tc>
        <w:tc>
          <w:tcPr>
            <w:tcW w:w="721" w:type="dxa"/>
            <w:tcBorders>
              <w:top w:val="nil"/>
              <w:left w:val="nil"/>
              <w:bottom w:val="nil"/>
              <w:right w:val="nil"/>
            </w:tcBorders>
          </w:tcPr>
          <w:p w:rsidR="00697296" w:rsidRDefault="00697296" w14:paraId="37D1E440" w14:textId="77777777">
            <w:pPr>
              <w:spacing w:after="0" w:line="259" w:lineRule="auto"/>
              <w:ind w:left="121" w:right="0" w:firstLine="0"/>
              <w:jc w:val="left"/>
            </w:pPr>
            <w:r>
              <w:rPr>
                <w:sz w:val="15"/>
              </w:rPr>
              <w:t>0.62</w:t>
            </w:r>
          </w:p>
        </w:tc>
        <w:tc>
          <w:tcPr>
            <w:tcW w:w="675" w:type="dxa"/>
            <w:tcBorders>
              <w:top w:val="nil"/>
              <w:left w:val="nil"/>
              <w:bottom w:val="nil"/>
              <w:right w:val="nil"/>
            </w:tcBorders>
          </w:tcPr>
          <w:p w:rsidRPr="0048014E" w:rsidR="00697296" w:rsidRDefault="00697296" w14:paraId="0A2E4924" w14:textId="77777777">
            <w:pPr>
              <w:spacing w:after="0" w:line="259" w:lineRule="auto"/>
              <w:ind w:left="103" w:right="0" w:firstLine="0"/>
              <w:jc w:val="left"/>
              <w:rPr>
                <w:b/>
                <w:bCs/>
                <w:rPrChange w:author="Mohamed SALEM" w:date="2023-10-27T09:02:00Z" w:id="225">
                  <w:rPr/>
                </w:rPrChange>
              </w:rPr>
            </w:pPr>
            <w:r w:rsidRPr="0048014E">
              <w:rPr>
                <w:b/>
                <w:bCs/>
                <w:sz w:val="15"/>
                <w:rPrChange w:author="Mohamed SALEM" w:date="2023-10-27T09:02:00Z" w:id="226">
                  <w:rPr>
                    <w:sz w:val="15"/>
                  </w:rPr>
                </w:rPrChange>
              </w:rPr>
              <w:t>0.03</w:t>
            </w:r>
          </w:p>
        </w:tc>
        <w:tc>
          <w:tcPr>
            <w:tcW w:w="594" w:type="dxa"/>
            <w:tcBorders>
              <w:top w:val="nil"/>
              <w:left w:val="nil"/>
              <w:bottom w:val="nil"/>
              <w:right w:val="nil"/>
            </w:tcBorders>
          </w:tcPr>
          <w:p w:rsidR="00697296" w:rsidRDefault="00697296" w14:paraId="2CB88E0C" w14:textId="77777777">
            <w:pPr>
              <w:spacing w:after="0" w:line="259" w:lineRule="auto"/>
              <w:ind w:left="60" w:right="0" w:firstLine="0"/>
              <w:jc w:val="left"/>
            </w:pPr>
            <w:r>
              <w:rPr>
                <w:sz w:val="15"/>
              </w:rPr>
              <w:t>0.60</w:t>
            </w:r>
          </w:p>
        </w:tc>
        <w:tc>
          <w:tcPr>
            <w:tcW w:w="715" w:type="dxa"/>
            <w:tcBorders>
              <w:top w:val="nil"/>
              <w:left w:val="nil"/>
              <w:bottom w:val="nil"/>
              <w:right w:val="nil"/>
            </w:tcBorders>
          </w:tcPr>
          <w:p w:rsidR="00697296" w:rsidRDefault="00697296" w14:paraId="3F2E1D07" w14:textId="77777777">
            <w:pPr>
              <w:spacing w:after="0" w:line="259" w:lineRule="auto"/>
              <w:ind w:left="121" w:right="0" w:firstLine="0"/>
              <w:jc w:val="left"/>
            </w:pPr>
            <w:r>
              <w:rPr>
                <w:sz w:val="15"/>
              </w:rPr>
              <w:t>0.45</w:t>
            </w:r>
          </w:p>
        </w:tc>
        <w:tc>
          <w:tcPr>
            <w:tcW w:w="595" w:type="dxa"/>
            <w:tcBorders>
              <w:top w:val="nil"/>
              <w:left w:val="nil"/>
              <w:bottom w:val="nil"/>
              <w:right w:val="nil"/>
            </w:tcBorders>
          </w:tcPr>
          <w:p w:rsidR="00697296" w:rsidRDefault="00697296" w14:paraId="7EA6D009" w14:textId="77777777">
            <w:pPr>
              <w:spacing w:after="0" w:line="259" w:lineRule="auto"/>
              <w:ind w:left="39" w:right="0" w:firstLine="0"/>
              <w:jc w:val="left"/>
              <w:rPr>
                <w:sz w:val="15"/>
              </w:rPr>
            </w:pPr>
          </w:p>
        </w:tc>
        <w:tc>
          <w:tcPr>
            <w:tcW w:w="662" w:type="dxa"/>
            <w:tcBorders>
              <w:top w:val="nil"/>
              <w:left w:val="nil"/>
              <w:bottom w:val="nil"/>
              <w:right w:val="nil"/>
            </w:tcBorders>
          </w:tcPr>
          <w:p w:rsidRPr="0048014E" w:rsidR="00697296" w:rsidRDefault="00697296" w14:paraId="671C77FF" w14:textId="48123C79">
            <w:pPr>
              <w:spacing w:after="0" w:line="259" w:lineRule="auto"/>
              <w:ind w:left="39" w:right="0" w:firstLine="0"/>
              <w:jc w:val="left"/>
              <w:rPr>
                <w:b/>
                <w:bCs/>
                <w:rPrChange w:author="Mohamed SALEM" w:date="2023-10-27T09:02:00Z" w:id="227">
                  <w:rPr/>
                </w:rPrChange>
              </w:rPr>
            </w:pPr>
            <w:r w:rsidRPr="0048014E">
              <w:rPr>
                <w:b/>
                <w:bCs/>
                <w:sz w:val="15"/>
                <w:rPrChange w:author="Mohamed SALEM" w:date="2023-10-27T09:02:00Z" w:id="228">
                  <w:rPr>
                    <w:sz w:val="15"/>
                  </w:rPr>
                </w:rPrChange>
              </w:rPr>
              <w:t>-0.15**</w:t>
            </w:r>
          </w:p>
        </w:tc>
      </w:tr>
      <w:tr w:rsidR="00697296" w:rsidTr="00697296" w14:paraId="703691D5" w14:textId="77777777">
        <w:trPr>
          <w:trHeight w:val="173"/>
        </w:trPr>
        <w:tc>
          <w:tcPr>
            <w:tcW w:w="3035" w:type="dxa"/>
            <w:tcBorders>
              <w:top w:val="nil"/>
              <w:left w:val="nil"/>
              <w:bottom w:val="nil"/>
              <w:right w:val="nil"/>
            </w:tcBorders>
          </w:tcPr>
          <w:p w:rsidR="00697296" w:rsidRDefault="00697296" w14:paraId="5722EC3F" w14:textId="77777777">
            <w:pPr>
              <w:spacing w:after="160" w:line="259" w:lineRule="auto"/>
              <w:ind w:left="0" w:right="0" w:firstLine="0"/>
              <w:jc w:val="left"/>
            </w:pPr>
          </w:p>
        </w:tc>
        <w:tc>
          <w:tcPr>
            <w:tcW w:w="536" w:type="dxa"/>
            <w:tcBorders>
              <w:top w:val="nil"/>
              <w:left w:val="nil"/>
              <w:bottom w:val="nil"/>
              <w:right w:val="nil"/>
            </w:tcBorders>
          </w:tcPr>
          <w:p w:rsidR="00697296" w:rsidRDefault="00697296" w14:paraId="71CDFFD4" w14:textId="77777777">
            <w:pPr>
              <w:spacing w:after="0" w:line="259" w:lineRule="auto"/>
              <w:ind w:left="0" w:right="0" w:firstLine="0"/>
              <w:jc w:val="left"/>
            </w:pPr>
            <w:r>
              <w:rPr>
                <w:sz w:val="15"/>
              </w:rPr>
              <w:t>(0.50)</w:t>
            </w:r>
          </w:p>
        </w:tc>
        <w:tc>
          <w:tcPr>
            <w:tcW w:w="787" w:type="dxa"/>
            <w:tcBorders>
              <w:top w:val="nil"/>
              <w:left w:val="nil"/>
              <w:bottom w:val="nil"/>
              <w:right w:val="nil"/>
            </w:tcBorders>
          </w:tcPr>
          <w:p w:rsidR="00697296" w:rsidRDefault="00697296" w14:paraId="06DC6B25" w14:textId="77777777">
            <w:pPr>
              <w:spacing w:after="0" w:line="259" w:lineRule="auto"/>
              <w:ind w:left="126" w:right="0" w:firstLine="0"/>
              <w:jc w:val="left"/>
            </w:pPr>
            <w:r>
              <w:rPr>
                <w:sz w:val="15"/>
              </w:rPr>
              <w:t>(0.50)</w:t>
            </w:r>
          </w:p>
        </w:tc>
        <w:tc>
          <w:tcPr>
            <w:tcW w:w="593" w:type="dxa"/>
            <w:tcBorders>
              <w:top w:val="nil"/>
              <w:left w:val="nil"/>
              <w:bottom w:val="nil"/>
              <w:right w:val="nil"/>
            </w:tcBorders>
          </w:tcPr>
          <w:p w:rsidRPr="0048014E" w:rsidR="00697296" w:rsidRDefault="00697296" w14:paraId="510718F9" w14:textId="77777777">
            <w:pPr>
              <w:spacing w:after="0" w:line="259" w:lineRule="auto"/>
              <w:ind w:left="0" w:right="0" w:firstLine="0"/>
              <w:jc w:val="left"/>
              <w:rPr>
                <w:b/>
                <w:bCs/>
                <w:rPrChange w:author="Mohamed SALEM" w:date="2023-10-27T09:02:00Z" w:id="229">
                  <w:rPr/>
                </w:rPrChange>
              </w:rPr>
            </w:pPr>
            <w:r w:rsidRPr="0048014E">
              <w:rPr>
                <w:b/>
                <w:bCs/>
                <w:sz w:val="15"/>
                <w:rPrChange w:author="Mohamed SALEM" w:date="2023-10-27T09:02:00Z" w:id="230">
                  <w:rPr>
                    <w:sz w:val="15"/>
                  </w:rPr>
                </w:rPrChange>
              </w:rPr>
              <w:t>(0.23)</w:t>
            </w:r>
          </w:p>
        </w:tc>
        <w:tc>
          <w:tcPr>
            <w:tcW w:w="594" w:type="dxa"/>
            <w:tcBorders>
              <w:top w:val="nil"/>
              <w:left w:val="nil"/>
              <w:bottom w:val="nil"/>
              <w:right w:val="nil"/>
            </w:tcBorders>
          </w:tcPr>
          <w:p w:rsidR="00697296" w:rsidRDefault="00697296" w14:paraId="1855DA95" w14:textId="77777777">
            <w:pPr>
              <w:spacing w:after="0" w:line="259" w:lineRule="auto"/>
              <w:ind w:left="0" w:right="0" w:firstLine="0"/>
              <w:jc w:val="left"/>
            </w:pPr>
            <w:r>
              <w:rPr>
                <w:sz w:val="15"/>
              </w:rPr>
              <w:t>(0.49)</w:t>
            </w:r>
          </w:p>
        </w:tc>
        <w:tc>
          <w:tcPr>
            <w:tcW w:w="721" w:type="dxa"/>
            <w:tcBorders>
              <w:top w:val="nil"/>
              <w:left w:val="nil"/>
              <w:bottom w:val="nil"/>
              <w:right w:val="nil"/>
            </w:tcBorders>
          </w:tcPr>
          <w:p w:rsidR="00697296" w:rsidRDefault="00697296" w14:paraId="30AF3C9A" w14:textId="77777777">
            <w:pPr>
              <w:spacing w:after="0" w:line="259" w:lineRule="auto"/>
              <w:ind w:left="61" w:right="0" w:firstLine="0"/>
              <w:jc w:val="left"/>
            </w:pPr>
            <w:r>
              <w:rPr>
                <w:sz w:val="15"/>
              </w:rPr>
              <w:t>(0.48)</w:t>
            </w:r>
          </w:p>
        </w:tc>
        <w:tc>
          <w:tcPr>
            <w:tcW w:w="675" w:type="dxa"/>
            <w:tcBorders>
              <w:top w:val="nil"/>
              <w:left w:val="nil"/>
              <w:bottom w:val="nil"/>
              <w:right w:val="nil"/>
            </w:tcBorders>
          </w:tcPr>
          <w:p w:rsidRPr="0048014E" w:rsidR="00697296" w:rsidRDefault="00697296" w14:paraId="4DB4BBCF" w14:textId="77777777">
            <w:pPr>
              <w:spacing w:after="0" w:line="259" w:lineRule="auto"/>
              <w:ind w:left="43" w:right="0" w:firstLine="0"/>
              <w:jc w:val="left"/>
              <w:rPr>
                <w:b/>
                <w:bCs/>
                <w:rPrChange w:author="Mohamed SALEM" w:date="2023-10-27T09:02:00Z" w:id="231">
                  <w:rPr/>
                </w:rPrChange>
              </w:rPr>
            </w:pPr>
            <w:r w:rsidRPr="0048014E">
              <w:rPr>
                <w:b/>
                <w:bCs/>
                <w:sz w:val="15"/>
                <w:rPrChange w:author="Mohamed SALEM" w:date="2023-10-27T09:02:00Z" w:id="232">
                  <w:rPr>
                    <w:sz w:val="15"/>
                  </w:rPr>
                </w:rPrChange>
              </w:rPr>
              <w:t>(0.22)</w:t>
            </w:r>
          </w:p>
        </w:tc>
        <w:tc>
          <w:tcPr>
            <w:tcW w:w="594" w:type="dxa"/>
            <w:tcBorders>
              <w:top w:val="nil"/>
              <w:left w:val="nil"/>
              <w:bottom w:val="nil"/>
              <w:right w:val="nil"/>
            </w:tcBorders>
          </w:tcPr>
          <w:p w:rsidR="00697296" w:rsidRDefault="00697296" w14:paraId="2995C234" w14:textId="77777777">
            <w:pPr>
              <w:spacing w:after="0" w:line="259" w:lineRule="auto"/>
              <w:ind w:left="0" w:right="0" w:firstLine="0"/>
              <w:jc w:val="left"/>
            </w:pPr>
            <w:r>
              <w:rPr>
                <w:sz w:val="15"/>
              </w:rPr>
              <w:t>(0.49)</w:t>
            </w:r>
          </w:p>
        </w:tc>
        <w:tc>
          <w:tcPr>
            <w:tcW w:w="715" w:type="dxa"/>
            <w:tcBorders>
              <w:top w:val="nil"/>
              <w:left w:val="nil"/>
              <w:bottom w:val="nil"/>
              <w:right w:val="nil"/>
            </w:tcBorders>
          </w:tcPr>
          <w:p w:rsidR="00697296" w:rsidRDefault="00697296" w14:paraId="7147FBBC" w14:textId="77777777">
            <w:pPr>
              <w:spacing w:after="0" w:line="259" w:lineRule="auto"/>
              <w:ind w:left="61" w:right="0" w:firstLine="0"/>
              <w:jc w:val="left"/>
            </w:pPr>
            <w:r>
              <w:rPr>
                <w:sz w:val="15"/>
              </w:rPr>
              <w:t>(0.50)</w:t>
            </w:r>
          </w:p>
        </w:tc>
        <w:tc>
          <w:tcPr>
            <w:tcW w:w="595" w:type="dxa"/>
            <w:tcBorders>
              <w:top w:val="nil"/>
              <w:left w:val="nil"/>
              <w:bottom w:val="nil"/>
              <w:right w:val="nil"/>
            </w:tcBorders>
          </w:tcPr>
          <w:p w:rsidR="00697296" w:rsidRDefault="00697296" w14:paraId="797D0AD5" w14:textId="77777777">
            <w:pPr>
              <w:spacing w:after="0" w:line="259" w:lineRule="auto"/>
              <w:ind w:left="81" w:right="0" w:firstLine="0"/>
              <w:jc w:val="left"/>
              <w:rPr>
                <w:sz w:val="15"/>
              </w:rPr>
            </w:pPr>
          </w:p>
        </w:tc>
        <w:tc>
          <w:tcPr>
            <w:tcW w:w="662" w:type="dxa"/>
            <w:tcBorders>
              <w:top w:val="nil"/>
              <w:left w:val="nil"/>
              <w:bottom w:val="nil"/>
              <w:right w:val="nil"/>
            </w:tcBorders>
          </w:tcPr>
          <w:p w:rsidRPr="0048014E" w:rsidR="00697296" w:rsidRDefault="00697296" w14:paraId="719159FF" w14:textId="4374F8E4">
            <w:pPr>
              <w:spacing w:after="0" w:line="259" w:lineRule="auto"/>
              <w:ind w:left="81" w:right="0" w:firstLine="0"/>
              <w:jc w:val="left"/>
              <w:rPr>
                <w:b/>
                <w:bCs/>
                <w:rPrChange w:author="Mohamed SALEM" w:date="2023-10-27T09:02:00Z" w:id="233">
                  <w:rPr/>
                </w:rPrChange>
              </w:rPr>
            </w:pPr>
            <w:r w:rsidRPr="0048014E">
              <w:rPr>
                <w:b/>
                <w:bCs/>
                <w:sz w:val="15"/>
                <w:rPrChange w:author="Mohamed SALEM" w:date="2023-10-27T09:02:00Z" w:id="234">
                  <w:rPr>
                    <w:sz w:val="15"/>
                  </w:rPr>
                </w:rPrChange>
              </w:rPr>
              <w:t>(0.00)</w:t>
            </w:r>
          </w:p>
        </w:tc>
      </w:tr>
      <w:tr w:rsidR="00697296" w:rsidTr="00697296" w14:paraId="29280316" w14:textId="77777777">
        <w:trPr>
          <w:trHeight w:val="173"/>
        </w:trPr>
        <w:tc>
          <w:tcPr>
            <w:tcW w:w="3035" w:type="dxa"/>
            <w:tcBorders>
              <w:top w:val="nil"/>
              <w:left w:val="nil"/>
              <w:bottom w:val="nil"/>
              <w:right w:val="nil"/>
            </w:tcBorders>
          </w:tcPr>
          <w:p w:rsidR="00697296" w:rsidRDefault="00697296" w14:paraId="78857E81" w14:textId="77777777">
            <w:pPr>
              <w:spacing w:after="0" w:line="259" w:lineRule="auto"/>
              <w:ind w:left="109" w:right="0" w:firstLine="0"/>
              <w:jc w:val="left"/>
            </w:pPr>
            <w:r>
              <w:rPr>
                <w:sz w:val="15"/>
              </w:rPr>
              <w:t xml:space="preserve">CARI vs. </w:t>
            </w:r>
            <w:proofErr w:type="spellStart"/>
            <w:r>
              <w:rPr>
                <w:sz w:val="15"/>
              </w:rPr>
              <w:t>rCARI</w:t>
            </w:r>
            <w:proofErr w:type="spellEnd"/>
            <w:r>
              <w:rPr>
                <w:sz w:val="15"/>
              </w:rPr>
              <w:t>: Severely Food Insecure</w:t>
            </w:r>
          </w:p>
        </w:tc>
        <w:tc>
          <w:tcPr>
            <w:tcW w:w="536" w:type="dxa"/>
            <w:tcBorders>
              <w:top w:val="nil"/>
              <w:left w:val="nil"/>
              <w:bottom w:val="nil"/>
              <w:right w:val="nil"/>
            </w:tcBorders>
          </w:tcPr>
          <w:p w:rsidR="00697296" w:rsidRDefault="00697296" w14:paraId="34530AE2" w14:textId="77777777">
            <w:pPr>
              <w:spacing w:after="0" w:line="259" w:lineRule="auto"/>
              <w:ind w:left="60" w:right="0" w:firstLine="0"/>
              <w:jc w:val="left"/>
            </w:pPr>
            <w:r>
              <w:rPr>
                <w:sz w:val="15"/>
              </w:rPr>
              <w:t>0.03</w:t>
            </w:r>
          </w:p>
        </w:tc>
        <w:tc>
          <w:tcPr>
            <w:tcW w:w="787" w:type="dxa"/>
            <w:tcBorders>
              <w:top w:val="nil"/>
              <w:left w:val="nil"/>
              <w:bottom w:val="nil"/>
              <w:right w:val="nil"/>
            </w:tcBorders>
          </w:tcPr>
          <w:p w:rsidR="00697296" w:rsidRDefault="00697296" w14:paraId="70D548DB" w14:textId="77777777">
            <w:pPr>
              <w:spacing w:after="0" w:line="259" w:lineRule="auto"/>
              <w:ind w:left="187" w:right="0" w:firstLine="0"/>
              <w:jc w:val="left"/>
            </w:pPr>
            <w:r>
              <w:rPr>
                <w:sz w:val="15"/>
              </w:rPr>
              <w:t>0.03</w:t>
            </w:r>
          </w:p>
        </w:tc>
        <w:tc>
          <w:tcPr>
            <w:tcW w:w="593" w:type="dxa"/>
            <w:tcBorders>
              <w:top w:val="nil"/>
              <w:left w:val="nil"/>
              <w:bottom w:val="nil"/>
              <w:right w:val="nil"/>
            </w:tcBorders>
          </w:tcPr>
          <w:p w:rsidRPr="0048014E" w:rsidR="00697296" w:rsidRDefault="00697296" w14:paraId="4158E1B6" w14:textId="77777777">
            <w:pPr>
              <w:spacing w:after="0" w:line="259" w:lineRule="auto"/>
              <w:ind w:left="34" w:right="0" w:firstLine="0"/>
              <w:jc w:val="left"/>
              <w:rPr>
                <w:b/>
                <w:bCs/>
                <w:rPrChange w:author="Mohamed SALEM" w:date="2023-10-27T09:02:00Z" w:id="235">
                  <w:rPr/>
                </w:rPrChange>
              </w:rPr>
            </w:pPr>
            <w:r w:rsidRPr="0048014E">
              <w:rPr>
                <w:b/>
                <w:bCs/>
                <w:sz w:val="15"/>
                <w:rPrChange w:author="Mohamed SALEM" w:date="2023-10-27T09:02:00Z" w:id="236">
                  <w:rPr>
                    <w:sz w:val="15"/>
                  </w:rPr>
                </w:rPrChange>
              </w:rPr>
              <w:t>-0.01</w:t>
            </w:r>
          </w:p>
        </w:tc>
        <w:tc>
          <w:tcPr>
            <w:tcW w:w="594" w:type="dxa"/>
            <w:tcBorders>
              <w:top w:val="nil"/>
              <w:left w:val="nil"/>
              <w:bottom w:val="nil"/>
              <w:right w:val="nil"/>
            </w:tcBorders>
          </w:tcPr>
          <w:p w:rsidR="00697296" w:rsidRDefault="00697296" w14:paraId="09D7C907" w14:textId="77777777">
            <w:pPr>
              <w:spacing w:after="0" w:line="259" w:lineRule="auto"/>
              <w:ind w:left="60" w:right="0" w:firstLine="0"/>
              <w:jc w:val="left"/>
            </w:pPr>
            <w:r>
              <w:rPr>
                <w:sz w:val="15"/>
              </w:rPr>
              <w:t>0.16</w:t>
            </w:r>
          </w:p>
        </w:tc>
        <w:tc>
          <w:tcPr>
            <w:tcW w:w="721" w:type="dxa"/>
            <w:tcBorders>
              <w:top w:val="nil"/>
              <w:left w:val="nil"/>
              <w:bottom w:val="nil"/>
              <w:right w:val="nil"/>
            </w:tcBorders>
          </w:tcPr>
          <w:p w:rsidR="00697296" w:rsidRDefault="00697296" w14:paraId="3647D714" w14:textId="77777777">
            <w:pPr>
              <w:spacing w:after="0" w:line="259" w:lineRule="auto"/>
              <w:ind w:left="121" w:right="0" w:firstLine="0"/>
              <w:jc w:val="left"/>
            </w:pPr>
            <w:r>
              <w:rPr>
                <w:sz w:val="15"/>
              </w:rPr>
              <w:t>0.11</w:t>
            </w:r>
          </w:p>
        </w:tc>
        <w:tc>
          <w:tcPr>
            <w:tcW w:w="675" w:type="dxa"/>
            <w:tcBorders>
              <w:top w:val="nil"/>
              <w:left w:val="nil"/>
              <w:bottom w:val="nil"/>
              <w:right w:val="nil"/>
            </w:tcBorders>
          </w:tcPr>
          <w:p w:rsidRPr="0048014E" w:rsidR="00697296" w:rsidRDefault="00697296" w14:paraId="7D12E351" w14:textId="77777777">
            <w:pPr>
              <w:spacing w:after="0" w:line="259" w:lineRule="auto"/>
              <w:ind w:left="0" w:right="0" w:firstLine="0"/>
              <w:jc w:val="left"/>
              <w:rPr>
                <w:b/>
                <w:bCs/>
                <w:rPrChange w:author="Mohamed SALEM" w:date="2023-10-27T09:02:00Z" w:id="237">
                  <w:rPr/>
                </w:rPrChange>
              </w:rPr>
            </w:pPr>
            <w:r w:rsidRPr="0048014E">
              <w:rPr>
                <w:b/>
                <w:bCs/>
                <w:sz w:val="15"/>
                <w:rPrChange w:author="Mohamed SALEM" w:date="2023-10-27T09:02:00Z" w:id="238">
                  <w:rPr>
                    <w:sz w:val="15"/>
                  </w:rPr>
                </w:rPrChange>
              </w:rPr>
              <w:t>-0.06**</w:t>
            </w:r>
          </w:p>
        </w:tc>
        <w:tc>
          <w:tcPr>
            <w:tcW w:w="594" w:type="dxa"/>
            <w:tcBorders>
              <w:top w:val="nil"/>
              <w:left w:val="nil"/>
              <w:bottom w:val="nil"/>
              <w:right w:val="nil"/>
            </w:tcBorders>
          </w:tcPr>
          <w:p w:rsidR="00697296" w:rsidRDefault="00697296" w14:paraId="58A79E73" w14:textId="77777777">
            <w:pPr>
              <w:spacing w:after="0" w:line="259" w:lineRule="auto"/>
              <w:ind w:left="60" w:right="0" w:firstLine="0"/>
              <w:jc w:val="left"/>
            </w:pPr>
            <w:r>
              <w:rPr>
                <w:sz w:val="15"/>
              </w:rPr>
              <w:t>0.08</w:t>
            </w:r>
          </w:p>
        </w:tc>
        <w:tc>
          <w:tcPr>
            <w:tcW w:w="715" w:type="dxa"/>
            <w:tcBorders>
              <w:top w:val="nil"/>
              <w:left w:val="nil"/>
              <w:bottom w:val="nil"/>
              <w:right w:val="nil"/>
            </w:tcBorders>
          </w:tcPr>
          <w:p w:rsidR="00697296" w:rsidRDefault="00697296" w14:paraId="31767D91" w14:textId="77777777">
            <w:pPr>
              <w:spacing w:after="0" w:line="259" w:lineRule="auto"/>
              <w:ind w:left="121" w:right="0" w:firstLine="0"/>
              <w:jc w:val="left"/>
            </w:pPr>
            <w:r>
              <w:rPr>
                <w:sz w:val="15"/>
              </w:rPr>
              <w:t>0.02</w:t>
            </w:r>
          </w:p>
        </w:tc>
        <w:tc>
          <w:tcPr>
            <w:tcW w:w="595" w:type="dxa"/>
            <w:tcBorders>
              <w:top w:val="nil"/>
              <w:left w:val="nil"/>
              <w:bottom w:val="nil"/>
              <w:right w:val="nil"/>
            </w:tcBorders>
          </w:tcPr>
          <w:p w:rsidR="00697296" w:rsidRDefault="00697296" w14:paraId="6F59497B" w14:textId="77777777">
            <w:pPr>
              <w:spacing w:after="0" w:line="259" w:lineRule="auto"/>
              <w:ind w:left="39" w:right="0" w:firstLine="0"/>
              <w:jc w:val="left"/>
              <w:rPr>
                <w:sz w:val="15"/>
              </w:rPr>
            </w:pPr>
          </w:p>
        </w:tc>
        <w:tc>
          <w:tcPr>
            <w:tcW w:w="662" w:type="dxa"/>
            <w:tcBorders>
              <w:top w:val="nil"/>
              <w:left w:val="nil"/>
              <w:bottom w:val="nil"/>
              <w:right w:val="nil"/>
            </w:tcBorders>
          </w:tcPr>
          <w:p w:rsidRPr="0048014E" w:rsidR="00697296" w:rsidRDefault="00697296" w14:paraId="29BBEAB6" w14:textId="0802D2AF">
            <w:pPr>
              <w:spacing w:after="0" w:line="259" w:lineRule="auto"/>
              <w:ind w:left="39" w:right="0" w:firstLine="0"/>
              <w:jc w:val="left"/>
              <w:rPr>
                <w:b/>
                <w:bCs/>
                <w:rPrChange w:author="Mohamed SALEM" w:date="2023-10-27T09:02:00Z" w:id="239">
                  <w:rPr/>
                </w:rPrChange>
              </w:rPr>
            </w:pPr>
            <w:r w:rsidRPr="0048014E">
              <w:rPr>
                <w:b/>
                <w:bCs/>
                <w:sz w:val="15"/>
                <w:rPrChange w:author="Mohamed SALEM" w:date="2023-10-27T09:02:00Z" w:id="240">
                  <w:rPr>
                    <w:sz w:val="15"/>
                  </w:rPr>
                </w:rPrChange>
              </w:rPr>
              <w:t>-0.06**</w:t>
            </w:r>
          </w:p>
        </w:tc>
      </w:tr>
      <w:tr w:rsidR="00697296" w:rsidTr="00697296" w14:paraId="13DE4EC5" w14:textId="77777777">
        <w:trPr>
          <w:trHeight w:val="173"/>
        </w:trPr>
        <w:tc>
          <w:tcPr>
            <w:tcW w:w="3035" w:type="dxa"/>
            <w:tcBorders>
              <w:top w:val="nil"/>
              <w:left w:val="nil"/>
              <w:bottom w:val="nil"/>
              <w:right w:val="nil"/>
            </w:tcBorders>
          </w:tcPr>
          <w:p w:rsidR="00697296" w:rsidRDefault="00697296" w14:paraId="7F0B3AF4" w14:textId="77777777">
            <w:pPr>
              <w:spacing w:after="160" w:line="259" w:lineRule="auto"/>
              <w:ind w:left="0" w:right="0" w:firstLine="0"/>
              <w:jc w:val="left"/>
            </w:pPr>
          </w:p>
        </w:tc>
        <w:tc>
          <w:tcPr>
            <w:tcW w:w="536" w:type="dxa"/>
            <w:tcBorders>
              <w:top w:val="nil"/>
              <w:left w:val="nil"/>
              <w:bottom w:val="nil"/>
              <w:right w:val="nil"/>
            </w:tcBorders>
          </w:tcPr>
          <w:p w:rsidR="00697296" w:rsidRDefault="00697296" w14:paraId="6CE1AC48" w14:textId="77777777">
            <w:pPr>
              <w:spacing w:after="0" w:line="259" w:lineRule="auto"/>
              <w:ind w:left="0" w:right="0" w:firstLine="0"/>
              <w:jc w:val="left"/>
            </w:pPr>
            <w:r>
              <w:rPr>
                <w:sz w:val="15"/>
              </w:rPr>
              <w:t>(0.18)</w:t>
            </w:r>
          </w:p>
        </w:tc>
        <w:tc>
          <w:tcPr>
            <w:tcW w:w="787" w:type="dxa"/>
            <w:tcBorders>
              <w:top w:val="nil"/>
              <w:left w:val="nil"/>
              <w:bottom w:val="nil"/>
              <w:right w:val="nil"/>
            </w:tcBorders>
          </w:tcPr>
          <w:p w:rsidR="00697296" w:rsidRDefault="00697296" w14:paraId="289B39EC" w14:textId="77777777">
            <w:pPr>
              <w:spacing w:after="0" w:line="259" w:lineRule="auto"/>
              <w:ind w:left="126" w:right="0" w:firstLine="0"/>
              <w:jc w:val="left"/>
            </w:pPr>
            <w:r>
              <w:rPr>
                <w:sz w:val="15"/>
              </w:rPr>
              <w:t>(0.16)</w:t>
            </w:r>
          </w:p>
        </w:tc>
        <w:tc>
          <w:tcPr>
            <w:tcW w:w="593" w:type="dxa"/>
            <w:tcBorders>
              <w:top w:val="nil"/>
              <w:left w:val="nil"/>
              <w:bottom w:val="nil"/>
              <w:right w:val="nil"/>
            </w:tcBorders>
          </w:tcPr>
          <w:p w:rsidRPr="0048014E" w:rsidR="00697296" w:rsidRDefault="00697296" w14:paraId="6609DEA2" w14:textId="77777777">
            <w:pPr>
              <w:spacing w:after="0" w:line="259" w:lineRule="auto"/>
              <w:ind w:left="0" w:right="0" w:firstLine="0"/>
              <w:jc w:val="left"/>
              <w:rPr>
                <w:b/>
                <w:bCs/>
                <w:rPrChange w:author="Mohamed SALEM" w:date="2023-10-27T09:02:00Z" w:id="241">
                  <w:rPr/>
                </w:rPrChange>
              </w:rPr>
            </w:pPr>
            <w:r w:rsidRPr="0048014E">
              <w:rPr>
                <w:b/>
                <w:bCs/>
                <w:sz w:val="15"/>
                <w:rPrChange w:author="Mohamed SALEM" w:date="2023-10-27T09:02:00Z" w:id="242">
                  <w:rPr>
                    <w:sz w:val="15"/>
                  </w:rPr>
                </w:rPrChange>
              </w:rPr>
              <w:t>(0.59)</w:t>
            </w:r>
          </w:p>
        </w:tc>
        <w:tc>
          <w:tcPr>
            <w:tcW w:w="594" w:type="dxa"/>
            <w:tcBorders>
              <w:top w:val="nil"/>
              <w:left w:val="nil"/>
              <w:bottom w:val="nil"/>
              <w:right w:val="nil"/>
            </w:tcBorders>
          </w:tcPr>
          <w:p w:rsidR="00697296" w:rsidRDefault="00697296" w14:paraId="23AEED21" w14:textId="77777777">
            <w:pPr>
              <w:spacing w:after="0" w:line="259" w:lineRule="auto"/>
              <w:ind w:left="0" w:right="0" w:firstLine="0"/>
              <w:jc w:val="left"/>
            </w:pPr>
            <w:r>
              <w:rPr>
                <w:sz w:val="15"/>
              </w:rPr>
              <w:t>(0.37)</w:t>
            </w:r>
          </w:p>
        </w:tc>
        <w:tc>
          <w:tcPr>
            <w:tcW w:w="721" w:type="dxa"/>
            <w:tcBorders>
              <w:top w:val="nil"/>
              <w:left w:val="nil"/>
              <w:bottom w:val="nil"/>
              <w:right w:val="nil"/>
            </w:tcBorders>
          </w:tcPr>
          <w:p w:rsidR="00697296" w:rsidRDefault="00697296" w14:paraId="08CBE3A2" w14:textId="77777777">
            <w:pPr>
              <w:spacing w:after="0" w:line="259" w:lineRule="auto"/>
              <w:ind w:left="61" w:right="0" w:firstLine="0"/>
              <w:jc w:val="left"/>
            </w:pPr>
            <w:r>
              <w:rPr>
                <w:sz w:val="15"/>
              </w:rPr>
              <w:t>(0.31)</w:t>
            </w:r>
          </w:p>
        </w:tc>
        <w:tc>
          <w:tcPr>
            <w:tcW w:w="675" w:type="dxa"/>
            <w:tcBorders>
              <w:top w:val="nil"/>
              <w:left w:val="nil"/>
              <w:bottom w:val="nil"/>
              <w:right w:val="nil"/>
            </w:tcBorders>
          </w:tcPr>
          <w:p w:rsidRPr="0048014E" w:rsidR="00697296" w:rsidRDefault="00697296" w14:paraId="10E86CC3" w14:textId="77777777">
            <w:pPr>
              <w:spacing w:after="0" w:line="259" w:lineRule="auto"/>
              <w:ind w:left="43" w:right="0" w:firstLine="0"/>
              <w:jc w:val="left"/>
              <w:rPr>
                <w:b/>
                <w:bCs/>
                <w:rPrChange w:author="Mohamed SALEM" w:date="2023-10-27T09:02:00Z" w:id="243">
                  <w:rPr/>
                </w:rPrChange>
              </w:rPr>
            </w:pPr>
            <w:r w:rsidRPr="0048014E">
              <w:rPr>
                <w:b/>
                <w:bCs/>
                <w:sz w:val="15"/>
                <w:rPrChange w:author="Mohamed SALEM" w:date="2023-10-27T09:02:00Z" w:id="244">
                  <w:rPr>
                    <w:sz w:val="15"/>
                  </w:rPr>
                </w:rPrChange>
              </w:rPr>
              <w:t>(0.00)</w:t>
            </w:r>
          </w:p>
        </w:tc>
        <w:tc>
          <w:tcPr>
            <w:tcW w:w="594" w:type="dxa"/>
            <w:tcBorders>
              <w:top w:val="nil"/>
              <w:left w:val="nil"/>
              <w:bottom w:val="nil"/>
              <w:right w:val="nil"/>
            </w:tcBorders>
          </w:tcPr>
          <w:p w:rsidR="00697296" w:rsidRDefault="00697296" w14:paraId="3FA11D14" w14:textId="77777777">
            <w:pPr>
              <w:spacing w:after="0" w:line="259" w:lineRule="auto"/>
              <w:ind w:left="0" w:right="0" w:firstLine="0"/>
              <w:jc w:val="left"/>
            </w:pPr>
            <w:r>
              <w:rPr>
                <w:sz w:val="15"/>
              </w:rPr>
              <w:t>(0.27)</w:t>
            </w:r>
          </w:p>
        </w:tc>
        <w:tc>
          <w:tcPr>
            <w:tcW w:w="715" w:type="dxa"/>
            <w:tcBorders>
              <w:top w:val="nil"/>
              <w:left w:val="nil"/>
              <w:bottom w:val="nil"/>
              <w:right w:val="nil"/>
            </w:tcBorders>
          </w:tcPr>
          <w:p w:rsidR="00697296" w:rsidRDefault="00697296" w14:paraId="22E55080" w14:textId="77777777">
            <w:pPr>
              <w:spacing w:after="0" w:line="259" w:lineRule="auto"/>
              <w:ind w:left="61" w:right="0" w:firstLine="0"/>
              <w:jc w:val="left"/>
            </w:pPr>
            <w:r>
              <w:rPr>
                <w:sz w:val="15"/>
              </w:rPr>
              <w:t>(0.14)</w:t>
            </w:r>
          </w:p>
        </w:tc>
        <w:tc>
          <w:tcPr>
            <w:tcW w:w="595" w:type="dxa"/>
            <w:tcBorders>
              <w:top w:val="nil"/>
              <w:left w:val="nil"/>
              <w:bottom w:val="nil"/>
              <w:right w:val="nil"/>
            </w:tcBorders>
          </w:tcPr>
          <w:p w:rsidR="00697296" w:rsidRDefault="00697296" w14:paraId="6BFF703B" w14:textId="77777777">
            <w:pPr>
              <w:spacing w:after="0" w:line="259" w:lineRule="auto"/>
              <w:ind w:left="81" w:right="0" w:firstLine="0"/>
              <w:jc w:val="left"/>
              <w:rPr>
                <w:sz w:val="15"/>
              </w:rPr>
            </w:pPr>
          </w:p>
        </w:tc>
        <w:tc>
          <w:tcPr>
            <w:tcW w:w="662" w:type="dxa"/>
            <w:tcBorders>
              <w:top w:val="nil"/>
              <w:left w:val="nil"/>
              <w:bottom w:val="nil"/>
              <w:right w:val="nil"/>
            </w:tcBorders>
          </w:tcPr>
          <w:p w:rsidRPr="0048014E" w:rsidR="00697296" w:rsidRDefault="00697296" w14:paraId="524DF5DF" w14:textId="5CF988BC">
            <w:pPr>
              <w:spacing w:after="0" w:line="259" w:lineRule="auto"/>
              <w:ind w:left="81" w:right="0" w:firstLine="0"/>
              <w:jc w:val="left"/>
              <w:rPr>
                <w:b/>
                <w:bCs/>
                <w:rPrChange w:author="Mohamed SALEM" w:date="2023-10-27T09:02:00Z" w:id="245">
                  <w:rPr/>
                </w:rPrChange>
              </w:rPr>
            </w:pPr>
            <w:r w:rsidRPr="0048014E">
              <w:rPr>
                <w:b/>
                <w:bCs/>
                <w:sz w:val="15"/>
                <w:rPrChange w:author="Mohamed SALEM" w:date="2023-10-27T09:02:00Z" w:id="246">
                  <w:rPr>
                    <w:sz w:val="15"/>
                  </w:rPr>
                </w:rPrChange>
              </w:rPr>
              <w:t>(0.00)</w:t>
            </w:r>
          </w:p>
        </w:tc>
      </w:tr>
      <w:tr w:rsidR="00697296" w:rsidTr="00697296" w14:paraId="64527117" w14:textId="77777777">
        <w:trPr>
          <w:trHeight w:val="173"/>
        </w:trPr>
        <w:tc>
          <w:tcPr>
            <w:tcW w:w="3035" w:type="dxa"/>
            <w:tcBorders>
              <w:top w:val="nil"/>
              <w:left w:val="nil"/>
              <w:bottom w:val="nil"/>
              <w:right w:val="nil"/>
            </w:tcBorders>
          </w:tcPr>
          <w:p w:rsidRPr="00697296" w:rsidR="00697296" w:rsidRDefault="00697296" w14:paraId="52809E7A" w14:textId="77777777">
            <w:pPr>
              <w:spacing w:after="0" w:line="259" w:lineRule="auto"/>
              <w:ind w:left="109" w:right="0" w:firstLine="0"/>
              <w:jc w:val="left"/>
              <w:rPr>
                <w:lang w:val="it-IT"/>
              </w:rPr>
            </w:pPr>
            <w:r w:rsidRPr="00697296">
              <w:rPr>
                <w:sz w:val="15"/>
                <w:lang w:val="it-IT"/>
              </w:rPr>
              <w:t>CARI vs. rCARI: Food Insecure</w:t>
            </w:r>
          </w:p>
        </w:tc>
        <w:tc>
          <w:tcPr>
            <w:tcW w:w="536" w:type="dxa"/>
            <w:tcBorders>
              <w:top w:val="nil"/>
              <w:left w:val="nil"/>
              <w:bottom w:val="nil"/>
              <w:right w:val="nil"/>
            </w:tcBorders>
          </w:tcPr>
          <w:p w:rsidR="00697296" w:rsidRDefault="00697296" w14:paraId="2B4C9007" w14:textId="77777777">
            <w:pPr>
              <w:spacing w:after="0" w:line="259" w:lineRule="auto"/>
              <w:ind w:left="60" w:right="0" w:firstLine="0"/>
              <w:jc w:val="left"/>
            </w:pPr>
            <w:r>
              <w:rPr>
                <w:sz w:val="15"/>
              </w:rPr>
              <w:t>0.47</w:t>
            </w:r>
          </w:p>
        </w:tc>
        <w:tc>
          <w:tcPr>
            <w:tcW w:w="787" w:type="dxa"/>
            <w:tcBorders>
              <w:top w:val="nil"/>
              <w:left w:val="nil"/>
              <w:bottom w:val="nil"/>
              <w:right w:val="nil"/>
            </w:tcBorders>
          </w:tcPr>
          <w:p w:rsidR="00697296" w:rsidRDefault="00697296" w14:paraId="333E30FD" w14:textId="77777777">
            <w:pPr>
              <w:spacing w:after="0" w:line="259" w:lineRule="auto"/>
              <w:ind w:left="187" w:right="0" w:firstLine="0"/>
              <w:jc w:val="left"/>
            </w:pPr>
            <w:r>
              <w:rPr>
                <w:sz w:val="15"/>
              </w:rPr>
              <w:t>0.51</w:t>
            </w:r>
          </w:p>
        </w:tc>
        <w:tc>
          <w:tcPr>
            <w:tcW w:w="593" w:type="dxa"/>
            <w:tcBorders>
              <w:top w:val="nil"/>
              <w:left w:val="nil"/>
              <w:bottom w:val="nil"/>
              <w:right w:val="nil"/>
            </w:tcBorders>
          </w:tcPr>
          <w:p w:rsidRPr="002C0BCD" w:rsidR="00697296" w:rsidRDefault="00697296" w14:paraId="73EA2895" w14:textId="77777777">
            <w:pPr>
              <w:spacing w:after="0" w:line="259" w:lineRule="auto"/>
              <w:ind w:left="60" w:right="0" w:firstLine="0"/>
              <w:jc w:val="left"/>
              <w:rPr>
                <w:b/>
                <w:bCs/>
                <w:rPrChange w:author="Mohamed SALEM" w:date="2023-10-27T08:52:00Z" w:id="247">
                  <w:rPr/>
                </w:rPrChange>
              </w:rPr>
            </w:pPr>
            <w:r w:rsidRPr="002C0BCD">
              <w:rPr>
                <w:b/>
                <w:bCs/>
                <w:sz w:val="15"/>
                <w:rPrChange w:author="Mohamed SALEM" w:date="2023-10-27T08:52:00Z" w:id="248">
                  <w:rPr>
                    <w:sz w:val="15"/>
                  </w:rPr>
                </w:rPrChange>
              </w:rPr>
              <w:t>0.04</w:t>
            </w:r>
          </w:p>
        </w:tc>
        <w:tc>
          <w:tcPr>
            <w:tcW w:w="594" w:type="dxa"/>
            <w:tcBorders>
              <w:top w:val="nil"/>
              <w:left w:val="nil"/>
              <w:bottom w:val="nil"/>
              <w:right w:val="nil"/>
            </w:tcBorders>
          </w:tcPr>
          <w:p w:rsidR="00697296" w:rsidRDefault="00697296" w14:paraId="7923D1B0" w14:textId="77777777">
            <w:pPr>
              <w:spacing w:after="0" w:line="259" w:lineRule="auto"/>
              <w:ind w:left="60" w:right="0" w:firstLine="0"/>
              <w:jc w:val="left"/>
            </w:pPr>
            <w:r>
              <w:rPr>
                <w:sz w:val="15"/>
              </w:rPr>
              <w:t>0.76</w:t>
            </w:r>
          </w:p>
        </w:tc>
        <w:tc>
          <w:tcPr>
            <w:tcW w:w="721" w:type="dxa"/>
            <w:tcBorders>
              <w:top w:val="nil"/>
              <w:left w:val="nil"/>
              <w:bottom w:val="nil"/>
              <w:right w:val="nil"/>
            </w:tcBorders>
          </w:tcPr>
          <w:p w:rsidR="00697296" w:rsidRDefault="00697296" w14:paraId="6E304CFD" w14:textId="77777777">
            <w:pPr>
              <w:spacing w:after="0" w:line="259" w:lineRule="auto"/>
              <w:ind w:left="121" w:right="0" w:firstLine="0"/>
              <w:jc w:val="left"/>
            </w:pPr>
            <w:r>
              <w:rPr>
                <w:sz w:val="15"/>
              </w:rPr>
              <w:t>0.73</w:t>
            </w:r>
          </w:p>
        </w:tc>
        <w:tc>
          <w:tcPr>
            <w:tcW w:w="675" w:type="dxa"/>
            <w:tcBorders>
              <w:top w:val="nil"/>
              <w:left w:val="nil"/>
              <w:bottom w:val="nil"/>
              <w:right w:val="nil"/>
            </w:tcBorders>
          </w:tcPr>
          <w:p w:rsidRPr="002C0BCD" w:rsidR="00697296" w:rsidRDefault="00697296" w14:paraId="4E067015" w14:textId="77777777">
            <w:pPr>
              <w:spacing w:after="0" w:line="259" w:lineRule="auto"/>
              <w:ind w:left="77" w:right="0" w:firstLine="0"/>
              <w:jc w:val="left"/>
              <w:rPr>
                <w:b/>
                <w:bCs/>
                <w:rPrChange w:author="Mohamed SALEM" w:date="2023-10-27T08:53:00Z" w:id="249">
                  <w:rPr/>
                </w:rPrChange>
              </w:rPr>
            </w:pPr>
            <w:r w:rsidRPr="002C0BCD">
              <w:rPr>
                <w:b/>
                <w:bCs/>
                <w:sz w:val="15"/>
                <w:rPrChange w:author="Mohamed SALEM" w:date="2023-10-27T08:53:00Z" w:id="250">
                  <w:rPr>
                    <w:sz w:val="15"/>
                  </w:rPr>
                </w:rPrChange>
              </w:rPr>
              <w:t>-0.03</w:t>
            </w:r>
          </w:p>
        </w:tc>
        <w:tc>
          <w:tcPr>
            <w:tcW w:w="594" w:type="dxa"/>
            <w:tcBorders>
              <w:top w:val="nil"/>
              <w:left w:val="nil"/>
              <w:bottom w:val="nil"/>
              <w:right w:val="nil"/>
            </w:tcBorders>
          </w:tcPr>
          <w:p w:rsidR="00697296" w:rsidRDefault="00697296" w14:paraId="6806BE4D" w14:textId="77777777">
            <w:pPr>
              <w:spacing w:after="0" w:line="259" w:lineRule="auto"/>
              <w:ind w:left="60" w:right="0" w:firstLine="0"/>
              <w:jc w:val="left"/>
            </w:pPr>
            <w:r>
              <w:rPr>
                <w:sz w:val="15"/>
              </w:rPr>
              <w:t>0.68</w:t>
            </w:r>
          </w:p>
        </w:tc>
        <w:tc>
          <w:tcPr>
            <w:tcW w:w="715" w:type="dxa"/>
            <w:tcBorders>
              <w:top w:val="nil"/>
              <w:left w:val="nil"/>
              <w:bottom w:val="nil"/>
              <w:right w:val="nil"/>
            </w:tcBorders>
          </w:tcPr>
          <w:p w:rsidR="00697296" w:rsidRDefault="00697296" w14:paraId="65BF86A8" w14:textId="77777777">
            <w:pPr>
              <w:spacing w:after="0" w:line="259" w:lineRule="auto"/>
              <w:ind w:left="121" w:right="0" w:firstLine="0"/>
              <w:jc w:val="left"/>
            </w:pPr>
            <w:r>
              <w:rPr>
                <w:sz w:val="15"/>
              </w:rPr>
              <w:t>0.47</w:t>
            </w:r>
          </w:p>
        </w:tc>
        <w:tc>
          <w:tcPr>
            <w:tcW w:w="595" w:type="dxa"/>
            <w:tcBorders>
              <w:top w:val="nil"/>
              <w:left w:val="nil"/>
              <w:bottom w:val="nil"/>
              <w:right w:val="nil"/>
            </w:tcBorders>
          </w:tcPr>
          <w:p w:rsidR="00697296" w:rsidRDefault="00697296" w14:paraId="4531B063" w14:textId="77777777">
            <w:pPr>
              <w:spacing w:after="0" w:line="259" w:lineRule="auto"/>
              <w:ind w:left="0" w:right="0" w:firstLine="0"/>
              <w:jc w:val="left"/>
              <w:rPr>
                <w:sz w:val="15"/>
              </w:rPr>
            </w:pPr>
          </w:p>
        </w:tc>
        <w:tc>
          <w:tcPr>
            <w:tcW w:w="662" w:type="dxa"/>
            <w:tcBorders>
              <w:top w:val="nil"/>
              <w:left w:val="nil"/>
              <w:bottom w:val="nil"/>
              <w:right w:val="nil"/>
            </w:tcBorders>
          </w:tcPr>
          <w:p w:rsidRPr="00342548" w:rsidR="00697296" w:rsidRDefault="00697296" w14:paraId="7F9DD071" w14:textId="476D3FB4">
            <w:pPr>
              <w:spacing w:after="0" w:line="259" w:lineRule="auto"/>
              <w:ind w:left="0" w:right="0" w:firstLine="0"/>
              <w:jc w:val="left"/>
              <w:rPr>
                <w:b/>
                <w:bCs/>
                <w:rPrChange w:author="Mohamed SALEM" w:date="2023-10-27T08:54:00Z" w:id="251">
                  <w:rPr/>
                </w:rPrChange>
              </w:rPr>
            </w:pPr>
            <w:r w:rsidRPr="00342548">
              <w:rPr>
                <w:b/>
                <w:bCs/>
                <w:sz w:val="15"/>
                <w:rPrChange w:author="Mohamed SALEM" w:date="2023-10-27T08:54:00Z" w:id="252">
                  <w:rPr>
                    <w:sz w:val="15"/>
                  </w:rPr>
                </w:rPrChange>
              </w:rPr>
              <w:t>-0.21***</w:t>
            </w:r>
          </w:p>
        </w:tc>
      </w:tr>
      <w:tr w:rsidR="00697296" w:rsidTr="00697296" w14:paraId="10E8F4B1" w14:textId="77777777">
        <w:trPr>
          <w:trHeight w:val="178"/>
        </w:trPr>
        <w:tc>
          <w:tcPr>
            <w:tcW w:w="3035" w:type="dxa"/>
            <w:tcBorders>
              <w:top w:val="nil"/>
              <w:left w:val="nil"/>
              <w:bottom w:val="single" w:color="000000" w:sz="3" w:space="0"/>
              <w:right w:val="nil"/>
            </w:tcBorders>
          </w:tcPr>
          <w:p w:rsidR="00697296" w:rsidRDefault="00697296" w14:paraId="49C96ABA" w14:textId="77777777">
            <w:pPr>
              <w:spacing w:after="160" w:line="259" w:lineRule="auto"/>
              <w:ind w:left="0" w:right="0" w:firstLine="0"/>
              <w:jc w:val="left"/>
            </w:pPr>
          </w:p>
        </w:tc>
        <w:tc>
          <w:tcPr>
            <w:tcW w:w="536" w:type="dxa"/>
            <w:tcBorders>
              <w:top w:val="nil"/>
              <w:left w:val="nil"/>
              <w:bottom w:val="single" w:color="000000" w:sz="3" w:space="0"/>
              <w:right w:val="nil"/>
            </w:tcBorders>
          </w:tcPr>
          <w:p w:rsidR="00697296" w:rsidRDefault="00697296" w14:paraId="4F104693" w14:textId="77777777">
            <w:pPr>
              <w:spacing w:after="0" w:line="259" w:lineRule="auto"/>
              <w:ind w:left="0" w:right="0" w:firstLine="0"/>
              <w:jc w:val="left"/>
            </w:pPr>
            <w:r>
              <w:rPr>
                <w:sz w:val="15"/>
              </w:rPr>
              <w:t>(0.50)</w:t>
            </w:r>
          </w:p>
        </w:tc>
        <w:tc>
          <w:tcPr>
            <w:tcW w:w="787" w:type="dxa"/>
            <w:tcBorders>
              <w:top w:val="nil"/>
              <w:left w:val="nil"/>
              <w:bottom w:val="single" w:color="000000" w:sz="3" w:space="0"/>
              <w:right w:val="nil"/>
            </w:tcBorders>
          </w:tcPr>
          <w:p w:rsidR="00697296" w:rsidRDefault="00697296" w14:paraId="3E70498C" w14:textId="77777777">
            <w:pPr>
              <w:spacing w:after="0" w:line="259" w:lineRule="auto"/>
              <w:ind w:left="126" w:right="0" w:firstLine="0"/>
              <w:jc w:val="left"/>
            </w:pPr>
            <w:r>
              <w:rPr>
                <w:sz w:val="15"/>
              </w:rPr>
              <w:t>(0.50)</w:t>
            </w:r>
          </w:p>
        </w:tc>
        <w:tc>
          <w:tcPr>
            <w:tcW w:w="593" w:type="dxa"/>
            <w:tcBorders>
              <w:top w:val="nil"/>
              <w:left w:val="nil"/>
              <w:bottom w:val="single" w:color="000000" w:sz="3" w:space="0"/>
              <w:right w:val="nil"/>
            </w:tcBorders>
          </w:tcPr>
          <w:p w:rsidRPr="002C0BCD" w:rsidR="00697296" w:rsidRDefault="00697296" w14:paraId="74C25905" w14:textId="77777777">
            <w:pPr>
              <w:spacing w:after="0" w:line="259" w:lineRule="auto"/>
              <w:ind w:left="0" w:right="0" w:firstLine="0"/>
              <w:jc w:val="left"/>
              <w:rPr>
                <w:b/>
                <w:bCs/>
                <w:rPrChange w:author="Mohamed SALEM" w:date="2023-10-27T08:52:00Z" w:id="253">
                  <w:rPr/>
                </w:rPrChange>
              </w:rPr>
            </w:pPr>
            <w:r w:rsidRPr="002C0BCD">
              <w:rPr>
                <w:b/>
                <w:bCs/>
                <w:sz w:val="15"/>
                <w:rPrChange w:author="Mohamed SALEM" w:date="2023-10-27T08:52:00Z" w:id="254">
                  <w:rPr>
                    <w:sz w:val="15"/>
                  </w:rPr>
                </w:rPrChange>
              </w:rPr>
              <w:t>(0.31)</w:t>
            </w:r>
          </w:p>
        </w:tc>
        <w:tc>
          <w:tcPr>
            <w:tcW w:w="594" w:type="dxa"/>
            <w:tcBorders>
              <w:top w:val="nil"/>
              <w:left w:val="nil"/>
              <w:bottom w:val="single" w:color="000000" w:sz="3" w:space="0"/>
              <w:right w:val="nil"/>
            </w:tcBorders>
          </w:tcPr>
          <w:p w:rsidR="00697296" w:rsidRDefault="00697296" w14:paraId="5EDE1ADD" w14:textId="77777777">
            <w:pPr>
              <w:spacing w:after="0" w:line="259" w:lineRule="auto"/>
              <w:ind w:left="0" w:right="0" w:firstLine="0"/>
              <w:jc w:val="left"/>
            </w:pPr>
            <w:r>
              <w:rPr>
                <w:sz w:val="15"/>
              </w:rPr>
              <w:t>(0.43)</w:t>
            </w:r>
          </w:p>
        </w:tc>
        <w:tc>
          <w:tcPr>
            <w:tcW w:w="721" w:type="dxa"/>
            <w:tcBorders>
              <w:top w:val="nil"/>
              <w:left w:val="nil"/>
              <w:bottom w:val="single" w:color="000000" w:sz="3" w:space="0"/>
              <w:right w:val="nil"/>
            </w:tcBorders>
          </w:tcPr>
          <w:p w:rsidR="00697296" w:rsidRDefault="00697296" w14:paraId="09B9687B" w14:textId="77777777">
            <w:pPr>
              <w:spacing w:after="0" w:line="259" w:lineRule="auto"/>
              <w:ind w:left="61" w:right="0" w:firstLine="0"/>
              <w:jc w:val="left"/>
            </w:pPr>
            <w:r>
              <w:rPr>
                <w:sz w:val="15"/>
              </w:rPr>
              <w:t>(0.44)</w:t>
            </w:r>
          </w:p>
        </w:tc>
        <w:tc>
          <w:tcPr>
            <w:tcW w:w="675" w:type="dxa"/>
            <w:tcBorders>
              <w:top w:val="nil"/>
              <w:left w:val="nil"/>
              <w:bottom w:val="single" w:color="000000" w:sz="3" w:space="0"/>
              <w:right w:val="nil"/>
            </w:tcBorders>
          </w:tcPr>
          <w:p w:rsidRPr="002C0BCD" w:rsidR="00697296" w:rsidRDefault="00697296" w14:paraId="28E9E225" w14:textId="77777777">
            <w:pPr>
              <w:spacing w:after="0" w:line="259" w:lineRule="auto"/>
              <w:ind w:left="43" w:right="0" w:firstLine="0"/>
              <w:jc w:val="left"/>
              <w:rPr>
                <w:b/>
                <w:bCs/>
                <w:rPrChange w:author="Mohamed SALEM" w:date="2023-10-27T08:53:00Z" w:id="255">
                  <w:rPr/>
                </w:rPrChange>
              </w:rPr>
            </w:pPr>
            <w:r w:rsidRPr="002C0BCD">
              <w:rPr>
                <w:b/>
                <w:bCs/>
                <w:sz w:val="15"/>
                <w:rPrChange w:author="Mohamed SALEM" w:date="2023-10-27T08:53:00Z" w:id="256">
                  <w:rPr>
                    <w:sz w:val="15"/>
                  </w:rPr>
                </w:rPrChange>
              </w:rPr>
              <w:t>(0.26)</w:t>
            </w:r>
          </w:p>
        </w:tc>
        <w:tc>
          <w:tcPr>
            <w:tcW w:w="594" w:type="dxa"/>
            <w:tcBorders>
              <w:top w:val="nil"/>
              <w:left w:val="nil"/>
              <w:bottom w:val="single" w:color="000000" w:sz="3" w:space="0"/>
              <w:right w:val="nil"/>
            </w:tcBorders>
          </w:tcPr>
          <w:p w:rsidR="00697296" w:rsidRDefault="00697296" w14:paraId="2F956668" w14:textId="77777777">
            <w:pPr>
              <w:spacing w:after="0" w:line="259" w:lineRule="auto"/>
              <w:ind w:left="0" w:right="0" w:firstLine="0"/>
              <w:jc w:val="left"/>
            </w:pPr>
            <w:r>
              <w:rPr>
                <w:sz w:val="15"/>
              </w:rPr>
              <w:t>(0.47)</w:t>
            </w:r>
          </w:p>
        </w:tc>
        <w:tc>
          <w:tcPr>
            <w:tcW w:w="715" w:type="dxa"/>
            <w:tcBorders>
              <w:top w:val="nil"/>
              <w:left w:val="nil"/>
              <w:bottom w:val="single" w:color="000000" w:sz="3" w:space="0"/>
              <w:right w:val="nil"/>
            </w:tcBorders>
          </w:tcPr>
          <w:p w:rsidR="00697296" w:rsidRDefault="00697296" w14:paraId="118669C4" w14:textId="77777777">
            <w:pPr>
              <w:spacing w:after="0" w:line="259" w:lineRule="auto"/>
              <w:ind w:left="61" w:right="0" w:firstLine="0"/>
              <w:jc w:val="left"/>
            </w:pPr>
            <w:r>
              <w:rPr>
                <w:sz w:val="15"/>
              </w:rPr>
              <w:t>(0.50)</w:t>
            </w:r>
          </w:p>
        </w:tc>
        <w:tc>
          <w:tcPr>
            <w:tcW w:w="595" w:type="dxa"/>
            <w:tcBorders>
              <w:top w:val="nil"/>
              <w:left w:val="nil"/>
              <w:bottom w:val="single" w:color="000000" w:sz="3" w:space="0"/>
              <w:right w:val="nil"/>
            </w:tcBorders>
          </w:tcPr>
          <w:p w:rsidR="00697296" w:rsidRDefault="00697296" w14:paraId="061A3317" w14:textId="77777777">
            <w:pPr>
              <w:spacing w:after="0" w:line="259" w:lineRule="auto"/>
              <w:ind w:left="81" w:right="0" w:firstLine="0"/>
              <w:jc w:val="left"/>
              <w:rPr>
                <w:sz w:val="15"/>
              </w:rPr>
            </w:pPr>
          </w:p>
        </w:tc>
        <w:tc>
          <w:tcPr>
            <w:tcW w:w="662" w:type="dxa"/>
            <w:tcBorders>
              <w:top w:val="nil"/>
              <w:left w:val="nil"/>
              <w:bottom w:val="single" w:color="000000" w:sz="3" w:space="0"/>
              <w:right w:val="nil"/>
            </w:tcBorders>
          </w:tcPr>
          <w:p w:rsidRPr="00342548" w:rsidR="00697296" w:rsidRDefault="00697296" w14:paraId="6C9450B4" w14:textId="7BE472EF">
            <w:pPr>
              <w:spacing w:after="0" w:line="259" w:lineRule="auto"/>
              <w:ind w:left="81" w:right="0" w:firstLine="0"/>
              <w:jc w:val="left"/>
              <w:rPr>
                <w:b/>
                <w:bCs/>
                <w:rPrChange w:author="Mohamed SALEM" w:date="2023-10-27T08:54:00Z" w:id="257">
                  <w:rPr/>
                </w:rPrChange>
              </w:rPr>
            </w:pPr>
            <w:r w:rsidRPr="00342548">
              <w:rPr>
                <w:b/>
                <w:bCs/>
                <w:sz w:val="15"/>
                <w:rPrChange w:author="Mohamed SALEM" w:date="2023-10-27T08:54:00Z" w:id="258">
                  <w:rPr>
                    <w:sz w:val="15"/>
                  </w:rPr>
                </w:rPrChange>
              </w:rPr>
              <w:t>(0.00)</w:t>
            </w:r>
          </w:p>
        </w:tc>
      </w:tr>
      <w:tr w:rsidR="00697296" w:rsidTr="00697296" w14:paraId="327C9ECD" w14:textId="77777777">
        <w:trPr>
          <w:trHeight w:val="202"/>
        </w:trPr>
        <w:tc>
          <w:tcPr>
            <w:tcW w:w="3035" w:type="dxa"/>
            <w:tcBorders>
              <w:top w:val="single" w:color="000000" w:sz="3" w:space="0"/>
              <w:left w:val="nil"/>
              <w:bottom w:val="double" w:color="000000" w:sz="3" w:space="0"/>
              <w:right w:val="nil"/>
            </w:tcBorders>
          </w:tcPr>
          <w:p w:rsidR="00697296" w:rsidRDefault="00697296" w14:paraId="53FFE1F9" w14:textId="77777777">
            <w:pPr>
              <w:spacing w:after="0" w:line="259" w:lineRule="auto"/>
              <w:ind w:left="109" w:right="0" w:firstLine="0"/>
              <w:jc w:val="left"/>
            </w:pPr>
            <w:r>
              <w:rPr>
                <w:sz w:val="15"/>
              </w:rPr>
              <w:t>Observations</w:t>
            </w:r>
          </w:p>
        </w:tc>
        <w:tc>
          <w:tcPr>
            <w:tcW w:w="536" w:type="dxa"/>
            <w:tcBorders>
              <w:top w:val="single" w:color="000000" w:sz="3" w:space="0"/>
              <w:left w:val="nil"/>
              <w:bottom w:val="double" w:color="000000" w:sz="3" w:space="0"/>
              <w:right w:val="nil"/>
            </w:tcBorders>
          </w:tcPr>
          <w:p w:rsidR="00697296" w:rsidRDefault="00697296" w14:paraId="1A8CE5BA" w14:textId="77777777">
            <w:pPr>
              <w:spacing w:after="0" w:line="259" w:lineRule="auto"/>
              <w:ind w:left="81" w:right="0" w:firstLine="0"/>
              <w:jc w:val="left"/>
            </w:pPr>
            <w:r>
              <w:rPr>
                <w:sz w:val="15"/>
              </w:rPr>
              <w:t>610</w:t>
            </w:r>
          </w:p>
        </w:tc>
        <w:tc>
          <w:tcPr>
            <w:tcW w:w="787" w:type="dxa"/>
            <w:tcBorders>
              <w:top w:val="single" w:color="000000" w:sz="3" w:space="0"/>
              <w:left w:val="nil"/>
              <w:bottom w:val="double" w:color="000000" w:sz="3" w:space="0"/>
              <w:right w:val="nil"/>
            </w:tcBorders>
          </w:tcPr>
          <w:p w:rsidR="00697296" w:rsidRDefault="00697296" w14:paraId="2A55C300" w14:textId="77777777">
            <w:pPr>
              <w:spacing w:after="0" w:line="259" w:lineRule="auto"/>
              <w:ind w:left="208" w:right="0" w:firstLine="0"/>
              <w:jc w:val="left"/>
            </w:pPr>
            <w:r>
              <w:rPr>
                <w:sz w:val="15"/>
              </w:rPr>
              <w:t>232</w:t>
            </w:r>
          </w:p>
        </w:tc>
        <w:tc>
          <w:tcPr>
            <w:tcW w:w="593" w:type="dxa"/>
            <w:tcBorders>
              <w:top w:val="single" w:color="000000" w:sz="3" w:space="0"/>
              <w:left w:val="nil"/>
              <w:bottom w:val="double" w:color="000000" w:sz="3" w:space="0"/>
              <w:right w:val="nil"/>
            </w:tcBorders>
          </w:tcPr>
          <w:p w:rsidR="00697296" w:rsidRDefault="00697296" w14:paraId="372693D8" w14:textId="77777777">
            <w:pPr>
              <w:spacing w:after="0" w:line="259" w:lineRule="auto"/>
              <w:ind w:left="81" w:right="0" w:firstLine="0"/>
              <w:jc w:val="left"/>
            </w:pPr>
            <w:r>
              <w:rPr>
                <w:sz w:val="15"/>
              </w:rPr>
              <w:t>842</w:t>
            </w:r>
          </w:p>
        </w:tc>
        <w:tc>
          <w:tcPr>
            <w:tcW w:w="594" w:type="dxa"/>
            <w:tcBorders>
              <w:top w:val="single" w:color="000000" w:sz="3" w:space="0"/>
              <w:left w:val="nil"/>
              <w:bottom w:val="double" w:color="000000" w:sz="3" w:space="0"/>
              <w:right w:val="nil"/>
            </w:tcBorders>
          </w:tcPr>
          <w:p w:rsidR="00697296" w:rsidRDefault="00697296" w14:paraId="5E028BD3" w14:textId="77777777">
            <w:pPr>
              <w:spacing w:after="0" w:line="259" w:lineRule="auto"/>
              <w:ind w:left="82" w:right="0" w:firstLine="0"/>
              <w:jc w:val="left"/>
            </w:pPr>
            <w:r>
              <w:rPr>
                <w:sz w:val="15"/>
              </w:rPr>
              <w:t>760</w:t>
            </w:r>
          </w:p>
        </w:tc>
        <w:tc>
          <w:tcPr>
            <w:tcW w:w="721" w:type="dxa"/>
            <w:tcBorders>
              <w:top w:val="single" w:color="000000" w:sz="3" w:space="0"/>
              <w:left w:val="nil"/>
              <w:bottom w:val="double" w:color="000000" w:sz="3" w:space="0"/>
              <w:right w:val="nil"/>
            </w:tcBorders>
          </w:tcPr>
          <w:p w:rsidR="00697296" w:rsidRDefault="00697296" w14:paraId="22BB0CFF" w14:textId="77777777">
            <w:pPr>
              <w:spacing w:after="0" w:line="259" w:lineRule="auto"/>
              <w:ind w:left="143" w:right="0" w:firstLine="0"/>
              <w:jc w:val="left"/>
            </w:pPr>
            <w:r>
              <w:rPr>
                <w:sz w:val="15"/>
              </w:rPr>
              <w:t>656</w:t>
            </w:r>
          </w:p>
        </w:tc>
        <w:tc>
          <w:tcPr>
            <w:tcW w:w="675" w:type="dxa"/>
            <w:tcBorders>
              <w:top w:val="single" w:color="000000" w:sz="3" w:space="0"/>
              <w:left w:val="nil"/>
              <w:bottom w:val="double" w:color="000000" w:sz="3" w:space="0"/>
              <w:right w:val="nil"/>
            </w:tcBorders>
          </w:tcPr>
          <w:p w:rsidR="00697296" w:rsidRDefault="00697296" w14:paraId="7CEE6953" w14:textId="77777777">
            <w:pPr>
              <w:spacing w:after="0" w:line="259" w:lineRule="auto"/>
              <w:ind w:left="64" w:right="0" w:firstLine="0"/>
              <w:jc w:val="left"/>
            </w:pPr>
            <w:r>
              <w:rPr>
                <w:sz w:val="15"/>
              </w:rPr>
              <w:t>1,416</w:t>
            </w:r>
          </w:p>
        </w:tc>
        <w:tc>
          <w:tcPr>
            <w:tcW w:w="594" w:type="dxa"/>
            <w:tcBorders>
              <w:top w:val="single" w:color="000000" w:sz="3" w:space="0"/>
              <w:left w:val="nil"/>
              <w:bottom w:val="double" w:color="000000" w:sz="3" w:space="0"/>
              <w:right w:val="nil"/>
            </w:tcBorders>
          </w:tcPr>
          <w:p w:rsidR="00697296" w:rsidRDefault="00697296" w14:paraId="614B9B6C" w14:textId="77777777">
            <w:pPr>
              <w:spacing w:after="0" w:line="259" w:lineRule="auto"/>
              <w:ind w:left="82" w:right="0" w:firstLine="0"/>
              <w:jc w:val="left"/>
            </w:pPr>
            <w:r>
              <w:rPr>
                <w:sz w:val="15"/>
              </w:rPr>
              <w:t>294</w:t>
            </w:r>
          </w:p>
        </w:tc>
        <w:tc>
          <w:tcPr>
            <w:tcW w:w="715" w:type="dxa"/>
            <w:tcBorders>
              <w:top w:val="single" w:color="000000" w:sz="3" w:space="0"/>
              <w:left w:val="nil"/>
              <w:bottom w:val="double" w:color="000000" w:sz="3" w:space="0"/>
              <w:right w:val="nil"/>
            </w:tcBorders>
          </w:tcPr>
          <w:p w:rsidR="00697296" w:rsidRDefault="00697296" w14:paraId="2C966B42" w14:textId="77777777">
            <w:pPr>
              <w:spacing w:after="0" w:line="259" w:lineRule="auto"/>
              <w:ind w:left="143" w:right="0" w:firstLine="0"/>
              <w:jc w:val="left"/>
            </w:pPr>
            <w:r>
              <w:rPr>
                <w:sz w:val="15"/>
              </w:rPr>
              <w:t>157</w:t>
            </w:r>
          </w:p>
        </w:tc>
        <w:tc>
          <w:tcPr>
            <w:tcW w:w="595" w:type="dxa"/>
            <w:tcBorders>
              <w:top w:val="single" w:color="000000" w:sz="3" w:space="0"/>
              <w:left w:val="nil"/>
              <w:bottom w:val="double" w:color="000000" w:sz="3" w:space="0"/>
              <w:right w:val="nil"/>
            </w:tcBorders>
          </w:tcPr>
          <w:p w:rsidR="00697296" w:rsidRDefault="00697296" w14:paraId="7A917380" w14:textId="77777777">
            <w:pPr>
              <w:spacing w:after="0" w:line="259" w:lineRule="auto"/>
              <w:ind w:left="163" w:right="0" w:firstLine="0"/>
              <w:jc w:val="left"/>
              <w:rPr>
                <w:sz w:val="15"/>
              </w:rPr>
            </w:pPr>
          </w:p>
        </w:tc>
        <w:tc>
          <w:tcPr>
            <w:tcW w:w="662" w:type="dxa"/>
            <w:tcBorders>
              <w:top w:val="single" w:color="000000" w:sz="3" w:space="0"/>
              <w:left w:val="nil"/>
              <w:bottom w:val="double" w:color="000000" w:sz="3" w:space="0"/>
              <w:right w:val="nil"/>
            </w:tcBorders>
          </w:tcPr>
          <w:p w:rsidR="00697296" w:rsidRDefault="00697296" w14:paraId="219D8178" w14:textId="7E400F21">
            <w:pPr>
              <w:spacing w:after="0" w:line="259" w:lineRule="auto"/>
              <w:ind w:left="163" w:right="0" w:firstLine="0"/>
              <w:jc w:val="left"/>
            </w:pPr>
            <w:r>
              <w:rPr>
                <w:sz w:val="15"/>
              </w:rPr>
              <w:t>451</w:t>
            </w:r>
          </w:p>
        </w:tc>
      </w:tr>
    </w:tbl>
    <w:p w:rsidR="001742B9" w:rsidRDefault="00256ADB" w14:paraId="71E4FFE0" w14:textId="77777777">
      <w:pPr>
        <w:spacing w:after="358" w:line="265" w:lineRule="auto"/>
        <w:ind w:left="32" w:right="0"/>
        <w:jc w:val="left"/>
      </w:pPr>
      <w:r>
        <w:rPr>
          <w:sz w:val="15"/>
        </w:rPr>
        <w:t>Note: Significance: * p</w:t>
      </w:r>
      <w:r>
        <w:rPr>
          <w:i/>
          <w:sz w:val="15"/>
        </w:rPr>
        <w:t>&lt;</w:t>
      </w:r>
      <w:r>
        <w:rPr>
          <w:sz w:val="15"/>
        </w:rPr>
        <w:t>0.05, ** p</w:t>
      </w:r>
      <w:r>
        <w:rPr>
          <w:i/>
          <w:sz w:val="15"/>
        </w:rPr>
        <w:t>&lt;</w:t>
      </w:r>
      <w:r>
        <w:rPr>
          <w:sz w:val="15"/>
        </w:rPr>
        <w:t>0.01, *** p</w:t>
      </w:r>
      <w:r>
        <w:rPr>
          <w:i/>
          <w:sz w:val="15"/>
        </w:rPr>
        <w:t>&lt;</w:t>
      </w:r>
      <w:r>
        <w:rPr>
          <w:sz w:val="15"/>
        </w:rPr>
        <w:t>0.001.</w:t>
      </w:r>
    </w:p>
    <w:p w:rsidR="001742B9" w:rsidRDefault="00256ADB" w14:paraId="793939AB" w14:textId="77777777">
      <w:pPr>
        <w:ind w:left="-5" w:right="132"/>
      </w:pPr>
      <w:r>
        <w:t xml:space="preserve">Table 3 presents the first comparison of </w:t>
      </w:r>
      <w:proofErr w:type="spellStart"/>
      <w:r>
        <w:t>rCARI</w:t>
      </w:r>
      <w:proofErr w:type="spellEnd"/>
      <w:r>
        <w:t xml:space="preserve"> using income with the standard CARI. The results showed two key findings. First, except for CAR, the reported food insecurity category (moderately food insecure plus severely food insecure) did not differ significantly between the two methodologies.</w:t>
      </w:r>
    </w:p>
    <w:p w:rsidR="001742B9" w:rsidRDefault="00256ADB" w14:paraId="23665AB8" w14:textId="24FD0919">
      <w:pPr>
        <w:spacing w:after="120"/>
        <w:ind w:left="-5" w:right="132"/>
      </w:pPr>
      <w:r>
        <w:t xml:space="preserve">Second, </w:t>
      </w:r>
      <w:del w:author="Mohamed SALEM" w:date="2023-10-27T08:58:00Z" w:id="259">
        <w:r w:rsidDel="00231B6A">
          <w:delText xml:space="preserve">although the results were not statistically different between the two methodologies, </w:delText>
        </w:r>
      </w:del>
      <w:r>
        <w:t xml:space="preserve">the </w:t>
      </w:r>
      <w:proofErr w:type="spellStart"/>
      <w:r>
        <w:t>rCARI</w:t>
      </w:r>
      <w:proofErr w:type="spellEnd"/>
      <w:r>
        <w:t xml:space="preserve"> was </w:t>
      </w:r>
      <w:ins w:author="Mohamed SALEM" w:date="2023-10-27T08:58:00Z" w:id="260">
        <w:r w:rsidR="003D1115">
          <w:t xml:space="preserve">identical to CARI in estimating </w:t>
        </w:r>
        <w:r w:rsidR="001B4655">
          <w:t>the percentage of moderately food insecure</w:t>
        </w:r>
      </w:ins>
      <w:ins w:author="Mohamed SALEM" w:date="2023-10-27T08:59:00Z" w:id="261">
        <w:r w:rsidR="001B4655">
          <w:t xml:space="preserve"> in Myanmar and </w:t>
        </w:r>
        <w:r w:rsidR="008B2D88">
          <w:t>Ecuador</w:t>
        </w:r>
        <w:r w:rsidR="00140177">
          <w:t xml:space="preserve">, </w:t>
        </w:r>
        <w:r w:rsidR="00392D7B">
          <w:t xml:space="preserve">and it underestimated the </w:t>
        </w:r>
        <w:r w:rsidR="00803A83">
          <w:t xml:space="preserve">severely </w:t>
        </w:r>
      </w:ins>
      <w:ins w:author="Mohamed SALEM" w:date="2023-10-27T09:00:00Z" w:id="262">
        <w:r w:rsidR="00803A83">
          <w:t xml:space="preserve">food insecure in </w:t>
        </w:r>
        <w:r w:rsidR="00F72A1D">
          <w:t>Ecuador</w:t>
        </w:r>
      </w:ins>
      <w:ins w:author="Mohamed SALEM" w:date="2023-10-27T09:01:00Z" w:id="263">
        <w:r w:rsidR="008E06C3">
          <w:t xml:space="preserve"> (by 6 points)</w:t>
        </w:r>
      </w:ins>
      <w:ins w:author="Mohamed SALEM" w:date="2023-10-27T09:00:00Z" w:id="264">
        <w:r w:rsidR="00F72A1D">
          <w:t xml:space="preserve">. In CAR, </w:t>
        </w:r>
        <w:proofErr w:type="spellStart"/>
        <w:r w:rsidR="00F72A1D">
          <w:t>rCARI</w:t>
        </w:r>
        <w:proofErr w:type="spellEnd"/>
        <w:r w:rsidR="00F72A1D">
          <w:t xml:space="preserve"> </w:t>
        </w:r>
        <w:proofErr w:type="spellStart"/>
        <w:r w:rsidR="00F72A1D">
          <w:t>signficatly</w:t>
        </w:r>
        <w:proofErr w:type="spellEnd"/>
        <w:r w:rsidR="00F72A1D">
          <w:t xml:space="preserve"> underestimated </w:t>
        </w:r>
        <w:r w:rsidR="0070170D">
          <w:t xml:space="preserve">the population </w:t>
        </w:r>
      </w:ins>
      <w:ins w:author="Mohamed SALEM" w:date="2023-10-27T09:01:00Z" w:id="265">
        <w:r w:rsidR="00862B90">
          <w:t xml:space="preserve">that is </w:t>
        </w:r>
        <w:proofErr w:type="spellStart"/>
        <w:r w:rsidR="00862B90">
          <w:t>mod</w:t>
        </w:r>
        <w:r w:rsidR="008E06C3">
          <w:t>retely</w:t>
        </w:r>
        <w:proofErr w:type="spellEnd"/>
        <w:r w:rsidR="008E06C3">
          <w:t xml:space="preserve"> food insecure and severely food insecure (15 points and </w:t>
        </w:r>
        <w:r w:rsidR="0048014E">
          <w:t xml:space="preserve">6 points </w:t>
        </w:r>
      </w:ins>
      <w:ins w:author="Mohamed SALEM" w:date="2023-10-27T09:02:00Z" w:id="266">
        <w:r w:rsidR="0048014E">
          <w:t>respectively).</w:t>
        </w:r>
      </w:ins>
      <w:del w:author="Mohamed SALEM" w:date="2023-10-27T09:02:00Z" w:id="267">
        <w:r w:rsidDel="0048014E">
          <w:delText>conservative relative to the CARI, except for Myanmar</w:delText>
        </w:r>
      </w:del>
      <w:r>
        <w:t>.</w:t>
      </w:r>
    </w:p>
    <w:p w:rsidR="001742B9" w:rsidRDefault="00256ADB" w14:paraId="28B31997" w14:textId="77777777">
      <w:pPr>
        <w:spacing w:after="0" w:line="259" w:lineRule="auto"/>
        <w:jc w:val="center"/>
      </w:pPr>
      <w:r>
        <w:rPr>
          <w:sz w:val="20"/>
        </w:rPr>
        <w:t xml:space="preserve">Table 4: Impact of Survey Modality: CARI-FES vs. </w:t>
      </w:r>
      <w:proofErr w:type="spellStart"/>
      <w:r>
        <w:rPr>
          <w:sz w:val="20"/>
        </w:rPr>
        <w:t>rCARI</w:t>
      </w:r>
      <w:proofErr w:type="spellEnd"/>
      <w:r>
        <w:rPr>
          <w:sz w:val="20"/>
        </w:rPr>
        <w:t>-FES</w:t>
      </w:r>
    </w:p>
    <w:tbl>
      <w:tblPr>
        <w:tblW w:w="9360" w:type="dxa"/>
        <w:tblCellMar>
          <w:top w:w="22" w:type="dxa"/>
          <w:right w:w="71" w:type="dxa"/>
        </w:tblCellMar>
        <w:tblLook w:val="04A0" w:firstRow="1" w:lastRow="0" w:firstColumn="1" w:lastColumn="0" w:noHBand="0" w:noVBand="1"/>
      </w:tblPr>
      <w:tblGrid>
        <w:gridCol w:w="3283"/>
        <w:gridCol w:w="607"/>
        <w:gridCol w:w="745"/>
        <w:gridCol w:w="769"/>
        <w:gridCol w:w="607"/>
        <w:gridCol w:w="730"/>
        <w:gridCol w:w="769"/>
        <w:gridCol w:w="608"/>
        <w:gridCol w:w="729"/>
        <w:gridCol w:w="513"/>
      </w:tblGrid>
      <w:tr w:rsidR="001742B9" w14:paraId="77EA9BDD" w14:textId="77777777">
        <w:trPr>
          <w:trHeight w:val="195"/>
        </w:trPr>
        <w:tc>
          <w:tcPr>
            <w:tcW w:w="3304" w:type="dxa"/>
            <w:tcBorders>
              <w:top w:val="double" w:color="000000" w:sz="3" w:space="0"/>
              <w:left w:val="nil"/>
              <w:bottom w:val="nil"/>
              <w:right w:val="nil"/>
            </w:tcBorders>
          </w:tcPr>
          <w:p w:rsidR="001742B9" w:rsidRDefault="001742B9" w14:paraId="79E97A09" w14:textId="77777777">
            <w:pPr>
              <w:spacing w:after="160" w:line="259" w:lineRule="auto"/>
              <w:ind w:left="0" w:right="0" w:firstLine="0"/>
              <w:jc w:val="left"/>
            </w:pPr>
          </w:p>
        </w:tc>
        <w:tc>
          <w:tcPr>
            <w:tcW w:w="608" w:type="dxa"/>
            <w:tcBorders>
              <w:top w:val="double" w:color="000000" w:sz="3" w:space="0"/>
              <w:left w:val="nil"/>
              <w:bottom w:val="nil"/>
              <w:right w:val="nil"/>
            </w:tcBorders>
          </w:tcPr>
          <w:p w:rsidR="001742B9" w:rsidRDefault="001742B9" w14:paraId="0CFBB6B7" w14:textId="77777777">
            <w:pPr>
              <w:spacing w:after="160" w:line="259" w:lineRule="auto"/>
              <w:ind w:left="0" w:right="0" w:firstLine="0"/>
              <w:jc w:val="left"/>
            </w:pPr>
          </w:p>
        </w:tc>
        <w:tc>
          <w:tcPr>
            <w:tcW w:w="730" w:type="dxa"/>
            <w:tcBorders>
              <w:top w:val="double" w:color="000000" w:sz="3" w:space="0"/>
              <w:left w:val="nil"/>
              <w:bottom w:val="nil"/>
              <w:right w:val="nil"/>
            </w:tcBorders>
          </w:tcPr>
          <w:p w:rsidR="001742B9" w:rsidRDefault="00256ADB" w14:paraId="2F9D3F4E" w14:textId="77777777">
            <w:pPr>
              <w:spacing w:after="0" w:line="259" w:lineRule="auto"/>
              <w:ind w:left="16" w:right="0" w:firstLine="0"/>
            </w:pPr>
            <w:r>
              <w:rPr>
                <w:sz w:val="14"/>
              </w:rPr>
              <w:t>Myanmar</w:t>
            </w:r>
          </w:p>
        </w:tc>
        <w:tc>
          <w:tcPr>
            <w:tcW w:w="770" w:type="dxa"/>
            <w:tcBorders>
              <w:top w:val="double" w:color="000000" w:sz="3" w:space="0"/>
              <w:left w:val="nil"/>
              <w:bottom w:val="nil"/>
              <w:right w:val="nil"/>
            </w:tcBorders>
          </w:tcPr>
          <w:p w:rsidR="001742B9" w:rsidRDefault="001742B9" w14:paraId="3E926F59" w14:textId="77777777">
            <w:pPr>
              <w:spacing w:after="160" w:line="259" w:lineRule="auto"/>
              <w:ind w:left="0" w:right="0" w:firstLine="0"/>
              <w:jc w:val="left"/>
            </w:pPr>
          </w:p>
        </w:tc>
        <w:tc>
          <w:tcPr>
            <w:tcW w:w="608" w:type="dxa"/>
            <w:tcBorders>
              <w:top w:val="double" w:color="000000" w:sz="3" w:space="0"/>
              <w:left w:val="nil"/>
              <w:bottom w:val="nil"/>
              <w:right w:val="nil"/>
            </w:tcBorders>
          </w:tcPr>
          <w:p w:rsidR="001742B9" w:rsidRDefault="001742B9" w14:paraId="12C68546" w14:textId="77777777">
            <w:pPr>
              <w:spacing w:after="160" w:line="259" w:lineRule="auto"/>
              <w:ind w:left="0" w:right="0" w:firstLine="0"/>
              <w:jc w:val="left"/>
            </w:pPr>
          </w:p>
        </w:tc>
        <w:tc>
          <w:tcPr>
            <w:tcW w:w="730" w:type="dxa"/>
            <w:tcBorders>
              <w:top w:val="double" w:color="000000" w:sz="3" w:space="0"/>
              <w:left w:val="nil"/>
              <w:bottom w:val="nil"/>
              <w:right w:val="nil"/>
            </w:tcBorders>
          </w:tcPr>
          <w:p w:rsidR="001742B9" w:rsidRDefault="00256ADB" w14:paraId="64F37D08" w14:textId="77777777">
            <w:pPr>
              <w:spacing w:after="0" w:line="259" w:lineRule="auto"/>
              <w:ind w:left="60" w:right="0" w:firstLine="0"/>
              <w:jc w:val="left"/>
            </w:pPr>
            <w:r>
              <w:rPr>
                <w:sz w:val="14"/>
              </w:rPr>
              <w:t>Ecuador</w:t>
            </w:r>
          </w:p>
        </w:tc>
        <w:tc>
          <w:tcPr>
            <w:tcW w:w="770" w:type="dxa"/>
            <w:tcBorders>
              <w:top w:val="double" w:color="000000" w:sz="3" w:space="0"/>
              <w:left w:val="nil"/>
              <w:bottom w:val="nil"/>
              <w:right w:val="nil"/>
            </w:tcBorders>
          </w:tcPr>
          <w:p w:rsidR="001742B9" w:rsidRDefault="001742B9" w14:paraId="6C109B5B" w14:textId="77777777">
            <w:pPr>
              <w:spacing w:after="160" w:line="259" w:lineRule="auto"/>
              <w:ind w:left="0" w:right="0" w:firstLine="0"/>
              <w:jc w:val="left"/>
            </w:pPr>
          </w:p>
        </w:tc>
        <w:tc>
          <w:tcPr>
            <w:tcW w:w="609" w:type="dxa"/>
            <w:tcBorders>
              <w:top w:val="double" w:color="000000" w:sz="3" w:space="0"/>
              <w:left w:val="nil"/>
              <w:bottom w:val="nil"/>
              <w:right w:val="nil"/>
            </w:tcBorders>
          </w:tcPr>
          <w:p w:rsidR="001742B9" w:rsidRDefault="001742B9" w14:paraId="5424F123" w14:textId="77777777">
            <w:pPr>
              <w:spacing w:after="160" w:line="259" w:lineRule="auto"/>
              <w:ind w:left="0" w:right="0" w:firstLine="0"/>
              <w:jc w:val="left"/>
            </w:pPr>
          </w:p>
        </w:tc>
        <w:tc>
          <w:tcPr>
            <w:tcW w:w="730" w:type="dxa"/>
            <w:tcBorders>
              <w:top w:val="double" w:color="000000" w:sz="3" w:space="0"/>
              <w:left w:val="nil"/>
              <w:bottom w:val="nil"/>
              <w:right w:val="nil"/>
            </w:tcBorders>
          </w:tcPr>
          <w:p w:rsidR="001742B9" w:rsidRDefault="00256ADB" w14:paraId="2843A7F4" w14:textId="77777777">
            <w:pPr>
              <w:spacing w:after="0" w:line="259" w:lineRule="auto"/>
              <w:ind w:left="87" w:right="0" w:firstLine="0"/>
              <w:jc w:val="left"/>
            </w:pPr>
            <w:r>
              <w:rPr>
                <w:sz w:val="14"/>
              </w:rPr>
              <w:t>CAR</w:t>
            </w:r>
          </w:p>
        </w:tc>
        <w:tc>
          <w:tcPr>
            <w:tcW w:w="500" w:type="dxa"/>
            <w:tcBorders>
              <w:top w:val="double" w:color="000000" w:sz="3" w:space="0"/>
              <w:left w:val="nil"/>
              <w:bottom w:val="nil"/>
              <w:right w:val="nil"/>
            </w:tcBorders>
          </w:tcPr>
          <w:p w:rsidR="001742B9" w:rsidRDefault="001742B9" w14:paraId="468F061F" w14:textId="77777777">
            <w:pPr>
              <w:spacing w:after="160" w:line="259" w:lineRule="auto"/>
              <w:ind w:left="0" w:right="0" w:firstLine="0"/>
              <w:jc w:val="left"/>
            </w:pPr>
          </w:p>
        </w:tc>
      </w:tr>
      <w:tr w:rsidR="001742B9" w14:paraId="75CD7CEF" w14:textId="77777777">
        <w:trPr>
          <w:trHeight w:val="176"/>
        </w:trPr>
        <w:tc>
          <w:tcPr>
            <w:tcW w:w="3304" w:type="dxa"/>
            <w:tcBorders>
              <w:top w:val="nil"/>
              <w:left w:val="nil"/>
              <w:bottom w:val="single" w:color="000000" w:sz="3" w:space="0"/>
              <w:right w:val="nil"/>
            </w:tcBorders>
          </w:tcPr>
          <w:p w:rsidR="001742B9" w:rsidRDefault="00256ADB" w14:paraId="7E6A6DDC" w14:textId="77777777">
            <w:pPr>
              <w:spacing w:after="0" w:line="259" w:lineRule="auto"/>
              <w:ind w:left="108" w:right="0" w:firstLine="0"/>
              <w:jc w:val="left"/>
            </w:pPr>
            <w:r>
              <w:rPr>
                <w:sz w:val="14"/>
              </w:rPr>
              <w:t>Variable</w:t>
            </w:r>
          </w:p>
        </w:tc>
        <w:tc>
          <w:tcPr>
            <w:tcW w:w="608" w:type="dxa"/>
            <w:tcBorders>
              <w:top w:val="nil"/>
              <w:left w:val="nil"/>
              <w:bottom w:val="single" w:color="000000" w:sz="3" w:space="0"/>
              <w:right w:val="nil"/>
            </w:tcBorders>
          </w:tcPr>
          <w:p w:rsidR="001742B9" w:rsidRDefault="00256ADB" w14:paraId="5405856F" w14:textId="77777777">
            <w:pPr>
              <w:spacing w:after="0" w:line="259" w:lineRule="auto"/>
              <w:ind w:left="58" w:right="0" w:firstLine="0"/>
              <w:jc w:val="left"/>
            </w:pPr>
            <w:r>
              <w:rPr>
                <w:sz w:val="14"/>
              </w:rPr>
              <w:t>F2F</w:t>
            </w:r>
          </w:p>
        </w:tc>
        <w:tc>
          <w:tcPr>
            <w:tcW w:w="730" w:type="dxa"/>
            <w:tcBorders>
              <w:top w:val="nil"/>
              <w:left w:val="nil"/>
              <w:bottom w:val="single" w:color="000000" w:sz="3" w:space="0"/>
              <w:right w:val="nil"/>
            </w:tcBorders>
          </w:tcPr>
          <w:p w:rsidR="001742B9" w:rsidRDefault="00256ADB" w14:paraId="72DCDE8B" w14:textId="77777777">
            <w:pPr>
              <w:spacing w:after="0" w:line="259" w:lineRule="auto"/>
              <w:ind w:left="0" w:right="0" w:firstLine="0"/>
              <w:jc w:val="left"/>
            </w:pPr>
            <w:r>
              <w:rPr>
                <w:sz w:val="14"/>
              </w:rPr>
              <w:t>Remote</w:t>
            </w:r>
          </w:p>
        </w:tc>
        <w:tc>
          <w:tcPr>
            <w:tcW w:w="770" w:type="dxa"/>
            <w:tcBorders>
              <w:top w:val="nil"/>
              <w:left w:val="nil"/>
              <w:bottom w:val="single" w:color="000000" w:sz="3" w:space="0"/>
              <w:right w:val="nil"/>
            </w:tcBorders>
          </w:tcPr>
          <w:p w:rsidR="001742B9" w:rsidRDefault="00256ADB" w14:paraId="1E5277EE" w14:textId="77777777">
            <w:pPr>
              <w:spacing w:after="0" w:line="259" w:lineRule="auto"/>
              <w:ind w:left="152" w:right="0" w:firstLine="0"/>
              <w:jc w:val="left"/>
            </w:pPr>
            <w:r>
              <w:rPr>
                <w:sz w:val="14"/>
              </w:rPr>
              <w:t>Diff</w:t>
            </w:r>
          </w:p>
        </w:tc>
        <w:tc>
          <w:tcPr>
            <w:tcW w:w="608" w:type="dxa"/>
            <w:tcBorders>
              <w:top w:val="nil"/>
              <w:left w:val="nil"/>
              <w:bottom w:val="single" w:color="000000" w:sz="3" w:space="0"/>
              <w:right w:val="nil"/>
            </w:tcBorders>
          </w:tcPr>
          <w:p w:rsidR="001742B9" w:rsidRDefault="00256ADB" w14:paraId="5CCF9B7C" w14:textId="77777777">
            <w:pPr>
              <w:spacing w:after="0" w:line="259" w:lineRule="auto"/>
              <w:ind w:left="58" w:right="0" w:firstLine="0"/>
              <w:jc w:val="left"/>
            </w:pPr>
            <w:r>
              <w:rPr>
                <w:sz w:val="14"/>
              </w:rPr>
              <w:t>F2F</w:t>
            </w:r>
          </w:p>
        </w:tc>
        <w:tc>
          <w:tcPr>
            <w:tcW w:w="730" w:type="dxa"/>
            <w:tcBorders>
              <w:top w:val="nil"/>
              <w:left w:val="nil"/>
              <w:bottom w:val="single" w:color="000000" w:sz="3" w:space="0"/>
              <w:right w:val="nil"/>
            </w:tcBorders>
          </w:tcPr>
          <w:p w:rsidR="001742B9" w:rsidRDefault="00256ADB" w14:paraId="238CBC77" w14:textId="77777777">
            <w:pPr>
              <w:spacing w:after="0" w:line="259" w:lineRule="auto"/>
              <w:ind w:left="0" w:right="0" w:firstLine="0"/>
              <w:jc w:val="left"/>
            </w:pPr>
            <w:r>
              <w:rPr>
                <w:sz w:val="14"/>
              </w:rPr>
              <w:t>Remote</w:t>
            </w:r>
          </w:p>
        </w:tc>
        <w:tc>
          <w:tcPr>
            <w:tcW w:w="770" w:type="dxa"/>
            <w:tcBorders>
              <w:top w:val="nil"/>
              <w:left w:val="nil"/>
              <w:bottom w:val="single" w:color="000000" w:sz="3" w:space="0"/>
              <w:right w:val="nil"/>
            </w:tcBorders>
          </w:tcPr>
          <w:p w:rsidR="001742B9" w:rsidRDefault="00256ADB" w14:paraId="6926E197" w14:textId="77777777">
            <w:pPr>
              <w:spacing w:after="0" w:line="259" w:lineRule="auto"/>
              <w:ind w:left="152" w:right="0" w:firstLine="0"/>
              <w:jc w:val="left"/>
            </w:pPr>
            <w:r>
              <w:rPr>
                <w:sz w:val="14"/>
              </w:rPr>
              <w:t>Diff</w:t>
            </w:r>
          </w:p>
        </w:tc>
        <w:tc>
          <w:tcPr>
            <w:tcW w:w="609" w:type="dxa"/>
            <w:tcBorders>
              <w:top w:val="nil"/>
              <w:left w:val="nil"/>
              <w:bottom w:val="single" w:color="000000" w:sz="3" w:space="0"/>
              <w:right w:val="nil"/>
            </w:tcBorders>
          </w:tcPr>
          <w:p w:rsidR="001742B9" w:rsidRDefault="00256ADB" w14:paraId="13A95F2F" w14:textId="77777777">
            <w:pPr>
              <w:spacing w:after="0" w:line="259" w:lineRule="auto"/>
              <w:ind w:left="58" w:right="0" w:firstLine="0"/>
              <w:jc w:val="left"/>
            </w:pPr>
            <w:r>
              <w:rPr>
                <w:sz w:val="14"/>
              </w:rPr>
              <w:t>F2F</w:t>
            </w:r>
          </w:p>
        </w:tc>
        <w:tc>
          <w:tcPr>
            <w:tcW w:w="730" w:type="dxa"/>
            <w:tcBorders>
              <w:top w:val="nil"/>
              <w:left w:val="nil"/>
              <w:bottom w:val="single" w:color="000000" w:sz="3" w:space="0"/>
              <w:right w:val="nil"/>
            </w:tcBorders>
          </w:tcPr>
          <w:p w:rsidR="001742B9" w:rsidRDefault="00256ADB" w14:paraId="63B5552E" w14:textId="77777777">
            <w:pPr>
              <w:spacing w:after="0" w:line="259" w:lineRule="auto"/>
              <w:ind w:left="0" w:right="0" w:firstLine="0"/>
              <w:jc w:val="left"/>
            </w:pPr>
            <w:r>
              <w:rPr>
                <w:sz w:val="14"/>
              </w:rPr>
              <w:t>Remote</w:t>
            </w:r>
          </w:p>
        </w:tc>
        <w:tc>
          <w:tcPr>
            <w:tcW w:w="500" w:type="dxa"/>
            <w:tcBorders>
              <w:top w:val="nil"/>
              <w:left w:val="nil"/>
              <w:bottom w:val="single" w:color="000000" w:sz="3" w:space="0"/>
              <w:right w:val="nil"/>
            </w:tcBorders>
          </w:tcPr>
          <w:p w:rsidR="001742B9" w:rsidRDefault="00256ADB" w14:paraId="3E91AE03" w14:textId="77777777">
            <w:pPr>
              <w:spacing w:after="0" w:line="259" w:lineRule="auto"/>
              <w:ind w:left="72" w:right="0" w:firstLine="0"/>
              <w:jc w:val="left"/>
            </w:pPr>
            <w:r>
              <w:rPr>
                <w:sz w:val="14"/>
              </w:rPr>
              <w:t>Diff</w:t>
            </w:r>
          </w:p>
        </w:tc>
      </w:tr>
      <w:tr w:rsidR="001742B9" w14:paraId="46F6205E" w14:textId="77777777">
        <w:trPr>
          <w:trHeight w:val="174"/>
        </w:trPr>
        <w:tc>
          <w:tcPr>
            <w:tcW w:w="3304" w:type="dxa"/>
            <w:tcBorders>
              <w:top w:val="single" w:color="000000" w:sz="3" w:space="0"/>
              <w:left w:val="nil"/>
              <w:bottom w:val="nil"/>
              <w:right w:val="nil"/>
            </w:tcBorders>
          </w:tcPr>
          <w:p w:rsidR="001742B9" w:rsidRDefault="00256ADB" w14:paraId="673EC07A" w14:textId="77777777">
            <w:pPr>
              <w:spacing w:after="0" w:line="259" w:lineRule="auto"/>
              <w:ind w:left="108" w:right="0" w:firstLine="0"/>
              <w:jc w:val="left"/>
            </w:pPr>
            <w:r>
              <w:rPr>
                <w:sz w:val="14"/>
              </w:rPr>
              <w:t>CARI using FES: Food Secure</w:t>
            </w:r>
          </w:p>
        </w:tc>
        <w:tc>
          <w:tcPr>
            <w:tcW w:w="608" w:type="dxa"/>
            <w:tcBorders>
              <w:top w:val="single" w:color="000000" w:sz="3" w:space="0"/>
              <w:left w:val="nil"/>
              <w:bottom w:val="nil"/>
              <w:right w:val="nil"/>
            </w:tcBorders>
          </w:tcPr>
          <w:p w:rsidR="001742B9" w:rsidRDefault="00256ADB" w14:paraId="6D6AF87C" w14:textId="77777777">
            <w:pPr>
              <w:spacing w:after="0" w:line="259" w:lineRule="auto"/>
              <w:ind w:left="60" w:right="0" w:firstLine="0"/>
              <w:jc w:val="left"/>
            </w:pPr>
            <w:r>
              <w:rPr>
                <w:sz w:val="14"/>
              </w:rPr>
              <w:t>0.08</w:t>
            </w:r>
          </w:p>
        </w:tc>
        <w:tc>
          <w:tcPr>
            <w:tcW w:w="730" w:type="dxa"/>
            <w:tcBorders>
              <w:top w:val="single" w:color="000000" w:sz="3" w:space="0"/>
              <w:left w:val="nil"/>
              <w:bottom w:val="nil"/>
              <w:right w:val="nil"/>
            </w:tcBorders>
          </w:tcPr>
          <w:p w:rsidR="001742B9" w:rsidRDefault="00256ADB" w14:paraId="3BCBAA07" w14:textId="77777777">
            <w:pPr>
              <w:spacing w:after="0" w:line="259" w:lineRule="auto"/>
              <w:ind w:left="120" w:right="0" w:firstLine="0"/>
              <w:jc w:val="left"/>
            </w:pPr>
            <w:r>
              <w:rPr>
                <w:sz w:val="14"/>
              </w:rPr>
              <w:t>0.03</w:t>
            </w:r>
          </w:p>
        </w:tc>
        <w:tc>
          <w:tcPr>
            <w:tcW w:w="770" w:type="dxa"/>
            <w:tcBorders>
              <w:top w:val="single" w:color="000000" w:sz="3" w:space="0"/>
              <w:left w:val="nil"/>
              <w:bottom w:val="nil"/>
              <w:right w:val="nil"/>
            </w:tcBorders>
          </w:tcPr>
          <w:p w:rsidR="001742B9" w:rsidRDefault="00256ADB" w14:paraId="0F46A77C" w14:textId="77777777">
            <w:pPr>
              <w:spacing w:after="0" w:line="259" w:lineRule="auto"/>
              <w:ind w:left="0" w:right="0" w:firstLine="0"/>
              <w:jc w:val="left"/>
            </w:pPr>
            <w:r>
              <w:rPr>
                <w:sz w:val="14"/>
              </w:rPr>
              <w:t>-0.06***</w:t>
            </w:r>
          </w:p>
        </w:tc>
        <w:tc>
          <w:tcPr>
            <w:tcW w:w="608" w:type="dxa"/>
            <w:tcBorders>
              <w:top w:val="single" w:color="000000" w:sz="3" w:space="0"/>
              <w:left w:val="nil"/>
              <w:bottom w:val="nil"/>
              <w:right w:val="nil"/>
            </w:tcBorders>
          </w:tcPr>
          <w:p w:rsidR="001742B9" w:rsidRDefault="00256ADB" w14:paraId="24940AD4" w14:textId="77777777">
            <w:pPr>
              <w:spacing w:after="0" w:line="259" w:lineRule="auto"/>
              <w:ind w:left="60" w:right="0" w:firstLine="0"/>
              <w:jc w:val="left"/>
            </w:pPr>
            <w:r>
              <w:rPr>
                <w:sz w:val="14"/>
              </w:rPr>
              <w:t>0.01</w:t>
            </w:r>
          </w:p>
        </w:tc>
        <w:tc>
          <w:tcPr>
            <w:tcW w:w="730" w:type="dxa"/>
            <w:tcBorders>
              <w:top w:val="single" w:color="000000" w:sz="3" w:space="0"/>
              <w:left w:val="nil"/>
              <w:bottom w:val="nil"/>
              <w:right w:val="nil"/>
            </w:tcBorders>
          </w:tcPr>
          <w:p w:rsidR="001742B9" w:rsidRDefault="00256ADB" w14:paraId="5E702521" w14:textId="77777777">
            <w:pPr>
              <w:spacing w:after="0" w:line="259" w:lineRule="auto"/>
              <w:ind w:left="120" w:right="0" w:firstLine="0"/>
              <w:jc w:val="left"/>
            </w:pPr>
            <w:r>
              <w:rPr>
                <w:sz w:val="14"/>
              </w:rPr>
              <w:t>0.00</w:t>
            </w:r>
          </w:p>
        </w:tc>
        <w:tc>
          <w:tcPr>
            <w:tcW w:w="770" w:type="dxa"/>
            <w:tcBorders>
              <w:top w:val="single" w:color="000000" w:sz="3" w:space="0"/>
              <w:left w:val="nil"/>
              <w:bottom w:val="nil"/>
              <w:right w:val="nil"/>
            </w:tcBorders>
          </w:tcPr>
          <w:p w:rsidR="001742B9" w:rsidRDefault="00256ADB" w14:paraId="0F4D5316" w14:textId="77777777">
            <w:pPr>
              <w:spacing w:after="0" w:line="259" w:lineRule="auto"/>
              <w:ind w:left="38" w:right="0" w:firstLine="0"/>
              <w:jc w:val="left"/>
            </w:pPr>
            <w:r>
              <w:rPr>
                <w:sz w:val="14"/>
              </w:rPr>
              <w:t>-0.01**</w:t>
            </w:r>
          </w:p>
        </w:tc>
        <w:tc>
          <w:tcPr>
            <w:tcW w:w="609" w:type="dxa"/>
            <w:tcBorders>
              <w:top w:val="single" w:color="000000" w:sz="3" w:space="0"/>
              <w:left w:val="nil"/>
              <w:bottom w:val="nil"/>
              <w:right w:val="nil"/>
            </w:tcBorders>
          </w:tcPr>
          <w:p w:rsidR="001742B9" w:rsidRDefault="00256ADB" w14:paraId="24791C48" w14:textId="77777777">
            <w:pPr>
              <w:spacing w:after="0" w:line="259" w:lineRule="auto"/>
              <w:ind w:left="60" w:right="0" w:firstLine="0"/>
              <w:jc w:val="left"/>
            </w:pPr>
            <w:r>
              <w:rPr>
                <w:sz w:val="14"/>
              </w:rPr>
              <w:t>0.01</w:t>
            </w:r>
          </w:p>
        </w:tc>
        <w:tc>
          <w:tcPr>
            <w:tcW w:w="730" w:type="dxa"/>
            <w:tcBorders>
              <w:top w:val="single" w:color="000000" w:sz="3" w:space="0"/>
              <w:left w:val="nil"/>
              <w:bottom w:val="nil"/>
              <w:right w:val="nil"/>
            </w:tcBorders>
          </w:tcPr>
          <w:p w:rsidR="001742B9" w:rsidRDefault="00256ADB" w14:paraId="553EACDA" w14:textId="77777777">
            <w:pPr>
              <w:spacing w:after="0" w:line="259" w:lineRule="auto"/>
              <w:ind w:left="120" w:right="0" w:firstLine="0"/>
              <w:jc w:val="left"/>
            </w:pPr>
            <w:r>
              <w:rPr>
                <w:sz w:val="14"/>
              </w:rPr>
              <w:t>0.01</w:t>
            </w:r>
          </w:p>
        </w:tc>
        <w:tc>
          <w:tcPr>
            <w:tcW w:w="500" w:type="dxa"/>
            <w:tcBorders>
              <w:top w:val="single" w:color="000000" w:sz="3" w:space="0"/>
              <w:left w:val="nil"/>
              <w:bottom w:val="nil"/>
              <w:right w:val="nil"/>
            </w:tcBorders>
          </w:tcPr>
          <w:p w:rsidR="001742B9" w:rsidRDefault="00256ADB" w14:paraId="607A17F6" w14:textId="77777777">
            <w:pPr>
              <w:spacing w:after="0" w:line="259" w:lineRule="auto"/>
              <w:ind w:left="34" w:right="0" w:firstLine="0"/>
              <w:jc w:val="left"/>
            </w:pPr>
            <w:r>
              <w:rPr>
                <w:sz w:val="14"/>
              </w:rPr>
              <w:t>-0.00</w:t>
            </w:r>
          </w:p>
        </w:tc>
      </w:tr>
      <w:tr w:rsidR="001742B9" w14:paraId="79B05CF9" w14:textId="77777777">
        <w:trPr>
          <w:trHeight w:val="171"/>
        </w:trPr>
        <w:tc>
          <w:tcPr>
            <w:tcW w:w="3304" w:type="dxa"/>
            <w:tcBorders>
              <w:top w:val="nil"/>
              <w:left w:val="nil"/>
              <w:bottom w:val="nil"/>
              <w:right w:val="nil"/>
            </w:tcBorders>
          </w:tcPr>
          <w:p w:rsidR="001742B9" w:rsidRDefault="001742B9" w14:paraId="6B44947B" w14:textId="77777777">
            <w:pPr>
              <w:spacing w:after="160" w:line="259" w:lineRule="auto"/>
              <w:ind w:left="0" w:right="0" w:firstLine="0"/>
              <w:jc w:val="left"/>
            </w:pPr>
          </w:p>
        </w:tc>
        <w:tc>
          <w:tcPr>
            <w:tcW w:w="608" w:type="dxa"/>
            <w:tcBorders>
              <w:top w:val="nil"/>
              <w:left w:val="nil"/>
              <w:bottom w:val="nil"/>
              <w:right w:val="nil"/>
            </w:tcBorders>
          </w:tcPr>
          <w:p w:rsidR="001742B9" w:rsidRDefault="00256ADB" w14:paraId="410126D3" w14:textId="77777777">
            <w:pPr>
              <w:spacing w:after="0" w:line="259" w:lineRule="auto"/>
              <w:ind w:left="0" w:right="0" w:firstLine="0"/>
              <w:jc w:val="left"/>
            </w:pPr>
            <w:r>
              <w:rPr>
                <w:sz w:val="14"/>
              </w:rPr>
              <w:t>(0.27)</w:t>
            </w:r>
          </w:p>
        </w:tc>
        <w:tc>
          <w:tcPr>
            <w:tcW w:w="730" w:type="dxa"/>
            <w:tcBorders>
              <w:top w:val="nil"/>
              <w:left w:val="nil"/>
              <w:bottom w:val="nil"/>
              <w:right w:val="nil"/>
            </w:tcBorders>
          </w:tcPr>
          <w:p w:rsidR="001742B9" w:rsidRDefault="00256ADB" w14:paraId="643B34F5" w14:textId="77777777">
            <w:pPr>
              <w:spacing w:after="0" w:line="259" w:lineRule="auto"/>
              <w:ind w:left="61" w:right="0" w:firstLine="0"/>
              <w:jc w:val="left"/>
            </w:pPr>
            <w:r>
              <w:rPr>
                <w:sz w:val="14"/>
              </w:rPr>
              <w:t>(0.16)</w:t>
            </w:r>
          </w:p>
        </w:tc>
        <w:tc>
          <w:tcPr>
            <w:tcW w:w="770" w:type="dxa"/>
            <w:tcBorders>
              <w:top w:val="nil"/>
              <w:left w:val="nil"/>
              <w:bottom w:val="nil"/>
              <w:right w:val="nil"/>
            </w:tcBorders>
          </w:tcPr>
          <w:p w:rsidR="001742B9" w:rsidRDefault="00256ADB" w14:paraId="4E6B7FB5" w14:textId="77777777">
            <w:pPr>
              <w:spacing w:after="0" w:line="259" w:lineRule="auto"/>
              <w:ind w:left="81" w:right="0" w:firstLine="0"/>
              <w:jc w:val="left"/>
            </w:pPr>
            <w:r>
              <w:rPr>
                <w:sz w:val="14"/>
              </w:rPr>
              <w:t>(0.00)</w:t>
            </w:r>
          </w:p>
        </w:tc>
        <w:tc>
          <w:tcPr>
            <w:tcW w:w="608" w:type="dxa"/>
            <w:tcBorders>
              <w:top w:val="nil"/>
              <w:left w:val="nil"/>
              <w:bottom w:val="nil"/>
              <w:right w:val="nil"/>
            </w:tcBorders>
          </w:tcPr>
          <w:p w:rsidR="001742B9" w:rsidRDefault="00256ADB" w14:paraId="0D0F2164" w14:textId="77777777">
            <w:pPr>
              <w:spacing w:after="0" w:line="259" w:lineRule="auto"/>
              <w:ind w:left="0" w:right="0" w:firstLine="0"/>
              <w:jc w:val="left"/>
            </w:pPr>
            <w:r>
              <w:rPr>
                <w:sz w:val="14"/>
              </w:rPr>
              <w:t>(0.11)</w:t>
            </w:r>
          </w:p>
        </w:tc>
        <w:tc>
          <w:tcPr>
            <w:tcW w:w="730" w:type="dxa"/>
            <w:tcBorders>
              <w:top w:val="nil"/>
              <w:left w:val="nil"/>
              <w:bottom w:val="nil"/>
              <w:right w:val="nil"/>
            </w:tcBorders>
          </w:tcPr>
          <w:p w:rsidR="001742B9" w:rsidRDefault="00256ADB" w14:paraId="1880BC9E" w14:textId="77777777">
            <w:pPr>
              <w:spacing w:after="0" w:line="259" w:lineRule="auto"/>
              <w:ind w:left="61" w:right="0" w:firstLine="0"/>
              <w:jc w:val="left"/>
            </w:pPr>
            <w:r>
              <w:rPr>
                <w:sz w:val="14"/>
              </w:rPr>
              <w:t>(0.04)</w:t>
            </w:r>
          </w:p>
        </w:tc>
        <w:tc>
          <w:tcPr>
            <w:tcW w:w="770" w:type="dxa"/>
            <w:tcBorders>
              <w:top w:val="nil"/>
              <w:left w:val="nil"/>
              <w:bottom w:val="nil"/>
              <w:right w:val="nil"/>
            </w:tcBorders>
          </w:tcPr>
          <w:p w:rsidR="001742B9" w:rsidRDefault="00256ADB" w14:paraId="1DD0B139" w14:textId="77777777">
            <w:pPr>
              <w:spacing w:after="0" w:line="259" w:lineRule="auto"/>
              <w:ind w:left="81" w:right="0" w:firstLine="0"/>
              <w:jc w:val="left"/>
            </w:pPr>
            <w:r>
              <w:rPr>
                <w:sz w:val="14"/>
              </w:rPr>
              <w:t>(0.01)</w:t>
            </w:r>
          </w:p>
        </w:tc>
        <w:tc>
          <w:tcPr>
            <w:tcW w:w="609" w:type="dxa"/>
            <w:tcBorders>
              <w:top w:val="nil"/>
              <w:left w:val="nil"/>
              <w:bottom w:val="nil"/>
              <w:right w:val="nil"/>
            </w:tcBorders>
          </w:tcPr>
          <w:p w:rsidR="001742B9" w:rsidRDefault="00256ADB" w14:paraId="6A2B978B" w14:textId="77777777">
            <w:pPr>
              <w:spacing w:after="0" w:line="259" w:lineRule="auto"/>
              <w:ind w:left="0" w:right="0" w:firstLine="0"/>
              <w:jc w:val="left"/>
            </w:pPr>
            <w:r>
              <w:rPr>
                <w:sz w:val="14"/>
              </w:rPr>
              <w:t>(0.08)</w:t>
            </w:r>
          </w:p>
        </w:tc>
        <w:tc>
          <w:tcPr>
            <w:tcW w:w="730" w:type="dxa"/>
            <w:tcBorders>
              <w:top w:val="nil"/>
              <w:left w:val="nil"/>
              <w:bottom w:val="nil"/>
              <w:right w:val="nil"/>
            </w:tcBorders>
          </w:tcPr>
          <w:p w:rsidR="001742B9" w:rsidRDefault="00256ADB" w14:paraId="2561A669" w14:textId="77777777">
            <w:pPr>
              <w:spacing w:after="0" w:line="259" w:lineRule="auto"/>
              <w:ind w:left="61" w:right="0" w:firstLine="0"/>
              <w:jc w:val="left"/>
            </w:pPr>
            <w:r>
              <w:rPr>
                <w:sz w:val="14"/>
              </w:rPr>
              <w:t>(0.08)</w:t>
            </w:r>
          </w:p>
        </w:tc>
        <w:tc>
          <w:tcPr>
            <w:tcW w:w="500" w:type="dxa"/>
            <w:tcBorders>
              <w:top w:val="nil"/>
              <w:left w:val="nil"/>
              <w:bottom w:val="nil"/>
              <w:right w:val="nil"/>
            </w:tcBorders>
          </w:tcPr>
          <w:p w:rsidR="001742B9" w:rsidRDefault="00256ADB" w14:paraId="2E39C7BD" w14:textId="77777777">
            <w:pPr>
              <w:spacing w:after="0" w:line="259" w:lineRule="auto"/>
              <w:ind w:left="0" w:right="0" w:firstLine="0"/>
              <w:jc w:val="left"/>
            </w:pPr>
            <w:r>
              <w:rPr>
                <w:sz w:val="14"/>
              </w:rPr>
              <w:t>(0.96)</w:t>
            </w:r>
          </w:p>
        </w:tc>
      </w:tr>
      <w:tr w:rsidR="001742B9" w14:paraId="3EFEC8B0" w14:textId="77777777">
        <w:trPr>
          <w:trHeight w:val="171"/>
        </w:trPr>
        <w:tc>
          <w:tcPr>
            <w:tcW w:w="3304" w:type="dxa"/>
            <w:tcBorders>
              <w:top w:val="nil"/>
              <w:left w:val="nil"/>
              <w:bottom w:val="nil"/>
              <w:right w:val="nil"/>
            </w:tcBorders>
          </w:tcPr>
          <w:p w:rsidR="001742B9" w:rsidRDefault="00256ADB" w14:paraId="7DEBA8F3" w14:textId="77777777">
            <w:pPr>
              <w:spacing w:after="0" w:line="259" w:lineRule="auto"/>
              <w:ind w:left="108" w:right="0" w:firstLine="0"/>
              <w:jc w:val="left"/>
            </w:pPr>
            <w:r>
              <w:rPr>
                <w:sz w:val="14"/>
              </w:rPr>
              <w:t>CARI using FES: Marginally Food Secure</w:t>
            </w:r>
          </w:p>
        </w:tc>
        <w:tc>
          <w:tcPr>
            <w:tcW w:w="608" w:type="dxa"/>
            <w:tcBorders>
              <w:top w:val="nil"/>
              <w:left w:val="nil"/>
              <w:bottom w:val="nil"/>
              <w:right w:val="nil"/>
            </w:tcBorders>
          </w:tcPr>
          <w:p w:rsidR="001742B9" w:rsidRDefault="00256ADB" w14:paraId="54BD7314" w14:textId="77777777">
            <w:pPr>
              <w:spacing w:after="0" w:line="259" w:lineRule="auto"/>
              <w:ind w:left="60" w:right="0" w:firstLine="0"/>
              <w:jc w:val="left"/>
            </w:pPr>
            <w:r>
              <w:rPr>
                <w:sz w:val="14"/>
              </w:rPr>
              <w:t>0.44</w:t>
            </w:r>
          </w:p>
        </w:tc>
        <w:tc>
          <w:tcPr>
            <w:tcW w:w="730" w:type="dxa"/>
            <w:tcBorders>
              <w:top w:val="nil"/>
              <w:left w:val="nil"/>
              <w:bottom w:val="nil"/>
              <w:right w:val="nil"/>
            </w:tcBorders>
          </w:tcPr>
          <w:p w:rsidR="001742B9" w:rsidRDefault="00256ADB" w14:paraId="02F4A966" w14:textId="77777777">
            <w:pPr>
              <w:spacing w:after="0" w:line="259" w:lineRule="auto"/>
              <w:ind w:left="120" w:right="0" w:firstLine="0"/>
              <w:jc w:val="left"/>
            </w:pPr>
            <w:r>
              <w:rPr>
                <w:sz w:val="14"/>
              </w:rPr>
              <w:t>0.34</w:t>
            </w:r>
          </w:p>
        </w:tc>
        <w:tc>
          <w:tcPr>
            <w:tcW w:w="770" w:type="dxa"/>
            <w:tcBorders>
              <w:top w:val="nil"/>
              <w:left w:val="nil"/>
              <w:bottom w:val="nil"/>
              <w:right w:val="nil"/>
            </w:tcBorders>
          </w:tcPr>
          <w:p w:rsidR="001742B9" w:rsidRDefault="00256ADB" w14:paraId="7F136D71" w14:textId="77777777">
            <w:pPr>
              <w:spacing w:after="0" w:line="259" w:lineRule="auto"/>
              <w:ind w:left="38" w:right="0" w:firstLine="0"/>
              <w:jc w:val="left"/>
            </w:pPr>
            <w:r>
              <w:rPr>
                <w:sz w:val="14"/>
              </w:rPr>
              <w:t>-0.10**</w:t>
            </w:r>
          </w:p>
        </w:tc>
        <w:tc>
          <w:tcPr>
            <w:tcW w:w="608" w:type="dxa"/>
            <w:tcBorders>
              <w:top w:val="nil"/>
              <w:left w:val="nil"/>
              <w:bottom w:val="nil"/>
              <w:right w:val="nil"/>
            </w:tcBorders>
          </w:tcPr>
          <w:p w:rsidR="001742B9" w:rsidRDefault="00256ADB" w14:paraId="275A7B85" w14:textId="77777777">
            <w:pPr>
              <w:spacing w:after="0" w:line="259" w:lineRule="auto"/>
              <w:ind w:left="60" w:right="0" w:firstLine="0"/>
              <w:jc w:val="left"/>
            </w:pPr>
            <w:r>
              <w:rPr>
                <w:sz w:val="14"/>
              </w:rPr>
              <w:t>0.23</w:t>
            </w:r>
          </w:p>
        </w:tc>
        <w:tc>
          <w:tcPr>
            <w:tcW w:w="730" w:type="dxa"/>
            <w:tcBorders>
              <w:top w:val="nil"/>
              <w:left w:val="nil"/>
              <w:bottom w:val="nil"/>
              <w:right w:val="nil"/>
            </w:tcBorders>
          </w:tcPr>
          <w:p w:rsidR="001742B9" w:rsidRDefault="00256ADB" w14:paraId="55416446" w14:textId="77777777">
            <w:pPr>
              <w:spacing w:after="0" w:line="259" w:lineRule="auto"/>
              <w:ind w:left="120" w:right="0" w:firstLine="0"/>
              <w:jc w:val="left"/>
            </w:pPr>
            <w:r>
              <w:rPr>
                <w:sz w:val="14"/>
              </w:rPr>
              <w:t>0.07</w:t>
            </w:r>
          </w:p>
        </w:tc>
        <w:tc>
          <w:tcPr>
            <w:tcW w:w="770" w:type="dxa"/>
            <w:tcBorders>
              <w:top w:val="nil"/>
              <w:left w:val="nil"/>
              <w:bottom w:val="nil"/>
              <w:right w:val="nil"/>
            </w:tcBorders>
          </w:tcPr>
          <w:p w:rsidR="001742B9" w:rsidRDefault="00256ADB" w14:paraId="48B0ABCB" w14:textId="77777777">
            <w:pPr>
              <w:spacing w:after="0" w:line="259" w:lineRule="auto"/>
              <w:ind w:left="0" w:right="0" w:firstLine="0"/>
              <w:jc w:val="left"/>
            </w:pPr>
            <w:r>
              <w:rPr>
                <w:sz w:val="14"/>
              </w:rPr>
              <w:t>-0.16***</w:t>
            </w:r>
          </w:p>
        </w:tc>
        <w:tc>
          <w:tcPr>
            <w:tcW w:w="609" w:type="dxa"/>
            <w:tcBorders>
              <w:top w:val="nil"/>
              <w:left w:val="nil"/>
              <w:bottom w:val="nil"/>
              <w:right w:val="nil"/>
            </w:tcBorders>
          </w:tcPr>
          <w:p w:rsidR="001742B9" w:rsidRDefault="00256ADB" w14:paraId="3CBB66D5" w14:textId="77777777">
            <w:pPr>
              <w:spacing w:after="0" w:line="259" w:lineRule="auto"/>
              <w:ind w:left="60" w:right="0" w:firstLine="0"/>
              <w:jc w:val="left"/>
            </w:pPr>
            <w:r>
              <w:rPr>
                <w:sz w:val="14"/>
              </w:rPr>
              <w:t>0.31</w:t>
            </w:r>
          </w:p>
        </w:tc>
        <w:tc>
          <w:tcPr>
            <w:tcW w:w="730" w:type="dxa"/>
            <w:tcBorders>
              <w:top w:val="nil"/>
              <w:left w:val="nil"/>
              <w:bottom w:val="nil"/>
              <w:right w:val="nil"/>
            </w:tcBorders>
          </w:tcPr>
          <w:p w:rsidR="001742B9" w:rsidRDefault="00256ADB" w14:paraId="7C64DC48" w14:textId="77777777">
            <w:pPr>
              <w:spacing w:after="0" w:line="259" w:lineRule="auto"/>
              <w:ind w:left="120" w:right="0" w:firstLine="0"/>
              <w:jc w:val="left"/>
            </w:pPr>
            <w:r>
              <w:rPr>
                <w:sz w:val="14"/>
              </w:rPr>
              <w:t>0.29</w:t>
            </w:r>
          </w:p>
        </w:tc>
        <w:tc>
          <w:tcPr>
            <w:tcW w:w="500" w:type="dxa"/>
            <w:tcBorders>
              <w:top w:val="nil"/>
              <w:left w:val="nil"/>
              <w:bottom w:val="nil"/>
              <w:right w:val="nil"/>
            </w:tcBorders>
          </w:tcPr>
          <w:p w:rsidR="001742B9" w:rsidRDefault="00256ADB" w14:paraId="4463AD5E" w14:textId="77777777">
            <w:pPr>
              <w:spacing w:after="0" w:line="259" w:lineRule="auto"/>
              <w:ind w:left="34" w:right="0" w:firstLine="0"/>
              <w:jc w:val="left"/>
            </w:pPr>
            <w:r>
              <w:rPr>
                <w:sz w:val="14"/>
              </w:rPr>
              <w:t>-0.02</w:t>
            </w:r>
          </w:p>
        </w:tc>
      </w:tr>
      <w:tr w:rsidR="001742B9" w14:paraId="109AD997" w14:textId="77777777">
        <w:trPr>
          <w:trHeight w:val="171"/>
        </w:trPr>
        <w:tc>
          <w:tcPr>
            <w:tcW w:w="3304" w:type="dxa"/>
            <w:tcBorders>
              <w:top w:val="nil"/>
              <w:left w:val="nil"/>
              <w:bottom w:val="nil"/>
              <w:right w:val="nil"/>
            </w:tcBorders>
          </w:tcPr>
          <w:p w:rsidR="001742B9" w:rsidRDefault="001742B9" w14:paraId="4F65E419" w14:textId="77777777">
            <w:pPr>
              <w:spacing w:after="160" w:line="259" w:lineRule="auto"/>
              <w:ind w:left="0" w:right="0" w:firstLine="0"/>
              <w:jc w:val="left"/>
            </w:pPr>
          </w:p>
        </w:tc>
        <w:tc>
          <w:tcPr>
            <w:tcW w:w="608" w:type="dxa"/>
            <w:tcBorders>
              <w:top w:val="nil"/>
              <w:left w:val="nil"/>
              <w:bottom w:val="nil"/>
              <w:right w:val="nil"/>
            </w:tcBorders>
          </w:tcPr>
          <w:p w:rsidR="001742B9" w:rsidRDefault="00256ADB" w14:paraId="12EC7CF5" w14:textId="77777777">
            <w:pPr>
              <w:spacing w:after="0" w:line="259" w:lineRule="auto"/>
              <w:ind w:left="0" w:right="0" w:firstLine="0"/>
              <w:jc w:val="left"/>
            </w:pPr>
            <w:r>
              <w:rPr>
                <w:sz w:val="14"/>
              </w:rPr>
              <w:t>(0.50)</w:t>
            </w:r>
          </w:p>
        </w:tc>
        <w:tc>
          <w:tcPr>
            <w:tcW w:w="730" w:type="dxa"/>
            <w:tcBorders>
              <w:top w:val="nil"/>
              <w:left w:val="nil"/>
              <w:bottom w:val="nil"/>
              <w:right w:val="nil"/>
            </w:tcBorders>
          </w:tcPr>
          <w:p w:rsidR="001742B9" w:rsidRDefault="00256ADB" w14:paraId="15828FBC" w14:textId="77777777">
            <w:pPr>
              <w:spacing w:after="0" w:line="259" w:lineRule="auto"/>
              <w:ind w:left="61" w:right="0" w:firstLine="0"/>
              <w:jc w:val="left"/>
            </w:pPr>
            <w:r>
              <w:rPr>
                <w:sz w:val="14"/>
              </w:rPr>
              <w:t>(0.48)</w:t>
            </w:r>
          </w:p>
        </w:tc>
        <w:tc>
          <w:tcPr>
            <w:tcW w:w="770" w:type="dxa"/>
            <w:tcBorders>
              <w:top w:val="nil"/>
              <w:left w:val="nil"/>
              <w:bottom w:val="nil"/>
              <w:right w:val="nil"/>
            </w:tcBorders>
          </w:tcPr>
          <w:p w:rsidR="001742B9" w:rsidRDefault="00256ADB" w14:paraId="4CD0D2C6" w14:textId="77777777">
            <w:pPr>
              <w:spacing w:after="0" w:line="259" w:lineRule="auto"/>
              <w:ind w:left="81" w:right="0" w:firstLine="0"/>
              <w:jc w:val="left"/>
            </w:pPr>
            <w:r>
              <w:rPr>
                <w:sz w:val="14"/>
              </w:rPr>
              <w:t>(0.01)</w:t>
            </w:r>
          </w:p>
        </w:tc>
        <w:tc>
          <w:tcPr>
            <w:tcW w:w="608" w:type="dxa"/>
            <w:tcBorders>
              <w:top w:val="nil"/>
              <w:left w:val="nil"/>
              <w:bottom w:val="nil"/>
              <w:right w:val="nil"/>
            </w:tcBorders>
          </w:tcPr>
          <w:p w:rsidR="001742B9" w:rsidRDefault="00256ADB" w14:paraId="0232C79B" w14:textId="77777777">
            <w:pPr>
              <w:spacing w:after="0" w:line="259" w:lineRule="auto"/>
              <w:ind w:left="0" w:right="0" w:firstLine="0"/>
              <w:jc w:val="left"/>
            </w:pPr>
            <w:r>
              <w:rPr>
                <w:sz w:val="14"/>
              </w:rPr>
              <w:t>(0.42)</w:t>
            </w:r>
          </w:p>
        </w:tc>
        <w:tc>
          <w:tcPr>
            <w:tcW w:w="730" w:type="dxa"/>
            <w:tcBorders>
              <w:top w:val="nil"/>
              <w:left w:val="nil"/>
              <w:bottom w:val="nil"/>
              <w:right w:val="nil"/>
            </w:tcBorders>
          </w:tcPr>
          <w:p w:rsidR="001742B9" w:rsidRDefault="00256ADB" w14:paraId="71203855" w14:textId="77777777">
            <w:pPr>
              <w:spacing w:after="0" w:line="259" w:lineRule="auto"/>
              <w:ind w:left="61" w:right="0" w:firstLine="0"/>
              <w:jc w:val="left"/>
            </w:pPr>
            <w:r>
              <w:rPr>
                <w:sz w:val="14"/>
              </w:rPr>
              <w:t>(0.26)</w:t>
            </w:r>
          </w:p>
        </w:tc>
        <w:tc>
          <w:tcPr>
            <w:tcW w:w="770" w:type="dxa"/>
            <w:tcBorders>
              <w:top w:val="nil"/>
              <w:left w:val="nil"/>
              <w:bottom w:val="nil"/>
              <w:right w:val="nil"/>
            </w:tcBorders>
          </w:tcPr>
          <w:p w:rsidR="001742B9" w:rsidRDefault="00256ADB" w14:paraId="7C1E0977" w14:textId="77777777">
            <w:pPr>
              <w:spacing w:after="0" w:line="259" w:lineRule="auto"/>
              <w:ind w:left="81" w:right="0" w:firstLine="0"/>
              <w:jc w:val="left"/>
            </w:pPr>
            <w:r>
              <w:rPr>
                <w:sz w:val="14"/>
              </w:rPr>
              <w:t>(0.00)</w:t>
            </w:r>
          </w:p>
        </w:tc>
        <w:tc>
          <w:tcPr>
            <w:tcW w:w="609" w:type="dxa"/>
            <w:tcBorders>
              <w:top w:val="nil"/>
              <w:left w:val="nil"/>
              <w:bottom w:val="nil"/>
              <w:right w:val="nil"/>
            </w:tcBorders>
          </w:tcPr>
          <w:p w:rsidR="001742B9" w:rsidRDefault="00256ADB" w14:paraId="275E2347" w14:textId="77777777">
            <w:pPr>
              <w:spacing w:after="0" w:line="259" w:lineRule="auto"/>
              <w:ind w:left="0" w:right="0" w:firstLine="0"/>
              <w:jc w:val="left"/>
            </w:pPr>
            <w:r>
              <w:rPr>
                <w:sz w:val="14"/>
              </w:rPr>
              <w:t>(0.46)</w:t>
            </w:r>
          </w:p>
        </w:tc>
        <w:tc>
          <w:tcPr>
            <w:tcW w:w="730" w:type="dxa"/>
            <w:tcBorders>
              <w:top w:val="nil"/>
              <w:left w:val="nil"/>
              <w:bottom w:val="nil"/>
              <w:right w:val="nil"/>
            </w:tcBorders>
          </w:tcPr>
          <w:p w:rsidR="001742B9" w:rsidRDefault="00256ADB" w14:paraId="617C16CF" w14:textId="77777777">
            <w:pPr>
              <w:spacing w:after="0" w:line="259" w:lineRule="auto"/>
              <w:ind w:left="61" w:right="0" w:firstLine="0"/>
              <w:jc w:val="left"/>
            </w:pPr>
            <w:r>
              <w:rPr>
                <w:sz w:val="14"/>
              </w:rPr>
              <w:t>(0.45)</w:t>
            </w:r>
          </w:p>
        </w:tc>
        <w:tc>
          <w:tcPr>
            <w:tcW w:w="500" w:type="dxa"/>
            <w:tcBorders>
              <w:top w:val="nil"/>
              <w:left w:val="nil"/>
              <w:bottom w:val="nil"/>
              <w:right w:val="nil"/>
            </w:tcBorders>
          </w:tcPr>
          <w:p w:rsidR="001742B9" w:rsidRDefault="00256ADB" w14:paraId="7083EFFE" w14:textId="77777777">
            <w:pPr>
              <w:spacing w:after="0" w:line="259" w:lineRule="auto"/>
              <w:ind w:left="0" w:right="0" w:firstLine="0"/>
              <w:jc w:val="left"/>
            </w:pPr>
            <w:r>
              <w:rPr>
                <w:sz w:val="14"/>
              </w:rPr>
              <w:t>(0.61)</w:t>
            </w:r>
          </w:p>
        </w:tc>
      </w:tr>
      <w:tr w:rsidR="001742B9" w14:paraId="0D603A09" w14:textId="77777777">
        <w:trPr>
          <w:trHeight w:val="171"/>
        </w:trPr>
        <w:tc>
          <w:tcPr>
            <w:tcW w:w="3304" w:type="dxa"/>
            <w:tcBorders>
              <w:top w:val="nil"/>
              <w:left w:val="nil"/>
              <w:bottom w:val="nil"/>
              <w:right w:val="nil"/>
            </w:tcBorders>
          </w:tcPr>
          <w:p w:rsidR="001742B9" w:rsidRDefault="00256ADB" w14:paraId="1F9A2224" w14:textId="77777777">
            <w:pPr>
              <w:spacing w:after="0" w:line="259" w:lineRule="auto"/>
              <w:ind w:left="108" w:right="0" w:firstLine="0"/>
              <w:jc w:val="left"/>
            </w:pPr>
            <w:r>
              <w:rPr>
                <w:sz w:val="14"/>
              </w:rPr>
              <w:t>CARI using FES: Moderately Food Insecure</w:t>
            </w:r>
          </w:p>
        </w:tc>
        <w:tc>
          <w:tcPr>
            <w:tcW w:w="608" w:type="dxa"/>
            <w:tcBorders>
              <w:top w:val="nil"/>
              <w:left w:val="nil"/>
              <w:bottom w:val="nil"/>
              <w:right w:val="nil"/>
            </w:tcBorders>
          </w:tcPr>
          <w:p w:rsidR="001742B9" w:rsidRDefault="00256ADB" w14:paraId="771C7FF7" w14:textId="77777777">
            <w:pPr>
              <w:spacing w:after="0" w:line="259" w:lineRule="auto"/>
              <w:ind w:left="60" w:right="0" w:firstLine="0"/>
              <w:jc w:val="left"/>
            </w:pPr>
            <w:r>
              <w:rPr>
                <w:sz w:val="14"/>
              </w:rPr>
              <w:t>0.44</w:t>
            </w:r>
          </w:p>
        </w:tc>
        <w:tc>
          <w:tcPr>
            <w:tcW w:w="730" w:type="dxa"/>
            <w:tcBorders>
              <w:top w:val="nil"/>
              <w:left w:val="nil"/>
              <w:bottom w:val="nil"/>
              <w:right w:val="nil"/>
            </w:tcBorders>
          </w:tcPr>
          <w:p w:rsidR="001742B9" w:rsidRDefault="00256ADB" w14:paraId="1B660C1C" w14:textId="77777777">
            <w:pPr>
              <w:spacing w:after="0" w:line="259" w:lineRule="auto"/>
              <w:ind w:left="120" w:right="0" w:firstLine="0"/>
              <w:jc w:val="left"/>
            </w:pPr>
            <w:r>
              <w:rPr>
                <w:sz w:val="14"/>
              </w:rPr>
              <w:t>0.57</w:t>
            </w:r>
          </w:p>
        </w:tc>
        <w:tc>
          <w:tcPr>
            <w:tcW w:w="770" w:type="dxa"/>
            <w:tcBorders>
              <w:top w:val="nil"/>
              <w:left w:val="nil"/>
              <w:bottom w:val="nil"/>
              <w:right w:val="nil"/>
            </w:tcBorders>
          </w:tcPr>
          <w:p w:rsidR="001742B9" w:rsidRDefault="00256ADB" w14:paraId="34EB5EDF" w14:textId="77777777">
            <w:pPr>
              <w:spacing w:after="0" w:line="259" w:lineRule="auto"/>
              <w:ind w:left="26" w:right="0" w:firstLine="0"/>
              <w:jc w:val="left"/>
            </w:pPr>
            <w:r>
              <w:rPr>
                <w:sz w:val="14"/>
              </w:rPr>
              <w:t>0.13***</w:t>
            </w:r>
          </w:p>
        </w:tc>
        <w:tc>
          <w:tcPr>
            <w:tcW w:w="608" w:type="dxa"/>
            <w:tcBorders>
              <w:top w:val="nil"/>
              <w:left w:val="nil"/>
              <w:bottom w:val="nil"/>
              <w:right w:val="nil"/>
            </w:tcBorders>
          </w:tcPr>
          <w:p w:rsidR="001742B9" w:rsidRDefault="00256ADB" w14:paraId="44A35C8A" w14:textId="77777777">
            <w:pPr>
              <w:spacing w:after="0" w:line="259" w:lineRule="auto"/>
              <w:ind w:left="60" w:right="0" w:firstLine="0"/>
              <w:jc w:val="left"/>
            </w:pPr>
            <w:r>
              <w:rPr>
                <w:sz w:val="14"/>
              </w:rPr>
              <w:t>0.59</w:t>
            </w:r>
          </w:p>
        </w:tc>
        <w:tc>
          <w:tcPr>
            <w:tcW w:w="730" w:type="dxa"/>
            <w:tcBorders>
              <w:top w:val="nil"/>
              <w:left w:val="nil"/>
              <w:bottom w:val="nil"/>
              <w:right w:val="nil"/>
            </w:tcBorders>
          </w:tcPr>
          <w:p w:rsidR="001742B9" w:rsidRDefault="00256ADB" w14:paraId="4A21F791" w14:textId="77777777">
            <w:pPr>
              <w:spacing w:after="0" w:line="259" w:lineRule="auto"/>
              <w:ind w:left="120" w:right="0" w:firstLine="0"/>
              <w:jc w:val="left"/>
            </w:pPr>
            <w:r>
              <w:rPr>
                <w:sz w:val="14"/>
              </w:rPr>
              <w:t>0.69</w:t>
            </w:r>
          </w:p>
        </w:tc>
        <w:tc>
          <w:tcPr>
            <w:tcW w:w="770" w:type="dxa"/>
            <w:tcBorders>
              <w:top w:val="nil"/>
              <w:left w:val="nil"/>
              <w:bottom w:val="nil"/>
              <w:right w:val="nil"/>
            </w:tcBorders>
          </w:tcPr>
          <w:p w:rsidR="001742B9" w:rsidRDefault="00256ADB" w14:paraId="142362ED" w14:textId="77777777">
            <w:pPr>
              <w:spacing w:after="0" w:line="259" w:lineRule="auto"/>
              <w:ind w:left="26" w:right="0" w:firstLine="0"/>
              <w:jc w:val="left"/>
            </w:pPr>
            <w:r>
              <w:rPr>
                <w:sz w:val="14"/>
              </w:rPr>
              <w:t>0.10***</w:t>
            </w:r>
          </w:p>
        </w:tc>
        <w:tc>
          <w:tcPr>
            <w:tcW w:w="609" w:type="dxa"/>
            <w:tcBorders>
              <w:top w:val="nil"/>
              <w:left w:val="nil"/>
              <w:bottom w:val="nil"/>
              <w:right w:val="nil"/>
            </w:tcBorders>
          </w:tcPr>
          <w:p w:rsidR="001742B9" w:rsidRDefault="00256ADB" w14:paraId="2C96CB22" w14:textId="77777777">
            <w:pPr>
              <w:spacing w:after="0" w:line="259" w:lineRule="auto"/>
              <w:ind w:left="60" w:right="0" w:firstLine="0"/>
              <w:jc w:val="left"/>
            </w:pPr>
            <w:r>
              <w:rPr>
                <w:sz w:val="14"/>
              </w:rPr>
              <w:t>0.60</w:t>
            </w:r>
          </w:p>
        </w:tc>
        <w:tc>
          <w:tcPr>
            <w:tcW w:w="730" w:type="dxa"/>
            <w:tcBorders>
              <w:top w:val="nil"/>
              <w:left w:val="nil"/>
              <w:bottom w:val="nil"/>
              <w:right w:val="nil"/>
            </w:tcBorders>
          </w:tcPr>
          <w:p w:rsidR="001742B9" w:rsidRDefault="00256ADB" w14:paraId="2FFB9133" w14:textId="77777777">
            <w:pPr>
              <w:spacing w:after="0" w:line="259" w:lineRule="auto"/>
              <w:ind w:left="120" w:right="0" w:firstLine="0"/>
              <w:jc w:val="left"/>
            </w:pPr>
            <w:r>
              <w:rPr>
                <w:sz w:val="14"/>
              </w:rPr>
              <w:t>0.58</w:t>
            </w:r>
          </w:p>
        </w:tc>
        <w:tc>
          <w:tcPr>
            <w:tcW w:w="500" w:type="dxa"/>
            <w:tcBorders>
              <w:top w:val="nil"/>
              <w:left w:val="nil"/>
              <w:bottom w:val="nil"/>
              <w:right w:val="nil"/>
            </w:tcBorders>
          </w:tcPr>
          <w:p w:rsidR="001742B9" w:rsidRDefault="00256ADB" w14:paraId="60FE0DB1" w14:textId="77777777">
            <w:pPr>
              <w:spacing w:after="0" w:line="259" w:lineRule="auto"/>
              <w:ind w:left="34" w:right="0" w:firstLine="0"/>
              <w:jc w:val="left"/>
            </w:pPr>
            <w:r>
              <w:rPr>
                <w:sz w:val="14"/>
              </w:rPr>
              <w:t>-0.02</w:t>
            </w:r>
          </w:p>
        </w:tc>
      </w:tr>
      <w:tr w:rsidR="001742B9" w14:paraId="21A613D6" w14:textId="77777777">
        <w:trPr>
          <w:trHeight w:val="171"/>
        </w:trPr>
        <w:tc>
          <w:tcPr>
            <w:tcW w:w="3304" w:type="dxa"/>
            <w:tcBorders>
              <w:top w:val="nil"/>
              <w:left w:val="nil"/>
              <w:bottom w:val="nil"/>
              <w:right w:val="nil"/>
            </w:tcBorders>
          </w:tcPr>
          <w:p w:rsidR="001742B9" w:rsidRDefault="001742B9" w14:paraId="3F9F32FA" w14:textId="77777777">
            <w:pPr>
              <w:spacing w:after="160" w:line="259" w:lineRule="auto"/>
              <w:ind w:left="0" w:right="0" w:firstLine="0"/>
              <w:jc w:val="left"/>
            </w:pPr>
          </w:p>
        </w:tc>
        <w:tc>
          <w:tcPr>
            <w:tcW w:w="608" w:type="dxa"/>
            <w:tcBorders>
              <w:top w:val="nil"/>
              <w:left w:val="nil"/>
              <w:bottom w:val="nil"/>
              <w:right w:val="nil"/>
            </w:tcBorders>
          </w:tcPr>
          <w:p w:rsidR="001742B9" w:rsidRDefault="00256ADB" w14:paraId="59737424" w14:textId="77777777">
            <w:pPr>
              <w:spacing w:after="0" w:line="259" w:lineRule="auto"/>
              <w:ind w:left="0" w:right="0" w:firstLine="0"/>
              <w:jc w:val="left"/>
            </w:pPr>
            <w:r>
              <w:rPr>
                <w:sz w:val="14"/>
              </w:rPr>
              <w:t>(0.50)</w:t>
            </w:r>
          </w:p>
        </w:tc>
        <w:tc>
          <w:tcPr>
            <w:tcW w:w="730" w:type="dxa"/>
            <w:tcBorders>
              <w:top w:val="nil"/>
              <w:left w:val="nil"/>
              <w:bottom w:val="nil"/>
              <w:right w:val="nil"/>
            </w:tcBorders>
          </w:tcPr>
          <w:p w:rsidR="001742B9" w:rsidRDefault="00256ADB" w14:paraId="3D3B6251" w14:textId="77777777">
            <w:pPr>
              <w:spacing w:after="0" w:line="259" w:lineRule="auto"/>
              <w:ind w:left="61" w:right="0" w:firstLine="0"/>
              <w:jc w:val="left"/>
            </w:pPr>
            <w:r>
              <w:rPr>
                <w:sz w:val="14"/>
              </w:rPr>
              <w:t>(0.50)</w:t>
            </w:r>
          </w:p>
        </w:tc>
        <w:tc>
          <w:tcPr>
            <w:tcW w:w="770" w:type="dxa"/>
            <w:tcBorders>
              <w:top w:val="nil"/>
              <w:left w:val="nil"/>
              <w:bottom w:val="nil"/>
              <w:right w:val="nil"/>
            </w:tcBorders>
          </w:tcPr>
          <w:p w:rsidR="001742B9" w:rsidRDefault="00256ADB" w14:paraId="2A37A414" w14:textId="77777777">
            <w:pPr>
              <w:spacing w:after="0" w:line="259" w:lineRule="auto"/>
              <w:ind w:left="81" w:right="0" w:firstLine="0"/>
              <w:jc w:val="left"/>
            </w:pPr>
            <w:r>
              <w:rPr>
                <w:sz w:val="14"/>
              </w:rPr>
              <w:t>(0.00)</w:t>
            </w:r>
          </w:p>
        </w:tc>
        <w:tc>
          <w:tcPr>
            <w:tcW w:w="608" w:type="dxa"/>
            <w:tcBorders>
              <w:top w:val="nil"/>
              <w:left w:val="nil"/>
              <w:bottom w:val="nil"/>
              <w:right w:val="nil"/>
            </w:tcBorders>
          </w:tcPr>
          <w:p w:rsidR="001742B9" w:rsidRDefault="00256ADB" w14:paraId="339E6743" w14:textId="77777777">
            <w:pPr>
              <w:spacing w:after="0" w:line="259" w:lineRule="auto"/>
              <w:ind w:left="0" w:right="0" w:firstLine="0"/>
              <w:jc w:val="left"/>
            </w:pPr>
            <w:r>
              <w:rPr>
                <w:sz w:val="14"/>
              </w:rPr>
              <w:t>(0.49)</w:t>
            </w:r>
          </w:p>
        </w:tc>
        <w:tc>
          <w:tcPr>
            <w:tcW w:w="730" w:type="dxa"/>
            <w:tcBorders>
              <w:top w:val="nil"/>
              <w:left w:val="nil"/>
              <w:bottom w:val="nil"/>
              <w:right w:val="nil"/>
            </w:tcBorders>
          </w:tcPr>
          <w:p w:rsidR="001742B9" w:rsidRDefault="00256ADB" w14:paraId="5EEC4091" w14:textId="77777777">
            <w:pPr>
              <w:spacing w:after="0" w:line="259" w:lineRule="auto"/>
              <w:ind w:left="61" w:right="0" w:firstLine="0"/>
              <w:jc w:val="left"/>
            </w:pPr>
            <w:r>
              <w:rPr>
                <w:sz w:val="14"/>
              </w:rPr>
              <w:t>(0.46)</w:t>
            </w:r>
          </w:p>
        </w:tc>
        <w:tc>
          <w:tcPr>
            <w:tcW w:w="770" w:type="dxa"/>
            <w:tcBorders>
              <w:top w:val="nil"/>
              <w:left w:val="nil"/>
              <w:bottom w:val="nil"/>
              <w:right w:val="nil"/>
            </w:tcBorders>
          </w:tcPr>
          <w:p w:rsidR="001742B9" w:rsidRDefault="00256ADB" w14:paraId="2875E29A" w14:textId="77777777">
            <w:pPr>
              <w:spacing w:after="0" w:line="259" w:lineRule="auto"/>
              <w:ind w:left="81" w:right="0" w:firstLine="0"/>
              <w:jc w:val="left"/>
            </w:pPr>
            <w:r>
              <w:rPr>
                <w:sz w:val="14"/>
              </w:rPr>
              <w:t>(0.00)</w:t>
            </w:r>
          </w:p>
        </w:tc>
        <w:tc>
          <w:tcPr>
            <w:tcW w:w="609" w:type="dxa"/>
            <w:tcBorders>
              <w:top w:val="nil"/>
              <w:left w:val="nil"/>
              <w:bottom w:val="nil"/>
              <w:right w:val="nil"/>
            </w:tcBorders>
          </w:tcPr>
          <w:p w:rsidR="001742B9" w:rsidRDefault="00256ADB" w14:paraId="4D830550" w14:textId="77777777">
            <w:pPr>
              <w:spacing w:after="0" w:line="259" w:lineRule="auto"/>
              <w:ind w:left="0" w:right="0" w:firstLine="0"/>
              <w:jc w:val="left"/>
            </w:pPr>
            <w:r>
              <w:rPr>
                <w:sz w:val="14"/>
              </w:rPr>
              <w:t>(0.49)</w:t>
            </w:r>
          </w:p>
        </w:tc>
        <w:tc>
          <w:tcPr>
            <w:tcW w:w="730" w:type="dxa"/>
            <w:tcBorders>
              <w:top w:val="nil"/>
              <w:left w:val="nil"/>
              <w:bottom w:val="nil"/>
              <w:right w:val="nil"/>
            </w:tcBorders>
          </w:tcPr>
          <w:p w:rsidR="001742B9" w:rsidRDefault="00256ADB" w14:paraId="366F9FF6" w14:textId="77777777">
            <w:pPr>
              <w:spacing w:after="0" w:line="259" w:lineRule="auto"/>
              <w:ind w:left="61" w:right="0" w:firstLine="0"/>
              <w:jc w:val="left"/>
            </w:pPr>
            <w:r>
              <w:rPr>
                <w:sz w:val="14"/>
              </w:rPr>
              <w:t>(0.50)</w:t>
            </w:r>
          </w:p>
        </w:tc>
        <w:tc>
          <w:tcPr>
            <w:tcW w:w="500" w:type="dxa"/>
            <w:tcBorders>
              <w:top w:val="nil"/>
              <w:left w:val="nil"/>
              <w:bottom w:val="nil"/>
              <w:right w:val="nil"/>
            </w:tcBorders>
          </w:tcPr>
          <w:p w:rsidR="001742B9" w:rsidRDefault="00256ADB" w14:paraId="7358684C" w14:textId="77777777">
            <w:pPr>
              <w:spacing w:after="0" w:line="259" w:lineRule="auto"/>
              <w:ind w:left="0" w:right="0" w:firstLine="0"/>
              <w:jc w:val="left"/>
            </w:pPr>
            <w:r>
              <w:rPr>
                <w:sz w:val="14"/>
              </w:rPr>
              <w:t>(0.65)</w:t>
            </w:r>
          </w:p>
        </w:tc>
      </w:tr>
      <w:tr w:rsidR="001742B9" w14:paraId="37E04BE5" w14:textId="77777777">
        <w:trPr>
          <w:trHeight w:val="171"/>
        </w:trPr>
        <w:tc>
          <w:tcPr>
            <w:tcW w:w="3304" w:type="dxa"/>
            <w:tcBorders>
              <w:top w:val="nil"/>
              <w:left w:val="nil"/>
              <w:bottom w:val="nil"/>
              <w:right w:val="nil"/>
            </w:tcBorders>
          </w:tcPr>
          <w:p w:rsidR="001742B9" w:rsidRDefault="00256ADB" w14:paraId="7B53C5B1" w14:textId="77777777">
            <w:pPr>
              <w:spacing w:after="0" w:line="259" w:lineRule="auto"/>
              <w:ind w:left="108" w:right="0" w:firstLine="0"/>
              <w:jc w:val="left"/>
            </w:pPr>
            <w:r>
              <w:rPr>
                <w:sz w:val="14"/>
              </w:rPr>
              <w:t>CARI using FES: Severely Food Insecure</w:t>
            </w:r>
          </w:p>
        </w:tc>
        <w:tc>
          <w:tcPr>
            <w:tcW w:w="608" w:type="dxa"/>
            <w:tcBorders>
              <w:top w:val="nil"/>
              <w:left w:val="nil"/>
              <w:bottom w:val="nil"/>
              <w:right w:val="nil"/>
            </w:tcBorders>
          </w:tcPr>
          <w:p w:rsidR="001742B9" w:rsidRDefault="00256ADB" w14:paraId="57D4060B" w14:textId="77777777">
            <w:pPr>
              <w:spacing w:after="0" w:line="259" w:lineRule="auto"/>
              <w:ind w:left="60" w:right="0" w:firstLine="0"/>
              <w:jc w:val="left"/>
            </w:pPr>
            <w:r>
              <w:rPr>
                <w:sz w:val="14"/>
              </w:rPr>
              <w:t>0.03</w:t>
            </w:r>
          </w:p>
        </w:tc>
        <w:tc>
          <w:tcPr>
            <w:tcW w:w="730" w:type="dxa"/>
            <w:tcBorders>
              <w:top w:val="nil"/>
              <w:left w:val="nil"/>
              <w:bottom w:val="nil"/>
              <w:right w:val="nil"/>
            </w:tcBorders>
          </w:tcPr>
          <w:p w:rsidR="001742B9" w:rsidRDefault="00256ADB" w14:paraId="7BF8BFAA" w14:textId="77777777">
            <w:pPr>
              <w:spacing w:after="0" w:line="259" w:lineRule="auto"/>
              <w:ind w:left="120" w:right="0" w:firstLine="0"/>
              <w:jc w:val="left"/>
            </w:pPr>
            <w:r>
              <w:rPr>
                <w:sz w:val="14"/>
              </w:rPr>
              <w:t>0.06</w:t>
            </w:r>
          </w:p>
        </w:tc>
        <w:tc>
          <w:tcPr>
            <w:tcW w:w="770" w:type="dxa"/>
            <w:tcBorders>
              <w:top w:val="nil"/>
              <w:left w:val="nil"/>
              <w:bottom w:val="nil"/>
              <w:right w:val="nil"/>
            </w:tcBorders>
          </w:tcPr>
          <w:p w:rsidR="001742B9" w:rsidRDefault="00256ADB" w14:paraId="10DDDDA3" w14:textId="77777777">
            <w:pPr>
              <w:spacing w:after="0" w:line="259" w:lineRule="auto"/>
              <w:ind w:left="141" w:right="0" w:firstLine="0"/>
              <w:jc w:val="left"/>
            </w:pPr>
            <w:r>
              <w:rPr>
                <w:sz w:val="14"/>
              </w:rPr>
              <w:t>0.02</w:t>
            </w:r>
          </w:p>
        </w:tc>
        <w:tc>
          <w:tcPr>
            <w:tcW w:w="608" w:type="dxa"/>
            <w:tcBorders>
              <w:top w:val="nil"/>
              <w:left w:val="nil"/>
              <w:bottom w:val="nil"/>
              <w:right w:val="nil"/>
            </w:tcBorders>
          </w:tcPr>
          <w:p w:rsidR="001742B9" w:rsidRDefault="00256ADB" w14:paraId="2A8C79E0" w14:textId="77777777">
            <w:pPr>
              <w:spacing w:after="0" w:line="259" w:lineRule="auto"/>
              <w:ind w:left="60" w:right="0" w:firstLine="0"/>
              <w:jc w:val="left"/>
            </w:pPr>
            <w:r>
              <w:rPr>
                <w:sz w:val="14"/>
              </w:rPr>
              <w:t>0.16</w:t>
            </w:r>
          </w:p>
        </w:tc>
        <w:tc>
          <w:tcPr>
            <w:tcW w:w="730" w:type="dxa"/>
            <w:tcBorders>
              <w:top w:val="nil"/>
              <w:left w:val="nil"/>
              <w:bottom w:val="nil"/>
              <w:right w:val="nil"/>
            </w:tcBorders>
          </w:tcPr>
          <w:p w:rsidR="001742B9" w:rsidRDefault="00256ADB" w14:paraId="6A2C6109" w14:textId="77777777">
            <w:pPr>
              <w:spacing w:after="0" w:line="259" w:lineRule="auto"/>
              <w:ind w:left="120" w:right="0" w:firstLine="0"/>
              <w:jc w:val="left"/>
            </w:pPr>
            <w:r>
              <w:rPr>
                <w:sz w:val="14"/>
              </w:rPr>
              <w:t>0.23</w:t>
            </w:r>
          </w:p>
        </w:tc>
        <w:tc>
          <w:tcPr>
            <w:tcW w:w="770" w:type="dxa"/>
            <w:tcBorders>
              <w:top w:val="nil"/>
              <w:left w:val="nil"/>
              <w:bottom w:val="nil"/>
              <w:right w:val="nil"/>
            </w:tcBorders>
          </w:tcPr>
          <w:p w:rsidR="001742B9" w:rsidRDefault="00256ADB" w14:paraId="43938E3B" w14:textId="77777777">
            <w:pPr>
              <w:spacing w:after="0" w:line="259" w:lineRule="auto"/>
              <w:ind w:left="64" w:right="0" w:firstLine="0"/>
              <w:jc w:val="left"/>
            </w:pPr>
            <w:r>
              <w:rPr>
                <w:sz w:val="14"/>
              </w:rPr>
              <w:t>0.07**</w:t>
            </w:r>
          </w:p>
        </w:tc>
        <w:tc>
          <w:tcPr>
            <w:tcW w:w="609" w:type="dxa"/>
            <w:tcBorders>
              <w:top w:val="nil"/>
              <w:left w:val="nil"/>
              <w:bottom w:val="nil"/>
              <w:right w:val="nil"/>
            </w:tcBorders>
          </w:tcPr>
          <w:p w:rsidR="001742B9" w:rsidRDefault="00256ADB" w14:paraId="0EC43FDC" w14:textId="77777777">
            <w:pPr>
              <w:spacing w:after="0" w:line="259" w:lineRule="auto"/>
              <w:ind w:left="60" w:right="0" w:firstLine="0"/>
              <w:jc w:val="left"/>
            </w:pPr>
            <w:r>
              <w:rPr>
                <w:sz w:val="14"/>
              </w:rPr>
              <w:t>0.08</w:t>
            </w:r>
          </w:p>
        </w:tc>
        <w:tc>
          <w:tcPr>
            <w:tcW w:w="730" w:type="dxa"/>
            <w:tcBorders>
              <w:top w:val="nil"/>
              <w:left w:val="nil"/>
              <w:bottom w:val="nil"/>
              <w:right w:val="nil"/>
            </w:tcBorders>
          </w:tcPr>
          <w:p w:rsidR="001742B9" w:rsidRDefault="00256ADB" w14:paraId="19D286E8" w14:textId="77777777">
            <w:pPr>
              <w:spacing w:after="0" w:line="259" w:lineRule="auto"/>
              <w:ind w:left="120" w:right="0" w:firstLine="0"/>
              <w:jc w:val="left"/>
            </w:pPr>
            <w:r>
              <w:rPr>
                <w:sz w:val="14"/>
              </w:rPr>
              <w:t>0.13</w:t>
            </w:r>
          </w:p>
        </w:tc>
        <w:tc>
          <w:tcPr>
            <w:tcW w:w="500" w:type="dxa"/>
            <w:tcBorders>
              <w:top w:val="nil"/>
              <w:left w:val="nil"/>
              <w:bottom w:val="nil"/>
              <w:right w:val="nil"/>
            </w:tcBorders>
          </w:tcPr>
          <w:p w:rsidR="001742B9" w:rsidRDefault="00256ADB" w14:paraId="3C8E3DA9" w14:textId="77777777">
            <w:pPr>
              <w:spacing w:after="0" w:line="259" w:lineRule="auto"/>
              <w:ind w:left="60" w:right="0" w:firstLine="0"/>
              <w:jc w:val="left"/>
            </w:pPr>
            <w:r>
              <w:rPr>
                <w:sz w:val="14"/>
              </w:rPr>
              <w:t>0.05</w:t>
            </w:r>
          </w:p>
        </w:tc>
      </w:tr>
      <w:tr w:rsidR="001742B9" w14:paraId="707AF200" w14:textId="77777777">
        <w:trPr>
          <w:trHeight w:val="171"/>
        </w:trPr>
        <w:tc>
          <w:tcPr>
            <w:tcW w:w="3304" w:type="dxa"/>
            <w:tcBorders>
              <w:top w:val="nil"/>
              <w:left w:val="nil"/>
              <w:bottom w:val="nil"/>
              <w:right w:val="nil"/>
            </w:tcBorders>
          </w:tcPr>
          <w:p w:rsidR="001742B9" w:rsidRDefault="001742B9" w14:paraId="32CC5F51" w14:textId="77777777">
            <w:pPr>
              <w:spacing w:after="160" w:line="259" w:lineRule="auto"/>
              <w:ind w:left="0" w:right="0" w:firstLine="0"/>
              <w:jc w:val="left"/>
            </w:pPr>
          </w:p>
        </w:tc>
        <w:tc>
          <w:tcPr>
            <w:tcW w:w="608" w:type="dxa"/>
            <w:tcBorders>
              <w:top w:val="nil"/>
              <w:left w:val="nil"/>
              <w:bottom w:val="nil"/>
              <w:right w:val="nil"/>
            </w:tcBorders>
          </w:tcPr>
          <w:p w:rsidR="001742B9" w:rsidRDefault="00256ADB" w14:paraId="65717912" w14:textId="77777777">
            <w:pPr>
              <w:spacing w:after="0" w:line="259" w:lineRule="auto"/>
              <w:ind w:left="0" w:right="0" w:firstLine="0"/>
              <w:jc w:val="left"/>
            </w:pPr>
            <w:r>
              <w:rPr>
                <w:sz w:val="14"/>
              </w:rPr>
              <w:t>(0.18)</w:t>
            </w:r>
          </w:p>
        </w:tc>
        <w:tc>
          <w:tcPr>
            <w:tcW w:w="730" w:type="dxa"/>
            <w:tcBorders>
              <w:top w:val="nil"/>
              <w:left w:val="nil"/>
              <w:bottom w:val="nil"/>
              <w:right w:val="nil"/>
            </w:tcBorders>
          </w:tcPr>
          <w:p w:rsidR="001742B9" w:rsidRDefault="00256ADB" w14:paraId="4D3E8ECA" w14:textId="77777777">
            <w:pPr>
              <w:spacing w:after="0" w:line="259" w:lineRule="auto"/>
              <w:ind w:left="61" w:right="0" w:firstLine="0"/>
              <w:jc w:val="left"/>
            </w:pPr>
            <w:r>
              <w:rPr>
                <w:sz w:val="14"/>
              </w:rPr>
              <w:t>(0.23)</w:t>
            </w:r>
          </w:p>
        </w:tc>
        <w:tc>
          <w:tcPr>
            <w:tcW w:w="770" w:type="dxa"/>
            <w:tcBorders>
              <w:top w:val="nil"/>
              <w:left w:val="nil"/>
              <w:bottom w:val="nil"/>
              <w:right w:val="nil"/>
            </w:tcBorders>
          </w:tcPr>
          <w:p w:rsidR="001742B9" w:rsidRDefault="00256ADB" w14:paraId="73F8C0C2" w14:textId="77777777">
            <w:pPr>
              <w:spacing w:after="0" w:line="259" w:lineRule="auto"/>
              <w:ind w:left="81" w:right="0" w:firstLine="0"/>
              <w:jc w:val="left"/>
            </w:pPr>
            <w:r>
              <w:rPr>
                <w:sz w:val="14"/>
              </w:rPr>
              <w:t>(0.17)</w:t>
            </w:r>
          </w:p>
        </w:tc>
        <w:tc>
          <w:tcPr>
            <w:tcW w:w="608" w:type="dxa"/>
            <w:tcBorders>
              <w:top w:val="nil"/>
              <w:left w:val="nil"/>
              <w:bottom w:val="nil"/>
              <w:right w:val="nil"/>
            </w:tcBorders>
          </w:tcPr>
          <w:p w:rsidR="001742B9" w:rsidRDefault="00256ADB" w14:paraId="2907C977" w14:textId="77777777">
            <w:pPr>
              <w:spacing w:after="0" w:line="259" w:lineRule="auto"/>
              <w:ind w:left="0" w:right="0" w:firstLine="0"/>
              <w:jc w:val="left"/>
            </w:pPr>
            <w:r>
              <w:rPr>
                <w:sz w:val="14"/>
              </w:rPr>
              <w:t>(0.37)</w:t>
            </w:r>
          </w:p>
        </w:tc>
        <w:tc>
          <w:tcPr>
            <w:tcW w:w="730" w:type="dxa"/>
            <w:tcBorders>
              <w:top w:val="nil"/>
              <w:left w:val="nil"/>
              <w:bottom w:val="nil"/>
              <w:right w:val="nil"/>
            </w:tcBorders>
          </w:tcPr>
          <w:p w:rsidR="001742B9" w:rsidRDefault="00256ADB" w14:paraId="2AC89ECB" w14:textId="77777777">
            <w:pPr>
              <w:spacing w:after="0" w:line="259" w:lineRule="auto"/>
              <w:ind w:left="61" w:right="0" w:firstLine="0"/>
              <w:jc w:val="left"/>
            </w:pPr>
            <w:r>
              <w:rPr>
                <w:sz w:val="14"/>
              </w:rPr>
              <w:t>(0.42)</w:t>
            </w:r>
          </w:p>
        </w:tc>
        <w:tc>
          <w:tcPr>
            <w:tcW w:w="770" w:type="dxa"/>
            <w:tcBorders>
              <w:top w:val="nil"/>
              <w:left w:val="nil"/>
              <w:bottom w:val="nil"/>
              <w:right w:val="nil"/>
            </w:tcBorders>
          </w:tcPr>
          <w:p w:rsidR="001742B9" w:rsidRDefault="00256ADB" w14:paraId="6D808CF0" w14:textId="77777777">
            <w:pPr>
              <w:spacing w:after="0" w:line="259" w:lineRule="auto"/>
              <w:ind w:left="81" w:right="0" w:firstLine="0"/>
              <w:jc w:val="left"/>
            </w:pPr>
            <w:r>
              <w:rPr>
                <w:sz w:val="14"/>
              </w:rPr>
              <w:t>(0.00)</w:t>
            </w:r>
          </w:p>
        </w:tc>
        <w:tc>
          <w:tcPr>
            <w:tcW w:w="609" w:type="dxa"/>
            <w:tcBorders>
              <w:top w:val="nil"/>
              <w:left w:val="nil"/>
              <w:bottom w:val="nil"/>
              <w:right w:val="nil"/>
            </w:tcBorders>
          </w:tcPr>
          <w:p w:rsidR="001742B9" w:rsidRDefault="00256ADB" w14:paraId="77ABC00E" w14:textId="77777777">
            <w:pPr>
              <w:spacing w:after="0" w:line="259" w:lineRule="auto"/>
              <w:ind w:left="0" w:right="0" w:firstLine="0"/>
              <w:jc w:val="left"/>
            </w:pPr>
            <w:r>
              <w:rPr>
                <w:sz w:val="14"/>
              </w:rPr>
              <w:t>(0.27)</w:t>
            </w:r>
          </w:p>
        </w:tc>
        <w:tc>
          <w:tcPr>
            <w:tcW w:w="730" w:type="dxa"/>
            <w:tcBorders>
              <w:top w:val="nil"/>
              <w:left w:val="nil"/>
              <w:bottom w:val="nil"/>
              <w:right w:val="nil"/>
            </w:tcBorders>
          </w:tcPr>
          <w:p w:rsidR="001742B9" w:rsidRDefault="00256ADB" w14:paraId="12F3D672" w14:textId="77777777">
            <w:pPr>
              <w:spacing w:after="0" w:line="259" w:lineRule="auto"/>
              <w:ind w:left="61" w:right="0" w:firstLine="0"/>
              <w:jc w:val="left"/>
            </w:pPr>
            <w:r>
              <w:rPr>
                <w:sz w:val="14"/>
              </w:rPr>
              <w:t>(0.33)</w:t>
            </w:r>
          </w:p>
        </w:tc>
        <w:tc>
          <w:tcPr>
            <w:tcW w:w="500" w:type="dxa"/>
            <w:tcBorders>
              <w:top w:val="nil"/>
              <w:left w:val="nil"/>
              <w:bottom w:val="nil"/>
              <w:right w:val="nil"/>
            </w:tcBorders>
          </w:tcPr>
          <w:p w:rsidR="001742B9" w:rsidRDefault="00256ADB" w14:paraId="2F76828C" w14:textId="77777777">
            <w:pPr>
              <w:spacing w:after="0" w:line="259" w:lineRule="auto"/>
              <w:ind w:left="0" w:right="0" w:firstLine="0"/>
              <w:jc w:val="left"/>
            </w:pPr>
            <w:r>
              <w:rPr>
                <w:sz w:val="14"/>
              </w:rPr>
              <w:t>(0.14)</w:t>
            </w:r>
          </w:p>
        </w:tc>
      </w:tr>
      <w:tr w:rsidR="001742B9" w14:paraId="69E15F34" w14:textId="77777777">
        <w:trPr>
          <w:trHeight w:val="171"/>
        </w:trPr>
        <w:tc>
          <w:tcPr>
            <w:tcW w:w="3304" w:type="dxa"/>
            <w:tcBorders>
              <w:top w:val="nil"/>
              <w:left w:val="nil"/>
              <w:bottom w:val="nil"/>
              <w:right w:val="nil"/>
            </w:tcBorders>
          </w:tcPr>
          <w:p w:rsidR="001742B9" w:rsidRDefault="00256ADB" w14:paraId="37A2CC3B" w14:textId="77777777">
            <w:pPr>
              <w:spacing w:after="0" w:line="259" w:lineRule="auto"/>
              <w:ind w:left="108" w:right="0" w:firstLine="0"/>
              <w:jc w:val="left"/>
            </w:pPr>
            <w:r>
              <w:rPr>
                <w:sz w:val="14"/>
              </w:rPr>
              <w:t>CARI using FES: Food Insecure</w:t>
            </w:r>
          </w:p>
        </w:tc>
        <w:tc>
          <w:tcPr>
            <w:tcW w:w="608" w:type="dxa"/>
            <w:tcBorders>
              <w:top w:val="nil"/>
              <w:left w:val="nil"/>
              <w:bottom w:val="nil"/>
              <w:right w:val="nil"/>
            </w:tcBorders>
          </w:tcPr>
          <w:p w:rsidR="001742B9" w:rsidRDefault="00256ADB" w14:paraId="7B81D25D" w14:textId="77777777">
            <w:pPr>
              <w:spacing w:after="0" w:line="259" w:lineRule="auto"/>
              <w:ind w:left="60" w:right="0" w:firstLine="0"/>
              <w:jc w:val="left"/>
            </w:pPr>
            <w:r>
              <w:rPr>
                <w:sz w:val="14"/>
              </w:rPr>
              <w:t>0.47</w:t>
            </w:r>
          </w:p>
        </w:tc>
        <w:tc>
          <w:tcPr>
            <w:tcW w:w="730" w:type="dxa"/>
            <w:tcBorders>
              <w:top w:val="nil"/>
              <w:left w:val="nil"/>
              <w:bottom w:val="nil"/>
              <w:right w:val="nil"/>
            </w:tcBorders>
          </w:tcPr>
          <w:p w:rsidR="001742B9" w:rsidRDefault="00256ADB" w14:paraId="3E703F4F" w14:textId="77777777">
            <w:pPr>
              <w:spacing w:after="0" w:line="259" w:lineRule="auto"/>
              <w:ind w:left="120" w:right="0" w:firstLine="0"/>
              <w:jc w:val="left"/>
            </w:pPr>
            <w:r>
              <w:rPr>
                <w:sz w:val="14"/>
              </w:rPr>
              <w:t>0.63</w:t>
            </w:r>
          </w:p>
        </w:tc>
        <w:tc>
          <w:tcPr>
            <w:tcW w:w="770" w:type="dxa"/>
            <w:tcBorders>
              <w:top w:val="nil"/>
              <w:left w:val="nil"/>
              <w:bottom w:val="nil"/>
              <w:right w:val="nil"/>
            </w:tcBorders>
          </w:tcPr>
          <w:p w:rsidR="001742B9" w:rsidRDefault="00256ADB" w14:paraId="73398766" w14:textId="77777777">
            <w:pPr>
              <w:spacing w:after="0" w:line="259" w:lineRule="auto"/>
              <w:ind w:left="26" w:right="0" w:firstLine="0"/>
              <w:jc w:val="left"/>
            </w:pPr>
            <w:r>
              <w:rPr>
                <w:sz w:val="14"/>
              </w:rPr>
              <w:t>0.16***</w:t>
            </w:r>
          </w:p>
        </w:tc>
        <w:tc>
          <w:tcPr>
            <w:tcW w:w="608" w:type="dxa"/>
            <w:tcBorders>
              <w:top w:val="nil"/>
              <w:left w:val="nil"/>
              <w:bottom w:val="nil"/>
              <w:right w:val="nil"/>
            </w:tcBorders>
          </w:tcPr>
          <w:p w:rsidR="001742B9" w:rsidRDefault="00256ADB" w14:paraId="010C3BC2" w14:textId="77777777">
            <w:pPr>
              <w:spacing w:after="0" w:line="259" w:lineRule="auto"/>
              <w:ind w:left="60" w:right="0" w:firstLine="0"/>
              <w:jc w:val="left"/>
            </w:pPr>
            <w:r>
              <w:rPr>
                <w:sz w:val="14"/>
              </w:rPr>
              <w:t>0.76</w:t>
            </w:r>
          </w:p>
        </w:tc>
        <w:tc>
          <w:tcPr>
            <w:tcW w:w="730" w:type="dxa"/>
            <w:tcBorders>
              <w:top w:val="nil"/>
              <w:left w:val="nil"/>
              <w:bottom w:val="nil"/>
              <w:right w:val="nil"/>
            </w:tcBorders>
          </w:tcPr>
          <w:p w:rsidR="001742B9" w:rsidRDefault="00256ADB" w14:paraId="4D5D43F0" w14:textId="77777777">
            <w:pPr>
              <w:spacing w:after="0" w:line="259" w:lineRule="auto"/>
              <w:ind w:left="120" w:right="0" w:firstLine="0"/>
              <w:jc w:val="left"/>
            </w:pPr>
            <w:r>
              <w:rPr>
                <w:sz w:val="14"/>
              </w:rPr>
              <w:t>0.92</w:t>
            </w:r>
          </w:p>
        </w:tc>
        <w:tc>
          <w:tcPr>
            <w:tcW w:w="770" w:type="dxa"/>
            <w:tcBorders>
              <w:top w:val="nil"/>
              <w:left w:val="nil"/>
              <w:bottom w:val="nil"/>
              <w:right w:val="nil"/>
            </w:tcBorders>
          </w:tcPr>
          <w:p w:rsidR="001742B9" w:rsidRDefault="00256ADB" w14:paraId="0E042C74" w14:textId="77777777">
            <w:pPr>
              <w:spacing w:after="0" w:line="259" w:lineRule="auto"/>
              <w:ind w:left="26" w:right="0" w:firstLine="0"/>
              <w:jc w:val="left"/>
            </w:pPr>
            <w:r>
              <w:rPr>
                <w:sz w:val="14"/>
              </w:rPr>
              <w:t>0.17***</w:t>
            </w:r>
          </w:p>
        </w:tc>
        <w:tc>
          <w:tcPr>
            <w:tcW w:w="609" w:type="dxa"/>
            <w:tcBorders>
              <w:top w:val="nil"/>
              <w:left w:val="nil"/>
              <w:bottom w:val="nil"/>
              <w:right w:val="nil"/>
            </w:tcBorders>
          </w:tcPr>
          <w:p w:rsidR="001742B9" w:rsidRDefault="00256ADB" w14:paraId="512A0A0C" w14:textId="77777777">
            <w:pPr>
              <w:spacing w:after="0" w:line="259" w:lineRule="auto"/>
              <w:ind w:left="60" w:right="0" w:firstLine="0"/>
              <w:jc w:val="left"/>
            </w:pPr>
            <w:r>
              <w:rPr>
                <w:sz w:val="14"/>
              </w:rPr>
              <w:t>0.68</w:t>
            </w:r>
          </w:p>
        </w:tc>
        <w:tc>
          <w:tcPr>
            <w:tcW w:w="730" w:type="dxa"/>
            <w:tcBorders>
              <w:top w:val="nil"/>
              <w:left w:val="nil"/>
              <w:bottom w:val="nil"/>
              <w:right w:val="nil"/>
            </w:tcBorders>
          </w:tcPr>
          <w:p w:rsidR="001742B9" w:rsidRDefault="00256ADB" w14:paraId="54D05922" w14:textId="77777777">
            <w:pPr>
              <w:spacing w:after="0" w:line="259" w:lineRule="auto"/>
              <w:ind w:left="120" w:right="0" w:firstLine="0"/>
              <w:jc w:val="left"/>
            </w:pPr>
            <w:r>
              <w:rPr>
                <w:sz w:val="14"/>
              </w:rPr>
              <w:t>0.71</w:t>
            </w:r>
          </w:p>
        </w:tc>
        <w:tc>
          <w:tcPr>
            <w:tcW w:w="500" w:type="dxa"/>
            <w:tcBorders>
              <w:top w:val="nil"/>
              <w:left w:val="nil"/>
              <w:bottom w:val="nil"/>
              <w:right w:val="nil"/>
            </w:tcBorders>
          </w:tcPr>
          <w:p w:rsidR="001742B9" w:rsidRDefault="00256ADB" w14:paraId="57F840F8" w14:textId="77777777">
            <w:pPr>
              <w:spacing w:after="0" w:line="259" w:lineRule="auto"/>
              <w:ind w:left="60" w:right="0" w:firstLine="0"/>
              <w:jc w:val="left"/>
            </w:pPr>
            <w:r>
              <w:rPr>
                <w:sz w:val="14"/>
              </w:rPr>
              <w:t>0.02</w:t>
            </w:r>
          </w:p>
        </w:tc>
      </w:tr>
      <w:tr w:rsidR="001742B9" w14:paraId="720E1160" w14:textId="77777777">
        <w:trPr>
          <w:trHeight w:val="176"/>
        </w:trPr>
        <w:tc>
          <w:tcPr>
            <w:tcW w:w="3304" w:type="dxa"/>
            <w:tcBorders>
              <w:top w:val="nil"/>
              <w:left w:val="nil"/>
              <w:bottom w:val="single" w:color="000000" w:sz="3" w:space="0"/>
              <w:right w:val="nil"/>
            </w:tcBorders>
          </w:tcPr>
          <w:p w:rsidR="001742B9" w:rsidRDefault="001742B9" w14:paraId="060E4A6D" w14:textId="77777777">
            <w:pPr>
              <w:spacing w:after="160" w:line="259" w:lineRule="auto"/>
              <w:ind w:left="0" w:right="0" w:firstLine="0"/>
              <w:jc w:val="left"/>
            </w:pPr>
          </w:p>
        </w:tc>
        <w:tc>
          <w:tcPr>
            <w:tcW w:w="608" w:type="dxa"/>
            <w:tcBorders>
              <w:top w:val="nil"/>
              <w:left w:val="nil"/>
              <w:bottom w:val="single" w:color="000000" w:sz="3" w:space="0"/>
              <w:right w:val="nil"/>
            </w:tcBorders>
          </w:tcPr>
          <w:p w:rsidR="001742B9" w:rsidRDefault="00256ADB" w14:paraId="6D49E6BA" w14:textId="77777777">
            <w:pPr>
              <w:spacing w:after="0" w:line="259" w:lineRule="auto"/>
              <w:ind w:left="0" w:right="0" w:firstLine="0"/>
              <w:jc w:val="left"/>
            </w:pPr>
            <w:r>
              <w:rPr>
                <w:sz w:val="14"/>
              </w:rPr>
              <w:t>(0.50)</w:t>
            </w:r>
          </w:p>
        </w:tc>
        <w:tc>
          <w:tcPr>
            <w:tcW w:w="730" w:type="dxa"/>
            <w:tcBorders>
              <w:top w:val="nil"/>
              <w:left w:val="nil"/>
              <w:bottom w:val="single" w:color="000000" w:sz="3" w:space="0"/>
              <w:right w:val="nil"/>
            </w:tcBorders>
          </w:tcPr>
          <w:p w:rsidR="001742B9" w:rsidRDefault="00256ADB" w14:paraId="47255113" w14:textId="77777777">
            <w:pPr>
              <w:spacing w:after="0" w:line="259" w:lineRule="auto"/>
              <w:ind w:left="61" w:right="0" w:firstLine="0"/>
              <w:jc w:val="left"/>
            </w:pPr>
            <w:r>
              <w:rPr>
                <w:sz w:val="14"/>
              </w:rPr>
              <w:t>(0.48)</w:t>
            </w:r>
          </w:p>
        </w:tc>
        <w:tc>
          <w:tcPr>
            <w:tcW w:w="770" w:type="dxa"/>
            <w:tcBorders>
              <w:top w:val="nil"/>
              <w:left w:val="nil"/>
              <w:bottom w:val="single" w:color="000000" w:sz="3" w:space="0"/>
              <w:right w:val="nil"/>
            </w:tcBorders>
          </w:tcPr>
          <w:p w:rsidR="001742B9" w:rsidRDefault="00256ADB" w14:paraId="7DA42821" w14:textId="77777777">
            <w:pPr>
              <w:spacing w:after="0" w:line="259" w:lineRule="auto"/>
              <w:ind w:left="81" w:right="0" w:firstLine="0"/>
              <w:jc w:val="left"/>
            </w:pPr>
            <w:r>
              <w:rPr>
                <w:sz w:val="14"/>
              </w:rPr>
              <w:t>(0.00)</w:t>
            </w:r>
          </w:p>
        </w:tc>
        <w:tc>
          <w:tcPr>
            <w:tcW w:w="608" w:type="dxa"/>
            <w:tcBorders>
              <w:top w:val="nil"/>
              <w:left w:val="nil"/>
              <w:bottom w:val="single" w:color="000000" w:sz="3" w:space="0"/>
              <w:right w:val="nil"/>
            </w:tcBorders>
          </w:tcPr>
          <w:p w:rsidR="001742B9" w:rsidRDefault="00256ADB" w14:paraId="1DA47F37" w14:textId="77777777">
            <w:pPr>
              <w:spacing w:after="0" w:line="259" w:lineRule="auto"/>
              <w:ind w:left="0" w:right="0" w:firstLine="0"/>
              <w:jc w:val="left"/>
            </w:pPr>
            <w:r>
              <w:rPr>
                <w:sz w:val="14"/>
              </w:rPr>
              <w:t>(0.43)</w:t>
            </w:r>
          </w:p>
        </w:tc>
        <w:tc>
          <w:tcPr>
            <w:tcW w:w="730" w:type="dxa"/>
            <w:tcBorders>
              <w:top w:val="nil"/>
              <w:left w:val="nil"/>
              <w:bottom w:val="single" w:color="000000" w:sz="3" w:space="0"/>
              <w:right w:val="nil"/>
            </w:tcBorders>
          </w:tcPr>
          <w:p w:rsidR="001742B9" w:rsidRDefault="00256ADB" w14:paraId="4AB112CF" w14:textId="77777777">
            <w:pPr>
              <w:spacing w:after="0" w:line="259" w:lineRule="auto"/>
              <w:ind w:left="61" w:right="0" w:firstLine="0"/>
              <w:jc w:val="left"/>
            </w:pPr>
            <w:r>
              <w:rPr>
                <w:sz w:val="14"/>
              </w:rPr>
              <w:t>(0.27)</w:t>
            </w:r>
          </w:p>
        </w:tc>
        <w:tc>
          <w:tcPr>
            <w:tcW w:w="770" w:type="dxa"/>
            <w:tcBorders>
              <w:top w:val="nil"/>
              <w:left w:val="nil"/>
              <w:bottom w:val="single" w:color="000000" w:sz="3" w:space="0"/>
              <w:right w:val="nil"/>
            </w:tcBorders>
          </w:tcPr>
          <w:p w:rsidR="001742B9" w:rsidRDefault="00256ADB" w14:paraId="062B6106" w14:textId="77777777">
            <w:pPr>
              <w:spacing w:after="0" w:line="259" w:lineRule="auto"/>
              <w:ind w:left="81" w:right="0" w:firstLine="0"/>
              <w:jc w:val="left"/>
            </w:pPr>
            <w:r>
              <w:rPr>
                <w:sz w:val="14"/>
              </w:rPr>
              <w:t>(0.00)</w:t>
            </w:r>
          </w:p>
        </w:tc>
        <w:tc>
          <w:tcPr>
            <w:tcW w:w="609" w:type="dxa"/>
            <w:tcBorders>
              <w:top w:val="nil"/>
              <w:left w:val="nil"/>
              <w:bottom w:val="single" w:color="000000" w:sz="3" w:space="0"/>
              <w:right w:val="nil"/>
            </w:tcBorders>
          </w:tcPr>
          <w:p w:rsidR="001742B9" w:rsidRDefault="00256ADB" w14:paraId="4935E424" w14:textId="77777777">
            <w:pPr>
              <w:spacing w:after="0" w:line="259" w:lineRule="auto"/>
              <w:ind w:left="0" w:right="0" w:firstLine="0"/>
              <w:jc w:val="left"/>
            </w:pPr>
            <w:r>
              <w:rPr>
                <w:sz w:val="14"/>
              </w:rPr>
              <w:t>(0.47)</w:t>
            </w:r>
          </w:p>
        </w:tc>
        <w:tc>
          <w:tcPr>
            <w:tcW w:w="730" w:type="dxa"/>
            <w:tcBorders>
              <w:top w:val="nil"/>
              <w:left w:val="nil"/>
              <w:bottom w:val="single" w:color="000000" w:sz="3" w:space="0"/>
              <w:right w:val="nil"/>
            </w:tcBorders>
          </w:tcPr>
          <w:p w:rsidR="001742B9" w:rsidRDefault="00256ADB" w14:paraId="337E256D" w14:textId="77777777">
            <w:pPr>
              <w:spacing w:after="0" w:line="259" w:lineRule="auto"/>
              <w:ind w:left="61" w:right="0" w:firstLine="0"/>
              <w:jc w:val="left"/>
            </w:pPr>
            <w:r>
              <w:rPr>
                <w:sz w:val="14"/>
              </w:rPr>
              <w:t>(0.46)</w:t>
            </w:r>
          </w:p>
        </w:tc>
        <w:tc>
          <w:tcPr>
            <w:tcW w:w="500" w:type="dxa"/>
            <w:tcBorders>
              <w:top w:val="nil"/>
              <w:left w:val="nil"/>
              <w:bottom w:val="single" w:color="000000" w:sz="3" w:space="0"/>
              <w:right w:val="nil"/>
            </w:tcBorders>
          </w:tcPr>
          <w:p w:rsidR="001742B9" w:rsidRDefault="00256ADB" w14:paraId="096E931A" w14:textId="77777777">
            <w:pPr>
              <w:spacing w:after="0" w:line="259" w:lineRule="auto"/>
              <w:ind w:left="0" w:right="0" w:firstLine="0"/>
              <w:jc w:val="left"/>
            </w:pPr>
            <w:r>
              <w:rPr>
                <w:sz w:val="14"/>
              </w:rPr>
              <w:t>(0.61)</w:t>
            </w:r>
          </w:p>
        </w:tc>
      </w:tr>
      <w:tr w:rsidR="001742B9" w14:paraId="0A540026" w14:textId="77777777">
        <w:trPr>
          <w:trHeight w:val="200"/>
        </w:trPr>
        <w:tc>
          <w:tcPr>
            <w:tcW w:w="3304" w:type="dxa"/>
            <w:tcBorders>
              <w:top w:val="single" w:color="000000" w:sz="3" w:space="0"/>
              <w:left w:val="nil"/>
              <w:bottom w:val="double" w:color="000000" w:sz="3" w:space="0"/>
              <w:right w:val="nil"/>
            </w:tcBorders>
          </w:tcPr>
          <w:p w:rsidR="001742B9" w:rsidRDefault="00256ADB" w14:paraId="20BD9447" w14:textId="77777777">
            <w:pPr>
              <w:spacing w:after="0" w:line="259" w:lineRule="auto"/>
              <w:ind w:left="108" w:right="0" w:firstLine="0"/>
              <w:jc w:val="left"/>
            </w:pPr>
            <w:r>
              <w:rPr>
                <w:sz w:val="14"/>
              </w:rPr>
              <w:t>Observations</w:t>
            </w:r>
          </w:p>
        </w:tc>
        <w:tc>
          <w:tcPr>
            <w:tcW w:w="608" w:type="dxa"/>
            <w:tcBorders>
              <w:top w:val="single" w:color="000000" w:sz="3" w:space="0"/>
              <w:left w:val="nil"/>
              <w:bottom w:val="double" w:color="000000" w:sz="3" w:space="0"/>
              <w:right w:val="nil"/>
            </w:tcBorders>
          </w:tcPr>
          <w:p w:rsidR="001742B9" w:rsidRDefault="00256ADB" w14:paraId="23EE19C6" w14:textId="77777777">
            <w:pPr>
              <w:spacing w:after="0" w:line="259" w:lineRule="auto"/>
              <w:ind w:left="81" w:right="0" w:firstLine="0"/>
              <w:jc w:val="left"/>
            </w:pPr>
            <w:r>
              <w:rPr>
                <w:sz w:val="14"/>
              </w:rPr>
              <w:t>610</w:t>
            </w:r>
          </w:p>
        </w:tc>
        <w:tc>
          <w:tcPr>
            <w:tcW w:w="730" w:type="dxa"/>
            <w:tcBorders>
              <w:top w:val="single" w:color="000000" w:sz="3" w:space="0"/>
              <w:left w:val="nil"/>
              <w:bottom w:val="double" w:color="000000" w:sz="3" w:space="0"/>
              <w:right w:val="nil"/>
            </w:tcBorders>
          </w:tcPr>
          <w:p w:rsidR="001742B9" w:rsidRDefault="00256ADB" w14:paraId="005F7A54" w14:textId="77777777">
            <w:pPr>
              <w:spacing w:after="0" w:line="259" w:lineRule="auto"/>
              <w:ind w:left="142" w:right="0" w:firstLine="0"/>
              <w:jc w:val="left"/>
            </w:pPr>
            <w:r>
              <w:rPr>
                <w:sz w:val="14"/>
              </w:rPr>
              <w:t>232</w:t>
            </w:r>
          </w:p>
        </w:tc>
        <w:tc>
          <w:tcPr>
            <w:tcW w:w="770" w:type="dxa"/>
            <w:tcBorders>
              <w:top w:val="single" w:color="000000" w:sz="3" w:space="0"/>
              <w:left w:val="nil"/>
              <w:bottom w:val="double" w:color="000000" w:sz="3" w:space="0"/>
              <w:right w:val="nil"/>
            </w:tcBorders>
          </w:tcPr>
          <w:p w:rsidR="001742B9" w:rsidRDefault="00256ADB" w14:paraId="69E4A13C" w14:textId="77777777">
            <w:pPr>
              <w:spacing w:after="0" w:line="259" w:lineRule="auto"/>
              <w:ind w:left="162" w:right="0" w:firstLine="0"/>
              <w:jc w:val="left"/>
            </w:pPr>
            <w:r>
              <w:rPr>
                <w:sz w:val="14"/>
              </w:rPr>
              <w:t>842</w:t>
            </w:r>
          </w:p>
        </w:tc>
        <w:tc>
          <w:tcPr>
            <w:tcW w:w="608" w:type="dxa"/>
            <w:tcBorders>
              <w:top w:val="single" w:color="000000" w:sz="3" w:space="0"/>
              <w:left w:val="nil"/>
              <w:bottom w:val="double" w:color="000000" w:sz="3" w:space="0"/>
              <w:right w:val="nil"/>
            </w:tcBorders>
          </w:tcPr>
          <w:p w:rsidR="001742B9" w:rsidRDefault="00256ADB" w14:paraId="030A67E6" w14:textId="77777777">
            <w:pPr>
              <w:spacing w:after="0" w:line="259" w:lineRule="auto"/>
              <w:ind w:left="81" w:right="0" w:firstLine="0"/>
              <w:jc w:val="left"/>
            </w:pPr>
            <w:r>
              <w:rPr>
                <w:sz w:val="14"/>
              </w:rPr>
              <w:t>760</w:t>
            </w:r>
          </w:p>
        </w:tc>
        <w:tc>
          <w:tcPr>
            <w:tcW w:w="730" w:type="dxa"/>
            <w:tcBorders>
              <w:top w:val="single" w:color="000000" w:sz="3" w:space="0"/>
              <w:left w:val="nil"/>
              <w:bottom w:val="double" w:color="000000" w:sz="3" w:space="0"/>
              <w:right w:val="nil"/>
            </w:tcBorders>
          </w:tcPr>
          <w:p w:rsidR="001742B9" w:rsidRDefault="00256ADB" w14:paraId="41409009" w14:textId="77777777">
            <w:pPr>
              <w:spacing w:after="0" w:line="259" w:lineRule="auto"/>
              <w:ind w:left="142" w:right="0" w:firstLine="0"/>
              <w:jc w:val="left"/>
            </w:pPr>
            <w:r>
              <w:rPr>
                <w:sz w:val="14"/>
              </w:rPr>
              <w:t>656</w:t>
            </w:r>
          </w:p>
        </w:tc>
        <w:tc>
          <w:tcPr>
            <w:tcW w:w="770" w:type="dxa"/>
            <w:tcBorders>
              <w:top w:val="single" w:color="000000" w:sz="3" w:space="0"/>
              <w:left w:val="nil"/>
              <w:bottom w:val="double" w:color="000000" w:sz="3" w:space="0"/>
              <w:right w:val="nil"/>
            </w:tcBorders>
          </w:tcPr>
          <w:p w:rsidR="001742B9" w:rsidRDefault="00256ADB" w14:paraId="64E28CED" w14:textId="77777777">
            <w:pPr>
              <w:spacing w:after="0" w:line="259" w:lineRule="auto"/>
              <w:ind w:left="102" w:right="0" w:firstLine="0"/>
              <w:jc w:val="left"/>
            </w:pPr>
            <w:r>
              <w:rPr>
                <w:sz w:val="14"/>
              </w:rPr>
              <w:t>1,416</w:t>
            </w:r>
          </w:p>
        </w:tc>
        <w:tc>
          <w:tcPr>
            <w:tcW w:w="609" w:type="dxa"/>
            <w:tcBorders>
              <w:top w:val="single" w:color="000000" w:sz="3" w:space="0"/>
              <w:left w:val="nil"/>
              <w:bottom w:val="double" w:color="000000" w:sz="3" w:space="0"/>
              <w:right w:val="nil"/>
            </w:tcBorders>
          </w:tcPr>
          <w:p w:rsidR="001742B9" w:rsidRDefault="00256ADB" w14:paraId="624540E7" w14:textId="77777777">
            <w:pPr>
              <w:spacing w:after="0" w:line="259" w:lineRule="auto"/>
              <w:ind w:left="81" w:right="0" w:firstLine="0"/>
              <w:jc w:val="left"/>
            </w:pPr>
            <w:r>
              <w:rPr>
                <w:sz w:val="14"/>
              </w:rPr>
              <w:t>294</w:t>
            </w:r>
          </w:p>
        </w:tc>
        <w:tc>
          <w:tcPr>
            <w:tcW w:w="730" w:type="dxa"/>
            <w:tcBorders>
              <w:top w:val="single" w:color="000000" w:sz="3" w:space="0"/>
              <w:left w:val="nil"/>
              <w:bottom w:val="double" w:color="000000" w:sz="3" w:space="0"/>
              <w:right w:val="nil"/>
            </w:tcBorders>
          </w:tcPr>
          <w:p w:rsidR="001742B9" w:rsidRDefault="00256ADB" w14:paraId="15D7D1D6" w14:textId="77777777">
            <w:pPr>
              <w:spacing w:after="0" w:line="259" w:lineRule="auto"/>
              <w:ind w:left="142" w:right="0" w:firstLine="0"/>
              <w:jc w:val="left"/>
            </w:pPr>
            <w:r>
              <w:rPr>
                <w:sz w:val="14"/>
              </w:rPr>
              <w:t>157</w:t>
            </w:r>
          </w:p>
        </w:tc>
        <w:tc>
          <w:tcPr>
            <w:tcW w:w="500" w:type="dxa"/>
            <w:tcBorders>
              <w:top w:val="single" w:color="000000" w:sz="3" w:space="0"/>
              <w:left w:val="nil"/>
              <w:bottom w:val="double" w:color="000000" w:sz="3" w:space="0"/>
              <w:right w:val="nil"/>
            </w:tcBorders>
          </w:tcPr>
          <w:p w:rsidR="001742B9" w:rsidRDefault="00256ADB" w14:paraId="1399B225" w14:textId="77777777">
            <w:pPr>
              <w:spacing w:after="0" w:line="259" w:lineRule="auto"/>
              <w:ind w:left="81" w:right="0" w:firstLine="0"/>
              <w:jc w:val="left"/>
            </w:pPr>
            <w:r>
              <w:rPr>
                <w:sz w:val="14"/>
              </w:rPr>
              <w:t>451</w:t>
            </w:r>
          </w:p>
        </w:tc>
      </w:tr>
    </w:tbl>
    <w:p w:rsidR="001742B9" w:rsidRDefault="00256ADB" w14:paraId="539668F3" w14:textId="77777777">
      <w:pPr>
        <w:spacing w:after="310" w:line="339" w:lineRule="auto"/>
        <w:ind w:left="30" w:right="0"/>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w:t>
      </w:r>
    </w:p>
    <w:p w:rsidR="001742B9" w:rsidRDefault="00256ADB" w14:paraId="4C45267E" w14:textId="77777777">
      <w:pPr>
        <w:spacing w:after="115"/>
        <w:ind w:left="-5" w:right="132"/>
      </w:pPr>
      <w:r>
        <w:t xml:space="preserve">Table 4 shows the results of </w:t>
      </w:r>
      <w:proofErr w:type="spellStart"/>
      <w:r>
        <w:t>rCARI</w:t>
      </w:r>
      <w:proofErr w:type="spellEnd"/>
      <w:r>
        <w:t xml:space="preserve"> aggregated using the FES module collected over the phone, which is a relatively shorter version that collects aggregate expenditure without going through individual items. The results show that </w:t>
      </w:r>
      <w:proofErr w:type="spellStart"/>
      <w:r>
        <w:t>rCARI</w:t>
      </w:r>
      <w:proofErr w:type="spellEnd"/>
      <w:r>
        <w:t xml:space="preserve"> with FES consistently overestimates the number of food insecure across all countries compared to the standard CARI by between 2 and 17 percentage points. This difference was statistically significant in Myanmar and Ecuador.</w:t>
      </w:r>
    </w:p>
    <w:p w:rsidR="0038302C" w:rsidRDefault="0038302C" w14:paraId="1160C2CE" w14:textId="77777777">
      <w:pPr>
        <w:spacing w:after="115"/>
        <w:ind w:left="-5" w:right="132"/>
      </w:pPr>
    </w:p>
    <w:p w:rsidR="0038302C" w:rsidRDefault="0038302C" w14:paraId="42529BAD" w14:textId="77777777">
      <w:pPr>
        <w:spacing w:after="115"/>
        <w:ind w:left="-5" w:right="132"/>
      </w:pPr>
    </w:p>
    <w:p w:rsidR="0038302C" w:rsidRDefault="0038302C" w14:paraId="6E44EE99" w14:textId="77777777">
      <w:pPr>
        <w:spacing w:after="115"/>
        <w:ind w:left="-5" w:right="132"/>
      </w:pPr>
    </w:p>
    <w:p w:rsidR="0038302C" w:rsidP="00D31518" w:rsidRDefault="0038302C" w14:paraId="5446BE45" w14:textId="77777777">
      <w:pPr>
        <w:spacing w:after="115"/>
        <w:ind w:left="0" w:right="132" w:firstLine="0"/>
        <w:pPrChange w:author="Mohamed SALEM" w:date="2023-10-27T09:03:00Z" w:id="268">
          <w:pPr>
            <w:spacing w:after="115"/>
            <w:ind w:left="-5" w:right="132"/>
          </w:pPr>
        </w:pPrChange>
      </w:pPr>
      <w:commentRangeStart w:id="269"/>
    </w:p>
    <w:p w:rsidR="001742B9" w:rsidRDefault="00256ADB" w14:paraId="13E27F0D" w14:textId="77777777">
      <w:pPr>
        <w:spacing w:after="0" w:line="259" w:lineRule="auto"/>
        <w:ind w:right="146"/>
        <w:jc w:val="center"/>
      </w:pPr>
      <w:r>
        <w:rPr>
          <w:sz w:val="19"/>
        </w:rPr>
        <w:t xml:space="preserve">Table 5: Impact of Survey Modality: CARI-Inc vs. </w:t>
      </w:r>
      <w:proofErr w:type="spellStart"/>
      <w:r>
        <w:rPr>
          <w:sz w:val="19"/>
        </w:rPr>
        <w:t>rCARI</w:t>
      </w:r>
      <w:proofErr w:type="spellEnd"/>
      <w:r>
        <w:rPr>
          <w:sz w:val="19"/>
        </w:rPr>
        <w:t>-Inc</w:t>
      </w:r>
    </w:p>
    <w:tbl>
      <w:tblPr>
        <w:tblW w:w="9360" w:type="dxa"/>
        <w:tblCellMar>
          <w:top w:w="21" w:type="dxa"/>
          <w:right w:w="69" w:type="dxa"/>
        </w:tblCellMar>
        <w:tblLook w:val="04A0" w:firstRow="1" w:lastRow="0" w:firstColumn="1" w:lastColumn="0" w:noHBand="0" w:noVBand="1"/>
      </w:tblPr>
      <w:tblGrid>
        <w:gridCol w:w="3427"/>
        <w:gridCol w:w="591"/>
        <w:gridCol w:w="742"/>
        <w:gridCol w:w="747"/>
        <w:gridCol w:w="589"/>
        <w:gridCol w:w="710"/>
        <w:gridCol w:w="747"/>
        <w:gridCol w:w="589"/>
        <w:gridCol w:w="707"/>
        <w:gridCol w:w="511"/>
      </w:tblGrid>
      <w:tr w:rsidR="001742B9" w14:paraId="0F895568" w14:textId="77777777">
        <w:trPr>
          <w:trHeight w:val="190"/>
        </w:trPr>
        <w:tc>
          <w:tcPr>
            <w:tcW w:w="3473" w:type="dxa"/>
            <w:tcBorders>
              <w:top w:val="double" w:color="000000" w:sz="3" w:space="0"/>
              <w:left w:val="nil"/>
              <w:bottom w:val="nil"/>
              <w:right w:val="nil"/>
            </w:tcBorders>
          </w:tcPr>
          <w:p w:rsidR="001742B9" w:rsidRDefault="001742B9" w14:paraId="7330CFF0" w14:textId="77777777">
            <w:pPr>
              <w:spacing w:after="160" w:line="259" w:lineRule="auto"/>
              <w:ind w:left="0" w:right="0" w:firstLine="0"/>
              <w:jc w:val="left"/>
            </w:pPr>
          </w:p>
        </w:tc>
        <w:tc>
          <w:tcPr>
            <w:tcW w:w="592" w:type="dxa"/>
            <w:tcBorders>
              <w:top w:val="double" w:color="000000" w:sz="3" w:space="0"/>
              <w:left w:val="nil"/>
              <w:bottom w:val="nil"/>
              <w:right w:val="nil"/>
            </w:tcBorders>
          </w:tcPr>
          <w:p w:rsidR="001742B9" w:rsidRDefault="001742B9" w14:paraId="32A62F90" w14:textId="77777777">
            <w:pPr>
              <w:spacing w:after="160" w:line="259" w:lineRule="auto"/>
              <w:ind w:left="0" w:right="0" w:firstLine="0"/>
              <w:jc w:val="left"/>
            </w:pPr>
          </w:p>
        </w:tc>
        <w:tc>
          <w:tcPr>
            <w:tcW w:w="709" w:type="dxa"/>
            <w:tcBorders>
              <w:top w:val="double" w:color="000000" w:sz="3" w:space="0"/>
              <w:left w:val="nil"/>
              <w:bottom w:val="nil"/>
              <w:right w:val="nil"/>
            </w:tcBorders>
          </w:tcPr>
          <w:p w:rsidR="001742B9" w:rsidRDefault="00256ADB" w14:paraId="2C7B6714" w14:textId="77777777">
            <w:pPr>
              <w:spacing w:after="0" w:line="259" w:lineRule="auto"/>
              <w:ind w:left="15" w:right="0" w:firstLine="0"/>
            </w:pPr>
            <w:r>
              <w:rPr>
                <w:sz w:val="14"/>
              </w:rPr>
              <w:t>Myanmar</w:t>
            </w:r>
          </w:p>
        </w:tc>
        <w:tc>
          <w:tcPr>
            <w:tcW w:w="749" w:type="dxa"/>
            <w:tcBorders>
              <w:top w:val="double" w:color="000000" w:sz="3" w:space="0"/>
              <w:left w:val="nil"/>
              <w:bottom w:val="nil"/>
              <w:right w:val="nil"/>
            </w:tcBorders>
          </w:tcPr>
          <w:p w:rsidR="001742B9" w:rsidRDefault="001742B9" w14:paraId="152E33D9" w14:textId="77777777">
            <w:pPr>
              <w:spacing w:after="160" w:line="259" w:lineRule="auto"/>
              <w:ind w:left="0" w:right="0" w:firstLine="0"/>
              <w:jc w:val="left"/>
            </w:pPr>
          </w:p>
        </w:tc>
        <w:tc>
          <w:tcPr>
            <w:tcW w:w="591" w:type="dxa"/>
            <w:tcBorders>
              <w:top w:val="double" w:color="000000" w:sz="3" w:space="0"/>
              <w:left w:val="nil"/>
              <w:bottom w:val="nil"/>
              <w:right w:val="nil"/>
            </w:tcBorders>
          </w:tcPr>
          <w:p w:rsidR="001742B9" w:rsidRDefault="001742B9" w14:paraId="2887CD8C" w14:textId="77777777">
            <w:pPr>
              <w:spacing w:after="160" w:line="259" w:lineRule="auto"/>
              <w:ind w:left="0" w:right="0" w:firstLine="0"/>
              <w:jc w:val="left"/>
            </w:pPr>
          </w:p>
        </w:tc>
        <w:tc>
          <w:tcPr>
            <w:tcW w:w="710" w:type="dxa"/>
            <w:tcBorders>
              <w:top w:val="double" w:color="000000" w:sz="3" w:space="0"/>
              <w:left w:val="nil"/>
              <w:bottom w:val="nil"/>
              <w:right w:val="nil"/>
            </w:tcBorders>
          </w:tcPr>
          <w:p w:rsidR="001742B9" w:rsidRDefault="00256ADB" w14:paraId="7CE532CC" w14:textId="77777777">
            <w:pPr>
              <w:spacing w:after="0" w:line="259" w:lineRule="auto"/>
              <w:ind w:left="58" w:right="0" w:firstLine="0"/>
              <w:jc w:val="left"/>
            </w:pPr>
            <w:r>
              <w:rPr>
                <w:sz w:val="14"/>
              </w:rPr>
              <w:t>Ecuador</w:t>
            </w:r>
          </w:p>
        </w:tc>
        <w:tc>
          <w:tcPr>
            <w:tcW w:w="749" w:type="dxa"/>
            <w:tcBorders>
              <w:top w:val="double" w:color="000000" w:sz="3" w:space="0"/>
              <w:left w:val="nil"/>
              <w:bottom w:val="nil"/>
              <w:right w:val="nil"/>
            </w:tcBorders>
          </w:tcPr>
          <w:p w:rsidR="001742B9" w:rsidRDefault="001742B9" w14:paraId="7FDAAC20" w14:textId="77777777">
            <w:pPr>
              <w:spacing w:after="160" w:line="259" w:lineRule="auto"/>
              <w:ind w:left="0" w:right="0" w:firstLine="0"/>
              <w:jc w:val="left"/>
            </w:pPr>
          </w:p>
        </w:tc>
        <w:tc>
          <w:tcPr>
            <w:tcW w:w="591" w:type="dxa"/>
            <w:tcBorders>
              <w:top w:val="double" w:color="000000" w:sz="3" w:space="0"/>
              <w:left w:val="nil"/>
              <w:bottom w:val="nil"/>
              <w:right w:val="nil"/>
            </w:tcBorders>
          </w:tcPr>
          <w:p w:rsidR="001742B9" w:rsidRDefault="001742B9" w14:paraId="030A36BF" w14:textId="77777777">
            <w:pPr>
              <w:spacing w:after="160" w:line="259" w:lineRule="auto"/>
              <w:ind w:left="0" w:right="0" w:firstLine="0"/>
              <w:jc w:val="left"/>
            </w:pPr>
          </w:p>
        </w:tc>
        <w:tc>
          <w:tcPr>
            <w:tcW w:w="709" w:type="dxa"/>
            <w:tcBorders>
              <w:top w:val="double" w:color="000000" w:sz="3" w:space="0"/>
              <w:left w:val="nil"/>
              <w:bottom w:val="nil"/>
              <w:right w:val="nil"/>
            </w:tcBorders>
          </w:tcPr>
          <w:p w:rsidR="001742B9" w:rsidRDefault="00256ADB" w14:paraId="39E2FF40" w14:textId="77777777">
            <w:pPr>
              <w:spacing w:after="0" w:line="259" w:lineRule="auto"/>
              <w:ind w:left="85" w:right="0" w:firstLine="0"/>
              <w:jc w:val="left"/>
            </w:pPr>
            <w:r>
              <w:rPr>
                <w:sz w:val="14"/>
              </w:rPr>
              <w:t>CAR</w:t>
            </w:r>
          </w:p>
        </w:tc>
        <w:tc>
          <w:tcPr>
            <w:tcW w:w="486" w:type="dxa"/>
            <w:tcBorders>
              <w:top w:val="double" w:color="000000" w:sz="3" w:space="0"/>
              <w:left w:val="nil"/>
              <w:bottom w:val="nil"/>
              <w:right w:val="nil"/>
            </w:tcBorders>
          </w:tcPr>
          <w:p w:rsidR="001742B9" w:rsidRDefault="001742B9" w14:paraId="54670721" w14:textId="77777777">
            <w:pPr>
              <w:spacing w:after="160" w:line="259" w:lineRule="auto"/>
              <w:ind w:left="0" w:right="0" w:firstLine="0"/>
              <w:jc w:val="left"/>
            </w:pPr>
          </w:p>
        </w:tc>
      </w:tr>
      <w:tr w:rsidR="001742B9" w14:paraId="4D4F12F6" w14:textId="77777777">
        <w:trPr>
          <w:trHeight w:val="172"/>
        </w:trPr>
        <w:tc>
          <w:tcPr>
            <w:tcW w:w="3473" w:type="dxa"/>
            <w:tcBorders>
              <w:top w:val="nil"/>
              <w:left w:val="nil"/>
              <w:bottom w:val="single" w:color="000000" w:sz="3" w:space="0"/>
              <w:right w:val="nil"/>
            </w:tcBorders>
          </w:tcPr>
          <w:p w:rsidR="001742B9" w:rsidRDefault="00256ADB" w14:paraId="229E3726" w14:textId="77777777">
            <w:pPr>
              <w:spacing w:after="0" w:line="259" w:lineRule="auto"/>
              <w:ind w:left="105" w:right="0" w:firstLine="0"/>
              <w:jc w:val="left"/>
            </w:pPr>
            <w:r>
              <w:rPr>
                <w:sz w:val="14"/>
              </w:rPr>
              <w:t>Variable</w:t>
            </w:r>
          </w:p>
        </w:tc>
        <w:tc>
          <w:tcPr>
            <w:tcW w:w="592" w:type="dxa"/>
            <w:tcBorders>
              <w:top w:val="nil"/>
              <w:left w:val="nil"/>
              <w:bottom w:val="single" w:color="000000" w:sz="3" w:space="0"/>
              <w:right w:val="nil"/>
            </w:tcBorders>
          </w:tcPr>
          <w:p w:rsidR="001742B9" w:rsidRDefault="00256ADB" w14:paraId="2AB66168" w14:textId="77777777">
            <w:pPr>
              <w:spacing w:after="0" w:line="259" w:lineRule="auto"/>
              <w:ind w:left="56" w:right="0" w:firstLine="0"/>
              <w:jc w:val="left"/>
            </w:pPr>
            <w:r>
              <w:rPr>
                <w:sz w:val="14"/>
              </w:rPr>
              <w:t>F2F</w:t>
            </w:r>
          </w:p>
        </w:tc>
        <w:tc>
          <w:tcPr>
            <w:tcW w:w="709" w:type="dxa"/>
            <w:tcBorders>
              <w:top w:val="nil"/>
              <w:left w:val="nil"/>
              <w:bottom w:val="single" w:color="000000" w:sz="3" w:space="0"/>
              <w:right w:val="nil"/>
            </w:tcBorders>
          </w:tcPr>
          <w:p w:rsidR="001742B9" w:rsidRDefault="00256ADB" w14:paraId="31C399E4" w14:textId="77777777">
            <w:pPr>
              <w:spacing w:after="0" w:line="259" w:lineRule="auto"/>
              <w:ind w:left="0" w:right="0" w:firstLine="0"/>
              <w:jc w:val="left"/>
            </w:pPr>
            <w:r>
              <w:rPr>
                <w:sz w:val="14"/>
              </w:rPr>
              <w:t>Remote</w:t>
            </w:r>
          </w:p>
        </w:tc>
        <w:tc>
          <w:tcPr>
            <w:tcW w:w="749" w:type="dxa"/>
            <w:tcBorders>
              <w:top w:val="nil"/>
              <w:left w:val="nil"/>
              <w:bottom w:val="single" w:color="000000" w:sz="3" w:space="0"/>
              <w:right w:val="nil"/>
            </w:tcBorders>
          </w:tcPr>
          <w:p w:rsidR="001742B9" w:rsidRDefault="00256ADB" w14:paraId="37F381C4" w14:textId="77777777">
            <w:pPr>
              <w:spacing w:after="0" w:line="259" w:lineRule="auto"/>
              <w:ind w:left="148" w:right="0" w:firstLine="0"/>
              <w:jc w:val="left"/>
            </w:pPr>
            <w:r>
              <w:rPr>
                <w:sz w:val="14"/>
              </w:rPr>
              <w:t>Diff</w:t>
            </w:r>
          </w:p>
        </w:tc>
        <w:tc>
          <w:tcPr>
            <w:tcW w:w="591" w:type="dxa"/>
            <w:tcBorders>
              <w:top w:val="nil"/>
              <w:left w:val="nil"/>
              <w:bottom w:val="single" w:color="000000" w:sz="3" w:space="0"/>
              <w:right w:val="nil"/>
            </w:tcBorders>
          </w:tcPr>
          <w:p w:rsidR="001742B9" w:rsidRDefault="00256ADB" w14:paraId="13C6100D" w14:textId="77777777">
            <w:pPr>
              <w:spacing w:after="0" w:line="259" w:lineRule="auto"/>
              <w:ind w:left="56" w:right="0" w:firstLine="0"/>
              <w:jc w:val="left"/>
            </w:pPr>
            <w:r>
              <w:rPr>
                <w:sz w:val="14"/>
              </w:rPr>
              <w:t>F2F</w:t>
            </w:r>
          </w:p>
        </w:tc>
        <w:tc>
          <w:tcPr>
            <w:tcW w:w="710" w:type="dxa"/>
            <w:tcBorders>
              <w:top w:val="nil"/>
              <w:left w:val="nil"/>
              <w:bottom w:val="single" w:color="000000" w:sz="3" w:space="0"/>
              <w:right w:val="nil"/>
            </w:tcBorders>
          </w:tcPr>
          <w:p w:rsidR="001742B9" w:rsidRDefault="00256ADB" w14:paraId="30628004" w14:textId="77777777">
            <w:pPr>
              <w:spacing w:after="0" w:line="259" w:lineRule="auto"/>
              <w:ind w:left="0" w:right="0" w:firstLine="0"/>
              <w:jc w:val="left"/>
            </w:pPr>
            <w:r>
              <w:rPr>
                <w:sz w:val="14"/>
              </w:rPr>
              <w:t>Remote</w:t>
            </w:r>
          </w:p>
        </w:tc>
        <w:tc>
          <w:tcPr>
            <w:tcW w:w="749" w:type="dxa"/>
            <w:tcBorders>
              <w:top w:val="nil"/>
              <w:left w:val="nil"/>
              <w:bottom w:val="single" w:color="000000" w:sz="3" w:space="0"/>
              <w:right w:val="nil"/>
            </w:tcBorders>
          </w:tcPr>
          <w:p w:rsidR="001742B9" w:rsidRDefault="00256ADB" w14:paraId="4DD5E342" w14:textId="77777777">
            <w:pPr>
              <w:spacing w:after="0" w:line="259" w:lineRule="auto"/>
              <w:ind w:left="148" w:right="0" w:firstLine="0"/>
              <w:jc w:val="left"/>
            </w:pPr>
            <w:r>
              <w:rPr>
                <w:sz w:val="14"/>
              </w:rPr>
              <w:t>Diff</w:t>
            </w:r>
          </w:p>
        </w:tc>
        <w:tc>
          <w:tcPr>
            <w:tcW w:w="591" w:type="dxa"/>
            <w:tcBorders>
              <w:top w:val="nil"/>
              <w:left w:val="nil"/>
              <w:bottom w:val="single" w:color="000000" w:sz="3" w:space="0"/>
              <w:right w:val="nil"/>
            </w:tcBorders>
          </w:tcPr>
          <w:p w:rsidR="001742B9" w:rsidRDefault="00256ADB" w14:paraId="217C3199" w14:textId="77777777">
            <w:pPr>
              <w:spacing w:after="0" w:line="259" w:lineRule="auto"/>
              <w:ind w:left="56" w:right="0" w:firstLine="0"/>
              <w:jc w:val="left"/>
            </w:pPr>
            <w:r>
              <w:rPr>
                <w:sz w:val="14"/>
              </w:rPr>
              <w:t>F2F</w:t>
            </w:r>
          </w:p>
        </w:tc>
        <w:tc>
          <w:tcPr>
            <w:tcW w:w="709" w:type="dxa"/>
            <w:tcBorders>
              <w:top w:val="nil"/>
              <w:left w:val="nil"/>
              <w:bottom w:val="single" w:color="000000" w:sz="3" w:space="0"/>
              <w:right w:val="nil"/>
            </w:tcBorders>
          </w:tcPr>
          <w:p w:rsidR="001742B9" w:rsidRDefault="00256ADB" w14:paraId="34876D29" w14:textId="77777777">
            <w:pPr>
              <w:spacing w:after="0" w:line="259" w:lineRule="auto"/>
              <w:ind w:left="0" w:right="0" w:firstLine="0"/>
              <w:jc w:val="left"/>
            </w:pPr>
            <w:r>
              <w:rPr>
                <w:sz w:val="14"/>
              </w:rPr>
              <w:t>Remote</w:t>
            </w:r>
          </w:p>
        </w:tc>
        <w:tc>
          <w:tcPr>
            <w:tcW w:w="486" w:type="dxa"/>
            <w:tcBorders>
              <w:top w:val="nil"/>
              <w:left w:val="nil"/>
              <w:bottom w:val="single" w:color="000000" w:sz="3" w:space="0"/>
              <w:right w:val="nil"/>
            </w:tcBorders>
          </w:tcPr>
          <w:p w:rsidR="001742B9" w:rsidRDefault="00256ADB" w14:paraId="4A7388AC" w14:textId="77777777">
            <w:pPr>
              <w:spacing w:after="0" w:line="259" w:lineRule="auto"/>
              <w:ind w:left="69" w:right="0" w:firstLine="0"/>
              <w:jc w:val="left"/>
            </w:pPr>
            <w:r>
              <w:rPr>
                <w:sz w:val="14"/>
              </w:rPr>
              <w:t>Diff</w:t>
            </w:r>
          </w:p>
        </w:tc>
      </w:tr>
      <w:tr w:rsidR="001742B9" w14:paraId="0FFC6112" w14:textId="77777777">
        <w:trPr>
          <w:trHeight w:val="169"/>
        </w:trPr>
        <w:tc>
          <w:tcPr>
            <w:tcW w:w="3473" w:type="dxa"/>
            <w:tcBorders>
              <w:top w:val="single" w:color="000000" w:sz="3" w:space="0"/>
              <w:left w:val="nil"/>
              <w:bottom w:val="nil"/>
              <w:right w:val="nil"/>
            </w:tcBorders>
          </w:tcPr>
          <w:p w:rsidR="001742B9" w:rsidRDefault="00256ADB" w14:paraId="6D975775" w14:textId="77777777">
            <w:pPr>
              <w:spacing w:after="0" w:line="259" w:lineRule="auto"/>
              <w:ind w:left="105" w:right="0" w:firstLine="0"/>
              <w:jc w:val="left"/>
            </w:pPr>
            <w:proofErr w:type="spellStart"/>
            <w:r>
              <w:rPr>
                <w:sz w:val="14"/>
              </w:rPr>
              <w:t>rCARI</w:t>
            </w:r>
            <w:proofErr w:type="spellEnd"/>
            <w:r>
              <w:rPr>
                <w:sz w:val="14"/>
              </w:rPr>
              <w:t xml:space="preserve"> using Income: Food Secure</w:t>
            </w:r>
          </w:p>
        </w:tc>
        <w:tc>
          <w:tcPr>
            <w:tcW w:w="592" w:type="dxa"/>
            <w:tcBorders>
              <w:top w:val="single" w:color="000000" w:sz="3" w:space="0"/>
              <w:left w:val="nil"/>
              <w:bottom w:val="nil"/>
              <w:right w:val="nil"/>
            </w:tcBorders>
          </w:tcPr>
          <w:p w:rsidR="001742B9" w:rsidRDefault="00256ADB" w14:paraId="62031984" w14:textId="77777777">
            <w:pPr>
              <w:spacing w:after="0" w:line="259" w:lineRule="auto"/>
              <w:ind w:left="58" w:right="0" w:firstLine="0"/>
              <w:jc w:val="left"/>
            </w:pPr>
            <w:r>
              <w:rPr>
                <w:sz w:val="14"/>
              </w:rPr>
              <w:t>0.16</w:t>
            </w:r>
          </w:p>
        </w:tc>
        <w:tc>
          <w:tcPr>
            <w:tcW w:w="709" w:type="dxa"/>
            <w:tcBorders>
              <w:top w:val="single" w:color="000000" w:sz="3" w:space="0"/>
              <w:left w:val="nil"/>
              <w:bottom w:val="nil"/>
              <w:right w:val="nil"/>
            </w:tcBorders>
          </w:tcPr>
          <w:p w:rsidR="001742B9" w:rsidRDefault="00256ADB" w14:paraId="2BF6BA17" w14:textId="77777777">
            <w:pPr>
              <w:spacing w:after="0" w:line="259" w:lineRule="auto"/>
              <w:ind w:left="117" w:right="0" w:firstLine="0"/>
              <w:jc w:val="left"/>
            </w:pPr>
            <w:r>
              <w:rPr>
                <w:sz w:val="14"/>
              </w:rPr>
              <w:t>0.07</w:t>
            </w:r>
          </w:p>
        </w:tc>
        <w:tc>
          <w:tcPr>
            <w:tcW w:w="749" w:type="dxa"/>
            <w:tcBorders>
              <w:top w:val="single" w:color="000000" w:sz="3" w:space="0"/>
              <w:left w:val="nil"/>
              <w:bottom w:val="nil"/>
              <w:right w:val="nil"/>
            </w:tcBorders>
          </w:tcPr>
          <w:p w:rsidR="001742B9" w:rsidRDefault="00256ADB" w14:paraId="334DD5BB" w14:textId="77777777">
            <w:pPr>
              <w:spacing w:after="0" w:line="259" w:lineRule="auto"/>
              <w:ind w:left="0" w:right="0" w:firstLine="0"/>
              <w:jc w:val="left"/>
            </w:pPr>
            <w:r>
              <w:rPr>
                <w:sz w:val="14"/>
              </w:rPr>
              <w:t>-0.09***</w:t>
            </w:r>
          </w:p>
        </w:tc>
        <w:tc>
          <w:tcPr>
            <w:tcW w:w="591" w:type="dxa"/>
            <w:tcBorders>
              <w:top w:val="single" w:color="000000" w:sz="3" w:space="0"/>
              <w:left w:val="nil"/>
              <w:bottom w:val="nil"/>
              <w:right w:val="nil"/>
            </w:tcBorders>
          </w:tcPr>
          <w:p w:rsidR="001742B9" w:rsidRDefault="00256ADB" w14:paraId="4C0D2473" w14:textId="77777777">
            <w:pPr>
              <w:spacing w:after="0" w:line="259" w:lineRule="auto"/>
              <w:ind w:left="58" w:right="0" w:firstLine="0"/>
              <w:jc w:val="left"/>
            </w:pPr>
            <w:r>
              <w:rPr>
                <w:sz w:val="14"/>
              </w:rPr>
              <w:t>0.03</w:t>
            </w:r>
          </w:p>
        </w:tc>
        <w:tc>
          <w:tcPr>
            <w:tcW w:w="710" w:type="dxa"/>
            <w:tcBorders>
              <w:top w:val="single" w:color="000000" w:sz="3" w:space="0"/>
              <w:left w:val="nil"/>
              <w:bottom w:val="nil"/>
              <w:right w:val="nil"/>
            </w:tcBorders>
          </w:tcPr>
          <w:p w:rsidR="001742B9" w:rsidRDefault="00256ADB" w14:paraId="2F3C2E7D" w14:textId="77777777">
            <w:pPr>
              <w:spacing w:after="0" w:line="259" w:lineRule="auto"/>
              <w:ind w:left="117" w:right="0" w:firstLine="0"/>
              <w:jc w:val="left"/>
            </w:pPr>
            <w:r>
              <w:rPr>
                <w:sz w:val="14"/>
              </w:rPr>
              <w:t>0.00</w:t>
            </w:r>
          </w:p>
        </w:tc>
        <w:tc>
          <w:tcPr>
            <w:tcW w:w="749" w:type="dxa"/>
            <w:tcBorders>
              <w:top w:val="single" w:color="000000" w:sz="3" w:space="0"/>
              <w:left w:val="nil"/>
              <w:bottom w:val="nil"/>
              <w:right w:val="nil"/>
            </w:tcBorders>
          </w:tcPr>
          <w:p w:rsidR="001742B9" w:rsidRDefault="00256ADB" w14:paraId="32D03BAA" w14:textId="77777777">
            <w:pPr>
              <w:spacing w:after="0" w:line="259" w:lineRule="auto"/>
              <w:ind w:left="0" w:right="0" w:firstLine="0"/>
              <w:jc w:val="left"/>
            </w:pPr>
            <w:r>
              <w:rPr>
                <w:sz w:val="14"/>
              </w:rPr>
              <w:t>-0.02***</w:t>
            </w:r>
          </w:p>
        </w:tc>
        <w:tc>
          <w:tcPr>
            <w:tcW w:w="591" w:type="dxa"/>
            <w:tcBorders>
              <w:top w:val="single" w:color="000000" w:sz="3" w:space="0"/>
              <w:left w:val="nil"/>
              <w:bottom w:val="nil"/>
              <w:right w:val="nil"/>
            </w:tcBorders>
          </w:tcPr>
          <w:p w:rsidR="001742B9" w:rsidRDefault="00256ADB" w14:paraId="798DC2D2" w14:textId="77777777">
            <w:pPr>
              <w:spacing w:after="0" w:line="259" w:lineRule="auto"/>
              <w:ind w:left="58" w:right="0" w:firstLine="0"/>
              <w:jc w:val="left"/>
            </w:pPr>
            <w:r>
              <w:rPr>
                <w:sz w:val="14"/>
              </w:rPr>
              <w:t>0.02</w:t>
            </w:r>
          </w:p>
        </w:tc>
        <w:tc>
          <w:tcPr>
            <w:tcW w:w="709" w:type="dxa"/>
            <w:tcBorders>
              <w:top w:val="single" w:color="000000" w:sz="3" w:space="0"/>
              <w:left w:val="nil"/>
              <w:bottom w:val="nil"/>
              <w:right w:val="nil"/>
            </w:tcBorders>
          </w:tcPr>
          <w:p w:rsidR="001742B9" w:rsidRDefault="00256ADB" w14:paraId="4E77D8DE" w14:textId="77777777">
            <w:pPr>
              <w:spacing w:after="0" w:line="259" w:lineRule="auto"/>
              <w:ind w:left="117" w:right="0" w:firstLine="0"/>
              <w:jc w:val="left"/>
            </w:pPr>
            <w:r>
              <w:rPr>
                <w:sz w:val="14"/>
              </w:rPr>
              <w:t>0.01</w:t>
            </w:r>
          </w:p>
        </w:tc>
        <w:tc>
          <w:tcPr>
            <w:tcW w:w="486" w:type="dxa"/>
            <w:tcBorders>
              <w:top w:val="single" w:color="000000" w:sz="3" w:space="0"/>
              <w:left w:val="nil"/>
              <w:bottom w:val="nil"/>
              <w:right w:val="nil"/>
            </w:tcBorders>
          </w:tcPr>
          <w:p w:rsidR="001742B9" w:rsidRDefault="00256ADB" w14:paraId="66C789BF" w14:textId="77777777">
            <w:pPr>
              <w:spacing w:after="0" w:line="259" w:lineRule="auto"/>
              <w:ind w:left="33" w:right="0" w:firstLine="0"/>
              <w:jc w:val="left"/>
            </w:pPr>
            <w:r>
              <w:rPr>
                <w:sz w:val="14"/>
              </w:rPr>
              <w:t>-0.01</w:t>
            </w:r>
          </w:p>
        </w:tc>
      </w:tr>
      <w:tr w:rsidR="001742B9" w14:paraId="2423F88F" w14:textId="77777777">
        <w:trPr>
          <w:trHeight w:val="167"/>
        </w:trPr>
        <w:tc>
          <w:tcPr>
            <w:tcW w:w="3473" w:type="dxa"/>
            <w:tcBorders>
              <w:top w:val="nil"/>
              <w:left w:val="nil"/>
              <w:bottom w:val="nil"/>
              <w:right w:val="nil"/>
            </w:tcBorders>
          </w:tcPr>
          <w:p w:rsidR="001742B9" w:rsidRDefault="001742B9" w14:paraId="6024AC9B" w14:textId="77777777">
            <w:pPr>
              <w:spacing w:after="160" w:line="259" w:lineRule="auto"/>
              <w:ind w:left="0" w:right="0" w:firstLine="0"/>
              <w:jc w:val="left"/>
            </w:pPr>
          </w:p>
        </w:tc>
        <w:tc>
          <w:tcPr>
            <w:tcW w:w="592" w:type="dxa"/>
            <w:tcBorders>
              <w:top w:val="nil"/>
              <w:left w:val="nil"/>
              <w:bottom w:val="nil"/>
              <w:right w:val="nil"/>
            </w:tcBorders>
          </w:tcPr>
          <w:p w:rsidR="001742B9" w:rsidRDefault="00256ADB" w14:paraId="79FE9191" w14:textId="77777777">
            <w:pPr>
              <w:spacing w:after="0" w:line="259" w:lineRule="auto"/>
              <w:ind w:left="0" w:right="0" w:firstLine="0"/>
              <w:jc w:val="left"/>
            </w:pPr>
            <w:r>
              <w:rPr>
                <w:sz w:val="14"/>
              </w:rPr>
              <w:t>(0.37)</w:t>
            </w:r>
          </w:p>
        </w:tc>
        <w:tc>
          <w:tcPr>
            <w:tcW w:w="709" w:type="dxa"/>
            <w:tcBorders>
              <w:top w:val="nil"/>
              <w:left w:val="nil"/>
              <w:bottom w:val="nil"/>
              <w:right w:val="nil"/>
            </w:tcBorders>
          </w:tcPr>
          <w:p w:rsidR="001742B9" w:rsidRDefault="00256ADB" w14:paraId="36237105" w14:textId="77777777">
            <w:pPr>
              <w:spacing w:after="0" w:line="259" w:lineRule="auto"/>
              <w:ind w:left="59" w:right="0" w:firstLine="0"/>
              <w:jc w:val="left"/>
            </w:pPr>
            <w:r>
              <w:rPr>
                <w:sz w:val="14"/>
              </w:rPr>
              <w:t>(0.26)</w:t>
            </w:r>
          </w:p>
        </w:tc>
        <w:tc>
          <w:tcPr>
            <w:tcW w:w="749" w:type="dxa"/>
            <w:tcBorders>
              <w:top w:val="nil"/>
              <w:left w:val="nil"/>
              <w:bottom w:val="nil"/>
              <w:right w:val="nil"/>
            </w:tcBorders>
          </w:tcPr>
          <w:p w:rsidR="001742B9" w:rsidRDefault="00256ADB" w14:paraId="08B3A4B6" w14:textId="77777777">
            <w:pPr>
              <w:spacing w:after="0" w:line="259" w:lineRule="auto"/>
              <w:ind w:left="79" w:right="0" w:firstLine="0"/>
              <w:jc w:val="left"/>
            </w:pPr>
            <w:r>
              <w:rPr>
                <w:sz w:val="14"/>
              </w:rPr>
              <w:t>(0.00)</w:t>
            </w:r>
          </w:p>
        </w:tc>
        <w:tc>
          <w:tcPr>
            <w:tcW w:w="591" w:type="dxa"/>
            <w:tcBorders>
              <w:top w:val="nil"/>
              <w:left w:val="nil"/>
              <w:bottom w:val="nil"/>
              <w:right w:val="nil"/>
            </w:tcBorders>
          </w:tcPr>
          <w:p w:rsidR="001742B9" w:rsidRDefault="00256ADB" w14:paraId="6EC29010" w14:textId="77777777">
            <w:pPr>
              <w:spacing w:after="0" w:line="259" w:lineRule="auto"/>
              <w:ind w:left="0" w:right="0" w:firstLine="0"/>
              <w:jc w:val="left"/>
            </w:pPr>
            <w:r>
              <w:rPr>
                <w:sz w:val="14"/>
              </w:rPr>
              <w:t>(0.17)</w:t>
            </w:r>
          </w:p>
        </w:tc>
        <w:tc>
          <w:tcPr>
            <w:tcW w:w="710" w:type="dxa"/>
            <w:tcBorders>
              <w:top w:val="nil"/>
              <w:left w:val="nil"/>
              <w:bottom w:val="nil"/>
              <w:right w:val="nil"/>
            </w:tcBorders>
          </w:tcPr>
          <w:p w:rsidR="001742B9" w:rsidRDefault="00256ADB" w14:paraId="391DADA0" w14:textId="77777777">
            <w:pPr>
              <w:spacing w:after="0" w:line="259" w:lineRule="auto"/>
              <w:ind w:left="59" w:right="0" w:firstLine="0"/>
              <w:jc w:val="left"/>
            </w:pPr>
            <w:r>
              <w:rPr>
                <w:sz w:val="14"/>
              </w:rPr>
              <w:t>(0.07)</w:t>
            </w:r>
          </w:p>
        </w:tc>
        <w:tc>
          <w:tcPr>
            <w:tcW w:w="749" w:type="dxa"/>
            <w:tcBorders>
              <w:top w:val="nil"/>
              <w:left w:val="nil"/>
              <w:bottom w:val="nil"/>
              <w:right w:val="nil"/>
            </w:tcBorders>
          </w:tcPr>
          <w:p w:rsidR="001742B9" w:rsidRDefault="00256ADB" w14:paraId="429A97AF" w14:textId="77777777">
            <w:pPr>
              <w:spacing w:after="0" w:line="259" w:lineRule="auto"/>
              <w:ind w:left="79" w:right="0" w:firstLine="0"/>
              <w:jc w:val="left"/>
            </w:pPr>
            <w:r>
              <w:rPr>
                <w:sz w:val="14"/>
              </w:rPr>
              <w:t>(0.00)</w:t>
            </w:r>
          </w:p>
        </w:tc>
        <w:tc>
          <w:tcPr>
            <w:tcW w:w="591" w:type="dxa"/>
            <w:tcBorders>
              <w:top w:val="nil"/>
              <w:left w:val="nil"/>
              <w:bottom w:val="nil"/>
              <w:right w:val="nil"/>
            </w:tcBorders>
          </w:tcPr>
          <w:p w:rsidR="001742B9" w:rsidRDefault="00256ADB" w14:paraId="3FB9F622" w14:textId="77777777">
            <w:pPr>
              <w:spacing w:after="0" w:line="259" w:lineRule="auto"/>
              <w:ind w:left="0" w:right="0" w:firstLine="0"/>
              <w:jc w:val="left"/>
            </w:pPr>
            <w:r>
              <w:rPr>
                <w:sz w:val="14"/>
              </w:rPr>
              <w:t>(0.14)</w:t>
            </w:r>
          </w:p>
        </w:tc>
        <w:tc>
          <w:tcPr>
            <w:tcW w:w="709" w:type="dxa"/>
            <w:tcBorders>
              <w:top w:val="nil"/>
              <w:left w:val="nil"/>
              <w:bottom w:val="nil"/>
              <w:right w:val="nil"/>
            </w:tcBorders>
          </w:tcPr>
          <w:p w:rsidR="001742B9" w:rsidRDefault="00256ADB" w14:paraId="5C243CDC" w14:textId="77777777">
            <w:pPr>
              <w:spacing w:after="0" w:line="259" w:lineRule="auto"/>
              <w:ind w:left="59" w:right="0" w:firstLine="0"/>
              <w:jc w:val="left"/>
            </w:pPr>
            <w:r>
              <w:rPr>
                <w:sz w:val="14"/>
              </w:rPr>
              <w:t>(0.08)</w:t>
            </w:r>
          </w:p>
        </w:tc>
        <w:tc>
          <w:tcPr>
            <w:tcW w:w="486" w:type="dxa"/>
            <w:tcBorders>
              <w:top w:val="nil"/>
              <w:left w:val="nil"/>
              <w:bottom w:val="nil"/>
              <w:right w:val="nil"/>
            </w:tcBorders>
          </w:tcPr>
          <w:p w:rsidR="001742B9" w:rsidRDefault="00256ADB" w14:paraId="753F9AD6" w14:textId="77777777">
            <w:pPr>
              <w:spacing w:after="0" w:line="259" w:lineRule="auto"/>
              <w:ind w:left="0" w:right="0" w:firstLine="0"/>
              <w:jc w:val="left"/>
            </w:pPr>
            <w:r>
              <w:rPr>
                <w:sz w:val="14"/>
              </w:rPr>
              <w:t>(0.18)</w:t>
            </w:r>
          </w:p>
        </w:tc>
      </w:tr>
      <w:tr w:rsidR="001742B9" w14:paraId="27A1209B" w14:textId="77777777">
        <w:trPr>
          <w:trHeight w:val="167"/>
        </w:trPr>
        <w:tc>
          <w:tcPr>
            <w:tcW w:w="3473" w:type="dxa"/>
            <w:tcBorders>
              <w:top w:val="nil"/>
              <w:left w:val="nil"/>
              <w:bottom w:val="nil"/>
              <w:right w:val="nil"/>
            </w:tcBorders>
          </w:tcPr>
          <w:p w:rsidR="001742B9" w:rsidRDefault="00256ADB" w14:paraId="13034052" w14:textId="77777777">
            <w:pPr>
              <w:spacing w:after="0" w:line="259" w:lineRule="auto"/>
              <w:ind w:left="105" w:right="0" w:firstLine="0"/>
              <w:jc w:val="left"/>
            </w:pPr>
            <w:proofErr w:type="spellStart"/>
            <w:r>
              <w:rPr>
                <w:sz w:val="14"/>
              </w:rPr>
              <w:t>rCARI</w:t>
            </w:r>
            <w:proofErr w:type="spellEnd"/>
            <w:r>
              <w:rPr>
                <w:sz w:val="14"/>
              </w:rPr>
              <w:t xml:space="preserve"> using Income: Marginally Food Secure</w:t>
            </w:r>
          </w:p>
        </w:tc>
        <w:tc>
          <w:tcPr>
            <w:tcW w:w="592" w:type="dxa"/>
            <w:tcBorders>
              <w:top w:val="nil"/>
              <w:left w:val="nil"/>
              <w:bottom w:val="nil"/>
              <w:right w:val="nil"/>
            </w:tcBorders>
          </w:tcPr>
          <w:p w:rsidR="001742B9" w:rsidRDefault="00256ADB" w14:paraId="7EC7505E" w14:textId="77777777">
            <w:pPr>
              <w:spacing w:after="0" w:line="259" w:lineRule="auto"/>
              <w:ind w:left="58" w:right="0" w:firstLine="0"/>
              <w:jc w:val="left"/>
            </w:pPr>
            <w:r>
              <w:rPr>
                <w:sz w:val="14"/>
              </w:rPr>
              <w:t>0.43</w:t>
            </w:r>
          </w:p>
        </w:tc>
        <w:tc>
          <w:tcPr>
            <w:tcW w:w="709" w:type="dxa"/>
            <w:tcBorders>
              <w:top w:val="nil"/>
              <w:left w:val="nil"/>
              <w:bottom w:val="nil"/>
              <w:right w:val="nil"/>
            </w:tcBorders>
          </w:tcPr>
          <w:p w:rsidR="001742B9" w:rsidRDefault="00256ADB" w14:paraId="3F632A66" w14:textId="77777777">
            <w:pPr>
              <w:spacing w:after="0" w:line="259" w:lineRule="auto"/>
              <w:ind w:left="117" w:right="0" w:firstLine="0"/>
              <w:jc w:val="left"/>
            </w:pPr>
            <w:r>
              <w:rPr>
                <w:sz w:val="14"/>
              </w:rPr>
              <w:t>0.41</w:t>
            </w:r>
          </w:p>
        </w:tc>
        <w:tc>
          <w:tcPr>
            <w:tcW w:w="749" w:type="dxa"/>
            <w:tcBorders>
              <w:top w:val="nil"/>
              <w:left w:val="nil"/>
              <w:bottom w:val="nil"/>
              <w:right w:val="nil"/>
            </w:tcBorders>
          </w:tcPr>
          <w:p w:rsidR="001742B9" w:rsidRDefault="00256ADB" w14:paraId="5A5E5575" w14:textId="77777777">
            <w:pPr>
              <w:spacing w:after="0" w:line="259" w:lineRule="auto"/>
              <w:ind w:left="112" w:right="0" w:firstLine="0"/>
              <w:jc w:val="left"/>
            </w:pPr>
            <w:r>
              <w:rPr>
                <w:sz w:val="14"/>
              </w:rPr>
              <w:t>-0.02</w:t>
            </w:r>
          </w:p>
        </w:tc>
        <w:tc>
          <w:tcPr>
            <w:tcW w:w="591" w:type="dxa"/>
            <w:tcBorders>
              <w:top w:val="nil"/>
              <w:left w:val="nil"/>
              <w:bottom w:val="nil"/>
              <w:right w:val="nil"/>
            </w:tcBorders>
          </w:tcPr>
          <w:p w:rsidR="001742B9" w:rsidRDefault="00256ADB" w14:paraId="70015180" w14:textId="77777777">
            <w:pPr>
              <w:spacing w:after="0" w:line="259" w:lineRule="auto"/>
              <w:ind w:left="58" w:right="0" w:firstLine="0"/>
              <w:jc w:val="left"/>
            </w:pPr>
            <w:r>
              <w:rPr>
                <w:sz w:val="14"/>
              </w:rPr>
              <w:t>0.33</w:t>
            </w:r>
          </w:p>
        </w:tc>
        <w:tc>
          <w:tcPr>
            <w:tcW w:w="710" w:type="dxa"/>
            <w:tcBorders>
              <w:top w:val="nil"/>
              <w:left w:val="nil"/>
              <w:bottom w:val="nil"/>
              <w:right w:val="nil"/>
            </w:tcBorders>
          </w:tcPr>
          <w:p w:rsidR="001742B9" w:rsidRDefault="00256ADB" w14:paraId="7DA0A032" w14:textId="77777777">
            <w:pPr>
              <w:spacing w:after="0" w:line="259" w:lineRule="auto"/>
              <w:ind w:left="117" w:right="0" w:firstLine="0"/>
              <w:jc w:val="left"/>
            </w:pPr>
            <w:r>
              <w:rPr>
                <w:sz w:val="14"/>
              </w:rPr>
              <w:t>0.27</w:t>
            </w:r>
          </w:p>
        </w:tc>
        <w:tc>
          <w:tcPr>
            <w:tcW w:w="749" w:type="dxa"/>
            <w:tcBorders>
              <w:top w:val="nil"/>
              <w:left w:val="nil"/>
              <w:bottom w:val="nil"/>
              <w:right w:val="nil"/>
            </w:tcBorders>
          </w:tcPr>
          <w:p w:rsidR="001742B9" w:rsidRDefault="00256ADB" w14:paraId="162E9261" w14:textId="77777777">
            <w:pPr>
              <w:spacing w:after="0" w:line="259" w:lineRule="auto"/>
              <w:ind w:left="37" w:right="0" w:firstLine="0"/>
              <w:jc w:val="left"/>
            </w:pPr>
            <w:r>
              <w:rPr>
                <w:sz w:val="14"/>
              </w:rPr>
              <w:t>-0.07**</w:t>
            </w:r>
          </w:p>
        </w:tc>
        <w:tc>
          <w:tcPr>
            <w:tcW w:w="591" w:type="dxa"/>
            <w:tcBorders>
              <w:top w:val="nil"/>
              <w:left w:val="nil"/>
              <w:bottom w:val="nil"/>
              <w:right w:val="nil"/>
            </w:tcBorders>
          </w:tcPr>
          <w:p w:rsidR="001742B9" w:rsidRDefault="00256ADB" w14:paraId="13B26297" w14:textId="77777777">
            <w:pPr>
              <w:spacing w:after="0" w:line="259" w:lineRule="auto"/>
              <w:ind w:left="58" w:right="0" w:firstLine="0"/>
              <w:jc w:val="left"/>
            </w:pPr>
            <w:r>
              <w:rPr>
                <w:sz w:val="14"/>
              </w:rPr>
              <w:t>0.51</w:t>
            </w:r>
          </w:p>
        </w:tc>
        <w:tc>
          <w:tcPr>
            <w:tcW w:w="709" w:type="dxa"/>
            <w:tcBorders>
              <w:top w:val="nil"/>
              <w:left w:val="nil"/>
              <w:bottom w:val="nil"/>
              <w:right w:val="nil"/>
            </w:tcBorders>
          </w:tcPr>
          <w:p w:rsidR="001742B9" w:rsidRDefault="00256ADB" w14:paraId="3D7CFC0B" w14:textId="77777777">
            <w:pPr>
              <w:spacing w:after="0" w:line="259" w:lineRule="auto"/>
              <w:ind w:left="117" w:right="0" w:firstLine="0"/>
              <w:jc w:val="left"/>
            </w:pPr>
            <w:r>
              <w:rPr>
                <w:sz w:val="14"/>
              </w:rPr>
              <w:t>0.52</w:t>
            </w:r>
          </w:p>
        </w:tc>
        <w:tc>
          <w:tcPr>
            <w:tcW w:w="486" w:type="dxa"/>
            <w:tcBorders>
              <w:top w:val="nil"/>
              <w:left w:val="nil"/>
              <w:bottom w:val="nil"/>
              <w:right w:val="nil"/>
            </w:tcBorders>
          </w:tcPr>
          <w:p w:rsidR="001742B9" w:rsidRDefault="00256ADB" w14:paraId="7EDE0CE1" w14:textId="77777777">
            <w:pPr>
              <w:spacing w:after="0" w:line="259" w:lineRule="auto"/>
              <w:ind w:left="58" w:right="0" w:firstLine="0"/>
              <w:jc w:val="left"/>
            </w:pPr>
            <w:r>
              <w:rPr>
                <w:sz w:val="14"/>
              </w:rPr>
              <w:t>0.01</w:t>
            </w:r>
          </w:p>
        </w:tc>
      </w:tr>
      <w:tr w:rsidR="001742B9" w14:paraId="4ED856AC" w14:textId="77777777">
        <w:trPr>
          <w:trHeight w:val="167"/>
        </w:trPr>
        <w:tc>
          <w:tcPr>
            <w:tcW w:w="3473" w:type="dxa"/>
            <w:tcBorders>
              <w:top w:val="nil"/>
              <w:left w:val="nil"/>
              <w:bottom w:val="nil"/>
              <w:right w:val="nil"/>
            </w:tcBorders>
          </w:tcPr>
          <w:p w:rsidR="001742B9" w:rsidRDefault="001742B9" w14:paraId="6B6CA05D" w14:textId="77777777">
            <w:pPr>
              <w:spacing w:after="160" w:line="259" w:lineRule="auto"/>
              <w:ind w:left="0" w:right="0" w:firstLine="0"/>
              <w:jc w:val="left"/>
            </w:pPr>
          </w:p>
        </w:tc>
        <w:tc>
          <w:tcPr>
            <w:tcW w:w="592" w:type="dxa"/>
            <w:tcBorders>
              <w:top w:val="nil"/>
              <w:left w:val="nil"/>
              <w:bottom w:val="nil"/>
              <w:right w:val="nil"/>
            </w:tcBorders>
          </w:tcPr>
          <w:p w:rsidR="001742B9" w:rsidRDefault="00256ADB" w14:paraId="4151099E" w14:textId="77777777">
            <w:pPr>
              <w:spacing w:after="0" w:line="259" w:lineRule="auto"/>
              <w:ind w:left="0" w:right="0" w:firstLine="0"/>
              <w:jc w:val="left"/>
            </w:pPr>
            <w:r>
              <w:rPr>
                <w:sz w:val="14"/>
              </w:rPr>
              <w:t>(0.50)</w:t>
            </w:r>
          </w:p>
        </w:tc>
        <w:tc>
          <w:tcPr>
            <w:tcW w:w="709" w:type="dxa"/>
            <w:tcBorders>
              <w:top w:val="nil"/>
              <w:left w:val="nil"/>
              <w:bottom w:val="nil"/>
              <w:right w:val="nil"/>
            </w:tcBorders>
          </w:tcPr>
          <w:p w:rsidR="001742B9" w:rsidRDefault="00256ADB" w14:paraId="5CEAD993" w14:textId="77777777">
            <w:pPr>
              <w:spacing w:after="0" w:line="259" w:lineRule="auto"/>
              <w:ind w:left="59" w:right="0" w:firstLine="0"/>
              <w:jc w:val="left"/>
            </w:pPr>
            <w:r>
              <w:rPr>
                <w:sz w:val="14"/>
              </w:rPr>
              <w:t>(0.49)</w:t>
            </w:r>
          </w:p>
        </w:tc>
        <w:tc>
          <w:tcPr>
            <w:tcW w:w="749" w:type="dxa"/>
            <w:tcBorders>
              <w:top w:val="nil"/>
              <w:left w:val="nil"/>
              <w:bottom w:val="nil"/>
              <w:right w:val="nil"/>
            </w:tcBorders>
          </w:tcPr>
          <w:p w:rsidR="001742B9" w:rsidRDefault="00256ADB" w14:paraId="38A9BAD0" w14:textId="77777777">
            <w:pPr>
              <w:spacing w:after="0" w:line="259" w:lineRule="auto"/>
              <w:ind w:left="79" w:right="0" w:firstLine="0"/>
              <w:jc w:val="left"/>
            </w:pPr>
            <w:r>
              <w:rPr>
                <w:sz w:val="14"/>
              </w:rPr>
              <w:t>(0.68)</w:t>
            </w:r>
          </w:p>
        </w:tc>
        <w:tc>
          <w:tcPr>
            <w:tcW w:w="591" w:type="dxa"/>
            <w:tcBorders>
              <w:top w:val="nil"/>
              <w:left w:val="nil"/>
              <w:bottom w:val="nil"/>
              <w:right w:val="nil"/>
            </w:tcBorders>
          </w:tcPr>
          <w:p w:rsidR="001742B9" w:rsidRDefault="00256ADB" w14:paraId="6270924E" w14:textId="77777777">
            <w:pPr>
              <w:spacing w:after="0" w:line="259" w:lineRule="auto"/>
              <w:ind w:left="0" w:right="0" w:firstLine="0"/>
              <w:jc w:val="left"/>
            </w:pPr>
            <w:r>
              <w:rPr>
                <w:sz w:val="14"/>
              </w:rPr>
              <w:t>(0.47)</w:t>
            </w:r>
          </w:p>
        </w:tc>
        <w:tc>
          <w:tcPr>
            <w:tcW w:w="710" w:type="dxa"/>
            <w:tcBorders>
              <w:top w:val="nil"/>
              <w:left w:val="nil"/>
              <w:bottom w:val="nil"/>
              <w:right w:val="nil"/>
            </w:tcBorders>
          </w:tcPr>
          <w:p w:rsidR="001742B9" w:rsidRDefault="00256ADB" w14:paraId="13A9A4E3" w14:textId="77777777">
            <w:pPr>
              <w:spacing w:after="0" w:line="259" w:lineRule="auto"/>
              <w:ind w:left="59" w:right="0" w:firstLine="0"/>
              <w:jc w:val="left"/>
            </w:pPr>
            <w:r>
              <w:rPr>
                <w:sz w:val="14"/>
              </w:rPr>
              <w:t>(0.44)</w:t>
            </w:r>
          </w:p>
        </w:tc>
        <w:tc>
          <w:tcPr>
            <w:tcW w:w="749" w:type="dxa"/>
            <w:tcBorders>
              <w:top w:val="nil"/>
              <w:left w:val="nil"/>
              <w:bottom w:val="nil"/>
              <w:right w:val="nil"/>
            </w:tcBorders>
          </w:tcPr>
          <w:p w:rsidR="001742B9" w:rsidRDefault="00256ADB" w14:paraId="6E27572D" w14:textId="77777777">
            <w:pPr>
              <w:spacing w:after="0" w:line="259" w:lineRule="auto"/>
              <w:ind w:left="79" w:right="0" w:firstLine="0"/>
              <w:jc w:val="left"/>
            </w:pPr>
            <w:r>
              <w:rPr>
                <w:sz w:val="14"/>
              </w:rPr>
              <w:t>(0.01)</w:t>
            </w:r>
          </w:p>
        </w:tc>
        <w:tc>
          <w:tcPr>
            <w:tcW w:w="591" w:type="dxa"/>
            <w:tcBorders>
              <w:top w:val="nil"/>
              <w:left w:val="nil"/>
              <w:bottom w:val="nil"/>
              <w:right w:val="nil"/>
            </w:tcBorders>
          </w:tcPr>
          <w:p w:rsidR="001742B9" w:rsidRDefault="00256ADB" w14:paraId="76485AD2" w14:textId="77777777">
            <w:pPr>
              <w:spacing w:after="0" w:line="259" w:lineRule="auto"/>
              <w:ind w:left="0" w:right="0" w:firstLine="0"/>
              <w:jc w:val="left"/>
            </w:pPr>
            <w:r>
              <w:rPr>
                <w:sz w:val="14"/>
              </w:rPr>
              <w:t>(0.50)</w:t>
            </w:r>
          </w:p>
        </w:tc>
        <w:tc>
          <w:tcPr>
            <w:tcW w:w="709" w:type="dxa"/>
            <w:tcBorders>
              <w:top w:val="nil"/>
              <w:left w:val="nil"/>
              <w:bottom w:val="nil"/>
              <w:right w:val="nil"/>
            </w:tcBorders>
          </w:tcPr>
          <w:p w:rsidR="001742B9" w:rsidRDefault="00256ADB" w14:paraId="50D125B2" w14:textId="77777777">
            <w:pPr>
              <w:spacing w:after="0" w:line="259" w:lineRule="auto"/>
              <w:ind w:left="59" w:right="0" w:firstLine="0"/>
              <w:jc w:val="left"/>
            </w:pPr>
            <w:r>
              <w:rPr>
                <w:sz w:val="14"/>
              </w:rPr>
              <w:t>(0.50)</w:t>
            </w:r>
          </w:p>
        </w:tc>
        <w:tc>
          <w:tcPr>
            <w:tcW w:w="486" w:type="dxa"/>
            <w:tcBorders>
              <w:top w:val="nil"/>
              <w:left w:val="nil"/>
              <w:bottom w:val="nil"/>
              <w:right w:val="nil"/>
            </w:tcBorders>
          </w:tcPr>
          <w:p w:rsidR="001742B9" w:rsidRDefault="00256ADB" w14:paraId="029FFDCD" w14:textId="77777777">
            <w:pPr>
              <w:spacing w:after="0" w:line="259" w:lineRule="auto"/>
              <w:ind w:left="0" w:right="0" w:firstLine="0"/>
              <w:jc w:val="left"/>
            </w:pPr>
            <w:r>
              <w:rPr>
                <w:sz w:val="14"/>
              </w:rPr>
              <w:t>(0.86)</w:t>
            </w:r>
          </w:p>
        </w:tc>
      </w:tr>
      <w:tr w:rsidR="001742B9" w14:paraId="293237B9" w14:textId="77777777">
        <w:trPr>
          <w:trHeight w:val="167"/>
        </w:trPr>
        <w:tc>
          <w:tcPr>
            <w:tcW w:w="3473" w:type="dxa"/>
            <w:tcBorders>
              <w:top w:val="nil"/>
              <w:left w:val="nil"/>
              <w:bottom w:val="nil"/>
              <w:right w:val="nil"/>
            </w:tcBorders>
          </w:tcPr>
          <w:p w:rsidR="001742B9" w:rsidRDefault="00256ADB" w14:paraId="5C81DCFA" w14:textId="77777777">
            <w:pPr>
              <w:spacing w:after="0" w:line="259" w:lineRule="auto"/>
              <w:ind w:left="105" w:right="0" w:firstLine="0"/>
              <w:jc w:val="left"/>
            </w:pPr>
            <w:proofErr w:type="spellStart"/>
            <w:r>
              <w:rPr>
                <w:sz w:val="14"/>
              </w:rPr>
              <w:t>rCARI</w:t>
            </w:r>
            <w:proofErr w:type="spellEnd"/>
            <w:r>
              <w:rPr>
                <w:sz w:val="14"/>
              </w:rPr>
              <w:t xml:space="preserve"> using Income: Moderately Food Insecure</w:t>
            </w:r>
          </w:p>
        </w:tc>
        <w:tc>
          <w:tcPr>
            <w:tcW w:w="592" w:type="dxa"/>
            <w:tcBorders>
              <w:top w:val="nil"/>
              <w:left w:val="nil"/>
              <w:bottom w:val="nil"/>
              <w:right w:val="nil"/>
            </w:tcBorders>
          </w:tcPr>
          <w:p w:rsidR="001742B9" w:rsidRDefault="00256ADB" w14:paraId="7D074127" w14:textId="77777777">
            <w:pPr>
              <w:spacing w:after="0" w:line="259" w:lineRule="auto"/>
              <w:ind w:left="58" w:right="0" w:firstLine="0"/>
              <w:jc w:val="left"/>
            </w:pPr>
            <w:r>
              <w:rPr>
                <w:sz w:val="14"/>
              </w:rPr>
              <w:t>0.39</w:t>
            </w:r>
          </w:p>
        </w:tc>
        <w:tc>
          <w:tcPr>
            <w:tcW w:w="709" w:type="dxa"/>
            <w:tcBorders>
              <w:top w:val="nil"/>
              <w:left w:val="nil"/>
              <w:bottom w:val="nil"/>
              <w:right w:val="nil"/>
            </w:tcBorders>
          </w:tcPr>
          <w:p w:rsidR="001742B9" w:rsidRDefault="00256ADB" w14:paraId="1A5B694F" w14:textId="77777777">
            <w:pPr>
              <w:spacing w:after="0" w:line="259" w:lineRule="auto"/>
              <w:ind w:left="117" w:right="0" w:firstLine="0"/>
              <w:jc w:val="left"/>
            </w:pPr>
            <w:r>
              <w:rPr>
                <w:sz w:val="14"/>
              </w:rPr>
              <w:t>0.49</w:t>
            </w:r>
          </w:p>
        </w:tc>
        <w:tc>
          <w:tcPr>
            <w:tcW w:w="749" w:type="dxa"/>
            <w:tcBorders>
              <w:top w:val="nil"/>
              <w:left w:val="nil"/>
              <w:bottom w:val="nil"/>
              <w:right w:val="nil"/>
            </w:tcBorders>
          </w:tcPr>
          <w:p w:rsidR="001742B9" w:rsidRDefault="00256ADB" w14:paraId="3FE3C401" w14:textId="77777777">
            <w:pPr>
              <w:spacing w:after="0" w:line="259" w:lineRule="auto"/>
              <w:ind w:left="62" w:right="0" w:firstLine="0"/>
              <w:jc w:val="left"/>
            </w:pPr>
            <w:r>
              <w:rPr>
                <w:sz w:val="14"/>
              </w:rPr>
              <w:t>0.10**</w:t>
            </w:r>
          </w:p>
        </w:tc>
        <w:tc>
          <w:tcPr>
            <w:tcW w:w="591" w:type="dxa"/>
            <w:tcBorders>
              <w:top w:val="nil"/>
              <w:left w:val="nil"/>
              <w:bottom w:val="nil"/>
              <w:right w:val="nil"/>
            </w:tcBorders>
          </w:tcPr>
          <w:p w:rsidR="001742B9" w:rsidRDefault="00256ADB" w14:paraId="1FE33F12" w14:textId="77777777">
            <w:pPr>
              <w:spacing w:after="0" w:line="259" w:lineRule="auto"/>
              <w:ind w:left="58" w:right="0" w:firstLine="0"/>
              <w:jc w:val="left"/>
            </w:pPr>
            <w:r>
              <w:rPr>
                <w:sz w:val="14"/>
              </w:rPr>
              <w:t>0.53</w:t>
            </w:r>
          </w:p>
        </w:tc>
        <w:tc>
          <w:tcPr>
            <w:tcW w:w="710" w:type="dxa"/>
            <w:tcBorders>
              <w:top w:val="nil"/>
              <w:left w:val="nil"/>
              <w:bottom w:val="nil"/>
              <w:right w:val="nil"/>
            </w:tcBorders>
          </w:tcPr>
          <w:p w:rsidR="001742B9" w:rsidRDefault="00256ADB" w14:paraId="6BF74DCF" w14:textId="77777777">
            <w:pPr>
              <w:spacing w:after="0" w:line="259" w:lineRule="auto"/>
              <w:ind w:left="117" w:right="0" w:firstLine="0"/>
              <w:jc w:val="left"/>
            </w:pPr>
            <w:r>
              <w:rPr>
                <w:sz w:val="14"/>
              </w:rPr>
              <w:t>0.62</w:t>
            </w:r>
          </w:p>
        </w:tc>
        <w:tc>
          <w:tcPr>
            <w:tcW w:w="749" w:type="dxa"/>
            <w:tcBorders>
              <w:top w:val="nil"/>
              <w:left w:val="nil"/>
              <w:bottom w:val="nil"/>
              <w:right w:val="nil"/>
            </w:tcBorders>
          </w:tcPr>
          <w:p w:rsidR="001742B9" w:rsidRDefault="00256ADB" w14:paraId="0970E7DA" w14:textId="77777777">
            <w:pPr>
              <w:spacing w:after="0" w:line="259" w:lineRule="auto"/>
              <w:ind w:left="25" w:right="0" w:firstLine="0"/>
              <w:jc w:val="left"/>
            </w:pPr>
            <w:r>
              <w:rPr>
                <w:sz w:val="14"/>
              </w:rPr>
              <w:t>0.09***</w:t>
            </w:r>
          </w:p>
        </w:tc>
        <w:tc>
          <w:tcPr>
            <w:tcW w:w="591" w:type="dxa"/>
            <w:tcBorders>
              <w:top w:val="nil"/>
              <w:left w:val="nil"/>
              <w:bottom w:val="nil"/>
              <w:right w:val="nil"/>
            </w:tcBorders>
          </w:tcPr>
          <w:p w:rsidR="001742B9" w:rsidRDefault="00256ADB" w14:paraId="4B7B4E04" w14:textId="77777777">
            <w:pPr>
              <w:spacing w:after="0" w:line="259" w:lineRule="auto"/>
              <w:ind w:left="58" w:right="0" w:firstLine="0"/>
              <w:jc w:val="left"/>
            </w:pPr>
            <w:r>
              <w:rPr>
                <w:sz w:val="14"/>
              </w:rPr>
              <w:t>0.45</w:t>
            </w:r>
          </w:p>
        </w:tc>
        <w:tc>
          <w:tcPr>
            <w:tcW w:w="709" w:type="dxa"/>
            <w:tcBorders>
              <w:top w:val="nil"/>
              <w:left w:val="nil"/>
              <w:bottom w:val="nil"/>
              <w:right w:val="nil"/>
            </w:tcBorders>
          </w:tcPr>
          <w:p w:rsidR="001742B9" w:rsidRDefault="00256ADB" w14:paraId="546CD5A8" w14:textId="77777777">
            <w:pPr>
              <w:spacing w:after="0" w:line="259" w:lineRule="auto"/>
              <w:ind w:left="117" w:right="0" w:firstLine="0"/>
              <w:jc w:val="left"/>
            </w:pPr>
            <w:r>
              <w:rPr>
                <w:sz w:val="14"/>
              </w:rPr>
              <w:t>0.45</w:t>
            </w:r>
          </w:p>
        </w:tc>
        <w:tc>
          <w:tcPr>
            <w:tcW w:w="486" w:type="dxa"/>
            <w:tcBorders>
              <w:top w:val="nil"/>
              <w:left w:val="nil"/>
              <w:bottom w:val="nil"/>
              <w:right w:val="nil"/>
            </w:tcBorders>
          </w:tcPr>
          <w:p w:rsidR="001742B9" w:rsidRDefault="00256ADB" w14:paraId="6E4D5E94" w14:textId="77777777">
            <w:pPr>
              <w:spacing w:after="0" w:line="259" w:lineRule="auto"/>
              <w:ind w:left="58" w:right="0" w:firstLine="0"/>
              <w:jc w:val="left"/>
            </w:pPr>
            <w:r>
              <w:rPr>
                <w:sz w:val="14"/>
              </w:rPr>
              <w:t>0.01</w:t>
            </w:r>
          </w:p>
        </w:tc>
      </w:tr>
      <w:tr w:rsidR="001742B9" w14:paraId="47DD8A00" w14:textId="77777777">
        <w:trPr>
          <w:trHeight w:val="167"/>
        </w:trPr>
        <w:tc>
          <w:tcPr>
            <w:tcW w:w="3473" w:type="dxa"/>
            <w:tcBorders>
              <w:top w:val="nil"/>
              <w:left w:val="nil"/>
              <w:bottom w:val="nil"/>
              <w:right w:val="nil"/>
            </w:tcBorders>
          </w:tcPr>
          <w:p w:rsidR="001742B9" w:rsidRDefault="001742B9" w14:paraId="06907386" w14:textId="77777777">
            <w:pPr>
              <w:spacing w:after="160" w:line="259" w:lineRule="auto"/>
              <w:ind w:left="0" w:right="0" w:firstLine="0"/>
              <w:jc w:val="left"/>
            </w:pPr>
          </w:p>
        </w:tc>
        <w:tc>
          <w:tcPr>
            <w:tcW w:w="592" w:type="dxa"/>
            <w:tcBorders>
              <w:top w:val="nil"/>
              <w:left w:val="nil"/>
              <w:bottom w:val="nil"/>
              <w:right w:val="nil"/>
            </w:tcBorders>
          </w:tcPr>
          <w:p w:rsidR="001742B9" w:rsidRDefault="00256ADB" w14:paraId="6EACA1CF" w14:textId="77777777">
            <w:pPr>
              <w:spacing w:after="0" w:line="259" w:lineRule="auto"/>
              <w:ind w:left="0" w:right="0" w:firstLine="0"/>
              <w:jc w:val="left"/>
            </w:pPr>
            <w:r>
              <w:rPr>
                <w:sz w:val="14"/>
              </w:rPr>
              <w:t>(0.49)</w:t>
            </w:r>
          </w:p>
        </w:tc>
        <w:tc>
          <w:tcPr>
            <w:tcW w:w="709" w:type="dxa"/>
            <w:tcBorders>
              <w:top w:val="nil"/>
              <w:left w:val="nil"/>
              <w:bottom w:val="nil"/>
              <w:right w:val="nil"/>
            </w:tcBorders>
          </w:tcPr>
          <w:p w:rsidR="001742B9" w:rsidRDefault="00256ADB" w14:paraId="6FC88300" w14:textId="77777777">
            <w:pPr>
              <w:spacing w:after="0" w:line="259" w:lineRule="auto"/>
              <w:ind w:left="59" w:right="0" w:firstLine="0"/>
              <w:jc w:val="left"/>
            </w:pPr>
            <w:r>
              <w:rPr>
                <w:sz w:val="14"/>
              </w:rPr>
              <w:t>(0.50)</w:t>
            </w:r>
          </w:p>
        </w:tc>
        <w:tc>
          <w:tcPr>
            <w:tcW w:w="749" w:type="dxa"/>
            <w:tcBorders>
              <w:top w:val="nil"/>
              <w:left w:val="nil"/>
              <w:bottom w:val="nil"/>
              <w:right w:val="nil"/>
            </w:tcBorders>
          </w:tcPr>
          <w:p w:rsidR="001742B9" w:rsidRDefault="00256ADB" w14:paraId="7A567A20" w14:textId="77777777">
            <w:pPr>
              <w:spacing w:after="0" w:line="259" w:lineRule="auto"/>
              <w:ind w:left="79" w:right="0" w:firstLine="0"/>
              <w:jc w:val="left"/>
            </w:pPr>
            <w:r>
              <w:rPr>
                <w:sz w:val="14"/>
              </w:rPr>
              <w:t>(0.01)</w:t>
            </w:r>
          </w:p>
        </w:tc>
        <w:tc>
          <w:tcPr>
            <w:tcW w:w="591" w:type="dxa"/>
            <w:tcBorders>
              <w:top w:val="nil"/>
              <w:left w:val="nil"/>
              <w:bottom w:val="nil"/>
              <w:right w:val="nil"/>
            </w:tcBorders>
          </w:tcPr>
          <w:p w:rsidR="001742B9" w:rsidRDefault="00256ADB" w14:paraId="629829D0" w14:textId="77777777">
            <w:pPr>
              <w:spacing w:after="0" w:line="259" w:lineRule="auto"/>
              <w:ind w:left="0" w:right="0" w:firstLine="0"/>
              <w:jc w:val="left"/>
            </w:pPr>
            <w:r>
              <w:rPr>
                <w:sz w:val="14"/>
              </w:rPr>
              <w:t>(0.50)</w:t>
            </w:r>
          </w:p>
        </w:tc>
        <w:tc>
          <w:tcPr>
            <w:tcW w:w="710" w:type="dxa"/>
            <w:tcBorders>
              <w:top w:val="nil"/>
              <w:left w:val="nil"/>
              <w:bottom w:val="nil"/>
              <w:right w:val="nil"/>
            </w:tcBorders>
          </w:tcPr>
          <w:p w:rsidR="001742B9" w:rsidRDefault="00256ADB" w14:paraId="02890B13" w14:textId="77777777">
            <w:pPr>
              <w:spacing w:after="0" w:line="259" w:lineRule="auto"/>
              <w:ind w:left="59" w:right="0" w:firstLine="0"/>
              <w:jc w:val="left"/>
            </w:pPr>
            <w:r>
              <w:rPr>
                <w:sz w:val="14"/>
              </w:rPr>
              <w:t>(0.48)</w:t>
            </w:r>
          </w:p>
        </w:tc>
        <w:tc>
          <w:tcPr>
            <w:tcW w:w="749" w:type="dxa"/>
            <w:tcBorders>
              <w:top w:val="nil"/>
              <w:left w:val="nil"/>
              <w:bottom w:val="nil"/>
              <w:right w:val="nil"/>
            </w:tcBorders>
          </w:tcPr>
          <w:p w:rsidR="001742B9" w:rsidRDefault="00256ADB" w14:paraId="5E7A8AB4" w14:textId="77777777">
            <w:pPr>
              <w:spacing w:after="0" w:line="259" w:lineRule="auto"/>
              <w:ind w:left="79" w:right="0" w:firstLine="0"/>
              <w:jc w:val="left"/>
            </w:pPr>
            <w:r>
              <w:rPr>
                <w:sz w:val="14"/>
              </w:rPr>
              <w:t>(0.00)</w:t>
            </w:r>
          </w:p>
        </w:tc>
        <w:tc>
          <w:tcPr>
            <w:tcW w:w="591" w:type="dxa"/>
            <w:tcBorders>
              <w:top w:val="nil"/>
              <w:left w:val="nil"/>
              <w:bottom w:val="nil"/>
              <w:right w:val="nil"/>
            </w:tcBorders>
          </w:tcPr>
          <w:p w:rsidR="001742B9" w:rsidRDefault="00256ADB" w14:paraId="1E27FB14" w14:textId="77777777">
            <w:pPr>
              <w:spacing w:after="0" w:line="259" w:lineRule="auto"/>
              <w:ind w:left="0" w:right="0" w:firstLine="0"/>
              <w:jc w:val="left"/>
            </w:pPr>
            <w:r>
              <w:rPr>
                <w:sz w:val="14"/>
              </w:rPr>
              <w:t>(0.50)</w:t>
            </w:r>
          </w:p>
        </w:tc>
        <w:tc>
          <w:tcPr>
            <w:tcW w:w="709" w:type="dxa"/>
            <w:tcBorders>
              <w:top w:val="nil"/>
              <w:left w:val="nil"/>
              <w:bottom w:val="nil"/>
              <w:right w:val="nil"/>
            </w:tcBorders>
          </w:tcPr>
          <w:p w:rsidR="001742B9" w:rsidRDefault="00256ADB" w14:paraId="7ED7F704" w14:textId="77777777">
            <w:pPr>
              <w:spacing w:after="0" w:line="259" w:lineRule="auto"/>
              <w:ind w:left="59" w:right="0" w:firstLine="0"/>
              <w:jc w:val="left"/>
            </w:pPr>
            <w:r>
              <w:rPr>
                <w:sz w:val="14"/>
              </w:rPr>
              <w:t>(0.50)</w:t>
            </w:r>
          </w:p>
        </w:tc>
        <w:tc>
          <w:tcPr>
            <w:tcW w:w="486" w:type="dxa"/>
            <w:tcBorders>
              <w:top w:val="nil"/>
              <w:left w:val="nil"/>
              <w:bottom w:val="nil"/>
              <w:right w:val="nil"/>
            </w:tcBorders>
          </w:tcPr>
          <w:p w:rsidR="001742B9" w:rsidRDefault="00256ADB" w14:paraId="3E2C62F8" w14:textId="77777777">
            <w:pPr>
              <w:spacing w:after="0" w:line="259" w:lineRule="auto"/>
              <w:ind w:left="0" w:right="0" w:firstLine="0"/>
              <w:jc w:val="left"/>
            </w:pPr>
            <w:r>
              <w:rPr>
                <w:sz w:val="14"/>
              </w:rPr>
              <w:t>(0.89)</w:t>
            </w:r>
          </w:p>
        </w:tc>
      </w:tr>
      <w:tr w:rsidR="001742B9" w14:paraId="0DF24CDF" w14:textId="77777777">
        <w:trPr>
          <w:trHeight w:val="167"/>
        </w:trPr>
        <w:tc>
          <w:tcPr>
            <w:tcW w:w="3473" w:type="dxa"/>
            <w:tcBorders>
              <w:top w:val="nil"/>
              <w:left w:val="nil"/>
              <w:bottom w:val="nil"/>
              <w:right w:val="nil"/>
            </w:tcBorders>
          </w:tcPr>
          <w:p w:rsidR="001742B9" w:rsidRDefault="00256ADB" w14:paraId="19040DE6" w14:textId="77777777">
            <w:pPr>
              <w:spacing w:after="0" w:line="259" w:lineRule="auto"/>
              <w:ind w:left="105" w:right="0" w:firstLine="0"/>
              <w:jc w:val="left"/>
            </w:pPr>
            <w:proofErr w:type="spellStart"/>
            <w:r>
              <w:rPr>
                <w:sz w:val="14"/>
              </w:rPr>
              <w:t>rCARI</w:t>
            </w:r>
            <w:proofErr w:type="spellEnd"/>
            <w:r>
              <w:rPr>
                <w:sz w:val="14"/>
              </w:rPr>
              <w:t xml:space="preserve"> using Income: Severely Food Insecure</w:t>
            </w:r>
          </w:p>
        </w:tc>
        <w:tc>
          <w:tcPr>
            <w:tcW w:w="592" w:type="dxa"/>
            <w:tcBorders>
              <w:top w:val="nil"/>
              <w:left w:val="nil"/>
              <w:bottom w:val="nil"/>
              <w:right w:val="nil"/>
            </w:tcBorders>
          </w:tcPr>
          <w:p w:rsidR="001742B9" w:rsidRDefault="00256ADB" w14:paraId="4B95F99C" w14:textId="77777777">
            <w:pPr>
              <w:spacing w:after="0" w:line="259" w:lineRule="auto"/>
              <w:ind w:left="58" w:right="0" w:firstLine="0"/>
              <w:jc w:val="left"/>
            </w:pPr>
            <w:r>
              <w:rPr>
                <w:sz w:val="14"/>
              </w:rPr>
              <w:t>0.02</w:t>
            </w:r>
          </w:p>
        </w:tc>
        <w:tc>
          <w:tcPr>
            <w:tcW w:w="709" w:type="dxa"/>
            <w:tcBorders>
              <w:top w:val="nil"/>
              <w:left w:val="nil"/>
              <w:bottom w:val="nil"/>
              <w:right w:val="nil"/>
            </w:tcBorders>
          </w:tcPr>
          <w:p w:rsidR="001742B9" w:rsidRDefault="00256ADB" w14:paraId="5395B355" w14:textId="77777777">
            <w:pPr>
              <w:spacing w:after="0" w:line="259" w:lineRule="auto"/>
              <w:ind w:left="117" w:right="0" w:firstLine="0"/>
              <w:jc w:val="left"/>
            </w:pPr>
            <w:r>
              <w:rPr>
                <w:sz w:val="14"/>
              </w:rPr>
              <w:t>0.03</w:t>
            </w:r>
          </w:p>
        </w:tc>
        <w:tc>
          <w:tcPr>
            <w:tcW w:w="749" w:type="dxa"/>
            <w:tcBorders>
              <w:top w:val="nil"/>
              <w:left w:val="nil"/>
              <w:bottom w:val="nil"/>
              <w:right w:val="nil"/>
            </w:tcBorders>
          </w:tcPr>
          <w:p w:rsidR="001742B9" w:rsidRDefault="00256ADB" w14:paraId="310D9FAB" w14:textId="77777777">
            <w:pPr>
              <w:spacing w:after="0" w:line="259" w:lineRule="auto"/>
              <w:ind w:left="137" w:right="0" w:firstLine="0"/>
              <w:jc w:val="left"/>
            </w:pPr>
            <w:r>
              <w:rPr>
                <w:sz w:val="14"/>
              </w:rPr>
              <w:t>0.00</w:t>
            </w:r>
          </w:p>
        </w:tc>
        <w:tc>
          <w:tcPr>
            <w:tcW w:w="591" w:type="dxa"/>
            <w:tcBorders>
              <w:top w:val="nil"/>
              <w:left w:val="nil"/>
              <w:bottom w:val="nil"/>
              <w:right w:val="nil"/>
            </w:tcBorders>
          </w:tcPr>
          <w:p w:rsidR="001742B9" w:rsidRDefault="00256ADB" w14:paraId="72B32A26" w14:textId="77777777">
            <w:pPr>
              <w:spacing w:after="0" w:line="259" w:lineRule="auto"/>
              <w:ind w:left="58" w:right="0" w:firstLine="0"/>
              <w:jc w:val="left"/>
            </w:pPr>
            <w:r>
              <w:rPr>
                <w:sz w:val="14"/>
              </w:rPr>
              <w:t>0.11</w:t>
            </w:r>
          </w:p>
        </w:tc>
        <w:tc>
          <w:tcPr>
            <w:tcW w:w="710" w:type="dxa"/>
            <w:tcBorders>
              <w:top w:val="nil"/>
              <w:left w:val="nil"/>
              <w:bottom w:val="nil"/>
              <w:right w:val="nil"/>
            </w:tcBorders>
          </w:tcPr>
          <w:p w:rsidR="001742B9" w:rsidRDefault="00256ADB" w14:paraId="5E64FB80" w14:textId="77777777">
            <w:pPr>
              <w:spacing w:after="0" w:line="259" w:lineRule="auto"/>
              <w:ind w:left="117" w:right="0" w:firstLine="0"/>
              <w:jc w:val="left"/>
            </w:pPr>
            <w:r>
              <w:rPr>
                <w:sz w:val="14"/>
              </w:rPr>
              <w:t>0.11</w:t>
            </w:r>
          </w:p>
        </w:tc>
        <w:tc>
          <w:tcPr>
            <w:tcW w:w="749" w:type="dxa"/>
            <w:tcBorders>
              <w:top w:val="nil"/>
              <w:left w:val="nil"/>
              <w:bottom w:val="nil"/>
              <w:right w:val="nil"/>
            </w:tcBorders>
          </w:tcPr>
          <w:p w:rsidR="001742B9" w:rsidRDefault="00256ADB" w14:paraId="6311358A" w14:textId="77777777">
            <w:pPr>
              <w:spacing w:after="0" w:line="259" w:lineRule="auto"/>
              <w:ind w:left="112" w:right="0" w:firstLine="0"/>
              <w:jc w:val="left"/>
            </w:pPr>
            <w:r>
              <w:rPr>
                <w:sz w:val="14"/>
              </w:rPr>
              <w:t>-0.00</w:t>
            </w:r>
          </w:p>
        </w:tc>
        <w:tc>
          <w:tcPr>
            <w:tcW w:w="591" w:type="dxa"/>
            <w:tcBorders>
              <w:top w:val="nil"/>
              <w:left w:val="nil"/>
              <w:bottom w:val="nil"/>
              <w:right w:val="nil"/>
            </w:tcBorders>
          </w:tcPr>
          <w:p w:rsidR="001742B9" w:rsidRDefault="00256ADB" w14:paraId="263FD962" w14:textId="77777777">
            <w:pPr>
              <w:spacing w:after="0" w:line="259" w:lineRule="auto"/>
              <w:ind w:left="58" w:right="0" w:firstLine="0"/>
              <w:jc w:val="left"/>
            </w:pPr>
            <w:r>
              <w:rPr>
                <w:sz w:val="14"/>
              </w:rPr>
              <w:t>0.02</w:t>
            </w:r>
          </w:p>
        </w:tc>
        <w:tc>
          <w:tcPr>
            <w:tcW w:w="709" w:type="dxa"/>
            <w:tcBorders>
              <w:top w:val="nil"/>
              <w:left w:val="nil"/>
              <w:bottom w:val="nil"/>
              <w:right w:val="nil"/>
            </w:tcBorders>
          </w:tcPr>
          <w:p w:rsidR="001742B9" w:rsidRDefault="00256ADB" w14:paraId="7A834DCE" w14:textId="77777777">
            <w:pPr>
              <w:spacing w:after="0" w:line="259" w:lineRule="auto"/>
              <w:ind w:left="117" w:right="0" w:firstLine="0"/>
              <w:jc w:val="left"/>
            </w:pPr>
            <w:r>
              <w:rPr>
                <w:sz w:val="14"/>
              </w:rPr>
              <w:t>0.02</w:t>
            </w:r>
          </w:p>
        </w:tc>
        <w:tc>
          <w:tcPr>
            <w:tcW w:w="486" w:type="dxa"/>
            <w:tcBorders>
              <w:top w:val="nil"/>
              <w:left w:val="nil"/>
              <w:bottom w:val="nil"/>
              <w:right w:val="nil"/>
            </w:tcBorders>
          </w:tcPr>
          <w:p w:rsidR="001742B9" w:rsidRDefault="00256ADB" w14:paraId="1A4CC370" w14:textId="77777777">
            <w:pPr>
              <w:spacing w:after="0" w:line="259" w:lineRule="auto"/>
              <w:ind w:left="33" w:right="0" w:firstLine="0"/>
              <w:jc w:val="left"/>
            </w:pPr>
            <w:r>
              <w:rPr>
                <w:sz w:val="14"/>
              </w:rPr>
              <w:t>-0.00</w:t>
            </w:r>
          </w:p>
        </w:tc>
      </w:tr>
      <w:tr w:rsidR="001742B9" w14:paraId="5F4111A9" w14:textId="77777777">
        <w:trPr>
          <w:trHeight w:val="167"/>
        </w:trPr>
        <w:tc>
          <w:tcPr>
            <w:tcW w:w="3473" w:type="dxa"/>
            <w:tcBorders>
              <w:top w:val="nil"/>
              <w:left w:val="nil"/>
              <w:bottom w:val="nil"/>
              <w:right w:val="nil"/>
            </w:tcBorders>
          </w:tcPr>
          <w:p w:rsidR="001742B9" w:rsidRDefault="001742B9" w14:paraId="237BCECC" w14:textId="77777777">
            <w:pPr>
              <w:spacing w:after="160" w:line="259" w:lineRule="auto"/>
              <w:ind w:left="0" w:right="0" w:firstLine="0"/>
              <w:jc w:val="left"/>
            </w:pPr>
          </w:p>
        </w:tc>
        <w:tc>
          <w:tcPr>
            <w:tcW w:w="592" w:type="dxa"/>
            <w:tcBorders>
              <w:top w:val="nil"/>
              <w:left w:val="nil"/>
              <w:bottom w:val="nil"/>
              <w:right w:val="nil"/>
            </w:tcBorders>
          </w:tcPr>
          <w:p w:rsidR="001742B9" w:rsidRDefault="00256ADB" w14:paraId="5FB91C08" w14:textId="77777777">
            <w:pPr>
              <w:spacing w:after="0" w:line="259" w:lineRule="auto"/>
              <w:ind w:left="0" w:right="0" w:firstLine="0"/>
              <w:jc w:val="left"/>
            </w:pPr>
            <w:r>
              <w:rPr>
                <w:sz w:val="14"/>
              </w:rPr>
              <w:t>(0.15)</w:t>
            </w:r>
          </w:p>
        </w:tc>
        <w:tc>
          <w:tcPr>
            <w:tcW w:w="709" w:type="dxa"/>
            <w:tcBorders>
              <w:top w:val="nil"/>
              <w:left w:val="nil"/>
              <w:bottom w:val="nil"/>
              <w:right w:val="nil"/>
            </w:tcBorders>
          </w:tcPr>
          <w:p w:rsidR="001742B9" w:rsidRDefault="00256ADB" w14:paraId="5B755A63" w14:textId="77777777">
            <w:pPr>
              <w:spacing w:after="0" w:line="259" w:lineRule="auto"/>
              <w:ind w:left="59" w:right="0" w:firstLine="0"/>
              <w:jc w:val="left"/>
            </w:pPr>
            <w:r>
              <w:rPr>
                <w:sz w:val="14"/>
              </w:rPr>
              <w:t>(0.16)</w:t>
            </w:r>
          </w:p>
        </w:tc>
        <w:tc>
          <w:tcPr>
            <w:tcW w:w="749" w:type="dxa"/>
            <w:tcBorders>
              <w:top w:val="nil"/>
              <w:left w:val="nil"/>
              <w:bottom w:val="nil"/>
              <w:right w:val="nil"/>
            </w:tcBorders>
          </w:tcPr>
          <w:p w:rsidR="001742B9" w:rsidRDefault="00256ADB" w14:paraId="40196EFE" w14:textId="77777777">
            <w:pPr>
              <w:spacing w:after="0" w:line="259" w:lineRule="auto"/>
              <w:ind w:left="79" w:right="0" w:firstLine="0"/>
              <w:jc w:val="left"/>
            </w:pPr>
            <w:r>
              <w:rPr>
                <w:sz w:val="14"/>
              </w:rPr>
              <w:t>(0.81)</w:t>
            </w:r>
          </w:p>
        </w:tc>
        <w:tc>
          <w:tcPr>
            <w:tcW w:w="591" w:type="dxa"/>
            <w:tcBorders>
              <w:top w:val="nil"/>
              <w:left w:val="nil"/>
              <w:bottom w:val="nil"/>
              <w:right w:val="nil"/>
            </w:tcBorders>
          </w:tcPr>
          <w:p w:rsidR="001742B9" w:rsidRDefault="00256ADB" w14:paraId="2AC3D6BF" w14:textId="77777777">
            <w:pPr>
              <w:spacing w:after="0" w:line="259" w:lineRule="auto"/>
              <w:ind w:left="0" w:right="0" w:firstLine="0"/>
              <w:jc w:val="left"/>
            </w:pPr>
            <w:r>
              <w:rPr>
                <w:sz w:val="14"/>
              </w:rPr>
              <w:t>(0.31)</w:t>
            </w:r>
          </w:p>
        </w:tc>
        <w:tc>
          <w:tcPr>
            <w:tcW w:w="710" w:type="dxa"/>
            <w:tcBorders>
              <w:top w:val="nil"/>
              <w:left w:val="nil"/>
              <w:bottom w:val="nil"/>
              <w:right w:val="nil"/>
            </w:tcBorders>
          </w:tcPr>
          <w:p w:rsidR="001742B9" w:rsidRDefault="00256ADB" w14:paraId="36123A60" w14:textId="77777777">
            <w:pPr>
              <w:spacing w:after="0" w:line="259" w:lineRule="auto"/>
              <w:ind w:left="59" w:right="0" w:firstLine="0"/>
              <w:jc w:val="left"/>
            </w:pPr>
            <w:r>
              <w:rPr>
                <w:sz w:val="14"/>
              </w:rPr>
              <w:t>(0.31)</w:t>
            </w:r>
          </w:p>
        </w:tc>
        <w:tc>
          <w:tcPr>
            <w:tcW w:w="749" w:type="dxa"/>
            <w:tcBorders>
              <w:top w:val="nil"/>
              <w:left w:val="nil"/>
              <w:bottom w:val="nil"/>
              <w:right w:val="nil"/>
            </w:tcBorders>
          </w:tcPr>
          <w:p w:rsidR="001742B9" w:rsidRDefault="00256ADB" w14:paraId="7456384F" w14:textId="77777777">
            <w:pPr>
              <w:spacing w:after="0" w:line="259" w:lineRule="auto"/>
              <w:ind w:left="79" w:right="0" w:firstLine="0"/>
              <w:jc w:val="left"/>
            </w:pPr>
            <w:r>
              <w:rPr>
                <w:sz w:val="14"/>
              </w:rPr>
              <w:t>(0.93)</w:t>
            </w:r>
          </w:p>
        </w:tc>
        <w:tc>
          <w:tcPr>
            <w:tcW w:w="591" w:type="dxa"/>
            <w:tcBorders>
              <w:top w:val="nil"/>
              <w:left w:val="nil"/>
              <w:bottom w:val="nil"/>
              <w:right w:val="nil"/>
            </w:tcBorders>
          </w:tcPr>
          <w:p w:rsidR="001742B9" w:rsidRDefault="00256ADB" w14:paraId="2ABB1AD3" w14:textId="77777777">
            <w:pPr>
              <w:spacing w:after="0" w:line="259" w:lineRule="auto"/>
              <w:ind w:left="0" w:right="0" w:firstLine="0"/>
              <w:jc w:val="left"/>
            </w:pPr>
            <w:r>
              <w:rPr>
                <w:sz w:val="14"/>
              </w:rPr>
              <w:t>(0.14)</w:t>
            </w:r>
          </w:p>
        </w:tc>
        <w:tc>
          <w:tcPr>
            <w:tcW w:w="709" w:type="dxa"/>
            <w:tcBorders>
              <w:top w:val="nil"/>
              <w:left w:val="nil"/>
              <w:bottom w:val="nil"/>
              <w:right w:val="nil"/>
            </w:tcBorders>
          </w:tcPr>
          <w:p w:rsidR="001742B9" w:rsidRDefault="00256ADB" w14:paraId="6700C852" w14:textId="77777777">
            <w:pPr>
              <w:spacing w:after="0" w:line="259" w:lineRule="auto"/>
              <w:ind w:left="59" w:right="0" w:firstLine="0"/>
              <w:jc w:val="left"/>
            </w:pPr>
            <w:r>
              <w:rPr>
                <w:sz w:val="14"/>
              </w:rPr>
              <w:t>(0.14)</w:t>
            </w:r>
          </w:p>
        </w:tc>
        <w:tc>
          <w:tcPr>
            <w:tcW w:w="486" w:type="dxa"/>
            <w:tcBorders>
              <w:top w:val="nil"/>
              <w:left w:val="nil"/>
              <w:bottom w:val="nil"/>
              <w:right w:val="nil"/>
            </w:tcBorders>
          </w:tcPr>
          <w:p w:rsidR="001742B9" w:rsidRDefault="00256ADB" w14:paraId="2411F06B" w14:textId="77777777">
            <w:pPr>
              <w:spacing w:after="0" w:line="259" w:lineRule="auto"/>
              <w:ind w:left="0" w:right="0" w:firstLine="0"/>
              <w:jc w:val="left"/>
            </w:pPr>
            <w:r>
              <w:rPr>
                <w:sz w:val="14"/>
              </w:rPr>
              <w:t>(0.92)</w:t>
            </w:r>
          </w:p>
        </w:tc>
      </w:tr>
      <w:tr w:rsidR="001742B9" w14:paraId="7988B736" w14:textId="77777777">
        <w:trPr>
          <w:trHeight w:val="167"/>
        </w:trPr>
        <w:tc>
          <w:tcPr>
            <w:tcW w:w="3473" w:type="dxa"/>
            <w:tcBorders>
              <w:top w:val="nil"/>
              <w:left w:val="nil"/>
              <w:bottom w:val="nil"/>
              <w:right w:val="nil"/>
            </w:tcBorders>
          </w:tcPr>
          <w:p w:rsidR="001742B9" w:rsidRDefault="00256ADB" w14:paraId="5E4F6399" w14:textId="77777777">
            <w:pPr>
              <w:spacing w:after="0" w:line="259" w:lineRule="auto"/>
              <w:ind w:left="105" w:right="0" w:firstLine="0"/>
              <w:jc w:val="left"/>
            </w:pPr>
            <w:proofErr w:type="spellStart"/>
            <w:r>
              <w:rPr>
                <w:sz w:val="14"/>
              </w:rPr>
              <w:t>rCARI</w:t>
            </w:r>
            <w:proofErr w:type="spellEnd"/>
            <w:r>
              <w:rPr>
                <w:sz w:val="14"/>
              </w:rPr>
              <w:t xml:space="preserve"> using Income: Food Insecure</w:t>
            </w:r>
          </w:p>
        </w:tc>
        <w:tc>
          <w:tcPr>
            <w:tcW w:w="592" w:type="dxa"/>
            <w:tcBorders>
              <w:top w:val="nil"/>
              <w:left w:val="nil"/>
              <w:bottom w:val="nil"/>
              <w:right w:val="nil"/>
            </w:tcBorders>
          </w:tcPr>
          <w:p w:rsidR="001742B9" w:rsidRDefault="00256ADB" w14:paraId="26ACD14E" w14:textId="77777777">
            <w:pPr>
              <w:spacing w:after="0" w:line="259" w:lineRule="auto"/>
              <w:ind w:left="58" w:right="0" w:firstLine="0"/>
              <w:jc w:val="left"/>
            </w:pPr>
            <w:r>
              <w:rPr>
                <w:sz w:val="14"/>
              </w:rPr>
              <w:t>0.41</w:t>
            </w:r>
          </w:p>
        </w:tc>
        <w:tc>
          <w:tcPr>
            <w:tcW w:w="709" w:type="dxa"/>
            <w:tcBorders>
              <w:top w:val="nil"/>
              <w:left w:val="nil"/>
              <w:bottom w:val="nil"/>
              <w:right w:val="nil"/>
            </w:tcBorders>
          </w:tcPr>
          <w:p w:rsidR="001742B9" w:rsidRDefault="00256ADB" w14:paraId="4EE66651" w14:textId="77777777">
            <w:pPr>
              <w:spacing w:after="0" w:line="259" w:lineRule="auto"/>
              <w:ind w:left="117" w:right="0" w:firstLine="0"/>
              <w:jc w:val="left"/>
            </w:pPr>
            <w:r>
              <w:rPr>
                <w:sz w:val="14"/>
              </w:rPr>
              <w:t>0.51</w:t>
            </w:r>
          </w:p>
        </w:tc>
        <w:tc>
          <w:tcPr>
            <w:tcW w:w="749" w:type="dxa"/>
            <w:tcBorders>
              <w:top w:val="nil"/>
              <w:left w:val="nil"/>
              <w:bottom w:val="nil"/>
              <w:right w:val="nil"/>
            </w:tcBorders>
          </w:tcPr>
          <w:p w:rsidR="001742B9" w:rsidRDefault="00256ADB" w14:paraId="77F0081D" w14:textId="77777777">
            <w:pPr>
              <w:spacing w:after="0" w:line="259" w:lineRule="auto"/>
              <w:ind w:left="62" w:right="0" w:firstLine="0"/>
              <w:jc w:val="left"/>
            </w:pPr>
            <w:r>
              <w:rPr>
                <w:sz w:val="14"/>
              </w:rPr>
              <w:t>0.10**</w:t>
            </w:r>
          </w:p>
        </w:tc>
        <w:tc>
          <w:tcPr>
            <w:tcW w:w="591" w:type="dxa"/>
            <w:tcBorders>
              <w:top w:val="nil"/>
              <w:left w:val="nil"/>
              <w:bottom w:val="nil"/>
              <w:right w:val="nil"/>
            </w:tcBorders>
          </w:tcPr>
          <w:p w:rsidR="001742B9" w:rsidRDefault="00256ADB" w14:paraId="4E7446CE" w14:textId="77777777">
            <w:pPr>
              <w:spacing w:after="0" w:line="259" w:lineRule="auto"/>
              <w:ind w:left="58" w:right="0" w:firstLine="0"/>
              <w:jc w:val="left"/>
            </w:pPr>
            <w:r>
              <w:rPr>
                <w:sz w:val="14"/>
              </w:rPr>
              <w:t>0.64</w:t>
            </w:r>
          </w:p>
        </w:tc>
        <w:tc>
          <w:tcPr>
            <w:tcW w:w="710" w:type="dxa"/>
            <w:tcBorders>
              <w:top w:val="nil"/>
              <w:left w:val="nil"/>
              <w:bottom w:val="nil"/>
              <w:right w:val="nil"/>
            </w:tcBorders>
          </w:tcPr>
          <w:p w:rsidR="001742B9" w:rsidRDefault="00256ADB" w14:paraId="5DCD39DB" w14:textId="77777777">
            <w:pPr>
              <w:spacing w:after="0" w:line="259" w:lineRule="auto"/>
              <w:ind w:left="117" w:right="0" w:firstLine="0"/>
              <w:jc w:val="left"/>
            </w:pPr>
            <w:r>
              <w:rPr>
                <w:sz w:val="14"/>
              </w:rPr>
              <w:t>0.73</w:t>
            </w:r>
          </w:p>
        </w:tc>
        <w:tc>
          <w:tcPr>
            <w:tcW w:w="749" w:type="dxa"/>
            <w:tcBorders>
              <w:top w:val="nil"/>
              <w:left w:val="nil"/>
              <w:bottom w:val="nil"/>
              <w:right w:val="nil"/>
            </w:tcBorders>
          </w:tcPr>
          <w:p w:rsidR="001742B9" w:rsidRDefault="00256ADB" w14:paraId="25316B6A" w14:textId="77777777">
            <w:pPr>
              <w:spacing w:after="0" w:line="259" w:lineRule="auto"/>
              <w:ind w:left="25" w:right="0" w:firstLine="0"/>
              <w:jc w:val="left"/>
            </w:pPr>
            <w:r>
              <w:rPr>
                <w:sz w:val="14"/>
              </w:rPr>
              <w:t>0.09***</w:t>
            </w:r>
          </w:p>
        </w:tc>
        <w:tc>
          <w:tcPr>
            <w:tcW w:w="591" w:type="dxa"/>
            <w:tcBorders>
              <w:top w:val="nil"/>
              <w:left w:val="nil"/>
              <w:bottom w:val="nil"/>
              <w:right w:val="nil"/>
            </w:tcBorders>
          </w:tcPr>
          <w:p w:rsidR="001742B9" w:rsidRDefault="00256ADB" w14:paraId="73F287B6" w14:textId="77777777">
            <w:pPr>
              <w:spacing w:after="0" w:line="259" w:lineRule="auto"/>
              <w:ind w:left="58" w:right="0" w:firstLine="0"/>
              <w:jc w:val="left"/>
            </w:pPr>
            <w:r>
              <w:rPr>
                <w:sz w:val="14"/>
              </w:rPr>
              <w:t>0.47</w:t>
            </w:r>
          </w:p>
        </w:tc>
        <w:tc>
          <w:tcPr>
            <w:tcW w:w="709" w:type="dxa"/>
            <w:tcBorders>
              <w:top w:val="nil"/>
              <w:left w:val="nil"/>
              <w:bottom w:val="nil"/>
              <w:right w:val="nil"/>
            </w:tcBorders>
          </w:tcPr>
          <w:p w:rsidR="001742B9" w:rsidRDefault="00256ADB" w14:paraId="3A4D58E3" w14:textId="77777777">
            <w:pPr>
              <w:spacing w:after="0" w:line="259" w:lineRule="auto"/>
              <w:ind w:left="117" w:right="0" w:firstLine="0"/>
              <w:jc w:val="left"/>
            </w:pPr>
            <w:r>
              <w:rPr>
                <w:sz w:val="14"/>
              </w:rPr>
              <w:t>0.47</w:t>
            </w:r>
          </w:p>
        </w:tc>
        <w:tc>
          <w:tcPr>
            <w:tcW w:w="486" w:type="dxa"/>
            <w:tcBorders>
              <w:top w:val="nil"/>
              <w:left w:val="nil"/>
              <w:bottom w:val="nil"/>
              <w:right w:val="nil"/>
            </w:tcBorders>
          </w:tcPr>
          <w:p w:rsidR="001742B9" w:rsidRDefault="00256ADB" w14:paraId="4457DB66" w14:textId="77777777">
            <w:pPr>
              <w:spacing w:after="0" w:line="259" w:lineRule="auto"/>
              <w:ind w:left="58" w:right="0" w:firstLine="0"/>
              <w:jc w:val="left"/>
            </w:pPr>
            <w:r>
              <w:rPr>
                <w:sz w:val="14"/>
              </w:rPr>
              <w:t>0.01</w:t>
            </w:r>
          </w:p>
        </w:tc>
      </w:tr>
      <w:tr w:rsidR="001742B9" w14:paraId="7EDB5285" w14:textId="77777777">
        <w:trPr>
          <w:trHeight w:val="172"/>
        </w:trPr>
        <w:tc>
          <w:tcPr>
            <w:tcW w:w="3473" w:type="dxa"/>
            <w:tcBorders>
              <w:top w:val="nil"/>
              <w:left w:val="nil"/>
              <w:bottom w:val="single" w:color="000000" w:sz="3" w:space="0"/>
              <w:right w:val="nil"/>
            </w:tcBorders>
          </w:tcPr>
          <w:p w:rsidR="001742B9" w:rsidRDefault="001742B9" w14:paraId="0CE986AF" w14:textId="77777777">
            <w:pPr>
              <w:spacing w:after="160" w:line="259" w:lineRule="auto"/>
              <w:ind w:left="0" w:right="0" w:firstLine="0"/>
              <w:jc w:val="left"/>
            </w:pPr>
          </w:p>
        </w:tc>
        <w:tc>
          <w:tcPr>
            <w:tcW w:w="592" w:type="dxa"/>
            <w:tcBorders>
              <w:top w:val="nil"/>
              <w:left w:val="nil"/>
              <w:bottom w:val="single" w:color="000000" w:sz="3" w:space="0"/>
              <w:right w:val="nil"/>
            </w:tcBorders>
          </w:tcPr>
          <w:p w:rsidR="001742B9" w:rsidRDefault="00256ADB" w14:paraId="75E0A8FC" w14:textId="77777777">
            <w:pPr>
              <w:spacing w:after="0" w:line="259" w:lineRule="auto"/>
              <w:ind w:left="0" w:right="0" w:firstLine="0"/>
              <w:jc w:val="left"/>
            </w:pPr>
            <w:r>
              <w:rPr>
                <w:sz w:val="14"/>
              </w:rPr>
              <w:t>(0.49)</w:t>
            </w:r>
          </w:p>
        </w:tc>
        <w:tc>
          <w:tcPr>
            <w:tcW w:w="709" w:type="dxa"/>
            <w:tcBorders>
              <w:top w:val="nil"/>
              <w:left w:val="nil"/>
              <w:bottom w:val="single" w:color="000000" w:sz="3" w:space="0"/>
              <w:right w:val="nil"/>
            </w:tcBorders>
          </w:tcPr>
          <w:p w:rsidR="001742B9" w:rsidRDefault="00256ADB" w14:paraId="46BFBB57" w14:textId="77777777">
            <w:pPr>
              <w:spacing w:after="0" w:line="259" w:lineRule="auto"/>
              <w:ind w:left="59" w:right="0" w:firstLine="0"/>
              <w:jc w:val="left"/>
            </w:pPr>
            <w:r>
              <w:rPr>
                <w:sz w:val="14"/>
              </w:rPr>
              <w:t>(0.50)</w:t>
            </w:r>
          </w:p>
        </w:tc>
        <w:tc>
          <w:tcPr>
            <w:tcW w:w="749" w:type="dxa"/>
            <w:tcBorders>
              <w:top w:val="nil"/>
              <w:left w:val="nil"/>
              <w:bottom w:val="single" w:color="000000" w:sz="3" w:space="0"/>
              <w:right w:val="nil"/>
            </w:tcBorders>
          </w:tcPr>
          <w:p w:rsidR="001742B9" w:rsidRDefault="00256ADB" w14:paraId="4482D2BF" w14:textId="77777777">
            <w:pPr>
              <w:spacing w:after="0" w:line="259" w:lineRule="auto"/>
              <w:ind w:left="79" w:right="0" w:firstLine="0"/>
              <w:jc w:val="left"/>
            </w:pPr>
            <w:r>
              <w:rPr>
                <w:sz w:val="14"/>
              </w:rPr>
              <w:t>(0.01)</w:t>
            </w:r>
          </w:p>
        </w:tc>
        <w:tc>
          <w:tcPr>
            <w:tcW w:w="591" w:type="dxa"/>
            <w:tcBorders>
              <w:top w:val="nil"/>
              <w:left w:val="nil"/>
              <w:bottom w:val="single" w:color="000000" w:sz="3" w:space="0"/>
              <w:right w:val="nil"/>
            </w:tcBorders>
          </w:tcPr>
          <w:p w:rsidR="001742B9" w:rsidRDefault="00256ADB" w14:paraId="69DBB091" w14:textId="77777777">
            <w:pPr>
              <w:spacing w:after="0" w:line="259" w:lineRule="auto"/>
              <w:ind w:left="0" w:right="0" w:firstLine="0"/>
              <w:jc w:val="left"/>
            </w:pPr>
            <w:r>
              <w:rPr>
                <w:sz w:val="14"/>
              </w:rPr>
              <w:t>(0.48)</w:t>
            </w:r>
          </w:p>
        </w:tc>
        <w:tc>
          <w:tcPr>
            <w:tcW w:w="710" w:type="dxa"/>
            <w:tcBorders>
              <w:top w:val="nil"/>
              <w:left w:val="nil"/>
              <w:bottom w:val="single" w:color="000000" w:sz="3" w:space="0"/>
              <w:right w:val="nil"/>
            </w:tcBorders>
          </w:tcPr>
          <w:p w:rsidR="001742B9" w:rsidRDefault="00256ADB" w14:paraId="2C1199F2" w14:textId="77777777">
            <w:pPr>
              <w:spacing w:after="0" w:line="259" w:lineRule="auto"/>
              <w:ind w:left="59" w:right="0" w:firstLine="0"/>
              <w:jc w:val="left"/>
            </w:pPr>
            <w:r>
              <w:rPr>
                <w:sz w:val="14"/>
              </w:rPr>
              <w:t>(0.44)</w:t>
            </w:r>
          </w:p>
        </w:tc>
        <w:tc>
          <w:tcPr>
            <w:tcW w:w="749" w:type="dxa"/>
            <w:tcBorders>
              <w:top w:val="nil"/>
              <w:left w:val="nil"/>
              <w:bottom w:val="single" w:color="000000" w:sz="3" w:space="0"/>
              <w:right w:val="nil"/>
            </w:tcBorders>
          </w:tcPr>
          <w:p w:rsidR="001742B9" w:rsidRDefault="00256ADB" w14:paraId="3A4BA8A3" w14:textId="77777777">
            <w:pPr>
              <w:spacing w:after="0" w:line="259" w:lineRule="auto"/>
              <w:ind w:left="79" w:right="0" w:firstLine="0"/>
              <w:jc w:val="left"/>
            </w:pPr>
            <w:r>
              <w:rPr>
                <w:sz w:val="14"/>
              </w:rPr>
              <w:t>(0.00)</w:t>
            </w:r>
          </w:p>
        </w:tc>
        <w:tc>
          <w:tcPr>
            <w:tcW w:w="591" w:type="dxa"/>
            <w:tcBorders>
              <w:top w:val="nil"/>
              <w:left w:val="nil"/>
              <w:bottom w:val="single" w:color="000000" w:sz="3" w:space="0"/>
              <w:right w:val="nil"/>
            </w:tcBorders>
          </w:tcPr>
          <w:p w:rsidR="001742B9" w:rsidRDefault="00256ADB" w14:paraId="03915940" w14:textId="77777777">
            <w:pPr>
              <w:spacing w:after="0" w:line="259" w:lineRule="auto"/>
              <w:ind w:left="0" w:right="0" w:firstLine="0"/>
              <w:jc w:val="left"/>
            </w:pPr>
            <w:r>
              <w:rPr>
                <w:sz w:val="14"/>
              </w:rPr>
              <w:t>(0.50)</w:t>
            </w:r>
          </w:p>
        </w:tc>
        <w:tc>
          <w:tcPr>
            <w:tcW w:w="709" w:type="dxa"/>
            <w:tcBorders>
              <w:top w:val="nil"/>
              <w:left w:val="nil"/>
              <w:bottom w:val="single" w:color="000000" w:sz="3" w:space="0"/>
              <w:right w:val="nil"/>
            </w:tcBorders>
          </w:tcPr>
          <w:p w:rsidR="001742B9" w:rsidRDefault="00256ADB" w14:paraId="7A198C2B" w14:textId="77777777">
            <w:pPr>
              <w:spacing w:after="0" w:line="259" w:lineRule="auto"/>
              <w:ind w:left="59" w:right="0" w:firstLine="0"/>
              <w:jc w:val="left"/>
            </w:pPr>
            <w:r>
              <w:rPr>
                <w:sz w:val="14"/>
              </w:rPr>
              <w:t>(0.50)</w:t>
            </w:r>
          </w:p>
        </w:tc>
        <w:tc>
          <w:tcPr>
            <w:tcW w:w="486" w:type="dxa"/>
            <w:tcBorders>
              <w:top w:val="nil"/>
              <w:left w:val="nil"/>
              <w:bottom w:val="single" w:color="000000" w:sz="3" w:space="0"/>
              <w:right w:val="nil"/>
            </w:tcBorders>
          </w:tcPr>
          <w:p w:rsidR="001742B9" w:rsidRDefault="00256ADB" w14:paraId="412335FF" w14:textId="77777777">
            <w:pPr>
              <w:spacing w:after="0" w:line="259" w:lineRule="auto"/>
              <w:ind w:left="0" w:right="0" w:firstLine="0"/>
              <w:jc w:val="left"/>
            </w:pPr>
            <w:r>
              <w:rPr>
                <w:sz w:val="14"/>
              </w:rPr>
              <w:t>(0.91)</w:t>
            </w:r>
          </w:p>
        </w:tc>
      </w:tr>
      <w:tr w:rsidR="001742B9" w14:paraId="3E13FA6D" w14:textId="77777777">
        <w:trPr>
          <w:trHeight w:val="195"/>
        </w:trPr>
        <w:tc>
          <w:tcPr>
            <w:tcW w:w="3473" w:type="dxa"/>
            <w:tcBorders>
              <w:top w:val="single" w:color="000000" w:sz="3" w:space="0"/>
              <w:left w:val="nil"/>
              <w:bottom w:val="double" w:color="000000" w:sz="3" w:space="0"/>
              <w:right w:val="nil"/>
            </w:tcBorders>
          </w:tcPr>
          <w:p w:rsidR="001742B9" w:rsidRDefault="00256ADB" w14:paraId="3EF9C52F" w14:textId="77777777">
            <w:pPr>
              <w:spacing w:after="0" w:line="259" w:lineRule="auto"/>
              <w:ind w:left="105" w:right="0" w:firstLine="0"/>
              <w:jc w:val="left"/>
            </w:pPr>
            <w:r>
              <w:rPr>
                <w:sz w:val="14"/>
              </w:rPr>
              <w:t>Observations</w:t>
            </w:r>
          </w:p>
        </w:tc>
        <w:tc>
          <w:tcPr>
            <w:tcW w:w="592" w:type="dxa"/>
            <w:tcBorders>
              <w:top w:val="single" w:color="000000" w:sz="3" w:space="0"/>
              <w:left w:val="nil"/>
              <w:bottom w:val="double" w:color="000000" w:sz="3" w:space="0"/>
              <w:right w:val="nil"/>
            </w:tcBorders>
          </w:tcPr>
          <w:p w:rsidR="001742B9" w:rsidRDefault="00256ADB" w14:paraId="0F0E6223" w14:textId="77777777">
            <w:pPr>
              <w:spacing w:after="0" w:line="259" w:lineRule="auto"/>
              <w:ind w:left="79" w:right="0" w:firstLine="0"/>
              <w:jc w:val="left"/>
            </w:pPr>
            <w:r>
              <w:rPr>
                <w:sz w:val="14"/>
              </w:rPr>
              <w:t>610</w:t>
            </w:r>
          </w:p>
        </w:tc>
        <w:tc>
          <w:tcPr>
            <w:tcW w:w="709" w:type="dxa"/>
            <w:tcBorders>
              <w:top w:val="single" w:color="000000" w:sz="3" w:space="0"/>
              <w:left w:val="nil"/>
              <w:bottom w:val="double" w:color="000000" w:sz="3" w:space="0"/>
              <w:right w:val="nil"/>
            </w:tcBorders>
          </w:tcPr>
          <w:p w:rsidR="001742B9" w:rsidRDefault="00256ADB" w14:paraId="35D785D3" w14:textId="77777777">
            <w:pPr>
              <w:spacing w:after="0" w:line="259" w:lineRule="auto"/>
              <w:ind w:left="138" w:right="0" w:firstLine="0"/>
              <w:jc w:val="left"/>
            </w:pPr>
            <w:r>
              <w:rPr>
                <w:sz w:val="14"/>
              </w:rPr>
              <w:t>232</w:t>
            </w:r>
          </w:p>
        </w:tc>
        <w:tc>
          <w:tcPr>
            <w:tcW w:w="749" w:type="dxa"/>
            <w:tcBorders>
              <w:top w:val="single" w:color="000000" w:sz="3" w:space="0"/>
              <w:left w:val="nil"/>
              <w:bottom w:val="double" w:color="000000" w:sz="3" w:space="0"/>
              <w:right w:val="nil"/>
            </w:tcBorders>
          </w:tcPr>
          <w:p w:rsidR="001742B9" w:rsidRDefault="00256ADB" w14:paraId="2835B078" w14:textId="77777777">
            <w:pPr>
              <w:spacing w:after="0" w:line="259" w:lineRule="auto"/>
              <w:ind w:left="157" w:right="0" w:firstLine="0"/>
              <w:jc w:val="left"/>
            </w:pPr>
            <w:r>
              <w:rPr>
                <w:sz w:val="14"/>
              </w:rPr>
              <w:t>842</w:t>
            </w:r>
          </w:p>
        </w:tc>
        <w:tc>
          <w:tcPr>
            <w:tcW w:w="591" w:type="dxa"/>
            <w:tcBorders>
              <w:top w:val="single" w:color="000000" w:sz="3" w:space="0"/>
              <w:left w:val="nil"/>
              <w:bottom w:val="double" w:color="000000" w:sz="3" w:space="0"/>
              <w:right w:val="nil"/>
            </w:tcBorders>
          </w:tcPr>
          <w:p w:rsidR="001742B9" w:rsidRDefault="00256ADB" w14:paraId="2EBFA3A4" w14:textId="77777777">
            <w:pPr>
              <w:spacing w:after="0" w:line="259" w:lineRule="auto"/>
              <w:ind w:left="79" w:right="0" w:firstLine="0"/>
              <w:jc w:val="left"/>
            </w:pPr>
            <w:r>
              <w:rPr>
                <w:sz w:val="14"/>
              </w:rPr>
              <w:t>760</w:t>
            </w:r>
          </w:p>
        </w:tc>
        <w:tc>
          <w:tcPr>
            <w:tcW w:w="710" w:type="dxa"/>
            <w:tcBorders>
              <w:top w:val="single" w:color="000000" w:sz="3" w:space="0"/>
              <w:left w:val="nil"/>
              <w:bottom w:val="double" w:color="000000" w:sz="3" w:space="0"/>
              <w:right w:val="nil"/>
            </w:tcBorders>
          </w:tcPr>
          <w:p w:rsidR="001742B9" w:rsidRDefault="00256ADB" w14:paraId="08F59F53" w14:textId="77777777">
            <w:pPr>
              <w:spacing w:after="0" w:line="259" w:lineRule="auto"/>
              <w:ind w:left="138" w:right="0" w:firstLine="0"/>
              <w:jc w:val="left"/>
            </w:pPr>
            <w:r>
              <w:rPr>
                <w:sz w:val="14"/>
              </w:rPr>
              <w:t>656</w:t>
            </w:r>
          </w:p>
        </w:tc>
        <w:tc>
          <w:tcPr>
            <w:tcW w:w="749" w:type="dxa"/>
            <w:tcBorders>
              <w:top w:val="single" w:color="000000" w:sz="3" w:space="0"/>
              <w:left w:val="nil"/>
              <w:bottom w:val="double" w:color="000000" w:sz="3" w:space="0"/>
              <w:right w:val="nil"/>
            </w:tcBorders>
          </w:tcPr>
          <w:p w:rsidR="001742B9" w:rsidRDefault="00256ADB" w14:paraId="51EDF756" w14:textId="77777777">
            <w:pPr>
              <w:spacing w:after="0" w:line="259" w:lineRule="auto"/>
              <w:ind w:left="99" w:right="0" w:firstLine="0"/>
              <w:jc w:val="left"/>
            </w:pPr>
            <w:r>
              <w:rPr>
                <w:sz w:val="14"/>
              </w:rPr>
              <w:t>1,416</w:t>
            </w:r>
          </w:p>
        </w:tc>
        <w:tc>
          <w:tcPr>
            <w:tcW w:w="591" w:type="dxa"/>
            <w:tcBorders>
              <w:top w:val="single" w:color="000000" w:sz="3" w:space="0"/>
              <w:left w:val="nil"/>
              <w:bottom w:val="double" w:color="000000" w:sz="3" w:space="0"/>
              <w:right w:val="nil"/>
            </w:tcBorders>
          </w:tcPr>
          <w:p w:rsidR="001742B9" w:rsidRDefault="00256ADB" w14:paraId="31368352" w14:textId="77777777">
            <w:pPr>
              <w:spacing w:after="0" w:line="259" w:lineRule="auto"/>
              <w:ind w:left="79" w:right="0" w:firstLine="0"/>
              <w:jc w:val="left"/>
            </w:pPr>
            <w:r>
              <w:rPr>
                <w:sz w:val="14"/>
              </w:rPr>
              <w:t>294</w:t>
            </w:r>
          </w:p>
        </w:tc>
        <w:tc>
          <w:tcPr>
            <w:tcW w:w="709" w:type="dxa"/>
            <w:tcBorders>
              <w:top w:val="single" w:color="000000" w:sz="3" w:space="0"/>
              <w:left w:val="nil"/>
              <w:bottom w:val="double" w:color="000000" w:sz="3" w:space="0"/>
              <w:right w:val="nil"/>
            </w:tcBorders>
          </w:tcPr>
          <w:p w:rsidR="001742B9" w:rsidRDefault="00256ADB" w14:paraId="1358BBE8" w14:textId="77777777">
            <w:pPr>
              <w:spacing w:after="0" w:line="259" w:lineRule="auto"/>
              <w:ind w:left="138" w:right="0" w:firstLine="0"/>
              <w:jc w:val="left"/>
            </w:pPr>
            <w:r>
              <w:rPr>
                <w:sz w:val="14"/>
              </w:rPr>
              <w:t>157</w:t>
            </w:r>
          </w:p>
        </w:tc>
        <w:tc>
          <w:tcPr>
            <w:tcW w:w="486" w:type="dxa"/>
            <w:tcBorders>
              <w:top w:val="single" w:color="000000" w:sz="3" w:space="0"/>
              <w:left w:val="nil"/>
              <w:bottom w:val="double" w:color="000000" w:sz="3" w:space="0"/>
              <w:right w:val="nil"/>
            </w:tcBorders>
          </w:tcPr>
          <w:p w:rsidR="001742B9" w:rsidRDefault="00256ADB" w14:paraId="4E2D61F6" w14:textId="77777777">
            <w:pPr>
              <w:spacing w:after="0" w:line="259" w:lineRule="auto"/>
              <w:ind w:left="79" w:right="0" w:firstLine="0"/>
              <w:jc w:val="left"/>
            </w:pPr>
            <w:r>
              <w:rPr>
                <w:sz w:val="14"/>
              </w:rPr>
              <w:t>451</w:t>
            </w:r>
          </w:p>
        </w:tc>
      </w:tr>
    </w:tbl>
    <w:p w:rsidR="001742B9" w:rsidRDefault="00256ADB" w14:paraId="1F7AFC32" w14:textId="77777777">
      <w:pPr>
        <w:spacing w:after="310" w:line="339" w:lineRule="auto"/>
        <w:ind w:left="30" w:right="0"/>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w:t>
      </w:r>
    </w:p>
    <w:p w:rsidR="001742B9" w:rsidRDefault="00256ADB" w14:paraId="4C29C069" w14:textId="77777777">
      <w:pPr>
        <w:ind w:left="-5" w:right="132"/>
      </w:pPr>
      <w:r>
        <w:t>A comparison of results using income and income change modules implemented over the phone (</w:t>
      </w:r>
      <w:proofErr w:type="spellStart"/>
      <w:r>
        <w:t>rCARI</w:t>
      </w:r>
      <w:proofErr w:type="spellEnd"/>
      <w:r>
        <w:t>) and in F2F interviews is presented in Table 5. Aside from CAR, the results show that the module when implemented over the phone produces a significantly higher number of food insecurities compared to when asked in an F2F. This difference was between 9 and 10 percent points.</w:t>
      </w:r>
    </w:p>
    <w:p w:rsidR="001742B9" w:rsidRDefault="00256ADB" w14:paraId="78C76976" w14:textId="77777777">
      <w:pPr>
        <w:ind w:left="-5" w:right="132"/>
      </w:pPr>
      <w:r>
        <w:t>Next, we compare CARI aggregated using FES with income source and income change variables collected remotely (</w:t>
      </w:r>
      <w:proofErr w:type="spellStart"/>
      <w:r>
        <w:t>rCARI</w:t>
      </w:r>
      <w:proofErr w:type="spellEnd"/>
      <w:r>
        <w:t>). It is important to examine how the FES and Income indicators individually cross the same households. The results are presented in Table 6. Two key conclusions are deduced from this table. First,</w:t>
      </w:r>
      <w:commentRangeEnd w:id="269"/>
      <w:r w:rsidR="00AF28DF">
        <w:rPr>
          <w:rStyle w:val="CommentReference"/>
        </w:rPr>
        <w:commentReference w:id="269"/>
      </w:r>
    </w:p>
    <w:p w:rsidR="001742B9" w:rsidRDefault="00256ADB" w14:paraId="1525D499" w14:textId="77777777">
      <w:pPr>
        <w:spacing w:after="0" w:line="259" w:lineRule="auto"/>
        <w:ind w:left="0" w:right="1002" w:firstLine="0"/>
        <w:jc w:val="right"/>
      </w:pPr>
      <w:r>
        <w:rPr>
          <w:sz w:val="19"/>
        </w:rPr>
        <w:t>Table 6: Impact of Indicator Composition: Paired CARI-FES vs. CARI-Inc in F2F Surveys</w:t>
      </w:r>
    </w:p>
    <w:tbl>
      <w:tblPr>
        <w:tblW w:w="9360" w:type="dxa"/>
        <w:tblCellMar>
          <w:top w:w="20" w:type="dxa"/>
          <w:bottom w:w="20" w:type="dxa"/>
          <w:right w:w="17" w:type="dxa"/>
        </w:tblCellMar>
        <w:tblLook w:val="04A0" w:firstRow="1" w:lastRow="0" w:firstColumn="1" w:lastColumn="0" w:noHBand="0" w:noVBand="1"/>
        <w:tblPrChange w:author="Mohamed SALEM" w:date="2023-10-27T09:08:00Z" w:id="271">
          <w:tblPr>
            <w:tblW w:w="9360" w:type="dxa"/>
            <w:tblCellMar>
              <w:top w:w="20" w:type="dxa"/>
              <w:bottom w:w="20" w:type="dxa"/>
              <w:right w:w="17" w:type="dxa"/>
            </w:tblCellMar>
            <w:tblLook w:val="04A0" w:firstRow="1" w:lastRow="0" w:firstColumn="1" w:lastColumn="0" w:noHBand="0" w:noVBand="1"/>
          </w:tblPr>
        </w:tblPrChange>
      </w:tblPr>
      <w:tblGrid>
        <w:gridCol w:w="1994"/>
        <w:gridCol w:w="810"/>
        <w:gridCol w:w="929"/>
        <w:gridCol w:w="727"/>
        <w:gridCol w:w="886"/>
        <w:gridCol w:w="888"/>
        <w:gridCol w:w="727"/>
        <w:gridCol w:w="925"/>
        <w:gridCol w:w="838"/>
        <w:gridCol w:w="636"/>
        <w:tblGridChange w:id="272">
          <w:tblGrid>
            <w:gridCol w:w="1994"/>
            <w:gridCol w:w="810"/>
            <w:gridCol w:w="929"/>
            <w:gridCol w:w="727"/>
            <w:gridCol w:w="886"/>
            <w:gridCol w:w="888"/>
            <w:gridCol w:w="727"/>
            <w:gridCol w:w="925"/>
            <w:gridCol w:w="838"/>
            <w:gridCol w:w="636"/>
          </w:tblGrid>
        </w:tblGridChange>
      </w:tblGrid>
      <w:tr w:rsidR="001742B9" w:rsidTr="00FB5237" w14:paraId="75115618" w14:textId="77777777">
        <w:trPr>
          <w:trHeight w:val="188"/>
          <w:trPrChange w:author="Mohamed SALEM" w:date="2023-10-27T09:08:00Z" w:id="273">
            <w:trPr>
              <w:trHeight w:val="188"/>
            </w:trPr>
          </w:trPrChange>
        </w:trPr>
        <w:tc>
          <w:tcPr>
            <w:tcW w:w="1994" w:type="dxa"/>
            <w:tcBorders>
              <w:top w:val="double" w:color="000000" w:sz="3" w:space="0"/>
              <w:left w:val="nil"/>
              <w:bottom w:val="nil"/>
              <w:right w:val="nil"/>
            </w:tcBorders>
            <w:tcPrChange w:author="Mohamed SALEM" w:date="2023-10-27T09:08:00Z" w:id="274">
              <w:tcPr>
                <w:tcW w:w="1993" w:type="dxa"/>
                <w:tcBorders>
                  <w:top w:val="double" w:color="000000" w:sz="3" w:space="0"/>
                  <w:left w:val="nil"/>
                  <w:bottom w:val="nil"/>
                  <w:right w:val="nil"/>
                </w:tcBorders>
              </w:tcPr>
            </w:tcPrChange>
          </w:tcPr>
          <w:p w:rsidR="001742B9" w:rsidRDefault="001742B9" w14:paraId="6759A74E" w14:textId="77777777">
            <w:pPr>
              <w:spacing w:after="160" w:line="259" w:lineRule="auto"/>
              <w:ind w:left="0" w:right="0" w:firstLine="0"/>
              <w:jc w:val="left"/>
            </w:pPr>
          </w:p>
        </w:tc>
        <w:tc>
          <w:tcPr>
            <w:tcW w:w="810" w:type="dxa"/>
            <w:tcBorders>
              <w:top w:val="double" w:color="000000" w:sz="3" w:space="0"/>
              <w:left w:val="nil"/>
              <w:bottom w:val="nil"/>
              <w:right w:val="nil"/>
            </w:tcBorders>
            <w:tcPrChange w:author="Mohamed SALEM" w:date="2023-10-27T09:08:00Z" w:id="275">
              <w:tcPr>
                <w:tcW w:w="810" w:type="dxa"/>
                <w:tcBorders>
                  <w:top w:val="double" w:color="000000" w:sz="3" w:space="0"/>
                  <w:left w:val="nil"/>
                  <w:bottom w:val="nil"/>
                  <w:right w:val="nil"/>
                </w:tcBorders>
              </w:tcPr>
            </w:tcPrChange>
          </w:tcPr>
          <w:p w:rsidR="001742B9" w:rsidRDefault="001742B9" w14:paraId="75743E3D" w14:textId="77777777">
            <w:pPr>
              <w:spacing w:after="160" w:line="259" w:lineRule="auto"/>
              <w:ind w:left="0" w:right="0" w:firstLine="0"/>
              <w:jc w:val="left"/>
            </w:pPr>
          </w:p>
        </w:tc>
        <w:tc>
          <w:tcPr>
            <w:tcW w:w="929" w:type="dxa"/>
            <w:tcBorders>
              <w:top w:val="double" w:color="000000" w:sz="3" w:space="0"/>
              <w:left w:val="nil"/>
              <w:bottom w:val="nil"/>
              <w:right w:val="nil"/>
            </w:tcBorders>
            <w:tcPrChange w:author="Mohamed SALEM" w:date="2023-10-27T09:08:00Z" w:id="276">
              <w:tcPr>
                <w:tcW w:w="929" w:type="dxa"/>
                <w:tcBorders>
                  <w:top w:val="double" w:color="000000" w:sz="3" w:space="0"/>
                  <w:left w:val="nil"/>
                  <w:bottom w:val="nil"/>
                  <w:right w:val="nil"/>
                </w:tcBorders>
              </w:tcPr>
            </w:tcPrChange>
          </w:tcPr>
          <w:p w:rsidR="001742B9" w:rsidRDefault="00256ADB" w14:paraId="0784A160" w14:textId="77777777">
            <w:pPr>
              <w:spacing w:after="0" w:line="259" w:lineRule="auto"/>
              <w:ind w:left="22" w:right="0" w:firstLine="0"/>
              <w:jc w:val="left"/>
            </w:pPr>
            <w:r>
              <w:rPr>
                <w:sz w:val="14"/>
              </w:rPr>
              <w:t>Myanmar</w:t>
            </w:r>
          </w:p>
        </w:tc>
        <w:tc>
          <w:tcPr>
            <w:tcW w:w="727" w:type="dxa"/>
            <w:tcBorders>
              <w:top w:val="double" w:color="000000" w:sz="3" w:space="0"/>
              <w:left w:val="nil"/>
              <w:bottom w:val="nil"/>
              <w:right w:val="nil"/>
            </w:tcBorders>
            <w:tcPrChange w:author="Mohamed SALEM" w:date="2023-10-27T09:08:00Z" w:id="277">
              <w:tcPr>
                <w:tcW w:w="727" w:type="dxa"/>
                <w:tcBorders>
                  <w:top w:val="double" w:color="000000" w:sz="3" w:space="0"/>
                  <w:left w:val="nil"/>
                  <w:bottom w:val="nil"/>
                  <w:right w:val="nil"/>
                </w:tcBorders>
              </w:tcPr>
            </w:tcPrChange>
          </w:tcPr>
          <w:p w:rsidR="001742B9" w:rsidRDefault="001742B9" w14:paraId="062F930E" w14:textId="77777777">
            <w:pPr>
              <w:spacing w:after="160" w:line="259" w:lineRule="auto"/>
              <w:ind w:left="0" w:right="0" w:firstLine="0"/>
              <w:jc w:val="left"/>
            </w:pPr>
          </w:p>
        </w:tc>
        <w:tc>
          <w:tcPr>
            <w:tcW w:w="886" w:type="dxa"/>
            <w:tcBorders>
              <w:top w:val="double" w:color="000000" w:sz="3" w:space="0"/>
              <w:left w:val="nil"/>
              <w:bottom w:val="nil"/>
              <w:right w:val="nil"/>
            </w:tcBorders>
            <w:tcPrChange w:author="Mohamed SALEM" w:date="2023-10-27T09:08:00Z" w:id="278">
              <w:tcPr>
                <w:tcW w:w="886" w:type="dxa"/>
                <w:tcBorders>
                  <w:top w:val="double" w:color="000000" w:sz="3" w:space="0"/>
                  <w:left w:val="nil"/>
                  <w:bottom w:val="nil"/>
                  <w:right w:val="nil"/>
                </w:tcBorders>
              </w:tcPr>
            </w:tcPrChange>
          </w:tcPr>
          <w:p w:rsidR="001742B9" w:rsidRDefault="001742B9" w14:paraId="6A2935E2" w14:textId="77777777">
            <w:pPr>
              <w:spacing w:after="160" w:line="259" w:lineRule="auto"/>
              <w:ind w:left="0" w:right="0" w:firstLine="0"/>
              <w:jc w:val="left"/>
            </w:pPr>
          </w:p>
        </w:tc>
        <w:tc>
          <w:tcPr>
            <w:tcW w:w="888" w:type="dxa"/>
            <w:tcBorders>
              <w:top w:val="double" w:color="000000" w:sz="3" w:space="0"/>
              <w:left w:val="nil"/>
              <w:bottom w:val="nil"/>
              <w:right w:val="nil"/>
            </w:tcBorders>
            <w:tcPrChange w:author="Mohamed SALEM" w:date="2023-10-27T09:08:00Z" w:id="279">
              <w:tcPr>
                <w:tcW w:w="888" w:type="dxa"/>
                <w:tcBorders>
                  <w:top w:val="double" w:color="000000" w:sz="3" w:space="0"/>
                  <w:left w:val="nil"/>
                  <w:bottom w:val="nil"/>
                  <w:right w:val="nil"/>
                </w:tcBorders>
              </w:tcPr>
            </w:tcPrChange>
          </w:tcPr>
          <w:p w:rsidR="001742B9" w:rsidRDefault="00256ADB" w14:paraId="4A0508FA" w14:textId="77777777">
            <w:pPr>
              <w:spacing w:after="0" w:line="259" w:lineRule="auto"/>
              <w:ind w:left="12" w:right="0" w:firstLine="0"/>
              <w:jc w:val="left"/>
            </w:pPr>
            <w:r>
              <w:rPr>
                <w:sz w:val="14"/>
              </w:rPr>
              <w:t>Ecuador</w:t>
            </w:r>
          </w:p>
        </w:tc>
        <w:tc>
          <w:tcPr>
            <w:tcW w:w="727" w:type="dxa"/>
            <w:tcBorders>
              <w:top w:val="double" w:color="000000" w:sz="3" w:space="0"/>
              <w:left w:val="nil"/>
              <w:bottom w:val="nil"/>
              <w:right w:val="nil"/>
            </w:tcBorders>
            <w:tcPrChange w:author="Mohamed SALEM" w:date="2023-10-27T09:08:00Z" w:id="280">
              <w:tcPr>
                <w:tcW w:w="727" w:type="dxa"/>
                <w:tcBorders>
                  <w:top w:val="double" w:color="000000" w:sz="3" w:space="0"/>
                  <w:left w:val="nil"/>
                  <w:bottom w:val="nil"/>
                  <w:right w:val="nil"/>
                </w:tcBorders>
              </w:tcPr>
            </w:tcPrChange>
          </w:tcPr>
          <w:p w:rsidR="001742B9" w:rsidRDefault="001742B9" w14:paraId="3E362B8C" w14:textId="77777777">
            <w:pPr>
              <w:spacing w:after="160" w:line="259" w:lineRule="auto"/>
              <w:ind w:left="0" w:right="0" w:firstLine="0"/>
              <w:jc w:val="left"/>
            </w:pPr>
          </w:p>
        </w:tc>
        <w:tc>
          <w:tcPr>
            <w:tcW w:w="925" w:type="dxa"/>
            <w:tcBorders>
              <w:top w:val="double" w:color="000000" w:sz="3" w:space="0"/>
              <w:left w:val="nil"/>
              <w:bottom w:val="nil"/>
              <w:right w:val="nil"/>
            </w:tcBorders>
            <w:tcPrChange w:author="Mohamed SALEM" w:date="2023-10-27T09:08:00Z" w:id="281">
              <w:tcPr>
                <w:tcW w:w="925" w:type="dxa"/>
                <w:tcBorders>
                  <w:top w:val="double" w:color="000000" w:sz="3" w:space="0"/>
                  <w:left w:val="nil"/>
                  <w:bottom w:val="nil"/>
                  <w:right w:val="nil"/>
                </w:tcBorders>
              </w:tcPr>
            </w:tcPrChange>
          </w:tcPr>
          <w:p w:rsidR="001742B9" w:rsidRDefault="001742B9" w14:paraId="3F3173B3" w14:textId="77777777">
            <w:pPr>
              <w:spacing w:after="160" w:line="259" w:lineRule="auto"/>
              <w:ind w:left="0" w:right="0" w:firstLine="0"/>
              <w:jc w:val="left"/>
            </w:pPr>
          </w:p>
        </w:tc>
        <w:tc>
          <w:tcPr>
            <w:tcW w:w="838" w:type="dxa"/>
            <w:tcBorders>
              <w:top w:val="double" w:color="000000" w:sz="3" w:space="0"/>
              <w:left w:val="nil"/>
              <w:bottom w:val="nil"/>
              <w:right w:val="nil"/>
            </w:tcBorders>
            <w:tcPrChange w:author="Mohamed SALEM" w:date="2023-10-27T09:08:00Z" w:id="282">
              <w:tcPr>
                <w:tcW w:w="838" w:type="dxa"/>
                <w:tcBorders>
                  <w:top w:val="double" w:color="000000" w:sz="3" w:space="0"/>
                  <w:left w:val="nil"/>
                  <w:bottom w:val="nil"/>
                  <w:right w:val="nil"/>
                </w:tcBorders>
              </w:tcPr>
            </w:tcPrChange>
          </w:tcPr>
          <w:p w:rsidR="001742B9" w:rsidRDefault="00256ADB" w14:paraId="67306BB2" w14:textId="77777777">
            <w:pPr>
              <w:spacing w:after="0" w:line="259" w:lineRule="auto"/>
              <w:ind w:left="66" w:right="0" w:firstLine="0"/>
              <w:jc w:val="left"/>
            </w:pPr>
            <w:r>
              <w:rPr>
                <w:sz w:val="14"/>
              </w:rPr>
              <w:t>CAR</w:t>
            </w:r>
          </w:p>
        </w:tc>
        <w:tc>
          <w:tcPr>
            <w:tcW w:w="636" w:type="dxa"/>
            <w:tcBorders>
              <w:top w:val="double" w:color="000000" w:sz="3" w:space="0"/>
              <w:left w:val="nil"/>
              <w:bottom w:val="nil"/>
              <w:right w:val="nil"/>
            </w:tcBorders>
            <w:tcPrChange w:author="Mohamed SALEM" w:date="2023-10-27T09:08:00Z" w:id="283">
              <w:tcPr>
                <w:tcW w:w="636" w:type="dxa"/>
                <w:tcBorders>
                  <w:top w:val="double" w:color="000000" w:sz="3" w:space="0"/>
                  <w:left w:val="nil"/>
                  <w:bottom w:val="nil"/>
                  <w:right w:val="nil"/>
                </w:tcBorders>
              </w:tcPr>
            </w:tcPrChange>
          </w:tcPr>
          <w:p w:rsidR="001742B9" w:rsidRDefault="001742B9" w14:paraId="47A08B6B" w14:textId="77777777">
            <w:pPr>
              <w:spacing w:after="160" w:line="259" w:lineRule="auto"/>
              <w:ind w:left="0" w:right="0" w:firstLine="0"/>
              <w:jc w:val="left"/>
            </w:pPr>
          </w:p>
        </w:tc>
      </w:tr>
      <w:tr w:rsidR="001742B9" w:rsidTr="00FB5237" w14:paraId="7D63E4F3" w14:textId="77777777">
        <w:trPr>
          <w:trHeight w:val="170"/>
          <w:trPrChange w:author="Mohamed SALEM" w:date="2023-10-27T09:08:00Z" w:id="284">
            <w:trPr>
              <w:trHeight w:val="170"/>
            </w:trPr>
          </w:trPrChange>
        </w:trPr>
        <w:tc>
          <w:tcPr>
            <w:tcW w:w="1994" w:type="dxa"/>
            <w:tcBorders>
              <w:top w:val="nil"/>
              <w:left w:val="nil"/>
              <w:bottom w:val="single" w:color="000000" w:sz="3" w:space="0"/>
              <w:right w:val="nil"/>
            </w:tcBorders>
            <w:tcPrChange w:author="Mohamed SALEM" w:date="2023-10-27T09:08:00Z" w:id="285">
              <w:tcPr>
                <w:tcW w:w="1993" w:type="dxa"/>
                <w:tcBorders>
                  <w:top w:val="nil"/>
                  <w:left w:val="nil"/>
                  <w:bottom w:val="single" w:color="000000" w:sz="3" w:space="0"/>
                  <w:right w:val="nil"/>
                </w:tcBorders>
              </w:tcPr>
            </w:tcPrChange>
          </w:tcPr>
          <w:p w:rsidR="001742B9" w:rsidRDefault="00256ADB" w14:paraId="3520C8D6" w14:textId="77777777">
            <w:pPr>
              <w:spacing w:after="0" w:line="259" w:lineRule="auto"/>
              <w:ind w:left="104" w:right="0" w:firstLine="0"/>
              <w:jc w:val="left"/>
            </w:pPr>
            <w:r>
              <w:rPr>
                <w:sz w:val="14"/>
              </w:rPr>
              <w:t>Food Security Category</w:t>
            </w:r>
          </w:p>
        </w:tc>
        <w:tc>
          <w:tcPr>
            <w:tcW w:w="810" w:type="dxa"/>
            <w:tcBorders>
              <w:top w:val="nil"/>
              <w:left w:val="nil"/>
              <w:bottom w:val="single" w:color="000000" w:sz="3" w:space="0"/>
              <w:right w:val="nil"/>
            </w:tcBorders>
            <w:tcPrChange w:author="Mohamed SALEM" w:date="2023-10-27T09:08:00Z" w:id="286">
              <w:tcPr>
                <w:tcW w:w="810" w:type="dxa"/>
                <w:tcBorders>
                  <w:top w:val="nil"/>
                  <w:left w:val="nil"/>
                  <w:bottom w:val="single" w:color="000000" w:sz="3" w:space="0"/>
                  <w:right w:val="nil"/>
                </w:tcBorders>
              </w:tcPr>
            </w:tcPrChange>
          </w:tcPr>
          <w:p w:rsidR="001742B9" w:rsidRDefault="00256ADB" w14:paraId="45C585CB" w14:textId="77777777">
            <w:pPr>
              <w:spacing w:after="0" w:line="259" w:lineRule="auto"/>
              <w:ind w:left="0" w:right="0" w:firstLine="0"/>
              <w:jc w:val="left"/>
            </w:pPr>
            <w:r>
              <w:rPr>
                <w:sz w:val="14"/>
              </w:rPr>
              <w:t>CARI-FES</w:t>
            </w:r>
          </w:p>
        </w:tc>
        <w:tc>
          <w:tcPr>
            <w:tcW w:w="929" w:type="dxa"/>
            <w:tcBorders>
              <w:top w:val="nil"/>
              <w:left w:val="nil"/>
              <w:bottom w:val="single" w:color="000000" w:sz="3" w:space="0"/>
              <w:right w:val="nil"/>
            </w:tcBorders>
            <w:tcPrChange w:author="Mohamed SALEM" w:date="2023-10-27T09:08:00Z" w:id="287">
              <w:tcPr>
                <w:tcW w:w="929" w:type="dxa"/>
                <w:tcBorders>
                  <w:top w:val="nil"/>
                  <w:left w:val="nil"/>
                  <w:bottom w:val="single" w:color="000000" w:sz="3" w:space="0"/>
                  <w:right w:val="nil"/>
                </w:tcBorders>
              </w:tcPr>
            </w:tcPrChange>
          </w:tcPr>
          <w:p w:rsidR="001742B9" w:rsidRDefault="00256ADB" w14:paraId="45AAA499" w14:textId="77777777">
            <w:pPr>
              <w:spacing w:after="0" w:line="259" w:lineRule="auto"/>
              <w:ind w:left="104" w:right="0" w:firstLine="0"/>
              <w:jc w:val="left"/>
            </w:pPr>
            <w:r>
              <w:rPr>
                <w:sz w:val="14"/>
              </w:rPr>
              <w:t>CARI-Inc</w:t>
            </w:r>
          </w:p>
        </w:tc>
        <w:tc>
          <w:tcPr>
            <w:tcW w:w="727" w:type="dxa"/>
            <w:tcBorders>
              <w:top w:val="nil"/>
              <w:left w:val="nil"/>
              <w:bottom w:val="single" w:color="000000" w:sz="3" w:space="0"/>
              <w:right w:val="nil"/>
            </w:tcBorders>
            <w:tcPrChange w:author="Mohamed SALEM" w:date="2023-10-27T09:08:00Z" w:id="288">
              <w:tcPr>
                <w:tcW w:w="727" w:type="dxa"/>
                <w:tcBorders>
                  <w:top w:val="nil"/>
                  <w:left w:val="nil"/>
                  <w:bottom w:val="single" w:color="000000" w:sz="3" w:space="0"/>
                  <w:right w:val="nil"/>
                </w:tcBorders>
              </w:tcPr>
            </w:tcPrChange>
          </w:tcPr>
          <w:p w:rsidR="001742B9" w:rsidRDefault="00256ADB" w14:paraId="3E7951FB" w14:textId="77777777">
            <w:pPr>
              <w:spacing w:after="0" w:line="259" w:lineRule="auto"/>
              <w:ind w:left="157" w:right="0" w:firstLine="0"/>
              <w:jc w:val="left"/>
            </w:pPr>
            <w:r>
              <w:rPr>
                <w:sz w:val="14"/>
              </w:rPr>
              <w:t>Diff</w:t>
            </w:r>
          </w:p>
        </w:tc>
        <w:tc>
          <w:tcPr>
            <w:tcW w:w="886" w:type="dxa"/>
            <w:tcBorders>
              <w:top w:val="nil"/>
              <w:left w:val="nil"/>
              <w:bottom w:val="single" w:color="000000" w:sz="3" w:space="0"/>
              <w:right w:val="nil"/>
            </w:tcBorders>
            <w:tcPrChange w:author="Mohamed SALEM" w:date="2023-10-27T09:08:00Z" w:id="289">
              <w:tcPr>
                <w:tcW w:w="886" w:type="dxa"/>
                <w:tcBorders>
                  <w:top w:val="nil"/>
                  <w:left w:val="nil"/>
                  <w:bottom w:val="single" w:color="000000" w:sz="3" w:space="0"/>
                  <w:right w:val="nil"/>
                </w:tcBorders>
              </w:tcPr>
            </w:tcPrChange>
          </w:tcPr>
          <w:p w:rsidR="001742B9" w:rsidRDefault="00256ADB" w14:paraId="4F4AE033" w14:textId="77777777">
            <w:pPr>
              <w:spacing w:after="0" w:line="259" w:lineRule="auto"/>
              <w:ind w:left="24" w:right="0" w:firstLine="0"/>
              <w:jc w:val="left"/>
            </w:pPr>
            <w:r>
              <w:rPr>
                <w:sz w:val="14"/>
              </w:rPr>
              <w:t>CARI-FES</w:t>
            </w:r>
          </w:p>
        </w:tc>
        <w:tc>
          <w:tcPr>
            <w:tcW w:w="888" w:type="dxa"/>
            <w:tcBorders>
              <w:top w:val="nil"/>
              <w:left w:val="nil"/>
              <w:bottom w:val="single" w:color="000000" w:sz="3" w:space="0"/>
              <w:right w:val="nil"/>
            </w:tcBorders>
            <w:tcPrChange w:author="Mohamed SALEM" w:date="2023-10-27T09:08:00Z" w:id="290">
              <w:tcPr>
                <w:tcW w:w="888" w:type="dxa"/>
                <w:tcBorders>
                  <w:top w:val="nil"/>
                  <w:left w:val="nil"/>
                  <w:bottom w:val="single" w:color="000000" w:sz="3" w:space="0"/>
                  <w:right w:val="nil"/>
                </w:tcBorders>
              </w:tcPr>
            </w:tcPrChange>
          </w:tcPr>
          <w:p w:rsidR="001742B9" w:rsidRDefault="00256ADB" w14:paraId="0687F273" w14:textId="77777777">
            <w:pPr>
              <w:spacing w:after="0" w:line="259" w:lineRule="auto"/>
              <w:ind w:left="52" w:right="0" w:firstLine="0"/>
              <w:jc w:val="left"/>
            </w:pPr>
            <w:r>
              <w:rPr>
                <w:sz w:val="14"/>
              </w:rPr>
              <w:t>CARI-Inc</w:t>
            </w:r>
          </w:p>
        </w:tc>
        <w:tc>
          <w:tcPr>
            <w:tcW w:w="727" w:type="dxa"/>
            <w:tcBorders>
              <w:top w:val="nil"/>
              <w:left w:val="nil"/>
              <w:bottom w:val="single" w:color="000000" w:sz="3" w:space="0"/>
              <w:right w:val="nil"/>
            </w:tcBorders>
            <w:tcPrChange w:author="Mohamed SALEM" w:date="2023-10-27T09:08:00Z" w:id="291">
              <w:tcPr>
                <w:tcW w:w="727" w:type="dxa"/>
                <w:tcBorders>
                  <w:top w:val="nil"/>
                  <w:left w:val="nil"/>
                  <w:bottom w:val="single" w:color="000000" w:sz="3" w:space="0"/>
                  <w:right w:val="nil"/>
                </w:tcBorders>
              </w:tcPr>
            </w:tcPrChange>
          </w:tcPr>
          <w:p w:rsidR="001742B9" w:rsidRDefault="00256ADB" w14:paraId="286CEB2A" w14:textId="77777777">
            <w:pPr>
              <w:spacing w:after="0" w:line="259" w:lineRule="auto"/>
              <w:ind w:left="146" w:right="0" w:firstLine="0"/>
              <w:jc w:val="left"/>
            </w:pPr>
            <w:r>
              <w:rPr>
                <w:sz w:val="14"/>
              </w:rPr>
              <w:t>Diff</w:t>
            </w:r>
          </w:p>
        </w:tc>
        <w:tc>
          <w:tcPr>
            <w:tcW w:w="925" w:type="dxa"/>
            <w:tcBorders>
              <w:top w:val="nil"/>
              <w:left w:val="nil"/>
              <w:bottom w:val="single" w:color="000000" w:sz="3" w:space="0"/>
              <w:right w:val="nil"/>
            </w:tcBorders>
            <w:tcPrChange w:author="Mohamed SALEM" w:date="2023-10-27T09:08:00Z" w:id="292">
              <w:tcPr>
                <w:tcW w:w="925" w:type="dxa"/>
                <w:tcBorders>
                  <w:top w:val="nil"/>
                  <w:left w:val="nil"/>
                  <w:bottom w:val="single" w:color="000000" w:sz="3" w:space="0"/>
                  <w:right w:val="nil"/>
                </w:tcBorders>
              </w:tcPr>
            </w:tcPrChange>
          </w:tcPr>
          <w:p w:rsidR="001742B9" w:rsidRDefault="00256ADB" w14:paraId="75866560" w14:textId="77777777">
            <w:pPr>
              <w:spacing w:after="0" w:line="259" w:lineRule="auto"/>
              <w:ind w:left="13" w:right="0" w:firstLine="0"/>
              <w:jc w:val="left"/>
            </w:pPr>
            <w:r>
              <w:rPr>
                <w:sz w:val="14"/>
              </w:rPr>
              <w:t>CARI-FES</w:t>
            </w:r>
          </w:p>
        </w:tc>
        <w:tc>
          <w:tcPr>
            <w:tcW w:w="838" w:type="dxa"/>
            <w:tcBorders>
              <w:top w:val="nil"/>
              <w:left w:val="nil"/>
              <w:bottom w:val="single" w:color="000000" w:sz="3" w:space="0"/>
              <w:right w:val="nil"/>
            </w:tcBorders>
            <w:tcPrChange w:author="Mohamed SALEM" w:date="2023-10-27T09:08:00Z" w:id="293">
              <w:tcPr>
                <w:tcW w:w="838" w:type="dxa"/>
                <w:tcBorders>
                  <w:top w:val="nil"/>
                  <w:left w:val="nil"/>
                  <w:bottom w:val="single" w:color="000000" w:sz="3" w:space="0"/>
                  <w:right w:val="nil"/>
                </w:tcBorders>
              </w:tcPr>
            </w:tcPrChange>
          </w:tcPr>
          <w:p w:rsidR="001742B9" w:rsidRDefault="00256ADB" w14:paraId="3FEBF9C7" w14:textId="77777777">
            <w:pPr>
              <w:spacing w:after="0" w:line="259" w:lineRule="auto"/>
              <w:ind w:left="1" w:right="0" w:firstLine="0"/>
              <w:jc w:val="left"/>
            </w:pPr>
            <w:r>
              <w:rPr>
                <w:sz w:val="14"/>
              </w:rPr>
              <w:t>CARI-Inc</w:t>
            </w:r>
          </w:p>
        </w:tc>
        <w:tc>
          <w:tcPr>
            <w:tcW w:w="636" w:type="dxa"/>
            <w:tcBorders>
              <w:top w:val="nil"/>
              <w:left w:val="nil"/>
              <w:bottom w:val="single" w:color="000000" w:sz="3" w:space="0"/>
              <w:right w:val="nil"/>
            </w:tcBorders>
            <w:tcPrChange w:author="Mohamed SALEM" w:date="2023-10-27T09:08:00Z" w:id="294">
              <w:tcPr>
                <w:tcW w:w="636" w:type="dxa"/>
                <w:tcBorders>
                  <w:top w:val="nil"/>
                  <w:left w:val="nil"/>
                  <w:bottom w:val="single" w:color="000000" w:sz="3" w:space="0"/>
                  <w:right w:val="nil"/>
                </w:tcBorders>
              </w:tcPr>
            </w:tcPrChange>
          </w:tcPr>
          <w:p w:rsidR="001742B9" w:rsidRDefault="00256ADB" w14:paraId="5ADA2254" w14:textId="77777777">
            <w:pPr>
              <w:spacing w:after="0" w:line="259" w:lineRule="auto"/>
              <w:ind w:left="146" w:right="0" w:firstLine="0"/>
              <w:jc w:val="left"/>
            </w:pPr>
            <w:r>
              <w:rPr>
                <w:sz w:val="14"/>
              </w:rPr>
              <w:t>Diff</w:t>
            </w:r>
          </w:p>
        </w:tc>
      </w:tr>
      <w:tr w:rsidR="001742B9" w:rsidTr="00FB5237" w14:paraId="43055968" w14:textId="77777777">
        <w:trPr>
          <w:trHeight w:val="167"/>
          <w:trPrChange w:author="Mohamed SALEM" w:date="2023-10-27T09:08:00Z" w:id="295">
            <w:trPr>
              <w:trHeight w:val="167"/>
            </w:trPr>
          </w:trPrChange>
        </w:trPr>
        <w:tc>
          <w:tcPr>
            <w:tcW w:w="1994" w:type="dxa"/>
            <w:tcBorders>
              <w:top w:val="single" w:color="000000" w:sz="3" w:space="0"/>
              <w:left w:val="nil"/>
              <w:bottom w:val="nil"/>
              <w:right w:val="nil"/>
            </w:tcBorders>
            <w:tcPrChange w:author="Mohamed SALEM" w:date="2023-10-27T09:08:00Z" w:id="296">
              <w:tcPr>
                <w:tcW w:w="1993" w:type="dxa"/>
                <w:tcBorders>
                  <w:top w:val="single" w:color="000000" w:sz="3" w:space="0"/>
                  <w:left w:val="nil"/>
                  <w:bottom w:val="nil"/>
                  <w:right w:val="nil"/>
                </w:tcBorders>
              </w:tcPr>
            </w:tcPrChange>
          </w:tcPr>
          <w:p w:rsidR="001742B9" w:rsidRDefault="00256ADB" w14:paraId="7C5348D1" w14:textId="77777777">
            <w:pPr>
              <w:spacing w:after="0" w:line="259" w:lineRule="auto"/>
              <w:ind w:left="104" w:right="0" w:firstLine="0"/>
              <w:jc w:val="left"/>
            </w:pPr>
            <w:r>
              <w:rPr>
                <w:sz w:val="14"/>
              </w:rPr>
              <w:t>Food Secure</w:t>
            </w:r>
          </w:p>
        </w:tc>
        <w:tc>
          <w:tcPr>
            <w:tcW w:w="810" w:type="dxa"/>
            <w:tcBorders>
              <w:top w:val="single" w:color="000000" w:sz="3" w:space="0"/>
              <w:left w:val="nil"/>
              <w:bottom w:val="nil"/>
              <w:right w:val="nil"/>
            </w:tcBorders>
            <w:tcPrChange w:author="Mohamed SALEM" w:date="2023-10-27T09:08:00Z" w:id="297">
              <w:tcPr>
                <w:tcW w:w="810" w:type="dxa"/>
                <w:tcBorders>
                  <w:top w:val="single" w:color="000000" w:sz="3" w:space="0"/>
                  <w:left w:val="nil"/>
                  <w:bottom w:val="nil"/>
                  <w:right w:val="nil"/>
                </w:tcBorders>
              </w:tcPr>
            </w:tcPrChange>
          </w:tcPr>
          <w:p w:rsidR="001742B9" w:rsidRDefault="00256ADB" w14:paraId="221D7496" w14:textId="77777777">
            <w:pPr>
              <w:spacing w:after="0" w:line="259" w:lineRule="auto"/>
              <w:ind w:left="222" w:right="0" w:firstLine="0"/>
              <w:jc w:val="left"/>
            </w:pPr>
            <w:r>
              <w:rPr>
                <w:sz w:val="14"/>
              </w:rPr>
              <w:t>0.08</w:t>
            </w:r>
          </w:p>
        </w:tc>
        <w:tc>
          <w:tcPr>
            <w:tcW w:w="929" w:type="dxa"/>
            <w:tcBorders>
              <w:top w:val="single" w:color="000000" w:sz="3" w:space="0"/>
              <w:left w:val="nil"/>
              <w:bottom w:val="nil"/>
              <w:right w:val="nil"/>
            </w:tcBorders>
            <w:tcPrChange w:author="Mohamed SALEM" w:date="2023-10-27T09:08:00Z" w:id="298">
              <w:tcPr>
                <w:tcW w:w="929" w:type="dxa"/>
                <w:tcBorders>
                  <w:top w:val="single" w:color="000000" w:sz="3" w:space="0"/>
                  <w:left w:val="nil"/>
                  <w:bottom w:val="nil"/>
                  <w:right w:val="nil"/>
                </w:tcBorders>
              </w:tcPr>
            </w:tcPrChange>
          </w:tcPr>
          <w:p w:rsidR="001742B9" w:rsidRDefault="00256ADB" w14:paraId="5F0E5F4E" w14:textId="77777777">
            <w:pPr>
              <w:spacing w:after="0" w:line="259" w:lineRule="auto"/>
              <w:ind w:left="287" w:right="0" w:firstLine="0"/>
              <w:jc w:val="left"/>
            </w:pPr>
            <w:r>
              <w:rPr>
                <w:sz w:val="14"/>
              </w:rPr>
              <w:t>0.16</w:t>
            </w:r>
          </w:p>
        </w:tc>
        <w:tc>
          <w:tcPr>
            <w:tcW w:w="727" w:type="dxa"/>
            <w:tcBorders>
              <w:top w:val="single" w:color="000000" w:sz="3" w:space="0"/>
              <w:left w:val="nil"/>
              <w:bottom w:val="nil"/>
              <w:right w:val="nil"/>
            </w:tcBorders>
            <w:tcPrChange w:author="Mohamed SALEM" w:date="2023-10-27T09:08:00Z" w:id="299">
              <w:tcPr>
                <w:tcW w:w="727" w:type="dxa"/>
                <w:tcBorders>
                  <w:top w:val="single" w:color="000000" w:sz="3" w:space="0"/>
                  <w:left w:val="nil"/>
                  <w:bottom w:val="nil"/>
                  <w:right w:val="nil"/>
                </w:tcBorders>
              </w:tcPr>
            </w:tcPrChange>
          </w:tcPr>
          <w:p w:rsidR="001742B9" w:rsidRDefault="00256ADB" w14:paraId="456B11BF" w14:textId="77777777">
            <w:pPr>
              <w:spacing w:after="0" w:line="259" w:lineRule="auto"/>
              <w:ind w:left="36" w:right="0" w:firstLine="0"/>
              <w:jc w:val="left"/>
            </w:pPr>
            <w:r>
              <w:rPr>
                <w:sz w:val="14"/>
              </w:rPr>
              <w:t>0.08***</w:t>
            </w:r>
          </w:p>
        </w:tc>
        <w:tc>
          <w:tcPr>
            <w:tcW w:w="886" w:type="dxa"/>
            <w:tcBorders>
              <w:top w:val="single" w:color="000000" w:sz="3" w:space="0"/>
              <w:left w:val="nil"/>
              <w:bottom w:val="nil"/>
              <w:right w:val="nil"/>
            </w:tcBorders>
            <w:tcPrChange w:author="Mohamed SALEM" w:date="2023-10-27T09:08:00Z" w:id="300">
              <w:tcPr>
                <w:tcW w:w="886" w:type="dxa"/>
                <w:tcBorders>
                  <w:top w:val="single" w:color="000000" w:sz="3" w:space="0"/>
                  <w:left w:val="nil"/>
                  <w:bottom w:val="nil"/>
                  <w:right w:val="nil"/>
                </w:tcBorders>
              </w:tcPr>
            </w:tcPrChange>
          </w:tcPr>
          <w:p w:rsidR="001742B9" w:rsidRDefault="00256ADB" w14:paraId="3794A122" w14:textId="77777777">
            <w:pPr>
              <w:spacing w:after="0" w:line="259" w:lineRule="auto"/>
              <w:ind w:left="246" w:right="0" w:firstLine="0"/>
              <w:jc w:val="left"/>
            </w:pPr>
            <w:r>
              <w:rPr>
                <w:sz w:val="14"/>
              </w:rPr>
              <w:t>0.01</w:t>
            </w:r>
          </w:p>
        </w:tc>
        <w:tc>
          <w:tcPr>
            <w:tcW w:w="888" w:type="dxa"/>
            <w:tcBorders>
              <w:top w:val="single" w:color="000000" w:sz="3" w:space="0"/>
              <w:left w:val="nil"/>
              <w:bottom w:val="nil"/>
              <w:right w:val="nil"/>
            </w:tcBorders>
            <w:tcPrChange w:author="Mohamed SALEM" w:date="2023-10-27T09:08:00Z" w:id="301">
              <w:tcPr>
                <w:tcW w:w="888" w:type="dxa"/>
                <w:tcBorders>
                  <w:top w:val="single" w:color="000000" w:sz="3" w:space="0"/>
                  <w:left w:val="nil"/>
                  <w:bottom w:val="nil"/>
                  <w:right w:val="nil"/>
                </w:tcBorders>
              </w:tcPr>
            </w:tcPrChange>
          </w:tcPr>
          <w:p w:rsidR="001742B9" w:rsidRDefault="00256ADB" w14:paraId="5BF65989" w14:textId="77777777">
            <w:pPr>
              <w:spacing w:after="0" w:line="259" w:lineRule="auto"/>
              <w:ind w:left="235" w:right="0" w:firstLine="0"/>
              <w:jc w:val="left"/>
            </w:pPr>
            <w:r>
              <w:rPr>
                <w:sz w:val="14"/>
              </w:rPr>
              <w:t>0.03</w:t>
            </w:r>
          </w:p>
        </w:tc>
        <w:tc>
          <w:tcPr>
            <w:tcW w:w="727" w:type="dxa"/>
            <w:tcBorders>
              <w:top w:val="single" w:color="000000" w:sz="3" w:space="0"/>
              <w:left w:val="nil"/>
              <w:bottom w:val="nil"/>
              <w:right w:val="nil"/>
            </w:tcBorders>
            <w:tcPrChange w:author="Mohamed SALEM" w:date="2023-10-27T09:08:00Z" w:id="302">
              <w:tcPr>
                <w:tcW w:w="727" w:type="dxa"/>
                <w:tcBorders>
                  <w:top w:val="single" w:color="000000" w:sz="3" w:space="0"/>
                  <w:left w:val="nil"/>
                  <w:bottom w:val="nil"/>
                  <w:right w:val="nil"/>
                </w:tcBorders>
              </w:tcPr>
            </w:tcPrChange>
          </w:tcPr>
          <w:p w:rsidR="001742B9" w:rsidRDefault="00256ADB" w14:paraId="14D5C1DA" w14:textId="77777777">
            <w:pPr>
              <w:spacing w:after="0" w:line="259" w:lineRule="auto"/>
              <w:ind w:left="135" w:right="0" w:firstLine="0"/>
              <w:jc w:val="left"/>
            </w:pPr>
            <w:r>
              <w:rPr>
                <w:sz w:val="14"/>
              </w:rPr>
              <w:t>0.02</w:t>
            </w:r>
          </w:p>
        </w:tc>
        <w:tc>
          <w:tcPr>
            <w:tcW w:w="925" w:type="dxa"/>
            <w:tcBorders>
              <w:top w:val="single" w:color="000000" w:sz="3" w:space="0"/>
              <w:left w:val="nil"/>
              <w:bottom w:val="nil"/>
              <w:right w:val="nil"/>
            </w:tcBorders>
            <w:tcPrChange w:author="Mohamed SALEM" w:date="2023-10-27T09:08:00Z" w:id="303">
              <w:tcPr>
                <w:tcW w:w="925" w:type="dxa"/>
                <w:tcBorders>
                  <w:top w:val="single" w:color="000000" w:sz="3" w:space="0"/>
                  <w:left w:val="nil"/>
                  <w:bottom w:val="nil"/>
                  <w:right w:val="nil"/>
                </w:tcBorders>
              </w:tcPr>
            </w:tcPrChange>
          </w:tcPr>
          <w:p w:rsidR="001742B9" w:rsidRDefault="00256ADB" w14:paraId="677A7CF1" w14:textId="77777777">
            <w:pPr>
              <w:spacing w:after="0" w:line="259" w:lineRule="auto"/>
              <w:ind w:left="235" w:right="0" w:firstLine="0"/>
              <w:jc w:val="left"/>
            </w:pPr>
            <w:r>
              <w:rPr>
                <w:sz w:val="14"/>
              </w:rPr>
              <w:t>0.01</w:t>
            </w:r>
          </w:p>
        </w:tc>
        <w:tc>
          <w:tcPr>
            <w:tcW w:w="838" w:type="dxa"/>
            <w:tcBorders>
              <w:top w:val="single" w:color="000000" w:sz="3" w:space="0"/>
              <w:left w:val="nil"/>
              <w:bottom w:val="nil"/>
              <w:right w:val="nil"/>
            </w:tcBorders>
            <w:tcPrChange w:author="Mohamed SALEM" w:date="2023-10-27T09:08:00Z" w:id="304">
              <w:tcPr>
                <w:tcW w:w="838" w:type="dxa"/>
                <w:tcBorders>
                  <w:top w:val="single" w:color="000000" w:sz="3" w:space="0"/>
                  <w:left w:val="nil"/>
                  <w:bottom w:val="nil"/>
                  <w:right w:val="nil"/>
                </w:tcBorders>
              </w:tcPr>
            </w:tcPrChange>
          </w:tcPr>
          <w:p w:rsidR="001742B9" w:rsidRDefault="00256ADB" w14:paraId="611824F5" w14:textId="77777777">
            <w:pPr>
              <w:spacing w:after="0" w:line="259" w:lineRule="auto"/>
              <w:ind w:left="185" w:right="0" w:firstLine="0"/>
              <w:jc w:val="left"/>
            </w:pPr>
            <w:r>
              <w:rPr>
                <w:sz w:val="14"/>
              </w:rPr>
              <w:t>0.02</w:t>
            </w:r>
          </w:p>
        </w:tc>
        <w:tc>
          <w:tcPr>
            <w:tcW w:w="636" w:type="dxa"/>
            <w:tcBorders>
              <w:top w:val="single" w:color="000000" w:sz="3" w:space="0"/>
              <w:left w:val="nil"/>
              <w:bottom w:val="nil"/>
              <w:right w:val="nil"/>
            </w:tcBorders>
            <w:tcPrChange w:author="Mohamed SALEM" w:date="2023-10-27T09:08:00Z" w:id="305">
              <w:tcPr>
                <w:tcW w:w="636" w:type="dxa"/>
                <w:tcBorders>
                  <w:top w:val="single" w:color="000000" w:sz="3" w:space="0"/>
                  <w:left w:val="nil"/>
                  <w:bottom w:val="nil"/>
                  <w:right w:val="nil"/>
                </w:tcBorders>
              </w:tcPr>
            </w:tcPrChange>
          </w:tcPr>
          <w:p w:rsidR="001742B9" w:rsidRDefault="00256ADB" w14:paraId="764EAB0F" w14:textId="77777777">
            <w:pPr>
              <w:spacing w:after="0" w:line="259" w:lineRule="auto"/>
              <w:ind w:left="98" w:right="0" w:firstLine="0"/>
              <w:jc w:val="left"/>
            </w:pPr>
            <w:r>
              <w:rPr>
                <w:sz w:val="14"/>
              </w:rPr>
              <w:t>0.01*</w:t>
            </w:r>
          </w:p>
        </w:tc>
      </w:tr>
      <w:tr w:rsidR="001742B9" w:rsidTr="00FB5237" w14:paraId="5F65637C" w14:textId="77777777">
        <w:trPr>
          <w:trHeight w:val="165"/>
          <w:trPrChange w:author="Mohamed SALEM" w:date="2023-10-27T09:08:00Z" w:id="306">
            <w:trPr>
              <w:trHeight w:val="165"/>
            </w:trPr>
          </w:trPrChange>
        </w:trPr>
        <w:tc>
          <w:tcPr>
            <w:tcW w:w="1994" w:type="dxa"/>
            <w:tcBorders>
              <w:top w:val="nil"/>
              <w:left w:val="nil"/>
              <w:bottom w:val="nil"/>
              <w:right w:val="nil"/>
            </w:tcBorders>
            <w:tcPrChange w:author="Mohamed SALEM" w:date="2023-10-27T09:08:00Z" w:id="307">
              <w:tcPr>
                <w:tcW w:w="1993" w:type="dxa"/>
                <w:tcBorders>
                  <w:top w:val="nil"/>
                  <w:left w:val="nil"/>
                  <w:bottom w:val="nil"/>
                  <w:right w:val="nil"/>
                </w:tcBorders>
              </w:tcPr>
            </w:tcPrChange>
          </w:tcPr>
          <w:p w:rsidR="001742B9" w:rsidRDefault="001742B9" w14:paraId="3F43C778" w14:textId="77777777">
            <w:pPr>
              <w:spacing w:after="160" w:line="259" w:lineRule="auto"/>
              <w:ind w:left="0" w:right="0" w:firstLine="0"/>
              <w:jc w:val="left"/>
            </w:pPr>
          </w:p>
        </w:tc>
        <w:tc>
          <w:tcPr>
            <w:tcW w:w="810" w:type="dxa"/>
            <w:tcBorders>
              <w:top w:val="nil"/>
              <w:left w:val="nil"/>
              <w:bottom w:val="nil"/>
              <w:right w:val="nil"/>
            </w:tcBorders>
            <w:tcPrChange w:author="Mohamed SALEM" w:date="2023-10-27T09:08:00Z" w:id="308">
              <w:tcPr>
                <w:tcW w:w="810" w:type="dxa"/>
                <w:tcBorders>
                  <w:top w:val="nil"/>
                  <w:left w:val="nil"/>
                  <w:bottom w:val="nil"/>
                  <w:right w:val="nil"/>
                </w:tcBorders>
              </w:tcPr>
            </w:tcPrChange>
          </w:tcPr>
          <w:p w:rsidR="001742B9" w:rsidRDefault="00256ADB" w14:paraId="26481485" w14:textId="77777777">
            <w:pPr>
              <w:spacing w:after="0" w:line="259" w:lineRule="auto"/>
              <w:ind w:left="165" w:right="0" w:firstLine="0"/>
              <w:jc w:val="left"/>
            </w:pPr>
            <w:r>
              <w:rPr>
                <w:sz w:val="14"/>
              </w:rPr>
              <w:t>(0.01)</w:t>
            </w:r>
          </w:p>
        </w:tc>
        <w:tc>
          <w:tcPr>
            <w:tcW w:w="929" w:type="dxa"/>
            <w:tcBorders>
              <w:top w:val="nil"/>
              <w:left w:val="nil"/>
              <w:bottom w:val="nil"/>
              <w:right w:val="nil"/>
            </w:tcBorders>
            <w:tcPrChange w:author="Mohamed SALEM" w:date="2023-10-27T09:08:00Z" w:id="309">
              <w:tcPr>
                <w:tcW w:w="929" w:type="dxa"/>
                <w:tcBorders>
                  <w:top w:val="nil"/>
                  <w:left w:val="nil"/>
                  <w:bottom w:val="nil"/>
                  <w:right w:val="nil"/>
                </w:tcBorders>
              </w:tcPr>
            </w:tcPrChange>
          </w:tcPr>
          <w:p w:rsidR="001742B9" w:rsidRDefault="00256ADB" w14:paraId="3648088F" w14:textId="77777777">
            <w:pPr>
              <w:spacing w:after="0" w:line="259" w:lineRule="auto"/>
              <w:ind w:left="230" w:right="0" w:firstLine="0"/>
              <w:jc w:val="left"/>
            </w:pPr>
            <w:r>
              <w:rPr>
                <w:sz w:val="14"/>
              </w:rPr>
              <w:t>(0.01)</w:t>
            </w:r>
          </w:p>
        </w:tc>
        <w:tc>
          <w:tcPr>
            <w:tcW w:w="727" w:type="dxa"/>
            <w:tcBorders>
              <w:top w:val="nil"/>
              <w:left w:val="nil"/>
              <w:bottom w:val="nil"/>
              <w:right w:val="nil"/>
            </w:tcBorders>
            <w:tcPrChange w:author="Mohamed SALEM" w:date="2023-10-27T09:08:00Z" w:id="310">
              <w:tcPr>
                <w:tcW w:w="727" w:type="dxa"/>
                <w:tcBorders>
                  <w:top w:val="nil"/>
                  <w:left w:val="nil"/>
                  <w:bottom w:val="nil"/>
                  <w:right w:val="nil"/>
                </w:tcBorders>
              </w:tcPr>
            </w:tcPrChange>
          </w:tcPr>
          <w:p w:rsidR="001742B9" w:rsidRDefault="00256ADB" w14:paraId="047D326A" w14:textId="77777777">
            <w:pPr>
              <w:spacing w:after="0" w:line="259" w:lineRule="auto"/>
              <w:ind w:left="89" w:right="0" w:firstLine="0"/>
              <w:jc w:val="left"/>
            </w:pPr>
            <w:r>
              <w:rPr>
                <w:sz w:val="14"/>
              </w:rPr>
              <w:t>(0.01)</w:t>
            </w:r>
          </w:p>
        </w:tc>
        <w:tc>
          <w:tcPr>
            <w:tcW w:w="886" w:type="dxa"/>
            <w:tcBorders>
              <w:top w:val="nil"/>
              <w:left w:val="nil"/>
              <w:bottom w:val="nil"/>
              <w:right w:val="nil"/>
            </w:tcBorders>
            <w:tcPrChange w:author="Mohamed SALEM" w:date="2023-10-27T09:08:00Z" w:id="311">
              <w:tcPr>
                <w:tcW w:w="886" w:type="dxa"/>
                <w:tcBorders>
                  <w:top w:val="nil"/>
                  <w:left w:val="nil"/>
                  <w:bottom w:val="nil"/>
                  <w:right w:val="nil"/>
                </w:tcBorders>
              </w:tcPr>
            </w:tcPrChange>
          </w:tcPr>
          <w:p w:rsidR="001742B9" w:rsidRDefault="00256ADB" w14:paraId="5203C587" w14:textId="77777777">
            <w:pPr>
              <w:spacing w:after="0" w:line="259" w:lineRule="auto"/>
              <w:ind w:left="189" w:right="0" w:firstLine="0"/>
              <w:jc w:val="left"/>
            </w:pPr>
            <w:r>
              <w:rPr>
                <w:sz w:val="14"/>
              </w:rPr>
              <w:t>(0.00)</w:t>
            </w:r>
          </w:p>
        </w:tc>
        <w:tc>
          <w:tcPr>
            <w:tcW w:w="888" w:type="dxa"/>
            <w:tcBorders>
              <w:top w:val="nil"/>
              <w:left w:val="nil"/>
              <w:bottom w:val="nil"/>
              <w:right w:val="nil"/>
            </w:tcBorders>
            <w:tcPrChange w:author="Mohamed SALEM" w:date="2023-10-27T09:08:00Z" w:id="312">
              <w:tcPr>
                <w:tcW w:w="888" w:type="dxa"/>
                <w:tcBorders>
                  <w:top w:val="nil"/>
                  <w:left w:val="nil"/>
                  <w:bottom w:val="nil"/>
                  <w:right w:val="nil"/>
                </w:tcBorders>
              </w:tcPr>
            </w:tcPrChange>
          </w:tcPr>
          <w:p w:rsidR="001742B9" w:rsidRDefault="00256ADB" w14:paraId="75BDAEA5" w14:textId="77777777">
            <w:pPr>
              <w:spacing w:after="0" w:line="259" w:lineRule="auto"/>
              <w:ind w:left="178" w:right="0" w:firstLine="0"/>
              <w:jc w:val="left"/>
            </w:pPr>
            <w:r>
              <w:rPr>
                <w:sz w:val="14"/>
              </w:rPr>
              <w:t>(0.01)</w:t>
            </w:r>
          </w:p>
        </w:tc>
        <w:tc>
          <w:tcPr>
            <w:tcW w:w="727" w:type="dxa"/>
            <w:tcBorders>
              <w:top w:val="nil"/>
              <w:left w:val="nil"/>
              <w:bottom w:val="nil"/>
              <w:right w:val="nil"/>
            </w:tcBorders>
            <w:tcPrChange w:author="Mohamed SALEM" w:date="2023-10-27T09:08:00Z" w:id="313">
              <w:tcPr>
                <w:tcW w:w="727" w:type="dxa"/>
                <w:tcBorders>
                  <w:top w:val="nil"/>
                  <w:left w:val="nil"/>
                  <w:bottom w:val="nil"/>
                  <w:right w:val="nil"/>
                </w:tcBorders>
              </w:tcPr>
            </w:tcPrChange>
          </w:tcPr>
          <w:p w:rsidR="001742B9" w:rsidRDefault="00256ADB" w14:paraId="08E1F1A5" w14:textId="77777777">
            <w:pPr>
              <w:spacing w:after="0" w:line="259" w:lineRule="auto"/>
              <w:ind w:left="78" w:right="0" w:firstLine="0"/>
              <w:jc w:val="left"/>
            </w:pPr>
            <w:r>
              <w:rPr>
                <w:sz w:val="14"/>
              </w:rPr>
              <w:t>(0.01)</w:t>
            </w:r>
          </w:p>
        </w:tc>
        <w:tc>
          <w:tcPr>
            <w:tcW w:w="925" w:type="dxa"/>
            <w:tcBorders>
              <w:top w:val="nil"/>
              <w:left w:val="nil"/>
              <w:bottom w:val="nil"/>
              <w:right w:val="nil"/>
            </w:tcBorders>
            <w:tcPrChange w:author="Mohamed SALEM" w:date="2023-10-27T09:08:00Z" w:id="314">
              <w:tcPr>
                <w:tcW w:w="925" w:type="dxa"/>
                <w:tcBorders>
                  <w:top w:val="nil"/>
                  <w:left w:val="nil"/>
                  <w:bottom w:val="nil"/>
                  <w:right w:val="nil"/>
                </w:tcBorders>
              </w:tcPr>
            </w:tcPrChange>
          </w:tcPr>
          <w:p w:rsidR="001742B9" w:rsidRDefault="00256ADB" w14:paraId="5F000A9A" w14:textId="77777777">
            <w:pPr>
              <w:spacing w:after="0" w:line="259" w:lineRule="auto"/>
              <w:ind w:left="178" w:right="0" w:firstLine="0"/>
              <w:jc w:val="left"/>
            </w:pPr>
            <w:r>
              <w:rPr>
                <w:sz w:val="14"/>
              </w:rPr>
              <w:t>(0.00)</w:t>
            </w:r>
          </w:p>
        </w:tc>
        <w:tc>
          <w:tcPr>
            <w:tcW w:w="838" w:type="dxa"/>
            <w:tcBorders>
              <w:top w:val="nil"/>
              <w:left w:val="nil"/>
              <w:bottom w:val="nil"/>
              <w:right w:val="nil"/>
            </w:tcBorders>
            <w:tcPrChange w:author="Mohamed SALEM" w:date="2023-10-27T09:08:00Z" w:id="315">
              <w:tcPr>
                <w:tcW w:w="838" w:type="dxa"/>
                <w:tcBorders>
                  <w:top w:val="nil"/>
                  <w:left w:val="nil"/>
                  <w:bottom w:val="nil"/>
                  <w:right w:val="nil"/>
                </w:tcBorders>
              </w:tcPr>
            </w:tcPrChange>
          </w:tcPr>
          <w:p w:rsidR="001742B9" w:rsidRDefault="00256ADB" w14:paraId="1FA3909C" w14:textId="77777777">
            <w:pPr>
              <w:spacing w:after="0" w:line="259" w:lineRule="auto"/>
              <w:ind w:left="127" w:right="0" w:firstLine="0"/>
              <w:jc w:val="left"/>
            </w:pPr>
            <w:r>
              <w:rPr>
                <w:sz w:val="14"/>
              </w:rPr>
              <w:t>(0.01)</w:t>
            </w:r>
          </w:p>
        </w:tc>
        <w:tc>
          <w:tcPr>
            <w:tcW w:w="636" w:type="dxa"/>
            <w:tcBorders>
              <w:top w:val="nil"/>
              <w:left w:val="nil"/>
              <w:bottom w:val="nil"/>
              <w:right w:val="nil"/>
            </w:tcBorders>
            <w:tcPrChange w:author="Mohamed SALEM" w:date="2023-10-27T09:08:00Z" w:id="316">
              <w:tcPr>
                <w:tcW w:w="636" w:type="dxa"/>
                <w:tcBorders>
                  <w:top w:val="nil"/>
                  <w:left w:val="nil"/>
                  <w:bottom w:val="nil"/>
                  <w:right w:val="nil"/>
                </w:tcBorders>
              </w:tcPr>
            </w:tcPrChange>
          </w:tcPr>
          <w:p w:rsidR="001742B9" w:rsidRDefault="00256ADB" w14:paraId="60EF8244" w14:textId="77777777">
            <w:pPr>
              <w:spacing w:after="0" w:line="259" w:lineRule="auto"/>
              <w:ind w:left="78" w:right="0" w:firstLine="0"/>
              <w:jc w:val="left"/>
            </w:pPr>
            <w:r>
              <w:rPr>
                <w:sz w:val="14"/>
              </w:rPr>
              <w:t>(0.01)</w:t>
            </w:r>
          </w:p>
        </w:tc>
      </w:tr>
      <w:tr w:rsidR="001742B9" w:rsidTr="00FB5237" w14:paraId="5504CC79" w14:textId="77777777">
        <w:trPr>
          <w:trHeight w:val="165"/>
          <w:trPrChange w:author="Mohamed SALEM" w:date="2023-10-27T09:08:00Z" w:id="317">
            <w:trPr>
              <w:trHeight w:val="165"/>
            </w:trPr>
          </w:trPrChange>
        </w:trPr>
        <w:tc>
          <w:tcPr>
            <w:tcW w:w="1994" w:type="dxa"/>
            <w:tcBorders>
              <w:top w:val="nil"/>
              <w:left w:val="nil"/>
              <w:bottom w:val="nil"/>
              <w:right w:val="nil"/>
            </w:tcBorders>
            <w:tcPrChange w:author="Mohamed SALEM" w:date="2023-10-27T09:08:00Z" w:id="318">
              <w:tcPr>
                <w:tcW w:w="1993" w:type="dxa"/>
                <w:tcBorders>
                  <w:top w:val="nil"/>
                  <w:left w:val="nil"/>
                  <w:bottom w:val="nil"/>
                  <w:right w:val="nil"/>
                </w:tcBorders>
              </w:tcPr>
            </w:tcPrChange>
          </w:tcPr>
          <w:p w:rsidR="001742B9" w:rsidRDefault="00256ADB" w14:paraId="4FA684C1" w14:textId="77777777">
            <w:pPr>
              <w:spacing w:after="0" w:line="259" w:lineRule="auto"/>
              <w:ind w:left="104" w:right="0" w:firstLine="0"/>
              <w:jc w:val="left"/>
            </w:pPr>
            <w:r>
              <w:rPr>
                <w:sz w:val="14"/>
              </w:rPr>
              <w:t>Marginally Food Secure</w:t>
            </w:r>
          </w:p>
        </w:tc>
        <w:tc>
          <w:tcPr>
            <w:tcW w:w="810" w:type="dxa"/>
            <w:tcBorders>
              <w:top w:val="nil"/>
              <w:left w:val="nil"/>
              <w:bottom w:val="nil"/>
              <w:right w:val="nil"/>
            </w:tcBorders>
            <w:tcPrChange w:author="Mohamed SALEM" w:date="2023-10-27T09:08:00Z" w:id="319">
              <w:tcPr>
                <w:tcW w:w="810" w:type="dxa"/>
                <w:tcBorders>
                  <w:top w:val="nil"/>
                  <w:left w:val="nil"/>
                  <w:bottom w:val="nil"/>
                  <w:right w:val="nil"/>
                </w:tcBorders>
              </w:tcPr>
            </w:tcPrChange>
          </w:tcPr>
          <w:p w:rsidR="001742B9" w:rsidRDefault="00256ADB" w14:paraId="423FD1DB" w14:textId="77777777">
            <w:pPr>
              <w:spacing w:after="0" w:line="259" w:lineRule="auto"/>
              <w:ind w:left="222" w:right="0" w:firstLine="0"/>
              <w:jc w:val="left"/>
            </w:pPr>
            <w:r>
              <w:rPr>
                <w:sz w:val="14"/>
              </w:rPr>
              <w:t>0.44</w:t>
            </w:r>
          </w:p>
        </w:tc>
        <w:tc>
          <w:tcPr>
            <w:tcW w:w="929" w:type="dxa"/>
            <w:tcBorders>
              <w:top w:val="nil"/>
              <w:left w:val="nil"/>
              <w:bottom w:val="nil"/>
              <w:right w:val="nil"/>
            </w:tcBorders>
            <w:tcPrChange w:author="Mohamed SALEM" w:date="2023-10-27T09:08:00Z" w:id="320">
              <w:tcPr>
                <w:tcW w:w="929" w:type="dxa"/>
                <w:tcBorders>
                  <w:top w:val="nil"/>
                  <w:left w:val="nil"/>
                  <w:bottom w:val="nil"/>
                  <w:right w:val="nil"/>
                </w:tcBorders>
              </w:tcPr>
            </w:tcPrChange>
          </w:tcPr>
          <w:p w:rsidR="001742B9" w:rsidRDefault="00256ADB" w14:paraId="25628E0F" w14:textId="77777777">
            <w:pPr>
              <w:spacing w:after="0" w:line="259" w:lineRule="auto"/>
              <w:ind w:left="287" w:right="0" w:firstLine="0"/>
              <w:jc w:val="left"/>
            </w:pPr>
            <w:r>
              <w:rPr>
                <w:sz w:val="14"/>
              </w:rPr>
              <w:t>0.43</w:t>
            </w:r>
          </w:p>
        </w:tc>
        <w:tc>
          <w:tcPr>
            <w:tcW w:w="727" w:type="dxa"/>
            <w:tcBorders>
              <w:top w:val="nil"/>
              <w:left w:val="nil"/>
              <w:bottom w:val="nil"/>
              <w:right w:val="nil"/>
            </w:tcBorders>
            <w:tcPrChange w:author="Mohamed SALEM" w:date="2023-10-27T09:08:00Z" w:id="321">
              <w:tcPr>
                <w:tcW w:w="727" w:type="dxa"/>
                <w:tcBorders>
                  <w:top w:val="nil"/>
                  <w:left w:val="nil"/>
                  <w:bottom w:val="nil"/>
                  <w:right w:val="nil"/>
                </w:tcBorders>
              </w:tcPr>
            </w:tcPrChange>
          </w:tcPr>
          <w:p w:rsidR="001742B9" w:rsidRDefault="00256ADB" w14:paraId="50F0A493" w14:textId="77777777">
            <w:pPr>
              <w:spacing w:after="0" w:line="259" w:lineRule="auto"/>
              <w:ind w:left="121" w:right="0" w:firstLine="0"/>
              <w:jc w:val="left"/>
            </w:pPr>
            <w:r>
              <w:rPr>
                <w:sz w:val="14"/>
              </w:rPr>
              <w:t>-0.01</w:t>
            </w:r>
          </w:p>
        </w:tc>
        <w:tc>
          <w:tcPr>
            <w:tcW w:w="886" w:type="dxa"/>
            <w:tcBorders>
              <w:top w:val="nil"/>
              <w:left w:val="nil"/>
              <w:bottom w:val="nil"/>
              <w:right w:val="nil"/>
            </w:tcBorders>
            <w:tcPrChange w:author="Mohamed SALEM" w:date="2023-10-27T09:08:00Z" w:id="322">
              <w:tcPr>
                <w:tcW w:w="886" w:type="dxa"/>
                <w:tcBorders>
                  <w:top w:val="nil"/>
                  <w:left w:val="nil"/>
                  <w:bottom w:val="nil"/>
                  <w:right w:val="nil"/>
                </w:tcBorders>
              </w:tcPr>
            </w:tcPrChange>
          </w:tcPr>
          <w:p w:rsidR="001742B9" w:rsidRDefault="00256ADB" w14:paraId="3AE66E0D" w14:textId="77777777">
            <w:pPr>
              <w:spacing w:after="0" w:line="259" w:lineRule="auto"/>
              <w:ind w:left="246" w:right="0" w:firstLine="0"/>
              <w:jc w:val="left"/>
            </w:pPr>
            <w:r>
              <w:rPr>
                <w:sz w:val="14"/>
              </w:rPr>
              <w:t>0.23</w:t>
            </w:r>
          </w:p>
        </w:tc>
        <w:tc>
          <w:tcPr>
            <w:tcW w:w="888" w:type="dxa"/>
            <w:tcBorders>
              <w:top w:val="nil"/>
              <w:left w:val="nil"/>
              <w:bottom w:val="nil"/>
              <w:right w:val="nil"/>
            </w:tcBorders>
            <w:tcPrChange w:author="Mohamed SALEM" w:date="2023-10-27T09:08:00Z" w:id="323">
              <w:tcPr>
                <w:tcW w:w="888" w:type="dxa"/>
                <w:tcBorders>
                  <w:top w:val="nil"/>
                  <w:left w:val="nil"/>
                  <w:bottom w:val="nil"/>
                  <w:right w:val="nil"/>
                </w:tcBorders>
              </w:tcPr>
            </w:tcPrChange>
          </w:tcPr>
          <w:p w:rsidR="001742B9" w:rsidRDefault="00256ADB" w14:paraId="3518A99D" w14:textId="77777777">
            <w:pPr>
              <w:spacing w:after="0" w:line="259" w:lineRule="auto"/>
              <w:ind w:left="235" w:right="0" w:firstLine="0"/>
              <w:jc w:val="left"/>
            </w:pPr>
            <w:r>
              <w:rPr>
                <w:sz w:val="14"/>
              </w:rPr>
              <w:t>0.33</w:t>
            </w:r>
          </w:p>
        </w:tc>
        <w:tc>
          <w:tcPr>
            <w:tcW w:w="727" w:type="dxa"/>
            <w:tcBorders>
              <w:top w:val="nil"/>
              <w:left w:val="nil"/>
              <w:bottom w:val="nil"/>
              <w:right w:val="nil"/>
            </w:tcBorders>
            <w:tcPrChange w:author="Mohamed SALEM" w:date="2023-10-27T09:08:00Z" w:id="324">
              <w:tcPr>
                <w:tcW w:w="727" w:type="dxa"/>
                <w:tcBorders>
                  <w:top w:val="nil"/>
                  <w:left w:val="nil"/>
                  <w:bottom w:val="nil"/>
                  <w:right w:val="nil"/>
                </w:tcBorders>
              </w:tcPr>
            </w:tcPrChange>
          </w:tcPr>
          <w:p w:rsidR="001742B9" w:rsidRDefault="00256ADB" w14:paraId="0E2FAB0E" w14:textId="77777777">
            <w:pPr>
              <w:spacing w:after="0" w:line="259" w:lineRule="auto"/>
              <w:ind w:left="24" w:right="0" w:firstLine="0"/>
              <w:jc w:val="left"/>
            </w:pPr>
            <w:r>
              <w:rPr>
                <w:sz w:val="14"/>
              </w:rPr>
              <w:t>0.10***</w:t>
            </w:r>
          </w:p>
        </w:tc>
        <w:tc>
          <w:tcPr>
            <w:tcW w:w="925" w:type="dxa"/>
            <w:tcBorders>
              <w:top w:val="nil"/>
              <w:left w:val="nil"/>
              <w:bottom w:val="nil"/>
              <w:right w:val="nil"/>
            </w:tcBorders>
            <w:tcPrChange w:author="Mohamed SALEM" w:date="2023-10-27T09:08:00Z" w:id="325">
              <w:tcPr>
                <w:tcW w:w="925" w:type="dxa"/>
                <w:tcBorders>
                  <w:top w:val="nil"/>
                  <w:left w:val="nil"/>
                  <w:bottom w:val="nil"/>
                  <w:right w:val="nil"/>
                </w:tcBorders>
              </w:tcPr>
            </w:tcPrChange>
          </w:tcPr>
          <w:p w:rsidR="001742B9" w:rsidRDefault="00256ADB" w14:paraId="55C1E258" w14:textId="77777777">
            <w:pPr>
              <w:spacing w:after="0" w:line="259" w:lineRule="auto"/>
              <w:ind w:left="235" w:right="0" w:firstLine="0"/>
              <w:jc w:val="left"/>
            </w:pPr>
            <w:r>
              <w:rPr>
                <w:sz w:val="14"/>
              </w:rPr>
              <w:t>0.31</w:t>
            </w:r>
          </w:p>
        </w:tc>
        <w:tc>
          <w:tcPr>
            <w:tcW w:w="838" w:type="dxa"/>
            <w:tcBorders>
              <w:top w:val="nil"/>
              <w:left w:val="nil"/>
              <w:bottom w:val="nil"/>
              <w:right w:val="nil"/>
            </w:tcBorders>
            <w:tcPrChange w:author="Mohamed SALEM" w:date="2023-10-27T09:08:00Z" w:id="326">
              <w:tcPr>
                <w:tcW w:w="838" w:type="dxa"/>
                <w:tcBorders>
                  <w:top w:val="nil"/>
                  <w:left w:val="nil"/>
                  <w:bottom w:val="nil"/>
                  <w:right w:val="nil"/>
                </w:tcBorders>
              </w:tcPr>
            </w:tcPrChange>
          </w:tcPr>
          <w:p w:rsidR="001742B9" w:rsidRDefault="00256ADB" w14:paraId="0A1534E5" w14:textId="77777777">
            <w:pPr>
              <w:spacing w:after="0" w:line="259" w:lineRule="auto"/>
              <w:ind w:left="184" w:right="0" w:firstLine="0"/>
              <w:jc w:val="left"/>
            </w:pPr>
            <w:r>
              <w:rPr>
                <w:sz w:val="14"/>
              </w:rPr>
              <w:t>0.51</w:t>
            </w:r>
          </w:p>
        </w:tc>
        <w:tc>
          <w:tcPr>
            <w:tcW w:w="636" w:type="dxa"/>
            <w:tcBorders>
              <w:top w:val="nil"/>
              <w:left w:val="nil"/>
              <w:bottom w:val="nil"/>
              <w:right w:val="nil"/>
            </w:tcBorders>
            <w:tcPrChange w:author="Mohamed SALEM" w:date="2023-10-27T09:08:00Z" w:id="327">
              <w:tcPr>
                <w:tcW w:w="636" w:type="dxa"/>
                <w:tcBorders>
                  <w:top w:val="nil"/>
                  <w:left w:val="nil"/>
                  <w:bottom w:val="nil"/>
                  <w:right w:val="nil"/>
                </w:tcBorders>
              </w:tcPr>
            </w:tcPrChange>
          </w:tcPr>
          <w:p w:rsidR="001742B9" w:rsidRDefault="00256ADB" w14:paraId="6A9AF062" w14:textId="77777777">
            <w:pPr>
              <w:spacing w:after="0" w:line="259" w:lineRule="auto"/>
              <w:ind w:left="0" w:right="0" w:firstLine="0"/>
              <w:jc w:val="left"/>
            </w:pPr>
            <w:r>
              <w:rPr>
                <w:sz w:val="14"/>
              </w:rPr>
              <w:t>-0.20***</w:t>
            </w:r>
          </w:p>
        </w:tc>
      </w:tr>
      <w:tr w:rsidR="001742B9" w:rsidTr="00FB5237" w14:paraId="64A0688C" w14:textId="77777777">
        <w:trPr>
          <w:trHeight w:val="165"/>
          <w:trPrChange w:author="Mohamed SALEM" w:date="2023-10-27T09:08:00Z" w:id="328">
            <w:trPr>
              <w:trHeight w:val="165"/>
            </w:trPr>
          </w:trPrChange>
        </w:trPr>
        <w:tc>
          <w:tcPr>
            <w:tcW w:w="1994" w:type="dxa"/>
            <w:tcBorders>
              <w:top w:val="nil"/>
              <w:left w:val="nil"/>
              <w:bottom w:val="nil"/>
              <w:right w:val="nil"/>
            </w:tcBorders>
            <w:tcPrChange w:author="Mohamed SALEM" w:date="2023-10-27T09:08:00Z" w:id="329">
              <w:tcPr>
                <w:tcW w:w="1993" w:type="dxa"/>
                <w:tcBorders>
                  <w:top w:val="nil"/>
                  <w:left w:val="nil"/>
                  <w:bottom w:val="nil"/>
                  <w:right w:val="nil"/>
                </w:tcBorders>
              </w:tcPr>
            </w:tcPrChange>
          </w:tcPr>
          <w:p w:rsidR="001742B9" w:rsidRDefault="001742B9" w14:paraId="342514E0" w14:textId="77777777">
            <w:pPr>
              <w:spacing w:after="160" w:line="259" w:lineRule="auto"/>
              <w:ind w:left="0" w:right="0" w:firstLine="0"/>
              <w:jc w:val="left"/>
            </w:pPr>
          </w:p>
        </w:tc>
        <w:tc>
          <w:tcPr>
            <w:tcW w:w="810" w:type="dxa"/>
            <w:tcBorders>
              <w:top w:val="nil"/>
              <w:left w:val="nil"/>
              <w:bottom w:val="nil"/>
              <w:right w:val="nil"/>
            </w:tcBorders>
            <w:tcPrChange w:author="Mohamed SALEM" w:date="2023-10-27T09:08:00Z" w:id="330">
              <w:tcPr>
                <w:tcW w:w="810" w:type="dxa"/>
                <w:tcBorders>
                  <w:top w:val="nil"/>
                  <w:left w:val="nil"/>
                  <w:bottom w:val="nil"/>
                  <w:right w:val="nil"/>
                </w:tcBorders>
              </w:tcPr>
            </w:tcPrChange>
          </w:tcPr>
          <w:p w:rsidR="001742B9" w:rsidRDefault="00256ADB" w14:paraId="0D9EA3D4" w14:textId="77777777">
            <w:pPr>
              <w:spacing w:after="0" w:line="259" w:lineRule="auto"/>
              <w:ind w:left="165" w:right="0" w:firstLine="0"/>
              <w:jc w:val="left"/>
            </w:pPr>
            <w:r>
              <w:rPr>
                <w:sz w:val="14"/>
              </w:rPr>
              <w:t>(0.02)</w:t>
            </w:r>
          </w:p>
        </w:tc>
        <w:tc>
          <w:tcPr>
            <w:tcW w:w="929" w:type="dxa"/>
            <w:tcBorders>
              <w:top w:val="nil"/>
              <w:left w:val="nil"/>
              <w:bottom w:val="nil"/>
              <w:right w:val="nil"/>
            </w:tcBorders>
            <w:tcPrChange w:author="Mohamed SALEM" w:date="2023-10-27T09:08:00Z" w:id="331">
              <w:tcPr>
                <w:tcW w:w="929" w:type="dxa"/>
                <w:tcBorders>
                  <w:top w:val="nil"/>
                  <w:left w:val="nil"/>
                  <w:bottom w:val="nil"/>
                  <w:right w:val="nil"/>
                </w:tcBorders>
              </w:tcPr>
            </w:tcPrChange>
          </w:tcPr>
          <w:p w:rsidR="001742B9" w:rsidRDefault="00256ADB" w14:paraId="19FFB650" w14:textId="77777777">
            <w:pPr>
              <w:spacing w:after="0" w:line="259" w:lineRule="auto"/>
              <w:ind w:left="230" w:right="0" w:firstLine="0"/>
              <w:jc w:val="left"/>
            </w:pPr>
            <w:r>
              <w:rPr>
                <w:sz w:val="14"/>
              </w:rPr>
              <w:t>(0.02)</w:t>
            </w:r>
          </w:p>
        </w:tc>
        <w:tc>
          <w:tcPr>
            <w:tcW w:w="727" w:type="dxa"/>
            <w:tcBorders>
              <w:top w:val="nil"/>
              <w:left w:val="nil"/>
              <w:bottom w:val="nil"/>
              <w:right w:val="nil"/>
            </w:tcBorders>
            <w:tcPrChange w:author="Mohamed SALEM" w:date="2023-10-27T09:08:00Z" w:id="332">
              <w:tcPr>
                <w:tcW w:w="727" w:type="dxa"/>
                <w:tcBorders>
                  <w:top w:val="nil"/>
                  <w:left w:val="nil"/>
                  <w:bottom w:val="nil"/>
                  <w:right w:val="nil"/>
                </w:tcBorders>
              </w:tcPr>
            </w:tcPrChange>
          </w:tcPr>
          <w:p w:rsidR="001742B9" w:rsidRDefault="00256ADB" w14:paraId="0201DAAE" w14:textId="77777777">
            <w:pPr>
              <w:spacing w:after="0" w:line="259" w:lineRule="auto"/>
              <w:ind w:left="89" w:right="0" w:firstLine="0"/>
              <w:jc w:val="left"/>
            </w:pPr>
            <w:r>
              <w:rPr>
                <w:sz w:val="14"/>
              </w:rPr>
              <w:t>(0.02)</w:t>
            </w:r>
          </w:p>
        </w:tc>
        <w:tc>
          <w:tcPr>
            <w:tcW w:w="886" w:type="dxa"/>
            <w:tcBorders>
              <w:top w:val="nil"/>
              <w:left w:val="nil"/>
              <w:bottom w:val="nil"/>
              <w:right w:val="nil"/>
            </w:tcBorders>
            <w:tcPrChange w:author="Mohamed SALEM" w:date="2023-10-27T09:08:00Z" w:id="333">
              <w:tcPr>
                <w:tcW w:w="886" w:type="dxa"/>
                <w:tcBorders>
                  <w:top w:val="nil"/>
                  <w:left w:val="nil"/>
                  <w:bottom w:val="nil"/>
                  <w:right w:val="nil"/>
                </w:tcBorders>
              </w:tcPr>
            </w:tcPrChange>
          </w:tcPr>
          <w:p w:rsidR="001742B9" w:rsidRDefault="00256ADB" w14:paraId="1C2F00DB" w14:textId="77777777">
            <w:pPr>
              <w:spacing w:after="0" w:line="259" w:lineRule="auto"/>
              <w:ind w:left="189" w:right="0" w:firstLine="0"/>
              <w:jc w:val="left"/>
            </w:pPr>
            <w:r>
              <w:rPr>
                <w:sz w:val="14"/>
              </w:rPr>
              <w:t>(0.02)</w:t>
            </w:r>
          </w:p>
        </w:tc>
        <w:tc>
          <w:tcPr>
            <w:tcW w:w="888" w:type="dxa"/>
            <w:tcBorders>
              <w:top w:val="nil"/>
              <w:left w:val="nil"/>
              <w:bottom w:val="nil"/>
              <w:right w:val="nil"/>
            </w:tcBorders>
            <w:tcPrChange w:author="Mohamed SALEM" w:date="2023-10-27T09:08:00Z" w:id="334">
              <w:tcPr>
                <w:tcW w:w="888" w:type="dxa"/>
                <w:tcBorders>
                  <w:top w:val="nil"/>
                  <w:left w:val="nil"/>
                  <w:bottom w:val="nil"/>
                  <w:right w:val="nil"/>
                </w:tcBorders>
              </w:tcPr>
            </w:tcPrChange>
          </w:tcPr>
          <w:p w:rsidR="001742B9" w:rsidRDefault="00256ADB" w14:paraId="52409B84" w14:textId="77777777">
            <w:pPr>
              <w:spacing w:after="0" w:line="259" w:lineRule="auto"/>
              <w:ind w:left="178" w:right="0" w:firstLine="0"/>
              <w:jc w:val="left"/>
            </w:pPr>
            <w:r>
              <w:rPr>
                <w:sz w:val="14"/>
              </w:rPr>
              <w:t>(0.02)</w:t>
            </w:r>
          </w:p>
        </w:tc>
        <w:tc>
          <w:tcPr>
            <w:tcW w:w="727" w:type="dxa"/>
            <w:tcBorders>
              <w:top w:val="nil"/>
              <w:left w:val="nil"/>
              <w:bottom w:val="nil"/>
              <w:right w:val="nil"/>
            </w:tcBorders>
            <w:tcPrChange w:author="Mohamed SALEM" w:date="2023-10-27T09:08:00Z" w:id="335">
              <w:tcPr>
                <w:tcW w:w="727" w:type="dxa"/>
                <w:tcBorders>
                  <w:top w:val="nil"/>
                  <w:left w:val="nil"/>
                  <w:bottom w:val="nil"/>
                  <w:right w:val="nil"/>
                </w:tcBorders>
              </w:tcPr>
            </w:tcPrChange>
          </w:tcPr>
          <w:p w:rsidR="001742B9" w:rsidRDefault="00256ADB" w14:paraId="139AEC26" w14:textId="77777777">
            <w:pPr>
              <w:spacing w:after="0" w:line="259" w:lineRule="auto"/>
              <w:ind w:left="78" w:right="0" w:firstLine="0"/>
              <w:jc w:val="left"/>
            </w:pPr>
            <w:r>
              <w:rPr>
                <w:sz w:val="14"/>
              </w:rPr>
              <w:t>(0.02)</w:t>
            </w:r>
          </w:p>
        </w:tc>
        <w:tc>
          <w:tcPr>
            <w:tcW w:w="925" w:type="dxa"/>
            <w:tcBorders>
              <w:top w:val="nil"/>
              <w:left w:val="nil"/>
              <w:bottom w:val="nil"/>
              <w:right w:val="nil"/>
            </w:tcBorders>
            <w:tcPrChange w:author="Mohamed SALEM" w:date="2023-10-27T09:08:00Z" w:id="336">
              <w:tcPr>
                <w:tcW w:w="925" w:type="dxa"/>
                <w:tcBorders>
                  <w:top w:val="nil"/>
                  <w:left w:val="nil"/>
                  <w:bottom w:val="nil"/>
                  <w:right w:val="nil"/>
                </w:tcBorders>
              </w:tcPr>
            </w:tcPrChange>
          </w:tcPr>
          <w:p w:rsidR="001742B9" w:rsidRDefault="00256ADB" w14:paraId="39623570" w14:textId="77777777">
            <w:pPr>
              <w:spacing w:after="0" w:line="259" w:lineRule="auto"/>
              <w:ind w:left="178" w:right="0" w:firstLine="0"/>
              <w:jc w:val="left"/>
            </w:pPr>
            <w:r>
              <w:rPr>
                <w:sz w:val="14"/>
              </w:rPr>
              <w:t>(0.03)</w:t>
            </w:r>
          </w:p>
        </w:tc>
        <w:tc>
          <w:tcPr>
            <w:tcW w:w="838" w:type="dxa"/>
            <w:tcBorders>
              <w:top w:val="nil"/>
              <w:left w:val="nil"/>
              <w:bottom w:val="nil"/>
              <w:right w:val="nil"/>
            </w:tcBorders>
            <w:tcPrChange w:author="Mohamed SALEM" w:date="2023-10-27T09:08:00Z" w:id="337">
              <w:tcPr>
                <w:tcW w:w="838" w:type="dxa"/>
                <w:tcBorders>
                  <w:top w:val="nil"/>
                  <w:left w:val="nil"/>
                  <w:bottom w:val="nil"/>
                  <w:right w:val="nil"/>
                </w:tcBorders>
              </w:tcPr>
            </w:tcPrChange>
          </w:tcPr>
          <w:p w:rsidR="001742B9" w:rsidRDefault="00256ADB" w14:paraId="07A8D60B" w14:textId="77777777">
            <w:pPr>
              <w:spacing w:after="0" w:line="259" w:lineRule="auto"/>
              <w:ind w:left="127" w:right="0" w:firstLine="0"/>
              <w:jc w:val="left"/>
            </w:pPr>
            <w:r>
              <w:rPr>
                <w:sz w:val="14"/>
              </w:rPr>
              <w:t>(0.03)</w:t>
            </w:r>
          </w:p>
        </w:tc>
        <w:tc>
          <w:tcPr>
            <w:tcW w:w="636" w:type="dxa"/>
            <w:tcBorders>
              <w:top w:val="nil"/>
              <w:left w:val="nil"/>
              <w:bottom w:val="nil"/>
              <w:right w:val="nil"/>
            </w:tcBorders>
            <w:tcPrChange w:author="Mohamed SALEM" w:date="2023-10-27T09:08:00Z" w:id="338">
              <w:tcPr>
                <w:tcW w:w="636" w:type="dxa"/>
                <w:tcBorders>
                  <w:top w:val="nil"/>
                  <w:left w:val="nil"/>
                  <w:bottom w:val="nil"/>
                  <w:right w:val="nil"/>
                </w:tcBorders>
              </w:tcPr>
            </w:tcPrChange>
          </w:tcPr>
          <w:p w:rsidR="001742B9" w:rsidRDefault="00256ADB" w14:paraId="73281AFE" w14:textId="77777777">
            <w:pPr>
              <w:spacing w:after="0" w:line="259" w:lineRule="auto"/>
              <w:ind w:left="78" w:right="0" w:firstLine="0"/>
              <w:jc w:val="left"/>
            </w:pPr>
            <w:r>
              <w:rPr>
                <w:sz w:val="14"/>
              </w:rPr>
              <w:t>(0.03)</w:t>
            </w:r>
          </w:p>
        </w:tc>
      </w:tr>
      <w:tr w:rsidR="001742B9" w:rsidTr="00FB5237" w14:paraId="64C60E36" w14:textId="77777777">
        <w:trPr>
          <w:trHeight w:val="165"/>
          <w:trPrChange w:author="Mohamed SALEM" w:date="2023-10-27T09:08:00Z" w:id="339">
            <w:trPr>
              <w:trHeight w:val="165"/>
            </w:trPr>
          </w:trPrChange>
        </w:trPr>
        <w:tc>
          <w:tcPr>
            <w:tcW w:w="1994" w:type="dxa"/>
            <w:tcBorders>
              <w:top w:val="nil"/>
              <w:left w:val="nil"/>
              <w:bottom w:val="nil"/>
              <w:right w:val="nil"/>
            </w:tcBorders>
            <w:tcPrChange w:author="Mohamed SALEM" w:date="2023-10-27T09:08:00Z" w:id="340">
              <w:tcPr>
                <w:tcW w:w="1993" w:type="dxa"/>
                <w:tcBorders>
                  <w:top w:val="nil"/>
                  <w:left w:val="nil"/>
                  <w:bottom w:val="nil"/>
                  <w:right w:val="nil"/>
                </w:tcBorders>
              </w:tcPr>
            </w:tcPrChange>
          </w:tcPr>
          <w:p w:rsidR="001742B9" w:rsidRDefault="00256ADB" w14:paraId="78D7C0D0" w14:textId="77777777">
            <w:pPr>
              <w:spacing w:after="0" w:line="259" w:lineRule="auto"/>
              <w:ind w:left="104" w:right="0" w:firstLine="0"/>
              <w:jc w:val="left"/>
            </w:pPr>
            <w:r>
              <w:rPr>
                <w:sz w:val="14"/>
              </w:rPr>
              <w:t>Moderately Food Insecure</w:t>
            </w:r>
          </w:p>
        </w:tc>
        <w:tc>
          <w:tcPr>
            <w:tcW w:w="810" w:type="dxa"/>
            <w:tcBorders>
              <w:top w:val="nil"/>
              <w:left w:val="nil"/>
              <w:bottom w:val="nil"/>
              <w:right w:val="nil"/>
            </w:tcBorders>
            <w:tcPrChange w:author="Mohamed SALEM" w:date="2023-10-27T09:08:00Z" w:id="341">
              <w:tcPr>
                <w:tcW w:w="810" w:type="dxa"/>
                <w:tcBorders>
                  <w:top w:val="nil"/>
                  <w:left w:val="nil"/>
                  <w:bottom w:val="nil"/>
                  <w:right w:val="nil"/>
                </w:tcBorders>
              </w:tcPr>
            </w:tcPrChange>
          </w:tcPr>
          <w:p w:rsidR="001742B9" w:rsidRDefault="00256ADB" w14:paraId="080CD25E" w14:textId="77777777">
            <w:pPr>
              <w:spacing w:after="0" w:line="259" w:lineRule="auto"/>
              <w:ind w:left="222" w:right="0" w:firstLine="0"/>
              <w:jc w:val="left"/>
            </w:pPr>
            <w:r>
              <w:rPr>
                <w:sz w:val="14"/>
              </w:rPr>
              <w:t>0.44</w:t>
            </w:r>
          </w:p>
        </w:tc>
        <w:tc>
          <w:tcPr>
            <w:tcW w:w="929" w:type="dxa"/>
            <w:tcBorders>
              <w:top w:val="nil"/>
              <w:left w:val="nil"/>
              <w:bottom w:val="nil"/>
              <w:right w:val="nil"/>
            </w:tcBorders>
            <w:tcPrChange w:author="Mohamed SALEM" w:date="2023-10-27T09:08:00Z" w:id="342">
              <w:tcPr>
                <w:tcW w:w="929" w:type="dxa"/>
                <w:tcBorders>
                  <w:top w:val="nil"/>
                  <w:left w:val="nil"/>
                  <w:bottom w:val="nil"/>
                  <w:right w:val="nil"/>
                </w:tcBorders>
              </w:tcPr>
            </w:tcPrChange>
          </w:tcPr>
          <w:p w:rsidR="001742B9" w:rsidRDefault="00256ADB" w14:paraId="6EEF1BB7" w14:textId="77777777">
            <w:pPr>
              <w:spacing w:after="0" w:line="259" w:lineRule="auto"/>
              <w:ind w:left="287" w:right="0" w:firstLine="0"/>
              <w:jc w:val="left"/>
            </w:pPr>
            <w:r>
              <w:rPr>
                <w:sz w:val="14"/>
              </w:rPr>
              <w:t>0.39</w:t>
            </w:r>
          </w:p>
        </w:tc>
        <w:tc>
          <w:tcPr>
            <w:tcW w:w="727" w:type="dxa"/>
            <w:tcBorders>
              <w:top w:val="nil"/>
              <w:left w:val="nil"/>
              <w:bottom w:val="nil"/>
              <w:right w:val="nil"/>
            </w:tcBorders>
            <w:tcPrChange w:author="Mohamed SALEM" w:date="2023-10-27T09:08:00Z" w:id="343">
              <w:tcPr>
                <w:tcW w:w="727" w:type="dxa"/>
                <w:tcBorders>
                  <w:top w:val="nil"/>
                  <w:left w:val="nil"/>
                  <w:bottom w:val="nil"/>
                  <w:right w:val="nil"/>
                </w:tcBorders>
              </w:tcPr>
            </w:tcPrChange>
          </w:tcPr>
          <w:p w:rsidR="001742B9" w:rsidRDefault="00256ADB" w14:paraId="660724D4" w14:textId="77777777">
            <w:pPr>
              <w:spacing w:after="0" w:line="259" w:lineRule="auto"/>
              <w:ind w:left="48" w:right="0" w:firstLine="0"/>
              <w:jc w:val="left"/>
            </w:pPr>
            <w:r>
              <w:rPr>
                <w:sz w:val="14"/>
              </w:rPr>
              <w:t>-0.05**</w:t>
            </w:r>
          </w:p>
        </w:tc>
        <w:tc>
          <w:tcPr>
            <w:tcW w:w="886" w:type="dxa"/>
            <w:tcBorders>
              <w:top w:val="nil"/>
              <w:left w:val="nil"/>
              <w:bottom w:val="nil"/>
              <w:right w:val="nil"/>
            </w:tcBorders>
            <w:tcPrChange w:author="Mohamed SALEM" w:date="2023-10-27T09:08:00Z" w:id="344">
              <w:tcPr>
                <w:tcW w:w="886" w:type="dxa"/>
                <w:tcBorders>
                  <w:top w:val="nil"/>
                  <w:left w:val="nil"/>
                  <w:bottom w:val="nil"/>
                  <w:right w:val="nil"/>
                </w:tcBorders>
              </w:tcPr>
            </w:tcPrChange>
          </w:tcPr>
          <w:p w:rsidR="001742B9" w:rsidRDefault="00256ADB" w14:paraId="3B1CC1B1" w14:textId="77777777">
            <w:pPr>
              <w:spacing w:after="0" w:line="259" w:lineRule="auto"/>
              <w:ind w:left="246" w:right="0" w:firstLine="0"/>
              <w:jc w:val="left"/>
            </w:pPr>
            <w:r>
              <w:rPr>
                <w:sz w:val="14"/>
              </w:rPr>
              <w:t>0.59</w:t>
            </w:r>
          </w:p>
        </w:tc>
        <w:tc>
          <w:tcPr>
            <w:tcW w:w="888" w:type="dxa"/>
            <w:tcBorders>
              <w:top w:val="nil"/>
              <w:left w:val="nil"/>
              <w:bottom w:val="nil"/>
              <w:right w:val="nil"/>
            </w:tcBorders>
            <w:tcPrChange w:author="Mohamed SALEM" w:date="2023-10-27T09:08:00Z" w:id="345">
              <w:tcPr>
                <w:tcW w:w="888" w:type="dxa"/>
                <w:tcBorders>
                  <w:top w:val="nil"/>
                  <w:left w:val="nil"/>
                  <w:bottom w:val="nil"/>
                  <w:right w:val="nil"/>
                </w:tcBorders>
              </w:tcPr>
            </w:tcPrChange>
          </w:tcPr>
          <w:p w:rsidR="001742B9" w:rsidRDefault="00256ADB" w14:paraId="593F739F" w14:textId="77777777">
            <w:pPr>
              <w:spacing w:after="0" w:line="259" w:lineRule="auto"/>
              <w:ind w:left="235" w:right="0" w:firstLine="0"/>
              <w:jc w:val="left"/>
            </w:pPr>
            <w:r>
              <w:rPr>
                <w:sz w:val="14"/>
              </w:rPr>
              <w:t>0.53</w:t>
            </w:r>
          </w:p>
        </w:tc>
        <w:tc>
          <w:tcPr>
            <w:tcW w:w="727" w:type="dxa"/>
            <w:tcBorders>
              <w:top w:val="nil"/>
              <w:left w:val="nil"/>
              <w:bottom w:val="nil"/>
              <w:right w:val="nil"/>
            </w:tcBorders>
            <w:tcPrChange w:author="Mohamed SALEM" w:date="2023-10-27T09:08:00Z" w:id="346">
              <w:tcPr>
                <w:tcW w:w="727" w:type="dxa"/>
                <w:tcBorders>
                  <w:top w:val="nil"/>
                  <w:left w:val="nil"/>
                  <w:bottom w:val="nil"/>
                  <w:right w:val="nil"/>
                </w:tcBorders>
              </w:tcPr>
            </w:tcPrChange>
          </w:tcPr>
          <w:p w:rsidR="001742B9" w:rsidRDefault="00256ADB" w14:paraId="7243902C" w14:textId="77777777">
            <w:pPr>
              <w:spacing w:after="0" w:line="259" w:lineRule="auto"/>
              <w:ind w:left="37" w:right="0" w:firstLine="0"/>
              <w:jc w:val="left"/>
            </w:pPr>
            <w:r>
              <w:rPr>
                <w:sz w:val="14"/>
              </w:rPr>
              <w:t>-0.06**</w:t>
            </w:r>
          </w:p>
        </w:tc>
        <w:tc>
          <w:tcPr>
            <w:tcW w:w="925" w:type="dxa"/>
            <w:tcBorders>
              <w:top w:val="nil"/>
              <w:left w:val="nil"/>
              <w:bottom w:val="nil"/>
              <w:right w:val="nil"/>
            </w:tcBorders>
            <w:tcPrChange w:author="Mohamed SALEM" w:date="2023-10-27T09:08:00Z" w:id="347">
              <w:tcPr>
                <w:tcW w:w="925" w:type="dxa"/>
                <w:tcBorders>
                  <w:top w:val="nil"/>
                  <w:left w:val="nil"/>
                  <w:bottom w:val="nil"/>
                  <w:right w:val="nil"/>
                </w:tcBorders>
              </w:tcPr>
            </w:tcPrChange>
          </w:tcPr>
          <w:p w:rsidR="001742B9" w:rsidRDefault="00256ADB" w14:paraId="24FEDA07" w14:textId="77777777">
            <w:pPr>
              <w:spacing w:after="0" w:line="259" w:lineRule="auto"/>
              <w:ind w:left="235" w:right="0" w:firstLine="0"/>
              <w:jc w:val="left"/>
            </w:pPr>
            <w:r>
              <w:rPr>
                <w:sz w:val="14"/>
              </w:rPr>
              <w:t>0.60</w:t>
            </w:r>
          </w:p>
        </w:tc>
        <w:tc>
          <w:tcPr>
            <w:tcW w:w="838" w:type="dxa"/>
            <w:tcBorders>
              <w:top w:val="nil"/>
              <w:left w:val="nil"/>
              <w:bottom w:val="nil"/>
              <w:right w:val="nil"/>
            </w:tcBorders>
            <w:tcPrChange w:author="Mohamed SALEM" w:date="2023-10-27T09:08:00Z" w:id="348">
              <w:tcPr>
                <w:tcW w:w="838" w:type="dxa"/>
                <w:tcBorders>
                  <w:top w:val="nil"/>
                  <w:left w:val="nil"/>
                  <w:bottom w:val="nil"/>
                  <w:right w:val="nil"/>
                </w:tcBorders>
              </w:tcPr>
            </w:tcPrChange>
          </w:tcPr>
          <w:p w:rsidR="001742B9" w:rsidRDefault="00256ADB" w14:paraId="5FFF038D" w14:textId="77777777">
            <w:pPr>
              <w:spacing w:after="0" w:line="259" w:lineRule="auto"/>
              <w:ind w:left="185" w:right="0" w:firstLine="0"/>
              <w:jc w:val="left"/>
            </w:pPr>
            <w:r>
              <w:rPr>
                <w:sz w:val="14"/>
              </w:rPr>
              <w:t>0.45</w:t>
            </w:r>
          </w:p>
        </w:tc>
        <w:tc>
          <w:tcPr>
            <w:tcW w:w="636" w:type="dxa"/>
            <w:tcBorders>
              <w:top w:val="nil"/>
              <w:left w:val="nil"/>
              <w:bottom w:val="nil"/>
              <w:right w:val="nil"/>
            </w:tcBorders>
            <w:tcPrChange w:author="Mohamed SALEM" w:date="2023-10-27T09:08:00Z" w:id="349">
              <w:tcPr>
                <w:tcW w:w="636" w:type="dxa"/>
                <w:tcBorders>
                  <w:top w:val="nil"/>
                  <w:left w:val="nil"/>
                  <w:bottom w:val="nil"/>
                  <w:right w:val="nil"/>
                </w:tcBorders>
              </w:tcPr>
            </w:tcPrChange>
          </w:tcPr>
          <w:p w:rsidR="001742B9" w:rsidRDefault="00256ADB" w14:paraId="55381D3A" w14:textId="77777777">
            <w:pPr>
              <w:spacing w:after="0" w:line="259" w:lineRule="auto"/>
              <w:ind w:left="0" w:right="0" w:firstLine="0"/>
              <w:jc w:val="left"/>
            </w:pPr>
            <w:r>
              <w:rPr>
                <w:sz w:val="14"/>
              </w:rPr>
              <w:t>-0.16***</w:t>
            </w:r>
          </w:p>
        </w:tc>
      </w:tr>
      <w:tr w:rsidR="001742B9" w:rsidTr="00FB5237" w14:paraId="7E924AE9" w14:textId="77777777">
        <w:trPr>
          <w:trHeight w:val="165"/>
          <w:trPrChange w:author="Mohamed SALEM" w:date="2023-10-27T09:08:00Z" w:id="350">
            <w:trPr>
              <w:trHeight w:val="165"/>
            </w:trPr>
          </w:trPrChange>
        </w:trPr>
        <w:tc>
          <w:tcPr>
            <w:tcW w:w="1994" w:type="dxa"/>
            <w:tcBorders>
              <w:top w:val="nil"/>
              <w:left w:val="nil"/>
              <w:bottom w:val="nil"/>
              <w:right w:val="nil"/>
            </w:tcBorders>
            <w:tcPrChange w:author="Mohamed SALEM" w:date="2023-10-27T09:08:00Z" w:id="351">
              <w:tcPr>
                <w:tcW w:w="1993" w:type="dxa"/>
                <w:tcBorders>
                  <w:top w:val="nil"/>
                  <w:left w:val="nil"/>
                  <w:bottom w:val="nil"/>
                  <w:right w:val="nil"/>
                </w:tcBorders>
              </w:tcPr>
            </w:tcPrChange>
          </w:tcPr>
          <w:p w:rsidR="001742B9" w:rsidRDefault="001742B9" w14:paraId="1D1C2D26" w14:textId="77777777">
            <w:pPr>
              <w:spacing w:after="160" w:line="259" w:lineRule="auto"/>
              <w:ind w:left="0" w:right="0" w:firstLine="0"/>
              <w:jc w:val="left"/>
            </w:pPr>
          </w:p>
        </w:tc>
        <w:tc>
          <w:tcPr>
            <w:tcW w:w="810" w:type="dxa"/>
            <w:tcBorders>
              <w:top w:val="nil"/>
              <w:left w:val="nil"/>
              <w:bottom w:val="nil"/>
              <w:right w:val="nil"/>
            </w:tcBorders>
            <w:tcPrChange w:author="Mohamed SALEM" w:date="2023-10-27T09:08:00Z" w:id="352">
              <w:tcPr>
                <w:tcW w:w="810" w:type="dxa"/>
                <w:tcBorders>
                  <w:top w:val="nil"/>
                  <w:left w:val="nil"/>
                  <w:bottom w:val="nil"/>
                  <w:right w:val="nil"/>
                </w:tcBorders>
              </w:tcPr>
            </w:tcPrChange>
          </w:tcPr>
          <w:p w:rsidR="001742B9" w:rsidRDefault="00256ADB" w14:paraId="5CFCC420" w14:textId="77777777">
            <w:pPr>
              <w:spacing w:after="0" w:line="259" w:lineRule="auto"/>
              <w:ind w:left="165" w:right="0" w:firstLine="0"/>
              <w:jc w:val="left"/>
            </w:pPr>
            <w:r>
              <w:rPr>
                <w:sz w:val="14"/>
              </w:rPr>
              <w:t>(0.02)</w:t>
            </w:r>
          </w:p>
        </w:tc>
        <w:tc>
          <w:tcPr>
            <w:tcW w:w="929" w:type="dxa"/>
            <w:tcBorders>
              <w:top w:val="nil"/>
              <w:left w:val="nil"/>
              <w:bottom w:val="nil"/>
              <w:right w:val="nil"/>
            </w:tcBorders>
            <w:tcPrChange w:author="Mohamed SALEM" w:date="2023-10-27T09:08:00Z" w:id="353">
              <w:tcPr>
                <w:tcW w:w="929" w:type="dxa"/>
                <w:tcBorders>
                  <w:top w:val="nil"/>
                  <w:left w:val="nil"/>
                  <w:bottom w:val="nil"/>
                  <w:right w:val="nil"/>
                </w:tcBorders>
              </w:tcPr>
            </w:tcPrChange>
          </w:tcPr>
          <w:p w:rsidR="001742B9" w:rsidRDefault="00256ADB" w14:paraId="67FCD7BD" w14:textId="77777777">
            <w:pPr>
              <w:spacing w:after="0" w:line="259" w:lineRule="auto"/>
              <w:ind w:left="230" w:right="0" w:firstLine="0"/>
              <w:jc w:val="left"/>
            </w:pPr>
            <w:r>
              <w:rPr>
                <w:sz w:val="14"/>
              </w:rPr>
              <w:t>(0.02)</w:t>
            </w:r>
          </w:p>
        </w:tc>
        <w:tc>
          <w:tcPr>
            <w:tcW w:w="727" w:type="dxa"/>
            <w:tcBorders>
              <w:top w:val="nil"/>
              <w:left w:val="nil"/>
              <w:bottom w:val="nil"/>
              <w:right w:val="nil"/>
            </w:tcBorders>
            <w:tcPrChange w:author="Mohamed SALEM" w:date="2023-10-27T09:08:00Z" w:id="354">
              <w:tcPr>
                <w:tcW w:w="727" w:type="dxa"/>
                <w:tcBorders>
                  <w:top w:val="nil"/>
                  <w:left w:val="nil"/>
                  <w:bottom w:val="nil"/>
                  <w:right w:val="nil"/>
                </w:tcBorders>
              </w:tcPr>
            </w:tcPrChange>
          </w:tcPr>
          <w:p w:rsidR="001742B9" w:rsidRDefault="00256ADB" w14:paraId="69ED5EE0" w14:textId="77777777">
            <w:pPr>
              <w:spacing w:after="0" w:line="259" w:lineRule="auto"/>
              <w:ind w:left="89" w:right="0" w:firstLine="0"/>
              <w:jc w:val="left"/>
            </w:pPr>
            <w:r>
              <w:rPr>
                <w:sz w:val="14"/>
              </w:rPr>
              <w:t>(0.02)</w:t>
            </w:r>
          </w:p>
        </w:tc>
        <w:tc>
          <w:tcPr>
            <w:tcW w:w="886" w:type="dxa"/>
            <w:tcBorders>
              <w:top w:val="nil"/>
              <w:left w:val="nil"/>
              <w:bottom w:val="nil"/>
              <w:right w:val="nil"/>
            </w:tcBorders>
            <w:tcPrChange w:author="Mohamed SALEM" w:date="2023-10-27T09:08:00Z" w:id="355">
              <w:tcPr>
                <w:tcW w:w="886" w:type="dxa"/>
                <w:tcBorders>
                  <w:top w:val="nil"/>
                  <w:left w:val="nil"/>
                  <w:bottom w:val="nil"/>
                  <w:right w:val="nil"/>
                </w:tcBorders>
              </w:tcPr>
            </w:tcPrChange>
          </w:tcPr>
          <w:p w:rsidR="001742B9" w:rsidRDefault="00256ADB" w14:paraId="525DA2D2" w14:textId="77777777">
            <w:pPr>
              <w:spacing w:after="0" w:line="259" w:lineRule="auto"/>
              <w:ind w:left="189" w:right="0" w:firstLine="0"/>
              <w:jc w:val="left"/>
            </w:pPr>
            <w:r>
              <w:rPr>
                <w:sz w:val="14"/>
              </w:rPr>
              <w:t>(0.02)</w:t>
            </w:r>
          </w:p>
        </w:tc>
        <w:tc>
          <w:tcPr>
            <w:tcW w:w="888" w:type="dxa"/>
            <w:tcBorders>
              <w:top w:val="nil"/>
              <w:left w:val="nil"/>
              <w:bottom w:val="nil"/>
              <w:right w:val="nil"/>
            </w:tcBorders>
            <w:tcPrChange w:author="Mohamed SALEM" w:date="2023-10-27T09:08:00Z" w:id="356">
              <w:tcPr>
                <w:tcW w:w="888" w:type="dxa"/>
                <w:tcBorders>
                  <w:top w:val="nil"/>
                  <w:left w:val="nil"/>
                  <w:bottom w:val="nil"/>
                  <w:right w:val="nil"/>
                </w:tcBorders>
              </w:tcPr>
            </w:tcPrChange>
          </w:tcPr>
          <w:p w:rsidR="001742B9" w:rsidRDefault="00256ADB" w14:paraId="6D3C3E42" w14:textId="77777777">
            <w:pPr>
              <w:spacing w:after="0" w:line="259" w:lineRule="auto"/>
              <w:ind w:left="178" w:right="0" w:firstLine="0"/>
              <w:jc w:val="left"/>
            </w:pPr>
            <w:r>
              <w:rPr>
                <w:sz w:val="14"/>
              </w:rPr>
              <w:t>(0.02)</w:t>
            </w:r>
          </w:p>
        </w:tc>
        <w:tc>
          <w:tcPr>
            <w:tcW w:w="727" w:type="dxa"/>
            <w:tcBorders>
              <w:top w:val="nil"/>
              <w:left w:val="nil"/>
              <w:bottom w:val="nil"/>
              <w:right w:val="nil"/>
            </w:tcBorders>
            <w:tcPrChange w:author="Mohamed SALEM" w:date="2023-10-27T09:08:00Z" w:id="357">
              <w:tcPr>
                <w:tcW w:w="727" w:type="dxa"/>
                <w:tcBorders>
                  <w:top w:val="nil"/>
                  <w:left w:val="nil"/>
                  <w:bottom w:val="nil"/>
                  <w:right w:val="nil"/>
                </w:tcBorders>
              </w:tcPr>
            </w:tcPrChange>
          </w:tcPr>
          <w:p w:rsidR="001742B9" w:rsidRDefault="00256ADB" w14:paraId="3B2D605D" w14:textId="77777777">
            <w:pPr>
              <w:spacing w:after="0" w:line="259" w:lineRule="auto"/>
              <w:ind w:left="78" w:right="0" w:firstLine="0"/>
              <w:jc w:val="left"/>
            </w:pPr>
            <w:r>
              <w:rPr>
                <w:sz w:val="14"/>
              </w:rPr>
              <w:t>(0.02)</w:t>
            </w:r>
          </w:p>
        </w:tc>
        <w:tc>
          <w:tcPr>
            <w:tcW w:w="925" w:type="dxa"/>
            <w:tcBorders>
              <w:top w:val="nil"/>
              <w:left w:val="nil"/>
              <w:bottom w:val="nil"/>
              <w:right w:val="nil"/>
            </w:tcBorders>
            <w:tcPrChange w:author="Mohamed SALEM" w:date="2023-10-27T09:08:00Z" w:id="358">
              <w:tcPr>
                <w:tcW w:w="925" w:type="dxa"/>
                <w:tcBorders>
                  <w:top w:val="nil"/>
                  <w:left w:val="nil"/>
                  <w:bottom w:val="nil"/>
                  <w:right w:val="nil"/>
                </w:tcBorders>
              </w:tcPr>
            </w:tcPrChange>
          </w:tcPr>
          <w:p w:rsidR="001742B9" w:rsidRDefault="00256ADB" w14:paraId="56D6A953" w14:textId="77777777">
            <w:pPr>
              <w:spacing w:after="0" w:line="259" w:lineRule="auto"/>
              <w:ind w:left="178" w:right="0" w:firstLine="0"/>
              <w:jc w:val="left"/>
            </w:pPr>
            <w:r>
              <w:rPr>
                <w:sz w:val="14"/>
              </w:rPr>
              <w:t>(0.03)</w:t>
            </w:r>
          </w:p>
        </w:tc>
        <w:tc>
          <w:tcPr>
            <w:tcW w:w="838" w:type="dxa"/>
            <w:tcBorders>
              <w:top w:val="nil"/>
              <w:left w:val="nil"/>
              <w:bottom w:val="nil"/>
              <w:right w:val="nil"/>
            </w:tcBorders>
            <w:tcPrChange w:author="Mohamed SALEM" w:date="2023-10-27T09:08:00Z" w:id="359">
              <w:tcPr>
                <w:tcW w:w="838" w:type="dxa"/>
                <w:tcBorders>
                  <w:top w:val="nil"/>
                  <w:left w:val="nil"/>
                  <w:bottom w:val="nil"/>
                  <w:right w:val="nil"/>
                </w:tcBorders>
              </w:tcPr>
            </w:tcPrChange>
          </w:tcPr>
          <w:p w:rsidR="001742B9" w:rsidRDefault="00256ADB" w14:paraId="042AB151" w14:textId="77777777">
            <w:pPr>
              <w:spacing w:after="0" w:line="259" w:lineRule="auto"/>
              <w:ind w:left="127" w:right="0" w:firstLine="0"/>
              <w:jc w:val="left"/>
            </w:pPr>
            <w:r>
              <w:rPr>
                <w:sz w:val="14"/>
              </w:rPr>
              <w:t>(0.03)</w:t>
            </w:r>
          </w:p>
        </w:tc>
        <w:tc>
          <w:tcPr>
            <w:tcW w:w="636" w:type="dxa"/>
            <w:tcBorders>
              <w:top w:val="nil"/>
              <w:left w:val="nil"/>
              <w:bottom w:val="nil"/>
              <w:right w:val="nil"/>
            </w:tcBorders>
            <w:tcPrChange w:author="Mohamed SALEM" w:date="2023-10-27T09:08:00Z" w:id="360">
              <w:tcPr>
                <w:tcW w:w="636" w:type="dxa"/>
                <w:tcBorders>
                  <w:top w:val="nil"/>
                  <w:left w:val="nil"/>
                  <w:bottom w:val="nil"/>
                  <w:right w:val="nil"/>
                </w:tcBorders>
              </w:tcPr>
            </w:tcPrChange>
          </w:tcPr>
          <w:p w:rsidR="001742B9" w:rsidRDefault="00256ADB" w14:paraId="74E133EF" w14:textId="77777777">
            <w:pPr>
              <w:spacing w:after="0" w:line="259" w:lineRule="auto"/>
              <w:ind w:left="78" w:right="0" w:firstLine="0"/>
              <w:jc w:val="left"/>
            </w:pPr>
            <w:r>
              <w:rPr>
                <w:sz w:val="14"/>
              </w:rPr>
              <w:t>(0.03)</w:t>
            </w:r>
          </w:p>
        </w:tc>
      </w:tr>
      <w:tr w:rsidR="001742B9" w:rsidTr="00FB5237" w14:paraId="2B14FE7D" w14:textId="77777777">
        <w:trPr>
          <w:trHeight w:val="165"/>
          <w:trPrChange w:author="Mohamed SALEM" w:date="2023-10-27T09:08:00Z" w:id="361">
            <w:trPr>
              <w:trHeight w:val="165"/>
            </w:trPr>
          </w:trPrChange>
        </w:trPr>
        <w:tc>
          <w:tcPr>
            <w:tcW w:w="1994" w:type="dxa"/>
            <w:tcBorders>
              <w:top w:val="nil"/>
              <w:left w:val="nil"/>
              <w:bottom w:val="nil"/>
              <w:right w:val="nil"/>
            </w:tcBorders>
            <w:tcPrChange w:author="Mohamed SALEM" w:date="2023-10-27T09:08:00Z" w:id="362">
              <w:tcPr>
                <w:tcW w:w="1993" w:type="dxa"/>
                <w:tcBorders>
                  <w:top w:val="nil"/>
                  <w:left w:val="nil"/>
                  <w:bottom w:val="nil"/>
                  <w:right w:val="nil"/>
                </w:tcBorders>
              </w:tcPr>
            </w:tcPrChange>
          </w:tcPr>
          <w:p w:rsidR="001742B9" w:rsidRDefault="00256ADB" w14:paraId="4D50CCD9" w14:textId="77777777">
            <w:pPr>
              <w:spacing w:after="0" w:line="259" w:lineRule="auto"/>
              <w:ind w:left="104" w:right="0" w:firstLine="0"/>
              <w:jc w:val="left"/>
            </w:pPr>
            <w:r>
              <w:rPr>
                <w:sz w:val="14"/>
              </w:rPr>
              <w:t>Severely Food Insecure</w:t>
            </w:r>
          </w:p>
        </w:tc>
        <w:tc>
          <w:tcPr>
            <w:tcW w:w="810" w:type="dxa"/>
            <w:tcBorders>
              <w:top w:val="nil"/>
              <w:left w:val="nil"/>
              <w:bottom w:val="nil"/>
              <w:right w:val="nil"/>
            </w:tcBorders>
            <w:tcPrChange w:author="Mohamed SALEM" w:date="2023-10-27T09:08:00Z" w:id="363">
              <w:tcPr>
                <w:tcW w:w="810" w:type="dxa"/>
                <w:tcBorders>
                  <w:top w:val="nil"/>
                  <w:left w:val="nil"/>
                  <w:bottom w:val="nil"/>
                  <w:right w:val="nil"/>
                </w:tcBorders>
              </w:tcPr>
            </w:tcPrChange>
          </w:tcPr>
          <w:p w:rsidR="001742B9" w:rsidRDefault="00256ADB" w14:paraId="2FCF7295" w14:textId="77777777">
            <w:pPr>
              <w:spacing w:after="0" w:line="259" w:lineRule="auto"/>
              <w:ind w:left="222" w:right="0" w:firstLine="0"/>
              <w:jc w:val="left"/>
            </w:pPr>
            <w:r>
              <w:rPr>
                <w:sz w:val="14"/>
              </w:rPr>
              <w:t>0.03</w:t>
            </w:r>
          </w:p>
        </w:tc>
        <w:tc>
          <w:tcPr>
            <w:tcW w:w="929" w:type="dxa"/>
            <w:tcBorders>
              <w:top w:val="nil"/>
              <w:left w:val="nil"/>
              <w:bottom w:val="nil"/>
              <w:right w:val="nil"/>
            </w:tcBorders>
            <w:tcPrChange w:author="Mohamed SALEM" w:date="2023-10-27T09:08:00Z" w:id="364">
              <w:tcPr>
                <w:tcW w:w="929" w:type="dxa"/>
                <w:tcBorders>
                  <w:top w:val="nil"/>
                  <w:left w:val="nil"/>
                  <w:bottom w:val="nil"/>
                  <w:right w:val="nil"/>
                </w:tcBorders>
              </w:tcPr>
            </w:tcPrChange>
          </w:tcPr>
          <w:p w:rsidR="001742B9" w:rsidRDefault="00256ADB" w14:paraId="446B7820" w14:textId="77777777">
            <w:pPr>
              <w:spacing w:after="0" w:line="259" w:lineRule="auto"/>
              <w:ind w:left="287" w:right="0" w:firstLine="0"/>
              <w:jc w:val="left"/>
            </w:pPr>
            <w:r>
              <w:rPr>
                <w:sz w:val="14"/>
              </w:rPr>
              <w:t>0.02</w:t>
            </w:r>
          </w:p>
        </w:tc>
        <w:tc>
          <w:tcPr>
            <w:tcW w:w="727" w:type="dxa"/>
            <w:tcBorders>
              <w:top w:val="nil"/>
              <w:left w:val="nil"/>
              <w:bottom w:val="nil"/>
              <w:right w:val="nil"/>
            </w:tcBorders>
            <w:tcPrChange w:author="Mohamed SALEM" w:date="2023-10-27T09:08:00Z" w:id="365">
              <w:tcPr>
                <w:tcW w:w="727" w:type="dxa"/>
                <w:tcBorders>
                  <w:top w:val="nil"/>
                  <w:left w:val="nil"/>
                  <w:bottom w:val="nil"/>
                  <w:right w:val="nil"/>
                </w:tcBorders>
              </w:tcPr>
            </w:tcPrChange>
          </w:tcPr>
          <w:p w:rsidR="001742B9" w:rsidRDefault="00256ADB" w14:paraId="69EC2DBA" w14:textId="77777777">
            <w:pPr>
              <w:spacing w:after="0" w:line="259" w:lineRule="auto"/>
              <w:ind w:left="121" w:right="0" w:firstLine="0"/>
              <w:jc w:val="left"/>
            </w:pPr>
            <w:r>
              <w:rPr>
                <w:sz w:val="14"/>
              </w:rPr>
              <w:t>-0.01</w:t>
            </w:r>
          </w:p>
        </w:tc>
        <w:tc>
          <w:tcPr>
            <w:tcW w:w="886" w:type="dxa"/>
            <w:tcBorders>
              <w:top w:val="nil"/>
              <w:left w:val="nil"/>
              <w:bottom w:val="nil"/>
              <w:right w:val="nil"/>
            </w:tcBorders>
            <w:tcPrChange w:author="Mohamed SALEM" w:date="2023-10-27T09:08:00Z" w:id="366">
              <w:tcPr>
                <w:tcW w:w="886" w:type="dxa"/>
                <w:tcBorders>
                  <w:top w:val="nil"/>
                  <w:left w:val="nil"/>
                  <w:bottom w:val="nil"/>
                  <w:right w:val="nil"/>
                </w:tcBorders>
              </w:tcPr>
            </w:tcPrChange>
          </w:tcPr>
          <w:p w:rsidR="001742B9" w:rsidRDefault="00256ADB" w14:paraId="24A32B10" w14:textId="77777777">
            <w:pPr>
              <w:spacing w:after="0" w:line="259" w:lineRule="auto"/>
              <w:ind w:left="246" w:right="0" w:firstLine="0"/>
              <w:jc w:val="left"/>
            </w:pPr>
            <w:r>
              <w:rPr>
                <w:sz w:val="14"/>
              </w:rPr>
              <w:t>0.16</w:t>
            </w:r>
          </w:p>
        </w:tc>
        <w:tc>
          <w:tcPr>
            <w:tcW w:w="888" w:type="dxa"/>
            <w:tcBorders>
              <w:top w:val="nil"/>
              <w:left w:val="nil"/>
              <w:bottom w:val="nil"/>
              <w:right w:val="nil"/>
            </w:tcBorders>
            <w:tcPrChange w:author="Mohamed SALEM" w:date="2023-10-27T09:08:00Z" w:id="367">
              <w:tcPr>
                <w:tcW w:w="888" w:type="dxa"/>
                <w:tcBorders>
                  <w:top w:val="nil"/>
                  <w:left w:val="nil"/>
                  <w:bottom w:val="nil"/>
                  <w:right w:val="nil"/>
                </w:tcBorders>
              </w:tcPr>
            </w:tcPrChange>
          </w:tcPr>
          <w:p w:rsidR="001742B9" w:rsidRDefault="00256ADB" w14:paraId="22B7CD45" w14:textId="77777777">
            <w:pPr>
              <w:spacing w:after="0" w:line="259" w:lineRule="auto"/>
              <w:ind w:left="235" w:right="0" w:firstLine="0"/>
              <w:jc w:val="left"/>
            </w:pPr>
            <w:r>
              <w:rPr>
                <w:sz w:val="14"/>
              </w:rPr>
              <w:t>0.11</w:t>
            </w:r>
          </w:p>
        </w:tc>
        <w:tc>
          <w:tcPr>
            <w:tcW w:w="727" w:type="dxa"/>
            <w:tcBorders>
              <w:top w:val="nil"/>
              <w:left w:val="nil"/>
              <w:bottom w:val="nil"/>
              <w:right w:val="nil"/>
            </w:tcBorders>
            <w:tcPrChange w:author="Mohamed SALEM" w:date="2023-10-27T09:08:00Z" w:id="368">
              <w:tcPr>
                <w:tcW w:w="727" w:type="dxa"/>
                <w:tcBorders>
                  <w:top w:val="nil"/>
                  <w:left w:val="nil"/>
                  <w:bottom w:val="nil"/>
                  <w:right w:val="nil"/>
                </w:tcBorders>
              </w:tcPr>
            </w:tcPrChange>
          </w:tcPr>
          <w:p w:rsidR="001742B9" w:rsidRDefault="00256ADB" w14:paraId="004A9C59" w14:textId="77777777">
            <w:pPr>
              <w:spacing w:after="0" w:line="259" w:lineRule="auto"/>
              <w:ind w:left="0" w:right="0" w:firstLine="0"/>
              <w:jc w:val="left"/>
            </w:pPr>
            <w:r>
              <w:rPr>
                <w:sz w:val="14"/>
              </w:rPr>
              <w:t>-0.06***</w:t>
            </w:r>
          </w:p>
        </w:tc>
        <w:tc>
          <w:tcPr>
            <w:tcW w:w="925" w:type="dxa"/>
            <w:tcBorders>
              <w:top w:val="nil"/>
              <w:left w:val="nil"/>
              <w:bottom w:val="nil"/>
              <w:right w:val="nil"/>
            </w:tcBorders>
            <w:tcPrChange w:author="Mohamed SALEM" w:date="2023-10-27T09:08:00Z" w:id="369">
              <w:tcPr>
                <w:tcW w:w="925" w:type="dxa"/>
                <w:tcBorders>
                  <w:top w:val="nil"/>
                  <w:left w:val="nil"/>
                  <w:bottom w:val="nil"/>
                  <w:right w:val="nil"/>
                </w:tcBorders>
              </w:tcPr>
            </w:tcPrChange>
          </w:tcPr>
          <w:p w:rsidR="001742B9" w:rsidRDefault="00256ADB" w14:paraId="495CB25C" w14:textId="77777777">
            <w:pPr>
              <w:spacing w:after="0" w:line="259" w:lineRule="auto"/>
              <w:ind w:left="235" w:right="0" w:firstLine="0"/>
              <w:jc w:val="left"/>
            </w:pPr>
            <w:r>
              <w:rPr>
                <w:sz w:val="14"/>
              </w:rPr>
              <w:t>0.08</w:t>
            </w:r>
          </w:p>
        </w:tc>
        <w:tc>
          <w:tcPr>
            <w:tcW w:w="838" w:type="dxa"/>
            <w:tcBorders>
              <w:top w:val="nil"/>
              <w:left w:val="nil"/>
              <w:bottom w:val="nil"/>
              <w:right w:val="nil"/>
            </w:tcBorders>
            <w:tcPrChange w:author="Mohamed SALEM" w:date="2023-10-27T09:08:00Z" w:id="370">
              <w:tcPr>
                <w:tcW w:w="838" w:type="dxa"/>
                <w:tcBorders>
                  <w:top w:val="nil"/>
                  <w:left w:val="nil"/>
                  <w:bottom w:val="nil"/>
                  <w:right w:val="nil"/>
                </w:tcBorders>
              </w:tcPr>
            </w:tcPrChange>
          </w:tcPr>
          <w:p w:rsidR="001742B9" w:rsidRDefault="00256ADB" w14:paraId="04335DD3" w14:textId="77777777">
            <w:pPr>
              <w:spacing w:after="0" w:line="259" w:lineRule="auto"/>
              <w:ind w:left="185" w:right="0" w:firstLine="0"/>
              <w:jc w:val="left"/>
            </w:pPr>
            <w:r>
              <w:rPr>
                <w:sz w:val="14"/>
              </w:rPr>
              <w:t>0.02</w:t>
            </w:r>
          </w:p>
        </w:tc>
        <w:tc>
          <w:tcPr>
            <w:tcW w:w="636" w:type="dxa"/>
            <w:tcBorders>
              <w:top w:val="nil"/>
              <w:left w:val="nil"/>
              <w:bottom w:val="nil"/>
              <w:right w:val="nil"/>
            </w:tcBorders>
            <w:tcPrChange w:author="Mohamed SALEM" w:date="2023-10-27T09:08:00Z" w:id="371">
              <w:tcPr>
                <w:tcW w:w="636" w:type="dxa"/>
                <w:tcBorders>
                  <w:top w:val="nil"/>
                  <w:left w:val="nil"/>
                  <w:bottom w:val="nil"/>
                  <w:right w:val="nil"/>
                </w:tcBorders>
              </w:tcPr>
            </w:tcPrChange>
          </w:tcPr>
          <w:p w:rsidR="001742B9" w:rsidRDefault="00256ADB" w14:paraId="41A326D1" w14:textId="77777777">
            <w:pPr>
              <w:spacing w:after="0" w:line="259" w:lineRule="auto"/>
              <w:ind w:left="0" w:right="0" w:firstLine="0"/>
              <w:jc w:val="left"/>
            </w:pPr>
            <w:r>
              <w:rPr>
                <w:sz w:val="14"/>
              </w:rPr>
              <w:t>-0.06***</w:t>
            </w:r>
          </w:p>
        </w:tc>
      </w:tr>
      <w:tr w:rsidR="001742B9" w:rsidTr="00FB5237" w14:paraId="5B6368BF" w14:textId="77777777">
        <w:trPr>
          <w:trHeight w:val="165"/>
          <w:trPrChange w:author="Mohamed SALEM" w:date="2023-10-27T09:08:00Z" w:id="372">
            <w:trPr>
              <w:trHeight w:val="165"/>
            </w:trPr>
          </w:trPrChange>
        </w:trPr>
        <w:tc>
          <w:tcPr>
            <w:tcW w:w="1994" w:type="dxa"/>
            <w:tcBorders>
              <w:top w:val="nil"/>
              <w:left w:val="nil"/>
              <w:bottom w:val="nil"/>
              <w:right w:val="nil"/>
            </w:tcBorders>
            <w:tcPrChange w:author="Mohamed SALEM" w:date="2023-10-27T09:08:00Z" w:id="373">
              <w:tcPr>
                <w:tcW w:w="1993" w:type="dxa"/>
                <w:tcBorders>
                  <w:top w:val="nil"/>
                  <w:left w:val="nil"/>
                  <w:bottom w:val="nil"/>
                  <w:right w:val="nil"/>
                </w:tcBorders>
              </w:tcPr>
            </w:tcPrChange>
          </w:tcPr>
          <w:p w:rsidR="001742B9" w:rsidRDefault="001742B9" w14:paraId="5F73BDBA" w14:textId="77777777">
            <w:pPr>
              <w:spacing w:after="160" w:line="259" w:lineRule="auto"/>
              <w:ind w:left="0" w:right="0" w:firstLine="0"/>
              <w:jc w:val="left"/>
            </w:pPr>
          </w:p>
        </w:tc>
        <w:tc>
          <w:tcPr>
            <w:tcW w:w="810" w:type="dxa"/>
            <w:tcBorders>
              <w:top w:val="nil"/>
              <w:left w:val="nil"/>
              <w:bottom w:val="nil"/>
              <w:right w:val="nil"/>
            </w:tcBorders>
            <w:tcPrChange w:author="Mohamed SALEM" w:date="2023-10-27T09:08:00Z" w:id="374">
              <w:tcPr>
                <w:tcW w:w="810" w:type="dxa"/>
                <w:tcBorders>
                  <w:top w:val="nil"/>
                  <w:left w:val="nil"/>
                  <w:bottom w:val="nil"/>
                  <w:right w:val="nil"/>
                </w:tcBorders>
              </w:tcPr>
            </w:tcPrChange>
          </w:tcPr>
          <w:p w:rsidR="001742B9" w:rsidRDefault="00256ADB" w14:paraId="76426AE0" w14:textId="77777777">
            <w:pPr>
              <w:spacing w:after="0" w:line="259" w:lineRule="auto"/>
              <w:ind w:left="165" w:right="0" w:firstLine="0"/>
              <w:jc w:val="left"/>
            </w:pPr>
            <w:r>
              <w:rPr>
                <w:sz w:val="14"/>
              </w:rPr>
              <w:t>(0.01)</w:t>
            </w:r>
          </w:p>
        </w:tc>
        <w:tc>
          <w:tcPr>
            <w:tcW w:w="929" w:type="dxa"/>
            <w:tcBorders>
              <w:top w:val="nil"/>
              <w:left w:val="nil"/>
              <w:bottom w:val="nil"/>
              <w:right w:val="nil"/>
            </w:tcBorders>
            <w:tcPrChange w:author="Mohamed SALEM" w:date="2023-10-27T09:08:00Z" w:id="375">
              <w:tcPr>
                <w:tcW w:w="929" w:type="dxa"/>
                <w:tcBorders>
                  <w:top w:val="nil"/>
                  <w:left w:val="nil"/>
                  <w:bottom w:val="nil"/>
                  <w:right w:val="nil"/>
                </w:tcBorders>
              </w:tcPr>
            </w:tcPrChange>
          </w:tcPr>
          <w:p w:rsidR="001742B9" w:rsidRDefault="00256ADB" w14:paraId="6D0AF933" w14:textId="77777777">
            <w:pPr>
              <w:spacing w:after="0" w:line="259" w:lineRule="auto"/>
              <w:ind w:left="230" w:right="0" w:firstLine="0"/>
              <w:jc w:val="left"/>
            </w:pPr>
            <w:r>
              <w:rPr>
                <w:sz w:val="14"/>
              </w:rPr>
              <w:t>(0.01)</w:t>
            </w:r>
          </w:p>
        </w:tc>
        <w:tc>
          <w:tcPr>
            <w:tcW w:w="727" w:type="dxa"/>
            <w:tcBorders>
              <w:top w:val="nil"/>
              <w:left w:val="nil"/>
              <w:bottom w:val="nil"/>
              <w:right w:val="nil"/>
            </w:tcBorders>
            <w:tcPrChange w:author="Mohamed SALEM" w:date="2023-10-27T09:08:00Z" w:id="376">
              <w:tcPr>
                <w:tcW w:w="727" w:type="dxa"/>
                <w:tcBorders>
                  <w:top w:val="nil"/>
                  <w:left w:val="nil"/>
                  <w:bottom w:val="nil"/>
                  <w:right w:val="nil"/>
                </w:tcBorders>
              </w:tcPr>
            </w:tcPrChange>
          </w:tcPr>
          <w:p w:rsidR="001742B9" w:rsidRDefault="00256ADB" w14:paraId="59071409" w14:textId="77777777">
            <w:pPr>
              <w:spacing w:after="0" w:line="259" w:lineRule="auto"/>
              <w:ind w:left="89" w:right="0" w:firstLine="0"/>
              <w:jc w:val="left"/>
            </w:pPr>
            <w:r>
              <w:rPr>
                <w:sz w:val="14"/>
              </w:rPr>
              <w:t>(0.01)</w:t>
            </w:r>
          </w:p>
        </w:tc>
        <w:tc>
          <w:tcPr>
            <w:tcW w:w="886" w:type="dxa"/>
            <w:tcBorders>
              <w:top w:val="nil"/>
              <w:left w:val="nil"/>
              <w:bottom w:val="nil"/>
              <w:right w:val="nil"/>
            </w:tcBorders>
            <w:tcPrChange w:author="Mohamed SALEM" w:date="2023-10-27T09:08:00Z" w:id="377">
              <w:tcPr>
                <w:tcW w:w="886" w:type="dxa"/>
                <w:tcBorders>
                  <w:top w:val="nil"/>
                  <w:left w:val="nil"/>
                  <w:bottom w:val="nil"/>
                  <w:right w:val="nil"/>
                </w:tcBorders>
              </w:tcPr>
            </w:tcPrChange>
          </w:tcPr>
          <w:p w:rsidR="001742B9" w:rsidRDefault="00256ADB" w14:paraId="7F987681" w14:textId="77777777">
            <w:pPr>
              <w:spacing w:after="0" w:line="259" w:lineRule="auto"/>
              <w:ind w:left="189" w:right="0" w:firstLine="0"/>
              <w:jc w:val="left"/>
            </w:pPr>
            <w:r>
              <w:rPr>
                <w:sz w:val="14"/>
              </w:rPr>
              <w:t>(0.01)</w:t>
            </w:r>
          </w:p>
        </w:tc>
        <w:tc>
          <w:tcPr>
            <w:tcW w:w="888" w:type="dxa"/>
            <w:tcBorders>
              <w:top w:val="nil"/>
              <w:left w:val="nil"/>
              <w:bottom w:val="nil"/>
              <w:right w:val="nil"/>
            </w:tcBorders>
            <w:tcPrChange w:author="Mohamed SALEM" w:date="2023-10-27T09:08:00Z" w:id="378">
              <w:tcPr>
                <w:tcW w:w="888" w:type="dxa"/>
                <w:tcBorders>
                  <w:top w:val="nil"/>
                  <w:left w:val="nil"/>
                  <w:bottom w:val="nil"/>
                  <w:right w:val="nil"/>
                </w:tcBorders>
              </w:tcPr>
            </w:tcPrChange>
          </w:tcPr>
          <w:p w:rsidR="001742B9" w:rsidRDefault="00256ADB" w14:paraId="17073FE2" w14:textId="77777777">
            <w:pPr>
              <w:spacing w:after="0" w:line="259" w:lineRule="auto"/>
              <w:ind w:left="178" w:right="0" w:firstLine="0"/>
              <w:jc w:val="left"/>
            </w:pPr>
            <w:r>
              <w:rPr>
                <w:sz w:val="14"/>
              </w:rPr>
              <w:t>(0.01)</w:t>
            </w:r>
          </w:p>
        </w:tc>
        <w:tc>
          <w:tcPr>
            <w:tcW w:w="727" w:type="dxa"/>
            <w:tcBorders>
              <w:top w:val="nil"/>
              <w:left w:val="nil"/>
              <w:bottom w:val="nil"/>
              <w:right w:val="nil"/>
            </w:tcBorders>
            <w:tcPrChange w:author="Mohamed SALEM" w:date="2023-10-27T09:08:00Z" w:id="379">
              <w:tcPr>
                <w:tcW w:w="727" w:type="dxa"/>
                <w:tcBorders>
                  <w:top w:val="nil"/>
                  <w:left w:val="nil"/>
                  <w:bottom w:val="nil"/>
                  <w:right w:val="nil"/>
                </w:tcBorders>
              </w:tcPr>
            </w:tcPrChange>
          </w:tcPr>
          <w:p w:rsidR="001742B9" w:rsidRDefault="00256ADB" w14:paraId="0C2A6EBD" w14:textId="77777777">
            <w:pPr>
              <w:spacing w:after="0" w:line="259" w:lineRule="auto"/>
              <w:ind w:left="78" w:right="0" w:firstLine="0"/>
              <w:jc w:val="left"/>
            </w:pPr>
            <w:r>
              <w:rPr>
                <w:sz w:val="14"/>
              </w:rPr>
              <w:t>(0.01)</w:t>
            </w:r>
          </w:p>
        </w:tc>
        <w:tc>
          <w:tcPr>
            <w:tcW w:w="925" w:type="dxa"/>
            <w:tcBorders>
              <w:top w:val="nil"/>
              <w:left w:val="nil"/>
              <w:bottom w:val="nil"/>
              <w:right w:val="nil"/>
            </w:tcBorders>
            <w:tcPrChange w:author="Mohamed SALEM" w:date="2023-10-27T09:08:00Z" w:id="380">
              <w:tcPr>
                <w:tcW w:w="925" w:type="dxa"/>
                <w:tcBorders>
                  <w:top w:val="nil"/>
                  <w:left w:val="nil"/>
                  <w:bottom w:val="nil"/>
                  <w:right w:val="nil"/>
                </w:tcBorders>
              </w:tcPr>
            </w:tcPrChange>
          </w:tcPr>
          <w:p w:rsidR="001742B9" w:rsidRDefault="00256ADB" w14:paraId="52E6ED86" w14:textId="77777777">
            <w:pPr>
              <w:spacing w:after="0" w:line="259" w:lineRule="auto"/>
              <w:ind w:left="178" w:right="0" w:firstLine="0"/>
              <w:jc w:val="left"/>
            </w:pPr>
            <w:r>
              <w:rPr>
                <w:sz w:val="14"/>
              </w:rPr>
              <w:t>(0.02)</w:t>
            </w:r>
          </w:p>
        </w:tc>
        <w:tc>
          <w:tcPr>
            <w:tcW w:w="838" w:type="dxa"/>
            <w:tcBorders>
              <w:top w:val="nil"/>
              <w:left w:val="nil"/>
              <w:bottom w:val="nil"/>
              <w:right w:val="nil"/>
            </w:tcBorders>
            <w:tcPrChange w:author="Mohamed SALEM" w:date="2023-10-27T09:08:00Z" w:id="381">
              <w:tcPr>
                <w:tcW w:w="838" w:type="dxa"/>
                <w:tcBorders>
                  <w:top w:val="nil"/>
                  <w:left w:val="nil"/>
                  <w:bottom w:val="nil"/>
                  <w:right w:val="nil"/>
                </w:tcBorders>
              </w:tcPr>
            </w:tcPrChange>
          </w:tcPr>
          <w:p w:rsidR="001742B9" w:rsidRDefault="00256ADB" w14:paraId="0033159C" w14:textId="77777777">
            <w:pPr>
              <w:spacing w:after="0" w:line="259" w:lineRule="auto"/>
              <w:ind w:left="127" w:right="0" w:firstLine="0"/>
              <w:jc w:val="left"/>
            </w:pPr>
            <w:r>
              <w:rPr>
                <w:sz w:val="14"/>
              </w:rPr>
              <w:t>(0.01)</w:t>
            </w:r>
          </w:p>
        </w:tc>
        <w:tc>
          <w:tcPr>
            <w:tcW w:w="636" w:type="dxa"/>
            <w:tcBorders>
              <w:top w:val="nil"/>
              <w:left w:val="nil"/>
              <w:bottom w:val="nil"/>
              <w:right w:val="nil"/>
            </w:tcBorders>
            <w:tcPrChange w:author="Mohamed SALEM" w:date="2023-10-27T09:08:00Z" w:id="382">
              <w:tcPr>
                <w:tcW w:w="636" w:type="dxa"/>
                <w:tcBorders>
                  <w:top w:val="nil"/>
                  <w:left w:val="nil"/>
                  <w:bottom w:val="nil"/>
                  <w:right w:val="nil"/>
                </w:tcBorders>
              </w:tcPr>
            </w:tcPrChange>
          </w:tcPr>
          <w:p w:rsidR="001742B9" w:rsidRDefault="00256ADB" w14:paraId="42D0B2AD" w14:textId="77777777">
            <w:pPr>
              <w:spacing w:after="0" w:line="259" w:lineRule="auto"/>
              <w:ind w:left="78" w:right="0" w:firstLine="0"/>
              <w:jc w:val="left"/>
            </w:pPr>
            <w:r>
              <w:rPr>
                <w:sz w:val="14"/>
              </w:rPr>
              <w:t>(0.02)</w:t>
            </w:r>
          </w:p>
        </w:tc>
      </w:tr>
      <w:tr w:rsidR="001742B9" w:rsidTr="00FB5237" w14:paraId="4C50CDCD" w14:textId="77777777">
        <w:trPr>
          <w:trHeight w:val="165"/>
          <w:trPrChange w:author="Mohamed SALEM" w:date="2023-10-27T09:08:00Z" w:id="383">
            <w:trPr>
              <w:trHeight w:val="165"/>
            </w:trPr>
          </w:trPrChange>
        </w:trPr>
        <w:tc>
          <w:tcPr>
            <w:tcW w:w="1994" w:type="dxa"/>
            <w:tcBorders>
              <w:top w:val="nil"/>
              <w:left w:val="nil"/>
              <w:bottom w:val="nil"/>
              <w:right w:val="nil"/>
            </w:tcBorders>
            <w:tcPrChange w:author="Mohamed SALEM" w:date="2023-10-27T09:08:00Z" w:id="384">
              <w:tcPr>
                <w:tcW w:w="1993" w:type="dxa"/>
                <w:tcBorders>
                  <w:top w:val="nil"/>
                  <w:left w:val="nil"/>
                  <w:bottom w:val="nil"/>
                  <w:right w:val="nil"/>
                </w:tcBorders>
              </w:tcPr>
            </w:tcPrChange>
          </w:tcPr>
          <w:p w:rsidR="001742B9" w:rsidRDefault="00256ADB" w14:paraId="0FB63DB5" w14:textId="77777777">
            <w:pPr>
              <w:spacing w:after="0" w:line="259" w:lineRule="auto"/>
              <w:ind w:left="104" w:right="0" w:firstLine="0"/>
              <w:jc w:val="left"/>
            </w:pPr>
            <w:r>
              <w:rPr>
                <w:sz w:val="14"/>
              </w:rPr>
              <w:t>Food Insecure Group</w:t>
            </w:r>
          </w:p>
        </w:tc>
        <w:tc>
          <w:tcPr>
            <w:tcW w:w="810" w:type="dxa"/>
            <w:tcBorders>
              <w:top w:val="nil"/>
              <w:left w:val="nil"/>
              <w:bottom w:val="nil"/>
              <w:right w:val="nil"/>
            </w:tcBorders>
            <w:tcPrChange w:author="Mohamed SALEM" w:date="2023-10-27T09:08:00Z" w:id="385">
              <w:tcPr>
                <w:tcW w:w="810" w:type="dxa"/>
                <w:tcBorders>
                  <w:top w:val="nil"/>
                  <w:left w:val="nil"/>
                  <w:bottom w:val="nil"/>
                  <w:right w:val="nil"/>
                </w:tcBorders>
              </w:tcPr>
            </w:tcPrChange>
          </w:tcPr>
          <w:p w:rsidR="001742B9" w:rsidRDefault="00256ADB" w14:paraId="5D6A05D2" w14:textId="77777777">
            <w:pPr>
              <w:spacing w:after="0" w:line="259" w:lineRule="auto"/>
              <w:ind w:left="222" w:right="0" w:firstLine="0"/>
              <w:jc w:val="left"/>
            </w:pPr>
            <w:r>
              <w:rPr>
                <w:sz w:val="14"/>
              </w:rPr>
              <w:t>0.47</w:t>
            </w:r>
          </w:p>
        </w:tc>
        <w:tc>
          <w:tcPr>
            <w:tcW w:w="929" w:type="dxa"/>
            <w:tcBorders>
              <w:top w:val="nil"/>
              <w:left w:val="nil"/>
              <w:bottom w:val="nil"/>
              <w:right w:val="nil"/>
            </w:tcBorders>
            <w:tcPrChange w:author="Mohamed SALEM" w:date="2023-10-27T09:08:00Z" w:id="386">
              <w:tcPr>
                <w:tcW w:w="929" w:type="dxa"/>
                <w:tcBorders>
                  <w:top w:val="nil"/>
                  <w:left w:val="nil"/>
                  <w:bottom w:val="nil"/>
                  <w:right w:val="nil"/>
                </w:tcBorders>
              </w:tcPr>
            </w:tcPrChange>
          </w:tcPr>
          <w:p w:rsidR="001742B9" w:rsidRDefault="00256ADB" w14:paraId="476E248D" w14:textId="77777777">
            <w:pPr>
              <w:spacing w:after="0" w:line="259" w:lineRule="auto"/>
              <w:ind w:left="287" w:right="0" w:firstLine="0"/>
              <w:jc w:val="left"/>
            </w:pPr>
            <w:r>
              <w:rPr>
                <w:sz w:val="14"/>
              </w:rPr>
              <w:t>0.41</w:t>
            </w:r>
          </w:p>
        </w:tc>
        <w:tc>
          <w:tcPr>
            <w:tcW w:w="727" w:type="dxa"/>
            <w:tcBorders>
              <w:top w:val="nil"/>
              <w:left w:val="nil"/>
              <w:bottom w:val="nil"/>
              <w:right w:val="nil"/>
            </w:tcBorders>
            <w:tcPrChange w:author="Mohamed SALEM" w:date="2023-10-27T09:08:00Z" w:id="387">
              <w:tcPr>
                <w:tcW w:w="727" w:type="dxa"/>
                <w:tcBorders>
                  <w:top w:val="nil"/>
                  <w:left w:val="nil"/>
                  <w:bottom w:val="nil"/>
                  <w:right w:val="nil"/>
                </w:tcBorders>
              </w:tcPr>
            </w:tcPrChange>
          </w:tcPr>
          <w:p w:rsidR="001742B9" w:rsidRDefault="00256ADB" w14:paraId="677D1833" w14:textId="77777777">
            <w:pPr>
              <w:spacing w:after="0" w:line="259" w:lineRule="auto"/>
              <w:ind w:left="11" w:right="0" w:firstLine="0"/>
              <w:jc w:val="left"/>
            </w:pPr>
            <w:r>
              <w:rPr>
                <w:sz w:val="14"/>
              </w:rPr>
              <w:t>-0.06***</w:t>
            </w:r>
          </w:p>
        </w:tc>
        <w:tc>
          <w:tcPr>
            <w:tcW w:w="886" w:type="dxa"/>
            <w:tcBorders>
              <w:top w:val="nil"/>
              <w:left w:val="nil"/>
              <w:bottom w:val="nil"/>
              <w:right w:val="nil"/>
            </w:tcBorders>
            <w:tcPrChange w:author="Mohamed SALEM" w:date="2023-10-27T09:08:00Z" w:id="388">
              <w:tcPr>
                <w:tcW w:w="886" w:type="dxa"/>
                <w:tcBorders>
                  <w:top w:val="nil"/>
                  <w:left w:val="nil"/>
                  <w:bottom w:val="nil"/>
                  <w:right w:val="nil"/>
                </w:tcBorders>
              </w:tcPr>
            </w:tcPrChange>
          </w:tcPr>
          <w:p w:rsidR="001742B9" w:rsidRDefault="00256ADB" w14:paraId="45165AB5" w14:textId="77777777">
            <w:pPr>
              <w:spacing w:after="0" w:line="259" w:lineRule="auto"/>
              <w:ind w:left="246" w:right="0" w:firstLine="0"/>
              <w:jc w:val="left"/>
            </w:pPr>
            <w:r>
              <w:rPr>
                <w:sz w:val="14"/>
              </w:rPr>
              <w:t>0.76</w:t>
            </w:r>
          </w:p>
        </w:tc>
        <w:tc>
          <w:tcPr>
            <w:tcW w:w="888" w:type="dxa"/>
            <w:tcBorders>
              <w:top w:val="nil"/>
              <w:left w:val="nil"/>
              <w:bottom w:val="nil"/>
              <w:right w:val="nil"/>
            </w:tcBorders>
            <w:tcPrChange w:author="Mohamed SALEM" w:date="2023-10-27T09:08:00Z" w:id="389">
              <w:tcPr>
                <w:tcW w:w="888" w:type="dxa"/>
                <w:tcBorders>
                  <w:top w:val="nil"/>
                  <w:left w:val="nil"/>
                  <w:bottom w:val="nil"/>
                  <w:right w:val="nil"/>
                </w:tcBorders>
              </w:tcPr>
            </w:tcPrChange>
          </w:tcPr>
          <w:p w:rsidR="001742B9" w:rsidRDefault="00256ADB" w14:paraId="05A2A71A" w14:textId="77777777">
            <w:pPr>
              <w:spacing w:after="0" w:line="259" w:lineRule="auto"/>
              <w:ind w:left="235" w:right="0" w:firstLine="0"/>
              <w:jc w:val="left"/>
            </w:pPr>
            <w:r>
              <w:rPr>
                <w:sz w:val="14"/>
              </w:rPr>
              <w:t>0.64</w:t>
            </w:r>
          </w:p>
        </w:tc>
        <w:tc>
          <w:tcPr>
            <w:tcW w:w="727" w:type="dxa"/>
            <w:tcBorders>
              <w:top w:val="nil"/>
              <w:left w:val="nil"/>
              <w:bottom w:val="nil"/>
              <w:right w:val="nil"/>
            </w:tcBorders>
            <w:tcPrChange w:author="Mohamed SALEM" w:date="2023-10-27T09:08:00Z" w:id="390">
              <w:tcPr>
                <w:tcW w:w="727" w:type="dxa"/>
                <w:tcBorders>
                  <w:top w:val="nil"/>
                  <w:left w:val="nil"/>
                  <w:bottom w:val="nil"/>
                  <w:right w:val="nil"/>
                </w:tcBorders>
              </w:tcPr>
            </w:tcPrChange>
          </w:tcPr>
          <w:p w:rsidR="001742B9" w:rsidRDefault="00BA7920" w14:paraId="4BF13FA6" w14:textId="35D8B560">
            <w:pPr>
              <w:spacing w:after="0" w:line="259" w:lineRule="auto"/>
              <w:ind w:left="24" w:right="0" w:firstLine="0"/>
              <w:jc w:val="left"/>
            </w:pPr>
            <w:ins w:author="Mohamed SALEM" w:date="2023-10-27T09:10:00Z" w:id="391">
              <w:r>
                <w:rPr>
                  <w:sz w:val="14"/>
                </w:rPr>
                <w:t xml:space="preserve">- </w:t>
              </w:r>
            </w:ins>
            <w:r w:rsidR="00256ADB">
              <w:rPr>
                <w:sz w:val="14"/>
              </w:rPr>
              <w:t>0.12***</w:t>
            </w:r>
          </w:p>
        </w:tc>
        <w:tc>
          <w:tcPr>
            <w:tcW w:w="925" w:type="dxa"/>
            <w:tcBorders>
              <w:top w:val="nil"/>
              <w:left w:val="nil"/>
              <w:bottom w:val="nil"/>
              <w:right w:val="nil"/>
            </w:tcBorders>
            <w:tcPrChange w:author="Mohamed SALEM" w:date="2023-10-27T09:08:00Z" w:id="392">
              <w:tcPr>
                <w:tcW w:w="925" w:type="dxa"/>
                <w:tcBorders>
                  <w:top w:val="nil"/>
                  <w:left w:val="nil"/>
                  <w:bottom w:val="nil"/>
                  <w:right w:val="nil"/>
                </w:tcBorders>
              </w:tcPr>
            </w:tcPrChange>
          </w:tcPr>
          <w:p w:rsidR="001742B9" w:rsidRDefault="00256ADB" w14:paraId="0123ADC8" w14:textId="77777777">
            <w:pPr>
              <w:spacing w:after="0" w:line="259" w:lineRule="auto"/>
              <w:ind w:left="235" w:right="0" w:firstLine="0"/>
              <w:jc w:val="left"/>
            </w:pPr>
            <w:r>
              <w:rPr>
                <w:sz w:val="14"/>
              </w:rPr>
              <w:t>0.68</w:t>
            </w:r>
          </w:p>
        </w:tc>
        <w:tc>
          <w:tcPr>
            <w:tcW w:w="838" w:type="dxa"/>
            <w:tcBorders>
              <w:top w:val="nil"/>
              <w:left w:val="nil"/>
              <w:bottom w:val="nil"/>
              <w:right w:val="nil"/>
            </w:tcBorders>
            <w:tcPrChange w:author="Mohamed SALEM" w:date="2023-10-27T09:08:00Z" w:id="393">
              <w:tcPr>
                <w:tcW w:w="838" w:type="dxa"/>
                <w:tcBorders>
                  <w:top w:val="nil"/>
                  <w:left w:val="nil"/>
                  <w:bottom w:val="nil"/>
                  <w:right w:val="nil"/>
                </w:tcBorders>
              </w:tcPr>
            </w:tcPrChange>
          </w:tcPr>
          <w:p w:rsidR="001742B9" w:rsidRDefault="00256ADB" w14:paraId="50CE8967" w14:textId="77777777">
            <w:pPr>
              <w:spacing w:after="0" w:line="259" w:lineRule="auto"/>
              <w:ind w:left="184" w:right="0" w:firstLine="0"/>
              <w:jc w:val="left"/>
            </w:pPr>
            <w:r>
              <w:rPr>
                <w:sz w:val="14"/>
              </w:rPr>
              <w:t>0.47</w:t>
            </w:r>
          </w:p>
        </w:tc>
        <w:tc>
          <w:tcPr>
            <w:tcW w:w="636" w:type="dxa"/>
            <w:tcBorders>
              <w:top w:val="nil"/>
              <w:left w:val="nil"/>
              <w:bottom w:val="nil"/>
              <w:right w:val="nil"/>
            </w:tcBorders>
            <w:tcPrChange w:author="Mohamed SALEM" w:date="2023-10-27T09:08:00Z" w:id="394">
              <w:tcPr>
                <w:tcW w:w="636" w:type="dxa"/>
                <w:tcBorders>
                  <w:top w:val="nil"/>
                  <w:left w:val="nil"/>
                  <w:bottom w:val="nil"/>
                  <w:right w:val="nil"/>
                </w:tcBorders>
              </w:tcPr>
            </w:tcPrChange>
          </w:tcPr>
          <w:p w:rsidR="001742B9" w:rsidRDefault="00256ADB" w14:paraId="1E7A13A8" w14:textId="77777777">
            <w:pPr>
              <w:spacing w:after="0" w:line="259" w:lineRule="auto"/>
              <w:ind w:left="0" w:right="0" w:firstLine="0"/>
              <w:jc w:val="left"/>
            </w:pPr>
            <w:r>
              <w:rPr>
                <w:sz w:val="14"/>
              </w:rPr>
              <w:t>-0.22***</w:t>
            </w:r>
          </w:p>
        </w:tc>
      </w:tr>
      <w:tr w:rsidR="001742B9" w:rsidTr="00FB5237" w14:paraId="7695DDCA" w14:textId="77777777">
        <w:trPr>
          <w:trHeight w:val="170"/>
          <w:trPrChange w:author="Mohamed SALEM" w:date="2023-10-27T09:08:00Z" w:id="395">
            <w:trPr>
              <w:trHeight w:val="170"/>
            </w:trPr>
          </w:trPrChange>
        </w:trPr>
        <w:tc>
          <w:tcPr>
            <w:tcW w:w="1994" w:type="dxa"/>
            <w:tcBorders>
              <w:top w:val="nil"/>
              <w:left w:val="nil"/>
              <w:bottom w:val="single" w:color="000000" w:sz="3" w:space="0"/>
              <w:right w:val="nil"/>
            </w:tcBorders>
            <w:tcPrChange w:author="Mohamed SALEM" w:date="2023-10-27T09:08:00Z" w:id="396">
              <w:tcPr>
                <w:tcW w:w="1993" w:type="dxa"/>
                <w:tcBorders>
                  <w:top w:val="nil"/>
                  <w:left w:val="nil"/>
                  <w:bottom w:val="single" w:color="000000" w:sz="3" w:space="0"/>
                  <w:right w:val="nil"/>
                </w:tcBorders>
              </w:tcPr>
            </w:tcPrChange>
          </w:tcPr>
          <w:p w:rsidR="001742B9" w:rsidRDefault="001742B9" w14:paraId="52F40D09" w14:textId="77777777">
            <w:pPr>
              <w:spacing w:after="160" w:line="259" w:lineRule="auto"/>
              <w:ind w:left="0" w:right="0" w:firstLine="0"/>
              <w:jc w:val="left"/>
            </w:pPr>
          </w:p>
        </w:tc>
        <w:tc>
          <w:tcPr>
            <w:tcW w:w="810" w:type="dxa"/>
            <w:tcBorders>
              <w:top w:val="nil"/>
              <w:left w:val="nil"/>
              <w:bottom w:val="single" w:color="000000" w:sz="3" w:space="0"/>
              <w:right w:val="nil"/>
            </w:tcBorders>
            <w:tcPrChange w:author="Mohamed SALEM" w:date="2023-10-27T09:08:00Z" w:id="397">
              <w:tcPr>
                <w:tcW w:w="810" w:type="dxa"/>
                <w:tcBorders>
                  <w:top w:val="nil"/>
                  <w:left w:val="nil"/>
                  <w:bottom w:val="single" w:color="000000" w:sz="3" w:space="0"/>
                  <w:right w:val="nil"/>
                </w:tcBorders>
              </w:tcPr>
            </w:tcPrChange>
          </w:tcPr>
          <w:p w:rsidR="001742B9" w:rsidRDefault="00256ADB" w14:paraId="77A4EAC2" w14:textId="77777777">
            <w:pPr>
              <w:spacing w:after="0" w:line="259" w:lineRule="auto"/>
              <w:ind w:left="165" w:right="0" w:firstLine="0"/>
              <w:jc w:val="left"/>
            </w:pPr>
            <w:r>
              <w:rPr>
                <w:sz w:val="14"/>
              </w:rPr>
              <w:t>(0.02)</w:t>
            </w:r>
          </w:p>
        </w:tc>
        <w:tc>
          <w:tcPr>
            <w:tcW w:w="929" w:type="dxa"/>
            <w:tcBorders>
              <w:top w:val="nil"/>
              <w:left w:val="nil"/>
              <w:bottom w:val="single" w:color="000000" w:sz="3" w:space="0"/>
              <w:right w:val="nil"/>
            </w:tcBorders>
            <w:tcPrChange w:author="Mohamed SALEM" w:date="2023-10-27T09:08:00Z" w:id="398">
              <w:tcPr>
                <w:tcW w:w="929" w:type="dxa"/>
                <w:tcBorders>
                  <w:top w:val="nil"/>
                  <w:left w:val="nil"/>
                  <w:bottom w:val="single" w:color="000000" w:sz="3" w:space="0"/>
                  <w:right w:val="nil"/>
                </w:tcBorders>
              </w:tcPr>
            </w:tcPrChange>
          </w:tcPr>
          <w:p w:rsidR="001742B9" w:rsidRDefault="00256ADB" w14:paraId="0CCF022D" w14:textId="77777777">
            <w:pPr>
              <w:spacing w:after="0" w:line="259" w:lineRule="auto"/>
              <w:ind w:left="230" w:right="0" w:firstLine="0"/>
              <w:jc w:val="left"/>
            </w:pPr>
            <w:r>
              <w:rPr>
                <w:sz w:val="14"/>
              </w:rPr>
              <w:t>(0.02)</w:t>
            </w:r>
          </w:p>
        </w:tc>
        <w:tc>
          <w:tcPr>
            <w:tcW w:w="727" w:type="dxa"/>
            <w:tcBorders>
              <w:top w:val="nil"/>
              <w:left w:val="nil"/>
              <w:bottom w:val="single" w:color="000000" w:sz="3" w:space="0"/>
              <w:right w:val="nil"/>
            </w:tcBorders>
            <w:tcPrChange w:author="Mohamed SALEM" w:date="2023-10-27T09:08:00Z" w:id="399">
              <w:tcPr>
                <w:tcW w:w="727" w:type="dxa"/>
                <w:tcBorders>
                  <w:top w:val="nil"/>
                  <w:left w:val="nil"/>
                  <w:bottom w:val="single" w:color="000000" w:sz="3" w:space="0"/>
                  <w:right w:val="nil"/>
                </w:tcBorders>
              </w:tcPr>
            </w:tcPrChange>
          </w:tcPr>
          <w:p w:rsidR="001742B9" w:rsidRDefault="00256ADB" w14:paraId="7C9328D3" w14:textId="77777777">
            <w:pPr>
              <w:spacing w:after="0" w:line="259" w:lineRule="auto"/>
              <w:ind w:left="89" w:right="0" w:firstLine="0"/>
              <w:jc w:val="left"/>
            </w:pPr>
            <w:r>
              <w:rPr>
                <w:sz w:val="14"/>
              </w:rPr>
              <w:t>(0.15)</w:t>
            </w:r>
          </w:p>
        </w:tc>
        <w:tc>
          <w:tcPr>
            <w:tcW w:w="886" w:type="dxa"/>
            <w:tcBorders>
              <w:top w:val="nil"/>
              <w:left w:val="nil"/>
              <w:bottom w:val="single" w:color="000000" w:sz="3" w:space="0"/>
              <w:right w:val="nil"/>
            </w:tcBorders>
            <w:tcPrChange w:author="Mohamed SALEM" w:date="2023-10-27T09:08:00Z" w:id="400">
              <w:tcPr>
                <w:tcW w:w="886" w:type="dxa"/>
                <w:tcBorders>
                  <w:top w:val="nil"/>
                  <w:left w:val="nil"/>
                  <w:bottom w:val="single" w:color="000000" w:sz="3" w:space="0"/>
                  <w:right w:val="nil"/>
                </w:tcBorders>
              </w:tcPr>
            </w:tcPrChange>
          </w:tcPr>
          <w:p w:rsidR="001742B9" w:rsidRDefault="00256ADB" w14:paraId="34921480" w14:textId="77777777">
            <w:pPr>
              <w:spacing w:after="0" w:line="259" w:lineRule="auto"/>
              <w:ind w:left="189" w:right="0" w:firstLine="0"/>
              <w:jc w:val="left"/>
            </w:pPr>
            <w:r>
              <w:rPr>
                <w:sz w:val="14"/>
              </w:rPr>
              <w:t>(0.02)</w:t>
            </w:r>
          </w:p>
        </w:tc>
        <w:tc>
          <w:tcPr>
            <w:tcW w:w="888" w:type="dxa"/>
            <w:tcBorders>
              <w:top w:val="nil"/>
              <w:left w:val="nil"/>
              <w:bottom w:val="single" w:color="000000" w:sz="3" w:space="0"/>
              <w:right w:val="nil"/>
            </w:tcBorders>
            <w:tcPrChange w:author="Mohamed SALEM" w:date="2023-10-27T09:08:00Z" w:id="401">
              <w:tcPr>
                <w:tcW w:w="888" w:type="dxa"/>
                <w:tcBorders>
                  <w:top w:val="nil"/>
                  <w:left w:val="nil"/>
                  <w:bottom w:val="single" w:color="000000" w:sz="3" w:space="0"/>
                  <w:right w:val="nil"/>
                </w:tcBorders>
              </w:tcPr>
            </w:tcPrChange>
          </w:tcPr>
          <w:p w:rsidR="001742B9" w:rsidRDefault="00256ADB" w14:paraId="632930EA" w14:textId="77777777">
            <w:pPr>
              <w:spacing w:after="0" w:line="259" w:lineRule="auto"/>
              <w:ind w:left="178" w:right="0" w:firstLine="0"/>
              <w:jc w:val="left"/>
            </w:pPr>
            <w:r>
              <w:rPr>
                <w:sz w:val="14"/>
              </w:rPr>
              <w:t>(0.02)</w:t>
            </w:r>
          </w:p>
        </w:tc>
        <w:tc>
          <w:tcPr>
            <w:tcW w:w="727" w:type="dxa"/>
            <w:tcBorders>
              <w:top w:val="nil"/>
              <w:left w:val="nil"/>
              <w:bottom w:val="single" w:color="000000" w:sz="3" w:space="0"/>
              <w:right w:val="nil"/>
            </w:tcBorders>
            <w:tcPrChange w:author="Mohamed SALEM" w:date="2023-10-27T09:08:00Z" w:id="402">
              <w:tcPr>
                <w:tcW w:w="727" w:type="dxa"/>
                <w:tcBorders>
                  <w:top w:val="nil"/>
                  <w:left w:val="nil"/>
                  <w:bottom w:val="single" w:color="000000" w:sz="3" w:space="0"/>
                  <w:right w:val="nil"/>
                </w:tcBorders>
              </w:tcPr>
            </w:tcPrChange>
          </w:tcPr>
          <w:p w:rsidR="001742B9" w:rsidRDefault="00256ADB" w14:paraId="3E46669C" w14:textId="77777777">
            <w:pPr>
              <w:spacing w:after="0" w:line="259" w:lineRule="auto"/>
              <w:ind w:left="78" w:right="0" w:firstLine="0"/>
              <w:jc w:val="left"/>
            </w:pPr>
            <w:r>
              <w:rPr>
                <w:sz w:val="14"/>
              </w:rPr>
              <w:t>(0.02)</w:t>
            </w:r>
          </w:p>
        </w:tc>
        <w:tc>
          <w:tcPr>
            <w:tcW w:w="925" w:type="dxa"/>
            <w:tcBorders>
              <w:top w:val="nil"/>
              <w:left w:val="nil"/>
              <w:bottom w:val="single" w:color="000000" w:sz="3" w:space="0"/>
              <w:right w:val="nil"/>
            </w:tcBorders>
            <w:tcPrChange w:author="Mohamed SALEM" w:date="2023-10-27T09:08:00Z" w:id="403">
              <w:tcPr>
                <w:tcW w:w="925" w:type="dxa"/>
                <w:tcBorders>
                  <w:top w:val="nil"/>
                  <w:left w:val="nil"/>
                  <w:bottom w:val="single" w:color="000000" w:sz="3" w:space="0"/>
                  <w:right w:val="nil"/>
                </w:tcBorders>
              </w:tcPr>
            </w:tcPrChange>
          </w:tcPr>
          <w:p w:rsidR="001742B9" w:rsidRDefault="00256ADB" w14:paraId="2DDB5433" w14:textId="77777777">
            <w:pPr>
              <w:spacing w:after="0" w:line="259" w:lineRule="auto"/>
              <w:ind w:left="178" w:right="0" w:firstLine="0"/>
              <w:jc w:val="left"/>
            </w:pPr>
            <w:r>
              <w:rPr>
                <w:sz w:val="14"/>
              </w:rPr>
              <w:t>(0.03)</w:t>
            </w:r>
          </w:p>
        </w:tc>
        <w:tc>
          <w:tcPr>
            <w:tcW w:w="838" w:type="dxa"/>
            <w:tcBorders>
              <w:top w:val="nil"/>
              <w:left w:val="nil"/>
              <w:bottom w:val="single" w:color="000000" w:sz="3" w:space="0"/>
              <w:right w:val="nil"/>
            </w:tcBorders>
            <w:tcPrChange w:author="Mohamed SALEM" w:date="2023-10-27T09:08:00Z" w:id="404">
              <w:tcPr>
                <w:tcW w:w="838" w:type="dxa"/>
                <w:tcBorders>
                  <w:top w:val="nil"/>
                  <w:left w:val="nil"/>
                  <w:bottom w:val="single" w:color="000000" w:sz="3" w:space="0"/>
                  <w:right w:val="nil"/>
                </w:tcBorders>
              </w:tcPr>
            </w:tcPrChange>
          </w:tcPr>
          <w:p w:rsidR="001742B9" w:rsidRDefault="00256ADB" w14:paraId="523A0716" w14:textId="77777777">
            <w:pPr>
              <w:spacing w:after="0" w:line="259" w:lineRule="auto"/>
              <w:ind w:left="127" w:right="0" w:firstLine="0"/>
              <w:jc w:val="left"/>
            </w:pPr>
            <w:r>
              <w:rPr>
                <w:sz w:val="14"/>
              </w:rPr>
              <w:t>(0.03)</w:t>
            </w:r>
          </w:p>
        </w:tc>
        <w:tc>
          <w:tcPr>
            <w:tcW w:w="636" w:type="dxa"/>
            <w:tcBorders>
              <w:top w:val="nil"/>
              <w:left w:val="nil"/>
              <w:bottom w:val="single" w:color="000000" w:sz="3" w:space="0"/>
              <w:right w:val="nil"/>
            </w:tcBorders>
            <w:tcPrChange w:author="Mohamed SALEM" w:date="2023-10-27T09:08:00Z" w:id="405">
              <w:tcPr>
                <w:tcW w:w="636" w:type="dxa"/>
                <w:tcBorders>
                  <w:top w:val="nil"/>
                  <w:left w:val="nil"/>
                  <w:bottom w:val="single" w:color="000000" w:sz="3" w:space="0"/>
                  <w:right w:val="nil"/>
                </w:tcBorders>
              </w:tcPr>
            </w:tcPrChange>
          </w:tcPr>
          <w:p w:rsidR="001742B9" w:rsidRDefault="00256ADB" w14:paraId="172EB9AD" w14:textId="77777777">
            <w:pPr>
              <w:spacing w:after="0" w:line="259" w:lineRule="auto"/>
              <w:ind w:left="78" w:right="0" w:firstLine="0"/>
              <w:jc w:val="left"/>
            </w:pPr>
            <w:r>
              <w:rPr>
                <w:sz w:val="14"/>
              </w:rPr>
              <w:t>(0.03)</w:t>
            </w:r>
          </w:p>
        </w:tc>
      </w:tr>
      <w:tr w:rsidR="001742B9" w:rsidTr="00FB5237" w14:paraId="045E787A" w14:textId="77777777">
        <w:trPr>
          <w:trHeight w:val="192"/>
          <w:trPrChange w:author="Mohamed SALEM" w:date="2023-10-27T09:08:00Z" w:id="406">
            <w:trPr>
              <w:trHeight w:val="192"/>
            </w:trPr>
          </w:trPrChange>
        </w:trPr>
        <w:tc>
          <w:tcPr>
            <w:tcW w:w="1994" w:type="dxa"/>
            <w:tcBorders>
              <w:top w:val="single" w:color="000000" w:sz="3" w:space="0"/>
              <w:left w:val="nil"/>
              <w:bottom w:val="double" w:color="000000" w:sz="3" w:space="0"/>
              <w:right w:val="nil"/>
            </w:tcBorders>
            <w:tcPrChange w:author="Mohamed SALEM" w:date="2023-10-27T09:08:00Z" w:id="407">
              <w:tcPr>
                <w:tcW w:w="1993" w:type="dxa"/>
                <w:tcBorders>
                  <w:top w:val="single" w:color="000000" w:sz="3" w:space="0"/>
                  <w:left w:val="nil"/>
                  <w:bottom w:val="double" w:color="000000" w:sz="3" w:space="0"/>
                  <w:right w:val="nil"/>
                </w:tcBorders>
              </w:tcPr>
            </w:tcPrChange>
          </w:tcPr>
          <w:p w:rsidR="001742B9" w:rsidRDefault="00256ADB" w14:paraId="6E6A7435" w14:textId="77777777">
            <w:pPr>
              <w:spacing w:after="0" w:line="259" w:lineRule="auto"/>
              <w:ind w:left="104" w:right="0" w:firstLine="0"/>
              <w:jc w:val="left"/>
            </w:pPr>
            <w:r>
              <w:rPr>
                <w:sz w:val="14"/>
              </w:rPr>
              <w:t>Observations</w:t>
            </w:r>
          </w:p>
        </w:tc>
        <w:tc>
          <w:tcPr>
            <w:tcW w:w="810" w:type="dxa"/>
            <w:tcBorders>
              <w:top w:val="single" w:color="000000" w:sz="3" w:space="0"/>
              <w:left w:val="nil"/>
              <w:bottom w:val="double" w:color="000000" w:sz="3" w:space="0"/>
              <w:right w:val="nil"/>
            </w:tcBorders>
            <w:tcPrChange w:author="Mohamed SALEM" w:date="2023-10-27T09:08:00Z" w:id="408">
              <w:tcPr>
                <w:tcW w:w="810" w:type="dxa"/>
                <w:tcBorders>
                  <w:top w:val="single" w:color="000000" w:sz="3" w:space="0"/>
                  <w:left w:val="nil"/>
                  <w:bottom w:val="double" w:color="000000" w:sz="3" w:space="0"/>
                  <w:right w:val="nil"/>
                </w:tcBorders>
              </w:tcPr>
            </w:tcPrChange>
          </w:tcPr>
          <w:p w:rsidR="001742B9" w:rsidRDefault="00256ADB" w14:paraId="04F90FC4" w14:textId="77777777">
            <w:pPr>
              <w:spacing w:after="0" w:line="259" w:lineRule="auto"/>
              <w:ind w:left="242" w:right="0" w:firstLine="0"/>
              <w:jc w:val="left"/>
            </w:pPr>
            <w:r>
              <w:rPr>
                <w:sz w:val="14"/>
              </w:rPr>
              <w:t>610</w:t>
            </w:r>
          </w:p>
        </w:tc>
        <w:tc>
          <w:tcPr>
            <w:tcW w:w="929" w:type="dxa"/>
            <w:tcBorders>
              <w:top w:val="single" w:color="000000" w:sz="3" w:space="0"/>
              <w:left w:val="nil"/>
              <w:bottom w:val="double" w:color="000000" w:sz="3" w:space="0"/>
              <w:right w:val="nil"/>
            </w:tcBorders>
            <w:tcPrChange w:author="Mohamed SALEM" w:date="2023-10-27T09:08:00Z" w:id="409">
              <w:tcPr>
                <w:tcW w:w="929" w:type="dxa"/>
                <w:tcBorders>
                  <w:top w:val="single" w:color="000000" w:sz="3" w:space="0"/>
                  <w:left w:val="nil"/>
                  <w:bottom w:val="double" w:color="000000" w:sz="3" w:space="0"/>
                  <w:right w:val="nil"/>
                </w:tcBorders>
              </w:tcPr>
            </w:tcPrChange>
          </w:tcPr>
          <w:p w:rsidR="001742B9" w:rsidRDefault="00256ADB" w14:paraId="61DE8514" w14:textId="77777777">
            <w:pPr>
              <w:spacing w:after="0" w:line="259" w:lineRule="auto"/>
              <w:ind w:left="308" w:right="0" w:firstLine="0"/>
              <w:jc w:val="left"/>
            </w:pPr>
            <w:r>
              <w:rPr>
                <w:sz w:val="14"/>
              </w:rPr>
              <w:t>610</w:t>
            </w:r>
          </w:p>
        </w:tc>
        <w:tc>
          <w:tcPr>
            <w:tcW w:w="727" w:type="dxa"/>
            <w:tcBorders>
              <w:top w:val="single" w:color="000000" w:sz="3" w:space="0"/>
              <w:left w:val="nil"/>
              <w:bottom w:val="double" w:color="000000" w:sz="3" w:space="0"/>
              <w:right w:val="nil"/>
            </w:tcBorders>
            <w:tcPrChange w:author="Mohamed SALEM" w:date="2023-10-27T09:08:00Z" w:id="410">
              <w:tcPr>
                <w:tcW w:w="727" w:type="dxa"/>
                <w:tcBorders>
                  <w:top w:val="single" w:color="000000" w:sz="3" w:space="0"/>
                  <w:left w:val="nil"/>
                  <w:bottom w:val="double" w:color="000000" w:sz="3" w:space="0"/>
                  <w:right w:val="nil"/>
                </w:tcBorders>
              </w:tcPr>
            </w:tcPrChange>
          </w:tcPr>
          <w:p w:rsidR="001742B9" w:rsidRDefault="00256ADB" w14:paraId="30A436EB" w14:textId="77777777">
            <w:pPr>
              <w:spacing w:after="0" w:line="259" w:lineRule="auto"/>
              <w:ind w:left="167" w:right="0" w:firstLine="0"/>
              <w:jc w:val="left"/>
            </w:pPr>
            <w:r>
              <w:rPr>
                <w:sz w:val="14"/>
              </w:rPr>
              <w:t>610</w:t>
            </w:r>
          </w:p>
        </w:tc>
        <w:tc>
          <w:tcPr>
            <w:tcW w:w="886" w:type="dxa"/>
            <w:tcBorders>
              <w:top w:val="single" w:color="000000" w:sz="3" w:space="0"/>
              <w:left w:val="nil"/>
              <w:bottom w:val="double" w:color="000000" w:sz="3" w:space="0"/>
              <w:right w:val="nil"/>
            </w:tcBorders>
            <w:tcPrChange w:author="Mohamed SALEM" w:date="2023-10-27T09:08:00Z" w:id="411">
              <w:tcPr>
                <w:tcW w:w="886" w:type="dxa"/>
                <w:tcBorders>
                  <w:top w:val="single" w:color="000000" w:sz="3" w:space="0"/>
                  <w:left w:val="nil"/>
                  <w:bottom w:val="double" w:color="000000" w:sz="3" w:space="0"/>
                  <w:right w:val="nil"/>
                </w:tcBorders>
              </w:tcPr>
            </w:tcPrChange>
          </w:tcPr>
          <w:p w:rsidR="001742B9" w:rsidRDefault="00256ADB" w14:paraId="26DBA95E" w14:textId="77777777">
            <w:pPr>
              <w:spacing w:after="0" w:line="259" w:lineRule="auto"/>
              <w:ind w:left="266" w:right="0" w:firstLine="0"/>
              <w:jc w:val="left"/>
            </w:pPr>
            <w:r>
              <w:rPr>
                <w:sz w:val="14"/>
              </w:rPr>
              <w:t>760</w:t>
            </w:r>
          </w:p>
        </w:tc>
        <w:tc>
          <w:tcPr>
            <w:tcW w:w="888" w:type="dxa"/>
            <w:tcBorders>
              <w:top w:val="single" w:color="000000" w:sz="3" w:space="0"/>
              <w:left w:val="nil"/>
              <w:bottom w:val="double" w:color="000000" w:sz="3" w:space="0"/>
              <w:right w:val="nil"/>
            </w:tcBorders>
            <w:tcPrChange w:author="Mohamed SALEM" w:date="2023-10-27T09:08:00Z" w:id="412">
              <w:tcPr>
                <w:tcW w:w="888" w:type="dxa"/>
                <w:tcBorders>
                  <w:top w:val="single" w:color="000000" w:sz="3" w:space="0"/>
                  <w:left w:val="nil"/>
                  <w:bottom w:val="double" w:color="000000" w:sz="3" w:space="0"/>
                  <w:right w:val="nil"/>
                </w:tcBorders>
              </w:tcPr>
            </w:tcPrChange>
          </w:tcPr>
          <w:p w:rsidR="001742B9" w:rsidRDefault="00256ADB" w14:paraId="53FD4660" w14:textId="77777777">
            <w:pPr>
              <w:spacing w:after="0" w:line="259" w:lineRule="auto"/>
              <w:ind w:left="255" w:right="0" w:firstLine="0"/>
              <w:jc w:val="left"/>
            </w:pPr>
            <w:r>
              <w:rPr>
                <w:sz w:val="14"/>
              </w:rPr>
              <w:t>760</w:t>
            </w:r>
          </w:p>
        </w:tc>
        <w:tc>
          <w:tcPr>
            <w:tcW w:w="727" w:type="dxa"/>
            <w:tcBorders>
              <w:top w:val="single" w:color="000000" w:sz="3" w:space="0"/>
              <w:left w:val="nil"/>
              <w:bottom w:val="double" w:color="000000" w:sz="3" w:space="0"/>
              <w:right w:val="nil"/>
            </w:tcBorders>
            <w:tcPrChange w:author="Mohamed SALEM" w:date="2023-10-27T09:08:00Z" w:id="413">
              <w:tcPr>
                <w:tcW w:w="727" w:type="dxa"/>
                <w:tcBorders>
                  <w:top w:val="single" w:color="000000" w:sz="3" w:space="0"/>
                  <w:left w:val="nil"/>
                  <w:bottom w:val="double" w:color="000000" w:sz="3" w:space="0"/>
                  <w:right w:val="nil"/>
                </w:tcBorders>
              </w:tcPr>
            </w:tcPrChange>
          </w:tcPr>
          <w:p w:rsidR="001742B9" w:rsidRDefault="00256ADB" w14:paraId="3681B8CD" w14:textId="77777777">
            <w:pPr>
              <w:spacing w:after="0" w:line="259" w:lineRule="auto"/>
              <w:ind w:left="155" w:right="0" w:firstLine="0"/>
              <w:jc w:val="left"/>
            </w:pPr>
            <w:r>
              <w:rPr>
                <w:sz w:val="14"/>
              </w:rPr>
              <w:t>760</w:t>
            </w:r>
          </w:p>
        </w:tc>
        <w:tc>
          <w:tcPr>
            <w:tcW w:w="925" w:type="dxa"/>
            <w:tcBorders>
              <w:top w:val="single" w:color="000000" w:sz="3" w:space="0"/>
              <w:left w:val="nil"/>
              <w:bottom w:val="double" w:color="000000" w:sz="3" w:space="0"/>
              <w:right w:val="nil"/>
            </w:tcBorders>
            <w:tcPrChange w:author="Mohamed SALEM" w:date="2023-10-27T09:08:00Z" w:id="414">
              <w:tcPr>
                <w:tcW w:w="925" w:type="dxa"/>
                <w:tcBorders>
                  <w:top w:val="single" w:color="000000" w:sz="3" w:space="0"/>
                  <w:left w:val="nil"/>
                  <w:bottom w:val="double" w:color="000000" w:sz="3" w:space="0"/>
                  <w:right w:val="nil"/>
                </w:tcBorders>
              </w:tcPr>
            </w:tcPrChange>
          </w:tcPr>
          <w:p w:rsidR="001742B9" w:rsidRDefault="00256ADB" w14:paraId="299B67D7" w14:textId="77777777">
            <w:pPr>
              <w:spacing w:after="0" w:line="259" w:lineRule="auto"/>
              <w:ind w:left="255" w:right="0" w:firstLine="0"/>
              <w:jc w:val="left"/>
            </w:pPr>
            <w:r>
              <w:rPr>
                <w:sz w:val="14"/>
              </w:rPr>
              <w:t>294</w:t>
            </w:r>
          </w:p>
        </w:tc>
        <w:tc>
          <w:tcPr>
            <w:tcW w:w="838" w:type="dxa"/>
            <w:tcBorders>
              <w:top w:val="single" w:color="000000" w:sz="3" w:space="0"/>
              <w:left w:val="nil"/>
              <w:bottom w:val="double" w:color="000000" w:sz="3" w:space="0"/>
              <w:right w:val="nil"/>
            </w:tcBorders>
            <w:tcPrChange w:author="Mohamed SALEM" w:date="2023-10-27T09:08:00Z" w:id="415">
              <w:tcPr>
                <w:tcW w:w="838" w:type="dxa"/>
                <w:tcBorders>
                  <w:top w:val="single" w:color="000000" w:sz="3" w:space="0"/>
                  <w:left w:val="nil"/>
                  <w:bottom w:val="double" w:color="000000" w:sz="3" w:space="0"/>
                  <w:right w:val="nil"/>
                </w:tcBorders>
              </w:tcPr>
            </w:tcPrChange>
          </w:tcPr>
          <w:p w:rsidR="001742B9" w:rsidRDefault="00256ADB" w14:paraId="49EB7500" w14:textId="77777777">
            <w:pPr>
              <w:spacing w:after="0" w:line="259" w:lineRule="auto"/>
              <w:ind w:left="205" w:right="0" w:firstLine="0"/>
              <w:jc w:val="left"/>
            </w:pPr>
            <w:r>
              <w:rPr>
                <w:sz w:val="14"/>
              </w:rPr>
              <w:t>294</w:t>
            </w:r>
          </w:p>
        </w:tc>
        <w:tc>
          <w:tcPr>
            <w:tcW w:w="636" w:type="dxa"/>
            <w:tcBorders>
              <w:top w:val="single" w:color="000000" w:sz="3" w:space="0"/>
              <w:left w:val="nil"/>
              <w:bottom w:val="double" w:color="000000" w:sz="3" w:space="0"/>
              <w:right w:val="nil"/>
            </w:tcBorders>
            <w:tcPrChange w:author="Mohamed SALEM" w:date="2023-10-27T09:08:00Z" w:id="416">
              <w:tcPr>
                <w:tcW w:w="636" w:type="dxa"/>
                <w:tcBorders>
                  <w:top w:val="single" w:color="000000" w:sz="3" w:space="0"/>
                  <w:left w:val="nil"/>
                  <w:bottom w:val="double" w:color="000000" w:sz="3" w:space="0"/>
                  <w:right w:val="nil"/>
                </w:tcBorders>
              </w:tcPr>
            </w:tcPrChange>
          </w:tcPr>
          <w:p w:rsidR="001742B9" w:rsidRDefault="00256ADB" w14:paraId="68F46F4B" w14:textId="77777777">
            <w:pPr>
              <w:spacing w:after="0" w:line="259" w:lineRule="auto"/>
              <w:ind w:left="156" w:right="0" w:firstLine="0"/>
              <w:jc w:val="left"/>
            </w:pPr>
            <w:r>
              <w:rPr>
                <w:sz w:val="14"/>
              </w:rPr>
              <w:t>294</w:t>
            </w:r>
          </w:p>
        </w:tc>
      </w:tr>
    </w:tbl>
    <w:p w:rsidR="00FB5237" w:rsidP="00FB5237" w:rsidRDefault="00FB5237" w14:paraId="050D9C2D" w14:textId="26C0C938">
      <w:pPr>
        <w:ind w:left="0" w:firstLine="0"/>
        <w:rPr>
          <w:ins w:author="Mohamed SALEM" w:date="2023-10-27T09:08:00Z" w:id="417"/>
        </w:rPr>
      </w:pPr>
      <w:ins w:author="Mohamed SALEM" w:date="2023-10-27T09:08:00Z" w:id="418">
        <w:r>
          <w:t>When comparing the conventional CARI with the CARI using income sources</w:t>
        </w:r>
      </w:ins>
      <w:ins w:author="Mohamed SALEM" w:date="2023-10-27T09:09:00Z" w:id="419">
        <w:r>
          <w:t xml:space="preserve"> from the same survey modality and</w:t>
        </w:r>
      </w:ins>
      <w:ins w:author="Mohamed SALEM" w:date="2023-10-27T11:04:00Z" w:id="420">
        <w:r w:rsidR="00586236">
          <w:t xml:space="preserve"> the same</w:t>
        </w:r>
      </w:ins>
      <w:ins w:author="Mohamed SALEM" w:date="2023-10-27T09:09:00Z" w:id="421">
        <w:r>
          <w:t xml:space="preserve"> households (paired sample)</w:t>
        </w:r>
        <w:r w:rsidR="00B614B4">
          <w:t xml:space="preserve">. The </w:t>
        </w:r>
        <w:r w:rsidR="00045A94">
          <w:t xml:space="preserve">CARI using </w:t>
        </w:r>
        <w:r w:rsidR="00B614B4">
          <w:t>income source</w:t>
        </w:r>
        <w:r w:rsidR="00045A94">
          <w:t xml:space="preserve"> was conserv</w:t>
        </w:r>
      </w:ins>
      <w:ins w:author="Mohamed SALEM" w:date="2023-10-27T09:10:00Z" w:id="422">
        <w:r w:rsidR="00045A94">
          <w:t>ative in measuring food insecurity b</w:t>
        </w:r>
        <w:r w:rsidR="000F0192">
          <w:t xml:space="preserve">y 6 </w:t>
        </w:r>
      </w:ins>
      <w:ins w:author="Mohamed SALEM" w:date="2023-10-27T09:11:00Z" w:id="423">
        <w:r w:rsidR="00F926FB">
          <w:t xml:space="preserve">- </w:t>
        </w:r>
      </w:ins>
      <w:ins w:author="Mohamed SALEM" w:date="2023-10-27T09:10:00Z" w:id="424">
        <w:r w:rsidR="000F0192">
          <w:t xml:space="preserve">22 points in </w:t>
        </w:r>
      </w:ins>
      <w:ins w:author="Mohamed SALEM" w:date="2023-10-27T09:11:00Z" w:id="425">
        <w:r w:rsidR="00177D8E">
          <w:t xml:space="preserve">the three countries. </w:t>
        </w:r>
      </w:ins>
      <w:ins w:author="Mohamed SALEM" w:date="2023-10-27T09:10:00Z" w:id="426">
        <w:r w:rsidR="000F0192">
          <w:t xml:space="preserve"> </w:t>
        </w:r>
      </w:ins>
      <w:ins w:author="Mohamed SALEM" w:date="2023-10-27T09:08:00Z" w:id="427">
        <w:r>
          <w:br w:type="page"/>
        </w:r>
      </w:ins>
    </w:p>
    <w:p w:rsidR="00FB5237" w:rsidP="00FB5237" w:rsidRDefault="00FB5237" w14:paraId="02BADFAC" w14:textId="77777777">
      <w:pPr>
        <w:ind w:left="0" w:firstLine="0"/>
        <w:rPr>
          <w:ins w:author="Mohamed SALEM" w:date="2023-10-27T09:08:00Z" w:id="428"/>
        </w:rPr>
        <w:pPrChange w:author="Mohamed SALEM" w:date="2023-10-27T09:08:00Z" w:id="429">
          <w:pPr/>
        </w:pPrChange>
      </w:pPr>
    </w:p>
    <w:tbl>
      <w:tblPr>
        <w:tblW w:w="9360" w:type="dxa"/>
        <w:tblCellMar>
          <w:top w:w="20" w:type="dxa"/>
          <w:bottom w:w="20" w:type="dxa"/>
          <w:right w:w="17" w:type="dxa"/>
        </w:tblCellMar>
        <w:tblLook w:val="04A0" w:firstRow="1" w:lastRow="0" w:firstColumn="1" w:lastColumn="0" w:noHBand="0" w:noVBand="1"/>
        <w:tblPrChange w:author="Mohamed SALEM" w:date="2023-10-27T09:08:00Z" w:id="430">
          <w:tblPr>
            <w:tblW w:w="9360" w:type="dxa"/>
            <w:tblCellMar>
              <w:top w:w="20" w:type="dxa"/>
              <w:bottom w:w="20" w:type="dxa"/>
              <w:right w:w="17" w:type="dxa"/>
            </w:tblCellMar>
            <w:tblLook w:val="04A0" w:firstRow="1" w:lastRow="0" w:firstColumn="1" w:lastColumn="0" w:noHBand="0" w:noVBand="1"/>
          </w:tblPr>
        </w:tblPrChange>
      </w:tblPr>
      <w:tblGrid>
        <w:gridCol w:w="1924"/>
        <w:gridCol w:w="880"/>
        <w:gridCol w:w="929"/>
        <w:gridCol w:w="727"/>
        <w:gridCol w:w="886"/>
        <w:gridCol w:w="888"/>
        <w:gridCol w:w="727"/>
        <w:gridCol w:w="925"/>
        <w:gridCol w:w="838"/>
        <w:gridCol w:w="636"/>
        <w:tblGridChange w:id="431">
          <w:tblGrid>
            <w:gridCol w:w="1924"/>
            <w:gridCol w:w="880"/>
            <w:gridCol w:w="929"/>
            <w:gridCol w:w="727"/>
            <w:gridCol w:w="886"/>
            <w:gridCol w:w="888"/>
            <w:gridCol w:w="727"/>
            <w:gridCol w:w="925"/>
            <w:gridCol w:w="838"/>
            <w:gridCol w:w="636"/>
          </w:tblGrid>
        </w:tblGridChange>
      </w:tblGrid>
      <w:tr w:rsidR="001742B9" w:rsidTr="00FB5237" w14:paraId="63A2710A" w14:textId="77777777">
        <w:trPr>
          <w:trHeight w:val="4394"/>
          <w:trPrChange w:author="Mohamed SALEM" w:date="2023-10-27T09:08:00Z" w:id="432">
            <w:trPr>
              <w:trHeight w:val="4394"/>
            </w:trPr>
          </w:trPrChange>
        </w:trPr>
        <w:tc>
          <w:tcPr>
            <w:tcW w:w="3733" w:type="dxa"/>
            <w:gridSpan w:val="3"/>
            <w:tcBorders>
              <w:top w:val="double" w:color="000000" w:sz="3" w:space="0"/>
              <w:left w:val="nil"/>
              <w:bottom w:val="double" w:color="000000" w:sz="3" w:space="0"/>
              <w:right w:val="nil"/>
            </w:tcBorders>
            <w:tcPrChange w:author="Mohamed SALEM" w:date="2023-10-27T09:08:00Z" w:id="433">
              <w:tcPr>
                <w:tcW w:w="3732" w:type="dxa"/>
                <w:gridSpan w:val="3"/>
                <w:tcBorders>
                  <w:top w:val="double" w:color="000000" w:sz="3" w:space="0"/>
                  <w:left w:val="nil"/>
                  <w:bottom w:val="double" w:color="000000" w:sz="3" w:space="0"/>
                  <w:right w:val="nil"/>
                </w:tcBorders>
              </w:tcPr>
            </w:tcPrChange>
          </w:tcPr>
          <w:p w:rsidR="001742B9" w:rsidRDefault="00256ADB" w14:paraId="374086D6" w14:textId="544C0FF9">
            <w:pPr>
              <w:spacing w:after="3610" w:line="243" w:lineRule="auto"/>
              <w:ind w:left="0" w:right="0" w:firstLine="33"/>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 For CAR, the sample is limited to phone owners only.</w:t>
            </w:r>
          </w:p>
          <w:p w:rsidR="001742B9" w:rsidRDefault="00256ADB" w14:paraId="41818128" w14:textId="77777777">
            <w:pPr>
              <w:spacing w:after="0" w:line="259" w:lineRule="auto"/>
              <w:ind w:left="0" w:right="12" w:firstLine="0"/>
              <w:jc w:val="right"/>
            </w:pPr>
            <w:r>
              <w:rPr>
                <w:sz w:val="18"/>
              </w:rPr>
              <w:t>Table 7: Impact of Indicator Compo</w:t>
            </w:r>
          </w:p>
        </w:tc>
        <w:tc>
          <w:tcPr>
            <w:tcW w:w="727" w:type="dxa"/>
            <w:tcBorders>
              <w:top w:val="double" w:color="000000" w:sz="3" w:space="0"/>
              <w:left w:val="nil"/>
              <w:bottom w:val="double" w:color="000000" w:sz="3" w:space="0"/>
              <w:right w:val="nil"/>
            </w:tcBorders>
            <w:vAlign w:val="bottom"/>
            <w:tcPrChange w:author="Mohamed SALEM" w:date="2023-10-27T09:08:00Z" w:id="434">
              <w:tcPr>
                <w:tcW w:w="727" w:type="dxa"/>
                <w:tcBorders>
                  <w:top w:val="double" w:color="000000" w:sz="3" w:space="0"/>
                  <w:left w:val="nil"/>
                  <w:bottom w:val="double" w:color="000000" w:sz="3" w:space="0"/>
                  <w:right w:val="nil"/>
                </w:tcBorders>
                <w:vAlign w:val="bottom"/>
              </w:tcPr>
            </w:tcPrChange>
          </w:tcPr>
          <w:p w:rsidR="001742B9" w:rsidRDefault="00256ADB" w14:paraId="2044A4F7" w14:textId="77777777">
            <w:pPr>
              <w:spacing w:after="0" w:line="259" w:lineRule="auto"/>
              <w:ind w:left="-29" w:right="0" w:firstLine="0"/>
            </w:pPr>
            <w:proofErr w:type="spellStart"/>
            <w:r>
              <w:rPr>
                <w:sz w:val="18"/>
              </w:rPr>
              <w:t>sition</w:t>
            </w:r>
            <w:proofErr w:type="spellEnd"/>
            <w:r>
              <w:rPr>
                <w:sz w:val="18"/>
              </w:rPr>
              <w:t>: P</w:t>
            </w:r>
          </w:p>
        </w:tc>
        <w:tc>
          <w:tcPr>
            <w:tcW w:w="886" w:type="dxa"/>
            <w:tcBorders>
              <w:top w:val="double" w:color="000000" w:sz="3" w:space="0"/>
              <w:left w:val="nil"/>
              <w:bottom w:val="double" w:color="000000" w:sz="3" w:space="0"/>
              <w:right w:val="nil"/>
            </w:tcBorders>
            <w:vAlign w:val="bottom"/>
            <w:tcPrChange w:author="Mohamed SALEM" w:date="2023-10-27T09:08:00Z" w:id="435">
              <w:tcPr>
                <w:tcW w:w="886" w:type="dxa"/>
                <w:tcBorders>
                  <w:top w:val="double" w:color="000000" w:sz="3" w:space="0"/>
                  <w:left w:val="nil"/>
                  <w:bottom w:val="double" w:color="000000" w:sz="3" w:space="0"/>
                  <w:right w:val="nil"/>
                </w:tcBorders>
                <w:vAlign w:val="bottom"/>
              </w:tcPr>
            </w:tcPrChange>
          </w:tcPr>
          <w:p w:rsidR="001742B9" w:rsidRDefault="00256ADB" w14:paraId="04794B83" w14:textId="77777777">
            <w:pPr>
              <w:spacing w:after="0" w:line="259" w:lineRule="auto"/>
              <w:ind w:left="-66" w:right="0" w:firstLine="0"/>
            </w:pPr>
            <w:r>
              <w:rPr>
                <w:sz w:val="18"/>
              </w:rPr>
              <w:t xml:space="preserve">aired </w:t>
            </w:r>
            <w:proofErr w:type="spellStart"/>
            <w:r>
              <w:rPr>
                <w:sz w:val="18"/>
              </w:rPr>
              <w:t>rCAR</w:t>
            </w:r>
            <w:proofErr w:type="spellEnd"/>
          </w:p>
        </w:tc>
        <w:tc>
          <w:tcPr>
            <w:tcW w:w="888" w:type="dxa"/>
            <w:tcBorders>
              <w:top w:val="double" w:color="000000" w:sz="3" w:space="0"/>
              <w:left w:val="nil"/>
              <w:bottom w:val="double" w:color="000000" w:sz="3" w:space="0"/>
              <w:right w:val="nil"/>
            </w:tcBorders>
            <w:vAlign w:val="bottom"/>
            <w:tcPrChange w:author="Mohamed SALEM" w:date="2023-10-27T09:08:00Z" w:id="436">
              <w:tcPr>
                <w:tcW w:w="888" w:type="dxa"/>
                <w:tcBorders>
                  <w:top w:val="double" w:color="000000" w:sz="3" w:space="0"/>
                  <w:left w:val="nil"/>
                  <w:bottom w:val="double" w:color="000000" w:sz="3" w:space="0"/>
                  <w:right w:val="nil"/>
                </w:tcBorders>
                <w:vAlign w:val="bottom"/>
              </w:tcPr>
            </w:tcPrChange>
          </w:tcPr>
          <w:p w:rsidR="001742B9" w:rsidRDefault="00256ADB" w14:paraId="3C528169" w14:textId="77777777">
            <w:pPr>
              <w:spacing w:after="0" w:line="259" w:lineRule="auto"/>
              <w:ind w:left="-17" w:right="0" w:firstLine="0"/>
              <w:jc w:val="left"/>
            </w:pPr>
            <w:r>
              <w:rPr>
                <w:sz w:val="18"/>
              </w:rPr>
              <w:t>I-FES vs.</w:t>
            </w:r>
          </w:p>
        </w:tc>
        <w:tc>
          <w:tcPr>
            <w:tcW w:w="727" w:type="dxa"/>
            <w:tcBorders>
              <w:top w:val="double" w:color="000000" w:sz="3" w:space="0"/>
              <w:left w:val="nil"/>
              <w:bottom w:val="double" w:color="000000" w:sz="3" w:space="0"/>
              <w:right w:val="nil"/>
            </w:tcBorders>
            <w:vAlign w:val="bottom"/>
            <w:tcPrChange w:author="Mohamed SALEM" w:date="2023-10-27T09:08:00Z" w:id="437">
              <w:tcPr>
                <w:tcW w:w="727" w:type="dxa"/>
                <w:tcBorders>
                  <w:top w:val="double" w:color="000000" w:sz="3" w:space="0"/>
                  <w:left w:val="nil"/>
                  <w:bottom w:val="double" w:color="000000" w:sz="3" w:space="0"/>
                  <w:right w:val="nil"/>
                </w:tcBorders>
                <w:vAlign w:val="bottom"/>
              </w:tcPr>
            </w:tcPrChange>
          </w:tcPr>
          <w:p w:rsidR="001742B9" w:rsidRDefault="00256ADB" w14:paraId="443B620D" w14:textId="77777777">
            <w:pPr>
              <w:spacing w:after="0" w:line="259" w:lineRule="auto"/>
              <w:ind w:left="-70" w:right="0" w:firstLine="0"/>
            </w:pPr>
            <w:proofErr w:type="spellStart"/>
            <w:r>
              <w:rPr>
                <w:sz w:val="18"/>
              </w:rPr>
              <w:t>rCARI</w:t>
            </w:r>
            <w:proofErr w:type="spellEnd"/>
            <w:r>
              <w:rPr>
                <w:sz w:val="18"/>
              </w:rPr>
              <w:t>-In</w:t>
            </w:r>
          </w:p>
        </w:tc>
        <w:tc>
          <w:tcPr>
            <w:tcW w:w="925" w:type="dxa"/>
            <w:tcBorders>
              <w:top w:val="double" w:color="000000" w:sz="3" w:space="0"/>
              <w:left w:val="nil"/>
              <w:bottom w:val="double" w:color="000000" w:sz="3" w:space="0"/>
              <w:right w:val="nil"/>
            </w:tcBorders>
            <w:vAlign w:val="bottom"/>
            <w:tcPrChange w:author="Mohamed SALEM" w:date="2023-10-27T09:08:00Z" w:id="438">
              <w:tcPr>
                <w:tcW w:w="925" w:type="dxa"/>
                <w:tcBorders>
                  <w:top w:val="double" w:color="000000" w:sz="3" w:space="0"/>
                  <w:left w:val="nil"/>
                  <w:bottom w:val="double" w:color="000000" w:sz="3" w:space="0"/>
                  <w:right w:val="nil"/>
                </w:tcBorders>
                <w:vAlign w:val="bottom"/>
              </w:tcPr>
            </w:tcPrChange>
          </w:tcPr>
          <w:p w:rsidR="001742B9" w:rsidRDefault="00256ADB" w14:paraId="352D5C73" w14:textId="77777777">
            <w:pPr>
              <w:spacing w:after="0" w:line="259" w:lineRule="auto"/>
              <w:ind w:left="-26" w:right="0" w:firstLine="0"/>
            </w:pPr>
            <w:r>
              <w:rPr>
                <w:sz w:val="18"/>
              </w:rPr>
              <w:t xml:space="preserve">c in </w:t>
            </w:r>
            <w:proofErr w:type="spellStart"/>
            <w:r>
              <w:rPr>
                <w:sz w:val="18"/>
              </w:rPr>
              <w:t>Remot</w:t>
            </w:r>
            <w:proofErr w:type="spellEnd"/>
          </w:p>
        </w:tc>
        <w:tc>
          <w:tcPr>
            <w:tcW w:w="838" w:type="dxa"/>
            <w:tcBorders>
              <w:top w:val="double" w:color="000000" w:sz="3" w:space="0"/>
              <w:left w:val="nil"/>
              <w:bottom w:val="double" w:color="000000" w:sz="3" w:space="0"/>
              <w:right w:val="nil"/>
            </w:tcBorders>
            <w:vAlign w:val="bottom"/>
            <w:tcPrChange w:author="Mohamed SALEM" w:date="2023-10-27T09:08:00Z" w:id="439">
              <w:tcPr>
                <w:tcW w:w="838" w:type="dxa"/>
                <w:tcBorders>
                  <w:top w:val="double" w:color="000000" w:sz="3" w:space="0"/>
                  <w:left w:val="nil"/>
                  <w:bottom w:val="double" w:color="000000" w:sz="3" w:space="0"/>
                  <w:right w:val="nil"/>
                </w:tcBorders>
                <w:vAlign w:val="bottom"/>
              </w:tcPr>
            </w:tcPrChange>
          </w:tcPr>
          <w:p w:rsidR="001742B9" w:rsidRDefault="00256ADB" w14:paraId="28406572" w14:textId="77777777">
            <w:pPr>
              <w:spacing w:after="0" w:line="259" w:lineRule="auto"/>
              <w:ind w:left="-64" w:right="0" w:firstLine="0"/>
              <w:jc w:val="left"/>
            </w:pPr>
            <w:r>
              <w:rPr>
                <w:sz w:val="18"/>
              </w:rPr>
              <w:t>e Surveys</w:t>
            </w:r>
          </w:p>
        </w:tc>
        <w:tc>
          <w:tcPr>
            <w:tcW w:w="636" w:type="dxa"/>
            <w:tcBorders>
              <w:top w:val="double" w:color="000000" w:sz="3" w:space="0"/>
              <w:left w:val="nil"/>
              <w:bottom w:val="double" w:color="000000" w:sz="3" w:space="0"/>
              <w:right w:val="nil"/>
            </w:tcBorders>
            <w:tcPrChange w:author="Mohamed SALEM" w:date="2023-10-27T09:08:00Z" w:id="440">
              <w:tcPr>
                <w:tcW w:w="636" w:type="dxa"/>
                <w:tcBorders>
                  <w:top w:val="double" w:color="000000" w:sz="3" w:space="0"/>
                  <w:left w:val="nil"/>
                  <w:bottom w:val="double" w:color="000000" w:sz="3" w:space="0"/>
                  <w:right w:val="nil"/>
                </w:tcBorders>
              </w:tcPr>
            </w:tcPrChange>
          </w:tcPr>
          <w:p w:rsidR="001742B9" w:rsidRDefault="001742B9" w14:paraId="49808CB2" w14:textId="77777777">
            <w:pPr>
              <w:spacing w:after="160" w:line="259" w:lineRule="auto"/>
              <w:ind w:left="0" w:right="0" w:firstLine="0"/>
              <w:jc w:val="left"/>
            </w:pPr>
          </w:p>
        </w:tc>
      </w:tr>
      <w:tr w:rsidR="00FB5237" w:rsidTr="00FB5237" w14:paraId="53D216CB" w14:textId="77777777">
        <w:trPr>
          <w:trHeight w:val="4394"/>
          <w:ins w:author="Mohamed SALEM" w:date="2023-10-27T09:07:00Z" w:id="441"/>
          <w:trPrChange w:author="Mohamed SALEM" w:date="2023-10-27T09:08:00Z" w:id="442">
            <w:trPr>
              <w:trHeight w:val="4394"/>
            </w:trPr>
          </w:trPrChange>
        </w:trPr>
        <w:tc>
          <w:tcPr>
            <w:tcW w:w="3733" w:type="dxa"/>
            <w:gridSpan w:val="3"/>
            <w:tcBorders>
              <w:top w:val="double" w:color="000000" w:sz="3" w:space="0"/>
              <w:left w:val="nil"/>
              <w:bottom w:val="double" w:color="000000" w:sz="3" w:space="0"/>
              <w:right w:val="nil"/>
            </w:tcBorders>
            <w:tcPrChange w:author="Mohamed SALEM" w:date="2023-10-27T09:08:00Z" w:id="443">
              <w:tcPr>
                <w:tcW w:w="3732" w:type="dxa"/>
                <w:gridSpan w:val="3"/>
                <w:tcBorders>
                  <w:top w:val="double" w:color="000000" w:sz="3" w:space="0"/>
                  <w:left w:val="nil"/>
                  <w:bottom w:val="double" w:color="000000" w:sz="3" w:space="0"/>
                  <w:right w:val="nil"/>
                </w:tcBorders>
              </w:tcPr>
            </w:tcPrChange>
          </w:tcPr>
          <w:p w:rsidR="00FB5237" w:rsidRDefault="00FB5237" w14:paraId="32C79E04" w14:textId="77777777">
            <w:pPr>
              <w:spacing w:after="3610" w:line="243" w:lineRule="auto"/>
              <w:ind w:left="0" w:right="0" w:firstLine="33"/>
              <w:jc w:val="left"/>
              <w:rPr>
                <w:ins w:author="Mohamed SALEM" w:date="2023-10-27T09:07:00Z" w:id="444"/>
                <w:sz w:val="14"/>
              </w:rPr>
            </w:pPr>
          </w:p>
          <w:p w:rsidR="00FB5237" w:rsidRDefault="00FB5237" w14:paraId="05859D8C" w14:textId="01EE6C91">
            <w:pPr>
              <w:spacing w:after="3610" w:line="243" w:lineRule="auto"/>
              <w:ind w:left="0" w:right="0" w:firstLine="33"/>
              <w:jc w:val="left"/>
              <w:rPr>
                <w:ins w:author="Mohamed SALEM" w:date="2023-10-27T09:07:00Z" w:id="445"/>
                <w:sz w:val="14"/>
              </w:rPr>
            </w:pPr>
          </w:p>
        </w:tc>
        <w:tc>
          <w:tcPr>
            <w:tcW w:w="727" w:type="dxa"/>
            <w:tcBorders>
              <w:top w:val="double" w:color="000000" w:sz="3" w:space="0"/>
              <w:left w:val="nil"/>
              <w:bottom w:val="double" w:color="000000" w:sz="3" w:space="0"/>
              <w:right w:val="nil"/>
            </w:tcBorders>
            <w:vAlign w:val="bottom"/>
            <w:tcPrChange w:author="Mohamed SALEM" w:date="2023-10-27T09:08:00Z" w:id="446">
              <w:tcPr>
                <w:tcW w:w="727" w:type="dxa"/>
                <w:tcBorders>
                  <w:top w:val="double" w:color="000000" w:sz="3" w:space="0"/>
                  <w:left w:val="nil"/>
                  <w:bottom w:val="double" w:color="000000" w:sz="3" w:space="0"/>
                  <w:right w:val="nil"/>
                </w:tcBorders>
                <w:vAlign w:val="bottom"/>
              </w:tcPr>
            </w:tcPrChange>
          </w:tcPr>
          <w:p w:rsidR="00FB5237" w:rsidRDefault="00FB5237" w14:paraId="71F9C02D" w14:textId="77777777">
            <w:pPr>
              <w:spacing w:after="0" w:line="259" w:lineRule="auto"/>
              <w:ind w:left="-29" w:right="0" w:firstLine="0"/>
              <w:rPr>
                <w:ins w:author="Mohamed SALEM" w:date="2023-10-27T09:07:00Z" w:id="447"/>
                <w:sz w:val="18"/>
              </w:rPr>
            </w:pPr>
          </w:p>
        </w:tc>
        <w:tc>
          <w:tcPr>
            <w:tcW w:w="886" w:type="dxa"/>
            <w:tcBorders>
              <w:top w:val="double" w:color="000000" w:sz="3" w:space="0"/>
              <w:left w:val="nil"/>
              <w:bottom w:val="double" w:color="000000" w:sz="3" w:space="0"/>
              <w:right w:val="nil"/>
            </w:tcBorders>
            <w:vAlign w:val="bottom"/>
            <w:tcPrChange w:author="Mohamed SALEM" w:date="2023-10-27T09:08:00Z" w:id="448">
              <w:tcPr>
                <w:tcW w:w="886" w:type="dxa"/>
                <w:tcBorders>
                  <w:top w:val="double" w:color="000000" w:sz="3" w:space="0"/>
                  <w:left w:val="nil"/>
                  <w:bottom w:val="double" w:color="000000" w:sz="3" w:space="0"/>
                  <w:right w:val="nil"/>
                </w:tcBorders>
                <w:vAlign w:val="bottom"/>
              </w:tcPr>
            </w:tcPrChange>
          </w:tcPr>
          <w:p w:rsidR="00FB5237" w:rsidRDefault="00FB5237" w14:paraId="154E60A8" w14:textId="77777777">
            <w:pPr>
              <w:spacing w:after="0" w:line="259" w:lineRule="auto"/>
              <w:ind w:left="-66" w:right="0" w:firstLine="0"/>
              <w:rPr>
                <w:ins w:author="Mohamed SALEM" w:date="2023-10-27T09:07:00Z" w:id="449"/>
                <w:sz w:val="18"/>
              </w:rPr>
            </w:pPr>
          </w:p>
        </w:tc>
        <w:tc>
          <w:tcPr>
            <w:tcW w:w="888" w:type="dxa"/>
            <w:tcBorders>
              <w:top w:val="double" w:color="000000" w:sz="3" w:space="0"/>
              <w:left w:val="nil"/>
              <w:bottom w:val="double" w:color="000000" w:sz="3" w:space="0"/>
              <w:right w:val="nil"/>
            </w:tcBorders>
            <w:vAlign w:val="bottom"/>
            <w:tcPrChange w:author="Mohamed SALEM" w:date="2023-10-27T09:08:00Z" w:id="450">
              <w:tcPr>
                <w:tcW w:w="888" w:type="dxa"/>
                <w:tcBorders>
                  <w:top w:val="double" w:color="000000" w:sz="3" w:space="0"/>
                  <w:left w:val="nil"/>
                  <w:bottom w:val="double" w:color="000000" w:sz="3" w:space="0"/>
                  <w:right w:val="nil"/>
                </w:tcBorders>
                <w:vAlign w:val="bottom"/>
              </w:tcPr>
            </w:tcPrChange>
          </w:tcPr>
          <w:p w:rsidR="00FB5237" w:rsidRDefault="00FB5237" w14:paraId="7ADECC7E" w14:textId="77777777">
            <w:pPr>
              <w:spacing w:after="0" w:line="259" w:lineRule="auto"/>
              <w:ind w:left="-17" w:right="0" w:firstLine="0"/>
              <w:jc w:val="left"/>
              <w:rPr>
                <w:ins w:author="Mohamed SALEM" w:date="2023-10-27T09:07:00Z" w:id="451"/>
                <w:sz w:val="18"/>
              </w:rPr>
            </w:pPr>
          </w:p>
        </w:tc>
        <w:tc>
          <w:tcPr>
            <w:tcW w:w="727" w:type="dxa"/>
            <w:tcBorders>
              <w:top w:val="double" w:color="000000" w:sz="3" w:space="0"/>
              <w:left w:val="nil"/>
              <w:bottom w:val="double" w:color="000000" w:sz="3" w:space="0"/>
              <w:right w:val="nil"/>
            </w:tcBorders>
            <w:vAlign w:val="bottom"/>
            <w:tcPrChange w:author="Mohamed SALEM" w:date="2023-10-27T09:08:00Z" w:id="452">
              <w:tcPr>
                <w:tcW w:w="727" w:type="dxa"/>
                <w:tcBorders>
                  <w:top w:val="double" w:color="000000" w:sz="3" w:space="0"/>
                  <w:left w:val="nil"/>
                  <w:bottom w:val="double" w:color="000000" w:sz="3" w:space="0"/>
                  <w:right w:val="nil"/>
                </w:tcBorders>
                <w:vAlign w:val="bottom"/>
              </w:tcPr>
            </w:tcPrChange>
          </w:tcPr>
          <w:p w:rsidR="00FB5237" w:rsidRDefault="00FB5237" w14:paraId="5057F835" w14:textId="77777777">
            <w:pPr>
              <w:spacing w:after="0" w:line="259" w:lineRule="auto"/>
              <w:ind w:left="-70" w:right="0" w:firstLine="0"/>
              <w:rPr>
                <w:ins w:author="Mohamed SALEM" w:date="2023-10-27T09:07:00Z" w:id="453"/>
                <w:sz w:val="18"/>
              </w:rPr>
            </w:pPr>
          </w:p>
        </w:tc>
        <w:tc>
          <w:tcPr>
            <w:tcW w:w="925" w:type="dxa"/>
            <w:tcBorders>
              <w:top w:val="double" w:color="000000" w:sz="3" w:space="0"/>
              <w:left w:val="nil"/>
              <w:bottom w:val="double" w:color="000000" w:sz="3" w:space="0"/>
              <w:right w:val="nil"/>
            </w:tcBorders>
            <w:vAlign w:val="bottom"/>
            <w:tcPrChange w:author="Mohamed SALEM" w:date="2023-10-27T09:08:00Z" w:id="454">
              <w:tcPr>
                <w:tcW w:w="925" w:type="dxa"/>
                <w:tcBorders>
                  <w:top w:val="double" w:color="000000" w:sz="3" w:space="0"/>
                  <w:left w:val="nil"/>
                  <w:bottom w:val="double" w:color="000000" w:sz="3" w:space="0"/>
                  <w:right w:val="nil"/>
                </w:tcBorders>
                <w:vAlign w:val="bottom"/>
              </w:tcPr>
            </w:tcPrChange>
          </w:tcPr>
          <w:p w:rsidR="00FB5237" w:rsidRDefault="00FB5237" w14:paraId="59D9DB99" w14:textId="77777777">
            <w:pPr>
              <w:spacing w:after="0" w:line="259" w:lineRule="auto"/>
              <w:ind w:left="-26" w:right="0" w:firstLine="0"/>
              <w:rPr>
                <w:ins w:author="Mohamed SALEM" w:date="2023-10-27T09:07:00Z" w:id="455"/>
                <w:sz w:val="18"/>
              </w:rPr>
            </w:pPr>
          </w:p>
        </w:tc>
        <w:tc>
          <w:tcPr>
            <w:tcW w:w="838" w:type="dxa"/>
            <w:tcBorders>
              <w:top w:val="double" w:color="000000" w:sz="3" w:space="0"/>
              <w:left w:val="nil"/>
              <w:bottom w:val="double" w:color="000000" w:sz="3" w:space="0"/>
              <w:right w:val="nil"/>
            </w:tcBorders>
            <w:vAlign w:val="bottom"/>
            <w:tcPrChange w:author="Mohamed SALEM" w:date="2023-10-27T09:08:00Z" w:id="456">
              <w:tcPr>
                <w:tcW w:w="838" w:type="dxa"/>
                <w:tcBorders>
                  <w:top w:val="double" w:color="000000" w:sz="3" w:space="0"/>
                  <w:left w:val="nil"/>
                  <w:bottom w:val="double" w:color="000000" w:sz="3" w:space="0"/>
                  <w:right w:val="nil"/>
                </w:tcBorders>
                <w:vAlign w:val="bottom"/>
              </w:tcPr>
            </w:tcPrChange>
          </w:tcPr>
          <w:p w:rsidR="00FB5237" w:rsidRDefault="00FB5237" w14:paraId="15CA6E53" w14:textId="77777777">
            <w:pPr>
              <w:spacing w:after="0" w:line="259" w:lineRule="auto"/>
              <w:ind w:left="-64" w:right="0" w:firstLine="0"/>
              <w:jc w:val="left"/>
              <w:rPr>
                <w:ins w:author="Mohamed SALEM" w:date="2023-10-27T09:07:00Z" w:id="457"/>
                <w:sz w:val="18"/>
              </w:rPr>
            </w:pPr>
          </w:p>
        </w:tc>
        <w:tc>
          <w:tcPr>
            <w:tcW w:w="636" w:type="dxa"/>
            <w:tcBorders>
              <w:top w:val="double" w:color="000000" w:sz="3" w:space="0"/>
              <w:left w:val="nil"/>
              <w:bottom w:val="double" w:color="000000" w:sz="3" w:space="0"/>
              <w:right w:val="nil"/>
            </w:tcBorders>
            <w:tcPrChange w:author="Mohamed SALEM" w:date="2023-10-27T09:08:00Z" w:id="458">
              <w:tcPr>
                <w:tcW w:w="636" w:type="dxa"/>
                <w:tcBorders>
                  <w:top w:val="double" w:color="000000" w:sz="3" w:space="0"/>
                  <w:left w:val="nil"/>
                  <w:bottom w:val="double" w:color="000000" w:sz="3" w:space="0"/>
                  <w:right w:val="nil"/>
                </w:tcBorders>
              </w:tcPr>
            </w:tcPrChange>
          </w:tcPr>
          <w:p w:rsidR="00FB5237" w:rsidRDefault="00FB5237" w14:paraId="11F735A8" w14:textId="77777777">
            <w:pPr>
              <w:spacing w:after="160" w:line="259" w:lineRule="auto"/>
              <w:ind w:left="0" w:right="0" w:firstLine="0"/>
              <w:jc w:val="left"/>
              <w:rPr>
                <w:ins w:author="Mohamed SALEM" w:date="2023-10-27T09:07:00Z" w:id="459"/>
              </w:rPr>
            </w:pPr>
          </w:p>
        </w:tc>
      </w:tr>
      <w:tr w:rsidR="00FB5237" w:rsidTr="00FB5237" w14:paraId="73896320" w14:textId="77777777">
        <w:trPr>
          <w:trHeight w:val="4394"/>
          <w:ins w:author="Mohamed SALEM" w:date="2023-10-27T09:07:00Z" w:id="460"/>
          <w:trPrChange w:author="Mohamed SALEM" w:date="2023-10-27T09:08:00Z" w:id="461">
            <w:trPr>
              <w:trHeight w:val="4394"/>
            </w:trPr>
          </w:trPrChange>
        </w:trPr>
        <w:tc>
          <w:tcPr>
            <w:tcW w:w="3733" w:type="dxa"/>
            <w:gridSpan w:val="3"/>
            <w:tcBorders>
              <w:top w:val="double" w:color="000000" w:sz="3" w:space="0"/>
              <w:left w:val="nil"/>
              <w:bottom w:val="double" w:color="000000" w:sz="3" w:space="0"/>
              <w:right w:val="nil"/>
            </w:tcBorders>
            <w:tcPrChange w:author="Mohamed SALEM" w:date="2023-10-27T09:08:00Z" w:id="462">
              <w:tcPr>
                <w:tcW w:w="3732" w:type="dxa"/>
                <w:gridSpan w:val="3"/>
                <w:tcBorders>
                  <w:top w:val="double" w:color="000000" w:sz="3" w:space="0"/>
                  <w:left w:val="nil"/>
                  <w:bottom w:val="double" w:color="000000" w:sz="3" w:space="0"/>
                  <w:right w:val="nil"/>
                </w:tcBorders>
              </w:tcPr>
            </w:tcPrChange>
          </w:tcPr>
          <w:p w:rsidR="00FB5237" w:rsidRDefault="00FB5237" w14:paraId="1521AF4F" w14:textId="77777777">
            <w:pPr>
              <w:spacing w:after="3610" w:line="243" w:lineRule="auto"/>
              <w:ind w:left="0" w:right="0" w:firstLine="33"/>
              <w:jc w:val="left"/>
              <w:rPr>
                <w:ins w:author="Mohamed SALEM" w:date="2023-10-27T09:07:00Z" w:id="463"/>
                <w:sz w:val="14"/>
              </w:rPr>
            </w:pPr>
          </w:p>
        </w:tc>
        <w:tc>
          <w:tcPr>
            <w:tcW w:w="727" w:type="dxa"/>
            <w:tcBorders>
              <w:top w:val="double" w:color="000000" w:sz="3" w:space="0"/>
              <w:left w:val="nil"/>
              <w:bottom w:val="double" w:color="000000" w:sz="3" w:space="0"/>
              <w:right w:val="nil"/>
            </w:tcBorders>
            <w:vAlign w:val="bottom"/>
            <w:tcPrChange w:author="Mohamed SALEM" w:date="2023-10-27T09:08:00Z" w:id="464">
              <w:tcPr>
                <w:tcW w:w="727" w:type="dxa"/>
                <w:tcBorders>
                  <w:top w:val="double" w:color="000000" w:sz="3" w:space="0"/>
                  <w:left w:val="nil"/>
                  <w:bottom w:val="double" w:color="000000" w:sz="3" w:space="0"/>
                  <w:right w:val="nil"/>
                </w:tcBorders>
                <w:vAlign w:val="bottom"/>
              </w:tcPr>
            </w:tcPrChange>
          </w:tcPr>
          <w:p w:rsidR="00FB5237" w:rsidRDefault="00FB5237" w14:paraId="484F317B" w14:textId="77777777">
            <w:pPr>
              <w:spacing w:after="0" w:line="259" w:lineRule="auto"/>
              <w:ind w:left="-29" w:right="0" w:firstLine="0"/>
              <w:rPr>
                <w:ins w:author="Mohamed SALEM" w:date="2023-10-27T09:07:00Z" w:id="465"/>
                <w:sz w:val="18"/>
              </w:rPr>
            </w:pPr>
          </w:p>
        </w:tc>
        <w:tc>
          <w:tcPr>
            <w:tcW w:w="886" w:type="dxa"/>
            <w:tcBorders>
              <w:top w:val="double" w:color="000000" w:sz="3" w:space="0"/>
              <w:left w:val="nil"/>
              <w:bottom w:val="double" w:color="000000" w:sz="3" w:space="0"/>
              <w:right w:val="nil"/>
            </w:tcBorders>
            <w:vAlign w:val="bottom"/>
            <w:tcPrChange w:author="Mohamed SALEM" w:date="2023-10-27T09:08:00Z" w:id="466">
              <w:tcPr>
                <w:tcW w:w="886" w:type="dxa"/>
                <w:tcBorders>
                  <w:top w:val="double" w:color="000000" w:sz="3" w:space="0"/>
                  <w:left w:val="nil"/>
                  <w:bottom w:val="double" w:color="000000" w:sz="3" w:space="0"/>
                  <w:right w:val="nil"/>
                </w:tcBorders>
                <w:vAlign w:val="bottom"/>
              </w:tcPr>
            </w:tcPrChange>
          </w:tcPr>
          <w:p w:rsidR="00FB5237" w:rsidRDefault="00FB5237" w14:paraId="212A15F9" w14:textId="77777777">
            <w:pPr>
              <w:spacing w:after="0" w:line="259" w:lineRule="auto"/>
              <w:ind w:left="-66" w:right="0" w:firstLine="0"/>
              <w:rPr>
                <w:ins w:author="Mohamed SALEM" w:date="2023-10-27T09:07:00Z" w:id="467"/>
                <w:sz w:val="18"/>
              </w:rPr>
            </w:pPr>
          </w:p>
        </w:tc>
        <w:tc>
          <w:tcPr>
            <w:tcW w:w="888" w:type="dxa"/>
            <w:tcBorders>
              <w:top w:val="double" w:color="000000" w:sz="3" w:space="0"/>
              <w:left w:val="nil"/>
              <w:bottom w:val="double" w:color="000000" w:sz="3" w:space="0"/>
              <w:right w:val="nil"/>
            </w:tcBorders>
            <w:vAlign w:val="bottom"/>
            <w:tcPrChange w:author="Mohamed SALEM" w:date="2023-10-27T09:08:00Z" w:id="468">
              <w:tcPr>
                <w:tcW w:w="888" w:type="dxa"/>
                <w:tcBorders>
                  <w:top w:val="double" w:color="000000" w:sz="3" w:space="0"/>
                  <w:left w:val="nil"/>
                  <w:bottom w:val="double" w:color="000000" w:sz="3" w:space="0"/>
                  <w:right w:val="nil"/>
                </w:tcBorders>
                <w:vAlign w:val="bottom"/>
              </w:tcPr>
            </w:tcPrChange>
          </w:tcPr>
          <w:p w:rsidR="00FB5237" w:rsidRDefault="00FB5237" w14:paraId="6699C693" w14:textId="77777777">
            <w:pPr>
              <w:spacing w:after="0" w:line="259" w:lineRule="auto"/>
              <w:ind w:left="-17" w:right="0" w:firstLine="0"/>
              <w:jc w:val="left"/>
              <w:rPr>
                <w:ins w:author="Mohamed SALEM" w:date="2023-10-27T09:07:00Z" w:id="469"/>
                <w:sz w:val="18"/>
              </w:rPr>
            </w:pPr>
          </w:p>
        </w:tc>
        <w:tc>
          <w:tcPr>
            <w:tcW w:w="727" w:type="dxa"/>
            <w:tcBorders>
              <w:top w:val="double" w:color="000000" w:sz="3" w:space="0"/>
              <w:left w:val="nil"/>
              <w:bottom w:val="double" w:color="000000" w:sz="3" w:space="0"/>
              <w:right w:val="nil"/>
            </w:tcBorders>
            <w:vAlign w:val="bottom"/>
            <w:tcPrChange w:author="Mohamed SALEM" w:date="2023-10-27T09:08:00Z" w:id="470">
              <w:tcPr>
                <w:tcW w:w="727" w:type="dxa"/>
                <w:tcBorders>
                  <w:top w:val="double" w:color="000000" w:sz="3" w:space="0"/>
                  <w:left w:val="nil"/>
                  <w:bottom w:val="double" w:color="000000" w:sz="3" w:space="0"/>
                  <w:right w:val="nil"/>
                </w:tcBorders>
                <w:vAlign w:val="bottom"/>
              </w:tcPr>
            </w:tcPrChange>
          </w:tcPr>
          <w:p w:rsidR="00FB5237" w:rsidRDefault="00FB5237" w14:paraId="3463DC6E" w14:textId="77777777">
            <w:pPr>
              <w:spacing w:after="0" w:line="259" w:lineRule="auto"/>
              <w:ind w:left="-70" w:right="0" w:firstLine="0"/>
              <w:rPr>
                <w:ins w:author="Mohamed SALEM" w:date="2023-10-27T09:07:00Z" w:id="471"/>
                <w:sz w:val="18"/>
              </w:rPr>
            </w:pPr>
          </w:p>
        </w:tc>
        <w:tc>
          <w:tcPr>
            <w:tcW w:w="925" w:type="dxa"/>
            <w:tcBorders>
              <w:top w:val="double" w:color="000000" w:sz="3" w:space="0"/>
              <w:left w:val="nil"/>
              <w:bottom w:val="double" w:color="000000" w:sz="3" w:space="0"/>
              <w:right w:val="nil"/>
            </w:tcBorders>
            <w:vAlign w:val="bottom"/>
            <w:tcPrChange w:author="Mohamed SALEM" w:date="2023-10-27T09:08:00Z" w:id="472">
              <w:tcPr>
                <w:tcW w:w="925" w:type="dxa"/>
                <w:tcBorders>
                  <w:top w:val="double" w:color="000000" w:sz="3" w:space="0"/>
                  <w:left w:val="nil"/>
                  <w:bottom w:val="double" w:color="000000" w:sz="3" w:space="0"/>
                  <w:right w:val="nil"/>
                </w:tcBorders>
                <w:vAlign w:val="bottom"/>
              </w:tcPr>
            </w:tcPrChange>
          </w:tcPr>
          <w:p w:rsidR="00FB5237" w:rsidRDefault="00FB5237" w14:paraId="760C386E" w14:textId="77777777">
            <w:pPr>
              <w:spacing w:after="0" w:line="259" w:lineRule="auto"/>
              <w:ind w:left="-26" w:right="0" w:firstLine="0"/>
              <w:rPr>
                <w:ins w:author="Mohamed SALEM" w:date="2023-10-27T09:07:00Z" w:id="473"/>
                <w:sz w:val="18"/>
              </w:rPr>
            </w:pPr>
          </w:p>
        </w:tc>
        <w:tc>
          <w:tcPr>
            <w:tcW w:w="838" w:type="dxa"/>
            <w:tcBorders>
              <w:top w:val="double" w:color="000000" w:sz="3" w:space="0"/>
              <w:left w:val="nil"/>
              <w:bottom w:val="double" w:color="000000" w:sz="3" w:space="0"/>
              <w:right w:val="nil"/>
            </w:tcBorders>
            <w:vAlign w:val="bottom"/>
            <w:tcPrChange w:author="Mohamed SALEM" w:date="2023-10-27T09:08:00Z" w:id="474">
              <w:tcPr>
                <w:tcW w:w="838" w:type="dxa"/>
                <w:tcBorders>
                  <w:top w:val="double" w:color="000000" w:sz="3" w:space="0"/>
                  <w:left w:val="nil"/>
                  <w:bottom w:val="double" w:color="000000" w:sz="3" w:space="0"/>
                  <w:right w:val="nil"/>
                </w:tcBorders>
                <w:vAlign w:val="bottom"/>
              </w:tcPr>
            </w:tcPrChange>
          </w:tcPr>
          <w:p w:rsidR="00FB5237" w:rsidRDefault="00FB5237" w14:paraId="4DDDD74F" w14:textId="77777777">
            <w:pPr>
              <w:spacing w:after="0" w:line="259" w:lineRule="auto"/>
              <w:ind w:left="-64" w:right="0" w:firstLine="0"/>
              <w:jc w:val="left"/>
              <w:rPr>
                <w:ins w:author="Mohamed SALEM" w:date="2023-10-27T09:07:00Z" w:id="475"/>
                <w:sz w:val="18"/>
              </w:rPr>
            </w:pPr>
          </w:p>
        </w:tc>
        <w:tc>
          <w:tcPr>
            <w:tcW w:w="636" w:type="dxa"/>
            <w:tcBorders>
              <w:top w:val="double" w:color="000000" w:sz="3" w:space="0"/>
              <w:left w:val="nil"/>
              <w:bottom w:val="double" w:color="000000" w:sz="3" w:space="0"/>
              <w:right w:val="nil"/>
            </w:tcBorders>
            <w:tcPrChange w:author="Mohamed SALEM" w:date="2023-10-27T09:08:00Z" w:id="476">
              <w:tcPr>
                <w:tcW w:w="636" w:type="dxa"/>
                <w:tcBorders>
                  <w:top w:val="double" w:color="000000" w:sz="3" w:space="0"/>
                  <w:left w:val="nil"/>
                  <w:bottom w:val="double" w:color="000000" w:sz="3" w:space="0"/>
                  <w:right w:val="nil"/>
                </w:tcBorders>
              </w:tcPr>
            </w:tcPrChange>
          </w:tcPr>
          <w:p w:rsidR="00FB5237" w:rsidRDefault="00FB5237" w14:paraId="5299DB92" w14:textId="77777777">
            <w:pPr>
              <w:spacing w:after="160" w:line="259" w:lineRule="auto"/>
              <w:ind w:left="0" w:right="0" w:firstLine="0"/>
              <w:jc w:val="left"/>
              <w:rPr>
                <w:ins w:author="Mohamed SALEM" w:date="2023-10-27T09:07:00Z" w:id="477"/>
              </w:rPr>
            </w:pPr>
          </w:p>
        </w:tc>
      </w:tr>
      <w:tr w:rsidR="00FB5237" w:rsidTr="00FB5237" w14:paraId="05D11D9E" w14:textId="77777777">
        <w:trPr>
          <w:trHeight w:val="4394"/>
          <w:ins w:author="Mohamed SALEM" w:date="2023-10-27T09:07:00Z" w:id="478"/>
          <w:trPrChange w:author="Mohamed SALEM" w:date="2023-10-27T09:08:00Z" w:id="479">
            <w:trPr>
              <w:trHeight w:val="4394"/>
            </w:trPr>
          </w:trPrChange>
        </w:trPr>
        <w:tc>
          <w:tcPr>
            <w:tcW w:w="3733" w:type="dxa"/>
            <w:gridSpan w:val="3"/>
            <w:tcBorders>
              <w:top w:val="double" w:color="000000" w:sz="3" w:space="0"/>
              <w:left w:val="nil"/>
              <w:bottom w:val="double" w:color="000000" w:sz="3" w:space="0"/>
              <w:right w:val="nil"/>
            </w:tcBorders>
            <w:tcPrChange w:author="Mohamed SALEM" w:date="2023-10-27T09:08:00Z" w:id="480">
              <w:tcPr>
                <w:tcW w:w="3732" w:type="dxa"/>
                <w:gridSpan w:val="3"/>
                <w:tcBorders>
                  <w:top w:val="double" w:color="000000" w:sz="3" w:space="0"/>
                  <w:left w:val="nil"/>
                  <w:bottom w:val="double" w:color="000000" w:sz="3" w:space="0"/>
                  <w:right w:val="nil"/>
                </w:tcBorders>
              </w:tcPr>
            </w:tcPrChange>
          </w:tcPr>
          <w:p w:rsidR="00FB5237" w:rsidRDefault="00FB5237" w14:paraId="17535F05" w14:textId="77777777">
            <w:pPr>
              <w:spacing w:after="3610" w:line="243" w:lineRule="auto"/>
              <w:ind w:left="0" w:right="0" w:firstLine="33"/>
              <w:jc w:val="left"/>
              <w:rPr>
                <w:ins w:author="Mohamed SALEM" w:date="2023-10-27T09:07:00Z" w:id="481"/>
                <w:sz w:val="14"/>
              </w:rPr>
            </w:pPr>
          </w:p>
        </w:tc>
        <w:tc>
          <w:tcPr>
            <w:tcW w:w="727" w:type="dxa"/>
            <w:tcBorders>
              <w:top w:val="double" w:color="000000" w:sz="3" w:space="0"/>
              <w:left w:val="nil"/>
              <w:bottom w:val="double" w:color="000000" w:sz="3" w:space="0"/>
              <w:right w:val="nil"/>
            </w:tcBorders>
            <w:vAlign w:val="bottom"/>
            <w:tcPrChange w:author="Mohamed SALEM" w:date="2023-10-27T09:08:00Z" w:id="482">
              <w:tcPr>
                <w:tcW w:w="727" w:type="dxa"/>
                <w:tcBorders>
                  <w:top w:val="double" w:color="000000" w:sz="3" w:space="0"/>
                  <w:left w:val="nil"/>
                  <w:bottom w:val="double" w:color="000000" w:sz="3" w:space="0"/>
                  <w:right w:val="nil"/>
                </w:tcBorders>
                <w:vAlign w:val="bottom"/>
              </w:tcPr>
            </w:tcPrChange>
          </w:tcPr>
          <w:p w:rsidR="00FB5237" w:rsidRDefault="00FB5237" w14:paraId="7471105D" w14:textId="77777777">
            <w:pPr>
              <w:spacing w:after="0" w:line="259" w:lineRule="auto"/>
              <w:ind w:left="-29" w:right="0" w:firstLine="0"/>
              <w:rPr>
                <w:ins w:author="Mohamed SALEM" w:date="2023-10-27T09:07:00Z" w:id="483"/>
                <w:sz w:val="18"/>
              </w:rPr>
            </w:pPr>
          </w:p>
        </w:tc>
        <w:tc>
          <w:tcPr>
            <w:tcW w:w="886" w:type="dxa"/>
            <w:tcBorders>
              <w:top w:val="double" w:color="000000" w:sz="3" w:space="0"/>
              <w:left w:val="nil"/>
              <w:bottom w:val="double" w:color="000000" w:sz="3" w:space="0"/>
              <w:right w:val="nil"/>
            </w:tcBorders>
            <w:vAlign w:val="bottom"/>
            <w:tcPrChange w:author="Mohamed SALEM" w:date="2023-10-27T09:08:00Z" w:id="484">
              <w:tcPr>
                <w:tcW w:w="886" w:type="dxa"/>
                <w:tcBorders>
                  <w:top w:val="double" w:color="000000" w:sz="3" w:space="0"/>
                  <w:left w:val="nil"/>
                  <w:bottom w:val="double" w:color="000000" w:sz="3" w:space="0"/>
                  <w:right w:val="nil"/>
                </w:tcBorders>
                <w:vAlign w:val="bottom"/>
              </w:tcPr>
            </w:tcPrChange>
          </w:tcPr>
          <w:p w:rsidR="00FB5237" w:rsidRDefault="00FB5237" w14:paraId="308DBFEA" w14:textId="77777777">
            <w:pPr>
              <w:spacing w:after="0" w:line="259" w:lineRule="auto"/>
              <w:ind w:left="-66" w:right="0" w:firstLine="0"/>
              <w:rPr>
                <w:ins w:author="Mohamed SALEM" w:date="2023-10-27T09:07:00Z" w:id="485"/>
                <w:sz w:val="18"/>
              </w:rPr>
            </w:pPr>
          </w:p>
        </w:tc>
        <w:tc>
          <w:tcPr>
            <w:tcW w:w="888" w:type="dxa"/>
            <w:tcBorders>
              <w:top w:val="double" w:color="000000" w:sz="3" w:space="0"/>
              <w:left w:val="nil"/>
              <w:bottom w:val="double" w:color="000000" w:sz="3" w:space="0"/>
              <w:right w:val="nil"/>
            </w:tcBorders>
            <w:vAlign w:val="bottom"/>
            <w:tcPrChange w:author="Mohamed SALEM" w:date="2023-10-27T09:08:00Z" w:id="486">
              <w:tcPr>
                <w:tcW w:w="888" w:type="dxa"/>
                <w:tcBorders>
                  <w:top w:val="double" w:color="000000" w:sz="3" w:space="0"/>
                  <w:left w:val="nil"/>
                  <w:bottom w:val="double" w:color="000000" w:sz="3" w:space="0"/>
                  <w:right w:val="nil"/>
                </w:tcBorders>
                <w:vAlign w:val="bottom"/>
              </w:tcPr>
            </w:tcPrChange>
          </w:tcPr>
          <w:p w:rsidR="00FB5237" w:rsidRDefault="00FB5237" w14:paraId="49083EDC" w14:textId="77777777">
            <w:pPr>
              <w:spacing w:after="0" w:line="259" w:lineRule="auto"/>
              <w:ind w:left="-17" w:right="0" w:firstLine="0"/>
              <w:jc w:val="left"/>
              <w:rPr>
                <w:ins w:author="Mohamed SALEM" w:date="2023-10-27T09:07:00Z" w:id="487"/>
                <w:sz w:val="18"/>
              </w:rPr>
            </w:pPr>
          </w:p>
        </w:tc>
        <w:tc>
          <w:tcPr>
            <w:tcW w:w="727" w:type="dxa"/>
            <w:tcBorders>
              <w:top w:val="double" w:color="000000" w:sz="3" w:space="0"/>
              <w:left w:val="nil"/>
              <w:bottom w:val="double" w:color="000000" w:sz="3" w:space="0"/>
              <w:right w:val="nil"/>
            </w:tcBorders>
            <w:vAlign w:val="bottom"/>
            <w:tcPrChange w:author="Mohamed SALEM" w:date="2023-10-27T09:08:00Z" w:id="488">
              <w:tcPr>
                <w:tcW w:w="727" w:type="dxa"/>
                <w:tcBorders>
                  <w:top w:val="double" w:color="000000" w:sz="3" w:space="0"/>
                  <w:left w:val="nil"/>
                  <w:bottom w:val="double" w:color="000000" w:sz="3" w:space="0"/>
                  <w:right w:val="nil"/>
                </w:tcBorders>
                <w:vAlign w:val="bottom"/>
              </w:tcPr>
            </w:tcPrChange>
          </w:tcPr>
          <w:p w:rsidR="00FB5237" w:rsidRDefault="00FB5237" w14:paraId="5C60695E" w14:textId="77777777">
            <w:pPr>
              <w:spacing w:after="0" w:line="259" w:lineRule="auto"/>
              <w:ind w:left="-70" w:right="0" w:firstLine="0"/>
              <w:rPr>
                <w:ins w:author="Mohamed SALEM" w:date="2023-10-27T09:07:00Z" w:id="489"/>
                <w:sz w:val="18"/>
              </w:rPr>
            </w:pPr>
          </w:p>
        </w:tc>
        <w:tc>
          <w:tcPr>
            <w:tcW w:w="925" w:type="dxa"/>
            <w:tcBorders>
              <w:top w:val="double" w:color="000000" w:sz="3" w:space="0"/>
              <w:left w:val="nil"/>
              <w:bottom w:val="double" w:color="000000" w:sz="3" w:space="0"/>
              <w:right w:val="nil"/>
            </w:tcBorders>
            <w:vAlign w:val="bottom"/>
            <w:tcPrChange w:author="Mohamed SALEM" w:date="2023-10-27T09:08:00Z" w:id="490">
              <w:tcPr>
                <w:tcW w:w="925" w:type="dxa"/>
                <w:tcBorders>
                  <w:top w:val="double" w:color="000000" w:sz="3" w:space="0"/>
                  <w:left w:val="nil"/>
                  <w:bottom w:val="double" w:color="000000" w:sz="3" w:space="0"/>
                  <w:right w:val="nil"/>
                </w:tcBorders>
                <w:vAlign w:val="bottom"/>
              </w:tcPr>
            </w:tcPrChange>
          </w:tcPr>
          <w:p w:rsidR="00FB5237" w:rsidRDefault="00FB5237" w14:paraId="79B7271E" w14:textId="77777777">
            <w:pPr>
              <w:spacing w:after="0" w:line="259" w:lineRule="auto"/>
              <w:ind w:left="-26" w:right="0" w:firstLine="0"/>
              <w:rPr>
                <w:ins w:author="Mohamed SALEM" w:date="2023-10-27T09:07:00Z" w:id="491"/>
                <w:sz w:val="18"/>
              </w:rPr>
            </w:pPr>
          </w:p>
        </w:tc>
        <w:tc>
          <w:tcPr>
            <w:tcW w:w="838" w:type="dxa"/>
            <w:tcBorders>
              <w:top w:val="double" w:color="000000" w:sz="3" w:space="0"/>
              <w:left w:val="nil"/>
              <w:bottom w:val="double" w:color="000000" w:sz="3" w:space="0"/>
              <w:right w:val="nil"/>
            </w:tcBorders>
            <w:vAlign w:val="bottom"/>
            <w:tcPrChange w:author="Mohamed SALEM" w:date="2023-10-27T09:08:00Z" w:id="492">
              <w:tcPr>
                <w:tcW w:w="838" w:type="dxa"/>
                <w:tcBorders>
                  <w:top w:val="double" w:color="000000" w:sz="3" w:space="0"/>
                  <w:left w:val="nil"/>
                  <w:bottom w:val="double" w:color="000000" w:sz="3" w:space="0"/>
                  <w:right w:val="nil"/>
                </w:tcBorders>
                <w:vAlign w:val="bottom"/>
              </w:tcPr>
            </w:tcPrChange>
          </w:tcPr>
          <w:p w:rsidR="00FB5237" w:rsidRDefault="00FB5237" w14:paraId="0264A04A" w14:textId="77777777">
            <w:pPr>
              <w:spacing w:after="0" w:line="259" w:lineRule="auto"/>
              <w:ind w:left="-64" w:right="0" w:firstLine="0"/>
              <w:jc w:val="left"/>
              <w:rPr>
                <w:ins w:author="Mohamed SALEM" w:date="2023-10-27T09:07:00Z" w:id="493"/>
                <w:sz w:val="18"/>
              </w:rPr>
            </w:pPr>
          </w:p>
        </w:tc>
        <w:tc>
          <w:tcPr>
            <w:tcW w:w="636" w:type="dxa"/>
            <w:tcBorders>
              <w:top w:val="double" w:color="000000" w:sz="3" w:space="0"/>
              <w:left w:val="nil"/>
              <w:bottom w:val="double" w:color="000000" w:sz="3" w:space="0"/>
              <w:right w:val="nil"/>
            </w:tcBorders>
            <w:tcPrChange w:author="Mohamed SALEM" w:date="2023-10-27T09:08:00Z" w:id="494">
              <w:tcPr>
                <w:tcW w:w="636" w:type="dxa"/>
                <w:tcBorders>
                  <w:top w:val="double" w:color="000000" w:sz="3" w:space="0"/>
                  <w:left w:val="nil"/>
                  <w:bottom w:val="double" w:color="000000" w:sz="3" w:space="0"/>
                  <w:right w:val="nil"/>
                </w:tcBorders>
              </w:tcPr>
            </w:tcPrChange>
          </w:tcPr>
          <w:p w:rsidR="00FB5237" w:rsidRDefault="00FB5237" w14:paraId="6965EA0E" w14:textId="77777777">
            <w:pPr>
              <w:spacing w:after="160" w:line="259" w:lineRule="auto"/>
              <w:ind w:left="0" w:right="0" w:firstLine="0"/>
              <w:jc w:val="left"/>
              <w:rPr>
                <w:ins w:author="Mohamed SALEM" w:date="2023-10-27T09:07:00Z" w:id="495"/>
              </w:rPr>
            </w:pPr>
          </w:p>
        </w:tc>
      </w:tr>
      <w:tr w:rsidR="001742B9" w:rsidTr="00FB5237" w14:paraId="175869CA" w14:textId="77777777">
        <w:trPr>
          <w:trHeight w:val="181"/>
          <w:trPrChange w:author="Mohamed SALEM" w:date="2023-10-27T09:08:00Z" w:id="496">
            <w:trPr>
              <w:trHeight w:val="181"/>
            </w:trPr>
          </w:trPrChange>
        </w:trPr>
        <w:tc>
          <w:tcPr>
            <w:tcW w:w="1924" w:type="dxa"/>
            <w:tcBorders>
              <w:top w:val="double" w:color="000000" w:sz="3" w:space="0"/>
              <w:left w:val="nil"/>
              <w:bottom w:val="nil"/>
              <w:right w:val="nil"/>
            </w:tcBorders>
            <w:tcPrChange w:author="Mohamed SALEM" w:date="2023-10-27T09:08:00Z" w:id="497">
              <w:tcPr>
                <w:tcW w:w="1923" w:type="dxa"/>
                <w:tcBorders>
                  <w:top w:val="double" w:color="000000" w:sz="3" w:space="0"/>
                  <w:left w:val="nil"/>
                  <w:bottom w:val="nil"/>
                  <w:right w:val="nil"/>
                </w:tcBorders>
              </w:tcPr>
            </w:tcPrChange>
          </w:tcPr>
          <w:p w:rsidR="001742B9" w:rsidRDefault="001742B9" w14:paraId="69D76772" w14:textId="77777777">
            <w:pPr>
              <w:spacing w:after="160" w:line="259" w:lineRule="auto"/>
              <w:ind w:left="0" w:right="0" w:firstLine="0"/>
              <w:jc w:val="left"/>
            </w:pPr>
          </w:p>
        </w:tc>
        <w:tc>
          <w:tcPr>
            <w:tcW w:w="880" w:type="dxa"/>
            <w:tcBorders>
              <w:top w:val="double" w:color="000000" w:sz="3" w:space="0"/>
              <w:left w:val="nil"/>
              <w:bottom w:val="nil"/>
              <w:right w:val="nil"/>
            </w:tcBorders>
            <w:tcPrChange w:author="Mohamed SALEM" w:date="2023-10-27T09:08:00Z" w:id="498">
              <w:tcPr>
                <w:tcW w:w="880" w:type="dxa"/>
                <w:tcBorders>
                  <w:top w:val="double" w:color="000000" w:sz="3" w:space="0"/>
                  <w:left w:val="nil"/>
                  <w:bottom w:val="nil"/>
                  <w:right w:val="nil"/>
                </w:tcBorders>
              </w:tcPr>
            </w:tcPrChange>
          </w:tcPr>
          <w:p w:rsidR="001742B9" w:rsidRDefault="001742B9" w14:paraId="07A85FF4" w14:textId="77777777">
            <w:pPr>
              <w:spacing w:after="160" w:line="259" w:lineRule="auto"/>
              <w:ind w:left="0" w:right="0" w:firstLine="0"/>
              <w:jc w:val="left"/>
            </w:pPr>
          </w:p>
        </w:tc>
        <w:tc>
          <w:tcPr>
            <w:tcW w:w="929" w:type="dxa"/>
            <w:tcBorders>
              <w:top w:val="double" w:color="000000" w:sz="3" w:space="0"/>
              <w:left w:val="nil"/>
              <w:bottom w:val="nil"/>
              <w:right w:val="nil"/>
            </w:tcBorders>
            <w:tcPrChange w:author="Mohamed SALEM" w:date="2023-10-27T09:08:00Z" w:id="499">
              <w:tcPr>
                <w:tcW w:w="929" w:type="dxa"/>
                <w:tcBorders>
                  <w:top w:val="double" w:color="000000" w:sz="3" w:space="0"/>
                  <w:left w:val="nil"/>
                  <w:bottom w:val="nil"/>
                  <w:right w:val="nil"/>
                </w:tcBorders>
              </w:tcPr>
            </w:tcPrChange>
          </w:tcPr>
          <w:p w:rsidR="001742B9" w:rsidRDefault="00256ADB" w14:paraId="6175B774" w14:textId="77777777">
            <w:pPr>
              <w:spacing w:after="0" w:line="259" w:lineRule="auto"/>
              <w:ind w:left="-22" w:right="0" w:firstLine="0"/>
              <w:jc w:val="left"/>
            </w:pPr>
            <w:r>
              <w:rPr>
                <w:sz w:val="13"/>
              </w:rPr>
              <w:t>Myanmar</w:t>
            </w:r>
          </w:p>
        </w:tc>
        <w:tc>
          <w:tcPr>
            <w:tcW w:w="727" w:type="dxa"/>
            <w:tcBorders>
              <w:top w:val="double" w:color="000000" w:sz="3" w:space="0"/>
              <w:left w:val="nil"/>
              <w:bottom w:val="nil"/>
              <w:right w:val="nil"/>
            </w:tcBorders>
            <w:tcPrChange w:author="Mohamed SALEM" w:date="2023-10-27T09:08:00Z" w:id="500">
              <w:tcPr>
                <w:tcW w:w="727" w:type="dxa"/>
                <w:tcBorders>
                  <w:top w:val="double" w:color="000000" w:sz="3" w:space="0"/>
                  <w:left w:val="nil"/>
                  <w:bottom w:val="nil"/>
                  <w:right w:val="nil"/>
                </w:tcBorders>
              </w:tcPr>
            </w:tcPrChange>
          </w:tcPr>
          <w:p w:rsidR="001742B9" w:rsidRDefault="001742B9" w14:paraId="7C0BD699" w14:textId="77777777">
            <w:pPr>
              <w:spacing w:after="160" w:line="259" w:lineRule="auto"/>
              <w:ind w:left="0" w:right="0" w:firstLine="0"/>
              <w:jc w:val="left"/>
            </w:pPr>
          </w:p>
        </w:tc>
        <w:tc>
          <w:tcPr>
            <w:tcW w:w="886" w:type="dxa"/>
            <w:tcBorders>
              <w:top w:val="double" w:color="000000" w:sz="3" w:space="0"/>
              <w:left w:val="nil"/>
              <w:bottom w:val="nil"/>
              <w:right w:val="nil"/>
            </w:tcBorders>
            <w:tcPrChange w:author="Mohamed SALEM" w:date="2023-10-27T09:08:00Z" w:id="501">
              <w:tcPr>
                <w:tcW w:w="886" w:type="dxa"/>
                <w:tcBorders>
                  <w:top w:val="double" w:color="000000" w:sz="3" w:space="0"/>
                  <w:left w:val="nil"/>
                  <w:bottom w:val="nil"/>
                  <w:right w:val="nil"/>
                </w:tcBorders>
              </w:tcPr>
            </w:tcPrChange>
          </w:tcPr>
          <w:p w:rsidR="001742B9" w:rsidRDefault="001742B9" w14:paraId="6D349647" w14:textId="77777777">
            <w:pPr>
              <w:spacing w:after="160" w:line="259" w:lineRule="auto"/>
              <w:ind w:left="0" w:right="0" w:firstLine="0"/>
              <w:jc w:val="left"/>
            </w:pPr>
          </w:p>
        </w:tc>
        <w:tc>
          <w:tcPr>
            <w:tcW w:w="888" w:type="dxa"/>
            <w:tcBorders>
              <w:top w:val="double" w:color="000000" w:sz="3" w:space="0"/>
              <w:left w:val="nil"/>
              <w:bottom w:val="nil"/>
              <w:right w:val="nil"/>
            </w:tcBorders>
            <w:tcPrChange w:author="Mohamed SALEM" w:date="2023-10-27T09:08:00Z" w:id="502">
              <w:tcPr>
                <w:tcW w:w="888" w:type="dxa"/>
                <w:tcBorders>
                  <w:top w:val="double" w:color="000000" w:sz="3" w:space="0"/>
                  <w:left w:val="nil"/>
                  <w:bottom w:val="nil"/>
                  <w:right w:val="nil"/>
                </w:tcBorders>
              </w:tcPr>
            </w:tcPrChange>
          </w:tcPr>
          <w:p w:rsidR="001742B9" w:rsidRDefault="00256ADB" w14:paraId="157614D0" w14:textId="77777777">
            <w:pPr>
              <w:spacing w:after="0" w:line="259" w:lineRule="auto"/>
              <w:ind w:left="-12" w:right="0" w:firstLine="0"/>
              <w:jc w:val="left"/>
            </w:pPr>
            <w:r>
              <w:rPr>
                <w:sz w:val="13"/>
              </w:rPr>
              <w:t>Ecuador</w:t>
            </w:r>
          </w:p>
        </w:tc>
        <w:tc>
          <w:tcPr>
            <w:tcW w:w="727" w:type="dxa"/>
            <w:tcBorders>
              <w:top w:val="double" w:color="000000" w:sz="3" w:space="0"/>
              <w:left w:val="nil"/>
              <w:bottom w:val="nil"/>
              <w:right w:val="nil"/>
            </w:tcBorders>
            <w:tcPrChange w:author="Mohamed SALEM" w:date="2023-10-27T09:08:00Z" w:id="503">
              <w:tcPr>
                <w:tcW w:w="727" w:type="dxa"/>
                <w:tcBorders>
                  <w:top w:val="double" w:color="000000" w:sz="3" w:space="0"/>
                  <w:left w:val="nil"/>
                  <w:bottom w:val="nil"/>
                  <w:right w:val="nil"/>
                </w:tcBorders>
              </w:tcPr>
            </w:tcPrChange>
          </w:tcPr>
          <w:p w:rsidR="001742B9" w:rsidRDefault="001742B9" w14:paraId="6E091C24" w14:textId="77777777">
            <w:pPr>
              <w:spacing w:after="160" w:line="259" w:lineRule="auto"/>
              <w:ind w:left="0" w:right="0" w:firstLine="0"/>
              <w:jc w:val="left"/>
            </w:pPr>
          </w:p>
        </w:tc>
        <w:tc>
          <w:tcPr>
            <w:tcW w:w="925" w:type="dxa"/>
            <w:tcBorders>
              <w:top w:val="double" w:color="000000" w:sz="3" w:space="0"/>
              <w:left w:val="nil"/>
              <w:bottom w:val="nil"/>
              <w:right w:val="nil"/>
            </w:tcBorders>
            <w:tcPrChange w:author="Mohamed SALEM" w:date="2023-10-27T09:08:00Z" w:id="504">
              <w:tcPr>
                <w:tcW w:w="925" w:type="dxa"/>
                <w:tcBorders>
                  <w:top w:val="double" w:color="000000" w:sz="3" w:space="0"/>
                  <w:left w:val="nil"/>
                  <w:bottom w:val="nil"/>
                  <w:right w:val="nil"/>
                </w:tcBorders>
              </w:tcPr>
            </w:tcPrChange>
          </w:tcPr>
          <w:p w:rsidR="001742B9" w:rsidRDefault="001742B9" w14:paraId="6E899433" w14:textId="77777777">
            <w:pPr>
              <w:spacing w:after="160" w:line="259" w:lineRule="auto"/>
              <w:ind w:left="0" w:right="0" w:firstLine="0"/>
              <w:jc w:val="left"/>
            </w:pPr>
          </w:p>
        </w:tc>
        <w:tc>
          <w:tcPr>
            <w:tcW w:w="838" w:type="dxa"/>
            <w:tcBorders>
              <w:top w:val="double" w:color="000000" w:sz="3" w:space="0"/>
              <w:left w:val="nil"/>
              <w:bottom w:val="nil"/>
              <w:right w:val="nil"/>
            </w:tcBorders>
            <w:tcPrChange w:author="Mohamed SALEM" w:date="2023-10-27T09:08:00Z" w:id="505">
              <w:tcPr>
                <w:tcW w:w="838" w:type="dxa"/>
                <w:tcBorders>
                  <w:top w:val="double" w:color="000000" w:sz="3" w:space="0"/>
                  <w:left w:val="nil"/>
                  <w:bottom w:val="nil"/>
                  <w:right w:val="nil"/>
                </w:tcBorders>
              </w:tcPr>
            </w:tcPrChange>
          </w:tcPr>
          <w:p w:rsidR="001742B9" w:rsidRDefault="00256ADB" w14:paraId="2F0763C9" w14:textId="77777777">
            <w:pPr>
              <w:spacing w:after="0" w:line="259" w:lineRule="auto"/>
              <w:ind w:left="61" w:right="0" w:firstLine="0"/>
              <w:jc w:val="left"/>
            </w:pPr>
            <w:r>
              <w:rPr>
                <w:sz w:val="13"/>
              </w:rPr>
              <w:t>CAR</w:t>
            </w:r>
          </w:p>
        </w:tc>
        <w:tc>
          <w:tcPr>
            <w:tcW w:w="636" w:type="dxa"/>
            <w:tcBorders>
              <w:top w:val="double" w:color="000000" w:sz="3" w:space="0"/>
              <w:left w:val="nil"/>
              <w:bottom w:val="nil"/>
              <w:right w:val="nil"/>
            </w:tcBorders>
            <w:tcPrChange w:author="Mohamed SALEM" w:date="2023-10-27T09:08:00Z" w:id="506">
              <w:tcPr>
                <w:tcW w:w="636" w:type="dxa"/>
                <w:tcBorders>
                  <w:top w:val="double" w:color="000000" w:sz="3" w:space="0"/>
                  <w:left w:val="nil"/>
                  <w:bottom w:val="nil"/>
                  <w:right w:val="nil"/>
                </w:tcBorders>
              </w:tcPr>
            </w:tcPrChange>
          </w:tcPr>
          <w:p w:rsidR="001742B9" w:rsidRDefault="001742B9" w14:paraId="498BE837" w14:textId="77777777">
            <w:pPr>
              <w:spacing w:after="160" w:line="259" w:lineRule="auto"/>
              <w:ind w:left="0" w:right="0" w:firstLine="0"/>
              <w:jc w:val="left"/>
            </w:pPr>
          </w:p>
        </w:tc>
      </w:tr>
      <w:tr w:rsidR="001742B9" w:rsidTr="00FB5237" w14:paraId="7380A1E5" w14:textId="77777777">
        <w:trPr>
          <w:trHeight w:val="164"/>
          <w:trPrChange w:author="Mohamed SALEM" w:date="2023-10-27T09:08:00Z" w:id="507">
            <w:trPr>
              <w:trHeight w:val="164"/>
            </w:trPr>
          </w:trPrChange>
        </w:trPr>
        <w:tc>
          <w:tcPr>
            <w:tcW w:w="1924" w:type="dxa"/>
            <w:tcBorders>
              <w:top w:val="nil"/>
              <w:left w:val="nil"/>
              <w:bottom w:val="single" w:color="000000" w:sz="3" w:space="0"/>
              <w:right w:val="nil"/>
            </w:tcBorders>
            <w:tcPrChange w:author="Mohamed SALEM" w:date="2023-10-27T09:08:00Z" w:id="508">
              <w:tcPr>
                <w:tcW w:w="1923" w:type="dxa"/>
                <w:tcBorders>
                  <w:top w:val="nil"/>
                  <w:left w:val="nil"/>
                  <w:bottom w:val="single" w:color="000000" w:sz="3" w:space="0"/>
                  <w:right w:val="nil"/>
                </w:tcBorders>
              </w:tcPr>
            </w:tcPrChange>
          </w:tcPr>
          <w:p w:rsidR="001742B9" w:rsidRDefault="00256ADB" w14:paraId="35DF1BC3" w14:textId="77777777">
            <w:pPr>
              <w:spacing w:after="0" w:line="259" w:lineRule="auto"/>
              <w:ind w:left="100" w:right="0" w:firstLine="0"/>
              <w:jc w:val="left"/>
            </w:pPr>
            <w:r>
              <w:rPr>
                <w:sz w:val="13"/>
              </w:rPr>
              <w:t>Food Security Category</w:t>
            </w:r>
          </w:p>
        </w:tc>
        <w:tc>
          <w:tcPr>
            <w:tcW w:w="880" w:type="dxa"/>
            <w:tcBorders>
              <w:top w:val="nil"/>
              <w:left w:val="nil"/>
              <w:bottom w:val="single" w:color="000000" w:sz="3" w:space="0"/>
              <w:right w:val="nil"/>
            </w:tcBorders>
            <w:tcPrChange w:author="Mohamed SALEM" w:date="2023-10-27T09:08:00Z" w:id="509">
              <w:tcPr>
                <w:tcW w:w="880" w:type="dxa"/>
                <w:tcBorders>
                  <w:top w:val="nil"/>
                  <w:left w:val="nil"/>
                  <w:bottom w:val="single" w:color="000000" w:sz="3" w:space="0"/>
                  <w:right w:val="nil"/>
                </w:tcBorders>
              </w:tcPr>
            </w:tcPrChange>
          </w:tcPr>
          <w:p w:rsidR="001742B9" w:rsidRDefault="00256ADB" w14:paraId="4B38D637" w14:textId="77777777">
            <w:pPr>
              <w:spacing w:after="0" w:line="259" w:lineRule="auto"/>
              <w:ind w:left="0" w:right="0" w:firstLine="0"/>
              <w:jc w:val="left"/>
            </w:pPr>
            <w:proofErr w:type="spellStart"/>
            <w:r>
              <w:rPr>
                <w:sz w:val="13"/>
              </w:rPr>
              <w:t>rCARI</w:t>
            </w:r>
            <w:proofErr w:type="spellEnd"/>
            <w:r>
              <w:rPr>
                <w:sz w:val="13"/>
              </w:rPr>
              <w:t>-FES</w:t>
            </w:r>
          </w:p>
        </w:tc>
        <w:tc>
          <w:tcPr>
            <w:tcW w:w="929" w:type="dxa"/>
            <w:tcBorders>
              <w:top w:val="nil"/>
              <w:left w:val="nil"/>
              <w:bottom w:val="single" w:color="000000" w:sz="3" w:space="0"/>
              <w:right w:val="nil"/>
            </w:tcBorders>
            <w:tcPrChange w:author="Mohamed SALEM" w:date="2023-10-27T09:08:00Z" w:id="510">
              <w:tcPr>
                <w:tcW w:w="929" w:type="dxa"/>
                <w:tcBorders>
                  <w:top w:val="nil"/>
                  <w:left w:val="nil"/>
                  <w:bottom w:val="single" w:color="000000" w:sz="3" w:space="0"/>
                  <w:right w:val="nil"/>
                </w:tcBorders>
              </w:tcPr>
            </w:tcPrChange>
          </w:tcPr>
          <w:p w:rsidR="001742B9" w:rsidRDefault="00256ADB" w14:paraId="5E7ED5AB" w14:textId="77777777">
            <w:pPr>
              <w:spacing w:after="0" w:line="259" w:lineRule="auto"/>
              <w:ind w:left="57" w:right="0" w:firstLine="0"/>
              <w:jc w:val="left"/>
            </w:pPr>
            <w:proofErr w:type="spellStart"/>
            <w:r>
              <w:rPr>
                <w:sz w:val="13"/>
              </w:rPr>
              <w:t>rCARI</w:t>
            </w:r>
            <w:proofErr w:type="spellEnd"/>
            <w:r>
              <w:rPr>
                <w:sz w:val="13"/>
              </w:rPr>
              <w:t>-Inc</w:t>
            </w:r>
          </w:p>
        </w:tc>
        <w:tc>
          <w:tcPr>
            <w:tcW w:w="727" w:type="dxa"/>
            <w:tcBorders>
              <w:top w:val="nil"/>
              <w:left w:val="nil"/>
              <w:bottom w:val="single" w:color="000000" w:sz="3" w:space="0"/>
              <w:right w:val="nil"/>
            </w:tcBorders>
            <w:tcPrChange w:author="Mohamed SALEM" w:date="2023-10-27T09:08:00Z" w:id="511">
              <w:tcPr>
                <w:tcW w:w="727" w:type="dxa"/>
                <w:tcBorders>
                  <w:top w:val="nil"/>
                  <w:left w:val="nil"/>
                  <w:bottom w:val="single" w:color="000000" w:sz="3" w:space="0"/>
                  <w:right w:val="nil"/>
                </w:tcBorders>
              </w:tcPr>
            </w:tcPrChange>
          </w:tcPr>
          <w:p w:rsidR="001742B9" w:rsidRDefault="00256ADB" w14:paraId="42D7EB38" w14:textId="77777777">
            <w:pPr>
              <w:spacing w:after="0" w:line="259" w:lineRule="auto"/>
              <w:ind w:left="130" w:right="0" w:firstLine="0"/>
              <w:jc w:val="left"/>
            </w:pPr>
            <w:r>
              <w:rPr>
                <w:sz w:val="13"/>
              </w:rPr>
              <w:t>Diff</w:t>
            </w:r>
          </w:p>
        </w:tc>
        <w:tc>
          <w:tcPr>
            <w:tcW w:w="886" w:type="dxa"/>
            <w:tcBorders>
              <w:top w:val="nil"/>
              <w:left w:val="nil"/>
              <w:bottom w:val="single" w:color="000000" w:sz="3" w:space="0"/>
              <w:right w:val="nil"/>
            </w:tcBorders>
            <w:tcPrChange w:author="Mohamed SALEM" w:date="2023-10-27T09:08:00Z" w:id="512">
              <w:tcPr>
                <w:tcW w:w="886" w:type="dxa"/>
                <w:tcBorders>
                  <w:top w:val="nil"/>
                  <w:left w:val="nil"/>
                  <w:bottom w:val="single" w:color="000000" w:sz="3" w:space="0"/>
                  <w:right w:val="nil"/>
                </w:tcBorders>
              </w:tcPr>
            </w:tcPrChange>
          </w:tcPr>
          <w:p w:rsidR="001742B9" w:rsidRDefault="00256ADB" w14:paraId="7067A4F9" w14:textId="77777777">
            <w:pPr>
              <w:spacing w:after="0" w:line="259" w:lineRule="auto"/>
              <w:ind w:left="-24" w:right="0" w:firstLine="0"/>
              <w:jc w:val="left"/>
            </w:pPr>
            <w:proofErr w:type="spellStart"/>
            <w:r>
              <w:rPr>
                <w:sz w:val="13"/>
              </w:rPr>
              <w:t>rCARI</w:t>
            </w:r>
            <w:proofErr w:type="spellEnd"/>
            <w:r>
              <w:rPr>
                <w:sz w:val="13"/>
              </w:rPr>
              <w:t>-FES</w:t>
            </w:r>
          </w:p>
        </w:tc>
        <w:tc>
          <w:tcPr>
            <w:tcW w:w="888" w:type="dxa"/>
            <w:tcBorders>
              <w:top w:val="nil"/>
              <w:left w:val="nil"/>
              <w:bottom w:val="single" w:color="000000" w:sz="3" w:space="0"/>
              <w:right w:val="nil"/>
            </w:tcBorders>
            <w:tcPrChange w:author="Mohamed SALEM" w:date="2023-10-27T09:08:00Z" w:id="513">
              <w:tcPr>
                <w:tcW w:w="888" w:type="dxa"/>
                <w:tcBorders>
                  <w:top w:val="nil"/>
                  <w:left w:val="nil"/>
                  <w:bottom w:val="single" w:color="000000" w:sz="3" w:space="0"/>
                  <w:right w:val="nil"/>
                </w:tcBorders>
              </w:tcPr>
            </w:tcPrChange>
          </w:tcPr>
          <w:p w:rsidR="001742B9" w:rsidRDefault="00256ADB" w14:paraId="5330D84C" w14:textId="77777777">
            <w:pPr>
              <w:spacing w:after="0" w:line="259" w:lineRule="auto"/>
              <w:ind w:left="27" w:right="0" w:firstLine="0"/>
              <w:jc w:val="left"/>
            </w:pPr>
            <w:proofErr w:type="spellStart"/>
            <w:r>
              <w:rPr>
                <w:sz w:val="13"/>
              </w:rPr>
              <w:t>rCARI</w:t>
            </w:r>
            <w:proofErr w:type="spellEnd"/>
            <w:r>
              <w:rPr>
                <w:sz w:val="13"/>
              </w:rPr>
              <w:t>-Inc</w:t>
            </w:r>
          </w:p>
        </w:tc>
        <w:tc>
          <w:tcPr>
            <w:tcW w:w="727" w:type="dxa"/>
            <w:tcBorders>
              <w:top w:val="nil"/>
              <w:left w:val="nil"/>
              <w:bottom w:val="single" w:color="000000" w:sz="3" w:space="0"/>
              <w:right w:val="nil"/>
            </w:tcBorders>
            <w:tcPrChange w:author="Mohamed SALEM" w:date="2023-10-27T09:08:00Z" w:id="514">
              <w:tcPr>
                <w:tcW w:w="727" w:type="dxa"/>
                <w:tcBorders>
                  <w:top w:val="nil"/>
                  <w:left w:val="nil"/>
                  <w:bottom w:val="single" w:color="000000" w:sz="3" w:space="0"/>
                  <w:right w:val="nil"/>
                </w:tcBorders>
              </w:tcPr>
            </w:tcPrChange>
          </w:tcPr>
          <w:p w:rsidR="001742B9" w:rsidRDefault="00256ADB" w14:paraId="13E6AE68" w14:textId="77777777">
            <w:pPr>
              <w:spacing w:after="0" w:line="259" w:lineRule="auto"/>
              <w:ind w:left="141" w:right="0" w:firstLine="0"/>
              <w:jc w:val="left"/>
            </w:pPr>
            <w:r>
              <w:rPr>
                <w:sz w:val="13"/>
              </w:rPr>
              <w:t>Diff</w:t>
            </w:r>
          </w:p>
        </w:tc>
        <w:tc>
          <w:tcPr>
            <w:tcW w:w="925" w:type="dxa"/>
            <w:tcBorders>
              <w:top w:val="nil"/>
              <w:left w:val="nil"/>
              <w:bottom w:val="single" w:color="000000" w:sz="3" w:space="0"/>
              <w:right w:val="nil"/>
            </w:tcBorders>
            <w:tcPrChange w:author="Mohamed SALEM" w:date="2023-10-27T09:08:00Z" w:id="515">
              <w:tcPr>
                <w:tcW w:w="925" w:type="dxa"/>
                <w:tcBorders>
                  <w:top w:val="nil"/>
                  <w:left w:val="nil"/>
                  <w:bottom w:val="single" w:color="000000" w:sz="3" w:space="0"/>
                  <w:right w:val="nil"/>
                </w:tcBorders>
              </w:tcPr>
            </w:tcPrChange>
          </w:tcPr>
          <w:p w:rsidR="001742B9" w:rsidRDefault="00256ADB" w14:paraId="13BD9A9C" w14:textId="77777777">
            <w:pPr>
              <w:spacing w:after="0" w:line="259" w:lineRule="auto"/>
              <w:ind w:left="-13" w:right="0" w:firstLine="0"/>
              <w:jc w:val="left"/>
            </w:pPr>
            <w:proofErr w:type="spellStart"/>
            <w:r>
              <w:rPr>
                <w:sz w:val="13"/>
              </w:rPr>
              <w:t>rCARI</w:t>
            </w:r>
            <w:proofErr w:type="spellEnd"/>
            <w:r>
              <w:rPr>
                <w:sz w:val="13"/>
              </w:rPr>
              <w:t>-FES</w:t>
            </w:r>
          </w:p>
        </w:tc>
        <w:tc>
          <w:tcPr>
            <w:tcW w:w="838" w:type="dxa"/>
            <w:tcBorders>
              <w:top w:val="nil"/>
              <w:left w:val="nil"/>
              <w:bottom w:val="single" w:color="000000" w:sz="3" w:space="0"/>
              <w:right w:val="nil"/>
            </w:tcBorders>
            <w:tcPrChange w:author="Mohamed SALEM" w:date="2023-10-27T09:08:00Z" w:id="516">
              <w:tcPr>
                <w:tcW w:w="838" w:type="dxa"/>
                <w:tcBorders>
                  <w:top w:val="nil"/>
                  <w:left w:val="nil"/>
                  <w:bottom w:val="single" w:color="000000" w:sz="3" w:space="0"/>
                  <w:right w:val="nil"/>
                </w:tcBorders>
              </w:tcPr>
            </w:tcPrChange>
          </w:tcPr>
          <w:p w:rsidR="001742B9" w:rsidRDefault="00256ADB" w14:paraId="6BE10971" w14:textId="77777777">
            <w:pPr>
              <w:spacing w:after="0" w:line="259" w:lineRule="auto"/>
              <w:ind w:left="-1" w:right="0" w:firstLine="0"/>
              <w:jc w:val="left"/>
            </w:pPr>
            <w:proofErr w:type="spellStart"/>
            <w:r>
              <w:rPr>
                <w:sz w:val="13"/>
              </w:rPr>
              <w:t>rCARI</w:t>
            </w:r>
            <w:proofErr w:type="spellEnd"/>
            <w:r>
              <w:rPr>
                <w:sz w:val="13"/>
              </w:rPr>
              <w:t>-Inc</w:t>
            </w:r>
          </w:p>
        </w:tc>
        <w:tc>
          <w:tcPr>
            <w:tcW w:w="636" w:type="dxa"/>
            <w:tcBorders>
              <w:top w:val="nil"/>
              <w:left w:val="nil"/>
              <w:bottom w:val="single" w:color="000000" w:sz="3" w:space="0"/>
              <w:right w:val="nil"/>
            </w:tcBorders>
            <w:tcPrChange w:author="Mohamed SALEM" w:date="2023-10-27T09:08:00Z" w:id="517">
              <w:tcPr>
                <w:tcW w:w="636" w:type="dxa"/>
                <w:tcBorders>
                  <w:top w:val="nil"/>
                  <w:left w:val="nil"/>
                  <w:bottom w:val="single" w:color="000000" w:sz="3" w:space="0"/>
                  <w:right w:val="nil"/>
                </w:tcBorders>
              </w:tcPr>
            </w:tcPrChange>
          </w:tcPr>
          <w:p w:rsidR="001742B9" w:rsidRDefault="00256ADB" w14:paraId="33342BCA" w14:textId="77777777">
            <w:pPr>
              <w:spacing w:after="0" w:line="259" w:lineRule="auto"/>
              <w:ind w:left="164" w:right="0" w:firstLine="0"/>
              <w:jc w:val="left"/>
            </w:pPr>
            <w:r>
              <w:rPr>
                <w:sz w:val="13"/>
              </w:rPr>
              <w:t>Diff</w:t>
            </w:r>
          </w:p>
        </w:tc>
      </w:tr>
      <w:tr w:rsidR="001742B9" w:rsidTr="00FB5237" w14:paraId="7C10D48D" w14:textId="77777777">
        <w:trPr>
          <w:trHeight w:val="161"/>
          <w:trPrChange w:author="Mohamed SALEM" w:date="2023-10-27T09:08:00Z" w:id="518">
            <w:trPr>
              <w:trHeight w:val="161"/>
            </w:trPr>
          </w:trPrChange>
        </w:trPr>
        <w:tc>
          <w:tcPr>
            <w:tcW w:w="1924" w:type="dxa"/>
            <w:tcBorders>
              <w:top w:val="single" w:color="000000" w:sz="3" w:space="0"/>
              <w:left w:val="nil"/>
              <w:bottom w:val="nil"/>
              <w:right w:val="nil"/>
            </w:tcBorders>
            <w:tcPrChange w:author="Mohamed SALEM" w:date="2023-10-27T09:08:00Z" w:id="519">
              <w:tcPr>
                <w:tcW w:w="1923" w:type="dxa"/>
                <w:tcBorders>
                  <w:top w:val="single" w:color="000000" w:sz="3" w:space="0"/>
                  <w:left w:val="nil"/>
                  <w:bottom w:val="nil"/>
                  <w:right w:val="nil"/>
                </w:tcBorders>
              </w:tcPr>
            </w:tcPrChange>
          </w:tcPr>
          <w:p w:rsidR="001742B9" w:rsidRDefault="00256ADB" w14:paraId="28CFD344" w14:textId="77777777">
            <w:pPr>
              <w:spacing w:after="0" w:line="259" w:lineRule="auto"/>
              <w:ind w:left="100" w:right="0" w:firstLine="0"/>
              <w:jc w:val="left"/>
            </w:pPr>
            <w:r>
              <w:rPr>
                <w:sz w:val="13"/>
              </w:rPr>
              <w:t>Food Secure</w:t>
            </w:r>
          </w:p>
        </w:tc>
        <w:tc>
          <w:tcPr>
            <w:tcW w:w="880" w:type="dxa"/>
            <w:tcBorders>
              <w:top w:val="single" w:color="000000" w:sz="3" w:space="0"/>
              <w:left w:val="nil"/>
              <w:bottom w:val="nil"/>
              <w:right w:val="nil"/>
            </w:tcBorders>
            <w:tcPrChange w:author="Mohamed SALEM" w:date="2023-10-27T09:08:00Z" w:id="520">
              <w:tcPr>
                <w:tcW w:w="880" w:type="dxa"/>
                <w:tcBorders>
                  <w:top w:val="single" w:color="000000" w:sz="3" w:space="0"/>
                  <w:left w:val="nil"/>
                  <w:bottom w:val="nil"/>
                  <w:right w:val="nil"/>
                </w:tcBorders>
              </w:tcPr>
            </w:tcPrChange>
          </w:tcPr>
          <w:p w:rsidR="001742B9" w:rsidRDefault="00256ADB" w14:paraId="47E8A1F5" w14:textId="77777777">
            <w:pPr>
              <w:spacing w:after="0" w:line="259" w:lineRule="auto"/>
              <w:ind w:left="242" w:right="0" w:firstLine="0"/>
              <w:jc w:val="left"/>
            </w:pPr>
            <w:r>
              <w:rPr>
                <w:sz w:val="13"/>
              </w:rPr>
              <w:t>0.03</w:t>
            </w:r>
          </w:p>
        </w:tc>
        <w:tc>
          <w:tcPr>
            <w:tcW w:w="929" w:type="dxa"/>
            <w:tcBorders>
              <w:top w:val="single" w:color="000000" w:sz="3" w:space="0"/>
              <w:left w:val="nil"/>
              <w:bottom w:val="nil"/>
              <w:right w:val="nil"/>
            </w:tcBorders>
            <w:tcPrChange w:author="Mohamed SALEM" w:date="2023-10-27T09:08:00Z" w:id="521">
              <w:tcPr>
                <w:tcW w:w="929" w:type="dxa"/>
                <w:tcBorders>
                  <w:top w:val="single" w:color="000000" w:sz="3" w:space="0"/>
                  <w:left w:val="nil"/>
                  <w:bottom w:val="nil"/>
                  <w:right w:val="nil"/>
                </w:tcBorders>
              </w:tcPr>
            </w:tcPrChange>
          </w:tcPr>
          <w:p w:rsidR="001742B9" w:rsidRDefault="00256ADB" w14:paraId="429A0E11" w14:textId="77777777">
            <w:pPr>
              <w:spacing w:after="0" w:line="259" w:lineRule="auto"/>
              <w:ind w:left="261" w:right="0" w:firstLine="0"/>
              <w:jc w:val="left"/>
            </w:pPr>
            <w:r>
              <w:rPr>
                <w:sz w:val="13"/>
              </w:rPr>
              <w:t>0.07</w:t>
            </w:r>
          </w:p>
        </w:tc>
        <w:tc>
          <w:tcPr>
            <w:tcW w:w="727" w:type="dxa"/>
            <w:tcBorders>
              <w:top w:val="single" w:color="000000" w:sz="3" w:space="0"/>
              <w:left w:val="nil"/>
              <w:bottom w:val="nil"/>
              <w:right w:val="nil"/>
            </w:tcBorders>
            <w:tcPrChange w:author="Mohamed SALEM" w:date="2023-10-27T09:08:00Z" w:id="522">
              <w:tcPr>
                <w:tcW w:w="727" w:type="dxa"/>
                <w:tcBorders>
                  <w:top w:val="single" w:color="000000" w:sz="3" w:space="0"/>
                  <w:left w:val="nil"/>
                  <w:bottom w:val="nil"/>
                  <w:right w:val="nil"/>
                </w:tcBorders>
              </w:tcPr>
            </w:tcPrChange>
          </w:tcPr>
          <w:p w:rsidR="001742B9" w:rsidRDefault="00256ADB" w14:paraId="2B1A88C1" w14:textId="77777777">
            <w:pPr>
              <w:spacing w:after="0" w:line="259" w:lineRule="auto"/>
              <w:ind w:left="48" w:right="0" w:firstLine="0"/>
              <w:jc w:val="left"/>
            </w:pPr>
            <w:r>
              <w:rPr>
                <w:sz w:val="13"/>
              </w:rPr>
              <w:t>0.05**</w:t>
            </w:r>
          </w:p>
        </w:tc>
        <w:tc>
          <w:tcPr>
            <w:tcW w:w="886" w:type="dxa"/>
            <w:tcBorders>
              <w:top w:val="single" w:color="000000" w:sz="3" w:space="0"/>
              <w:left w:val="nil"/>
              <w:bottom w:val="nil"/>
              <w:right w:val="nil"/>
            </w:tcBorders>
            <w:tcPrChange w:author="Mohamed SALEM" w:date="2023-10-27T09:08:00Z" w:id="523">
              <w:tcPr>
                <w:tcW w:w="886" w:type="dxa"/>
                <w:tcBorders>
                  <w:top w:val="single" w:color="000000" w:sz="3" w:space="0"/>
                  <w:left w:val="nil"/>
                  <w:bottom w:val="nil"/>
                  <w:right w:val="nil"/>
                </w:tcBorders>
              </w:tcPr>
            </w:tcPrChange>
          </w:tcPr>
          <w:p w:rsidR="001742B9" w:rsidRDefault="00256ADB" w14:paraId="33FD2124" w14:textId="77777777">
            <w:pPr>
              <w:spacing w:after="0" w:line="259" w:lineRule="auto"/>
              <w:ind w:left="218" w:right="0" w:firstLine="0"/>
              <w:jc w:val="left"/>
            </w:pPr>
            <w:r>
              <w:rPr>
                <w:sz w:val="13"/>
              </w:rPr>
              <w:t>0.00</w:t>
            </w:r>
          </w:p>
        </w:tc>
        <w:tc>
          <w:tcPr>
            <w:tcW w:w="888" w:type="dxa"/>
            <w:tcBorders>
              <w:top w:val="single" w:color="000000" w:sz="3" w:space="0"/>
              <w:left w:val="nil"/>
              <w:bottom w:val="nil"/>
              <w:right w:val="nil"/>
            </w:tcBorders>
            <w:tcPrChange w:author="Mohamed SALEM" w:date="2023-10-27T09:08:00Z" w:id="524">
              <w:tcPr>
                <w:tcW w:w="888" w:type="dxa"/>
                <w:tcBorders>
                  <w:top w:val="single" w:color="000000" w:sz="3" w:space="0"/>
                  <w:left w:val="nil"/>
                  <w:bottom w:val="nil"/>
                  <w:right w:val="nil"/>
                </w:tcBorders>
              </w:tcPr>
            </w:tcPrChange>
          </w:tcPr>
          <w:p w:rsidR="001742B9" w:rsidRDefault="00256ADB" w14:paraId="10ED316E" w14:textId="77777777">
            <w:pPr>
              <w:spacing w:after="0" w:line="259" w:lineRule="auto"/>
              <w:ind w:left="231" w:right="0" w:firstLine="0"/>
              <w:jc w:val="left"/>
            </w:pPr>
            <w:r>
              <w:rPr>
                <w:sz w:val="13"/>
              </w:rPr>
              <w:t>0.00</w:t>
            </w:r>
          </w:p>
        </w:tc>
        <w:tc>
          <w:tcPr>
            <w:tcW w:w="727" w:type="dxa"/>
            <w:tcBorders>
              <w:top w:val="single" w:color="000000" w:sz="3" w:space="0"/>
              <w:left w:val="nil"/>
              <w:bottom w:val="nil"/>
              <w:right w:val="nil"/>
            </w:tcBorders>
            <w:tcPrChange w:author="Mohamed SALEM" w:date="2023-10-27T09:08:00Z" w:id="525">
              <w:tcPr>
                <w:tcW w:w="727" w:type="dxa"/>
                <w:tcBorders>
                  <w:top w:val="single" w:color="000000" w:sz="3" w:space="0"/>
                  <w:left w:val="nil"/>
                  <w:bottom w:val="nil"/>
                  <w:right w:val="nil"/>
                </w:tcBorders>
              </w:tcPr>
            </w:tcPrChange>
          </w:tcPr>
          <w:p w:rsidR="001742B9" w:rsidRDefault="00256ADB" w14:paraId="768E0A25" w14:textId="77777777">
            <w:pPr>
              <w:spacing w:after="0" w:line="259" w:lineRule="auto"/>
              <w:ind w:left="131" w:right="0" w:firstLine="0"/>
              <w:jc w:val="left"/>
            </w:pPr>
            <w:r>
              <w:rPr>
                <w:sz w:val="13"/>
              </w:rPr>
              <w:t>0.00</w:t>
            </w:r>
          </w:p>
        </w:tc>
        <w:tc>
          <w:tcPr>
            <w:tcW w:w="925" w:type="dxa"/>
            <w:tcBorders>
              <w:top w:val="single" w:color="000000" w:sz="3" w:space="0"/>
              <w:left w:val="nil"/>
              <w:bottom w:val="nil"/>
              <w:right w:val="nil"/>
            </w:tcBorders>
            <w:tcPrChange w:author="Mohamed SALEM" w:date="2023-10-27T09:08:00Z" w:id="526">
              <w:tcPr>
                <w:tcW w:w="925" w:type="dxa"/>
                <w:tcBorders>
                  <w:top w:val="single" w:color="000000" w:sz="3" w:space="0"/>
                  <w:left w:val="nil"/>
                  <w:bottom w:val="nil"/>
                  <w:right w:val="nil"/>
                </w:tcBorders>
              </w:tcPr>
            </w:tcPrChange>
          </w:tcPr>
          <w:p w:rsidR="001742B9" w:rsidRDefault="00256ADB" w14:paraId="42282EB1" w14:textId="77777777">
            <w:pPr>
              <w:spacing w:after="0" w:line="259" w:lineRule="auto"/>
              <w:ind w:left="229" w:right="0" w:firstLine="0"/>
              <w:jc w:val="left"/>
            </w:pPr>
            <w:r>
              <w:rPr>
                <w:sz w:val="13"/>
              </w:rPr>
              <w:t>0.01</w:t>
            </w:r>
          </w:p>
        </w:tc>
        <w:tc>
          <w:tcPr>
            <w:tcW w:w="838" w:type="dxa"/>
            <w:tcBorders>
              <w:top w:val="single" w:color="000000" w:sz="3" w:space="0"/>
              <w:left w:val="nil"/>
              <w:bottom w:val="nil"/>
              <w:right w:val="nil"/>
            </w:tcBorders>
            <w:tcPrChange w:author="Mohamed SALEM" w:date="2023-10-27T09:08:00Z" w:id="527">
              <w:tcPr>
                <w:tcW w:w="838" w:type="dxa"/>
                <w:tcBorders>
                  <w:top w:val="single" w:color="000000" w:sz="3" w:space="0"/>
                  <w:left w:val="nil"/>
                  <w:bottom w:val="nil"/>
                  <w:right w:val="nil"/>
                </w:tcBorders>
              </w:tcPr>
            </w:tcPrChange>
          </w:tcPr>
          <w:p w:rsidR="001742B9" w:rsidRDefault="00256ADB" w14:paraId="1A9422E1" w14:textId="77777777">
            <w:pPr>
              <w:spacing w:after="0" w:line="259" w:lineRule="auto"/>
              <w:ind w:left="203" w:right="0" w:firstLine="0"/>
              <w:jc w:val="left"/>
            </w:pPr>
            <w:r>
              <w:rPr>
                <w:sz w:val="13"/>
              </w:rPr>
              <w:t>0.01</w:t>
            </w:r>
          </w:p>
        </w:tc>
        <w:tc>
          <w:tcPr>
            <w:tcW w:w="636" w:type="dxa"/>
            <w:tcBorders>
              <w:top w:val="single" w:color="000000" w:sz="3" w:space="0"/>
              <w:left w:val="nil"/>
              <w:bottom w:val="nil"/>
              <w:right w:val="nil"/>
            </w:tcBorders>
            <w:tcPrChange w:author="Mohamed SALEM" w:date="2023-10-27T09:08:00Z" w:id="528">
              <w:tcPr>
                <w:tcW w:w="636" w:type="dxa"/>
                <w:tcBorders>
                  <w:top w:val="single" w:color="000000" w:sz="3" w:space="0"/>
                  <w:left w:val="nil"/>
                  <w:bottom w:val="nil"/>
                  <w:right w:val="nil"/>
                </w:tcBorders>
              </w:tcPr>
            </w:tcPrChange>
          </w:tcPr>
          <w:p w:rsidR="001742B9" w:rsidRDefault="00256ADB" w14:paraId="400ADEC4" w14:textId="77777777">
            <w:pPr>
              <w:spacing w:after="0" w:line="259" w:lineRule="auto"/>
              <w:ind w:left="153" w:right="0" w:firstLine="0"/>
              <w:jc w:val="left"/>
            </w:pPr>
            <w:r>
              <w:rPr>
                <w:sz w:val="13"/>
              </w:rPr>
              <w:t>0.00</w:t>
            </w:r>
          </w:p>
        </w:tc>
      </w:tr>
      <w:tr w:rsidR="001742B9" w:rsidTr="00FB5237" w14:paraId="3CF9BEF6" w14:textId="77777777">
        <w:trPr>
          <w:trHeight w:val="159"/>
          <w:trPrChange w:author="Mohamed SALEM" w:date="2023-10-27T09:08:00Z" w:id="529">
            <w:trPr>
              <w:trHeight w:val="159"/>
            </w:trPr>
          </w:trPrChange>
        </w:trPr>
        <w:tc>
          <w:tcPr>
            <w:tcW w:w="1924" w:type="dxa"/>
            <w:tcBorders>
              <w:top w:val="nil"/>
              <w:left w:val="nil"/>
              <w:bottom w:val="nil"/>
              <w:right w:val="nil"/>
            </w:tcBorders>
            <w:tcPrChange w:author="Mohamed SALEM" w:date="2023-10-27T09:08:00Z" w:id="530">
              <w:tcPr>
                <w:tcW w:w="1923" w:type="dxa"/>
                <w:tcBorders>
                  <w:top w:val="nil"/>
                  <w:left w:val="nil"/>
                  <w:bottom w:val="nil"/>
                  <w:right w:val="nil"/>
                </w:tcBorders>
              </w:tcPr>
            </w:tcPrChange>
          </w:tcPr>
          <w:p w:rsidR="001742B9" w:rsidRDefault="001742B9" w14:paraId="2CB70CC6" w14:textId="77777777">
            <w:pPr>
              <w:spacing w:after="160" w:line="259" w:lineRule="auto"/>
              <w:ind w:left="0" w:right="0" w:firstLine="0"/>
              <w:jc w:val="left"/>
            </w:pPr>
          </w:p>
        </w:tc>
        <w:tc>
          <w:tcPr>
            <w:tcW w:w="880" w:type="dxa"/>
            <w:tcBorders>
              <w:top w:val="nil"/>
              <w:left w:val="nil"/>
              <w:bottom w:val="nil"/>
              <w:right w:val="nil"/>
            </w:tcBorders>
            <w:tcPrChange w:author="Mohamed SALEM" w:date="2023-10-27T09:08:00Z" w:id="531">
              <w:tcPr>
                <w:tcW w:w="880" w:type="dxa"/>
                <w:tcBorders>
                  <w:top w:val="nil"/>
                  <w:left w:val="nil"/>
                  <w:bottom w:val="nil"/>
                  <w:right w:val="nil"/>
                </w:tcBorders>
              </w:tcPr>
            </w:tcPrChange>
          </w:tcPr>
          <w:p w:rsidR="001742B9" w:rsidRDefault="00256ADB" w14:paraId="0571E2D2" w14:textId="77777777">
            <w:pPr>
              <w:spacing w:after="0" w:line="259" w:lineRule="auto"/>
              <w:ind w:left="186" w:right="0" w:firstLine="0"/>
              <w:jc w:val="left"/>
            </w:pPr>
            <w:r>
              <w:rPr>
                <w:sz w:val="13"/>
              </w:rPr>
              <w:t>(0.01)</w:t>
            </w:r>
          </w:p>
        </w:tc>
        <w:tc>
          <w:tcPr>
            <w:tcW w:w="929" w:type="dxa"/>
            <w:tcBorders>
              <w:top w:val="nil"/>
              <w:left w:val="nil"/>
              <w:bottom w:val="nil"/>
              <w:right w:val="nil"/>
            </w:tcBorders>
            <w:tcPrChange w:author="Mohamed SALEM" w:date="2023-10-27T09:08:00Z" w:id="532">
              <w:tcPr>
                <w:tcW w:w="929" w:type="dxa"/>
                <w:tcBorders>
                  <w:top w:val="nil"/>
                  <w:left w:val="nil"/>
                  <w:bottom w:val="nil"/>
                  <w:right w:val="nil"/>
                </w:tcBorders>
              </w:tcPr>
            </w:tcPrChange>
          </w:tcPr>
          <w:p w:rsidR="001742B9" w:rsidRDefault="00256ADB" w14:paraId="7D17526D" w14:textId="77777777">
            <w:pPr>
              <w:spacing w:after="0" w:line="259" w:lineRule="auto"/>
              <w:ind w:left="205" w:right="0" w:firstLine="0"/>
              <w:jc w:val="left"/>
            </w:pPr>
            <w:r>
              <w:rPr>
                <w:sz w:val="13"/>
              </w:rPr>
              <w:t>(0.02)</w:t>
            </w:r>
          </w:p>
        </w:tc>
        <w:tc>
          <w:tcPr>
            <w:tcW w:w="727" w:type="dxa"/>
            <w:tcBorders>
              <w:top w:val="nil"/>
              <w:left w:val="nil"/>
              <w:bottom w:val="nil"/>
              <w:right w:val="nil"/>
            </w:tcBorders>
            <w:tcPrChange w:author="Mohamed SALEM" w:date="2023-10-27T09:08:00Z" w:id="533">
              <w:tcPr>
                <w:tcW w:w="727" w:type="dxa"/>
                <w:tcBorders>
                  <w:top w:val="nil"/>
                  <w:left w:val="nil"/>
                  <w:bottom w:val="nil"/>
                  <w:right w:val="nil"/>
                </w:tcBorders>
              </w:tcPr>
            </w:tcPrChange>
          </w:tcPr>
          <w:p w:rsidR="001742B9" w:rsidRDefault="00256ADB" w14:paraId="02C20C06" w14:textId="77777777">
            <w:pPr>
              <w:spacing w:after="0" w:line="259" w:lineRule="auto"/>
              <w:ind w:left="64" w:right="0" w:firstLine="0"/>
              <w:jc w:val="left"/>
            </w:pPr>
            <w:r>
              <w:rPr>
                <w:sz w:val="13"/>
              </w:rPr>
              <w:t>(0.02)</w:t>
            </w:r>
          </w:p>
        </w:tc>
        <w:tc>
          <w:tcPr>
            <w:tcW w:w="886" w:type="dxa"/>
            <w:tcBorders>
              <w:top w:val="nil"/>
              <w:left w:val="nil"/>
              <w:bottom w:val="nil"/>
              <w:right w:val="nil"/>
            </w:tcBorders>
            <w:tcPrChange w:author="Mohamed SALEM" w:date="2023-10-27T09:08:00Z" w:id="534">
              <w:tcPr>
                <w:tcW w:w="886" w:type="dxa"/>
                <w:tcBorders>
                  <w:top w:val="nil"/>
                  <w:left w:val="nil"/>
                  <w:bottom w:val="nil"/>
                  <w:right w:val="nil"/>
                </w:tcBorders>
              </w:tcPr>
            </w:tcPrChange>
          </w:tcPr>
          <w:p w:rsidR="001742B9" w:rsidRDefault="00256ADB" w14:paraId="6953EF5C" w14:textId="77777777">
            <w:pPr>
              <w:spacing w:after="0" w:line="259" w:lineRule="auto"/>
              <w:ind w:left="162" w:right="0" w:firstLine="0"/>
              <w:jc w:val="left"/>
            </w:pPr>
            <w:r>
              <w:rPr>
                <w:sz w:val="13"/>
              </w:rPr>
              <w:t>(0.00)</w:t>
            </w:r>
          </w:p>
        </w:tc>
        <w:tc>
          <w:tcPr>
            <w:tcW w:w="888" w:type="dxa"/>
            <w:tcBorders>
              <w:top w:val="nil"/>
              <w:left w:val="nil"/>
              <w:bottom w:val="nil"/>
              <w:right w:val="nil"/>
            </w:tcBorders>
            <w:tcPrChange w:author="Mohamed SALEM" w:date="2023-10-27T09:08:00Z" w:id="535">
              <w:tcPr>
                <w:tcW w:w="888" w:type="dxa"/>
                <w:tcBorders>
                  <w:top w:val="nil"/>
                  <w:left w:val="nil"/>
                  <w:bottom w:val="nil"/>
                  <w:right w:val="nil"/>
                </w:tcBorders>
              </w:tcPr>
            </w:tcPrChange>
          </w:tcPr>
          <w:p w:rsidR="001742B9" w:rsidRDefault="00256ADB" w14:paraId="54128A91" w14:textId="77777777">
            <w:pPr>
              <w:spacing w:after="0" w:line="259" w:lineRule="auto"/>
              <w:ind w:left="175" w:right="0" w:firstLine="0"/>
              <w:jc w:val="left"/>
            </w:pPr>
            <w:r>
              <w:rPr>
                <w:sz w:val="13"/>
              </w:rPr>
              <w:t>(0.00)</w:t>
            </w:r>
          </w:p>
        </w:tc>
        <w:tc>
          <w:tcPr>
            <w:tcW w:w="727" w:type="dxa"/>
            <w:tcBorders>
              <w:top w:val="nil"/>
              <w:left w:val="nil"/>
              <w:bottom w:val="nil"/>
              <w:right w:val="nil"/>
            </w:tcBorders>
            <w:tcPrChange w:author="Mohamed SALEM" w:date="2023-10-27T09:08:00Z" w:id="536">
              <w:tcPr>
                <w:tcW w:w="727" w:type="dxa"/>
                <w:tcBorders>
                  <w:top w:val="nil"/>
                  <w:left w:val="nil"/>
                  <w:bottom w:val="nil"/>
                  <w:right w:val="nil"/>
                </w:tcBorders>
              </w:tcPr>
            </w:tcPrChange>
          </w:tcPr>
          <w:p w:rsidR="001742B9" w:rsidRDefault="00256ADB" w14:paraId="665ACDF7" w14:textId="77777777">
            <w:pPr>
              <w:spacing w:after="0" w:line="259" w:lineRule="auto"/>
              <w:ind w:left="75" w:right="0" w:firstLine="0"/>
              <w:jc w:val="left"/>
            </w:pPr>
            <w:r>
              <w:rPr>
                <w:sz w:val="13"/>
              </w:rPr>
              <w:t>(0.00)</w:t>
            </w:r>
          </w:p>
        </w:tc>
        <w:tc>
          <w:tcPr>
            <w:tcW w:w="925" w:type="dxa"/>
            <w:tcBorders>
              <w:top w:val="nil"/>
              <w:left w:val="nil"/>
              <w:bottom w:val="nil"/>
              <w:right w:val="nil"/>
            </w:tcBorders>
            <w:tcPrChange w:author="Mohamed SALEM" w:date="2023-10-27T09:08:00Z" w:id="537">
              <w:tcPr>
                <w:tcW w:w="925" w:type="dxa"/>
                <w:tcBorders>
                  <w:top w:val="nil"/>
                  <w:left w:val="nil"/>
                  <w:bottom w:val="nil"/>
                  <w:right w:val="nil"/>
                </w:tcBorders>
              </w:tcPr>
            </w:tcPrChange>
          </w:tcPr>
          <w:p w:rsidR="001742B9" w:rsidRDefault="00256ADB" w14:paraId="449C6F25" w14:textId="77777777">
            <w:pPr>
              <w:spacing w:after="0" w:line="259" w:lineRule="auto"/>
              <w:ind w:left="173" w:right="0" w:firstLine="0"/>
              <w:jc w:val="left"/>
            </w:pPr>
            <w:r>
              <w:rPr>
                <w:sz w:val="13"/>
              </w:rPr>
              <w:t>(0.01)</w:t>
            </w:r>
          </w:p>
        </w:tc>
        <w:tc>
          <w:tcPr>
            <w:tcW w:w="838" w:type="dxa"/>
            <w:tcBorders>
              <w:top w:val="nil"/>
              <w:left w:val="nil"/>
              <w:bottom w:val="nil"/>
              <w:right w:val="nil"/>
            </w:tcBorders>
            <w:tcPrChange w:author="Mohamed SALEM" w:date="2023-10-27T09:08:00Z" w:id="538">
              <w:tcPr>
                <w:tcW w:w="838" w:type="dxa"/>
                <w:tcBorders>
                  <w:top w:val="nil"/>
                  <w:left w:val="nil"/>
                  <w:bottom w:val="nil"/>
                  <w:right w:val="nil"/>
                </w:tcBorders>
              </w:tcPr>
            </w:tcPrChange>
          </w:tcPr>
          <w:p w:rsidR="001742B9" w:rsidRDefault="00256ADB" w14:paraId="4060C64B" w14:textId="77777777">
            <w:pPr>
              <w:spacing w:after="0" w:line="259" w:lineRule="auto"/>
              <w:ind w:left="147" w:right="0" w:firstLine="0"/>
              <w:jc w:val="left"/>
            </w:pPr>
            <w:r>
              <w:rPr>
                <w:sz w:val="13"/>
              </w:rPr>
              <w:t>(0.01)</w:t>
            </w:r>
          </w:p>
        </w:tc>
        <w:tc>
          <w:tcPr>
            <w:tcW w:w="636" w:type="dxa"/>
            <w:tcBorders>
              <w:top w:val="nil"/>
              <w:left w:val="nil"/>
              <w:bottom w:val="nil"/>
              <w:right w:val="nil"/>
            </w:tcBorders>
            <w:tcPrChange w:author="Mohamed SALEM" w:date="2023-10-27T09:08:00Z" w:id="539">
              <w:tcPr>
                <w:tcW w:w="636" w:type="dxa"/>
                <w:tcBorders>
                  <w:top w:val="nil"/>
                  <w:left w:val="nil"/>
                  <w:bottom w:val="nil"/>
                  <w:right w:val="nil"/>
                </w:tcBorders>
              </w:tcPr>
            </w:tcPrChange>
          </w:tcPr>
          <w:p w:rsidR="001742B9" w:rsidRDefault="00256ADB" w14:paraId="5BA3FBA5" w14:textId="77777777">
            <w:pPr>
              <w:spacing w:after="0" w:line="259" w:lineRule="auto"/>
              <w:ind w:left="98" w:right="0" w:firstLine="0"/>
              <w:jc w:val="left"/>
            </w:pPr>
            <w:r>
              <w:rPr>
                <w:sz w:val="13"/>
              </w:rPr>
              <w:t>(0.00)</w:t>
            </w:r>
          </w:p>
        </w:tc>
      </w:tr>
      <w:tr w:rsidR="001742B9" w:rsidTr="00FB5237" w14:paraId="5BC85F13" w14:textId="77777777">
        <w:trPr>
          <w:trHeight w:val="159"/>
          <w:trPrChange w:author="Mohamed SALEM" w:date="2023-10-27T09:08:00Z" w:id="540">
            <w:trPr>
              <w:trHeight w:val="159"/>
            </w:trPr>
          </w:trPrChange>
        </w:trPr>
        <w:tc>
          <w:tcPr>
            <w:tcW w:w="1924" w:type="dxa"/>
            <w:tcBorders>
              <w:top w:val="nil"/>
              <w:left w:val="nil"/>
              <w:bottom w:val="nil"/>
              <w:right w:val="nil"/>
            </w:tcBorders>
            <w:tcPrChange w:author="Mohamed SALEM" w:date="2023-10-27T09:08:00Z" w:id="541">
              <w:tcPr>
                <w:tcW w:w="1923" w:type="dxa"/>
                <w:tcBorders>
                  <w:top w:val="nil"/>
                  <w:left w:val="nil"/>
                  <w:bottom w:val="nil"/>
                  <w:right w:val="nil"/>
                </w:tcBorders>
              </w:tcPr>
            </w:tcPrChange>
          </w:tcPr>
          <w:p w:rsidR="001742B9" w:rsidRDefault="00256ADB" w14:paraId="541FAAEC" w14:textId="77777777">
            <w:pPr>
              <w:spacing w:after="0" w:line="259" w:lineRule="auto"/>
              <w:ind w:left="100" w:right="0" w:firstLine="0"/>
              <w:jc w:val="left"/>
            </w:pPr>
            <w:r>
              <w:rPr>
                <w:sz w:val="13"/>
              </w:rPr>
              <w:t>Marginally Food Secure</w:t>
            </w:r>
          </w:p>
        </w:tc>
        <w:tc>
          <w:tcPr>
            <w:tcW w:w="880" w:type="dxa"/>
            <w:tcBorders>
              <w:top w:val="nil"/>
              <w:left w:val="nil"/>
              <w:bottom w:val="nil"/>
              <w:right w:val="nil"/>
            </w:tcBorders>
            <w:tcPrChange w:author="Mohamed SALEM" w:date="2023-10-27T09:08:00Z" w:id="542">
              <w:tcPr>
                <w:tcW w:w="880" w:type="dxa"/>
                <w:tcBorders>
                  <w:top w:val="nil"/>
                  <w:left w:val="nil"/>
                  <w:bottom w:val="nil"/>
                  <w:right w:val="nil"/>
                </w:tcBorders>
              </w:tcPr>
            </w:tcPrChange>
          </w:tcPr>
          <w:p w:rsidR="001742B9" w:rsidRDefault="00256ADB" w14:paraId="5DED0B7B" w14:textId="77777777">
            <w:pPr>
              <w:spacing w:after="0" w:line="259" w:lineRule="auto"/>
              <w:ind w:left="242" w:right="0" w:firstLine="0"/>
              <w:jc w:val="left"/>
            </w:pPr>
            <w:r>
              <w:rPr>
                <w:sz w:val="13"/>
              </w:rPr>
              <w:t>0.34</w:t>
            </w:r>
          </w:p>
        </w:tc>
        <w:tc>
          <w:tcPr>
            <w:tcW w:w="929" w:type="dxa"/>
            <w:tcBorders>
              <w:top w:val="nil"/>
              <w:left w:val="nil"/>
              <w:bottom w:val="nil"/>
              <w:right w:val="nil"/>
            </w:tcBorders>
            <w:tcPrChange w:author="Mohamed SALEM" w:date="2023-10-27T09:08:00Z" w:id="543">
              <w:tcPr>
                <w:tcW w:w="929" w:type="dxa"/>
                <w:tcBorders>
                  <w:top w:val="nil"/>
                  <w:left w:val="nil"/>
                  <w:bottom w:val="nil"/>
                  <w:right w:val="nil"/>
                </w:tcBorders>
              </w:tcPr>
            </w:tcPrChange>
          </w:tcPr>
          <w:p w:rsidR="001742B9" w:rsidRDefault="00256ADB" w14:paraId="69DE4F2A" w14:textId="77777777">
            <w:pPr>
              <w:spacing w:after="0" w:line="259" w:lineRule="auto"/>
              <w:ind w:left="261" w:right="0" w:firstLine="0"/>
              <w:jc w:val="left"/>
            </w:pPr>
            <w:r>
              <w:rPr>
                <w:sz w:val="13"/>
              </w:rPr>
              <w:t>0.41</w:t>
            </w:r>
          </w:p>
        </w:tc>
        <w:tc>
          <w:tcPr>
            <w:tcW w:w="727" w:type="dxa"/>
            <w:tcBorders>
              <w:top w:val="nil"/>
              <w:left w:val="nil"/>
              <w:bottom w:val="nil"/>
              <w:right w:val="nil"/>
            </w:tcBorders>
            <w:tcPrChange w:author="Mohamed SALEM" w:date="2023-10-27T09:08:00Z" w:id="544">
              <w:tcPr>
                <w:tcW w:w="727" w:type="dxa"/>
                <w:tcBorders>
                  <w:top w:val="nil"/>
                  <w:left w:val="nil"/>
                  <w:bottom w:val="nil"/>
                  <w:right w:val="nil"/>
                </w:tcBorders>
              </w:tcPr>
            </w:tcPrChange>
          </w:tcPr>
          <w:p w:rsidR="001742B9" w:rsidRDefault="00256ADB" w14:paraId="108FE42A" w14:textId="77777777">
            <w:pPr>
              <w:spacing w:after="0" w:line="259" w:lineRule="auto"/>
              <w:ind w:left="84" w:right="0" w:firstLine="0"/>
              <w:jc w:val="left"/>
            </w:pPr>
            <w:r>
              <w:rPr>
                <w:sz w:val="13"/>
              </w:rPr>
              <w:t>0.07*</w:t>
            </w:r>
          </w:p>
        </w:tc>
        <w:tc>
          <w:tcPr>
            <w:tcW w:w="886" w:type="dxa"/>
            <w:tcBorders>
              <w:top w:val="nil"/>
              <w:left w:val="nil"/>
              <w:bottom w:val="nil"/>
              <w:right w:val="nil"/>
            </w:tcBorders>
            <w:tcPrChange w:author="Mohamed SALEM" w:date="2023-10-27T09:08:00Z" w:id="545">
              <w:tcPr>
                <w:tcW w:w="886" w:type="dxa"/>
                <w:tcBorders>
                  <w:top w:val="nil"/>
                  <w:left w:val="nil"/>
                  <w:bottom w:val="nil"/>
                  <w:right w:val="nil"/>
                </w:tcBorders>
              </w:tcPr>
            </w:tcPrChange>
          </w:tcPr>
          <w:p w:rsidR="001742B9" w:rsidRDefault="00256ADB" w14:paraId="7B30D3EE" w14:textId="77777777">
            <w:pPr>
              <w:spacing w:after="0" w:line="259" w:lineRule="auto"/>
              <w:ind w:left="218" w:right="0" w:firstLine="0"/>
              <w:jc w:val="left"/>
            </w:pPr>
            <w:r>
              <w:rPr>
                <w:sz w:val="13"/>
              </w:rPr>
              <w:t>0.07</w:t>
            </w:r>
          </w:p>
        </w:tc>
        <w:tc>
          <w:tcPr>
            <w:tcW w:w="888" w:type="dxa"/>
            <w:tcBorders>
              <w:top w:val="nil"/>
              <w:left w:val="nil"/>
              <w:bottom w:val="nil"/>
              <w:right w:val="nil"/>
            </w:tcBorders>
            <w:tcPrChange w:author="Mohamed SALEM" w:date="2023-10-27T09:08:00Z" w:id="546">
              <w:tcPr>
                <w:tcW w:w="888" w:type="dxa"/>
                <w:tcBorders>
                  <w:top w:val="nil"/>
                  <w:left w:val="nil"/>
                  <w:bottom w:val="nil"/>
                  <w:right w:val="nil"/>
                </w:tcBorders>
              </w:tcPr>
            </w:tcPrChange>
          </w:tcPr>
          <w:p w:rsidR="001742B9" w:rsidRDefault="00256ADB" w14:paraId="1B3F45E7" w14:textId="77777777">
            <w:pPr>
              <w:spacing w:after="0" w:line="259" w:lineRule="auto"/>
              <w:ind w:left="231" w:right="0" w:firstLine="0"/>
              <w:jc w:val="left"/>
            </w:pPr>
            <w:r>
              <w:rPr>
                <w:sz w:val="13"/>
              </w:rPr>
              <w:t>0.27</w:t>
            </w:r>
          </w:p>
        </w:tc>
        <w:tc>
          <w:tcPr>
            <w:tcW w:w="727" w:type="dxa"/>
            <w:tcBorders>
              <w:top w:val="nil"/>
              <w:left w:val="nil"/>
              <w:bottom w:val="nil"/>
              <w:right w:val="nil"/>
            </w:tcBorders>
            <w:tcPrChange w:author="Mohamed SALEM" w:date="2023-10-27T09:08:00Z" w:id="547">
              <w:tcPr>
                <w:tcW w:w="727" w:type="dxa"/>
                <w:tcBorders>
                  <w:top w:val="nil"/>
                  <w:left w:val="nil"/>
                  <w:bottom w:val="nil"/>
                  <w:right w:val="nil"/>
                </w:tcBorders>
              </w:tcPr>
            </w:tcPrChange>
          </w:tcPr>
          <w:p w:rsidR="001742B9" w:rsidRDefault="00256ADB" w14:paraId="65696CBB" w14:textId="77777777">
            <w:pPr>
              <w:spacing w:after="0" w:line="259" w:lineRule="auto"/>
              <w:ind w:left="24" w:right="0" w:firstLine="0"/>
              <w:jc w:val="left"/>
            </w:pPr>
            <w:r>
              <w:rPr>
                <w:sz w:val="13"/>
              </w:rPr>
              <w:t>0.19***</w:t>
            </w:r>
          </w:p>
        </w:tc>
        <w:tc>
          <w:tcPr>
            <w:tcW w:w="925" w:type="dxa"/>
            <w:tcBorders>
              <w:top w:val="nil"/>
              <w:left w:val="nil"/>
              <w:bottom w:val="nil"/>
              <w:right w:val="nil"/>
            </w:tcBorders>
            <w:tcPrChange w:author="Mohamed SALEM" w:date="2023-10-27T09:08:00Z" w:id="548">
              <w:tcPr>
                <w:tcW w:w="925" w:type="dxa"/>
                <w:tcBorders>
                  <w:top w:val="nil"/>
                  <w:left w:val="nil"/>
                  <w:bottom w:val="nil"/>
                  <w:right w:val="nil"/>
                </w:tcBorders>
              </w:tcPr>
            </w:tcPrChange>
          </w:tcPr>
          <w:p w:rsidR="001742B9" w:rsidRDefault="00256ADB" w14:paraId="187D3C85" w14:textId="77777777">
            <w:pPr>
              <w:spacing w:after="0" w:line="259" w:lineRule="auto"/>
              <w:ind w:left="229" w:right="0" w:firstLine="0"/>
              <w:jc w:val="left"/>
            </w:pPr>
            <w:r>
              <w:rPr>
                <w:sz w:val="13"/>
              </w:rPr>
              <w:t>0.29</w:t>
            </w:r>
          </w:p>
        </w:tc>
        <w:tc>
          <w:tcPr>
            <w:tcW w:w="838" w:type="dxa"/>
            <w:tcBorders>
              <w:top w:val="nil"/>
              <w:left w:val="nil"/>
              <w:bottom w:val="nil"/>
              <w:right w:val="nil"/>
            </w:tcBorders>
            <w:tcPrChange w:author="Mohamed SALEM" w:date="2023-10-27T09:08:00Z" w:id="549">
              <w:tcPr>
                <w:tcW w:w="838" w:type="dxa"/>
                <w:tcBorders>
                  <w:top w:val="nil"/>
                  <w:left w:val="nil"/>
                  <w:bottom w:val="nil"/>
                  <w:right w:val="nil"/>
                </w:tcBorders>
              </w:tcPr>
            </w:tcPrChange>
          </w:tcPr>
          <w:p w:rsidR="001742B9" w:rsidRDefault="00256ADB" w14:paraId="17877417" w14:textId="77777777">
            <w:pPr>
              <w:spacing w:after="0" w:line="259" w:lineRule="auto"/>
              <w:ind w:left="203" w:right="0" w:firstLine="0"/>
              <w:jc w:val="left"/>
            </w:pPr>
            <w:r>
              <w:rPr>
                <w:sz w:val="13"/>
              </w:rPr>
              <w:t>0.52</w:t>
            </w:r>
          </w:p>
        </w:tc>
        <w:tc>
          <w:tcPr>
            <w:tcW w:w="636" w:type="dxa"/>
            <w:tcBorders>
              <w:top w:val="nil"/>
              <w:left w:val="nil"/>
              <w:bottom w:val="nil"/>
              <w:right w:val="nil"/>
            </w:tcBorders>
            <w:tcPrChange w:author="Mohamed SALEM" w:date="2023-10-27T09:08:00Z" w:id="550">
              <w:tcPr>
                <w:tcW w:w="636" w:type="dxa"/>
                <w:tcBorders>
                  <w:top w:val="nil"/>
                  <w:left w:val="nil"/>
                  <w:bottom w:val="nil"/>
                  <w:right w:val="nil"/>
                </w:tcBorders>
              </w:tcPr>
            </w:tcPrChange>
          </w:tcPr>
          <w:p w:rsidR="001742B9" w:rsidRDefault="00256ADB" w14:paraId="427D4B8E" w14:textId="77777777">
            <w:pPr>
              <w:spacing w:after="0" w:line="259" w:lineRule="auto"/>
              <w:ind w:left="46" w:right="0" w:firstLine="0"/>
              <w:jc w:val="left"/>
            </w:pPr>
            <w:r>
              <w:rPr>
                <w:sz w:val="13"/>
              </w:rPr>
              <w:t>0.24***</w:t>
            </w:r>
          </w:p>
        </w:tc>
      </w:tr>
      <w:tr w:rsidR="001742B9" w:rsidTr="00FB5237" w14:paraId="0EC7D266" w14:textId="77777777">
        <w:trPr>
          <w:trHeight w:val="159"/>
          <w:trPrChange w:author="Mohamed SALEM" w:date="2023-10-27T09:08:00Z" w:id="551">
            <w:trPr>
              <w:trHeight w:val="159"/>
            </w:trPr>
          </w:trPrChange>
        </w:trPr>
        <w:tc>
          <w:tcPr>
            <w:tcW w:w="1924" w:type="dxa"/>
            <w:tcBorders>
              <w:top w:val="nil"/>
              <w:left w:val="nil"/>
              <w:bottom w:val="nil"/>
              <w:right w:val="nil"/>
            </w:tcBorders>
            <w:tcPrChange w:author="Mohamed SALEM" w:date="2023-10-27T09:08:00Z" w:id="552">
              <w:tcPr>
                <w:tcW w:w="1923" w:type="dxa"/>
                <w:tcBorders>
                  <w:top w:val="nil"/>
                  <w:left w:val="nil"/>
                  <w:bottom w:val="nil"/>
                  <w:right w:val="nil"/>
                </w:tcBorders>
              </w:tcPr>
            </w:tcPrChange>
          </w:tcPr>
          <w:p w:rsidR="001742B9" w:rsidRDefault="001742B9" w14:paraId="30F44999" w14:textId="77777777">
            <w:pPr>
              <w:spacing w:after="160" w:line="259" w:lineRule="auto"/>
              <w:ind w:left="0" w:right="0" w:firstLine="0"/>
              <w:jc w:val="left"/>
            </w:pPr>
          </w:p>
        </w:tc>
        <w:tc>
          <w:tcPr>
            <w:tcW w:w="880" w:type="dxa"/>
            <w:tcBorders>
              <w:top w:val="nil"/>
              <w:left w:val="nil"/>
              <w:bottom w:val="nil"/>
              <w:right w:val="nil"/>
            </w:tcBorders>
            <w:tcPrChange w:author="Mohamed SALEM" w:date="2023-10-27T09:08:00Z" w:id="553">
              <w:tcPr>
                <w:tcW w:w="880" w:type="dxa"/>
                <w:tcBorders>
                  <w:top w:val="nil"/>
                  <w:left w:val="nil"/>
                  <w:bottom w:val="nil"/>
                  <w:right w:val="nil"/>
                </w:tcBorders>
              </w:tcPr>
            </w:tcPrChange>
          </w:tcPr>
          <w:p w:rsidR="001742B9" w:rsidRDefault="00256ADB" w14:paraId="26B8496D" w14:textId="77777777">
            <w:pPr>
              <w:spacing w:after="0" w:line="259" w:lineRule="auto"/>
              <w:ind w:left="186" w:right="0" w:firstLine="0"/>
              <w:jc w:val="left"/>
            </w:pPr>
            <w:r>
              <w:rPr>
                <w:sz w:val="13"/>
              </w:rPr>
              <w:t>(0.03)</w:t>
            </w:r>
          </w:p>
        </w:tc>
        <w:tc>
          <w:tcPr>
            <w:tcW w:w="929" w:type="dxa"/>
            <w:tcBorders>
              <w:top w:val="nil"/>
              <w:left w:val="nil"/>
              <w:bottom w:val="nil"/>
              <w:right w:val="nil"/>
            </w:tcBorders>
            <w:tcPrChange w:author="Mohamed SALEM" w:date="2023-10-27T09:08:00Z" w:id="554">
              <w:tcPr>
                <w:tcW w:w="929" w:type="dxa"/>
                <w:tcBorders>
                  <w:top w:val="nil"/>
                  <w:left w:val="nil"/>
                  <w:bottom w:val="nil"/>
                  <w:right w:val="nil"/>
                </w:tcBorders>
              </w:tcPr>
            </w:tcPrChange>
          </w:tcPr>
          <w:p w:rsidR="001742B9" w:rsidRDefault="00256ADB" w14:paraId="06E5A215" w14:textId="77777777">
            <w:pPr>
              <w:spacing w:after="0" w:line="259" w:lineRule="auto"/>
              <w:ind w:left="205" w:right="0" w:firstLine="0"/>
              <w:jc w:val="left"/>
            </w:pPr>
            <w:r>
              <w:rPr>
                <w:sz w:val="13"/>
              </w:rPr>
              <w:t>(0.03)</w:t>
            </w:r>
          </w:p>
        </w:tc>
        <w:tc>
          <w:tcPr>
            <w:tcW w:w="727" w:type="dxa"/>
            <w:tcBorders>
              <w:top w:val="nil"/>
              <w:left w:val="nil"/>
              <w:bottom w:val="nil"/>
              <w:right w:val="nil"/>
            </w:tcBorders>
            <w:tcPrChange w:author="Mohamed SALEM" w:date="2023-10-27T09:08:00Z" w:id="555">
              <w:tcPr>
                <w:tcW w:w="727" w:type="dxa"/>
                <w:tcBorders>
                  <w:top w:val="nil"/>
                  <w:left w:val="nil"/>
                  <w:bottom w:val="nil"/>
                  <w:right w:val="nil"/>
                </w:tcBorders>
              </w:tcPr>
            </w:tcPrChange>
          </w:tcPr>
          <w:p w:rsidR="001742B9" w:rsidRDefault="00256ADB" w14:paraId="3287BE0C" w14:textId="77777777">
            <w:pPr>
              <w:spacing w:after="0" w:line="259" w:lineRule="auto"/>
              <w:ind w:left="64" w:right="0" w:firstLine="0"/>
              <w:jc w:val="left"/>
            </w:pPr>
            <w:r>
              <w:rPr>
                <w:sz w:val="13"/>
              </w:rPr>
              <w:t>(0.03)</w:t>
            </w:r>
          </w:p>
        </w:tc>
        <w:tc>
          <w:tcPr>
            <w:tcW w:w="886" w:type="dxa"/>
            <w:tcBorders>
              <w:top w:val="nil"/>
              <w:left w:val="nil"/>
              <w:bottom w:val="nil"/>
              <w:right w:val="nil"/>
            </w:tcBorders>
            <w:tcPrChange w:author="Mohamed SALEM" w:date="2023-10-27T09:08:00Z" w:id="556">
              <w:tcPr>
                <w:tcW w:w="886" w:type="dxa"/>
                <w:tcBorders>
                  <w:top w:val="nil"/>
                  <w:left w:val="nil"/>
                  <w:bottom w:val="nil"/>
                  <w:right w:val="nil"/>
                </w:tcBorders>
              </w:tcPr>
            </w:tcPrChange>
          </w:tcPr>
          <w:p w:rsidR="001742B9" w:rsidRDefault="00256ADB" w14:paraId="1C92919A" w14:textId="77777777">
            <w:pPr>
              <w:spacing w:after="0" w:line="259" w:lineRule="auto"/>
              <w:ind w:left="162" w:right="0" w:firstLine="0"/>
              <w:jc w:val="left"/>
            </w:pPr>
            <w:r>
              <w:rPr>
                <w:sz w:val="13"/>
              </w:rPr>
              <w:t>(0.01)</w:t>
            </w:r>
          </w:p>
        </w:tc>
        <w:tc>
          <w:tcPr>
            <w:tcW w:w="888" w:type="dxa"/>
            <w:tcBorders>
              <w:top w:val="nil"/>
              <w:left w:val="nil"/>
              <w:bottom w:val="nil"/>
              <w:right w:val="nil"/>
            </w:tcBorders>
            <w:tcPrChange w:author="Mohamed SALEM" w:date="2023-10-27T09:08:00Z" w:id="557">
              <w:tcPr>
                <w:tcW w:w="888" w:type="dxa"/>
                <w:tcBorders>
                  <w:top w:val="nil"/>
                  <w:left w:val="nil"/>
                  <w:bottom w:val="nil"/>
                  <w:right w:val="nil"/>
                </w:tcBorders>
              </w:tcPr>
            </w:tcPrChange>
          </w:tcPr>
          <w:p w:rsidR="001742B9" w:rsidRDefault="00256ADB" w14:paraId="3DE8801C" w14:textId="77777777">
            <w:pPr>
              <w:spacing w:after="0" w:line="259" w:lineRule="auto"/>
              <w:ind w:left="175" w:right="0" w:firstLine="0"/>
              <w:jc w:val="left"/>
            </w:pPr>
            <w:r>
              <w:rPr>
                <w:sz w:val="13"/>
              </w:rPr>
              <w:t>(0.02)</w:t>
            </w:r>
          </w:p>
        </w:tc>
        <w:tc>
          <w:tcPr>
            <w:tcW w:w="727" w:type="dxa"/>
            <w:tcBorders>
              <w:top w:val="nil"/>
              <w:left w:val="nil"/>
              <w:bottom w:val="nil"/>
              <w:right w:val="nil"/>
            </w:tcBorders>
            <w:tcPrChange w:author="Mohamed SALEM" w:date="2023-10-27T09:08:00Z" w:id="558">
              <w:tcPr>
                <w:tcW w:w="727" w:type="dxa"/>
                <w:tcBorders>
                  <w:top w:val="nil"/>
                  <w:left w:val="nil"/>
                  <w:bottom w:val="nil"/>
                  <w:right w:val="nil"/>
                </w:tcBorders>
              </w:tcPr>
            </w:tcPrChange>
          </w:tcPr>
          <w:p w:rsidR="001742B9" w:rsidRDefault="00256ADB" w14:paraId="1B8790BC" w14:textId="77777777">
            <w:pPr>
              <w:spacing w:after="0" w:line="259" w:lineRule="auto"/>
              <w:ind w:left="75" w:right="0" w:firstLine="0"/>
              <w:jc w:val="left"/>
            </w:pPr>
            <w:r>
              <w:rPr>
                <w:sz w:val="13"/>
              </w:rPr>
              <w:t>(0.02)</w:t>
            </w:r>
          </w:p>
        </w:tc>
        <w:tc>
          <w:tcPr>
            <w:tcW w:w="925" w:type="dxa"/>
            <w:tcBorders>
              <w:top w:val="nil"/>
              <w:left w:val="nil"/>
              <w:bottom w:val="nil"/>
              <w:right w:val="nil"/>
            </w:tcBorders>
            <w:tcPrChange w:author="Mohamed SALEM" w:date="2023-10-27T09:08:00Z" w:id="559">
              <w:tcPr>
                <w:tcW w:w="925" w:type="dxa"/>
                <w:tcBorders>
                  <w:top w:val="nil"/>
                  <w:left w:val="nil"/>
                  <w:bottom w:val="nil"/>
                  <w:right w:val="nil"/>
                </w:tcBorders>
              </w:tcPr>
            </w:tcPrChange>
          </w:tcPr>
          <w:p w:rsidR="001742B9" w:rsidRDefault="00256ADB" w14:paraId="3AC8389D" w14:textId="77777777">
            <w:pPr>
              <w:spacing w:after="0" w:line="259" w:lineRule="auto"/>
              <w:ind w:left="173" w:right="0" w:firstLine="0"/>
              <w:jc w:val="left"/>
            </w:pPr>
            <w:r>
              <w:rPr>
                <w:sz w:val="13"/>
              </w:rPr>
              <w:t>(0.04)</w:t>
            </w:r>
          </w:p>
        </w:tc>
        <w:tc>
          <w:tcPr>
            <w:tcW w:w="838" w:type="dxa"/>
            <w:tcBorders>
              <w:top w:val="nil"/>
              <w:left w:val="nil"/>
              <w:bottom w:val="nil"/>
              <w:right w:val="nil"/>
            </w:tcBorders>
            <w:tcPrChange w:author="Mohamed SALEM" w:date="2023-10-27T09:08:00Z" w:id="560">
              <w:tcPr>
                <w:tcW w:w="838" w:type="dxa"/>
                <w:tcBorders>
                  <w:top w:val="nil"/>
                  <w:left w:val="nil"/>
                  <w:bottom w:val="nil"/>
                  <w:right w:val="nil"/>
                </w:tcBorders>
              </w:tcPr>
            </w:tcPrChange>
          </w:tcPr>
          <w:p w:rsidR="001742B9" w:rsidRDefault="00256ADB" w14:paraId="2E30C158" w14:textId="77777777">
            <w:pPr>
              <w:spacing w:after="0" w:line="259" w:lineRule="auto"/>
              <w:ind w:left="147" w:right="0" w:firstLine="0"/>
              <w:jc w:val="left"/>
            </w:pPr>
            <w:r>
              <w:rPr>
                <w:sz w:val="13"/>
              </w:rPr>
              <w:t>(0.04)</w:t>
            </w:r>
          </w:p>
        </w:tc>
        <w:tc>
          <w:tcPr>
            <w:tcW w:w="636" w:type="dxa"/>
            <w:tcBorders>
              <w:top w:val="nil"/>
              <w:left w:val="nil"/>
              <w:bottom w:val="nil"/>
              <w:right w:val="nil"/>
            </w:tcBorders>
            <w:tcPrChange w:author="Mohamed SALEM" w:date="2023-10-27T09:08:00Z" w:id="561">
              <w:tcPr>
                <w:tcW w:w="636" w:type="dxa"/>
                <w:tcBorders>
                  <w:top w:val="nil"/>
                  <w:left w:val="nil"/>
                  <w:bottom w:val="nil"/>
                  <w:right w:val="nil"/>
                </w:tcBorders>
              </w:tcPr>
            </w:tcPrChange>
          </w:tcPr>
          <w:p w:rsidR="001742B9" w:rsidRDefault="00256ADB" w14:paraId="1F760C6F" w14:textId="77777777">
            <w:pPr>
              <w:spacing w:after="0" w:line="259" w:lineRule="auto"/>
              <w:ind w:left="98" w:right="0" w:firstLine="0"/>
              <w:jc w:val="left"/>
            </w:pPr>
            <w:r>
              <w:rPr>
                <w:sz w:val="13"/>
              </w:rPr>
              <w:t>(0.04)</w:t>
            </w:r>
          </w:p>
        </w:tc>
      </w:tr>
      <w:tr w:rsidR="001742B9" w:rsidTr="00FB5237" w14:paraId="1474D9FF" w14:textId="77777777">
        <w:trPr>
          <w:trHeight w:val="159"/>
          <w:trPrChange w:author="Mohamed SALEM" w:date="2023-10-27T09:08:00Z" w:id="562">
            <w:trPr>
              <w:trHeight w:val="159"/>
            </w:trPr>
          </w:trPrChange>
        </w:trPr>
        <w:tc>
          <w:tcPr>
            <w:tcW w:w="1924" w:type="dxa"/>
            <w:tcBorders>
              <w:top w:val="nil"/>
              <w:left w:val="nil"/>
              <w:bottom w:val="nil"/>
              <w:right w:val="nil"/>
            </w:tcBorders>
            <w:tcPrChange w:author="Mohamed SALEM" w:date="2023-10-27T09:08:00Z" w:id="563">
              <w:tcPr>
                <w:tcW w:w="1923" w:type="dxa"/>
                <w:tcBorders>
                  <w:top w:val="nil"/>
                  <w:left w:val="nil"/>
                  <w:bottom w:val="nil"/>
                  <w:right w:val="nil"/>
                </w:tcBorders>
              </w:tcPr>
            </w:tcPrChange>
          </w:tcPr>
          <w:p w:rsidR="001742B9" w:rsidRDefault="00256ADB" w14:paraId="22DF3EE4" w14:textId="77777777">
            <w:pPr>
              <w:spacing w:after="0" w:line="259" w:lineRule="auto"/>
              <w:ind w:left="100" w:right="0" w:firstLine="0"/>
              <w:jc w:val="left"/>
            </w:pPr>
            <w:r>
              <w:rPr>
                <w:sz w:val="13"/>
              </w:rPr>
              <w:t>Moderately Food Insecure</w:t>
            </w:r>
          </w:p>
        </w:tc>
        <w:tc>
          <w:tcPr>
            <w:tcW w:w="880" w:type="dxa"/>
            <w:tcBorders>
              <w:top w:val="nil"/>
              <w:left w:val="nil"/>
              <w:bottom w:val="nil"/>
              <w:right w:val="nil"/>
            </w:tcBorders>
            <w:tcPrChange w:author="Mohamed SALEM" w:date="2023-10-27T09:08:00Z" w:id="564">
              <w:tcPr>
                <w:tcW w:w="880" w:type="dxa"/>
                <w:tcBorders>
                  <w:top w:val="nil"/>
                  <w:left w:val="nil"/>
                  <w:bottom w:val="nil"/>
                  <w:right w:val="nil"/>
                </w:tcBorders>
              </w:tcPr>
            </w:tcPrChange>
          </w:tcPr>
          <w:p w:rsidR="001742B9" w:rsidRDefault="00256ADB" w14:paraId="697C6E44" w14:textId="77777777">
            <w:pPr>
              <w:spacing w:after="0" w:line="259" w:lineRule="auto"/>
              <w:ind w:left="242" w:right="0" w:firstLine="0"/>
              <w:jc w:val="left"/>
            </w:pPr>
            <w:r>
              <w:rPr>
                <w:sz w:val="13"/>
              </w:rPr>
              <w:t>0.57</w:t>
            </w:r>
          </w:p>
        </w:tc>
        <w:tc>
          <w:tcPr>
            <w:tcW w:w="929" w:type="dxa"/>
            <w:tcBorders>
              <w:top w:val="nil"/>
              <w:left w:val="nil"/>
              <w:bottom w:val="nil"/>
              <w:right w:val="nil"/>
            </w:tcBorders>
            <w:tcPrChange w:author="Mohamed SALEM" w:date="2023-10-27T09:08:00Z" w:id="565">
              <w:tcPr>
                <w:tcW w:w="929" w:type="dxa"/>
                <w:tcBorders>
                  <w:top w:val="nil"/>
                  <w:left w:val="nil"/>
                  <w:bottom w:val="nil"/>
                  <w:right w:val="nil"/>
                </w:tcBorders>
              </w:tcPr>
            </w:tcPrChange>
          </w:tcPr>
          <w:p w:rsidR="001742B9" w:rsidRDefault="00256ADB" w14:paraId="659F24CE" w14:textId="77777777">
            <w:pPr>
              <w:spacing w:after="0" w:line="259" w:lineRule="auto"/>
              <w:ind w:left="261" w:right="0" w:firstLine="0"/>
              <w:jc w:val="left"/>
            </w:pPr>
            <w:r>
              <w:rPr>
                <w:sz w:val="13"/>
              </w:rPr>
              <w:t>0.49</w:t>
            </w:r>
          </w:p>
        </w:tc>
        <w:tc>
          <w:tcPr>
            <w:tcW w:w="727" w:type="dxa"/>
            <w:tcBorders>
              <w:top w:val="nil"/>
              <w:left w:val="nil"/>
              <w:bottom w:val="nil"/>
              <w:right w:val="nil"/>
            </w:tcBorders>
            <w:tcPrChange w:author="Mohamed SALEM" w:date="2023-10-27T09:08:00Z" w:id="566">
              <w:tcPr>
                <w:tcW w:w="727" w:type="dxa"/>
                <w:tcBorders>
                  <w:top w:val="nil"/>
                  <w:left w:val="nil"/>
                  <w:bottom w:val="nil"/>
                  <w:right w:val="nil"/>
                </w:tcBorders>
              </w:tcPr>
            </w:tcPrChange>
          </w:tcPr>
          <w:p w:rsidR="001742B9" w:rsidRDefault="00256ADB" w14:paraId="2553E793" w14:textId="77777777">
            <w:pPr>
              <w:spacing w:after="0" w:line="259" w:lineRule="auto"/>
              <w:ind w:left="25" w:right="0" w:firstLine="0"/>
              <w:jc w:val="left"/>
            </w:pPr>
            <w:r>
              <w:rPr>
                <w:sz w:val="13"/>
              </w:rPr>
              <w:t>-0.09**</w:t>
            </w:r>
          </w:p>
        </w:tc>
        <w:tc>
          <w:tcPr>
            <w:tcW w:w="886" w:type="dxa"/>
            <w:tcBorders>
              <w:top w:val="nil"/>
              <w:left w:val="nil"/>
              <w:bottom w:val="nil"/>
              <w:right w:val="nil"/>
            </w:tcBorders>
            <w:tcPrChange w:author="Mohamed SALEM" w:date="2023-10-27T09:08:00Z" w:id="567">
              <w:tcPr>
                <w:tcW w:w="886" w:type="dxa"/>
                <w:tcBorders>
                  <w:top w:val="nil"/>
                  <w:left w:val="nil"/>
                  <w:bottom w:val="nil"/>
                  <w:right w:val="nil"/>
                </w:tcBorders>
              </w:tcPr>
            </w:tcPrChange>
          </w:tcPr>
          <w:p w:rsidR="001742B9" w:rsidRDefault="00256ADB" w14:paraId="1EE7CC18" w14:textId="77777777">
            <w:pPr>
              <w:spacing w:after="0" w:line="259" w:lineRule="auto"/>
              <w:ind w:left="217" w:right="0" w:firstLine="0"/>
              <w:jc w:val="left"/>
            </w:pPr>
            <w:r>
              <w:rPr>
                <w:sz w:val="13"/>
              </w:rPr>
              <w:t>0.69</w:t>
            </w:r>
          </w:p>
        </w:tc>
        <w:tc>
          <w:tcPr>
            <w:tcW w:w="888" w:type="dxa"/>
            <w:tcBorders>
              <w:top w:val="nil"/>
              <w:left w:val="nil"/>
              <w:bottom w:val="nil"/>
              <w:right w:val="nil"/>
            </w:tcBorders>
            <w:tcPrChange w:author="Mohamed SALEM" w:date="2023-10-27T09:08:00Z" w:id="568">
              <w:tcPr>
                <w:tcW w:w="888" w:type="dxa"/>
                <w:tcBorders>
                  <w:top w:val="nil"/>
                  <w:left w:val="nil"/>
                  <w:bottom w:val="nil"/>
                  <w:right w:val="nil"/>
                </w:tcBorders>
              </w:tcPr>
            </w:tcPrChange>
          </w:tcPr>
          <w:p w:rsidR="001742B9" w:rsidRDefault="00256ADB" w14:paraId="3D8D7874" w14:textId="77777777">
            <w:pPr>
              <w:spacing w:after="0" w:line="259" w:lineRule="auto"/>
              <w:ind w:left="231" w:right="0" w:firstLine="0"/>
              <w:jc w:val="left"/>
            </w:pPr>
            <w:r>
              <w:rPr>
                <w:sz w:val="13"/>
              </w:rPr>
              <w:t>0.63</w:t>
            </w:r>
          </w:p>
        </w:tc>
        <w:tc>
          <w:tcPr>
            <w:tcW w:w="727" w:type="dxa"/>
            <w:tcBorders>
              <w:top w:val="nil"/>
              <w:left w:val="nil"/>
              <w:bottom w:val="nil"/>
              <w:right w:val="nil"/>
            </w:tcBorders>
            <w:tcPrChange w:author="Mohamed SALEM" w:date="2023-10-27T09:08:00Z" w:id="569">
              <w:tcPr>
                <w:tcW w:w="727" w:type="dxa"/>
                <w:tcBorders>
                  <w:top w:val="nil"/>
                  <w:left w:val="nil"/>
                  <w:bottom w:val="nil"/>
                  <w:right w:val="nil"/>
                </w:tcBorders>
              </w:tcPr>
            </w:tcPrChange>
          </w:tcPr>
          <w:p w:rsidR="001742B9" w:rsidRDefault="00256ADB" w14:paraId="7752DBC5" w14:textId="77777777">
            <w:pPr>
              <w:spacing w:after="0" w:line="259" w:lineRule="auto"/>
              <w:ind w:left="36" w:right="0" w:firstLine="0"/>
              <w:jc w:val="left"/>
            </w:pPr>
            <w:r>
              <w:rPr>
                <w:sz w:val="13"/>
              </w:rPr>
              <w:t>-0.07**</w:t>
            </w:r>
          </w:p>
        </w:tc>
        <w:tc>
          <w:tcPr>
            <w:tcW w:w="925" w:type="dxa"/>
            <w:tcBorders>
              <w:top w:val="nil"/>
              <w:left w:val="nil"/>
              <w:bottom w:val="nil"/>
              <w:right w:val="nil"/>
            </w:tcBorders>
            <w:tcPrChange w:author="Mohamed SALEM" w:date="2023-10-27T09:08:00Z" w:id="570">
              <w:tcPr>
                <w:tcW w:w="925" w:type="dxa"/>
                <w:tcBorders>
                  <w:top w:val="nil"/>
                  <w:left w:val="nil"/>
                  <w:bottom w:val="nil"/>
                  <w:right w:val="nil"/>
                </w:tcBorders>
              </w:tcPr>
            </w:tcPrChange>
          </w:tcPr>
          <w:p w:rsidR="001742B9" w:rsidRDefault="00256ADB" w14:paraId="40C60868" w14:textId="77777777">
            <w:pPr>
              <w:spacing w:after="0" w:line="259" w:lineRule="auto"/>
              <w:ind w:left="229" w:right="0" w:firstLine="0"/>
              <w:jc w:val="left"/>
            </w:pPr>
            <w:r>
              <w:rPr>
                <w:sz w:val="13"/>
              </w:rPr>
              <w:t>0.58</w:t>
            </w:r>
          </w:p>
        </w:tc>
        <w:tc>
          <w:tcPr>
            <w:tcW w:w="838" w:type="dxa"/>
            <w:tcBorders>
              <w:top w:val="nil"/>
              <w:left w:val="nil"/>
              <w:bottom w:val="nil"/>
              <w:right w:val="nil"/>
            </w:tcBorders>
            <w:tcPrChange w:author="Mohamed SALEM" w:date="2023-10-27T09:08:00Z" w:id="571">
              <w:tcPr>
                <w:tcW w:w="838" w:type="dxa"/>
                <w:tcBorders>
                  <w:top w:val="nil"/>
                  <w:left w:val="nil"/>
                  <w:bottom w:val="nil"/>
                  <w:right w:val="nil"/>
                </w:tcBorders>
              </w:tcPr>
            </w:tcPrChange>
          </w:tcPr>
          <w:p w:rsidR="001742B9" w:rsidRDefault="00256ADB" w14:paraId="083D5095" w14:textId="77777777">
            <w:pPr>
              <w:spacing w:after="0" w:line="259" w:lineRule="auto"/>
              <w:ind w:left="203" w:right="0" w:firstLine="0"/>
              <w:jc w:val="left"/>
            </w:pPr>
            <w:r>
              <w:rPr>
                <w:sz w:val="13"/>
              </w:rPr>
              <w:t>0.45</w:t>
            </w:r>
          </w:p>
        </w:tc>
        <w:tc>
          <w:tcPr>
            <w:tcW w:w="636" w:type="dxa"/>
            <w:tcBorders>
              <w:top w:val="nil"/>
              <w:left w:val="nil"/>
              <w:bottom w:val="nil"/>
              <w:right w:val="nil"/>
            </w:tcBorders>
            <w:tcPrChange w:author="Mohamed SALEM" w:date="2023-10-27T09:08:00Z" w:id="572">
              <w:tcPr>
                <w:tcW w:w="636" w:type="dxa"/>
                <w:tcBorders>
                  <w:top w:val="nil"/>
                  <w:left w:val="nil"/>
                  <w:bottom w:val="nil"/>
                  <w:right w:val="nil"/>
                </w:tcBorders>
              </w:tcPr>
            </w:tcPrChange>
          </w:tcPr>
          <w:p w:rsidR="001742B9" w:rsidRDefault="00256ADB" w14:paraId="33490C97" w14:textId="77777777">
            <w:pPr>
              <w:spacing w:after="0" w:line="259" w:lineRule="auto"/>
              <w:ind w:left="94" w:right="0" w:firstLine="0"/>
              <w:jc w:val="left"/>
            </w:pPr>
            <w:r>
              <w:rPr>
                <w:sz w:val="13"/>
              </w:rPr>
              <w:t>-0.13*</w:t>
            </w:r>
          </w:p>
        </w:tc>
      </w:tr>
      <w:tr w:rsidR="001742B9" w:rsidTr="00FB5237" w14:paraId="7CBAEB09" w14:textId="77777777">
        <w:trPr>
          <w:trHeight w:val="159"/>
          <w:trPrChange w:author="Mohamed SALEM" w:date="2023-10-27T09:08:00Z" w:id="573">
            <w:trPr>
              <w:trHeight w:val="159"/>
            </w:trPr>
          </w:trPrChange>
        </w:trPr>
        <w:tc>
          <w:tcPr>
            <w:tcW w:w="1924" w:type="dxa"/>
            <w:tcBorders>
              <w:top w:val="nil"/>
              <w:left w:val="nil"/>
              <w:bottom w:val="nil"/>
              <w:right w:val="nil"/>
            </w:tcBorders>
            <w:tcPrChange w:author="Mohamed SALEM" w:date="2023-10-27T09:08:00Z" w:id="574">
              <w:tcPr>
                <w:tcW w:w="1923" w:type="dxa"/>
                <w:tcBorders>
                  <w:top w:val="nil"/>
                  <w:left w:val="nil"/>
                  <w:bottom w:val="nil"/>
                  <w:right w:val="nil"/>
                </w:tcBorders>
              </w:tcPr>
            </w:tcPrChange>
          </w:tcPr>
          <w:p w:rsidR="001742B9" w:rsidRDefault="001742B9" w14:paraId="61DBB6A5" w14:textId="77777777">
            <w:pPr>
              <w:spacing w:after="160" w:line="259" w:lineRule="auto"/>
              <w:ind w:left="0" w:right="0" w:firstLine="0"/>
              <w:jc w:val="left"/>
            </w:pPr>
          </w:p>
        </w:tc>
        <w:tc>
          <w:tcPr>
            <w:tcW w:w="880" w:type="dxa"/>
            <w:tcBorders>
              <w:top w:val="nil"/>
              <w:left w:val="nil"/>
              <w:bottom w:val="nil"/>
              <w:right w:val="nil"/>
            </w:tcBorders>
            <w:tcPrChange w:author="Mohamed SALEM" w:date="2023-10-27T09:08:00Z" w:id="575">
              <w:tcPr>
                <w:tcW w:w="880" w:type="dxa"/>
                <w:tcBorders>
                  <w:top w:val="nil"/>
                  <w:left w:val="nil"/>
                  <w:bottom w:val="nil"/>
                  <w:right w:val="nil"/>
                </w:tcBorders>
              </w:tcPr>
            </w:tcPrChange>
          </w:tcPr>
          <w:p w:rsidR="001742B9" w:rsidRDefault="00256ADB" w14:paraId="44FABBD2" w14:textId="77777777">
            <w:pPr>
              <w:spacing w:after="0" w:line="259" w:lineRule="auto"/>
              <w:ind w:left="186" w:right="0" w:firstLine="0"/>
              <w:jc w:val="left"/>
            </w:pPr>
            <w:r>
              <w:rPr>
                <w:sz w:val="13"/>
              </w:rPr>
              <w:t>(0.03)</w:t>
            </w:r>
          </w:p>
        </w:tc>
        <w:tc>
          <w:tcPr>
            <w:tcW w:w="929" w:type="dxa"/>
            <w:tcBorders>
              <w:top w:val="nil"/>
              <w:left w:val="nil"/>
              <w:bottom w:val="nil"/>
              <w:right w:val="nil"/>
            </w:tcBorders>
            <w:tcPrChange w:author="Mohamed SALEM" w:date="2023-10-27T09:08:00Z" w:id="576">
              <w:tcPr>
                <w:tcW w:w="929" w:type="dxa"/>
                <w:tcBorders>
                  <w:top w:val="nil"/>
                  <w:left w:val="nil"/>
                  <w:bottom w:val="nil"/>
                  <w:right w:val="nil"/>
                </w:tcBorders>
              </w:tcPr>
            </w:tcPrChange>
          </w:tcPr>
          <w:p w:rsidR="001742B9" w:rsidRDefault="00256ADB" w14:paraId="620445FF" w14:textId="77777777">
            <w:pPr>
              <w:spacing w:after="0" w:line="259" w:lineRule="auto"/>
              <w:ind w:left="205" w:right="0" w:firstLine="0"/>
              <w:jc w:val="left"/>
            </w:pPr>
            <w:r>
              <w:rPr>
                <w:sz w:val="13"/>
              </w:rPr>
              <w:t>(0.03)</w:t>
            </w:r>
          </w:p>
        </w:tc>
        <w:tc>
          <w:tcPr>
            <w:tcW w:w="727" w:type="dxa"/>
            <w:tcBorders>
              <w:top w:val="nil"/>
              <w:left w:val="nil"/>
              <w:bottom w:val="nil"/>
              <w:right w:val="nil"/>
            </w:tcBorders>
            <w:tcPrChange w:author="Mohamed SALEM" w:date="2023-10-27T09:08:00Z" w:id="577">
              <w:tcPr>
                <w:tcW w:w="727" w:type="dxa"/>
                <w:tcBorders>
                  <w:top w:val="nil"/>
                  <w:left w:val="nil"/>
                  <w:bottom w:val="nil"/>
                  <w:right w:val="nil"/>
                </w:tcBorders>
              </w:tcPr>
            </w:tcPrChange>
          </w:tcPr>
          <w:p w:rsidR="001742B9" w:rsidRDefault="00256ADB" w14:paraId="58FE3841" w14:textId="77777777">
            <w:pPr>
              <w:spacing w:after="0" w:line="259" w:lineRule="auto"/>
              <w:ind w:left="64" w:right="0" w:firstLine="0"/>
              <w:jc w:val="left"/>
            </w:pPr>
            <w:r>
              <w:rPr>
                <w:sz w:val="13"/>
              </w:rPr>
              <w:t>(0.03)</w:t>
            </w:r>
          </w:p>
        </w:tc>
        <w:tc>
          <w:tcPr>
            <w:tcW w:w="886" w:type="dxa"/>
            <w:tcBorders>
              <w:top w:val="nil"/>
              <w:left w:val="nil"/>
              <w:bottom w:val="nil"/>
              <w:right w:val="nil"/>
            </w:tcBorders>
            <w:tcPrChange w:author="Mohamed SALEM" w:date="2023-10-27T09:08:00Z" w:id="578">
              <w:tcPr>
                <w:tcW w:w="886" w:type="dxa"/>
                <w:tcBorders>
                  <w:top w:val="nil"/>
                  <w:left w:val="nil"/>
                  <w:bottom w:val="nil"/>
                  <w:right w:val="nil"/>
                </w:tcBorders>
              </w:tcPr>
            </w:tcPrChange>
          </w:tcPr>
          <w:p w:rsidR="001742B9" w:rsidRDefault="00256ADB" w14:paraId="2BC0EFAE" w14:textId="77777777">
            <w:pPr>
              <w:spacing w:after="0" w:line="259" w:lineRule="auto"/>
              <w:ind w:left="162" w:right="0" w:firstLine="0"/>
              <w:jc w:val="left"/>
            </w:pPr>
            <w:r>
              <w:rPr>
                <w:sz w:val="13"/>
              </w:rPr>
              <w:t>(0.02)</w:t>
            </w:r>
          </w:p>
        </w:tc>
        <w:tc>
          <w:tcPr>
            <w:tcW w:w="888" w:type="dxa"/>
            <w:tcBorders>
              <w:top w:val="nil"/>
              <w:left w:val="nil"/>
              <w:bottom w:val="nil"/>
              <w:right w:val="nil"/>
            </w:tcBorders>
            <w:tcPrChange w:author="Mohamed SALEM" w:date="2023-10-27T09:08:00Z" w:id="579">
              <w:tcPr>
                <w:tcW w:w="888" w:type="dxa"/>
                <w:tcBorders>
                  <w:top w:val="nil"/>
                  <w:left w:val="nil"/>
                  <w:bottom w:val="nil"/>
                  <w:right w:val="nil"/>
                </w:tcBorders>
              </w:tcPr>
            </w:tcPrChange>
          </w:tcPr>
          <w:p w:rsidR="001742B9" w:rsidRDefault="00256ADB" w14:paraId="23B7A66D" w14:textId="77777777">
            <w:pPr>
              <w:spacing w:after="0" w:line="259" w:lineRule="auto"/>
              <w:ind w:left="175" w:right="0" w:firstLine="0"/>
              <w:jc w:val="left"/>
            </w:pPr>
            <w:r>
              <w:rPr>
                <w:sz w:val="13"/>
              </w:rPr>
              <w:t>(0.02)</w:t>
            </w:r>
          </w:p>
        </w:tc>
        <w:tc>
          <w:tcPr>
            <w:tcW w:w="727" w:type="dxa"/>
            <w:tcBorders>
              <w:top w:val="nil"/>
              <w:left w:val="nil"/>
              <w:bottom w:val="nil"/>
              <w:right w:val="nil"/>
            </w:tcBorders>
            <w:tcPrChange w:author="Mohamed SALEM" w:date="2023-10-27T09:08:00Z" w:id="580">
              <w:tcPr>
                <w:tcW w:w="727" w:type="dxa"/>
                <w:tcBorders>
                  <w:top w:val="nil"/>
                  <w:left w:val="nil"/>
                  <w:bottom w:val="nil"/>
                  <w:right w:val="nil"/>
                </w:tcBorders>
              </w:tcPr>
            </w:tcPrChange>
          </w:tcPr>
          <w:p w:rsidR="001742B9" w:rsidRDefault="00256ADB" w14:paraId="5778709F" w14:textId="77777777">
            <w:pPr>
              <w:spacing w:after="0" w:line="259" w:lineRule="auto"/>
              <w:ind w:left="75" w:right="0" w:firstLine="0"/>
              <w:jc w:val="left"/>
            </w:pPr>
            <w:r>
              <w:rPr>
                <w:sz w:val="13"/>
              </w:rPr>
              <w:t>(0.02)</w:t>
            </w:r>
          </w:p>
        </w:tc>
        <w:tc>
          <w:tcPr>
            <w:tcW w:w="925" w:type="dxa"/>
            <w:tcBorders>
              <w:top w:val="nil"/>
              <w:left w:val="nil"/>
              <w:bottom w:val="nil"/>
              <w:right w:val="nil"/>
            </w:tcBorders>
            <w:tcPrChange w:author="Mohamed SALEM" w:date="2023-10-27T09:08:00Z" w:id="581">
              <w:tcPr>
                <w:tcW w:w="925" w:type="dxa"/>
                <w:tcBorders>
                  <w:top w:val="nil"/>
                  <w:left w:val="nil"/>
                  <w:bottom w:val="nil"/>
                  <w:right w:val="nil"/>
                </w:tcBorders>
              </w:tcPr>
            </w:tcPrChange>
          </w:tcPr>
          <w:p w:rsidR="001742B9" w:rsidRDefault="00256ADB" w14:paraId="42857979" w14:textId="77777777">
            <w:pPr>
              <w:spacing w:after="0" w:line="259" w:lineRule="auto"/>
              <w:ind w:left="173" w:right="0" w:firstLine="0"/>
              <w:jc w:val="left"/>
            </w:pPr>
            <w:r>
              <w:rPr>
                <w:sz w:val="13"/>
              </w:rPr>
              <w:t>(0.04)</w:t>
            </w:r>
          </w:p>
        </w:tc>
        <w:tc>
          <w:tcPr>
            <w:tcW w:w="838" w:type="dxa"/>
            <w:tcBorders>
              <w:top w:val="nil"/>
              <w:left w:val="nil"/>
              <w:bottom w:val="nil"/>
              <w:right w:val="nil"/>
            </w:tcBorders>
            <w:tcPrChange w:author="Mohamed SALEM" w:date="2023-10-27T09:08:00Z" w:id="582">
              <w:tcPr>
                <w:tcW w:w="838" w:type="dxa"/>
                <w:tcBorders>
                  <w:top w:val="nil"/>
                  <w:left w:val="nil"/>
                  <w:bottom w:val="nil"/>
                  <w:right w:val="nil"/>
                </w:tcBorders>
              </w:tcPr>
            </w:tcPrChange>
          </w:tcPr>
          <w:p w:rsidR="001742B9" w:rsidRDefault="00256ADB" w14:paraId="1591FE83" w14:textId="77777777">
            <w:pPr>
              <w:spacing w:after="0" w:line="259" w:lineRule="auto"/>
              <w:ind w:left="147" w:right="0" w:firstLine="0"/>
              <w:jc w:val="left"/>
            </w:pPr>
            <w:r>
              <w:rPr>
                <w:sz w:val="13"/>
              </w:rPr>
              <w:t>(0.04)</w:t>
            </w:r>
          </w:p>
        </w:tc>
        <w:tc>
          <w:tcPr>
            <w:tcW w:w="636" w:type="dxa"/>
            <w:tcBorders>
              <w:top w:val="nil"/>
              <w:left w:val="nil"/>
              <w:bottom w:val="nil"/>
              <w:right w:val="nil"/>
            </w:tcBorders>
            <w:tcPrChange w:author="Mohamed SALEM" w:date="2023-10-27T09:08:00Z" w:id="583">
              <w:tcPr>
                <w:tcW w:w="636" w:type="dxa"/>
                <w:tcBorders>
                  <w:top w:val="nil"/>
                  <w:left w:val="nil"/>
                  <w:bottom w:val="nil"/>
                  <w:right w:val="nil"/>
                </w:tcBorders>
              </w:tcPr>
            </w:tcPrChange>
          </w:tcPr>
          <w:p w:rsidR="001742B9" w:rsidRDefault="00256ADB" w14:paraId="1CDD9C1E" w14:textId="77777777">
            <w:pPr>
              <w:spacing w:after="0" w:line="259" w:lineRule="auto"/>
              <w:ind w:left="98" w:right="0" w:firstLine="0"/>
              <w:jc w:val="left"/>
            </w:pPr>
            <w:r>
              <w:rPr>
                <w:sz w:val="13"/>
              </w:rPr>
              <w:t>(0.05)</w:t>
            </w:r>
          </w:p>
        </w:tc>
      </w:tr>
      <w:tr w:rsidR="001742B9" w:rsidTr="00FB5237" w14:paraId="07F8D253" w14:textId="77777777">
        <w:trPr>
          <w:trHeight w:val="159"/>
          <w:trPrChange w:author="Mohamed SALEM" w:date="2023-10-27T09:08:00Z" w:id="584">
            <w:trPr>
              <w:trHeight w:val="159"/>
            </w:trPr>
          </w:trPrChange>
        </w:trPr>
        <w:tc>
          <w:tcPr>
            <w:tcW w:w="1924" w:type="dxa"/>
            <w:tcBorders>
              <w:top w:val="nil"/>
              <w:left w:val="nil"/>
              <w:bottom w:val="nil"/>
              <w:right w:val="nil"/>
            </w:tcBorders>
            <w:tcPrChange w:author="Mohamed SALEM" w:date="2023-10-27T09:08:00Z" w:id="585">
              <w:tcPr>
                <w:tcW w:w="1923" w:type="dxa"/>
                <w:tcBorders>
                  <w:top w:val="nil"/>
                  <w:left w:val="nil"/>
                  <w:bottom w:val="nil"/>
                  <w:right w:val="nil"/>
                </w:tcBorders>
              </w:tcPr>
            </w:tcPrChange>
          </w:tcPr>
          <w:p w:rsidR="001742B9" w:rsidRDefault="00256ADB" w14:paraId="29D7A4B1" w14:textId="77777777">
            <w:pPr>
              <w:spacing w:after="0" w:line="259" w:lineRule="auto"/>
              <w:ind w:left="100" w:right="0" w:firstLine="0"/>
              <w:jc w:val="left"/>
            </w:pPr>
            <w:r>
              <w:rPr>
                <w:sz w:val="13"/>
              </w:rPr>
              <w:t>Severely Food Insecure</w:t>
            </w:r>
          </w:p>
        </w:tc>
        <w:tc>
          <w:tcPr>
            <w:tcW w:w="880" w:type="dxa"/>
            <w:tcBorders>
              <w:top w:val="nil"/>
              <w:left w:val="nil"/>
              <w:bottom w:val="nil"/>
              <w:right w:val="nil"/>
            </w:tcBorders>
            <w:tcPrChange w:author="Mohamed SALEM" w:date="2023-10-27T09:08:00Z" w:id="586">
              <w:tcPr>
                <w:tcW w:w="880" w:type="dxa"/>
                <w:tcBorders>
                  <w:top w:val="nil"/>
                  <w:left w:val="nil"/>
                  <w:bottom w:val="nil"/>
                  <w:right w:val="nil"/>
                </w:tcBorders>
              </w:tcPr>
            </w:tcPrChange>
          </w:tcPr>
          <w:p w:rsidR="001742B9" w:rsidRDefault="00256ADB" w14:paraId="50D5EDD8" w14:textId="77777777">
            <w:pPr>
              <w:spacing w:after="0" w:line="259" w:lineRule="auto"/>
              <w:ind w:left="242" w:right="0" w:firstLine="0"/>
              <w:jc w:val="left"/>
            </w:pPr>
            <w:r>
              <w:rPr>
                <w:sz w:val="13"/>
              </w:rPr>
              <w:t>0.06</w:t>
            </w:r>
          </w:p>
        </w:tc>
        <w:tc>
          <w:tcPr>
            <w:tcW w:w="929" w:type="dxa"/>
            <w:tcBorders>
              <w:top w:val="nil"/>
              <w:left w:val="nil"/>
              <w:bottom w:val="nil"/>
              <w:right w:val="nil"/>
            </w:tcBorders>
            <w:tcPrChange w:author="Mohamed SALEM" w:date="2023-10-27T09:08:00Z" w:id="587">
              <w:tcPr>
                <w:tcW w:w="929" w:type="dxa"/>
                <w:tcBorders>
                  <w:top w:val="nil"/>
                  <w:left w:val="nil"/>
                  <w:bottom w:val="nil"/>
                  <w:right w:val="nil"/>
                </w:tcBorders>
              </w:tcPr>
            </w:tcPrChange>
          </w:tcPr>
          <w:p w:rsidR="001742B9" w:rsidRDefault="00256ADB" w14:paraId="3A12659D" w14:textId="77777777">
            <w:pPr>
              <w:spacing w:after="0" w:line="259" w:lineRule="auto"/>
              <w:ind w:left="261" w:right="0" w:firstLine="0"/>
              <w:jc w:val="left"/>
            </w:pPr>
            <w:r>
              <w:rPr>
                <w:sz w:val="13"/>
              </w:rPr>
              <w:t>0.03</w:t>
            </w:r>
          </w:p>
        </w:tc>
        <w:tc>
          <w:tcPr>
            <w:tcW w:w="727" w:type="dxa"/>
            <w:tcBorders>
              <w:top w:val="nil"/>
              <w:left w:val="nil"/>
              <w:bottom w:val="nil"/>
              <w:right w:val="nil"/>
            </w:tcBorders>
            <w:tcPrChange w:author="Mohamed SALEM" w:date="2023-10-27T09:08:00Z" w:id="588">
              <w:tcPr>
                <w:tcW w:w="727" w:type="dxa"/>
                <w:tcBorders>
                  <w:top w:val="nil"/>
                  <w:left w:val="nil"/>
                  <w:bottom w:val="nil"/>
                  <w:right w:val="nil"/>
                </w:tcBorders>
              </w:tcPr>
            </w:tcPrChange>
          </w:tcPr>
          <w:p w:rsidR="001742B9" w:rsidRDefault="00256ADB" w14:paraId="6ED11252" w14:textId="77777777">
            <w:pPr>
              <w:spacing w:after="0" w:line="259" w:lineRule="auto"/>
              <w:ind w:left="60" w:right="0" w:firstLine="0"/>
              <w:jc w:val="left"/>
            </w:pPr>
            <w:r>
              <w:rPr>
                <w:sz w:val="13"/>
              </w:rPr>
              <w:t>-0.03*</w:t>
            </w:r>
          </w:p>
        </w:tc>
        <w:tc>
          <w:tcPr>
            <w:tcW w:w="886" w:type="dxa"/>
            <w:tcBorders>
              <w:top w:val="nil"/>
              <w:left w:val="nil"/>
              <w:bottom w:val="nil"/>
              <w:right w:val="nil"/>
            </w:tcBorders>
            <w:tcPrChange w:author="Mohamed SALEM" w:date="2023-10-27T09:08:00Z" w:id="589">
              <w:tcPr>
                <w:tcW w:w="886" w:type="dxa"/>
                <w:tcBorders>
                  <w:top w:val="nil"/>
                  <w:left w:val="nil"/>
                  <w:bottom w:val="nil"/>
                  <w:right w:val="nil"/>
                </w:tcBorders>
              </w:tcPr>
            </w:tcPrChange>
          </w:tcPr>
          <w:p w:rsidR="001742B9" w:rsidRDefault="00256ADB" w14:paraId="65B8CF45" w14:textId="77777777">
            <w:pPr>
              <w:spacing w:after="0" w:line="259" w:lineRule="auto"/>
              <w:ind w:left="217" w:right="0" w:firstLine="0"/>
              <w:jc w:val="left"/>
            </w:pPr>
            <w:r>
              <w:rPr>
                <w:sz w:val="13"/>
              </w:rPr>
              <w:t>0.23</w:t>
            </w:r>
          </w:p>
        </w:tc>
        <w:tc>
          <w:tcPr>
            <w:tcW w:w="888" w:type="dxa"/>
            <w:tcBorders>
              <w:top w:val="nil"/>
              <w:left w:val="nil"/>
              <w:bottom w:val="nil"/>
              <w:right w:val="nil"/>
            </w:tcBorders>
            <w:tcPrChange w:author="Mohamed SALEM" w:date="2023-10-27T09:08:00Z" w:id="590">
              <w:tcPr>
                <w:tcW w:w="888" w:type="dxa"/>
                <w:tcBorders>
                  <w:top w:val="nil"/>
                  <w:left w:val="nil"/>
                  <w:bottom w:val="nil"/>
                  <w:right w:val="nil"/>
                </w:tcBorders>
              </w:tcPr>
            </w:tcPrChange>
          </w:tcPr>
          <w:p w:rsidR="001742B9" w:rsidRDefault="00256ADB" w14:paraId="7DF47117" w14:textId="77777777">
            <w:pPr>
              <w:spacing w:after="0" w:line="259" w:lineRule="auto"/>
              <w:ind w:left="231" w:right="0" w:firstLine="0"/>
              <w:jc w:val="left"/>
            </w:pPr>
            <w:r>
              <w:rPr>
                <w:sz w:val="13"/>
              </w:rPr>
              <w:t>0.11</w:t>
            </w:r>
          </w:p>
        </w:tc>
        <w:tc>
          <w:tcPr>
            <w:tcW w:w="727" w:type="dxa"/>
            <w:tcBorders>
              <w:top w:val="nil"/>
              <w:left w:val="nil"/>
              <w:bottom w:val="nil"/>
              <w:right w:val="nil"/>
            </w:tcBorders>
            <w:tcPrChange w:author="Mohamed SALEM" w:date="2023-10-27T09:08:00Z" w:id="591">
              <w:tcPr>
                <w:tcW w:w="727" w:type="dxa"/>
                <w:tcBorders>
                  <w:top w:val="nil"/>
                  <w:left w:val="nil"/>
                  <w:bottom w:val="nil"/>
                  <w:right w:val="nil"/>
                </w:tcBorders>
              </w:tcPr>
            </w:tcPrChange>
          </w:tcPr>
          <w:p w:rsidR="001742B9" w:rsidRDefault="00256ADB" w14:paraId="25A37632" w14:textId="77777777">
            <w:pPr>
              <w:spacing w:after="0" w:line="259" w:lineRule="auto"/>
              <w:ind w:left="0" w:right="0" w:firstLine="0"/>
              <w:jc w:val="left"/>
            </w:pPr>
            <w:r>
              <w:rPr>
                <w:sz w:val="13"/>
              </w:rPr>
              <w:t>-0.13***</w:t>
            </w:r>
          </w:p>
        </w:tc>
        <w:tc>
          <w:tcPr>
            <w:tcW w:w="925" w:type="dxa"/>
            <w:tcBorders>
              <w:top w:val="nil"/>
              <w:left w:val="nil"/>
              <w:bottom w:val="nil"/>
              <w:right w:val="nil"/>
            </w:tcBorders>
            <w:tcPrChange w:author="Mohamed SALEM" w:date="2023-10-27T09:08:00Z" w:id="592">
              <w:tcPr>
                <w:tcW w:w="925" w:type="dxa"/>
                <w:tcBorders>
                  <w:top w:val="nil"/>
                  <w:left w:val="nil"/>
                  <w:bottom w:val="nil"/>
                  <w:right w:val="nil"/>
                </w:tcBorders>
              </w:tcPr>
            </w:tcPrChange>
          </w:tcPr>
          <w:p w:rsidR="001742B9" w:rsidRDefault="00256ADB" w14:paraId="0AFA12CA" w14:textId="77777777">
            <w:pPr>
              <w:spacing w:after="0" w:line="259" w:lineRule="auto"/>
              <w:ind w:left="229" w:right="0" w:firstLine="0"/>
              <w:jc w:val="left"/>
            </w:pPr>
            <w:r>
              <w:rPr>
                <w:sz w:val="13"/>
              </w:rPr>
              <w:t>0.18</w:t>
            </w:r>
          </w:p>
        </w:tc>
        <w:tc>
          <w:tcPr>
            <w:tcW w:w="838" w:type="dxa"/>
            <w:tcBorders>
              <w:top w:val="nil"/>
              <w:left w:val="nil"/>
              <w:bottom w:val="nil"/>
              <w:right w:val="nil"/>
            </w:tcBorders>
            <w:tcPrChange w:author="Mohamed SALEM" w:date="2023-10-27T09:08:00Z" w:id="593">
              <w:tcPr>
                <w:tcW w:w="838" w:type="dxa"/>
                <w:tcBorders>
                  <w:top w:val="nil"/>
                  <w:left w:val="nil"/>
                  <w:bottom w:val="nil"/>
                  <w:right w:val="nil"/>
                </w:tcBorders>
              </w:tcPr>
            </w:tcPrChange>
          </w:tcPr>
          <w:p w:rsidR="001742B9" w:rsidRDefault="00256ADB" w14:paraId="36AF92D2" w14:textId="77777777">
            <w:pPr>
              <w:spacing w:after="0" w:line="259" w:lineRule="auto"/>
              <w:ind w:left="203" w:right="0" w:firstLine="0"/>
              <w:jc w:val="left"/>
            </w:pPr>
            <w:r>
              <w:rPr>
                <w:sz w:val="13"/>
              </w:rPr>
              <w:t>0.02</w:t>
            </w:r>
          </w:p>
        </w:tc>
        <w:tc>
          <w:tcPr>
            <w:tcW w:w="636" w:type="dxa"/>
            <w:tcBorders>
              <w:top w:val="nil"/>
              <w:left w:val="nil"/>
              <w:bottom w:val="nil"/>
              <w:right w:val="nil"/>
            </w:tcBorders>
            <w:tcPrChange w:author="Mohamed SALEM" w:date="2023-10-27T09:08:00Z" w:id="594">
              <w:tcPr>
                <w:tcW w:w="636" w:type="dxa"/>
                <w:tcBorders>
                  <w:top w:val="nil"/>
                  <w:left w:val="nil"/>
                  <w:bottom w:val="nil"/>
                  <w:right w:val="nil"/>
                </w:tcBorders>
              </w:tcPr>
            </w:tcPrChange>
          </w:tcPr>
          <w:p w:rsidR="001742B9" w:rsidRDefault="00256ADB" w14:paraId="08A0480D" w14:textId="77777777">
            <w:pPr>
              <w:spacing w:after="0" w:line="259" w:lineRule="auto"/>
              <w:ind w:left="23" w:right="0" w:firstLine="0"/>
              <w:jc w:val="left"/>
            </w:pPr>
            <w:r>
              <w:rPr>
                <w:sz w:val="13"/>
              </w:rPr>
              <w:t>-0.11***</w:t>
            </w:r>
          </w:p>
        </w:tc>
      </w:tr>
      <w:tr w:rsidR="001742B9" w:rsidTr="00FB5237" w14:paraId="35EE520B" w14:textId="77777777">
        <w:trPr>
          <w:trHeight w:val="159"/>
          <w:trPrChange w:author="Mohamed SALEM" w:date="2023-10-27T09:08:00Z" w:id="595">
            <w:trPr>
              <w:trHeight w:val="159"/>
            </w:trPr>
          </w:trPrChange>
        </w:trPr>
        <w:tc>
          <w:tcPr>
            <w:tcW w:w="1924" w:type="dxa"/>
            <w:tcBorders>
              <w:top w:val="nil"/>
              <w:left w:val="nil"/>
              <w:bottom w:val="nil"/>
              <w:right w:val="nil"/>
            </w:tcBorders>
            <w:tcPrChange w:author="Mohamed SALEM" w:date="2023-10-27T09:08:00Z" w:id="596">
              <w:tcPr>
                <w:tcW w:w="1923" w:type="dxa"/>
                <w:tcBorders>
                  <w:top w:val="nil"/>
                  <w:left w:val="nil"/>
                  <w:bottom w:val="nil"/>
                  <w:right w:val="nil"/>
                </w:tcBorders>
              </w:tcPr>
            </w:tcPrChange>
          </w:tcPr>
          <w:p w:rsidR="001742B9" w:rsidRDefault="001742B9" w14:paraId="6FA96515" w14:textId="77777777">
            <w:pPr>
              <w:spacing w:after="160" w:line="259" w:lineRule="auto"/>
              <w:ind w:left="0" w:right="0" w:firstLine="0"/>
              <w:jc w:val="left"/>
            </w:pPr>
          </w:p>
        </w:tc>
        <w:tc>
          <w:tcPr>
            <w:tcW w:w="880" w:type="dxa"/>
            <w:tcBorders>
              <w:top w:val="nil"/>
              <w:left w:val="nil"/>
              <w:bottom w:val="nil"/>
              <w:right w:val="nil"/>
            </w:tcBorders>
            <w:tcPrChange w:author="Mohamed SALEM" w:date="2023-10-27T09:08:00Z" w:id="597">
              <w:tcPr>
                <w:tcW w:w="880" w:type="dxa"/>
                <w:tcBorders>
                  <w:top w:val="nil"/>
                  <w:left w:val="nil"/>
                  <w:bottom w:val="nil"/>
                  <w:right w:val="nil"/>
                </w:tcBorders>
              </w:tcPr>
            </w:tcPrChange>
          </w:tcPr>
          <w:p w:rsidR="001742B9" w:rsidRDefault="00256ADB" w14:paraId="5097D9E7" w14:textId="77777777">
            <w:pPr>
              <w:spacing w:after="0" w:line="259" w:lineRule="auto"/>
              <w:ind w:left="186" w:right="0" w:firstLine="0"/>
              <w:jc w:val="left"/>
            </w:pPr>
            <w:r>
              <w:rPr>
                <w:sz w:val="13"/>
              </w:rPr>
              <w:t>(0.02)</w:t>
            </w:r>
          </w:p>
        </w:tc>
        <w:tc>
          <w:tcPr>
            <w:tcW w:w="929" w:type="dxa"/>
            <w:tcBorders>
              <w:top w:val="nil"/>
              <w:left w:val="nil"/>
              <w:bottom w:val="nil"/>
              <w:right w:val="nil"/>
            </w:tcBorders>
            <w:tcPrChange w:author="Mohamed SALEM" w:date="2023-10-27T09:08:00Z" w:id="598">
              <w:tcPr>
                <w:tcW w:w="929" w:type="dxa"/>
                <w:tcBorders>
                  <w:top w:val="nil"/>
                  <w:left w:val="nil"/>
                  <w:bottom w:val="nil"/>
                  <w:right w:val="nil"/>
                </w:tcBorders>
              </w:tcPr>
            </w:tcPrChange>
          </w:tcPr>
          <w:p w:rsidR="001742B9" w:rsidRDefault="00256ADB" w14:paraId="6C8F55BF" w14:textId="77777777">
            <w:pPr>
              <w:spacing w:after="0" w:line="259" w:lineRule="auto"/>
              <w:ind w:left="205" w:right="0" w:firstLine="0"/>
              <w:jc w:val="left"/>
            </w:pPr>
            <w:r>
              <w:rPr>
                <w:sz w:val="13"/>
              </w:rPr>
              <w:t>(0.01)</w:t>
            </w:r>
          </w:p>
        </w:tc>
        <w:tc>
          <w:tcPr>
            <w:tcW w:w="727" w:type="dxa"/>
            <w:tcBorders>
              <w:top w:val="nil"/>
              <w:left w:val="nil"/>
              <w:bottom w:val="nil"/>
              <w:right w:val="nil"/>
            </w:tcBorders>
            <w:tcPrChange w:author="Mohamed SALEM" w:date="2023-10-27T09:08:00Z" w:id="599">
              <w:tcPr>
                <w:tcW w:w="727" w:type="dxa"/>
                <w:tcBorders>
                  <w:top w:val="nil"/>
                  <w:left w:val="nil"/>
                  <w:bottom w:val="nil"/>
                  <w:right w:val="nil"/>
                </w:tcBorders>
              </w:tcPr>
            </w:tcPrChange>
          </w:tcPr>
          <w:p w:rsidR="001742B9" w:rsidRDefault="00256ADB" w14:paraId="51D970A1" w14:textId="77777777">
            <w:pPr>
              <w:spacing w:after="0" w:line="259" w:lineRule="auto"/>
              <w:ind w:left="64" w:right="0" w:firstLine="0"/>
              <w:jc w:val="left"/>
            </w:pPr>
            <w:r>
              <w:rPr>
                <w:sz w:val="13"/>
              </w:rPr>
              <w:t>(0.01)</w:t>
            </w:r>
          </w:p>
        </w:tc>
        <w:tc>
          <w:tcPr>
            <w:tcW w:w="886" w:type="dxa"/>
            <w:tcBorders>
              <w:top w:val="nil"/>
              <w:left w:val="nil"/>
              <w:bottom w:val="nil"/>
              <w:right w:val="nil"/>
            </w:tcBorders>
            <w:tcPrChange w:author="Mohamed SALEM" w:date="2023-10-27T09:08:00Z" w:id="600">
              <w:tcPr>
                <w:tcW w:w="886" w:type="dxa"/>
                <w:tcBorders>
                  <w:top w:val="nil"/>
                  <w:left w:val="nil"/>
                  <w:bottom w:val="nil"/>
                  <w:right w:val="nil"/>
                </w:tcBorders>
              </w:tcPr>
            </w:tcPrChange>
          </w:tcPr>
          <w:p w:rsidR="001742B9" w:rsidRDefault="00256ADB" w14:paraId="1DC2AE13" w14:textId="77777777">
            <w:pPr>
              <w:spacing w:after="0" w:line="259" w:lineRule="auto"/>
              <w:ind w:left="162" w:right="0" w:firstLine="0"/>
              <w:jc w:val="left"/>
            </w:pPr>
            <w:r>
              <w:rPr>
                <w:sz w:val="13"/>
              </w:rPr>
              <w:t>(0.02)</w:t>
            </w:r>
          </w:p>
        </w:tc>
        <w:tc>
          <w:tcPr>
            <w:tcW w:w="888" w:type="dxa"/>
            <w:tcBorders>
              <w:top w:val="nil"/>
              <w:left w:val="nil"/>
              <w:bottom w:val="nil"/>
              <w:right w:val="nil"/>
            </w:tcBorders>
            <w:tcPrChange w:author="Mohamed SALEM" w:date="2023-10-27T09:08:00Z" w:id="601">
              <w:tcPr>
                <w:tcW w:w="888" w:type="dxa"/>
                <w:tcBorders>
                  <w:top w:val="nil"/>
                  <w:left w:val="nil"/>
                  <w:bottom w:val="nil"/>
                  <w:right w:val="nil"/>
                </w:tcBorders>
              </w:tcPr>
            </w:tcPrChange>
          </w:tcPr>
          <w:p w:rsidR="001742B9" w:rsidRDefault="00256ADB" w14:paraId="509CE3B8" w14:textId="77777777">
            <w:pPr>
              <w:spacing w:after="0" w:line="259" w:lineRule="auto"/>
              <w:ind w:left="175" w:right="0" w:firstLine="0"/>
              <w:jc w:val="left"/>
            </w:pPr>
            <w:r>
              <w:rPr>
                <w:sz w:val="13"/>
              </w:rPr>
              <w:t>(0.01)</w:t>
            </w:r>
          </w:p>
        </w:tc>
        <w:tc>
          <w:tcPr>
            <w:tcW w:w="727" w:type="dxa"/>
            <w:tcBorders>
              <w:top w:val="nil"/>
              <w:left w:val="nil"/>
              <w:bottom w:val="nil"/>
              <w:right w:val="nil"/>
            </w:tcBorders>
            <w:tcPrChange w:author="Mohamed SALEM" w:date="2023-10-27T09:08:00Z" w:id="602">
              <w:tcPr>
                <w:tcW w:w="727" w:type="dxa"/>
                <w:tcBorders>
                  <w:top w:val="nil"/>
                  <w:left w:val="nil"/>
                  <w:bottom w:val="nil"/>
                  <w:right w:val="nil"/>
                </w:tcBorders>
              </w:tcPr>
            </w:tcPrChange>
          </w:tcPr>
          <w:p w:rsidR="001742B9" w:rsidRDefault="00256ADB" w14:paraId="2DD8FB5D" w14:textId="77777777">
            <w:pPr>
              <w:spacing w:after="0" w:line="259" w:lineRule="auto"/>
              <w:ind w:left="75" w:right="0" w:firstLine="0"/>
              <w:jc w:val="left"/>
            </w:pPr>
            <w:r>
              <w:rPr>
                <w:sz w:val="13"/>
              </w:rPr>
              <w:t>(0.01)</w:t>
            </w:r>
          </w:p>
        </w:tc>
        <w:tc>
          <w:tcPr>
            <w:tcW w:w="925" w:type="dxa"/>
            <w:tcBorders>
              <w:top w:val="nil"/>
              <w:left w:val="nil"/>
              <w:bottom w:val="nil"/>
              <w:right w:val="nil"/>
            </w:tcBorders>
            <w:tcPrChange w:author="Mohamed SALEM" w:date="2023-10-27T09:08:00Z" w:id="603">
              <w:tcPr>
                <w:tcW w:w="925" w:type="dxa"/>
                <w:tcBorders>
                  <w:top w:val="nil"/>
                  <w:left w:val="nil"/>
                  <w:bottom w:val="nil"/>
                  <w:right w:val="nil"/>
                </w:tcBorders>
              </w:tcPr>
            </w:tcPrChange>
          </w:tcPr>
          <w:p w:rsidR="001742B9" w:rsidRDefault="00256ADB" w14:paraId="782FD960" w14:textId="77777777">
            <w:pPr>
              <w:spacing w:after="0" w:line="259" w:lineRule="auto"/>
              <w:ind w:left="173" w:right="0" w:firstLine="0"/>
              <w:jc w:val="left"/>
            </w:pPr>
            <w:r>
              <w:rPr>
                <w:sz w:val="13"/>
              </w:rPr>
              <w:t>(0.03)</w:t>
            </w:r>
          </w:p>
        </w:tc>
        <w:tc>
          <w:tcPr>
            <w:tcW w:w="838" w:type="dxa"/>
            <w:tcBorders>
              <w:top w:val="nil"/>
              <w:left w:val="nil"/>
              <w:bottom w:val="nil"/>
              <w:right w:val="nil"/>
            </w:tcBorders>
            <w:tcPrChange w:author="Mohamed SALEM" w:date="2023-10-27T09:08:00Z" w:id="604">
              <w:tcPr>
                <w:tcW w:w="838" w:type="dxa"/>
                <w:tcBorders>
                  <w:top w:val="nil"/>
                  <w:left w:val="nil"/>
                  <w:bottom w:val="nil"/>
                  <w:right w:val="nil"/>
                </w:tcBorders>
              </w:tcPr>
            </w:tcPrChange>
          </w:tcPr>
          <w:p w:rsidR="001742B9" w:rsidRDefault="00256ADB" w14:paraId="5EB339B9" w14:textId="77777777">
            <w:pPr>
              <w:spacing w:after="0" w:line="259" w:lineRule="auto"/>
              <w:ind w:left="147" w:right="0" w:firstLine="0"/>
              <w:jc w:val="left"/>
            </w:pPr>
            <w:r>
              <w:rPr>
                <w:sz w:val="13"/>
              </w:rPr>
              <w:t>(0.01)</w:t>
            </w:r>
          </w:p>
        </w:tc>
        <w:tc>
          <w:tcPr>
            <w:tcW w:w="636" w:type="dxa"/>
            <w:tcBorders>
              <w:top w:val="nil"/>
              <w:left w:val="nil"/>
              <w:bottom w:val="nil"/>
              <w:right w:val="nil"/>
            </w:tcBorders>
            <w:tcPrChange w:author="Mohamed SALEM" w:date="2023-10-27T09:08:00Z" w:id="605">
              <w:tcPr>
                <w:tcW w:w="636" w:type="dxa"/>
                <w:tcBorders>
                  <w:top w:val="nil"/>
                  <w:left w:val="nil"/>
                  <w:bottom w:val="nil"/>
                  <w:right w:val="nil"/>
                </w:tcBorders>
              </w:tcPr>
            </w:tcPrChange>
          </w:tcPr>
          <w:p w:rsidR="001742B9" w:rsidRDefault="00256ADB" w14:paraId="1CBA662B" w14:textId="77777777">
            <w:pPr>
              <w:spacing w:after="0" w:line="259" w:lineRule="auto"/>
              <w:ind w:left="98" w:right="0" w:firstLine="0"/>
              <w:jc w:val="left"/>
            </w:pPr>
            <w:r>
              <w:rPr>
                <w:sz w:val="13"/>
              </w:rPr>
              <w:t>(0.03)</w:t>
            </w:r>
          </w:p>
        </w:tc>
      </w:tr>
      <w:tr w:rsidR="001742B9" w:rsidTr="00FB5237" w14:paraId="6B2E3055" w14:textId="77777777">
        <w:trPr>
          <w:trHeight w:val="159"/>
          <w:trPrChange w:author="Mohamed SALEM" w:date="2023-10-27T09:08:00Z" w:id="606">
            <w:trPr>
              <w:trHeight w:val="159"/>
            </w:trPr>
          </w:trPrChange>
        </w:trPr>
        <w:tc>
          <w:tcPr>
            <w:tcW w:w="1924" w:type="dxa"/>
            <w:tcBorders>
              <w:top w:val="nil"/>
              <w:left w:val="nil"/>
              <w:bottom w:val="nil"/>
              <w:right w:val="nil"/>
            </w:tcBorders>
            <w:tcPrChange w:author="Mohamed SALEM" w:date="2023-10-27T09:08:00Z" w:id="607">
              <w:tcPr>
                <w:tcW w:w="1923" w:type="dxa"/>
                <w:tcBorders>
                  <w:top w:val="nil"/>
                  <w:left w:val="nil"/>
                  <w:bottom w:val="nil"/>
                  <w:right w:val="nil"/>
                </w:tcBorders>
              </w:tcPr>
            </w:tcPrChange>
          </w:tcPr>
          <w:p w:rsidR="001742B9" w:rsidRDefault="00256ADB" w14:paraId="12CE4258" w14:textId="77777777">
            <w:pPr>
              <w:spacing w:after="0" w:line="259" w:lineRule="auto"/>
              <w:ind w:left="100" w:right="0" w:firstLine="0"/>
              <w:jc w:val="left"/>
            </w:pPr>
            <w:r>
              <w:rPr>
                <w:sz w:val="13"/>
              </w:rPr>
              <w:t>Food Insecure Group</w:t>
            </w:r>
          </w:p>
        </w:tc>
        <w:tc>
          <w:tcPr>
            <w:tcW w:w="880" w:type="dxa"/>
            <w:tcBorders>
              <w:top w:val="nil"/>
              <w:left w:val="nil"/>
              <w:bottom w:val="nil"/>
              <w:right w:val="nil"/>
            </w:tcBorders>
            <w:tcPrChange w:author="Mohamed SALEM" w:date="2023-10-27T09:08:00Z" w:id="608">
              <w:tcPr>
                <w:tcW w:w="880" w:type="dxa"/>
                <w:tcBorders>
                  <w:top w:val="nil"/>
                  <w:left w:val="nil"/>
                  <w:bottom w:val="nil"/>
                  <w:right w:val="nil"/>
                </w:tcBorders>
              </w:tcPr>
            </w:tcPrChange>
          </w:tcPr>
          <w:p w:rsidR="001742B9" w:rsidRDefault="00256ADB" w14:paraId="0DD3F55A" w14:textId="77777777">
            <w:pPr>
              <w:spacing w:after="0" w:line="259" w:lineRule="auto"/>
              <w:ind w:left="242" w:right="0" w:firstLine="0"/>
              <w:jc w:val="left"/>
            </w:pPr>
            <w:r>
              <w:rPr>
                <w:sz w:val="13"/>
              </w:rPr>
              <w:t>0.63</w:t>
            </w:r>
          </w:p>
        </w:tc>
        <w:tc>
          <w:tcPr>
            <w:tcW w:w="929" w:type="dxa"/>
            <w:tcBorders>
              <w:top w:val="nil"/>
              <w:left w:val="nil"/>
              <w:bottom w:val="nil"/>
              <w:right w:val="nil"/>
            </w:tcBorders>
            <w:tcPrChange w:author="Mohamed SALEM" w:date="2023-10-27T09:08:00Z" w:id="609">
              <w:tcPr>
                <w:tcW w:w="929" w:type="dxa"/>
                <w:tcBorders>
                  <w:top w:val="nil"/>
                  <w:left w:val="nil"/>
                  <w:bottom w:val="nil"/>
                  <w:right w:val="nil"/>
                </w:tcBorders>
              </w:tcPr>
            </w:tcPrChange>
          </w:tcPr>
          <w:p w:rsidR="001742B9" w:rsidRDefault="00256ADB" w14:paraId="177826D5" w14:textId="77777777">
            <w:pPr>
              <w:spacing w:after="0" w:line="259" w:lineRule="auto"/>
              <w:ind w:left="261" w:right="0" w:firstLine="0"/>
              <w:jc w:val="left"/>
            </w:pPr>
            <w:r>
              <w:rPr>
                <w:sz w:val="13"/>
              </w:rPr>
              <w:t>0.51</w:t>
            </w:r>
          </w:p>
        </w:tc>
        <w:tc>
          <w:tcPr>
            <w:tcW w:w="727" w:type="dxa"/>
            <w:tcBorders>
              <w:top w:val="nil"/>
              <w:left w:val="nil"/>
              <w:bottom w:val="nil"/>
              <w:right w:val="nil"/>
            </w:tcBorders>
            <w:tcPrChange w:author="Mohamed SALEM" w:date="2023-10-27T09:08:00Z" w:id="610">
              <w:tcPr>
                <w:tcW w:w="727" w:type="dxa"/>
                <w:tcBorders>
                  <w:top w:val="nil"/>
                  <w:left w:val="nil"/>
                  <w:bottom w:val="nil"/>
                  <w:right w:val="nil"/>
                </w:tcBorders>
              </w:tcPr>
            </w:tcPrChange>
          </w:tcPr>
          <w:p w:rsidR="001742B9" w:rsidRDefault="00256ADB" w14:paraId="77768880" w14:textId="77777777">
            <w:pPr>
              <w:spacing w:after="0" w:line="259" w:lineRule="auto"/>
              <w:ind w:left="-11" w:right="0" w:firstLine="0"/>
              <w:jc w:val="left"/>
            </w:pPr>
            <w:r>
              <w:rPr>
                <w:sz w:val="13"/>
              </w:rPr>
              <w:t>-0.12***</w:t>
            </w:r>
          </w:p>
        </w:tc>
        <w:tc>
          <w:tcPr>
            <w:tcW w:w="886" w:type="dxa"/>
            <w:tcBorders>
              <w:top w:val="nil"/>
              <w:left w:val="nil"/>
              <w:bottom w:val="nil"/>
              <w:right w:val="nil"/>
            </w:tcBorders>
            <w:tcPrChange w:author="Mohamed SALEM" w:date="2023-10-27T09:08:00Z" w:id="611">
              <w:tcPr>
                <w:tcW w:w="886" w:type="dxa"/>
                <w:tcBorders>
                  <w:top w:val="nil"/>
                  <w:left w:val="nil"/>
                  <w:bottom w:val="nil"/>
                  <w:right w:val="nil"/>
                </w:tcBorders>
              </w:tcPr>
            </w:tcPrChange>
          </w:tcPr>
          <w:p w:rsidR="001742B9" w:rsidRDefault="00256ADB" w14:paraId="195F8F83" w14:textId="77777777">
            <w:pPr>
              <w:spacing w:after="0" w:line="259" w:lineRule="auto"/>
              <w:ind w:left="218" w:right="0" w:firstLine="0"/>
              <w:jc w:val="left"/>
            </w:pPr>
            <w:r>
              <w:rPr>
                <w:sz w:val="13"/>
              </w:rPr>
              <w:t>0.92</w:t>
            </w:r>
          </w:p>
        </w:tc>
        <w:tc>
          <w:tcPr>
            <w:tcW w:w="888" w:type="dxa"/>
            <w:tcBorders>
              <w:top w:val="nil"/>
              <w:left w:val="nil"/>
              <w:bottom w:val="nil"/>
              <w:right w:val="nil"/>
            </w:tcBorders>
            <w:tcPrChange w:author="Mohamed SALEM" w:date="2023-10-27T09:08:00Z" w:id="612">
              <w:tcPr>
                <w:tcW w:w="888" w:type="dxa"/>
                <w:tcBorders>
                  <w:top w:val="nil"/>
                  <w:left w:val="nil"/>
                  <w:bottom w:val="nil"/>
                  <w:right w:val="nil"/>
                </w:tcBorders>
              </w:tcPr>
            </w:tcPrChange>
          </w:tcPr>
          <w:p w:rsidR="001742B9" w:rsidRDefault="00256ADB" w14:paraId="0211558F" w14:textId="77777777">
            <w:pPr>
              <w:spacing w:after="0" w:line="259" w:lineRule="auto"/>
              <w:ind w:left="231" w:right="0" w:firstLine="0"/>
              <w:jc w:val="left"/>
            </w:pPr>
            <w:r>
              <w:rPr>
                <w:sz w:val="13"/>
              </w:rPr>
              <w:t>0.73</w:t>
            </w:r>
          </w:p>
        </w:tc>
        <w:tc>
          <w:tcPr>
            <w:tcW w:w="727" w:type="dxa"/>
            <w:tcBorders>
              <w:top w:val="nil"/>
              <w:left w:val="nil"/>
              <w:bottom w:val="nil"/>
              <w:right w:val="nil"/>
            </w:tcBorders>
            <w:tcPrChange w:author="Mohamed SALEM" w:date="2023-10-27T09:08:00Z" w:id="613">
              <w:tcPr>
                <w:tcW w:w="727" w:type="dxa"/>
                <w:tcBorders>
                  <w:top w:val="nil"/>
                  <w:left w:val="nil"/>
                  <w:bottom w:val="nil"/>
                  <w:right w:val="nil"/>
                </w:tcBorders>
              </w:tcPr>
            </w:tcPrChange>
          </w:tcPr>
          <w:p w:rsidR="001742B9" w:rsidRDefault="00256ADB" w14:paraId="6E0BEE91" w14:textId="77777777">
            <w:pPr>
              <w:spacing w:after="0" w:line="259" w:lineRule="auto"/>
              <w:ind w:left="0" w:right="0" w:firstLine="0"/>
              <w:jc w:val="left"/>
            </w:pPr>
            <w:r>
              <w:rPr>
                <w:sz w:val="13"/>
              </w:rPr>
              <w:t>-0.19***</w:t>
            </w:r>
          </w:p>
        </w:tc>
        <w:tc>
          <w:tcPr>
            <w:tcW w:w="925" w:type="dxa"/>
            <w:tcBorders>
              <w:top w:val="nil"/>
              <w:left w:val="nil"/>
              <w:bottom w:val="nil"/>
              <w:right w:val="nil"/>
            </w:tcBorders>
            <w:tcPrChange w:author="Mohamed SALEM" w:date="2023-10-27T09:08:00Z" w:id="614">
              <w:tcPr>
                <w:tcW w:w="925" w:type="dxa"/>
                <w:tcBorders>
                  <w:top w:val="nil"/>
                  <w:left w:val="nil"/>
                  <w:bottom w:val="nil"/>
                  <w:right w:val="nil"/>
                </w:tcBorders>
              </w:tcPr>
            </w:tcPrChange>
          </w:tcPr>
          <w:p w:rsidR="001742B9" w:rsidRDefault="00256ADB" w14:paraId="5ACC238B" w14:textId="77777777">
            <w:pPr>
              <w:spacing w:after="0" w:line="259" w:lineRule="auto"/>
              <w:ind w:left="229" w:right="0" w:firstLine="0"/>
              <w:jc w:val="left"/>
            </w:pPr>
            <w:r>
              <w:rPr>
                <w:sz w:val="13"/>
              </w:rPr>
              <w:t>0.71</w:t>
            </w:r>
          </w:p>
        </w:tc>
        <w:tc>
          <w:tcPr>
            <w:tcW w:w="838" w:type="dxa"/>
            <w:tcBorders>
              <w:top w:val="nil"/>
              <w:left w:val="nil"/>
              <w:bottom w:val="nil"/>
              <w:right w:val="nil"/>
            </w:tcBorders>
            <w:tcPrChange w:author="Mohamed SALEM" w:date="2023-10-27T09:08:00Z" w:id="615">
              <w:tcPr>
                <w:tcW w:w="838" w:type="dxa"/>
                <w:tcBorders>
                  <w:top w:val="nil"/>
                  <w:left w:val="nil"/>
                  <w:bottom w:val="nil"/>
                  <w:right w:val="nil"/>
                </w:tcBorders>
              </w:tcPr>
            </w:tcPrChange>
          </w:tcPr>
          <w:p w:rsidR="001742B9" w:rsidRDefault="00256ADB" w14:paraId="647C676E" w14:textId="77777777">
            <w:pPr>
              <w:spacing w:after="0" w:line="259" w:lineRule="auto"/>
              <w:ind w:left="203" w:right="0" w:firstLine="0"/>
              <w:jc w:val="left"/>
            </w:pPr>
            <w:r>
              <w:rPr>
                <w:sz w:val="13"/>
              </w:rPr>
              <w:t>0.47</w:t>
            </w:r>
          </w:p>
        </w:tc>
        <w:tc>
          <w:tcPr>
            <w:tcW w:w="636" w:type="dxa"/>
            <w:tcBorders>
              <w:top w:val="nil"/>
              <w:left w:val="nil"/>
              <w:bottom w:val="nil"/>
              <w:right w:val="nil"/>
            </w:tcBorders>
            <w:tcPrChange w:author="Mohamed SALEM" w:date="2023-10-27T09:08:00Z" w:id="616">
              <w:tcPr>
                <w:tcW w:w="636" w:type="dxa"/>
                <w:tcBorders>
                  <w:top w:val="nil"/>
                  <w:left w:val="nil"/>
                  <w:bottom w:val="nil"/>
                  <w:right w:val="nil"/>
                </w:tcBorders>
              </w:tcPr>
            </w:tcPrChange>
          </w:tcPr>
          <w:p w:rsidR="001742B9" w:rsidRDefault="00256ADB" w14:paraId="1398E24C" w14:textId="77777777">
            <w:pPr>
              <w:spacing w:after="0" w:line="259" w:lineRule="auto"/>
              <w:ind w:left="23" w:right="0" w:firstLine="0"/>
              <w:jc w:val="left"/>
            </w:pPr>
            <w:r>
              <w:rPr>
                <w:sz w:val="13"/>
              </w:rPr>
              <w:t>-0.24***</w:t>
            </w:r>
          </w:p>
        </w:tc>
      </w:tr>
      <w:tr w:rsidR="001742B9" w:rsidTr="00FB5237" w14:paraId="4C5F805B" w14:textId="77777777">
        <w:trPr>
          <w:trHeight w:val="164"/>
          <w:trPrChange w:author="Mohamed SALEM" w:date="2023-10-27T09:08:00Z" w:id="617">
            <w:trPr>
              <w:trHeight w:val="164"/>
            </w:trPr>
          </w:trPrChange>
        </w:trPr>
        <w:tc>
          <w:tcPr>
            <w:tcW w:w="1924" w:type="dxa"/>
            <w:tcBorders>
              <w:top w:val="nil"/>
              <w:left w:val="nil"/>
              <w:bottom w:val="single" w:color="000000" w:sz="3" w:space="0"/>
              <w:right w:val="nil"/>
            </w:tcBorders>
            <w:tcPrChange w:author="Mohamed SALEM" w:date="2023-10-27T09:08:00Z" w:id="618">
              <w:tcPr>
                <w:tcW w:w="1923" w:type="dxa"/>
                <w:tcBorders>
                  <w:top w:val="nil"/>
                  <w:left w:val="nil"/>
                  <w:bottom w:val="single" w:color="000000" w:sz="3" w:space="0"/>
                  <w:right w:val="nil"/>
                </w:tcBorders>
              </w:tcPr>
            </w:tcPrChange>
          </w:tcPr>
          <w:p w:rsidR="001742B9" w:rsidRDefault="001742B9" w14:paraId="66012BF5" w14:textId="77777777">
            <w:pPr>
              <w:spacing w:after="160" w:line="259" w:lineRule="auto"/>
              <w:ind w:left="0" w:right="0" w:firstLine="0"/>
              <w:jc w:val="left"/>
            </w:pPr>
          </w:p>
        </w:tc>
        <w:tc>
          <w:tcPr>
            <w:tcW w:w="880" w:type="dxa"/>
            <w:tcBorders>
              <w:top w:val="nil"/>
              <w:left w:val="nil"/>
              <w:bottom w:val="single" w:color="000000" w:sz="3" w:space="0"/>
              <w:right w:val="nil"/>
            </w:tcBorders>
            <w:tcPrChange w:author="Mohamed SALEM" w:date="2023-10-27T09:08:00Z" w:id="619">
              <w:tcPr>
                <w:tcW w:w="880" w:type="dxa"/>
                <w:tcBorders>
                  <w:top w:val="nil"/>
                  <w:left w:val="nil"/>
                  <w:bottom w:val="single" w:color="000000" w:sz="3" w:space="0"/>
                  <w:right w:val="nil"/>
                </w:tcBorders>
              </w:tcPr>
            </w:tcPrChange>
          </w:tcPr>
          <w:p w:rsidR="001742B9" w:rsidRDefault="00256ADB" w14:paraId="5600323D" w14:textId="77777777">
            <w:pPr>
              <w:spacing w:after="0" w:line="259" w:lineRule="auto"/>
              <w:ind w:left="186" w:right="0" w:firstLine="0"/>
              <w:jc w:val="left"/>
            </w:pPr>
            <w:r>
              <w:rPr>
                <w:sz w:val="13"/>
              </w:rPr>
              <w:t>(0.03)</w:t>
            </w:r>
          </w:p>
        </w:tc>
        <w:tc>
          <w:tcPr>
            <w:tcW w:w="929" w:type="dxa"/>
            <w:tcBorders>
              <w:top w:val="nil"/>
              <w:left w:val="nil"/>
              <w:bottom w:val="single" w:color="000000" w:sz="3" w:space="0"/>
              <w:right w:val="nil"/>
            </w:tcBorders>
            <w:tcPrChange w:author="Mohamed SALEM" w:date="2023-10-27T09:08:00Z" w:id="620">
              <w:tcPr>
                <w:tcW w:w="929" w:type="dxa"/>
                <w:tcBorders>
                  <w:top w:val="nil"/>
                  <w:left w:val="nil"/>
                  <w:bottom w:val="single" w:color="000000" w:sz="3" w:space="0"/>
                  <w:right w:val="nil"/>
                </w:tcBorders>
              </w:tcPr>
            </w:tcPrChange>
          </w:tcPr>
          <w:p w:rsidR="001742B9" w:rsidRDefault="00256ADB" w14:paraId="60943F00" w14:textId="77777777">
            <w:pPr>
              <w:spacing w:after="0" w:line="259" w:lineRule="auto"/>
              <w:ind w:left="205" w:right="0" w:firstLine="0"/>
              <w:jc w:val="left"/>
            </w:pPr>
            <w:r>
              <w:rPr>
                <w:sz w:val="13"/>
              </w:rPr>
              <w:t>(0.03)</w:t>
            </w:r>
          </w:p>
        </w:tc>
        <w:tc>
          <w:tcPr>
            <w:tcW w:w="727" w:type="dxa"/>
            <w:tcBorders>
              <w:top w:val="nil"/>
              <w:left w:val="nil"/>
              <w:bottom w:val="single" w:color="000000" w:sz="3" w:space="0"/>
              <w:right w:val="nil"/>
            </w:tcBorders>
            <w:tcPrChange w:author="Mohamed SALEM" w:date="2023-10-27T09:08:00Z" w:id="621">
              <w:tcPr>
                <w:tcW w:w="727" w:type="dxa"/>
                <w:tcBorders>
                  <w:top w:val="nil"/>
                  <w:left w:val="nil"/>
                  <w:bottom w:val="single" w:color="000000" w:sz="3" w:space="0"/>
                  <w:right w:val="nil"/>
                </w:tcBorders>
              </w:tcPr>
            </w:tcPrChange>
          </w:tcPr>
          <w:p w:rsidR="001742B9" w:rsidRDefault="00256ADB" w14:paraId="3241D1F8" w14:textId="77777777">
            <w:pPr>
              <w:spacing w:after="0" w:line="259" w:lineRule="auto"/>
              <w:ind w:left="64" w:right="0" w:firstLine="0"/>
              <w:jc w:val="left"/>
            </w:pPr>
            <w:r>
              <w:rPr>
                <w:sz w:val="13"/>
              </w:rPr>
              <w:t>(0.03)</w:t>
            </w:r>
          </w:p>
        </w:tc>
        <w:tc>
          <w:tcPr>
            <w:tcW w:w="886" w:type="dxa"/>
            <w:tcBorders>
              <w:top w:val="nil"/>
              <w:left w:val="nil"/>
              <w:bottom w:val="single" w:color="000000" w:sz="3" w:space="0"/>
              <w:right w:val="nil"/>
            </w:tcBorders>
            <w:tcPrChange w:author="Mohamed SALEM" w:date="2023-10-27T09:08:00Z" w:id="622">
              <w:tcPr>
                <w:tcW w:w="886" w:type="dxa"/>
                <w:tcBorders>
                  <w:top w:val="nil"/>
                  <w:left w:val="nil"/>
                  <w:bottom w:val="single" w:color="000000" w:sz="3" w:space="0"/>
                  <w:right w:val="nil"/>
                </w:tcBorders>
              </w:tcPr>
            </w:tcPrChange>
          </w:tcPr>
          <w:p w:rsidR="001742B9" w:rsidRDefault="00256ADB" w14:paraId="2220F14F" w14:textId="77777777">
            <w:pPr>
              <w:spacing w:after="0" w:line="259" w:lineRule="auto"/>
              <w:ind w:left="162" w:right="0" w:firstLine="0"/>
              <w:jc w:val="left"/>
            </w:pPr>
            <w:r>
              <w:rPr>
                <w:sz w:val="13"/>
              </w:rPr>
              <w:t>(0.01)</w:t>
            </w:r>
          </w:p>
        </w:tc>
        <w:tc>
          <w:tcPr>
            <w:tcW w:w="888" w:type="dxa"/>
            <w:tcBorders>
              <w:top w:val="nil"/>
              <w:left w:val="nil"/>
              <w:bottom w:val="single" w:color="000000" w:sz="3" w:space="0"/>
              <w:right w:val="nil"/>
            </w:tcBorders>
            <w:tcPrChange w:author="Mohamed SALEM" w:date="2023-10-27T09:08:00Z" w:id="623">
              <w:tcPr>
                <w:tcW w:w="888" w:type="dxa"/>
                <w:tcBorders>
                  <w:top w:val="nil"/>
                  <w:left w:val="nil"/>
                  <w:bottom w:val="single" w:color="000000" w:sz="3" w:space="0"/>
                  <w:right w:val="nil"/>
                </w:tcBorders>
              </w:tcPr>
            </w:tcPrChange>
          </w:tcPr>
          <w:p w:rsidR="001742B9" w:rsidRDefault="00256ADB" w14:paraId="64D631D9" w14:textId="77777777">
            <w:pPr>
              <w:spacing w:after="0" w:line="259" w:lineRule="auto"/>
              <w:ind w:left="175" w:right="0" w:firstLine="0"/>
              <w:jc w:val="left"/>
            </w:pPr>
            <w:r>
              <w:rPr>
                <w:sz w:val="13"/>
              </w:rPr>
              <w:t>(0.02)</w:t>
            </w:r>
          </w:p>
        </w:tc>
        <w:tc>
          <w:tcPr>
            <w:tcW w:w="727" w:type="dxa"/>
            <w:tcBorders>
              <w:top w:val="nil"/>
              <w:left w:val="nil"/>
              <w:bottom w:val="single" w:color="000000" w:sz="3" w:space="0"/>
              <w:right w:val="nil"/>
            </w:tcBorders>
            <w:tcPrChange w:author="Mohamed SALEM" w:date="2023-10-27T09:08:00Z" w:id="624">
              <w:tcPr>
                <w:tcW w:w="727" w:type="dxa"/>
                <w:tcBorders>
                  <w:top w:val="nil"/>
                  <w:left w:val="nil"/>
                  <w:bottom w:val="single" w:color="000000" w:sz="3" w:space="0"/>
                  <w:right w:val="nil"/>
                </w:tcBorders>
              </w:tcPr>
            </w:tcPrChange>
          </w:tcPr>
          <w:p w:rsidR="001742B9" w:rsidRDefault="00256ADB" w14:paraId="08433CFC" w14:textId="77777777">
            <w:pPr>
              <w:spacing w:after="0" w:line="259" w:lineRule="auto"/>
              <w:ind w:left="75" w:right="0" w:firstLine="0"/>
              <w:jc w:val="left"/>
            </w:pPr>
            <w:r>
              <w:rPr>
                <w:sz w:val="13"/>
              </w:rPr>
              <w:t>(0.02)</w:t>
            </w:r>
          </w:p>
        </w:tc>
        <w:tc>
          <w:tcPr>
            <w:tcW w:w="925" w:type="dxa"/>
            <w:tcBorders>
              <w:top w:val="nil"/>
              <w:left w:val="nil"/>
              <w:bottom w:val="single" w:color="000000" w:sz="3" w:space="0"/>
              <w:right w:val="nil"/>
            </w:tcBorders>
            <w:tcPrChange w:author="Mohamed SALEM" w:date="2023-10-27T09:08:00Z" w:id="625">
              <w:tcPr>
                <w:tcW w:w="925" w:type="dxa"/>
                <w:tcBorders>
                  <w:top w:val="nil"/>
                  <w:left w:val="nil"/>
                  <w:bottom w:val="single" w:color="000000" w:sz="3" w:space="0"/>
                  <w:right w:val="nil"/>
                </w:tcBorders>
              </w:tcPr>
            </w:tcPrChange>
          </w:tcPr>
          <w:p w:rsidR="001742B9" w:rsidRDefault="00256ADB" w14:paraId="16873949" w14:textId="77777777">
            <w:pPr>
              <w:spacing w:after="0" w:line="259" w:lineRule="auto"/>
              <w:ind w:left="173" w:right="0" w:firstLine="0"/>
              <w:jc w:val="left"/>
            </w:pPr>
            <w:r>
              <w:rPr>
                <w:sz w:val="13"/>
              </w:rPr>
              <w:t>(0.04)</w:t>
            </w:r>
          </w:p>
        </w:tc>
        <w:tc>
          <w:tcPr>
            <w:tcW w:w="838" w:type="dxa"/>
            <w:tcBorders>
              <w:top w:val="nil"/>
              <w:left w:val="nil"/>
              <w:bottom w:val="single" w:color="000000" w:sz="3" w:space="0"/>
              <w:right w:val="nil"/>
            </w:tcBorders>
            <w:tcPrChange w:author="Mohamed SALEM" w:date="2023-10-27T09:08:00Z" w:id="626">
              <w:tcPr>
                <w:tcW w:w="838" w:type="dxa"/>
                <w:tcBorders>
                  <w:top w:val="nil"/>
                  <w:left w:val="nil"/>
                  <w:bottom w:val="single" w:color="000000" w:sz="3" w:space="0"/>
                  <w:right w:val="nil"/>
                </w:tcBorders>
              </w:tcPr>
            </w:tcPrChange>
          </w:tcPr>
          <w:p w:rsidR="001742B9" w:rsidRDefault="00256ADB" w14:paraId="5CAD5FAA" w14:textId="77777777">
            <w:pPr>
              <w:spacing w:after="0" w:line="259" w:lineRule="auto"/>
              <w:ind w:left="147" w:right="0" w:firstLine="0"/>
              <w:jc w:val="left"/>
            </w:pPr>
            <w:r>
              <w:rPr>
                <w:sz w:val="13"/>
              </w:rPr>
              <w:t>(0.04)</w:t>
            </w:r>
          </w:p>
        </w:tc>
        <w:tc>
          <w:tcPr>
            <w:tcW w:w="636" w:type="dxa"/>
            <w:tcBorders>
              <w:top w:val="nil"/>
              <w:left w:val="nil"/>
              <w:bottom w:val="single" w:color="000000" w:sz="3" w:space="0"/>
              <w:right w:val="nil"/>
            </w:tcBorders>
            <w:tcPrChange w:author="Mohamed SALEM" w:date="2023-10-27T09:08:00Z" w:id="627">
              <w:tcPr>
                <w:tcW w:w="636" w:type="dxa"/>
                <w:tcBorders>
                  <w:top w:val="nil"/>
                  <w:left w:val="nil"/>
                  <w:bottom w:val="single" w:color="000000" w:sz="3" w:space="0"/>
                  <w:right w:val="nil"/>
                </w:tcBorders>
              </w:tcPr>
            </w:tcPrChange>
          </w:tcPr>
          <w:p w:rsidR="001742B9" w:rsidRDefault="00256ADB" w14:paraId="023BD4CD" w14:textId="77777777">
            <w:pPr>
              <w:spacing w:after="0" w:line="259" w:lineRule="auto"/>
              <w:ind w:left="98" w:right="0" w:firstLine="0"/>
              <w:jc w:val="left"/>
            </w:pPr>
            <w:r>
              <w:rPr>
                <w:sz w:val="13"/>
              </w:rPr>
              <w:t>(0.04)</w:t>
            </w:r>
          </w:p>
        </w:tc>
      </w:tr>
      <w:tr w:rsidR="001742B9" w:rsidTr="00FB5237" w14:paraId="30F3CACC" w14:textId="77777777">
        <w:trPr>
          <w:trHeight w:val="186"/>
          <w:trPrChange w:author="Mohamed SALEM" w:date="2023-10-27T09:08:00Z" w:id="628">
            <w:trPr>
              <w:trHeight w:val="186"/>
            </w:trPr>
          </w:trPrChange>
        </w:trPr>
        <w:tc>
          <w:tcPr>
            <w:tcW w:w="1924" w:type="dxa"/>
            <w:tcBorders>
              <w:top w:val="single" w:color="000000" w:sz="3" w:space="0"/>
              <w:left w:val="nil"/>
              <w:bottom w:val="double" w:color="000000" w:sz="3" w:space="0"/>
              <w:right w:val="nil"/>
            </w:tcBorders>
            <w:tcPrChange w:author="Mohamed SALEM" w:date="2023-10-27T09:08:00Z" w:id="629">
              <w:tcPr>
                <w:tcW w:w="1923" w:type="dxa"/>
                <w:tcBorders>
                  <w:top w:val="single" w:color="000000" w:sz="3" w:space="0"/>
                  <w:left w:val="nil"/>
                  <w:bottom w:val="double" w:color="000000" w:sz="3" w:space="0"/>
                  <w:right w:val="nil"/>
                </w:tcBorders>
              </w:tcPr>
            </w:tcPrChange>
          </w:tcPr>
          <w:p w:rsidR="001742B9" w:rsidRDefault="00256ADB" w14:paraId="06CC12A2" w14:textId="77777777">
            <w:pPr>
              <w:spacing w:after="0" w:line="259" w:lineRule="auto"/>
              <w:ind w:left="100" w:right="0" w:firstLine="0"/>
              <w:jc w:val="left"/>
            </w:pPr>
            <w:r>
              <w:rPr>
                <w:sz w:val="13"/>
              </w:rPr>
              <w:t>Observations</w:t>
            </w:r>
          </w:p>
        </w:tc>
        <w:tc>
          <w:tcPr>
            <w:tcW w:w="880" w:type="dxa"/>
            <w:tcBorders>
              <w:top w:val="single" w:color="000000" w:sz="3" w:space="0"/>
              <w:left w:val="nil"/>
              <w:bottom w:val="double" w:color="000000" w:sz="3" w:space="0"/>
              <w:right w:val="nil"/>
            </w:tcBorders>
            <w:tcPrChange w:author="Mohamed SALEM" w:date="2023-10-27T09:08:00Z" w:id="630">
              <w:tcPr>
                <w:tcW w:w="880" w:type="dxa"/>
                <w:tcBorders>
                  <w:top w:val="single" w:color="000000" w:sz="3" w:space="0"/>
                  <w:left w:val="nil"/>
                  <w:bottom w:val="double" w:color="000000" w:sz="3" w:space="0"/>
                  <w:right w:val="nil"/>
                </w:tcBorders>
              </w:tcPr>
            </w:tcPrChange>
          </w:tcPr>
          <w:p w:rsidR="001742B9" w:rsidRDefault="00256ADB" w14:paraId="5DF386B9" w14:textId="77777777">
            <w:pPr>
              <w:spacing w:after="0" w:line="259" w:lineRule="auto"/>
              <w:ind w:left="262" w:right="0" w:firstLine="0"/>
              <w:jc w:val="left"/>
            </w:pPr>
            <w:r>
              <w:rPr>
                <w:sz w:val="13"/>
              </w:rPr>
              <w:t>232</w:t>
            </w:r>
          </w:p>
        </w:tc>
        <w:tc>
          <w:tcPr>
            <w:tcW w:w="929" w:type="dxa"/>
            <w:tcBorders>
              <w:top w:val="single" w:color="000000" w:sz="3" w:space="0"/>
              <w:left w:val="nil"/>
              <w:bottom w:val="double" w:color="000000" w:sz="3" w:space="0"/>
              <w:right w:val="nil"/>
            </w:tcBorders>
            <w:tcPrChange w:author="Mohamed SALEM" w:date="2023-10-27T09:08:00Z" w:id="631">
              <w:tcPr>
                <w:tcW w:w="929" w:type="dxa"/>
                <w:tcBorders>
                  <w:top w:val="single" w:color="000000" w:sz="3" w:space="0"/>
                  <w:left w:val="nil"/>
                  <w:bottom w:val="double" w:color="000000" w:sz="3" w:space="0"/>
                  <w:right w:val="nil"/>
                </w:tcBorders>
              </w:tcPr>
            </w:tcPrChange>
          </w:tcPr>
          <w:p w:rsidR="001742B9" w:rsidRDefault="00256ADB" w14:paraId="6284580C" w14:textId="77777777">
            <w:pPr>
              <w:spacing w:after="0" w:line="259" w:lineRule="auto"/>
              <w:ind w:left="280" w:right="0" w:firstLine="0"/>
              <w:jc w:val="left"/>
            </w:pPr>
            <w:r>
              <w:rPr>
                <w:sz w:val="13"/>
              </w:rPr>
              <w:t>232</w:t>
            </w:r>
          </w:p>
        </w:tc>
        <w:tc>
          <w:tcPr>
            <w:tcW w:w="727" w:type="dxa"/>
            <w:tcBorders>
              <w:top w:val="single" w:color="000000" w:sz="3" w:space="0"/>
              <w:left w:val="nil"/>
              <w:bottom w:val="double" w:color="000000" w:sz="3" w:space="0"/>
              <w:right w:val="nil"/>
            </w:tcBorders>
            <w:tcPrChange w:author="Mohamed SALEM" w:date="2023-10-27T09:08:00Z" w:id="632">
              <w:tcPr>
                <w:tcW w:w="727" w:type="dxa"/>
                <w:tcBorders>
                  <w:top w:val="single" w:color="000000" w:sz="3" w:space="0"/>
                  <w:left w:val="nil"/>
                  <w:bottom w:val="double" w:color="000000" w:sz="3" w:space="0"/>
                  <w:right w:val="nil"/>
                </w:tcBorders>
              </w:tcPr>
            </w:tcPrChange>
          </w:tcPr>
          <w:p w:rsidR="001742B9" w:rsidRDefault="00256ADB" w14:paraId="0A32B355" w14:textId="77777777">
            <w:pPr>
              <w:spacing w:after="0" w:line="259" w:lineRule="auto"/>
              <w:ind w:left="139" w:right="0" w:firstLine="0"/>
              <w:jc w:val="left"/>
            </w:pPr>
            <w:r>
              <w:rPr>
                <w:sz w:val="13"/>
              </w:rPr>
              <w:t>232</w:t>
            </w:r>
          </w:p>
        </w:tc>
        <w:tc>
          <w:tcPr>
            <w:tcW w:w="886" w:type="dxa"/>
            <w:tcBorders>
              <w:top w:val="single" w:color="000000" w:sz="3" w:space="0"/>
              <w:left w:val="nil"/>
              <w:bottom w:val="double" w:color="000000" w:sz="3" w:space="0"/>
              <w:right w:val="nil"/>
            </w:tcBorders>
            <w:tcPrChange w:author="Mohamed SALEM" w:date="2023-10-27T09:08:00Z" w:id="633">
              <w:tcPr>
                <w:tcW w:w="886" w:type="dxa"/>
                <w:tcBorders>
                  <w:top w:val="single" w:color="000000" w:sz="3" w:space="0"/>
                  <w:left w:val="nil"/>
                  <w:bottom w:val="double" w:color="000000" w:sz="3" w:space="0"/>
                  <w:right w:val="nil"/>
                </w:tcBorders>
              </w:tcPr>
            </w:tcPrChange>
          </w:tcPr>
          <w:p w:rsidR="001742B9" w:rsidRDefault="00256ADB" w14:paraId="561677BA" w14:textId="77777777">
            <w:pPr>
              <w:spacing w:after="0" w:line="259" w:lineRule="auto"/>
              <w:ind w:left="237" w:right="0" w:firstLine="0"/>
              <w:jc w:val="left"/>
            </w:pPr>
            <w:r>
              <w:rPr>
                <w:sz w:val="13"/>
              </w:rPr>
              <w:t>656</w:t>
            </w:r>
          </w:p>
        </w:tc>
        <w:tc>
          <w:tcPr>
            <w:tcW w:w="888" w:type="dxa"/>
            <w:tcBorders>
              <w:top w:val="single" w:color="000000" w:sz="3" w:space="0"/>
              <w:left w:val="nil"/>
              <w:bottom w:val="double" w:color="000000" w:sz="3" w:space="0"/>
              <w:right w:val="nil"/>
            </w:tcBorders>
            <w:tcPrChange w:author="Mohamed SALEM" w:date="2023-10-27T09:08:00Z" w:id="634">
              <w:tcPr>
                <w:tcW w:w="888" w:type="dxa"/>
                <w:tcBorders>
                  <w:top w:val="single" w:color="000000" w:sz="3" w:space="0"/>
                  <w:left w:val="nil"/>
                  <w:bottom w:val="double" w:color="000000" w:sz="3" w:space="0"/>
                  <w:right w:val="nil"/>
                </w:tcBorders>
              </w:tcPr>
            </w:tcPrChange>
          </w:tcPr>
          <w:p w:rsidR="001742B9" w:rsidRDefault="00256ADB" w14:paraId="36FC0F16" w14:textId="77777777">
            <w:pPr>
              <w:spacing w:after="0" w:line="259" w:lineRule="auto"/>
              <w:ind w:left="250" w:right="0" w:firstLine="0"/>
              <w:jc w:val="left"/>
            </w:pPr>
            <w:r>
              <w:rPr>
                <w:sz w:val="13"/>
              </w:rPr>
              <w:t>656</w:t>
            </w:r>
          </w:p>
        </w:tc>
        <w:tc>
          <w:tcPr>
            <w:tcW w:w="727" w:type="dxa"/>
            <w:tcBorders>
              <w:top w:val="single" w:color="000000" w:sz="3" w:space="0"/>
              <w:left w:val="nil"/>
              <w:bottom w:val="double" w:color="000000" w:sz="3" w:space="0"/>
              <w:right w:val="nil"/>
            </w:tcBorders>
            <w:tcPrChange w:author="Mohamed SALEM" w:date="2023-10-27T09:08:00Z" w:id="635">
              <w:tcPr>
                <w:tcW w:w="727" w:type="dxa"/>
                <w:tcBorders>
                  <w:top w:val="single" w:color="000000" w:sz="3" w:space="0"/>
                  <w:left w:val="nil"/>
                  <w:bottom w:val="double" w:color="000000" w:sz="3" w:space="0"/>
                  <w:right w:val="nil"/>
                </w:tcBorders>
              </w:tcPr>
            </w:tcPrChange>
          </w:tcPr>
          <w:p w:rsidR="001742B9" w:rsidRDefault="00256ADB" w14:paraId="7EDB83C6" w14:textId="77777777">
            <w:pPr>
              <w:spacing w:after="0" w:line="259" w:lineRule="auto"/>
              <w:ind w:left="150" w:right="0" w:firstLine="0"/>
              <w:jc w:val="left"/>
            </w:pPr>
            <w:r>
              <w:rPr>
                <w:sz w:val="13"/>
              </w:rPr>
              <w:t>656</w:t>
            </w:r>
          </w:p>
        </w:tc>
        <w:tc>
          <w:tcPr>
            <w:tcW w:w="925" w:type="dxa"/>
            <w:tcBorders>
              <w:top w:val="single" w:color="000000" w:sz="3" w:space="0"/>
              <w:left w:val="nil"/>
              <w:bottom w:val="double" w:color="000000" w:sz="3" w:space="0"/>
              <w:right w:val="nil"/>
            </w:tcBorders>
            <w:tcPrChange w:author="Mohamed SALEM" w:date="2023-10-27T09:08:00Z" w:id="636">
              <w:tcPr>
                <w:tcW w:w="925" w:type="dxa"/>
                <w:tcBorders>
                  <w:top w:val="single" w:color="000000" w:sz="3" w:space="0"/>
                  <w:left w:val="nil"/>
                  <w:bottom w:val="double" w:color="000000" w:sz="3" w:space="0"/>
                  <w:right w:val="nil"/>
                </w:tcBorders>
              </w:tcPr>
            </w:tcPrChange>
          </w:tcPr>
          <w:p w:rsidR="001742B9" w:rsidRDefault="00256ADB" w14:paraId="465B3964" w14:textId="77777777">
            <w:pPr>
              <w:spacing w:after="0" w:line="259" w:lineRule="auto"/>
              <w:ind w:left="248" w:right="0" w:firstLine="0"/>
              <w:jc w:val="left"/>
            </w:pPr>
            <w:r>
              <w:rPr>
                <w:sz w:val="13"/>
              </w:rPr>
              <w:t>157</w:t>
            </w:r>
          </w:p>
        </w:tc>
        <w:tc>
          <w:tcPr>
            <w:tcW w:w="838" w:type="dxa"/>
            <w:tcBorders>
              <w:top w:val="single" w:color="000000" w:sz="3" w:space="0"/>
              <w:left w:val="nil"/>
              <w:bottom w:val="double" w:color="000000" w:sz="3" w:space="0"/>
              <w:right w:val="nil"/>
            </w:tcBorders>
            <w:tcPrChange w:author="Mohamed SALEM" w:date="2023-10-27T09:08:00Z" w:id="637">
              <w:tcPr>
                <w:tcW w:w="838" w:type="dxa"/>
                <w:tcBorders>
                  <w:top w:val="single" w:color="000000" w:sz="3" w:space="0"/>
                  <w:left w:val="nil"/>
                  <w:bottom w:val="double" w:color="000000" w:sz="3" w:space="0"/>
                  <w:right w:val="nil"/>
                </w:tcBorders>
              </w:tcPr>
            </w:tcPrChange>
          </w:tcPr>
          <w:p w:rsidR="001742B9" w:rsidRDefault="00256ADB" w14:paraId="34B591E9" w14:textId="77777777">
            <w:pPr>
              <w:spacing w:after="0" w:line="259" w:lineRule="auto"/>
              <w:ind w:left="222" w:right="0" w:firstLine="0"/>
              <w:jc w:val="left"/>
            </w:pPr>
            <w:r>
              <w:rPr>
                <w:sz w:val="13"/>
              </w:rPr>
              <w:t>157</w:t>
            </w:r>
          </w:p>
        </w:tc>
        <w:tc>
          <w:tcPr>
            <w:tcW w:w="636" w:type="dxa"/>
            <w:tcBorders>
              <w:top w:val="single" w:color="000000" w:sz="3" w:space="0"/>
              <w:left w:val="nil"/>
              <w:bottom w:val="double" w:color="000000" w:sz="3" w:space="0"/>
              <w:right w:val="nil"/>
            </w:tcBorders>
            <w:tcPrChange w:author="Mohamed SALEM" w:date="2023-10-27T09:08:00Z" w:id="638">
              <w:tcPr>
                <w:tcW w:w="636" w:type="dxa"/>
                <w:tcBorders>
                  <w:top w:val="single" w:color="000000" w:sz="3" w:space="0"/>
                  <w:left w:val="nil"/>
                  <w:bottom w:val="double" w:color="000000" w:sz="3" w:space="0"/>
                  <w:right w:val="nil"/>
                </w:tcBorders>
              </w:tcPr>
            </w:tcPrChange>
          </w:tcPr>
          <w:p w:rsidR="001742B9" w:rsidRDefault="00256ADB" w14:paraId="34AB76A8" w14:textId="77777777">
            <w:pPr>
              <w:spacing w:after="0" w:line="259" w:lineRule="auto"/>
              <w:ind w:left="173" w:right="0" w:firstLine="0"/>
              <w:jc w:val="left"/>
            </w:pPr>
            <w:r>
              <w:rPr>
                <w:sz w:val="13"/>
              </w:rPr>
              <w:t>157</w:t>
            </w:r>
          </w:p>
        </w:tc>
      </w:tr>
    </w:tbl>
    <w:p w:rsidR="001742B9" w:rsidRDefault="00256ADB" w14:paraId="13B7BDB1" w14:textId="77777777">
      <w:pPr>
        <w:spacing w:after="3" w:line="259" w:lineRule="auto"/>
        <w:ind w:left="27" w:right="0"/>
        <w:jc w:val="left"/>
      </w:pPr>
      <w:r>
        <w:rPr>
          <w:sz w:val="13"/>
        </w:rPr>
        <w:t>Note: Significance: * p</w:t>
      </w:r>
      <w:r>
        <w:rPr>
          <w:i/>
          <w:sz w:val="13"/>
        </w:rPr>
        <w:t>&lt;</w:t>
      </w:r>
      <w:r>
        <w:rPr>
          <w:sz w:val="13"/>
        </w:rPr>
        <w:t>0.05, ** p</w:t>
      </w:r>
      <w:r>
        <w:rPr>
          <w:i/>
          <w:sz w:val="13"/>
        </w:rPr>
        <w:t>&lt;</w:t>
      </w:r>
      <w:r>
        <w:rPr>
          <w:sz w:val="13"/>
        </w:rPr>
        <w:t>0.01, *** p</w:t>
      </w:r>
      <w:r>
        <w:rPr>
          <w:i/>
          <w:sz w:val="13"/>
        </w:rPr>
        <w:t>&lt;</w:t>
      </w:r>
      <w:r>
        <w:rPr>
          <w:sz w:val="13"/>
        </w:rPr>
        <w:t>0.001.</w:t>
      </w:r>
    </w:p>
    <w:p w:rsidR="001742B9" w:rsidRDefault="00256ADB" w14:paraId="0AF4F104" w14:textId="77777777">
      <w:pPr>
        <w:spacing w:after="3" w:line="259" w:lineRule="auto"/>
        <w:ind w:left="27" w:right="0"/>
        <w:jc w:val="left"/>
        <w:rPr>
          <w:sz w:val="13"/>
        </w:rPr>
      </w:pPr>
      <w:r>
        <w:rPr>
          <w:sz w:val="13"/>
        </w:rPr>
        <w:t>For CAR, the sample is limited to phone owners only.</w:t>
      </w:r>
    </w:p>
    <w:p w:rsidR="006C2B60" w:rsidRDefault="006C2B60" w14:paraId="676BDDD3" w14:textId="77777777">
      <w:pPr>
        <w:spacing w:after="3" w:line="259" w:lineRule="auto"/>
        <w:ind w:left="27" w:right="0"/>
        <w:jc w:val="left"/>
      </w:pPr>
    </w:p>
    <w:p w:rsidR="001742B9" w:rsidRDefault="00256ADB" w14:paraId="71CEE564" w14:textId="77777777">
      <w:pPr>
        <w:pStyle w:val="Heading2"/>
        <w:ind w:left="598" w:hanging="613"/>
      </w:pPr>
      <w:r>
        <w:t>FCS</w:t>
      </w:r>
    </w:p>
    <w:p w:rsidR="001742B9" w:rsidRDefault="00256ADB" w14:paraId="29431D59" w14:textId="77777777">
      <w:pPr>
        <w:spacing w:after="114"/>
        <w:ind w:left="-5" w:right="132"/>
      </w:pPr>
      <w:r>
        <w:t>The results of the FCS show that respondents tended to overestimate their consumption (report better consumption) over the phone than when they were interviewed in F2F. This is statistically significant in Ecuador and Myanmar. The result for Myanmar remains the same across both modalities (F2F and remote) showing no significant difference. This is reflected in the 3-phase food consumption classification, more households in the F2F category significantly are classified as having poor food consumption compared to those in the remote category (see Table 6 for details).</w:t>
      </w:r>
    </w:p>
    <w:p w:rsidR="006C2B60" w:rsidRDefault="006C2B60" w14:paraId="4D77EA5E" w14:textId="77777777">
      <w:pPr>
        <w:spacing w:after="114"/>
        <w:ind w:left="-5" w:right="132"/>
      </w:pPr>
    </w:p>
    <w:p w:rsidR="001742B9" w:rsidRDefault="00256ADB" w14:paraId="0EC9A817" w14:textId="77777777">
      <w:pPr>
        <w:spacing w:after="0" w:line="259" w:lineRule="auto"/>
        <w:ind w:left="0" w:right="146" w:firstLine="0"/>
        <w:jc w:val="center"/>
      </w:pPr>
      <w:r>
        <w:rPr>
          <w:sz w:val="18"/>
        </w:rPr>
        <w:t>Table 8: Impact of Survey Modality on Food Consumption Score and Groups</w:t>
      </w:r>
    </w:p>
    <w:tbl>
      <w:tblPr>
        <w:tblW w:w="9360" w:type="dxa"/>
        <w:tblCellMar>
          <w:top w:w="20" w:type="dxa"/>
          <w:right w:w="97" w:type="dxa"/>
        </w:tblCellMar>
        <w:tblLook w:val="04A0" w:firstRow="1" w:lastRow="0" w:firstColumn="1" w:lastColumn="0" w:noHBand="0" w:noVBand="1"/>
      </w:tblPr>
      <w:tblGrid>
        <w:gridCol w:w="3496"/>
        <w:gridCol w:w="595"/>
        <w:gridCol w:w="716"/>
        <w:gridCol w:w="690"/>
        <w:gridCol w:w="615"/>
        <w:gridCol w:w="656"/>
        <w:gridCol w:w="691"/>
        <w:gridCol w:w="615"/>
        <w:gridCol w:w="654"/>
        <w:gridCol w:w="632"/>
      </w:tblGrid>
      <w:tr w:rsidR="001742B9" w14:paraId="0E284E67" w14:textId="77777777">
        <w:trPr>
          <w:trHeight w:val="176"/>
        </w:trPr>
        <w:tc>
          <w:tcPr>
            <w:tcW w:w="3607" w:type="dxa"/>
            <w:tcBorders>
              <w:top w:val="double" w:color="000000" w:sz="3" w:space="0"/>
              <w:left w:val="nil"/>
              <w:bottom w:val="nil"/>
              <w:right w:val="nil"/>
            </w:tcBorders>
          </w:tcPr>
          <w:p w:rsidR="001742B9" w:rsidRDefault="001742B9" w14:paraId="69423C24" w14:textId="77777777">
            <w:pPr>
              <w:spacing w:after="160" w:line="259" w:lineRule="auto"/>
              <w:ind w:left="0" w:right="0" w:firstLine="0"/>
              <w:jc w:val="left"/>
            </w:pPr>
          </w:p>
        </w:tc>
        <w:tc>
          <w:tcPr>
            <w:tcW w:w="596" w:type="dxa"/>
            <w:tcBorders>
              <w:top w:val="double" w:color="000000" w:sz="3" w:space="0"/>
              <w:left w:val="nil"/>
              <w:bottom w:val="nil"/>
              <w:right w:val="nil"/>
            </w:tcBorders>
          </w:tcPr>
          <w:p w:rsidR="001742B9" w:rsidRDefault="001742B9" w14:paraId="2D0A1D5A" w14:textId="77777777">
            <w:pPr>
              <w:spacing w:after="160" w:line="259" w:lineRule="auto"/>
              <w:ind w:left="0" w:right="0" w:firstLine="0"/>
              <w:jc w:val="left"/>
            </w:pPr>
          </w:p>
        </w:tc>
        <w:tc>
          <w:tcPr>
            <w:tcW w:w="677" w:type="dxa"/>
            <w:tcBorders>
              <w:top w:val="double" w:color="000000" w:sz="3" w:space="0"/>
              <w:left w:val="nil"/>
              <w:bottom w:val="nil"/>
              <w:right w:val="nil"/>
            </w:tcBorders>
          </w:tcPr>
          <w:p w:rsidR="001742B9" w:rsidRDefault="00256ADB" w14:paraId="7814CB3A" w14:textId="77777777">
            <w:pPr>
              <w:spacing w:after="0" w:line="259" w:lineRule="auto"/>
              <w:ind w:left="0" w:right="0" w:firstLine="0"/>
              <w:jc w:val="left"/>
            </w:pPr>
            <w:r>
              <w:rPr>
                <w:sz w:val="13"/>
              </w:rPr>
              <w:t>Myanmar</w:t>
            </w:r>
          </w:p>
        </w:tc>
        <w:tc>
          <w:tcPr>
            <w:tcW w:w="693" w:type="dxa"/>
            <w:tcBorders>
              <w:top w:val="double" w:color="000000" w:sz="3" w:space="0"/>
              <w:left w:val="nil"/>
              <w:bottom w:val="nil"/>
              <w:right w:val="nil"/>
            </w:tcBorders>
          </w:tcPr>
          <w:p w:rsidR="001742B9" w:rsidRDefault="001742B9" w14:paraId="50C55F7D" w14:textId="77777777">
            <w:pPr>
              <w:spacing w:after="160" w:line="259" w:lineRule="auto"/>
              <w:ind w:left="0" w:right="0" w:firstLine="0"/>
              <w:jc w:val="left"/>
            </w:pPr>
          </w:p>
        </w:tc>
        <w:tc>
          <w:tcPr>
            <w:tcW w:w="616" w:type="dxa"/>
            <w:tcBorders>
              <w:top w:val="double" w:color="000000" w:sz="3" w:space="0"/>
              <w:left w:val="nil"/>
              <w:bottom w:val="nil"/>
              <w:right w:val="nil"/>
            </w:tcBorders>
          </w:tcPr>
          <w:p w:rsidR="001742B9" w:rsidRDefault="001742B9" w14:paraId="3EED1C25" w14:textId="77777777">
            <w:pPr>
              <w:spacing w:after="160" w:line="259" w:lineRule="auto"/>
              <w:ind w:left="0" w:right="0" w:firstLine="0"/>
              <w:jc w:val="left"/>
            </w:pPr>
          </w:p>
        </w:tc>
        <w:tc>
          <w:tcPr>
            <w:tcW w:w="656" w:type="dxa"/>
            <w:tcBorders>
              <w:top w:val="double" w:color="000000" w:sz="3" w:space="0"/>
              <w:left w:val="nil"/>
              <w:bottom w:val="nil"/>
              <w:right w:val="nil"/>
            </w:tcBorders>
          </w:tcPr>
          <w:p w:rsidR="001742B9" w:rsidRDefault="00256ADB" w14:paraId="295D9A33" w14:textId="77777777">
            <w:pPr>
              <w:spacing w:after="0" w:line="259" w:lineRule="auto"/>
              <w:ind w:left="19" w:right="0" w:firstLine="0"/>
              <w:jc w:val="left"/>
            </w:pPr>
            <w:r>
              <w:rPr>
                <w:sz w:val="13"/>
              </w:rPr>
              <w:t>Ecuador</w:t>
            </w:r>
          </w:p>
        </w:tc>
        <w:tc>
          <w:tcPr>
            <w:tcW w:w="693" w:type="dxa"/>
            <w:tcBorders>
              <w:top w:val="double" w:color="000000" w:sz="3" w:space="0"/>
              <w:left w:val="nil"/>
              <w:bottom w:val="nil"/>
              <w:right w:val="nil"/>
            </w:tcBorders>
          </w:tcPr>
          <w:p w:rsidR="001742B9" w:rsidRDefault="001742B9" w14:paraId="06F15971" w14:textId="77777777">
            <w:pPr>
              <w:spacing w:after="160" w:line="259" w:lineRule="auto"/>
              <w:ind w:left="0" w:right="0" w:firstLine="0"/>
              <w:jc w:val="left"/>
            </w:pPr>
          </w:p>
        </w:tc>
        <w:tc>
          <w:tcPr>
            <w:tcW w:w="616" w:type="dxa"/>
            <w:tcBorders>
              <w:top w:val="double" w:color="000000" w:sz="3" w:space="0"/>
              <w:left w:val="nil"/>
              <w:bottom w:val="nil"/>
              <w:right w:val="nil"/>
            </w:tcBorders>
          </w:tcPr>
          <w:p w:rsidR="001742B9" w:rsidRDefault="001742B9" w14:paraId="7400FF64" w14:textId="77777777">
            <w:pPr>
              <w:spacing w:after="160" w:line="259" w:lineRule="auto"/>
              <w:ind w:left="0" w:right="0" w:firstLine="0"/>
              <w:jc w:val="left"/>
            </w:pPr>
          </w:p>
        </w:tc>
        <w:tc>
          <w:tcPr>
            <w:tcW w:w="656" w:type="dxa"/>
            <w:tcBorders>
              <w:top w:val="double" w:color="000000" w:sz="3" w:space="0"/>
              <w:left w:val="nil"/>
              <w:bottom w:val="nil"/>
              <w:right w:val="nil"/>
            </w:tcBorders>
          </w:tcPr>
          <w:p w:rsidR="001742B9" w:rsidRDefault="00256ADB" w14:paraId="65529A22" w14:textId="77777777">
            <w:pPr>
              <w:spacing w:after="0" w:line="259" w:lineRule="auto"/>
              <w:ind w:left="94" w:right="0" w:firstLine="0"/>
              <w:jc w:val="left"/>
            </w:pPr>
            <w:r>
              <w:rPr>
                <w:sz w:val="13"/>
              </w:rPr>
              <w:t>CAR</w:t>
            </w:r>
          </w:p>
        </w:tc>
        <w:tc>
          <w:tcPr>
            <w:tcW w:w="550" w:type="dxa"/>
            <w:tcBorders>
              <w:top w:val="double" w:color="000000" w:sz="3" w:space="0"/>
              <w:left w:val="nil"/>
              <w:bottom w:val="nil"/>
              <w:right w:val="nil"/>
            </w:tcBorders>
          </w:tcPr>
          <w:p w:rsidR="001742B9" w:rsidRDefault="001742B9" w14:paraId="2CEFFF77" w14:textId="77777777">
            <w:pPr>
              <w:spacing w:after="160" w:line="259" w:lineRule="auto"/>
              <w:ind w:left="0" w:right="0" w:firstLine="0"/>
              <w:jc w:val="left"/>
            </w:pPr>
          </w:p>
        </w:tc>
      </w:tr>
      <w:tr w:rsidR="001742B9" w14:paraId="7C17E19E" w14:textId="77777777">
        <w:trPr>
          <w:trHeight w:val="159"/>
        </w:trPr>
        <w:tc>
          <w:tcPr>
            <w:tcW w:w="3607" w:type="dxa"/>
            <w:tcBorders>
              <w:top w:val="nil"/>
              <w:left w:val="nil"/>
              <w:bottom w:val="single" w:color="000000" w:sz="3" w:space="0"/>
              <w:right w:val="nil"/>
            </w:tcBorders>
          </w:tcPr>
          <w:p w:rsidR="001742B9" w:rsidRDefault="00256ADB" w14:paraId="3B54748C" w14:textId="77777777">
            <w:pPr>
              <w:spacing w:after="0" w:line="259" w:lineRule="auto"/>
              <w:ind w:left="97" w:right="0" w:firstLine="0"/>
              <w:jc w:val="left"/>
            </w:pPr>
            <w:r>
              <w:rPr>
                <w:sz w:val="13"/>
              </w:rPr>
              <w:t>Variable</w:t>
            </w:r>
          </w:p>
        </w:tc>
        <w:tc>
          <w:tcPr>
            <w:tcW w:w="596" w:type="dxa"/>
            <w:tcBorders>
              <w:top w:val="nil"/>
              <w:left w:val="nil"/>
              <w:bottom w:val="single" w:color="000000" w:sz="3" w:space="0"/>
              <w:right w:val="nil"/>
            </w:tcBorders>
          </w:tcPr>
          <w:p w:rsidR="001742B9" w:rsidRDefault="00256ADB" w14:paraId="3208025E" w14:textId="77777777">
            <w:pPr>
              <w:spacing w:after="0" w:line="259" w:lineRule="auto"/>
              <w:ind w:left="86" w:right="0" w:firstLine="0"/>
              <w:jc w:val="left"/>
            </w:pPr>
            <w:r>
              <w:rPr>
                <w:sz w:val="13"/>
              </w:rPr>
              <w:t>F2F</w:t>
            </w:r>
          </w:p>
        </w:tc>
        <w:tc>
          <w:tcPr>
            <w:tcW w:w="677" w:type="dxa"/>
            <w:tcBorders>
              <w:top w:val="nil"/>
              <w:left w:val="nil"/>
              <w:bottom w:val="single" w:color="000000" w:sz="3" w:space="0"/>
              <w:right w:val="nil"/>
            </w:tcBorders>
          </w:tcPr>
          <w:p w:rsidR="001742B9" w:rsidRDefault="00256ADB" w14:paraId="784F8C03" w14:textId="77777777">
            <w:pPr>
              <w:spacing w:after="0" w:line="259" w:lineRule="auto"/>
              <w:ind w:left="20" w:right="0" w:firstLine="0"/>
              <w:jc w:val="left"/>
            </w:pPr>
            <w:r>
              <w:rPr>
                <w:sz w:val="13"/>
              </w:rPr>
              <w:t>Remote</w:t>
            </w:r>
          </w:p>
        </w:tc>
        <w:tc>
          <w:tcPr>
            <w:tcW w:w="693" w:type="dxa"/>
            <w:tcBorders>
              <w:top w:val="nil"/>
              <w:left w:val="nil"/>
              <w:bottom w:val="single" w:color="000000" w:sz="3" w:space="0"/>
              <w:right w:val="nil"/>
            </w:tcBorders>
          </w:tcPr>
          <w:p w:rsidR="001742B9" w:rsidRDefault="00256ADB" w14:paraId="1EBB5451" w14:textId="77777777">
            <w:pPr>
              <w:spacing w:after="0" w:line="259" w:lineRule="auto"/>
              <w:ind w:left="137" w:right="0" w:firstLine="0"/>
              <w:jc w:val="left"/>
            </w:pPr>
            <w:r>
              <w:rPr>
                <w:sz w:val="13"/>
              </w:rPr>
              <w:t>Diff</w:t>
            </w:r>
          </w:p>
        </w:tc>
        <w:tc>
          <w:tcPr>
            <w:tcW w:w="616" w:type="dxa"/>
            <w:tcBorders>
              <w:top w:val="nil"/>
              <w:left w:val="nil"/>
              <w:bottom w:val="single" w:color="000000" w:sz="3" w:space="0"/>
              <w:right w:val="nil"/>
            </w:tcBorders>
          </w:tcPr>
          <w:p w:rsidR="001742B9" w:rsidRDefault="00256ADB" w14:paraId="139E5942" w14:textId="77777777">
            <w:pPr>
              <w:spacing w:after="0" w:line="259" w:lineRule="auto"/>
              <w:ind w:left="86" w:right="0" w:firstLine="0"/>
              <w:jc w:val="left"/>
            </w:pPr>
            <w:r>
              <w:rPr>
                <w:sz w:val="13"/>
              </w:rPr>
              <w:t>F2F</w:t>
            </w:r>
          </w:p>
        </w:tc>
        <w:tc>
          <w:tcPr>
            <w:tcW w:w="656" w:type="dxa"/>
            <w:tcBorders>
              <w:top w:val="nil"/>
              <w:left w:val="nil"/>
              <w:bottom w:val="single" w:color="000000" w:sz="3" w:space="0"/>
              <w:right w:val="nil"/>
            </w:tcBorders>
          </w:tcPr>
          <w:p w:rsidR="001742B9" w:rsidRDefault="00256ADB" w14:paraId="3CD2E46F" w14:textId="77777777">
            <w:pPr>
              <w:spacing w:after="0" w:line="259" w:lineRule="auto"/>
              <w:ind w:left="0" w:right="0" w:firstLine="0"/>
              <w:jc w:val="left"/>
            </w:pPr>
            <w:r>
              <w:rPr>
                <w:sz w:val="13"/>
              </w:rPr>
              <w:t>Remote</w:t>
            </w:r>
          </w:p>
        </w:tc>
        <w:tc>
          <w:tcPr>
            <w:tcW w:w="693" w:type="dxa"/>
            <w:tcBorders>
              <w:top w:val="nil"/>
              <w:left w:val="nil"/>
              <w:bottom w:val="single" w:color="000000" w:sz="3" w:space="0"/>
              <w:right w:val="nil"/>
            </w:tcBorders>
          </w:tcPr>
          <w:p w:rsidR="001742B9" w:rsidRDefault="00256ADB" w14:paraId="01925DA8" w14:textId="77777777">
            <w:pPr>
              <w:spacing w:after="0" w:line="259" w:lineRule="auto"/>
              <w:ind w:left="137" w:right="0" w:firstLine="0"/>
              <w:jc w:val="left"/>
            </w:pPr>
            <w:r>
              <w:rPr>
                <w:sz w:val="13"/>
              </w:rPr>
              <w:t>Diff</w:t>
            </w:r>
          </w:p>
        </w:tc>
        <w:tc>
          <w:tcPr>
            <w:tcW w:w="616" w:type="dxa"/>
            <w:tcBorders>
              <w:top w:val="nil"/>
              <w:left w:val="nil"/>
              <w:bottom w:val="single" w:color="000000" w:sz="3" w:space="0"/>
              <w:right w:val="nil"/>
            </w:tcBorders>
          </w:tcPr>
          <w:p w:rsidR="001742B9" w:rsidRDefault="00256ADB" w14:paraId="671F95A6" w14:textId="77777777">
            <w:pPr>
              <w:spacing w:after="0" w:line="259" w:lineRule="auto"/>
              <w:ind w:left="86" w:right="0" w:firstLine="0"/>
              <w:jc w:val="left"/>
            </w:pPr>
            <w:r>
              <w:rPr>
                <w:sz w:val="13"/>
              </w:rPr>
              <w:t>F2F</w:t>
            </w:r>
          </w:p>
        </w:tc>
        <w:tc>
          <w:tcPr>
            <w:tcW w:w="656" w:type="dxa"/>
            <w:tcBorders>
              <w:top w:val="nil"/>
              <w:left w:val="nil"/>
              <w:bottom w:val="single" w:color="000000" w:sz="3" w:space="0"/>
              <w:right w:val="nil"/>
            </w:tcBorders>
          </w:tcPr>
          <w:p w:rsidR="001742B9" w:rsidRDefault="00256ADB" w14:paraId="41BCF42C" w14:textId="77777777">
            <w:pPr>
              <w:spacing w:after="0" w:line="259" w:lineRule="auto"/>
              <w:ind w:left="0" w:right="0" w:firstLine="0"/>
              <w:jc w:val="left"/>
            </w:pPr>
            <w:r>
              <w:rPr>
                <w:sz w:val="13"/>
              </w:rPr>
              <w:t>Remote</w:t>
            </w:r>
          </w:p>
        </w:tc>
        <w:tc>
          <w:tcPr>
            <w:tcW w:w="550" w:type="dxa"/>
            <w:tcBorders>
              <w:top w:val="nil"/>
              <w:left w:val="nil"/>
              <w:bottom w:val="single" w:color="000000" w:sz="3" w:space="0"/>
              <w:right w:val="nil"/>
            </w:tcBorders>
          </w:tcPr>
          <w:p w:rsidR="001742B9" w:rsidRDefault="00256ADB" w14:paraId="08F00C63" w14:textId="77777777">
            <w:pPr>
              <w:spacing w:after="0" w:line="259" w:lineRule="auto"/>
              <w:ind w:left="114" w:right="0" w:firstLine="0"/>
              <w:jc w:val="left"/>
            </w:pPr>
            <w:r>
              <w:rPr>
                <w:sz w:val="13"/>
              </w:rPr>
              <w:t>Diff</w:t>
            </w:r>
          </w:p>
        </w:tc>
      </w:tr>
      <w:tr w:rsidR="001742B9" w14:paraId="68E928FA" w14:textId="77777777">
        <w:trPr>
          <w:trHeight w:val="156"/>
        </w:trPr>
        <w:tc>
          <w:tcPr>
            <w:tcW w:w="3607" w:type="dxa"/>
            <w:tcBorders>
              <w:top w:val="single" w:color="000000" w:sz="3" w:space="0"/>
              <w:left w:val="nil"/>
              <w:bottom w:val="nil"/>
              <w:right w:val="nil"/>
            </w:tcBorders>
          </w:tcPr>
          <w:p w:rsidR="001742B9" w:rsidRDefault="00256ADB" w14:paraId="3B375852" w14:textId="77777777">
            <w:pPr>
              <w:spacing w:after="0" w:line="259" w:lineRule="auto"/>
              <w:ind w:left="97" w:right="0" w:firstLine="0"/>
              <w:jc w:val="left"/>
            </w:pPr>
            <w:r>
              <w:rPr>
                <w:sz w:val="13"/>
              </w:rPr>
              <w:t>Food Consumption Score</w:t>
            </w:r>
          </w:p>
        </w:tc>
        <w:tc>
          <w:tcPr>
            <w:tcW w:w="596" w:type="dxa"/>
            <w:tcBorders>
              <w:top w:val="single" w:color="000000" w:sz="3" w:space="0"/>
              <w:left w:val="nil"/>
              <w:bottom w:val="nil"/>
              <w:right w:val="nil"/>
            </w:tcBorders>
          </w:tcPr>
          <w:p w:rsidR="001742B9" w:rsidRDefault="00256ADB" w14:paraId="5544073F" w14:textId="77777777">
            <w:pPr>
              <w:spacing w:after="0" w:line="259" w:lineRule="auto"/>
              <w:ind w:left="54" w:right="0" w:firstLine="0"/>
              <w:jc w:val="left"/>
            </w:pPr>
            <w:r>
              <w:rPr>
                <w:sz w:val="13"/>
              </w:rPr>
              <w:t>44.32</w:t>
            </w:r>
          </w:p>
        </w:tc>
        <w:tc>
          <w:tcPr>
            <w:tcW w:w="677" w:type="dxa"/>
            <w:tcBorders>
              <w:top w:val="single" w:color="000000" w:sz="3" w:space="0"/>
              <w:left w:val="nil"/>
              <w:bottom w:val="nil"/>
              <w:right w:val="nil"/>
            </w:tcBorders>
          </w:tcPr>
          <w:p w:rsidR="001742B9" w:rsidRDefault="00256ADB" w14:paraId="2DD6E457" w14:textId="77777777">
            <w:pPr>
              <w:spacing w:after="0" w:line="259" w:lineRule="auto"/>
              <w:ind w:left="94" w:right="0" w:firstLine="0"/>
              <w:jc w:val="left"/>
            </w:pPr>
            <w:r>
              <w:rPr>
                <w:sz w:val="13"/>
              </w:rPr>
              <w:t>43.75</w:t>
            </w:r>
          </w:p>
        </w:tc>
        <w:tc>
          <w:tcPr>
            <w:tcW w:w="693" w:type="dxa"/>
            <w:tcBorders>
              <w:top w:val="single" w:color="000000" w:sz="3" w:space="0"/>
              <w:left w:val="nil"/>
              <w:bottom w:val="nil"/>
              <w:right w:val="nil"/>
            </w:tcBorders>
          </w:tcPr>
          <w:p w:rsidR="001742B9" w:rsidRDefault="00256ADB" w14:paraId="28029907" w14:textId="77777777">
            <w:pPr>
              <w:spacing w:after="0" w:line="259" w:lineRule="auto"/>
              <w:ind w:left="103" w:right="0" w:firstLine="0"/>
              <w:jc w:val="left"/>
            </w:pPr>
            <w:r>
              <w:rPr>
                <w:sz w:val="13"/>
              </w:rPr>
              <w:t>-0.57</w:t>
            </w:r>
          </w:p>
        </w:tc>
        <w:tc>
          <w:tcPr>
            <w:tcW w:w="616" w:type="dxa"/>
            <w:tcBorders>
              <w:top w:val="single" w:color="000000" w:sz="3" w:space="0"/>
              <w:left w:val="nil"/>
              <w:bottom w:val="nil"/>
              <w:right w:val="nil"/>
            </w:tcBorders>
          </w:tcPr>
          <w:p w:rsidR="001742B9" w:rsidRDefault="00256ADB" w14:paraId="06B55699" w14:textId="77777777">
            <w:pPr>
              <w:spacing w:after="0" w:line="259" w:lineRule="auto"/>
              <w:ind w:left="54" w:right="0" w:firstLine="0"/>
              <w:jc w:val="left"/>
            </w:pPr>
            <w:r>
              <w:rPr>
                <w:sz w:val="13"/>
              </w:rPr>
              <w:t>46.28</w:t>
            </w:r>
          </w:p>
        </w:tc>
        <w:tc>
          <w:tcPr>
            <w:tcW w:w="656" w:type="dxa"/>
            <w:tcBorders>
              <w:top w:val="single" w:color="000000" w:sz="3" w:space="0"/>
              <w:left w:val="nil"/>
              <w:bottom w:val="nil"/>
              <w:right w:val="nil"/>
            </w:tcBorders>
          </w:tcPr>
          <w:p w:rsidR="001742B9" w:rsidRDefault="00256ADB" w14:paraId="75C7CFC5" w14:textId="77777777">
            <w:pPr>
              <w:spacing w:after="0" w:line="259" w:lineRule="auto"/>
              <w:ind w:left="74" w:right="0" w:firstLine="0"/>
              <w:jc w:val="left"/>
            </w:pPr>
            <w:r>
              <w:rPr>
                <w:sz w:val="13"/>
              </w:rPr>
              <w:t>52.54</w:t>
            </w:r>
          </w:p>
        </w:tc>
        <w:tc>
          <w:tcPr>
            <w:tcW w:w="693" w:type="dxa"/>
            <w:tcBorders>
              <w:top w:val="single" w:color="000000" w:sz="3" w:space="0"/>
              <w:left w:val="nil"/>
              <w:bottom w:val="nil"/>
              <w:right w:val="nil"/>
            </w:tcBorders>
          </w:tcPr>
          <w:p w:rsidRPr="00FE75CE" w:rsidR="001742B9" w:rsidRDefault="00256ADB" w14:paraId="0D7AAE82" w14:textId="77777777">
            <w:pPr>
              <w:spacing w:after="0" w:line="259" w:lineRule="auto"/>
              <w:ind w:left="23" w:right="0" w:firstLine="0"/>
              <w:jc w:val="left"/>
              <w:rPr>
                <w:b/>
                <w:bCs/>
                <w:rPrChange w:author="Mohamed SALEM" w:date="2023-10-27T11:07:00Z" w:id="639">
                  <w:rPr/>
                </w:rPrChange>
              </w:rPr>
            </w:pPr>
            <w:r w:rsidRPr="00FE75CE">
              <w:rPr>
                <w:b/>
                <w:bCs/>
                <w:sz w:val="13"/>
                <w:rPrChange w:author="Mohamed SALEM" w:date="2023-10-27T11:07:00Z" w:id="640">
                  <w:rPr>
                    <w:sz w:val="13"/>
                  </w:rPr>
                </w:rPrChange>
              </w:rPr>
              <w:t>6.25***</w:t>
            </w:r>
          </w:p>
        </w:tc>
        <w:tc>
          <w:tcPr>
            <w:tcW w:w="616" w:type="dxa"/>
            <w:tcBorders>
              <w:top w:val="single" w:color="000000" w:sz="3" w:space="0"/>
              <w:left w:val="nil"/>
              <w:bottom w:val="nil"/>
              <w:right w:val="nil"/>
            </w:tcBorders>
          </w:tcPr>
          <w:p w:rsidR="001742B9" w:rsidRDefault="00256ADB" w14:paraId="368560F5" w14:textId="77777777">
            <w:pPr>
              <w:spacing w:after="0" w:line="259" w:lineRule="auto"/>
              <w:ind w:left="54" w:right="0" w:firstLine="0"/>
              <w:jc w:val="left"/>
            </w:pPr>
            <w:r>
              <w:rPr>
                <w:sz w:val="13"/>
              </w:rPr>
              <w:t>39.76</w:t>
            </w:r>
          </w:p>
        </w:tc>
        <w:tc>
          <w:tcPr>
            <w:tcW w:w="656" w:type="dxa"/>
            <w:tcBorders>
              <w:top w:val="single" w:color="000000" w:sz="3" w:space="0"/>
              <w:left w:val="nil"/>
              <w:bottom w:val="nil"/>
              <w:right w:val="nil"/>
            </w:tcBorders>
          </w:tcPr>
          <w:p w:rsidR="001742B9" w:rsidRDefault="00256ADB" w14:paraId="35E56588" w14:textId="77777777">
            <w:pPr>
              <w:spacing w:after="0" w:line="259" w:lineRule="auto"/>
              <w:ind w:left="74" w:right="0" w:firstLine="0"/>
              <w:jc w:val="left"/>
            </w:pPr>
            <w:r>
              <w:rPr>
                <w:sz w:val="13"/>
              </w:rPr>
              <w:t>47.63</w:t>
            </w:r>
          </w:p>
        </w:tc>
        <w:tc>
          <w:tcPr>
            <w:tcW w:w="550" w:type="dxa"/>
            <w:tcBorders>
              <w:top w:val="single" w:color="000000" w:sz="3" w:space="0"/>
              <w:left w:val="nil"/>
              <w:bottom w:val="nil"/>
              <w:right w:val="nil"/>
            </w:tcBorders>
          </w:tcPr>
          <w:p w:rsidRPr="00D33DEA" w:rsidR="001742B9" w:rsidRDefault="00256ADB" w14:paraId="3C74D3AB" w14:textId="77777777">
            <w:pPr>
              <w:spacing w:after="0" w:line="259" w:lineRule="auto"/>
              <w:ind w:left="0" w:right="0" w:firstLine="0"/>
              <w:jc w:val="left"/>
              <w:rPr>
                <w:b/>
                <w:bCs/>
                <w:rPrChange w:author="Mohamed SALEM" w:date="2023-10-27T11:07:00Z" w:id="641">
                  <w:rPr/>
                </w:rPrChange>
              </w:rPr>
            </w:pPr>
            <w:r w:rsidRPr="00D33DEA">
              <w:rPr>
                <w:b/>
                <w:bCs/>
                <w:sz w:val="13"/>
                <w:rPrChange w:author="Mohamed SALEM" w:date="2023-10-27T11:07:00Z" w:id="642">
                  <w:rPr>
                    <w:sz w:val="13"/>
                  </w:rPr>
                </w:rPrChange>
              </w:rPr>
              <w:t>7.87***</w:t>
            </w:r>
          </w:p>
        </w:tc>
      </w:tr>
      <w:tr w:rsidR="001742B9" w14:paraId="17197C36" w14:textId="77777777">
        <w:trPr>
          <w:trHeight w:val="154"/>
        </w:trPr>
        <w:tc>
          <w:tcPr>
            <w:tcW w:w="3607" w:type="dxa"/>
            <w:tcBorders>
              <w:top w:val="nil"/>
              <w:left w:val="nil"/>
              <w:bottom w:val="nil"/>
              <w:right w:val="nil"/>
            </w:tcBorders>
          </w:tcPr>
          <w:p w:rsidR="001742B9" w:rsidRDefault="001742B9" w14:paraId="53D5E133"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4F2D4E53" w14:textId="77777777">
            <w:pPr>
              <w:spacing w:after="0" w:line="259" w:lineRule="auto"/>
              <w:ind w:left="0" w:right="0" w:firstLine="0"/>
              <w:jc w:val="left"/>
            </w:pPr>
            <w:r>
              <w:rPr>
                <w:sz w:val="13"/>
              </w:rPr>
              <w:t>(12.36)</w:t>
            </w:r>
          </w:p>
        </w:tc>
        <w:tc>
          <w:tcPr>
            <w:tcW w:w="677" w:type="dxa"/>
            <w:tcBorders>
              <w:top w:val="nil"/>
              <w:left w:val="nil"/>
              <w:bottom w:val="nil"/>
              <w:right w:val="nil"/>
            </w:tcBorders>
          </w:tcPr>
          <w:p w:rsidR="001742B9" w:rsidRDefault="00256ADB" w14:paraId="1822961B" w14:textId="77777777">
            <w:pPr>
              <w:spacing w:after="0" w:line="259" w:lineRule="auto"/>
              <w:ind w:left="40" w:right="0" w:firstLine="0"/>
              <w:jc w:val="left"/>
            </w:pPr>
            <w:r>
              <w:rPr>
                <w:sz w:val="13"/>
              </w:rPr>
              <w:t>(12.15)</w:t>
            </w:r>
          </w:p>
        </w:tc>
        <w:tc>
          <w:tcPr>
            <w:tcW w:w="693" w:type="dxa"/>
            <w:tcBorders>
              <w:top w:val="nil"/>
              <w:left w:val="nil"/>
              <w:bottom w:val="nil"/>
              <w:right w:val="nil"/>
            </w:tcBorders>
          </w:tcPr>
          <w:p w:rsidR="001742B9" w:rsidRDefault="00256ADB" w14:paraId="01E53605" w14:textId="77777777">
            <w:pPr>
              <w:spacing w:after="0" w:line="259" w:lineRule="auto"/>
              <w:ind w:left="73" w:right="0" w:firstLine="0"/>
              <w:jc w:val="left"/>
            </w:pPr>
            <w:r>
              <w:rPr>
                <w:sz w:val="13"/>
              </w:rPr>
              <w:t>(0.45)</w:t>
            </w:r>
          </w:p>
        </w:tc>
        <w:tc>
          <w:tcPr>
            <w:tcW w:w="616" w:type="dxa"/>
            <w:tcBorders>
              <w:top w:val="nil"/>
              <w:left w:val="nil"/>
              <w:bottom w:val="nil"/>
              <w:right w:val="nil"/>
            </w:tcBorders>
          </w:tcPr>
          <w:p w:rsidR="001742B9" w:rsidRDefault="00256ADB" w14:paraId="515617BC" w14:textId="77777777">
            <w:pPr>
              <w:spacing w:after="0" w:line="259" w:lineRule="auto"/>
              <w:ind w:left="0" w:right="0" w:firstLine="0"/>
              <w:jc w:val="left"/>
            </w:pPr>
            <w:r>
              <w:rPr>
                <w:sz w:val="13"/>
              </w:rPr>
              <w:t>(21.57)</w:t>
            </w:r>
          </w:p>
        </w:tc>
        <w:tc>
          <w:tcPr>
            <w:tcW w:w="656" w:type="dxa"/>
            <w:tcBorders>
              <w:top w:val="nil"/>
              <w:left w:val="nil"/>
              <w:bottom w:val="nil"/>
              <w:right w:val="nil"/>
            </w:tcBorders>
          </w:tcPr>
          <w:p w:rsidR="001742B9" w:rsidRDefault="00256ADB" w14:paraId="6ED970CC" w14:textId="77777777">
            <w:pPr>
              <w:spacing w:after="0" w:line="259" w:lineRule="auto"/>
              <w:ind w:left="20" w:right="0" w:firstLine="0"/>
              <w:jc w:val="left"/>
            </w:pPr>
            <w:r>
              <w:rPr>
                <w:sz w:val="13"/>
              </w:rPr>
              <w:t>(24.12)</w:t>
            </w:r>
          </w:p>
        </w:tc>
        <w:tc>
          <w:tcPr>
            <w:tcW w:w="693" w:type="dxa"/>
            <w:tcBorders>
              <w:top w:val="nil"/>
              <w:left w:val="nil"/>
              <w:bottom w:val="nil"/>
              <w:right w:val="nil"/>
            </w:tcBorders>
          </w:tcPr>
          <w:p w:rsidRPr="00FE75CE" w:rsidR="001742B9" w:rsidRDefault="00256ADB" w14:paraId="26C9295D" w14:textId="77777777">
            <w:pPr>
              <w:spacing w:after="0" w:line="259" w:lineRule="auto"/>
              <w:ind w:left="73" w:right="0" w:firstLine="0"/>
              <w:jc w:val="left"/>
              <w:rPr>
                <w:b/>
                <w:bCs/>
                <w:rPrChange w:author="Mohamed SALEM" w:date="2023-10-27T11:07:00Z" w:id="643">
                  <w:rPr/>
                </w:rPrChange>
              </w:rPr>
            </w:pPr>
            <w:r w:rsidRPr="00FE75CE">
              <w:rPr>
                <w:b/>
                <w:bCs/>
                <w:sz w:val="13"/>
                <w:rPrChange w:author="Mohamed SALEM" w:date="2023-10-27T11:07:00Z" w:id="644">
                  <w:rPr>
                    <w:sz w:val="13"/>
                  </w:rPr>
                </w:rPrChange>
              </w:rPr>
              <w:t>(0.00)</w:t>
            </w:r>
          </w:p>
        </w:tc>
        <w:tc>
          <w:tcPr>
            <w:tcW w:w="616" w:type="dxa"/>
            <w:tcBorders>
              <w:top w:val="nil"/>
              <w:left w:val="nil"/>
              <w:bottom w:val="nil"/>
              <w:right w:val="nil"/>
            </w:tcBorders>
          </w:tcPr>
          <w:p w:rsidR="001742B9" w:rsidRDefault="00256ADB" w14:paraId="0E4493CE" w14:textId="77777777">
            <w:pPr>
              <w:spacing w:after="0" w:line="259" w:lineRule="auto"/>
              <w:ind w:left="0" w:right="0" w:firstLine="0"/>
              <w:jc w:val="left"/>
            </w:pPr>
            <w:r>
              <w:rPr>
                <w:sz w:val="13"/>
              </w:rPr>
              <w:t>(17.58)</w:t>
            </w:r>
          </w:p>
        </w:tc>
        <w:tc>
          <w:tcPr>
            <w:tcW w:w="656" w:type="dxa"/>
            <w:tcBorders>
              <w:top w:val="nil"/>
              <w:left w:val="nil"/>
              <w:bottom w:val="nil"/>
              <w:right w:val="nil"/>
            </w:tcBorders>
          </w:tcPr>
          <w:p w:rsidR="001742B9" w:rsidRDefault="00256ADB" w14:paraId="77E6F018" w14:textId="77777777">
            <w:pPr>
              <w:spacing w:after="0" w:line="259" w:lineRule="auto"/>
              <w:ind w:left="20" w:right="0" w:firstLine="0"/>
              <w:jc w:val="left"/>
            </w:pPr>
            <w:r>
              <w:rPr>
                <w:sz w:val="13"/>
              </w:rPr>
              <w:t>(17.45)</w:t>
            </w:r>
          </w:p>
        </w:tc>
        <w:tc>
          <w:tcPr>
            <w:tcW w:w="550" w:type="dxa"/>
            <w:tcBorders>
              <w:top w:val="nil"/>
              <w:left w:val="nil"/>
              <w:bottom w:val="nil"/>
              <w:right w:val="nil"/>
            </w:tcBorders>
          </w:tcPr>
          <w:p w:rsidRPr="00D33DEA" w:rsidR="001742B9" w:rsidRDefault="00256ADB" w14:paraId="7195B3A4" w14:textId="77777777">
            <w:pPr>
              <w:spacing w:after="0" w:line="259" w:lineRule="auto"/>
              <w:ind w:left="50" w:right="0" w:firstLine="0"/>
              <w:jc w:val="left"/>
              <w:rPr>
                <w:b/>
                <w:bCs/>
                <w:rPrChange w:author="Mohamed SALEM" w:date="2023-10-27T11:07:00Z" w:id="645">
                  <w:rPr/>
                </w:rPrChange>
              </w:rPr>
            </w:pPr>
            <w:r w:rsidRPr="00D33DEA">
              <w:rPr>
                <w:b/>
                <w:bCs/>
                <w:sz w:val="13"/>
                <w:rPrChange w:author="Mohamed SALEM" w:date="2023-10-27T11:07:00Z" w:id="646">
                  <w:rPr>
                    <w:sz w:val="13"/>
                  </w:rPr>
                </w:rPrChange>
              </w:rPr>
              <w:t>(0.00)</w:t>
            </w:r>
          </w:p>
        </w:tc>
      </w:tr>
      <w:tr w:rsidR="001742B9" w14:paraId="3204D03D" w14:textId="77777777">
        <w:trPr>
          <w:trHeight w:val="154"/>
        </w:trPr>
        <w:tc>
          <w:tcPr>
            <w:tcW w:w="3607" w:type="dxa"/>
            <w:tcBorders>
              <w:top w:val="nil"/>
              <w:left w:val="nil"/>
              <w:bottom w:val="nil"/>
              <w:right w:val="nil"/>
            </w:tcBorders>
          </w:tcPr>
          <w:p w:rsidR="001742B9" w:rsidRDefault="00256ADB" w14:paraId="47BEF12B" w14:textId="77777777">
            <w:pPr>
              <w:spacing w:after="0" w:line="259" w:lineRule="auto"/>
              <w:ind w:left="97" w:right="0" w:firstLine="0"/>
              <w:jc w:val="left"/>
            </w:pPr>
            <w:r>
              <w:rPr>
                <w:sz w:val="13"/>
              </w:rPr>
              <w:t>FCS: Acceptable</w:t>
            </w:r>
          </w:p>
        </w:tc>
        <w:tc>
          <w:tcPr>
            <w:tcW w:w="596" w:type="dxa"/>
            <w:tcBorders>
              <w:top w:val="nil"/>
              <w:left w:val="nil"/>
              <w:bottom w:val="nil"/>
              <w:right w:val="nil"/>
            </w:tcBorders>
          </w:tcPr>
          <w:p w:rsidR="001742B9" w:rsidRDefault="00256ADB" w14:paraId="0336D864" w14:textId="77777777">
            <w:pPr>
              <w:spacing w:after="0" w:line="259" w:lineRule="auto"/>
              <w:ind w:left="88" w:right="0" w:firstLine="0"/>
              <w:jc w:val="left"/>
            </w:pPr>
            <w:r>
              <w:rPr>
                <w:sz w:val="13"/>
              </w:rPr>
              <w:t>0.54</w:t>
            </w:r>
          </w:p>
        </w:tc>
        <w:tc>
          <w:tcPr>
            <w:tcW w:w="677" w:type="dxa"/>
            <w:tcBorders>
              <w:top w:val="nil"/>
              <w:left w:val="nil"/>
              <w:bottom w:val="nil"/>
              <w:right w:val="nil"/>
            </w:tcBorders>
          </w:tcPr>
          <w:p w:rsidR="001742B9" w:rsidRDefault="00256ADB" w14:paraId="6A1818AB" w14:textId="77777777">
            <w:pPr>
              <w:spacing w:after="0" w:line="259" w:lineRule="auto"/>
              <w:ind w:left="128" w:right="0" w:firstLine="0"/>
              <w:jc w:val="left"/>
            </w:pPr>
            <w:r>
              <w:rPr>
                <w:sz w:val="13"/>
              </w:rPr>
              <w:t>0.48</w:t>
            </w:r>
          </w:p>
        </w:tc>
        <w:tc>
          <w:tcPr>
            <w:tcW w:w="693" w:type="dxa"/>
            <w:tcBorders>
              <w:top w:val="nil"/>
              <w:left w:val="nil"/>
              <w:bottom w:val="nil"/>
              <w:right w:val="nil"/>
            </w:tcBorders>
          </w:tcPr>
          <w:p w:rsidR="001742B9" w:rsidRDefault="00256ADB" w14:paraId="397735A2" w14:textId="77777777">
            <w:pPr>
              <w:spacing w:after="0" w:line="259" w:lineRule="auto"/>
              <w:ind w:left="103" w:right="0" w:firstLine="0"/>
              <w:jc w:val="left"/>
            </w:pPr>
            <w:r>
              <w:rPr>
                <w:sz w:val="13"/>
              </w:rPr>
              <w:t>-0.06</w:t>
            </w:r>
          </w:p>
        </w:tc>
        <w:tc>
          <w:tcPr>
            <w:tcW w:w="616" w:type="dxa"/>
            <w:tcBorders>
              <w:top w:val="nil"/>
              <w:left w:val="nil"/>
              <w:bottom w:val="nil"/>
              <w:right w:val="nil"/>
            </w:tcBorders>
          </w:tcPr>
          <w:p w:rsidR="001742B9" w:rsidRDefault="00256ADB" w14:paraId="2D516CB5" w14:textId="77777777">
            <w:pPr>
              <w:spacing w:after="0" w:line="259" w:lineRule="auto"/>
              <w:ind w:left="88" w:right="0" w:firstLine="0"/>
              <w:jc w:val="left"/>
            </w:pPr>
            <w:r>
              <w:rPr>
                <w:sz w:val="13"/>
              </w:rPr>
              <w:t>0.54</w:t>
            </w:r>
          </w:p>
        </w:tc>
        <w:tc>
          <w:tcPr>
            <w:tcW w:w="656" w:type="dxa"/>
            <w:tcBorders>
              <w:top w:val="nil"/>
              <w:left w:val="nil"/>
              <w:bottom w:val="nil"/>
              <w:right w:val="nil"/>
            </w:tcBorders>
          </w:tcPr>
          <w:p w:rsidR="001742B9" w:rsidRDefault="00256ADB" w14:paraId="27C421F7" w14:textId="77777777">
            <w:pPr>
              <w:spacing w:after="0" w:line="259" w:lineRule="auto"/>
              <w:ind w:left="108" w:right="0" w:firstLine="0"/>
              <w:jc w:val="left"/>
            </w:pPr>
            <w:r>
              <w:rPr>
                <w:sz w:val="13"/>
              </w:rPr>
              <w:t>0.62</w:t>
            </w:r>
          </w:p>
        </w:tc>
        <w:tc>
          <w:tcPr>
            <w:tcW w:w="693" w:type="dxa"/>
            <w:tcBorders>
              <w:top w:val="nil"/>
              <w:left w:val="nil"/>
              <w:bottom w:val="nil"/>
              <w:right w:val="nil"/>
            </w:tcBorders>
          </w:tcPr>
          <w:p w:rsidRPr="00FE75CE" w:rsidR="001742B9" w:rsidRDefault="00256ADB" w14:paraId="2A57BBC7" w14:textId="77777777">
            <w:pPr>
              <w:spacing w:after="0" w:line="259" w:lineRule="auto"/>
              <w:ind w:left="23" w:right="0" w:firstLine="0"/>
              <w:jc w:val="left"/>
              <w:rPr>
                <w:b/>
                <w:bCs/>
                <w:rPrChange w:author="Mohamed SALEM" w:date="2023-10-27T11:07:00Z" w:id="647">
                  <w:rPr/>
                </w:rPrChange>
              </w:rPr>
            </w:pPr>
            <w:r w:rsidRPr="00FE75CE">
              <w:rPr>
                <w:b/>
                <w:bCs/>
                <w:sz w:val="13"/>
                <w:rPrChange w:author="Mohamed SALEM" w:date="2023-10-27T11:07:00Z" w:id="648">
                  <w:rPr>
                    <w:sz w:val="13"/>
                  </w:rPr>
                </w:rPrChange>
              </w:rPr>
              <w:t>0.09***</w:t>
            </w:r>
          </w:p>
        </w:tc>
        <w:tc>
          <w:tcPr>
            <w:tcW w:w="616" w:type="dxa"/>
            <w:tcBorders>
              <w:top w:val="nil"/>
              <w:left w:val="nil"/>
              <w:bottom w:val="nil"/>
              <w:right w:val="nil"/>
            </w:tcBorders>
          </w:tcPr>
          <w:p w:rsidR="001742B9" w:rsidRDefault="00256ADB" w14:paraId="02CB79DE" w14:textId="77777777">
            <w:pPr>
              <w:spacing w:after="0" w:line="259" w:lineRule="auto"/>
              <w:ind w:left="88" w:right="0" w:firstLine="0"/>
              <w:jc w:val="left"/>
            </w:pPr>
            <w:r>
              <w:rPr>
                <w:sz w:val="13"/>
              </w:rPr>
              <w:t>0.40</w:t>
            </w:r>
          </w:p>
        </w:tc>
        <w:tc>
          <w:tcPr>
            <w:tcW w:w="656" w:type="dxa"/>
            <w:tcBorders>
              <w:top w:val="nil"/>
              <w:left w:val="nil"/>
              <w:bottom w:val="nil"/>
              <w:right w:val="nil"/>
            </w:tcBorders>
          </w:tcPr>
          <w:p w:rsidR="001742B9" w:rsidRDefault="00256ADB" w14:paraId="530EF271" w14:textId="77777777">
            <w:pPr>
              <w:spacing w:after="0" w:line="259" w:lineRule="auto"/>
              <w:ind w:left="108" w:right="0" w:firstLine="0"/>
              <w:jc w:val="left"/>
            </w:pPr>
            <w:r>
              <w:rPr>
                <w:sz w:val="13"/>
              </w:rPr>
              <w:t>0.58</w:t>
            </w:r>
          </w:p>
        </w:tc>
        <w:tc>
          <w:tcPr>
            <w:tcW w:w="550" w:type="dxa"/>
            <w:tcBorders>
              <w:top w:val="nil"/>
              <w:left w:val="nil"/>
              <w:bottom w:val="nil"/>
              <w:right w:val="nil"/>
            </w:tcBorders>
          </w:tcPr>
          <w:p w:rsidRPr="00D33DEA" w:rsidR="001742B9" w:rsidRDefault="00256ADB" w14:paraId="7F77CD1D" w14:textId="77777777">
            <w:pPr>
              <w:spacing w:after="0" w:line="259" w:lineRule="auto"/>
              <w:ind w:left="0" w:right="0" w:firstLine="0"/>
              <w:jc w:val="left"/>
              <w:rPr>
                <w:b/>
                <w:bCs/>
                <w:rPrChange w:author="Mohamed SALEM" w:date="2023-10-27T11:07:00Z" w:id="649">
                  <w:rPr/>
                </w:rPrChange>
              </w:rPr>
            </w:pPr>
            <w:r w:rsidRPr="00D33DEA">
              <w:rPr>
                <w:b/>
                <w:bCs/>
                <w:sz w:val="13"/>
                <w:rPrChange w:author="Mohamed SALEM" w:date="2023-10-27T11:07:00Z" w:id="650">
                  <w:rPr>
                    <w:sz w:val="13"/>
                  </w:rPr>
                </w:rPrChange>
              </w:rPr>
              <w:t>0.18***</w:t>
            </w:r>
          </w:p>
        </w:tc>
      </w:tr>
      <w:tr w:rsidR="001742B9" w14:paraId="51F05954" w14:textId="77777777">
        <w:trPr>
          <w:trHeight w:val="154"/>
        </w:trPr>
        <w:tc>
          <w:tcPr>
            <w:tcW w:w="3607" w:type="dxa"/>
            <w:tcBorders>
              <w:top w:val="nil"/>
              <w:left w:val="nil"/>
              <w:bottom w:val="nil"/>
              <w:right w:val="nil"/>
            </w:tcBorders>
          </w:tcPr>
          <w:p w:rsidR="001742B9" w:rsidRDefault="001742B9" w14:paraId="7DB593FD"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39FB5D54" w14:textId="77777777">
            <w:pPr>
              <w:spacing w:after="0" w:line="259" w:lineRule="auto"/>
              <w:ind w:left="34" w:right="0" w:firstLine="0"/>
              <w:jc w:val="left"/>
            </w:pPr>
            <w:r>
              <w:rPr>
                <w:sz w:val="13"/>
              </w:rPr>
              <w:t>(0.50)</w:t>
            </w:r>
          </w:p>
        </w:tc>
        <w:tc>
          <w:tcPr>
            <w:tcW w:w="677" w:type="dxa"/>
            <w:tcBorders>
              <w:top w:val="nil"/>
              <w:left w:val="nil"/>
              <w:bottom w:val="nil"/>
              <w:right w:val="nil"/>
            </w:tcBorders>
          </w:tcPr>
          <w:p w:rsidR="001742B9" w:rsidRDefault="00256ADB" w14:paraId="7B382220" w14:textId="77777777">
            <w:pPr>
              <w:spacing w:after="0" w:line="259" w:lineRule="auto"/>
              <w:ind w:left="75" w:right="0" w:firstLine="0"/>
              <w:jc w:val="left"/>
            </w:pPr>
            <w:r>
              <w:rPr>
                <w:sz w:val="13"/>
              </w:rPr>
              <w:t>(0.50)</w:t>
            </w:r>
          </w:p>
        </w:tc>
        <w:tc>
          <w:tcPr>
            <w:tcW w:w="693" w:type="dxa"/>
            <w:tcBorders>
              <w:top w:val="nil"/>
              <w:left w:val="nil"/>
              <w:bottom w:val="nil"/>
              <w:right w:val="nil"/>
            </w:tcBorders>
          </w:tcPr>
          <w:p w:rsidR="001742B9" w:rsidRDefault="00256ADB" w14:paraId="338211D3" w14:textId="77777777">
            <w:pPr>
              <w:spacing w:after="0" w:line="259" w:lineRule="auto"/>
              <w:ind w:left="73" w:right="0" w:firstLine="0"/>
              <w:jc w:val="left"/>
            </w:pPr>
            <w:r>
              <w:rPr>
                <w:sz w:val="13"/>
              </w:rPr>
              <w:t>(0.07)</w:t>
            </w:r>
          </w:p>
        </w:tc>
        <w:tc>
          <w:tcPr>
            <w:tcW w:w="616" w:type="dxa"/>
            <w:tcBorders>
              <w:top w:val="nil"/>
              <w:left w:val="nil"/>
              <w:bottom w:val="nil"/>
              <w:right w:val="nil"/>
            </w:tcBorders>
          </w:tcPr>
          <w:p w:rsidR="001742B9" w:rsidRDefault="00256ADB" w14:paraId="1FF28A38" w14:textId="77777777">
            <w:pPr>
              <w:spacing w:after="0" w:line="259" w:lineRule="auto"/>
              <w:ind w:left="34" w:right="0" w:firstLine="0"/>
              <w:jc w:val="left"/>
            </w:pPr>
            <w:r>
              <w:rPr>
                <w:sz w:val="13"/>
              </w:rPr>
              <w:t>(0.50)</w:t>
            </w:r>
          </w:p>
        </w:tc>
        <w:tc>
          <w:tcPr>
            <w:tcW w:w="656" w:type="dxa"/>
            <w:tcBorders>
              <w:top w:val="nil"/>
              <w:left w:val="nil"/>
              <w:bottom w:val="nil"/>
              <w:right w:val="nil"/>
            </w:tcBorders>
          </w:tcPr>
          <w:p w:rsidR="001742B9" w:rsidRDefault="00256ADB" w14:paraId="36AD5385" w14:textId="77777777">
            <w:pPr>
              <w:spacing w:after="0" w:line="259" w:lineRule="auto"/>
              <w:ind w:left="55" w:right="0" w:firstLine="0"/>
              <w:jc w:val="left"/>
            </w:pPr>
            <w:r>
              <w:rPr>
                <w:sz w:val="13"/>
              </w:rPr>
              <w:t>(0.49)</w:t>
            </w:r>
          </w:p>
        </w:tc>
        <w:tc>
          <w:tcPr>
            <w:tcW w:w="693" w:type="dxa"/>
            <w:tcBorders>
              <w:top w:val="nil"/>
              <w:left w:val="nil"/>
              <w:bottom w:val="nil"/>
              <w:right w:val="nil"/>
            </w:tcBorders>
          </w:tcPr>
          <w:p w:rsidRPr="00FE75CE" w:rsidR="001742B9" w:rsidRDefault="00256ADB" w14:paraId="3269F29A" w14:textId="77777777">
            <w:pPr>
              <w:spacing w:after="0" w:line="259" w:lineRule="auto"/>
              <w:ind w:left="73" w:right="0" w:firstLine="0"/>
              <w:jc w:val="left"/>
              <w:rPr>
                <w:b/>
                <w:bCs/>
                <w:rPrChange w:author="Mohamed SALEM" w:date="2023-10-27T11:07:00Z" w:id="651">
                  <w:rPr/>
                </w:rPrChange>
              </w:rPr>
            </w:pPr>
            <w:r w:rsidRPr="00FE75CE">
              <w:rPr>
                <w:b/>
                <w:bCs/>
                <w:sz w:val="13"/>
                <w:rPrChange w:author="Mohamed SALEM" w:date="2023-10-27T11:07:00Z" w:id="652">
                  <w:rPr>
                    <w:sz w:val="13"/>
                  </w:rPr>
                </w:rPrChange>
              </w:rPr>
              <w:t>(0.00)</w:t>
            </w:r>
          </w:p>
        </w:tc>
        <w:tc>
          <w:tcPr>
            <w:tcW w:w="616" w:type="dxa"/>
            <w:tcBorders>
              <w:top w:val="nil"/>
              <w:left w:val="nil"/>
              <w:bottom w:val="nil"/>
              <w:right w:val="nil"/>
            </w:tcBorders>
          </w:tcPr>
          <w:p w:rsidR="001742B9" w:rsidRDefault="00256ADB" w14:paraId="258CDD42" w14:textId="77777777">
            <w:pPr>
              <w:spacing w:after="0" w:line="259" w:lineRule="auto"/>
              <w:ind w:left="34" w:right="0" w:firstLine="0"/>
              <w:jc w:val="left"/>
            </w:pPr>
            <w:r>
              <w:rPr>
                <w:sz w:val="13"/>
              </w:rPr>
              <w:t>(0.49)</w:t>
            </w:r>
          </w:p>
        </w:tc>
        <w:tc>
          <w:tcPr>
            <w:tcW w:w="656" w:type="dxa"/>
            <w:tcBorders>
              <w:top w:val="nil"/>
              <w:left w:val="nil"/>
              <w:bottom w:val="nil"/>
              <w:right w:val="nil"/>
            </w:tcBorders>
          </w:tcPr>
          <w:p w:rsidR="001742B9" w:rsidRDefault="00256ADB" w14:paraId="2810E241" w14:textId="77777777">
            <w:pPr>
              <w:spacing w:after="0" w:line="259" w:lineRule="auto"/>
              <w:ind w:left="55" w:right="0" w:firstLine="0"/>
              <w:jc w:val="left"/>
            </w:pPr>
            <w:r>
              <w:rPr>
                <w:sz w:val="13"/>
              </w:rPr>
              <w:t>(0.50)</w:t>
            </w:r>
          </w:p>
        </w:tc>
        <w:tc>
          <w:tcPr>
            <w:tcW w:w="550" w:type="dxa"/>
            <w:tcBorders>
              <w:top w:val="nil"/>
              <w:left w:val="nil"/>
              <w:bottom w:val="nil"/>
              <w:right w:val="nil"/>
            </w:tcBorders>
          </w:tcPr>
          <w:p w:rsidRPr="00D33DEA" w:rsidR="001742B9" w:rsidRDefault="00256ADB" w14:paraId="2AC490B6" w14:textId="77777777">
            <w:pPr>
              <w:spacing w:after="0" w:line="259" w:lineRule="auto"/>
              <w:ind w:left="50" w:right="0" w:firstLine="0"/>
              <w:jc w:val="left"/>
              <w:rPr>
                <w:b/>
                <w:bCs/>
                <w:rPrChange w:author="Mohamed SALEM" w:date="2023-10-27T11:07:00Z" w:id="653">
                  <w:rPr/>
                </w:rPrChange>
              </w:rPr>
            </w:pPr>
            <w:r w:rsidRPr="00D33DEA">
              <w:rPr>
                <w:b/>
                <w:bCs/>
                <w:sz w:val="13"/>
                <w:rPrChange w:author="Mohamed SALEM" w:date="2023-10-27T11:07:00Z" w:id="654">
                  <w:rPr>
                    <w:sz w:val="13"/>
                  </w:rPr>
                </w:rPrChange>
              </w:rPr>
              <w:t>(0.00)</w:t>
            </w:r>
          </w:p>
        </w:tc>
      </w:tr>
      <w:tr w:rsidR="001742B9" w14:paraId="7FC9DCD5" w14:textId="77777777">
        <w:trPr>
          <w:trHeight w:val="154"/>
        </w:trPr>
        <w:tc>
          <w:tcPr>
            <w:tcW w:w="3607" w:type="dxa"/>
            <w:tcBorders>
              <w:top w:val="nil"/>
              <w:left w:val="nil"/>
              <w:bottom w:val="nil"/>
              <w:right w:val="nil"/>
            </w:tcBorders>
          </w:tcPr>
          <w:p w:rsidR="001742B9" w:rsidRDefault="00256ADB" w14:paraId="0C9FC2BC" w14:textId="77777777">
            <w:pPr>
              <w:spacing w:after="0" w:line="259" w:lineRule="auto"/>
              <w:ind w:left="97" w:right="0" w:firstLine="0"/>
              <w:jc w:val="left"/>
            </w:pPr>
            <w:r>
              <w:rPr>
                <w:sz w:val="13"/>
              </w:rPr>
              <w:t>FCS: Borderline</w:t>
            </w:r>
          </w:p>
        </w:tc>
        <w:tc>
          <w:tcPr>
            <w:tcW w:w="596" w:type="dxa"/>
            <w:tcBorders>
              <w:top w:val="nil"/>
              <w:left w:val="nil"/>
              <w:bottom w:val="nil"/>
              <w:right w:val="nil"/>
            </w:tcBorders>
          </w:tcPr>
          <w:p w:rsidR="001742B9" w:rsidRDefault="00256ADB" w14:paraId="67FE6A41" w14:textId="77777777">
            <w:pPr>
              <w:spacing w:after="0" w:line="259" w:lineRule="auto"/>
              <w:ind w:left="88" w:right="0" w:firstLine="0"/>
              <w:jc w:val="left"/>
            </w:pPr>
            <w:r>
              <w:rPr>
                <w:sz w:val="13"/>
              </w:rPr>
              <w:t>0.40</w:t>
            </w:r>
          </w:p>
        </w:tc>
        <w:tc>
          <w:tcPr>
            <w:tcW w:w="677" w:type="dxa"/>
            <w:tcBorders>
              <w:top w:val="nil"/>
              <w:left w:val="nil"/>
              <w:bottom w:val="nil"/>
              <w:right w:val="nil"/>
            </w:tcBorders>
          </w:tcPr>
          <w:p w:rsidR="001742B9" w:rsidRDefault="00256ADB" w14:paraId="263F3627" w14:textId="77777777">
            <w:pPr>
              <w:spacing w:after="0" w:line="259" w:lineRule="auto"/>
              <w:ind w:left="128" w:right="0" w:firstLine="0"/>
              <w:jc w:val="left"/>
            </w:pPr>
            <w:r>
              <w:rPr>
                <w:sz w:val="13"/>
              </w:rPr>
              <w:t>0.45</w:t>
            </w:r>
          </w:p>
        </w:tc>
        <w:tc>
          <w:tcPr>
            <w:tcW w:w="693" w:type="dxa"/>
            <w:tcBorders>
              <w:top w:val="nil"/>
              <w:left w:val="nil"/>
              <w:bottom w:val="nil"/>
              <w:right w:val="nil"/>
            </w:tcBorders>
          </w:tcPr>
          <w:p w:rsidR="001742B9" w:rsidRDefault="00256ADB" w14:paraId="620D3747" w14:textId="77777777">
            <w:pPr>
              <w:spacing w:after="0" w:line="259" w:lineRule="auto"/>
              <w:ind w:left="126" w:right="0" w:firstLine="0"/>
              <w:jc w:val="left"/>
            </w:pPr>
            <w:r>
              <w:rPr>
                <w:sz w:val="13"/>
              </w:rPr>
              <w:t>0.05</w:t>
            </w:r>
          </w:p>
        </w:tc>
        <w:tc>
          <w:tcPr>
            <w:tcW w:w="616" w:type="dxa"/>
            <w:tcBorders>
              <w:top w:val="nil"/>
              <w:left w:val="nil"/>
              <w:bottom w:val="nil"/>
              <w:right w:val="nil"/>
            </w:tcBorders>
          </w:tcPr>
          <w:p w:rsidR="001742B9" w:rsidRDefault="00256ADB" w14:paraId="300E9914" w14:textId="77777777">
            <w:pPr>
              <w:spacing w:after="0" w:line="259" w:lineRule="auto"/>
              <w:ind w:left="88" w:right="0" w:firstLine="0"/>
              <w:jc w:val="left"/>
            </w:pPr>
            <w:r>
              <w:rPr>
                <w:sz w:val="13"/>
              </w:rPr>
              <w:t>0.24</w:t>
            </w:r>
          </w:p>
        </w:tc>
        <w:tc>
          <w:tcPr>
            <w:tcW w:w="656" w:type="dxa"/>
            <w:tcBorders>
              <w:top w:val="nil"/>
              <w:left w:val="nil"/>
              <w:bottom w:val="nil"/>
              <w:right w:val="nil"/>
            </w:tcBorders>
          </w:tcPr>
          <w:p w:rsidR="001742B9" w:rsidRDefault="00256ADB" w14:paraId="3B135887" w14:textId="77777777">
            <w:pPr>
              <w:spacing w:after="0" w:line="259" w:lineRule="auto"/>
              <w:ind w:left="108" w:right="0" w:firstLine="0"/>
              <w:jc w:val="left"/>
            </w:pPr>
            <w:r>
              <w:rPr>
                <w:sz w:val="13"/>
              </w:rPr>
              <w:t>0.22</w:t>
            </w:r>
          </w:p>
        </w:tc>
        <w:tc>
          <w:tcPr>
            <w:tcW w:w="693" w:type="dxa"/>
            <w:tcBorders>
              <w:top w:val="nil"/>
              <w:left w:val="nil"/>
              <w:bottom w:val="nil"/>
              <w:right w:val="nil"/>
            </w:tcBorders>
          </w:tcPr>
          <w:p w:rsidR="001742B9" w:rsidRDefault="00256ADB" w14:paraId="7037F8B9" w14:textId="77777777">
            <w:pPr>
              <w:spacing w:after="0" w:line="259" w:lineRule="auto"/>
              <w:ind w:left="104" w:right="0" w:firstLine="0"/>
              <w:jc w:val="left"/>
            </w:pPr>
            <w:r>
              <w:rPr>
                <w:sz w:val="13"/>
              </w:rPr>
              <w:t>-0.02</w:t>
            </w:r>
          </w:p>
        </w:tc>
        <w:tc>
          <w:tcPr>
            <w:tcW w:w="616" w:type="dxa"/>
            <w:tcBorders>
              <w:top w:val="nil"/>
              <w:left w:val="nil"/>
              <w:bottom w:val="nil"/>
              <w:right w:val="nil"/>
            </w:tcBorders>
          </w:tcPr>
          <w:p w:rsidR="001742B9" w:rsidRDefault="00256ADB" w14:paraId="2E4DCE90" w14:textId="77777777">
            <w:pPr>
              <w:spacing w:after="0" w:line="259" w:lineRule="auto"/>
              <w:ind w:left="88" w:right="0" w:firstLine="0"/>
              <w:jc w:val="left"/>
            </w:pPr>
            <w:r>
              <w:rPr>
                <w:sz w:val="13"/>
              </w:rPr>
              <w:t>0.35</w:t>
            </w:r>
          </w:p>
        </w:tc>
        <w:tc>
          <w:tcPr>
            <w:tcW w:w="656" w:type="dxa"/>
            <w:tcBorders>
              <w:top w:val="nil"/>
              <w:left w:val="nil"/>
              <w:bottom w:val="nil"/>
              <w:right w:val="nil"/>
            </w:tcBorders>
          </w:tcPr>
          <w:p w:rsidR="001742B9" w:rsidRDefault="00256ADB" w14:paraId="79FA3FCD" w14:textId="77777777">
            <w:pPr>
              <w:spacing w:after="0" w:line="259" w:lineRule="auto"/>
              <w:ind w:left="108" w:right="0" w:firstLine="0"/>
              <w:jc w:val="left"/>
            </w:pPr>
            <w:r>
              <w:rPr>
                <w:sz w:val="13"/>
              </w:rPr>
              <w:t>0.29</w:t>
            </w:r>
          </w:p>
        </w:tc>
        <w:tc>
          <w:tcPr>
            <w:tcW w:w="550" w:type="dxa"/>
            <w:tcBorders>
              <w:top w:val="nil"/>
              <w:left w:val="nil"/>
              <w:bottom w:val="nil"/>
              <w:right w:val="nil"/>
            </w:tcBorders>
          </w:tcPr>
          <w:p w:rsidR="001742B9" w:rsidRDefault="00256ADB" w14:paraId="106EA558" w14:textId="77777777">
            <w:pPr>
              <w:spacing w:after="0" w:line="259" w:lineRule="auto"/>
              <w:ind w:left="81" w:right="0" w:firstLine="0"/>
              <w:jc w:val="left"/>
            </w:pPr>
            <w:r>
              <w:rPr>
                <w:sz w:val="13"/>
              </w:rPr>
              <w:t>-0.06</w:t>
            </w:r>
          </w:p>
        </w:tc>
      </w:tr>
      <w:tr w:rsidR="001742B9" w14:paraId="31B45729" w14:textId="77777777">
        <w:trPr>
          <w:trHeight w:val="154"/>
        </w:trPr>
        <w:tc>
          <w:tcPr>
            <w:tcW w:w="3607" w:type="dxa"/>
            <w:tcBorders>
              <w:top w:val="nil"/>
              <w:left w:val="nil"/>
              <w:bottom w:val="nil"/>
              <w:right w:val="nil"/>
            </w:tcBorders>
          </w:tcPr>
          <w:p w:rsidR="001742B9" w:rsidRDefault="001742B9" w14:paraId="7E29DC99"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2700D823" w14:textId="77777777">
            <w:pPr>
              <w:spacing w:after="0" w:line="259" w:lineRule="auto"/>
              <w:ind w:left="34" w:right="0" w:firstLine="0"/>
              <w:jc w:val="left"/>
            </w:pPr>
            <w:r>
              <w:rPr>
                <w:sz w:val="13"/>
              </w:rPr>
              <w:t>(0.49)</w:t>
            </w:r>
          </w:p>
        </w:tc>
        <w:tc>
          <w:tcPr>
            <w:tcW w:w="677" w:type="dxa"/>
            <w:tcBorders>
              <w:top w:val="nil"/>
              <w:left w:val="nil"/>
              <w:bottom w:val="nil"/>
              <w:right w:val="nil"/>
            </w:tcBorders>
          </w:tcPr>
          <w:p w:rsidR="001742B9" w:rsidRDefault="00256ADB" w14:paraId="6670889C" w14:textId="77777777">
            <w:pPr>
              <w:spacing w:after="0" w:line="259" w:lineRule="auto"/>
              <w:ind w:left="75" w:right="0" w:firstLine="0"/>
              <w:jc w:val="left"/>
            </w:pPr>
            <w:r>
              <w:rPr>
                <w:sz w:val="13"/>
              </w:rPr>
              <w:t>(0.50)</w:t>
            </w:r>
          </w:p>
        </w:tc>
        <w:tc>
          <w:tcPr>
            <w:tcW w:w="693" w:type="dxa"/>
            <w:tcBorders>
              <w:top w:val="nil"/>
              <w:left w:val="nil"/>
              <w:bottom w:val="nil"/>
              <w:right w:val="nil"/>
            </w:tcBorders>
          </w:tcPr>
          <w:p w:rsidR="001742B9" w:rsidRDefault="00256ADB" w14:paraId="0635B6F8" w14:textId="77777777">
            <w:pPr>
              <w:spacing w:after="0" w:line="259" w:lineRule="auto"/>
              <w:ind w:left="73" w:right="0" w:firstLine="0"/>
              <w:jc w:val="left"/>
            </w:pPr>
            <w:r>
              <w:rPr>
                <w:sz w:val="13"/>
              </w:rPr>
              <w:t>(0.09)</w:t>
            </w:r>
          </w:p>
        </w:tc>
        <w:tc>
          <w:tcPr>
            <w:tcW w:w="616" w:type="dxa"/>
            <w:tcBorders>
              <w:top w:val="nil"/>
              <w:left w:val="nil"/>
              <w:bottom w:val="nil"/>
              <w:right w:val="nil"/>
            </w:tcBorders>
          </w:tcPr>
          <w:p w:rsidR="001742B9" w:rsidRDefault="00256ADB" w14:paraId="55B909F4" w14:textId="77777777">
            <w:pPr>
              <w:spacing w:after="0" w:line="259" w:lineRule="auto"/>
              <w:ind w:left="34" w:right="0" w:firstLine="0"/>
              <w:jc w:val="left"/>
            </w:pPr>
            <w:r>
              <w:rPr>
                <w:sz w:val="13"/>
              </w:rPr>
              <w:t>(0.43)</w:t>
            </w:r>
          </w:p>
        </w:tc>
        <w:tc>
          <w:tcPr>
            <w:tcW w:w="656" w:type="dxa"/>
            <w:tcBorders>
              <w:top w:val="nil"/>
              <w:left w:val="nil"/>
              <w:bottom w:val="nil"/>
              <w:right w:val="nil"/>
            </w:tcBorders>
          </w:tcPr>
          <w:p w:rsidR="001742B9" w:rsidRDefault="00256ADB" w14:paraId="36BFC8E2" w14:textId="77777777">
            <w:pPr>
              <w:spacing w:after="0" w:line="259" w:lineRule="auto"/>
              <w:ind w:left="55" w:right="0" w:firstLine="0"/>
              <w:jc w:val="left"/>
            </w:pPr>
            <w:r>
              <w:rPr>
                <w:sz w:val="13"/>
              </w:rPr>
              <w:t>(0.42)</w:t>
            </w:r>
          </w:p>
        </w:tc>
        <w:tc>
          <w:tcPr>
            <w:tcW w:w="693" w:type="dxa"/>
            <w:tcBorders>
              <w:top w:val="nil"/>
              <w:left w:val="nil"/>
              <w:bottom w:val="nil"/>
              <w:right w:val="nil"/>
            </w:tcBorders>
          </w:tcPr>
          <w:p w:rsidR="001742B9" w:rsidRDefault="00256ADB" w14:paraId="768A4783" w14:textId="77777777">
            <w:pPr>
              <w:spacing w:after="0" w:line="259" w:lineRule="auto"/>
              <w:ind w:left="73" w:right="0" w:firstLine="0"/>
              <w:jc w:val="left"/>
            </w:pPr>
            <w:r>
              <w:rPr>
                <w:sz w:val="13"/>
              </w:rPr>
              <w:t>(0.35)</w:t>
            </w:r>
          </w:p>
        </w:tc>
        <w:tc>
          <w:tcPr>
            <w:tcW w:w="616" w:type="dxa"/>
            <w:tcBorders>
              <w:top w:val="nil"/>
              <w:left w:val="nil"/>
              <w:bottom w:val="nil"/>
              <w:right w:val="nil"/>
            </w:tcBorders>
          </w:tcPr>
          <w:p w:rsidR="001742B9" w:rsidRDefault="00256ADB" w14:paraId="31E65C62" w14:textId="77777777">
            <w:pPr>
              <w:spacing w:after="0" w:line="259" w:lineRule="auto"/>
              <w:ind w:left="34" w:right="0" w:firstLine="0"/>
              <w:jc w:val="left"/>
            </w:pPr>
            <w:r>
              <w:rPr>
                <w:sz w:val="13"/>
              </w:rPr>
              <w:t>(0.48)</w:t>
            </w:r>
          </w:p>
        </w:tc>
        <w:tc>
          <w:tcPr>
            <w:tcW w:w="656" w:type="dxa"/>
            <w:tcBorders>
              <w:top w:val="nil"/>
              <w:left w:val="nil"/>
              <w:bottom w:val="nil"/>
              <w:right w:val="nil"/>
            </w:tcBorders>
          </w:tcPr>
          <w:p w:rsidR="001742B9" w:rsidRDefault="00256ADB" w14:paraId="6D72F5BD" w14:textId="77777777">
            <w:pPr>
              <w:spacing w:after="0" w:line="259" w:lineRule="auto"/>
              <w:ind w:left="55" w:right="0" w:firstLine="0"/>
              <w:jc w:val="left"/>
            </w:pPr>
            <w:r>
              <w:rPr>
                <w:sz w:val="13"/>
              </w:rPr>
              <w:t>(0.45)</w:t>
            </w:r>
          </w:p>
        </w:tc>
        <w:tc>
          <w:tcPr>
            <w:tcW w:w="550" w:type="dxa"/>
            <w:tcBorders>
              <w:top w:val="nil"/>
              <w:left w:val="nil"/>
              <w:bottom w:val="nil"/>
              <w:right w:val="nil"/>
            </w:tcBorders>
          </w:tcPr>
          <w:p w:rsidR="001742B9" w:rsidRDefault="00256ADB" w14:paraId="6E4A4134" w14:textId="77777777">
            <w:pPr>
              <w:spacing w:after="0" w:line="259" w:lineRule="auto"/>
              <w:ind w:left="50" w:right="0" w:firstLine="0"/>
              <w:jc w:val="left"/>
            </w:pPr>
            <w:r>
              <w:rPr>
                <w:sz w:val="13"/>
              </w:rPr>
              <w:t>(0.19)</w:t>
            </w:r>
          </w:p>
        </w:tc>
      </w:tr>
      <w:tr w:rsidR="001742B9" w14:paraId="6B5B8653" w14:textId="77777777">
        <w:trPr>
          <w:trHeight w:val="154"/>
        </w:trPr>
        <w:tc>
          <w:tcPr>
            <w:tcW w:w="3607" w:type="dxa"/>
            <w:tcBorders>
              <w:top w:val="nil"/>
              <w:left w:val="nil"/>
              <w:bottom w:val="nil"/>
              <w:right w:val="nil"/>
            </w:tcBorders>
          </w:tcPr>
          <w:p w:rsidR="001742B9" w:rsidRDefault="00256ADB" w14:paraId="6E808FB1" w14:textId="77777777">
            <w:pPr>
              <w:spacing w:after="0" w:line="259" w:lineRule="auto"/>
              <w:ind w:left="97" w:right="0" w:firstLine="0"/>
              <w:jc w:val="left"/>
            </w:pPr>
            <w:r>
              <w:rPr>
                <w:sz w:val="13"/>
              </w:rPr>
              <w:t>FCS: Poor</w:t>
            </w:r>
          </w:p>
        </w:tc>
        <w:tc>
          <w:tcPr>
            <w:tcW w:w="596" w:type="dxa"/>
            <w:tcBorders>
              <w:top w:val="nil"/>
              <w:left w:val="nil"/>
              <w:bottom w:val="nil"/>
              <w:right w:val="nil"/>
            </w:tcBorders>
          </w:tcPr>
          <w:p w:rsidR="001742B9" w:rsidRDefault="00256ADB" w14:paraId="5515644C" w14:textId="77777777">
            <w:pPr>
              <w:spacing w:after="0" w:line="259" w:lineRule="auto"/>
              <w:ind w:left="88" w:right="0" w:firstLine="0"/>
              <w:jc w:val="left"/>
            </w:pPr>
            <w:r>
              <w:rPr>
                <w:sz w:val="13"/>
              </w:rPr>
              <w:t>0.06</w:t>
            </w:r>
          </w:p>
        </w:tc>
        <w:tc>
          <w:tcPr>
            <w:tcW w:w="677" w:type="dxa"/>
            <w:tcBorders>
              <w:top w:val="nil"/>
              <w:left w:val="nil"/>
              <w:bottom w:val="nil"/>
              <w:right w:val="nil"/>
            </w:tcBorders>
          </w:tcPr>
          <w:p w:rsidR="001742B9" w:rsidRDefault="00256ADB" w14:paraId="30B5A023" w14:textId="77777777">
            <w:pPr>
              <w:spacing w:after="0" w:line="259" w:lineRule="auto"/>
              <w:ind w:left="128" w:right="0" w:firstLine="0"/>
              <w:jc w:val="left"/>
            </w:pPr>
            <w:r>
              <w:rPr>
                <w:sz w:val="13"/>
              </w:rPr>
              <w:t>0.07</w:t>
            </w:r>
          </w:p>
        </w:tc>
        <w:tc>
          <w:tcPr>
            <w:tcW w:w="693" w:type="dxa"/>
            <w:tcBorders>
              <w:top w:val="nil"/>
              <w:left w:val="nil"/>
              <w:bottom w:val="nil"/>
              <w:right w:val="nil"/>
            </w:tcBorders>
          </w:tcPr>
          <w:p w:rsidR="001742B9" w:rsidRDefault="00256ADB" w14:paraId="42CD211A" w14:textId="77777777">
            <w:pPr>
              <w:spacing w:after="0" w:line="259" w:lineRule="auto"/>
              <w:ind w:left="126" w:right="0" w:firstLine="0"/>
              <w:jc w:val="left"/>
            </w:pPr>
            <w:r>
              <w:rPr>
                <w:sz w:val="13"/>
              </w:rPr>
              <w:t>0.00</w:t>
            </w:r>
          </w:p>
        </w:tc>
        <w:tc>
          <w:tcPr>
            <w:tcW w:w="616" w:type="dxa"/>
            <w:tcBorders>
              <w:top w:val="nil"/>
              <w:left w:val="nil"/>
              <w:bottom w:val="nil"/>
              <w:right w:val="nil"/>
            </w:tcBorders>
          </w:tcPr>
          <w:p w:rsidR="001742B9" w:rsidRDefault="00256ADB" w14:paraId="527BB9BC" w14:textId="77777777">
            <w:pPr>
              <w:spacing w:after="0" w:line="259" w:lineRule="auto"/>
              <w:ind w:left="88" w:right="0" w:firstLine="0"/>
              <w:jc w:val="left"/>
            </w:pPr>
            <w:r>
              <w:rPr>
                <w:sz w:val="13"/>
              </w:rPr>
              <w:t>0.22</w:t>
            </w:r>
          </w:p>
        </w:tc>
        <w:tc>
          <w:tcPr>
            <w:tcW w:w="656" w:type="dxa"/>
            <w:tcBorders>
              <w:top w:val="nil"/>
              <w:left w:val="nil"/>
              <w:bottom w:val="nil"/>
              <w:right w:val="nil"/>
            </w:tcBorders>
          </w:tcPr>
          <w:p w:rsidR="001742B9" w:rsidRDefault="00256ADB" w14:paraId="6F915296" w14:textId="77777777">
            <w:pPr>
              <w:spacing w:after="0" w:line="259" w:lineRule="auto"/>
              <w:ind w:left="108" w:right="0" w:firstLine="0"/>
              <w:jc w:val="left"/>
            </w:pPr>
            <w:r>
              <w:rPr>
                <w:sz w:val="13"/>
              </w:rPr>
              <w:t>0.16</w:t>
            </w:r>
          </w:p>
        </w:tc>
        <w:tc>
          <w:tcPr>
            <w:tcW w:w="693" w:type="dxa"/>
            <w:tcBorders>
              <w:top w:val="nil"/>
              <w:left w:val="nil"/>
              <w:bottom w:val="nil"/>
              <w:right w:val="nil"/>
            </w:tcBorders>
          </w:tcPr>
          <w:p w:rsidR="001742B9" w:rsidRDefault="00256ADB" w14:paraId="351A36E9" w14:textId="77777777">
            <w:pPr>
              <w:spacing w:after="0" w:line="259" w:lineRule="auto"/>
              <w:ind w:left="35" w:right="0" w:firstLine="0"/>
              <w:jc w:val="left"/>
            </w:pPr>
            <w:r>
              <w:rPr>
                <w:sz w:val="13"/>
              </w:rPr>
              <w:t>-0.07**</w:t>
            </w:r>
          </w:p>
        </w:tc>
        <w:tc>
          <w:tcPr>
            <w:tcW w:w="616" w:type="dxa"/>
            <w:tcBorders>
              <w:top w:val="nil"/>
              <w:left w:val="nil"/>
              <w:bottom w:val="nil"/>
              <w:right w:val="nil"/>
            </w:tcBorders>
          </w:tcPr>
          <w:p w:rsidR="001742B9" w:rsidRDefault="00256ADB" w14:paraId="49B94A35" w14:textId="77777777">
            <w:pPr>
              <w:spacing w:after="0" w:line="259" w:lineRule="auto"/>
              <w:ind w:left="88" w:right="0" w:firstLine="0"/>
              <w:jc w:val="left"/>
            </w:pPr>
            <w:r>
              <w:rPr>
                <w:sz w:val="13"/>
              </w:rPr>
              <w:t>0.25</w:t>
            </w:r>
          </w:p>
        </w:tc>
        <w:tc>
          <w:tcPr>
            <w:tcW w:w="656" w:type="dxa"/>
            <w:tcBorders>
              <w:top w:val="nil"/>
              <w:left w:val="nil"/>
              <w:bottom w:val="nil"/>
              <w:right w:val="nil"/>
            </w:tcBorders>
          </w:tcPr>
          <w:p w:rsidR="001742B9" w:rsidRDefault="00256ADB" w14:paraId="6460AA9E" w14:textId="77777777">
            <w:pPr>
              <w:spacing w:after="0" w:line="259" w:lineRule="auto"/>
              <w:ind w:left="108" w:right="0" w:firstLine="0"/>
              <w:jc w:val="left"/>
            </w:pPr>
            <w:r>
              <w:rPr>
                <w:sz w:val="13"/>
              </w:rPr>
              <w:t>0.13</w:t>
            </w:r>
          </w:p>
        </w:tc>
        <w:tc>
          <w:tcPr>
            <w:tcW w:w="550" w:type="dxa"/>
            <w:tcBorders>
              <w:top w:val="nil"/>
              <w:left w:val="nil"/>
              <w:bottom w:val="nil"/>
              <w:right w:val="nil"/>
            </w:tcBorders>
          </w:tcPr>
          <w:p w:rsidR="001742B9" w:rsidRDefault="00256ADB" w14:paraId="6B7E67A8" w14:textId="77777777">
            <w:pPr>
              <w:spacing w:after="0" w:line="259" w:lineRule="auto"/>
              <w:ind w:left="12" w:right="0" w:firstLine="0"/>
              <w:jc w:val="left"/>
            </w:pPr>
            <w:r>
              <w:rPr>
                <w:sz w:val="13"/>
              </w:rPr>
              <w:t>-0.12**</w:t>
            </w:r>
          </w:p>
        </w:tc>
      </w:tr>
      <w:tr w:rsidR="001742B9" w14:paraId="4939A9AC" w14:textId="77777777">
        <w:trPr>
          <w:trHeight w:val="154"/>
        </w:trPr>
        <w:tc>
          <w:tcPr>
            <w:tcW w:w="3607" w:type="dxa"/>
            <w:tcBorders>
              <w:top w:val="nil"/>
              <w:left w:val="nil"/>
              <w:bottom w:val="nil"/>
              <w:right w:val="nil"/>
            </w:tcBorders>
          </w:tcPr>
          <w:p w:rsidR="001742B9" w:rsidRDefault="001742B9" w14:paraId="313D0661"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0D2A8431" w14:textId="77777777">
            <w:pPr>
              <w:spacing w:after="0" w:line="259" w:lineRule="auto"/>
              <w:ind w:left="34" w:right="0" w:firstLine="0"/>
              <w:jc w:val="left"/>
            </w:pPr>
            <w:r>
              <w:rPr>
                <w:sz w:val="13"/>
              </w:rPr>
              <w:t>(0.24)</w:t>
            </w:r>
          </w:p>
        </w:tc>
        <w:tc>
          <w:tcPr>
            <w:tcW w:w="677" w:type="dxa"/>
            <w:tcBorders>
              <w:top w:val="nil"/>
              <w:left w:val="nil"/>
              <w:bottom w:val="nil"/>
              <w:right w:val="nil"/>
            </w:tcBorders>
          </w:tcPr>
          <w:p w:rsidR="001742B9" w:rsidRDefault="00256ADB" w14:paraId="331E142F" w14:textId="77777777">
            <w:pPr>
              <w:spacing w:after="0" w:line="259" w:lineRule="auto"/>
              <w:ind w:left="75" w:right="0" w:firstLine="0"/>
              <w:jc w:val="left"/>
            </w:pPr>
            <w:r>
              <w:rPr>
                <w:sz w:val="13"/>
              </w:rPr>
              <w:t>(0.25)</w:t>
            </w:r>
          </w:p>
        </w:tc>
        <w:tc>
          <w:tcPr>
            <w:tcW w:w="693" w:type="dxa"/>
            <w:tcBorders>
              <w:top w:val="nil"/>
              <w:left w:val="nil"/>
              <w:bottom w:val="nil"/>
              <w:right w:val="nil"/>
            </w:tcBorders>
          </w:tcPr>
          <w:p w:rsidR="001742B9" w:rsidRDefault="00256ADB" w14:paraId="23F91463" w14:textId="77777777">
            <w:pPr>
              <w:spacing w:after="0" w:line="259" w:lineRule="auto"/>
              <w:ind w:left="73" w:right="0" w:firstLine="0"/>
              <w:jc w:val="left"/>
            </w:pPr>
            <w:r>
              <w:rPr>
                <w:sz w:val="13"/>
              </w:rPr>
              <w:t>(0.79)</w:t>
            </w:r>
          </w:p>
        </w:tc>
        <w:tc>
          <w:tcPr>
            <w:tcW w:w="616" w:type="dxa"/>
            <w:tcBorders>
              <w:top w:val="nil"/>
              <w:left w:val="nil"/>
              <w:bottom w:val="nil"/>
              <w:right w:val="nil"/>
            </w:tcBorders>
          </w:tcPr>
          <w:p w:rsidR="001742B9" w:rsidRDefault="00256ADB" w14:paraId="258FCE1E" w14:textId="77777777">
            <w:pPr>
              <w:spacing w:after="0" w:line="259" w:lineRule="auto"/>
              <w:ind w:left="34" w:right="0" w:firstLine="0"/>
              <w:jc w:val="left"/>
            </w:pPr>
            <w:r>
              <w:rPr>
                <w:sz w:val="13"/>
              </w:rPr>
              <w:t>(0.42)</w:t>
            </w:r>
          </w:p>
        </w:tc>
        <w:tc>
          <w:tcPr>
            <w:tcW w:w="656" w:type="dxa"/>
            <w:tcBorders>
              <w:top w:val="nil"/>
              <w:left w:val="nil"/>
              <w:bottom w:val="nil"/>
              <w:right w:val="nil"/>
            </w:tcBorders>
          </w:tcPr>
          <w:p w:rsidR="001742B9" w:rsidRDefault="00256ADB" w14:paraId="18E31890" w14:textId="77777777">
            <w:pPr>
              <w:spacing w:after="0" w:line="259" w:lineRule="auto"/>
              <w:ind w:left="55" w:right="0" w:firstLine="0"/>
              <w:jc w:val="left"/>
            </w:pPr>
            <w:r>
              <w:rPr>
                <w:sz w:val="13"/>
              </w:rPr>
              <w:t>(0.36)</w:t>
            </w:r>
          </w:p>
        </w:tc>
        <w:tc>
          <w:tcPr>
            <w:tcW w:w="693" w:type="dxa"/>
            <w:tcBorders>
              <w:top w:val="nil"/>
              <w:left w:val="nil"/>
              <w:bottom w:val="nil"/>
              <w:right w:val="nil"/>
            </w:tcBorders>
          </w:tcPr>
          <w:p w:rsidR="001742B9" w:rsidRDefault="00256ADB" w14:paraId="5B32009C"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284E58A2" w14:textId="77777777">
            <w:pPr>
              <w:spacing w:after="0" w:line="259" w:lineRule="auto"/>
              <w:ind w:left="34" w:right="0" w:firstLine="0"/>
              <w:jc w:val="left"/>
            </w:pPr>
            <w:r>
              <w:rPr>
                <w:sz w:val="13"/>
              </w:rPr>
              <w:t>(0.43)</w:t>
            </w:r>
          </w:p>
        </w:tc>
        <w:tc>
          <w:tcPr>
            <w:tcW w:w="656" w:type="dxa"/>
            <w:tcBorders>
              <w:top w:val="nil"/>
              <w:left w:val="nil"/>
              <w:bottom w:val="nil"/>
              <w:right w:val="nil"/>
            </w:tcBorders>
          </w:tcPr>
          <w:p w:rsidR="001742B9" w:rsidRDefault="00256ADB" w14:paraId="60AB1145" w14:textId="77777777">
            <w:pPr>
              <w:spacing w:after="0" w:line="259" w:lineRule="auto"/>
              <w:ind w:left="55" w:right="0" w:firstLine="0"/>
              <w:jc w:val="left"/>
            </w:pPr>
            <w:r>
              <w:rPr>
                <w:sz w:val="13"/>
              </w:rPr>
              <w:t>(0.34)</w:t>
            </w:r>
          </w:p>
        </w:tc>
        <w:tc>
          <w:tcPr>
            <w:tcW w:w="550" w:type="dxa"/>
            <w:tcBorders>
              <w:top w:val="nil"/>
              <w:left w:val="nil"/>
              <w:bottom w:val="nil"/>
              <w:right w:val="nil"/>
            </w:tcBorders>
          </w:tcPr>
          <w:p w:rsidR="001742B9" w:rsidRDefault="00256ADB" w14:paraId="1DC27CC7" w14:textId="77777777">
            <w:pPr>
              <w:spacing w:after="0" w:line="259" w:lineRule="auto"/>
              <w:ind w:left="50" w:right="0" w:firstLine="0"/>
              <w:jc w:val="left"/>
            </w:pPr>
            <w:r>
              <w:rPr>
                <w:sz w:val="13"/>
              </w:rPr>
              <w:t>(0.00)</w:t>
            </w:r>
          </w:p>
        </w:tc>
      </w:tr>
      <w:tr w:rsidR="001742B9" w14:paraId="529727E7" w14:textId="77777777">
        <w:trPr>
          <w:trHeight w:val="154"/>
        </w:trPr>
        <w:tc>
          <w:tcPr>
            <w:tcW w:w="3607" w:type="dxa"/>
            <w:tcBorders>
              <w:top w:val="nil"/>
              <w:left w:val="nil"/>
              <w:bottom w:val="nil"/>
              <w:right w:val="nil"/>
            </w:tcBorders>
          </w:tcPr>
          <w:p w:rsidR="001742B9" w:rsidRDefault="00256ADB" w14:paraId="442EFAFC" w14:textId="77777777">
            <w:pPr>
              <w:spacing w:after="0" w:line="259" w:lineRule="auto"/>
              <w:ind w:left="97" w:right="0" w:firstLine="0"/>
              <w:jc w:val="left"/>
            </w:pPr>
            <w:r>
              <w:rPr>
                <w:sz w:val="13"/>
              </w:rPr>
              <w:t>Consumption over the past 7 days (cereals and tubers)</w:t>
            </w:r>
          </w:p>
        </w:tc>
        <w:tc>
          <w:tcPr>
            <w:tcW w:w="596" w:type="dxa"/>
            <w:tcBorders>
              <w:top w:val="nil"/>
              <w:left w:val="nil"/>
              <w:bottom w:val="nil"/>
              <w:right w:val="nil"/>
            </w:tcBorders>
          </w:tcPr>
          <w:p w:rsidR="001742B9" w:rsidRDefault="00256ADB" w14:paraId="595F64AC" w14:textId="77777777">
            <w:pPr>
              <w:spacing w:after="0" w:line="259" w:lineRule="auto"/>
              <w:ind w:left="88" w:right="0" w:firstLine="0"/>
              <w:jc w:val="left"/>
            </w:pPr>
            <w:r>
              <w:rPr>
                <w:sz w:val="13"/>
              </w:rPr>
              <w:t>7.00</w:t>
            </w:r>
          </w:p>
        </w:tc>
        <w:tc>
          <w:tcPr>
            <w:tcW w:w="677" w:type="dxa"/>
            <w:tcBorders>
              <w:top w:val="nil"/>
              <w:left w:val="nil"/>
              <w:bottom w:val="nil"/>
              <w:right w:val="nil"/>
            </w:tcBorders>
          </w:tcPr>
          <w:p w:rsidR="001742B9" w:rsidRDefault="00256ADB" w14:paraId="3BA5ED22" w14:textId="77777777">
            <w:pPr>
              <w:spacing w:after="0" w:line="259" w:lineRule="auto"/>
              <w:ind w:left="128" w:right="0" w:firstLine="0"/>
              <w:jc w:val="left"/>
            </w:pPr>
            <w:r>
              <w:rPr>
                <w:sz w:val="13"/>
              </w:rPr>
              <w:t>7.00</w:t>
            </w:r>
          </w:p>
        </w:tc>
        <w:tc>
          <w:tcPr>
            <w:tcW w:w="693" w:type="dxa"/>
            <w:tcBorders>
              <w:top w:val="nil"/>
              <w:left w:val="nil"/>
              <w:bottom w:val="nil"/>
              <w:right w:val="nil"/>
            </w:tcBorders>
          </w:tcPr>
          <w:p w:rsidR="001742B9" w:rsidRDefault="00256ADB" w14:paraId="6786F23D" w14:textId="77777777">
            <w:pPr>
              <w:spacing w:after="0" w:line="259" w:lineRule="auto"/>
              <w:ind w:left="126" w:right="0" w:firstLine="0"/>
              <w:jc w:val="left"/>
            </w:pPr>
            <w:r>
              <w:rPr>
                <w:sz w:val="13"/>
              </w:rPr>
              <w:t>0.00</w:t>
            </w:r>
          </w:p>
        </w:tc>
        <w:tc>
          <w:tcPr>
            <w:tcW w:w="616" w:type="dxa"/>
            <w:tcBorders>
              <w:top w:val="nil"/>
              <w:left w:val="nil"/>
              <w:bottom w:val="nil"/>
              <w:right w:val="nil"/>
            </w:tcBorders>
          </w:tcPr>
          <w:p w:rsidR="001742B9" w:rsidRDefault="00256ADB" w14:paraId="3F07F38A" w14:textId="77777777">
            <w:pPr>
              <w:spacing w:after="0" w:line="259" w:lineRule="auto"/>
              <w:ind w:left="88" w:right="0" w:firstLine="0"/>
              <w:jc w:val="left"/>
            </w:pPr>
            <w:r>
              <w:rPr>
                <w:sz w:val="13"/>
              </w:rPr>
              <w:t>5.38</w:t>
            </w:r>
          </w:p>
        </w:tc>
        <w:tc>
          <w:tcPr>
            <w:tcW w:w="656" w:type="dxa"/>
            <w:tcBorders>
              <w:top w:val="nil"/>
              <w:left w:val="nil"/>
              <w:bottom w:val="nil"/>
              <w:right w:val="nil"/>
            </w:tcBorders>
          </w:tcPr>
          <w:p w:rsidR="001742B9" w:rsidRDefault="00256ADB" w14:paraId="2F16C5C2" w14:textId="77777777">
            <w:pPr>
              <w:spacing w:after="0" w:line="259" w:lineRule="auto"/>
              <w:ind w:left="108" w:right="0" w:firstLine="0"/>
              <w:jc w:val="left"/>
            </w:pPr>
            <w:r>
              <w:rPr>
                <w:sz w:val="13"/>
              </w:rPr>
              <w:t>4.93</w:t>
            </w:r>
          </w:p>
        </w:tc>
        <w:tc>
          <w:tcPr>
            <w:tcW w:w="693" w:type="dxa"/>
            <w:tcBorders>
              <w:top w:val="nil"/>
              <w:left w:val="nil"/>
              <w:bottom w:val="nil"/>
              <w:right w:val="nil"/>
            </w:tcBorders>
          </w:tcPr>
          <w:p w:rsidR="001742B9" w:rsidRDefault="00256ADB" w14:paraId="17AD680A" w14:textId="77777777">
            <w:pPr>
              <w:spacing w:after="0" w:line="259" w:lineRule="auto"/>
              <w:ind w:left="0" w:right="0" w:firstLine="0"/>
              <w:jc w:val="left"/>
            </w:pPr>
            <w:r>
              <w:rPr>
                <w:sz w:val="13"/>
              </w:rPr>
              <w:t>-0.45***</w:t>
            </w:r>
          </w:p>
        </w:tc>
        <w:tc>
          <w:tcPr>
            <w:tcW w:w="616" w:type="dxa"/>
            <w:tcBorders>
              <w:top w:val="nil"/>
              <w:left w:val="nil"/>
              <w:bottom w:val="nil"/>
              <w:right w:val="nil"/>
            </w:tcBorders>
          </w:tcPr>
          <w:p w:rsidR="001742B9" w:rsidRDefault="00256ADB" w14:paraId="727D02D3" w14:textId="77777777">
            <w:pPr>
              <w:spacing w:after="0" w:line="259" w:lineRule="auto"/>
              <w:ind w:left="88" w:right="0" w:firstLine="0"/>
              <w:jc w:val="left"/>
            </w:pPr>
            <w:r>
              <w:rPr>
                <w:sz w:val="13"/>
              </w:rPr>
              <w:t>5.87</w:t>
            </w:r>
          </w:p>
        </w:tc>
        <w:tc>
          <w:tcPr>
            <w:tcW w:w="656" w:type="dxa"/>
            <w:tcBorders>
              <w:top w:val="nil"/>
              <w:left w:val="nil"/>
              <w:bottom w:val="nil"/>
              <w:right w:val="nil"/>
            </w:tcBorders>
          </w:tcPr>
          <w:p w:rsidR="001742B9" w:rsidRDefault="00256ADB" w14:paraId="40E24586" w14:textId="77777777">
            <w:pPr>
              <w:spacing w:after="0" w:line="259" w:lineRule="auto"/>
              <w:ind w:left="108" w:right="0" w:firstLine="0"/>
              <w:jc w:val="left"/>
            </w:pPr>
            <w:r>
              <w:rPr>
                <w:sz w:val="13"/>
              </w:rPr>
              <w:t>6.24</w:t>
            </w:r>
          </w:p>
        </w:tc>
        <w:tc>
          <w:tcPr>
            <w:tcW w:w="550" w:type="dxa"/>
            <w:tcBorders>
              <w:top w:val="nil"/>
              <w:left w:val="nil"/>
              <w:bottom w:val="nil"/>
              <w:right w:val="nil"/>
            </w:tcBorders>
          </w:tcPr>
          <w:p w:rsidR="001742B9" w:rsidRDefault="00256ADB" w14:paraId="4391FCAC" w14:textId="77777777">
            <w:pPr>
              <w:spacing w:after="0" w:line="259" w:lineRule="auto"/>
              <w:ind w:left="69" w:right="0" w:firstLine="0"/>
              <w:jc w:val="left"/>
            </w:pPr>
            <w:r>
              <w:rPr>
                <w:sz w:val="13"/>
              </w:rPr>
              <w:t>0.36*</w:t>
            </w:r>
          </w:p>
        </w:tc>
      </w:tr>
      <w:tr w:rsidR="001742B9" w14:paraId="317EB6A1" w14:textId="77777777">
        <w:trPr>
          <w:trHeight w:val="154"/>
        </w:trPr>
        <w:tc>
          <w:tcPr>
            <w:tcW w:w="3607" w:type="dxa"/>
            <w:tcBorders>
              <w:top w:val="nil"/>
              <w:left w:val="nil"/>
              <w:bottom w:val="nil"/>
              <w:right w:val="nil"/>
            </w:tcBorders>
          </w:tcPr>
          <w:p w:rsidR="001742B9" w:rsidRDefault="001742B9" w14:paraId="0BE2A575"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10F2397F" w14:textId="77777777">
            <w:pPr>
              <w:spacing w:after="0" w:line="259" w:lineRule="auto"/>
              <w:ind w:left="34" w:right="0" w:firstLine="0"/>
              <w:jc w:val="left"/>
            </w:pPr>
            <w:r>
              <w:rPr>
                <w:sz w:val="13"/>
              </w:rPr>
              <w:t>(0.12)</w:t>
            </w:r>
          </w:p>
        </w:tc>
        <w:tc>
          <w:tcPr>
            <w:tcW w:w="677" w:type="dxa"/>
            <w:tcBorders>
              <w:top w:val="nil"/>
              <w:left w:val="nil"/>
              <w:bottom w:val="nil"/>
              <w:right w:val="nil"/>
            </w:tcBorders>
          </w:tcPr>
          <w:p w:rsidR="001742B9" w:rsidRDefault="00256ADB" w14:paraId="37947542" w14:textId="77777777">
            <w:pPr>
              <w:spacing w:after="0" w:line="259" w:lineRule="auto"/>
              <w:ind w:left="75" w:right="0" w:firstLine="0"/>
              <w:jc w:val="left"/>
            </w:pPr>
            <w:r>
              <w:rPr>
                <w:sz w:val="13"/>
              </w:rPr>
              <w:t>(0.00)</w:t>
            </w:r>
          </w:p>
        </w:tc>
        <w:tc>
          <w:tcPr>
            <w:tcW w:w="693" w:type="dxa"/>
            <w:tcBorders>
              <w:top w:val="nil"/>
              <w:left w:val="nil"/>
              <w:bottom w:val="nil"/>
              <w:right w:val="nil"/>
            </w:tcBorders>
          </w:tcPr>
          <w:p w:rsidR="001742B9" w:rsidRDefault="00256ADB" w14:paraId="556340B0" w14:textId="77777777">
            <w:pPr>
              <w:spacing w:after="0" w:line="259" w:lineRule="auto"/>
              <w:ind w:left="73" w:right="0" w:firstLine="0"/>
              <w:jc w:val="left"/>
            </w:pPr>
            <w:r>
              <w:rPr>
                <w:sz w:val="13"/>
              </w:rPr>
              <w:t>(0.32)</w:t>
            </w:r>
          </w:p>
        </w:tc>
        <w:tc>
          <w:tcPr>
            <w:tcW w:w="616" w:type="dxa"/>
            <w:tcBorders>
              <w:top w:val="nil"/>
              <w:left w:val="nil"/>
              <w:bottom w:val="nil"/>
              <w:right w:val="nil"/>
            </w:tcBorders>
          </w:tcPr>
          <w:p w:rsidR="001742B9" w:rsidRDefault="00256ADB" w14:paraId="5BB5865D" w14:textId="77777777">
            <w:pPr>
              <w:spacing w:after="0" w:line="259" w:lineRule="auto"/>
              <w:ind w:left="34" w:right="0" w:firstLine="0"/>
              <w:jc w:val="left"/>
            </w:pPr>
            <w:r>
              <w:rPr>
                <w:sz w:val="13"/>
              </w:rPr>
              <w:t>(2.28)</w:t>
            </w:r>
          </w:p>
        </w:tc>
        <w:tc>
          <w:tcPr>
            <w:tcW w:w="656" w:type="dxa"/>
            <w:tcBorders>
              <w:top w:val="nil"/>
              <w:left w:val="nil"/>
              <w:bottom w:val="nil"/>
              <w:right w:val="nil"/>
            </w:tcBorders>
          </w:tcPr>
          <w:p w:rsidR="001742B9" w:rsidRDefault="00256ADB" w14:paraId="5DF0833D" w14:textId="77777777">
            <w:pPr>
              <w:spacing w:after="0" w:line="259" w:lineRule="auto"/>
              <w:ind w:left="55" w:right="0" w:firstLine="0"/>
              <w:jc w:val="left"/>
            </w:pPr>
            <w:r>
              <w:rPr>
                <w:sz w:val="13"/>
              </w:rPr>
              <w:t>(2.32)</w:t>
            </w:r>
          </w:p>
        </w:tc>
        <w:tc>
          <w:tcPr>
            <w:tcW w:w="693" w:type="dxa"/>
            <w:tcBorders>
              <w:top w:val="nil"/>
              <w:left w:val="nil"/>
              <w:bottom w:val="nil"/>
              <w:right w:val="nil"/>
            </w:tcBorders>
          </w:tcPr>
          <w:p w:rsidR="001742B9" w:rsidRDefault="00256ADB" w14:paraId="6EE792C0"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44F5B68D" w14:textId="77777777">
            <w:pPr>
              <w:spacing w:after="0" w:line="259" w:lineRule="auto"/>
              <w:ind w:left="34" w:right="0" w:firstLine="0"/>
              <w:jc w:val="left"/>
            </w:pPr>
            <w:r>
              <w:rPr>
                <w:sz w:val="13"/>
              </w:rPr>
              <w:t>(1.86)</w:t>
            </w:r>
          </w:p>
        </w:tc>
        <w:tc>
          <w:tcPr>
            <w:tcW w:w="656" w:type="dxa"/>
            <w:tcBorders>
              <w:top w:val="nil"/>
              <w:left w:val="nil"/>
              <w:bottom w:val="nil"/>
              <w:right w:val="nil"/>
            </w:tcBorders>
          </w:tcPr>
          <w:p w:rsidR="001742B9" w:rsidRDefault="00256ADB" w14:paraId="21692128" w14:textId="77777777">
            <w:pPr>
              <w:spacing w:after="0" w:line="259" w:lineRule="auto"/>
              <w:ind w:left="55" w:right="0" w:firstLine="0"/>
              <w:jc w:val="left"/>
            </w:pPr>
            <w:r>
              <w:rPr>
                <w:sz w:val="13"/>
              </w:rPr>
              <w:t>(1.33)</w:t>
            </w:r>
          </w:p>
        </w:tc>
        <w:tc>
          <w:tcPr>
            <w:tcW w:w="550" w:type="dxa"/>
            <w:tcBorders>
              <w:top w:val="nil"/>
              <w:left w:val="nil"/>
              <w:bottom w:val="nil"/>
              <w:right w:val="nil"/>
            </w:tcBorders>
          </w:tcPr>
          <w:p w:rsidR="001742B9" w:rsidRDefault="00256ADB" w14:paraId="5929BE84" w14:textId="77777777">
            <w:pPr>
              <w:spacing w:after="0" w:line="259" w:lineRule="auto"/>
              <w:ind w:left="50" w:right="0" w:firstLine="0"/>
              <w:jc w:val="left"/>
            </w:pPr>
            <w:r>
              <w:rPr>
                <w:sz w:val="13"/>
              </w:rPr>
              <w:t>(0.02)</w:t>
            </w:r>
          </w:p>
        </w:tc>
      </w:tr>
      <w:tr w:rsidR="001742B9" w14:paraId="718B4366" w14:textId="77777777">
        <w:trPr>
          <w:trHeight w:val="154"/>
        </w:trPr>
        <w:tc>
          <w:tcPr>
            <w:tcW w:w="3607" w:type="dxa"/>
            <w:tcBorders>
              <w:top w:val="nil"/>
              <w:left w:val="nil"/>
              <w:bottom w:val="nil"/>
              <w:right w:val="nil"/>
            </w:tcBorders>
          </w:tcPr>
          <w:p w:rsidR="001742B9" w:rsidRDefault="00256ADB" w14:paraId="65310ECF" w14:textId="77777777">
            <w:pPr>
              <w:spacing w:after="0" w:line="259" w:lineRule="auto"/>
              <w:ind w:left="97" w:right="0" w:firstLine="0"/>
              <w:jc w:val="left"/>
            </w:pPr>
            <w:r>
              <w:rPr>
                <w:sz w:val="13"/>
              </w:rPr>
              <w:t>Consumption over the past 7 days (pulses)</w:t>
            </w:r>
          </w:p>
        </w:tc>
        <w:tc>
          <w:tcPr>
            <w:tcW w:w="596" w:type="dxa"/>
            <w:tcBorders>
              <w:top w:val="nil"/>
              <w:left w:val="nil"/>
              <w:bottom w:val="nil"/>
              <w:right w:val="nil"/>
            </w:tcBorders>
          </w:tcPr>
          <w:p w:rsidR="001742B9" w:rsidRDefault="00256ADB" w14:paraId="2612109D" w14:textId="77777777">
            <w:pPr>
              <w:spacing w:after="0" w:line="259" w:lineRule="auto"/>
              <w:ind w:left="88" w:right="0" w:firstLine="0"/>
              <w:jc w:val="left"/>
            </w:pPr>
            <w:r>
              <w:rPr>
                <w:sz w:val="13"/>
              </w:rPr>
              <w:t>1.63</w:t>
            </w:r>
          </w:p>
        </w:tc>
        <w:tc>
          <w:tcPr>
            <w:tcW w:w="677" w:type="dxa"/>
            <w:tcBorders>
              <w:top w:val="nil"/>
              <w:left w:val="nil"/>
              <w:bottom w:val="nil"/>
              <w:right w:val="nil"/>
            </w:tcBorders>
          </w:tcPr>
          <w:p w:rsidR="001742B9" w:rsidRDefault="00256ADB" w14:paraId="1E1422B7" w14:textId="77777777">
            <w:pPr>
              <w:spacing w:after="0" w:line="259" w:lineRule="auto"/>
              <w:ind w:left="128" w:right="0" w:firstLine="0"/>
              <w:jc w:val="left"/>
            </w:pPr>
            <w:r>
              <w:rPr>
                <w:sz w:val="13"/>
              </w:rPr>
              <w:t>1.82</w:t>
            </w:r>
          </w:p>
        </w:tc>
        <w:tc>
          <w:tcPr>
            <w:tcW w:w="693" w:type="dxa"/>
            <w:tcBorders>
              <w:top w:val="nil"/>
              <w:left w:val="nil"/>
              <w:bottom w:val="nil"/>
              <w:right w:val="nil"/>
            </w:tcBorders>
          </w:tcPr>
          <w:p w:rsidR="001742B9" w:rsidRDefault="00256ADB" w14:paraId="05848B7E" w14:textId="77777777">
            <w:pPr>
              <w:spacing w:after="0" w:line="259" w:lineRule="auto"/>
              <w:ind w:left="92" w:right="0" w:firstLine="0"/>
              <w:jc w:val="left"/>
            </w:pPr>
            <w:r>
              <w:rPr>
                <w:sz w:val="13"/>
              </w:rPr>
              <w:t>0.20*</w:t>
            </w:r>
          </w:p>
        </w:tc>
        <w:tc>
          <w:tcPr>
            <w:tcW w:w="616" w:type="dxa"/>
            <w:tcBorders>
              <w:top w:val="nil"/>
              <w:left w:val="nil"/>
              <w:bottom w:val="nil"/>
              <w:right w:val="nil"/>
            </w:tcBorders>
          </w:tcPr>
          <w:p w:rsidR="001742B9" w:rsidRDefault="00256ADB" w14:paraId="48E81F6A" w14:textId="77777777">
            <w:pPr>
              <w:spacing w:after="0" w:line="259" w:lineRule="auto"/>
              <w:ind w:left="88" w:right="0" w:firstLine="0"/>
              <w:jc w:val="left"/>
            </w:pPr>
            <w:r>
              <w:rPr>
                <w:sz w:val="13"/>
              </w:rPr>
              <w:t>2.00</w:t>
            </w:r>
          </w:p>
        </w:tc>
        <w:tc>
          <w:tcPr>
            <w:tcW w:w="656" w:type="dxa"/>
            <w:tcBorders>
              <w:top w:val="nil"/>
              <w:left w:val="nil"/>
              <w:bottom w:val="nil"/>
              <w:right w:val="nil"/>
            </w:tcBorders>
          </w:tcPr>
          <w:p w:rsidR="001742B9" w:rsidRDefault="00256ADB" w14:paraId="0C09F9A8" w14:textId="77777777">
            <w:pPr>
              <w:spacing w:after="0" w:line="259" w:lineRule="auto"/>
              <w:ind w:left="108" w:right="0" w:firstLine="0"/>
              <w:jc w:val="left"/>
            </w:pPr>
            <w:r>
              <w:rPr>
                <w:sz w:val="13"/>
              </w:rPr>
              <w:t>2.50</w:t>
            </w:r>
          </w:p>
        </w:tc>
        <w:tc>
          <w:tcPr>
            <w:tcW w:w="693" w:type="dxa"/>
            <w:tcBorders>
              <w:top w:val="nil"/>
              <w:left w:val="nil"/>
              <w:bottom w:val="nil"/>
              <w:right w:val="nil"/>
            </w:tcBorders>
          </w:tcPr>
          <w:p w:rsidR="001742B9" w:rsidRDefault="00256ADB" w14:paraId="75BB54D4" w14:textId="77777777">
            <w:pPr>
              <w:spacing w:after="0" w:line="259" w:lineRule="auto"/>
              <w:ind w:left="23" w:right="0" w:firstLine="0"/>
              <w:jc w:val="left"/>
            </w:pPr>
            <w:r>
              <w:rPr>
                <w:sz w:val="13"/>
              </w:rPr>
              <w:t>0.50***</w:t>
            </w:r>
          </w:p>
        </w:tc>
        <w:tc>
          <w:tcPr>
            <w:tcW w:w="616" w:type="dxa"/>
            <w:tcBorders>
              <w:top w:val="nil"/>
              <w:left w:val="nil"/>
              <w:bottom w:val="nil"/>
              <w:right w:val="nil"/>
            </w:tcBorders>
          </w:tcPr>
          <w:p w:rsidR="001742B9" w:rsidRDefault="00256ADB" w14:paraId="2EB24F10" w14:textId="77777777">
            <w:pPr>
              <w:spacing w:after="0" w:line="259" w:lineRule="auto"/>
              <w:ind w:left="88" w:right="0" w:firstLine="0"/>
              <w:jc w:val="left"/>
            </w:pPr>
            <w:r>
              <w:rPr>
                <w:sz w:val="13"/>
              </w:rPr>
              <w:t>3.74</w:t>
            </w:r>
          </w:p>
        </w:tc>
        <w:tc>
          <w:tcPr>
            <w:tcW w:w="656" w:type="dxa"/>
            <w:tcBorders>
              <w:top w:val="nil"/>
              <w:left w:val="nil"/>
              <w:bottom w:val="nil"/>
              <w:right w:val="nil"/>
            </w:tcBorders>
          </w:tcPr>
          <w:p w:rsidR="001742B9" w:rsidRDefault="00256ADB" w14:paraId="098FF102" w14:textId="77777777">
            <w:pPr>
              <w:spacing w:after="0" w:line="259" w:lineRule="auto"/>
              <w:ind w:left="108" w:right="0" w:firstLine="0"/>
              <w:jc w:val="left"/>
            </w:pPr>
            <w:r>
              <w:rPr>
                <w:sz w:val="13"/>
              </w:rPr>
              <w:t>3.74</w:t>
            </w:r>
          </w:p>
        </w:tc>
        <w:tc>
          <w:tcPr>
            <w:tcW w:w="550" w:type="dxa"/>
            <w:tcBorders>
              <w:top w:val="nil"/>
              <w:left w:val="nil"/>
              <w:bottom w:val="nil"/>
              <w:right w:val="nil"/>
            </w:tcBorders>
          </w:tcPr>
          <w:p w:rsidR="001742B9" w:rsidRDefault="00256ADB" w14:paraId="721D852F" w14:textId="77777777">
            <w:pPr>
              <w:spacing w:after="0" w:line="259" w:lineRule="auto"/>
              <w:ind w:left="81" w:right="0" w:firstLine="0"/>
              <w:jc w:val="left"/>
            </w:pPr>
            <w:r>
              <w:rPr>
                <w:sz w:val="13"/>
              </w:rPr>
              <w:t>-0.01</w:t>
            </w:r>
          </w:p>
        </w:tc>
      </w:tr>
      <w:tr w:rsidR="001742B9" w14:paraId="54DD6EEA" w14:textId="77777777">
        <w:trPr>
          <w:trHeight w:val="154"/>
        </w:trPr>
        <w:tc>
          <w:tcPr>
            <w:tcW w:w="3607" w:type="dxa"/>
            <w:tcBorders>
              <w:top w:val="nil"/>
              <w:left w:val="nil"/>
              <w:bottom w:val="nil"/>
              <w:right w:val="nil"/>
            </w:tcBorders>
          </w:tcPr>
          <w:p w:rsidR="001742B9" w:rsidRDefault="001742B9" w14:paraId="06A58C7B"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180AF7DE" w14:textId="77777777">
            <w:pPr>
              <w:spacing w:after="0" w:line="259" w:lineRule="auto"/>
              <w:ind w:left="34" w:right="0" w:firstLine="0"/>
              <w:jc w:val="left"/>
            </w:pPr>
            <w:r>
              <w:rPr>
                <w:sz w:val="13"/>
              </w:rPr>
              <w:t>(1.46)</w:t>
            </w:r>
          </w:p>
        </w:tc>
        <w:tc>
          <w:tcPr>
            <w:tcW w:w="677" w:type="dxa"/>
            <w:tcBorders>
              <w:top w:val="nil"/>
              <w:left w:val="nil"/>
              <w:bottom w:val="nil"/>
              <w:right w:val="nil"/>
            </w:tcBorders>
          </w:tcPr>
          <w:p w:rsidR="001742B9" w:rsidRDefault="00256ADB" w14:paraId="77D3C76D" w14:textId="77777777">
            <w:pPr>
              <w:spacing w:after="0" w:line="259" w:lineRule="auto"/>
              <w:ind w:left="75" w:right="0" w:firstLine="0"/>
              <w:jc w:val="left"/>
            </w:pPr>
            <w:r>
              <w:rPr>
                <w:sz w:val="13"/>
              </w:rPr>
              <w:t>(1.55)</w:t>
            </w:r>
          </w:p>
        </w:tc>
        <w:tc>
          <w:tcPr>
            <w:tcW w:w="693" w:type="dxa"/>
            <w:tcBorders>
              <w:top w:val="nil"/>
              <w:left w:val="nil"/>
              <w:bottom w:val="nil"/>
              <w:right w:val="nil"/>
            </w:tcBorders>
          </w:tcPr>
          <w:p w:rsidR="001742B9" w:rsidRDefault="00256ADB" w14:paraId="1296A141" w14:textId="77777777">
            <w:pPr>
              <w:spacing w:after="0" w:line="259" w:lineRule="auto"/>
              <w:ind w:left="73" w:right="0" w:firstLine="0"/>
              <w:jc w:val="left"/>
            </w:pPr>
            <w:r>
              <w:rPr>
                <w:sz w:val="13"/>
              </w:rPr>
              <w:t>(0.03)</w:t>
            </w:r>
          </w:p>
        </w:tc>
        <w:tc>
          <w:tcPr>
            <w:tcW w:w="616" w:type="dxa"/>
            <w:tcBorders>
              <w:top w:val="nil"/>
              <w:left w:val="nil"/>
              <w:bottom w:val="nil"/>
              <w:right w:val="nil"/>
            </w:tcBorders>
          </w:tcPr>
          <w:p w:rsidR="001742B9" w:rsidRDefault="00256ADB" w14:paraId="37B4E972" w14:textId="77777777">
            <w:pPr>
              <w:spacing w:after="0" w:line="259" w:lineRule="auto"/>
              <w:ind w:left="34" w:right="0" w:firstLine="0"/>
              <w:jc w:val="left"/>
            </w:pPr>
            <w:r>
              <w:rPr>
                <w:sz w:val="13"/>
              </w:rPr>
              <w:t>(2.06)</w:t>
            </w:r>
          </w:p>
        </w:tc>
        <w:tc>
          <w:tcPr>
            <w:tcW w:w="656" w:type="dxa"/>
            <w:tcBorders>
              <w:top w:val="nil"/>
              <w:left w:val="nil"/>
              <w:bottom w:val="nil"/>
              <w:right w:val="nil"/>
            </w:tcBorders>
          </w:tcPr>
          <w:p w:rsidR="001742B9" w:rsidRDefault="00256ADB" w14:paraId="326C820C" w14:textId="77777777">
            <w:pPr>
              <w:spacing w:after="0" w:line="259" w:lineRule="auto"/>
              <w:ind w:left="55" w:right="0" w:firstLine="0"/>
              <w:jc w:val="left"/>
            </w:pPr>
            <w:r>
              <w:rPr>
                <w:sz w:val="13"/>
              </w:rPr>
              <w:t>(2.24)</w:t>
            </w:r>
          </w:p>
        </w:tc>
        <w:tc>
          <w:tcPr>
            <w:tcW w:w="693" w:type="dxa"/>
            <w:tcBorders>
              <w:top w:val="nil"/>
              <w:left w:val="nil"/>
              <w:bottom w:val="nil"/>
              <w:right w:val="nil"/>
            </w:tcBorders>
          </w:tcPr>
          <w:p w:rsidR="001742B9" w:rsidRDefault="00256ADB" w14:paraId="07C5D2B7"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4B316D7A" w14:textId="77777777">
            <w:pPr>
              <w:spacing w:after="0" w:line="259" w:lineRule="auto"/>
              <w:ind w:left="34" w:right="0" w:firstLine="0"/>
              <w:jc w:val="left"/>
            </w:pPr>
            <w:r>
              <w:rPr>
                <w:sz w:val="13"/>
              </w:rPr>
              <w:t>(2.33)</w:t>
            </w:r>
          </w:p>
        </w:tc>
        <w:tc>
          <w:tcPr>
            <w:tcW w:w="656" w:type="dxa"/>
            <w:tcBorders>
              <w:top w:val="nil"/>
              <w:left w:val="nil"/>
              <w:bottom w:val="nil"/>
              <w:right w:val="nil"/>
            </w:tcBorders>
          </w:tcPr>
          <w:p w:rsidR="001742B9" w:rsidRDefault="00256ADB" w14:paraId="4241C799" w14:textId="77777777">
            <w:pPr>
              <w:spacing w:after="0" w:line="259" w:lineRule="auto"/>
              <w:ind w:left="55" w:right="0" w:firstLine="0"/>
              <w:jc w:val="left"/>
            </w:pPr>
            <w:r>
              <w:rPr>
                <w:sz w:val="13"/>
              </w:rPr>
              <w:t>(2.08)</w:t>
            </w:r>
          </w:p>
        </w:tc>
        <w:tc>
          <w:tcPr>
            <w:tcW w:w="550" w:type="dxa"/>
            <w:tcBorders>
              <w:top w:val="nil"/>
              <w:left w:val="nil"/>
              <w:bottom w:val="nil"/>
              <w:right w:val="nil"/>
            </w:tcBorders>
          </w:tcPr>
          <w:p w:rsidR="001742B9" w:rsidRDefault="00256ADB" w14:paraId="70931018" w14:textId="77777777">
            <w:pPr>
              <w:spacing w:after="0" w:line="259" w:lineRule="auto"/>
              <w:ind w:left="50" w:right="0" w:firstLine="0"/>
              <w:jc w:val="left"/>
            </w:pPr>
            <w:r>
              <w:rPr>
                <w:sz w:val="13"/>
              </w:rPr>
              <w:t>(0.98)</w:t>
            </w:r>
          </w:p>
        </w:tc>
      </w:tr>
      <w:tr w:rsidR="001742B9" w14:paraId="043E83DA" w14:textId="77777777">
        <w:trPr>
          <w:trHeight w:val="154"/>
        </w:trPr>
        <w:tc>
          <w:tcPr>
            <w:tcW w:w="3607" w:type="dxa"/>
            <w:tcBorders>
              <w:top w:val="nil"/>
              <w:left w:val="nil"/>
              <w:bottom w:val="nil"/>
              <w:right w:val="nil"/>
            </w:tcBorders>
          </w:tcPr>
          <w:p w:rsidR="001742B9" w:rsidRDefault="00256ADB" w14:paraId="4DF4ED22" w14:textId="77777777">
            <w:pPr>
              <w:spacing w:after="0" w:line="259" w:lineRule="auto"/>
              <w:ind w:left="97" w:right="0" w:firstLine="0"/>
              <w:jc w:val="left"/>
            </w:pPr>
            <w:r>
              <w:rPr>
                <w:sz w:val="13"/>
              </w:rPr>
              <w:t>Consumption over the past 7 days (dairy products)</w:t>
            </w:r>
          </w:p>
        </w:tc>
        <w:tc>
          <w:tcPr>
            <w:tcW w:w="596" w:type="dxa"/>
            <w:tcBorders>
              <w:top w:val="nil"/>
              <w:left w:val="nil"/>
              <w:bottom w:val="nil"/>
              <w:right w:val="nil"/>
            </w:tcBorders>
          </w:tcPr>
          <w:p w:rsidR="001742B9" w:rsidRDefault="00256ADB" w14:paraId="483A214B" w14:textId="77777777">
            <w:pPr>
              <w:spacing w:after="0" w:line="259" w:lineRule="auto"/>
              <w:ind w:left="88" w:right="0" w:firstLine="0"/>
              <w:jc w:val="left"/>
            </w:pPr>
            <w:r>
              <w:rPr>
                <w:sz w:val="13"/>
              </w:rPr>
              <w:t>0.17</w:t>
            </w:r>
          </w:p>
        </w:tc>
        <w:tc>
          <w:tcPr>
            <w:tcW w:w="677" w:type="dxa"/>
            <w:tcBorders>
              <w:top w:val="nil"/>
              <w:left w:val="nil"/>
              <w:bottom w:val="nil"/>
              <w:right w:val="nil"/>
            </w:tcBorders>
          </w:tcPr>
          <w:p w:rsidR="001742B9" w:rsidRDefault="00256ADB" w14:paraId="791C2251" w14:textId="77777777">
            <w:pPr>
              <w:spacing w:after="0" w:line="259" w:lineRule="auto"/>
              <w:ind w:left="128" w:right="0" w:firstLine="0"/>
              <w:jc w:val="left"/>
            </w:pPr>
            <w:r>
              <w:rPr>
                <w:sz w:val="13"/>
              </w:rPr>
              <w:t>0.18</w:t>
            </w:r>
          </w:p>
        </w:tc>
        <w:tc>
          <w:tcPr>
            <w:tcW w:w="693" w:type="dxa"/>
            <w:tcBorders>
              <w:top w:val="nil"/>
              <w:left w:val="nil"/>
              <w:bottom w:val="nil"/>
              <w:right w:val="nil"/>
            </w:tcBorders>
          </w:tcPr>
          <w:p w:rsidR="001742B9" w:rsidRDefault="00256ADB" w14:paraId="475D8918" w14:textId="77777777">
            <w:pPr>
              <w:spacing w:after="0" w:line="259" w:lineRule="auto"/>
              <w:ind w:left="126" w:right="0" w:firstLine="0"/>
              <w:jc w:val="left"/>
            </w:pPr>
            <w:r>
              <w:rPr>
                <w:sz w:val="13"/>
              </w:rPr>
              <w:t>0.01</w:t>
            </w:r>
          </w:p>
        </w:tc>
        <w:tc>
          <w:tcPr>
            <w:tcW w:w="616" w:type="dxa"/>
            <w:tcBorders>
              <w:top w:val="nil"/>
              <w:left w:val="nil"/>
              <w:bottom w:val="nil"/>
              <w:right w:val="nil"/>
            </w:tcBorders>
          </w:tcPr>
          <w:p w:rsidR="001742B9" w:rsidRDefault="00256ADB" w14:paraId="6A61275F" w14:textId="77777777">
            <w:pPr>
              <w:spacing w:after="0" w:line="259" w:lineRule="auto"/>
              <w:ind w:left="88" w:right="0" w:firstLine="0"/>
              <w:jc w:val="left"/>
            </w:pPr>
            <w:r>
              <w:rPr>
                <w:sz w:val="13"/>
              </w:rPr>
              <w:t>1.38</w:t>
            </w:r>
          </w:p>
        </w:tc>
        <w:tc>
          <w:tcPr>
            <w:tcW w:w="656" w:type="dxa"/>
            <w:tcBorders>
              <w:top w:val="nil"/>
              <w:left w:val="nil"/>
              <w:bottom w:val="nil"/>
              <w:right w:val="nil"/>
            </w:tcBorders>
          </w:tcPr>
          <w:p w:rsidR="001742B9" w:rsidRDefault="00256ADB" w14:paraId="2C30568F" w14:textId="77777777">
            <w:pPr>
              <w:spacing w:after="0" w:line="259" w:lineRule="auto"/>
              <w:ind w:left="108" w:right="0" w:firstLine="0"/>
              <w:jc w:val="left"/>
            </w:pPr>
            <w:r>
              <w:rPr>
                <w:sz w:val="13"/>
              </w:rPr>
              <w:t>2.03</w:t>
            </w:r>
          </w:p>
        </w:tc>
        <w:tc>
          <w:tcPr>
            <w:tcW w:w="693" w:type="dxa"/>
            <w:tcBorders>
              <w:top w:val="nil"/>
              <w:left w:val="nil"/>
              <w:bottom w:val="nil"/>
              <w:right w:val="nil"/>
            </w:tcBorders>
          </w:tcPr>
          <w:p w:rsidR="001742B9" w:rsidRDefault="00256ADB" w14:paraId="557566C4" w14:textId="77777777">
            <w:pPr>
              <w:spacing w:after="0" w:line="259" w:lineRule="auto"/>
              <w:ind w:left="23" w:right="0" w:firstLine="0"/>
              <w:jc w:val="left"/>
            </w:pPr>
            <w:r>
              <w:rPr>
                <w:sz w:val="13"/>
              </w:rPr>
              <w:t>0.65***</w:t>
            </w:r>
          </w:p>
        </w:tc>
        <w:tc>
          <w:tcPr>
            <w:tcW w:w="616" w:type="dxa"/>
            <w:tcBorders>
              <w:top w:val="nil"/>
              <w:left w:val="nil"/>
              <w:bottom w:val="nil"/>
              <w:right w:val="nil"/>
            </w:tcBorders>
          </w:tcPr>
          <w:p w:rsidR="001742B9" w:rsidRDefault="00256ADB" w14:paraId="13F45D99" w14:textId="77777777">
            <w:pPr>
              <w:spacing w:after="0" w:line="259" w:lineRule="auto"/>
              <w:ind w:left="88" w:right="0" w:firstLine="0"/>
              <w:jc w:val="left"/>
            </w:pPr>
            <w:r>
              <w:rPr>
                <w:sz w:val="13"/>
              </w:rPr>
              <w:t>0.50</w:t>
            </w:r>
          </w:p>
        </w:tc>
        <w:tc>
          <w:tcPr>
            <w:tcW w:w="656" w:type="dxa"/>
            <w:tcBorders>
              <w:top w:val="nil"/>
              <w:left w:val="nil"/>
              <w:bottom w:val="nil"/>
              <w:right w:val="nil"/>
            </w:tcBorders>
          </w:tcPr>
          <w:p w:rsidR="001742B9" w:rsidRDefault="00256ADB" w14:paraId="20B77BBE" w14:textId="77777777">
            <w:pPr>
              <w:spacing w:after="0" w:line="259" w:lineRule="auto"/>
              <w:ind w:left="108" w:right="0" w:firstLine="0"/>
              <w:jc w:val="left"/>
            </w:pPr>
            <w:r>
              <w:rPr>
                <w:sz w:val="13"/>
              </w:rPr>
              <w:t>1.14</w:t>
            </w:r>
          </w:p>
        </w:tc>
        <w:tc>
          <w:tcPr>
            <w:tcW w:w="550" w:type="dxa"/>
            <w:tcBorders>
              <w:top w:val="nil"/>
              <w:left w:val="nil"/>
              <w:bottom w:val="nil"/>
              <w:right w:val="nil"/>
            </w:tcBorders>
          </w:tcPr>
          <w:p w:rsidR="001742B9" w:rsidRDefault="00256ADB" w14:paraId="3A12F49A" w14:textId="77777777">
            <w:pPr>
              <w:spacing w:after="0" w:line="259" w:lineRule="auto"/>
              <w:ind w:left="34" w:right="0" w:firstLine="0"/>
              <w:jc w:val="left"/>
            </w:pPr>
            <w:r>
              <w:rPr>
                <w:sz w:val="13"/>
              </w:rPr>
              <w:t>0.64**</w:t>
            </w:r>
          </w:p>
        </w:tc>
      </w:tr>
      <w:tr w:rsidR="001742B9" w14:paraId="3182FE44" w14:textId="77777777">
        <w:trPr>
          <w:trHeight w:val="154"/>
        </w:trPr>
        <w:tc>
          <w:tcPr>
            <w:tcW w:w="3607" w:type="dxa"/>
            <w:tcBorders>
              <w:top w:val="nil"/>
              <w:left w:val="nil"/>
              <w:bottom w:val="nil"/>
              <w:right w:val="nil"/>
            </w:tcBorders>
          </w:tcPr>
          <w:p w:rsidR="001742B9" w:rsidRDefault="001742B9" w14:paraId="6D54F5BE"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6F647906" w14:textId="77777777">
            <w:pPr>
              <w:spacing w:after="0" w:line="259" w:lineRule="auto"/>
              <w:ind w:left="34" w:right="0" w:firstLine="0"/>
              <w:jc w:val="left"/>
            </w:pPr>
            <w:r>
              <w:rPr>
                <w:sz w:val="13"/>
              </w:rPr>
              <w:t>(0.67)</w:t>
            </w:r>
          </w:p>
        </w:tc>
        <w:tc>
          <w:tcPr>
            <w:tcW w:w="677" w:type="dxa"/>
            <w:tcBorders>
              <w:top w:val="nil"/>
              <w:left w:val="nil"/>
              <w:bottom w:val="nil"/>
              <w:right w:val="nil"/>
            </w:tcBorders>
          </w:tcPr>
          <w:p w:rsidR="001742B9" w:rsidRDefault="00256ADB" w14:paraId="7C83D6E2" w14:textId="77777777">
            <w:pPr>
              <w:spacing w:after="0" w:line="259" w:lineRule="auto"/>
              <w:ind w:left="75" w:right="0" w:firstLine="0"/>
              <w:jc w:val="left"/>
            </w:pPr>
            <w:r>
              <w:rPr>
                <w:sz w:val="13"/>
              </w:rPr>
              <w:t>(0.62)</w:t>
            </w:r>
          </w:p>
        </w:tc>
        <w:tc>
          <w:tcPr>
            <w:tcW w:w="693" w:type="dxa"/>
            <w:tcBorders>
              <w:top w:val="nil"/>
              <w:left w:val="nil"/>
              <w:bottom w:val="nil"/>
              <w:right w:val="nil"/>
            </w:tcBorders>
          </w:tcPr>
          <w:p w:rsidR="001742B9" w:rsidRDefault="00256ADB" w14:paraId="68D7981B" w14:textId="77777777">
            <w:pPr>
              <w:spacing w:after="0" w:line="259" w:lineRule="auto"/>
              <w:ind w:left="73" w:right="0" w:firstLine="0"/>
              <w:jc w:val="left"/>
            </w:pPr>
            <w:r>
              <w:rPr>
                <w:sz w:val="13"/>
              </w:rPr>
              <w:t>(0.79)</w:t>
            </w:r>
          </w:p>
        </w:tc>
        <w:tc>
          <w:tcPr>
            <w:tcW w:w="616" w:type="dxa"/>
            <w:tcBorders>
              <w:top w:val="nil"/>
              <w:left w:val="nil"/>
              <w:bottom w:val="nil"/>
              <w:right w:val="nil"/>
            </w:tcBorders>
          </w:tcPr>
          <w:p w:rsidR="001742B9" w:rsidRDefault="00256ADB" w14:paraId="31F33553" w14:textId="77777777">
            <w:pPr>
              <w:spacing w:after="0" w:line="259" w:lineRule="auto"/>
              <w:ind w:left="34" w:right="0" w:firstLine="0"/>
              <w:jc w:val="left"/>
            </w:pPr>
            <w:r>
              <w:rPr>
                <w:sz w:val="13"/>
              </w:rPr>
              <w:t>(2.02)</w:t>
            </w:r>
          </w:p>
        </w:tc>
        <w:tc>
          <w:tcPr>
            <w:tcW w:w="656" w:type="dxa"/>
            <w:tcBorders>
              <w:top w:val="nil"/>
              <w:left w:val="nil"/>
              <w:bottom w:val="nil"/>
              <w:right w:val="nil"/>
            </w:tcBorders>
          </w:tcPr>
          <w:p w:rsidR="001742B9" w:rsidRDefault="00256ADB" w14:paraId="5A51921C" w14:textId="77777777">
            <w:pPr>
              <w:spacing w:after="0" w:line="259" w:lineRule="auto"/>
              <w:ind w:left="55" w:right="0" w:firstLine="0"/>
              <w:jc w:val="left"/>
            </w:pPr>
            <w:r>
              <w:rPr>
                <w:sz w:val="13"/>
              </w:rPr>
              <w:t>(2.32)</w:t>
            </w:r>
          </w:p>
        </w:tc>
        <w:tc>
          <w:tcPr>
            <w:tcW w:w="693" w:type="dxa"/>
            <w:tcBorders>
              <w:top w:val="nil"/>
              <w:left w:val="nil"/>
              <w:bottom w:val="nil"/>
              <w:right w:val="nil"/>
            </w:tcBorders>
          </w:tcPr>
          <w:p w:rsidR="001742B9" w:rsidRDefault="00256ADB" w14:paraId="065F17AA"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091B7FEC" w14:textId="77777777">
            <w:pPr>
              <w:spacing w:after="0" w:line="259" w:lineRule="auto"/>
              <w:ind w:left="34" w:right="0" w:firstLine="0"/>
              <w:jc w:val="left"/>
            </w:pPr>
            <w:r>
              <w:rPr>
                <w:sz w:val="13"/>
              </w:rPr>
              <w:t>(1.57)</w:t>
            </w:r>
          </w:p>
        </w:tc>
        <w:tc>
          <w:tcPr>
            <w:tcW w:w="656" w:type="dxa"/>
            <w:tcBorders>
              <w:top w:val="nil"/>
              <w:left w:val="nil"/>
              <w:bottom w:val="nil"/>
              <w:right w:val="nil"/>
            </w:tcBorders>
          </w:tcPr>
          <w:p w:rsidR="001742B9" w:rsidRDefault="00256ADB" w14:paraId="7F0725D2" w14:textId="77777777">
            <w:pPr>
              <w:spacing w:after="0" w:line="259" w:lineRule="auto"/>
              <w:ind w:left="55" w:right="0" w:firstLine="0"/>
              <w:jc w:val="left"/>
            </w:pPr>
            <w:r>
              <w:rPr>
                <w:sz w:val="13"/>
              </w:rPr>
              <w:t>(2.27)</w:t>
            </w:r>
          </w:p>
        </w:tc>
        <w:tc>
          <w:tcPr>
            <w:tcW w:w="550" w:type="dxa"/>
            <w:tcBorders>
              <w:top w:val="nil"/>
              <w:left w:val="nil"/>
              <w:bottom w:val="nil"/>
              <w:right w:val="nil"/>
            </w:tcBorders>
          </w:tcPr>
          <w:p w:rsidR="001742B9" w:rsidRDefault="00256ADB" w14:paraId="5042E61E" w14:textId="77777777">
            <w:pPr>
              <w:spacing w:after="0" w:line="259" w:lineRule="auto"/>
              <w:ind w:left="50" w:right="0" w:firstLine="0"/>
              <w:jc w:val="left"/>
            </w:pPr>
            <w:r>
              <w:rPr>
                <w:sz w:val="13"/>
              </w:rPr>
              <w:t>(0.00)</w:t>
            </w:r>
          </w:p>
        </w:tc>
      </w:tr>
      <w:tr w:rsidR="001742B9" w14:paraId="5BE98429" w14:textId="77777777">
        <w:trPr>
          <w:trHeight w:val="154"/>
        </w:trPr>
        <w:tc>
          <w:tcPr>
            <w:tcW w:w="3607" w:type="dxa"/>
            <w:tcBorders>
              <w:top w:val="nil"/>
              <w:left w:val="nil"/>
              <w:bottom w:val="nil"/>
              <w:right w:val="nil"/>
            </w:tcBorders>
          </w:tcPr>
          <w:p w:rsidR="001742B9" w:rsidRDefault="00256ADB" w14:paraId="096149BA" w14:textId="77777777">
            <w:pPr>
              <w:spacing w:after="0" w:line="259" w:lineRule="auto"/>
              <w:ind w:left="97" w:right="0" w:firstLine="0"/>
              <w:jc w:val="left"/>
            </w:pPr>
            <w:r>
              <w:rPr>
                <w:sz w:val="13"/>
              </w:rPr>
              <w:t>Consumption over the past 7 days (protein-rich foods)</w:t>
            </w:r>
          </w:p>
        </w:tc>
        <w:tc>
          <w:tcPr>
            <w:tcW w:w="596" w:type="dxa"/>
            <w:tcBorders>
              <w:top w:val="nil"/>
              <w:left w:val="nil"/>
              <w:bottom w:val="nil"/>
              <w:right w:val="nil"/>
            </w:tcBorders>
          </w:tcPr>
          <w:p w:rsidR="001742B9" w:rsidRDefault="00256ADB" w14:paraId="745621EF" w14:textId="77777777">
            <w:pPr>
              <w:spacing w:after="0" w:line="259" w:lineRule="auto"/>
              <w:ind w:left="88" w:right="0" w:firstLine="0"/>
              <w:jc w:val="left"/>
            </w:pPr>
            <w:r>
              <w:rPr>
                <w:sz w:val="13"/>
              </w:rPr>
              <w:t>3.22</w:t>
            </w:r>
          </w:p>
        </w:tc>
        <w:tc>
          <w:tcPr>
            <w:tcW w:w="677" w:type="dxa"/>
            <w:tcBorders>
              <w:top w:val="nil"/>
              <w:left w:val="nil"/>
              <w:bottom w:val="nil"/>
              <w:right w:val="nil"/>
            </w:tcBorders>
          </w:tcPr>
          <w:p w:rsidR="001742B9" w:rsidRDefault="00256ADB" w14:paraId="2760C4F6" w14:textId="77777777">
            <w:pPr>
              <w:spacing w:after="0" w:line="259" w:lineRule="auto"/>
              <w:ind w:left="128" w:right="0" w:firstLine="0"/>
              <w:jc w:val="left"/>
            </w:pPr>
            <w:r>
              <w:rPr>
                <w:sz w:val="13"/>
              </w:rPr>
              <w:t>3.01</w:t>
            </w:r>
          </w:p>
        </w:tc>
        <w:tc>
          <w:tcPr>
            <w:tcW w:w="693" w:type="dxa"/>
            <w:tcBorders>
              <w:top w:val="nil"/>
              <w:left w:val="nil"/>
              <w:bottom w:val="nil"/>
              <w:right w:val="nil"/>
            </w:tcBorders>
          </w:tcPr>
          <w:p w:rsidR="001742B9" w:rsidRDefault="00256ADB" w14:paraId="4670E3DD" w14:textId="77777777">
            <w:pPr>
              <w:spacing w:after="0" w:line="259" w:lineRule="auto"/>
              <w:ind w:left="103" w:right="0" w:firstLine="0"/>
              <w:jc w:val="left"/>
            </w:pPr>
            <w:r>
              <w:rPr>
                <w:sz w:val="13"/>
              </w:rPr>
              <w:t>-0.21</w:t>
            </w:r>
          </w:p>
        </w:tc>
        <w:tc>
          <w:tcPr>
            <w:tcW w:w="616" w:type="dxa"/>
            <w:tcBorders>
              <w:top w:val="nil"/>
              <w:left w:val="nil"/>
              <w:bottom w:val="nil"/>
              <w:right w:val="nil"/>
            </w:tcBorders>
          </w:tcPr>
          <w:p w:rsidR="001742B9" w:rsidRDefault="00256ADB" w14:paraId="73E26E99" w14:textId="77777777">
            <w:pPr>
              <w:spacing w:after="0" w:line="259" w:lineRule="auto"/>
              <w:ind w:left="88" w:right="0" w:firstLine="0"/>
              <w:jc w:val="left"/>
            </w:pPr>
            <w:r>
              <w:rPr>
                <w:sz w:val="13"/>
              </w:rPr>
              <w:t>3.03</w:t>
            </w:r>
          </w:p>
        </w:tc>
        <w:tc>
          <w:tcPr>
            <w:tcW w:w="656" w:type="dxa"/>
            <w:tcBorders>
              <w:top w:val="nil"/>
              <w:left w:val="nil"/>
              <w:bottom w:val="nil"/>
              <w:right w:val="nil"/>
            </w:tcBorders>
          </w:tcPr>
          <w:p w:rsidR="001742B9" w:rsidRDefault="00256ADB" w14:paraId="50B9D134" w14:textId="77777777">
            <w:pPr>
              <w:spacing w:after="0" w:line="259" w:lineRule="auto"/>
              <w:ind w:left="108" w:right="0" w:firstLine="0"/>
              <w:jc w:val="left"/>
            </w:pPr>
            <w:r>
              <w:rPr>
                <w:sz w:val="13"/>
              </w:rPr>
              <w:t>3.48</w:t>
            </w:r>
          </w:p>
        </w:tc>
        <w:tc>
          <w:tcPr>
            <w:tcW w:w="693" w:type="dxa"/>
            <w:tcBorders>
              <w:top w:val="nil"/>
              <w:left w:val="nil"/>
              <w:bottom w:val="nil"/>
              <w:right w:val="nil"/>
            </w:tcBorders>
          </w:tcPr>
          <w:p w:rsidR="001742B9" w:rsidRDefault="00256ADB" w14:paraId="039B87D8" w14:textId="77777777">
            <w:pPr>
              <w:spacing w:after="0" w:line="259" w:lineRule="auto"/>
              <w:ind w:left="23" w:right="0" w:firstLine="0"/>
              <w:jc w:val="left"/>
            </w:pPr>
            <w:r>
              <w:rPr>
                <w:sz w:val="13"/>
              </w:rPr>
              <w:t>0.44***</w:t>
            </w:r>
          </w:p>
        </w:tc>
        <w:tc>
          <w:tcPr>
            <w:tcW w:w="616" w:type="dxa"/>
            <w:tcBorders>
              <w:top w:val="nil"/>
              <w:left w:val="nil"/>
              <w:bottom w:val="nil"/>
              <w:right w:val="nil"/>
            </w:tcBorders>
          </w:tcPr>
          <w:p w:rsidR="001742B9" w:rsidRDefault="00256ADB" w14:paraId="00B715AE" w14:textId="77777777">
            <w:pPr>
              <w:spacing w:after="0" w:line="259" w:lineRule="auto"/>
              <w:ind w:left="88" w:right="0" w:firstLine="0"/>
              <w:jc w:val="left"/>
            </w:pPr>
            <w:r>
              <w:rPr>
                <w:sz w:val="13"/>
              </w:rPr>
              <w:t>1.72</w:t>
            </w:r>
          </w:p>
        </w:tc>
        <w:tc>
          <w:tcPr>
            <w:tcW w:w="656" w:type="dxa"/>
            <w:tcBorders>
              <w:top w:val="nil"/>
              <w:left w:val="nil"/>
              <w:bottom w:val="nil"/>
              <w:right w:val="nil"/>
            </w:tcBorders>
          </w:tcPr>
          <w:p w:rsidR="001742B9" w:rsidRDefault="00256ADB" w14:paraId="0AC76E22" w14:textId="77777777">
            <w:pPr>
              <w:spacing w:after="0" w:line="259" w:lineRule="auto"/>
              <w:ind w:left="108" w:right="0" w:firstLine="0"/>
              <w:jc w:val="left"/>
            </w:pPr>
            <w:r>
              <w:rPr>
                <w:sz w:val="13"/>
              </w:rPr>
              <w:t>2.09</w:t>
            </w:r>
          </w:p>
        </w:tc>
        <w:tc>
          <w:tcPr>
            <w:tcW w:w="550" w:type="dxa"/>
            <w:tcBorders>
              <w:top w:val="nil"/>
              <w:left w:val="nil"/>
              <w:bottom w:val="nil"/>
              <w:right w:val="nil"/>
            </w:tcBorders>
          </w:tcPr>
          <w:p w:rsidR="001742B9" w:rsidRDefault="00256ADB" w14:paraId="1FD8D17E" w14:textId="77777777">
            <w:pPr>
              <w:spacing w:after="0" w:line="259" w:lineRule="auto"/>
              <w:ind w:left="69" w:right="0" w:firstLine="0"/>
              <w:jc w:val="left"/>
            </w:pPr>
            <w:r>
              <w:rPr>
                <w:sz w:val="13"/>
              </w:rPr>
              <w:t>0.37*</w:t>
            </w:r>
          </w:p>
        </w:tc>
      </w:tr>
      <w:tr w:rsidR="001742B9" w14:paraId="6258E687" w14:textId="77777777">
        <w:trPr>
          <w:trHeight w:val="154"/>
        </w:trPr>
        <w:tc>
          <w:tcPr>
            <w:tcW w:w="3607" w:type="dxa"/>
            <w:tcBorders>
              <w:top w:val="nil"/>
              <w:left w:val="nil"/>
              <w:bottom w:val="nil"/>
              <w:right w:val="nil"/>
            </w:tcBorders>
          </w:tcPr>
          <w:p w:rsidR="001742B9" w:rsidRDefault="001742B9" w14:paraId="287FEFA0"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4F189D5F" w14:textId="77777777">
            <w:pPr>
              <w:spacing w:after="0" w:line="259" w:lineRule="auto"/>
              <w:ind w:left="34" w:right="0" w:firstLine="0"/>
              <w:jc w:val="left"/>
            </w:pPr>
            <w:r>
              <w:rPr>
                <w:sz w:val="13"/>
              </w:rPr>
              <w:t>(2.05)</w:t>
            </w:r>
          </w:p>
        </w:tc>
        <w:tc>
          <w:tcPr>
            <w:tcW w:w="677" w:type="dxa"/>
            <w:tcBorders>
              <w:top w:val="nil"/>
              <w:left w:val="nil"/>
              <w:bottom w:val="nil"/>
              <w:right w:val="nil"/>
            </w:tcBorders>
          </w:tcPr>
          <w:p w:rsidR="001742B9" w:rsidRDefault="00256ADB" w14:paraId="7E5A33F4" w14:textId="77777777">
            <w:pPr>
              <w:spacing w:after="0" w:line="259" w:lineRule="auto"/>
              <w:ind w:left="75" w:right="0" w:firstLine="0"/>
              <w:jc w:val="left"/>
            </w:pPr>
            <w:r>
              <w:rPr>
                <w:sz w:val="13"/>
              </w:rPr>
              <w:t>(1.97)</w:t>
            </w:r>
          </w:p>
        </w:tc>
        <w:tc>
          <w:tcPr>
            <w:tcW w:w="693" w:type="dxa"/>
            <w:tcBorders>
              <w:top w:val="nil"/>
              <w:left w:val="nil"/>
              <w:bottom w:val="nil"/>
              <w:right w:val="nil"/>
            </w:tcBorders>
          </w:tcPr>
          <w:p w:rsidR="001742B9" w:rsidRDefault="00256ADB" w14:paraId="65880DCD" w14:textId="77777777">
            <w:pPr>
              <w:spacing w:after="0" w:line="259" w:lineRule="auto"/>
              <w:ind w:left="73" w:right="0" w:firstLine="0"/>
              <w:jc w:val="left"/>
            </w:pPr>
            <w:r>
              <w:rPr>
                <w:sz w:val="13"/>
              </w:rPr>
              <w:t>(0.09)</w:t>
            </w:r>
          </w:p>
        </w:tc>
        <w:tc>
          <w:tcPr>
            <w:tcW w:w="616" w:type="dxa"/>
            <w:tcBorders>
              <w:top w:val="nil"/>
              <w:left w:val="nil"/>
              <w:bottom w:val="nil"/>
              <w:right w:val="nil"/>
            </w:tcBorders>
          </w:tcPr>
          <w:p w:rsidR="001742B9" w:rsidRDefault="00256ADB" w14:paraId="2F865C8C" w14:textId="77777777">
            <w:pPr>
              <w:spacing w:after="0" w:line="259" w:lineRule="auto"/>
              <w:ind w:left="34" w:right="0" w:firstLine="0"/>
              <w:jc w:val="left"/>
            </w:pPr>
            <w:r>
              <w:rPr>
                <w:sz w:val="13"/>
              </w:rPr>
              <w:t>(2.42)</w:t>
            </w:r>
          </w:p>
        </w:tc>
        <w:tc>
          <w:tcPr>
            <w:tcW w:w="656" w:type="dxa"/>
            <w:tcBorders>
              <w:top w:val="nil"/>
              <w:left w:val="nil"/>
              <w:bottom w:val="nil"/>
              <w:right w:val="nil"/>
            </w:tcBorders>
          </w:tcPr>
          <w:p w:rsidR="001742B9" w:rsidRDefault="00256ADB" w14:paraId="50992FFD" w14:textId="77777777">
            <w:pPr>
              <w:spacing w:after="0" w:line="259" w:lineRule="auto"/>
              <w:ind w:left="55" w:right="0" w:firstLine="0"/>
              <w:jc w:val="left"/>
            </w:pPr>
            <w:r>
              <w:rPr>
                <w:sz w:val="13"/>
              </w:rPr>
              <w:t>(2.39)</w:t>
            </w:r>
          </w:p>
        </w:tc>
        <w:tc>
          <w:tcPr>
            <w:tcW w:w="693" w:type="dxa"/>
            <w:tcBorders>
              <w:top w:val="nil"/>
              <w:left w:val="nil"/>
              <w:bottom w:val="nil"/>
              <w:right w:val="nil"/>
            </w:tcBorders>
          </w:tcPr>
          <w:p w:rsidR="001742B9" w:rsidRDefault="00256ADB" w14:paraId="1FD2E18B"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782342CC" w14:textId="77777777">
            <w:pPr>
              <w:spacing w:after="0" w:line="259" w:lineRule="auto"/>
              <w:ind w:left="34" w:right="0" w:firstLine="0"/>
              <w:jc w:val="left"/>
            </w:pPr>
            <w:r>
              <w:rPr>
                <w:sz w:val="13"/>
              </w:rPr>
              <w:t>(1.81)</w:t>
            </w:r>
          </w:p>
        </w:tc>
        <w:tc>
          <w:tcPr>
            <w:tcW w:w="656" w:type="dxa"/>
            <w:tcBorders>
              <w:top w:val="nil"/>
              <w:left w:val="nil"/>
              <w:bottom w:val="nil"/>
              <w:right w:val="nil"/>
            </w:tcBorders>
          </w:tcPr>
          <w:p w:rsidR="001742B9" w:rsidRDefault="00256ADB" w14:paraId="7BC679E0" w14:textId="77777777">
            <w:pPr>
              <w:spacing w:after="0" w:line="259" w:lineRule="auto"/>
              <w:ind w:left="55" w:right="0" w:firstLine="0"/>
              <w:jc w:val="left"/>
            </w:pPr>
            <w:r>
              <w:rPr>
                <w:sz w:val="13"/>
              </w:rPr>
              <w:t>(1.81)</w:t>
            </w:r>
          </w:p>
        </w:tc>
        <w:tc>
          <w:tcPr>
            <w:tcW w:w="550" w:type="dxa"/>
            <w:tcBorders>
              <w:top w:val="nil"/>
              <w:left w:val="nil"/>
              <w:bottom w:val="nil"/>
              <w:right w:val="nil"/>
            </w:tcBorders>
          </w:tcPr>
          <w:p w:rsidR="001742B9" w:rsidRDefault="00256ADB" w14:paraId="083E8AA1" w14:textId="77777777">
            <w:pPr>
              <w:spacing w:after="0" w:line="259" w:lineRule="auto"/>
              <w:ind w:left="50" w:right="0" w:firstLine="0"/>
              <w:jc w:val="left"/>
            </w:pPr>
            <w:r>
              <w:rPr>
                <w:sz w:val="13"/>
              </w:rPr>
              <w:t>(0.04)</w:t>
            </w:r>
          </w:p>
        </w:tc>
      </w:tr>
      <w:tr w:rsidR="001742B9" w14:paraId="7A1DCDFD" w14:textId="77777777">
        <w:trPr>
          <w:trHeight w:val="154"/>
        </w:trPr>
        <w:tc>
          <w:tcPr>
            <w:tcW w:w="3607" w:type="dxa"/>
            <w:tcBorders>
              <w:top w:val="nil"/>
              <w:left w:val="nil"/>
              <w:bottom w:val="nil"/>
              <w:right w:val="nil"/>
            </w:tcBorders>
          </w:tcPr>
          <w:p w:rsidR="001742B9" w:rsidRDefault="00256ADB" w14:paraId="0790B10C" w14:textId="77777777">
            <w:pPr>
              <w:spacing w:after="0" w:line="259" w:lineRule="auto"/>
              <w:ind w:left="97" w:right="0" w:firstLine="0"/>
              <w:jc w:val="left"/>
            </w:pPr>
            <w:r>
              <w:rPr>
                <w:sz w:val="13"/>
              </w:rPr>
              <w:t>Consumption over the past 7 days (vegetables)</w:t>
            </w:r>
          </w:p>
        </w:tc>
        <w:tc>
          <w:tcPr>
            <w:tcW w:w="596" w:type="dxa"/>
            <w:tcBorders>
              <w:top w:val="nil"/>
              <w:left w:val="nil"/>
              <w:bottom w:val="nil"/>
              <w:right w:val="nil"/>
            </w:tcBorders>
          </w:tcPr>
          <w:p w:rsidR="001742B9" w:rsidRDefault="00256ADB" w14:paraId="54E4D154" w14:textId="77777777">
            <w:pPr>
              <w:spacing w:after="0" w:line="259" w:lineRule="auto"/>
              <w:ind w:left="88" w:right="0" w:firstLine="0"/>
              <w:jc w:val="left"/>
            </w:pPr>
            <w:r>
              <w:rPr>
                <w:sz w:val="13"/>
              </w:rPr>
              <w:t>6.42</w:t>
            </w:r>
          </w:p>
        </w:tc>
        <w:tc>
          <w:tcPr>
            <w:tcW w:w="677" w:type="dxa"/>
            <w:tcBorders>
              <w:top w:val="nil"/>
              <w:left w:val="nil"/>
              <w:bottom w:val="nil"/>
              <w:right w:val="nil"/>
            </w:tcBorders>
          </w:tcPr>
          <w:p w:rsidR="001742B9" w:rsidRDefault="00256ADB" w14:paraId="693F77A7" w14:textId="77777777">
            <w:pPr>
              <w:spacing w:after="0" w:line="259" w:lineRule="auto"/>
              <w:ind w:left="128" w:right="0" w:firstLine="0"/>
              <w:jc w:val="left"/>
            </w:pPr>
            <w:r>
              <w:rPr>
                <w:sz w:val="13"/>
              </w:rPr>
              <w:t>6.48</w:t>
            </w:r>
          </w:p>
        </w:tc>
        <w:tc>
          <w:tcPr>
            <w:tcW w:w="693" w:type="dxa"/>
            <w:tcBorders>
              <w:top w:val="nil"/>
              <w:left w:val="nil"/>
              <w:bottom w:val="nil"/>
              <w:right w:val="nil"/>
            </w:tcBorders>
          </w:tcPr>
          <w:p w:rsidR="001742B9" w:rsidRDefault="00256ADB" w14:paraId="42DE3056" w14:textId="77777777">
            <w:pPr>
              <w:spacing w:after="0" w:line="259" w:lineRule="auto"/>
              <w:ind w:left="126" w:right="0" w:firstLine="0"/>
              <w:jc w:val="left"/>
            </w:pPr>
            <w:r>
              <w:rPr>
                <w:sz w:val="13"/>
              </w:rPr>
              <w:t>0.06</w:t>
            </w:r>
          </w:p>
        </w:tc>
        <w:tc>
          <w:tcPr>
            <w:tcW w:w="616" w:type="dxa"/>
            <w:tcBorders>
              <w:top w:val="nil"/>
              <w:left w:val="nil"/>
              <w:bottom w:val="nil"/>
              <w:right w:val="nil"/>
            </w:tcBorders>
          </w:tcPr>
          <w:p w:rsidR="001742B9" w:rsidRDefault="00256ADB" w14:paraId="60F137F2" w14:textId="77777777">
            <w:pPr>
              <w:spacing w:after="0" w:line="259" w:lineRule="auto"/>
              <w:ind w:left="88" w:right="0" w:firstLine="0"/>
              <w:jc w:val="left"/>
            </w:pPr>
            <w:r>
              <w:rPr>
                <w:sz w:val="13"/>
              </w:rPr>
              <w:t>3.93</w:t>
            </w:r>
          </w:p>
        </w:tc>
        <w:tc>
          <w:tcPr>
            <w:tcW w:w="656" w:type="dxa"/>
            <w:tcBorders>
              <w:top w:val="nil"/>
              <w:left w:val="nil"/>
              <w:bottom w:val="nil"/>
              <w:right w:val="nil"/>
            </w:tcBorders>
          </w:tcPr>
          <w:p w:rsidR="001742B9" w:rsidRDefault="00256ADB" w14:paraId="20FC1D8D" w14:textId="77777777">
            <w:pPr>
              <w:spacing w:after="0" w:line="259" w:lineRule="auto"/>
              <w:ind w:left="108" w:right="0" w:firstLine="0"/>
              <w:jc w:val="left"/>
            </w:pPr>
            <w:r>
              <w:rPr>
                <w:sz w:val="13"/>
              </w:rPr>
              <w:t>4.75</w:t>
            </w:r>
          </w:p>
        </w:tc>
        <w:tc>
          <w:tcPr>
            <w:tcW w:w="693" w:type="dxa"/>
            <w:tcBorders>
              <w:top w:val="nil"/>
              <w:left w:val="nil"/>
              <w:bottom w:val="nil"/>
              <w:right w:val="nil"/>
            </w:tcBorders>
          </w:tcPr>
          <w:p w:rsidR="001742B9" w:rsidRDefault="00256ADB" w14:paraId="03066D83" w14:textId="77777777">
            <w:pPr>
              <w:spacing w:after="0" w:line="259" w:lineRule="auto"/>
              <w:ind w:left="23" w:right="0" w:firstLine="0"/>
              <w:jc w:val="left"/>
            </w:pPr>
            <w:r>
              <w:rPr>
                <w:sz w:val="13"/>
              </w:rPr>
              <w:t>0.82***</w:t>
            </w:r>
          </w:p>
        </w:tc>
        <w:tc>
          <w:tcPr>
            <w:tcW w:w="616" w:type="dxa"/>
            <w:tcBorders>
              <w:top w:val="nil"/>
              <w:left w:val="nil"/>
              <w:bottom w:val="nil"/>
              <w:right w:val="nil"/>
            </w:tcBorders>
          </w:tcPr>
          <w:p w:rsidR="001742B9" w:rsidRDefault="00256ADB" w14:paraId="28A3F26A" w14:textId="77777777">
            <w:pPr>
              <w:spacing w:after="0" w:line="259" w:lineRule="auto"/>
              <w:ind w:left="88" w:right="0" w:firstLine="0"/>
              <w:jc w:val="left"/>
            </w:pPr>
            <w:r>
              <w:rPr>
                <w:sz w:val="13"/>
              </w:rPr>
              <w:t>3.73</w:t>
            </w:r>
          </w:p>
        </w:tc>
        <w:tc>
          <w:tcPr>
            <w:tcW w:w="656" w:type="dxa"/>
            <w:tcBorders>
              <w:top w:val="nil"/>
              <w:left w:val="nil"/>
              <w:bottom w:val="nil"/>
              <w:right w:val="nil"/>
            </w:tcBorders>
          </w:tcPr>
          <w:p w:rsidR="001742B9" w:rsidRDefault="00256ADB" w14:paraId="34978C5A" w14:textId="77777777">
            <w:pPr>
              <w:spacing w:after="0" w:line="259" w:lineRule="auto"/>
              <w:ind w:left="108" w:right="0" w:firstLine="0"/>
              <w:jc w:val="left"/>
            </w:pPr>
            <w:r>
              <w:rPr>
                <w:sz w:val="13"/>
              </w:rPr>
              <w:t>5.64</w:t>
            </w:r>
          </w:p>
        </w:tc>
        <w:tc>
          <w:tcPr>
            <w:tcW w:w="550" w:type="dxa"/>
            <w:tcBorders>
              <w:top w:val="nil"/>
              <w:left w:val="nil"/>
              <w:bottom w:val="nil"/>
              <w:right w:val="nil"/>
            </w:tcBorders>
          </w:tcPr>
          <w:p w:rsidR="001742B9" w:rsidRDefault="00256ADB" w14:paraId="34F019E2" w14:textId="77777777">
            <w:pPr>
              <w:spacing w:after="0" w:line="259" w:lineRule="auto"/>
              <w:ind w:left="0" w:right="0" w:firstLine="0"/>
              <w:jc w:val="left"/>
            </w:pPr>
            <w:r>
              <w:rPr>
                <w:sz w:val="13"/>
              </w:rPr>
              <w:t>1.92***</w:t>
            </w:r>
          </w:p>
        </w:tc>
      </w:tr>
      <w:tr w:rsidR="001742B9" w14:paraId="18E037A1" w14:textId="77777777">
        <w:trPr>
          <w:trHeight w:val="154"/>
        </w:trPr>
        <w:tc>
          <w:tcPr>
            <w:tcW w:w="3607" w:type="dxa"/>
            <w:tcBorders>
              <w:top w:val="nil"/>
              <w:left w:val="nil"/>
              <w:bottom w:val="nil"/>
              <w:right w:val="nil"/>
            </w:tcBorders>
          </w:tcPr>
          <w:p w:rsidR="001742B9" w:rsidRDefault="001742B9" w14:paraId="64744969"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5C312D90" w14:textId="77777777">
            <w:pPr>
              <w:spacing w:after="0" w:line="259" w:lineRule="auto"/>
              <w:ind w:left="34" w:right="0" w:firstLine="0"/>
              <w:jc w:val="left"/>
            </w:pPr>
            <w:r>
              <w:rPr>
                <w:sz w:val="13"/>
              </w:rPr>
              <w:t>(1.36)</w:t>
            </w:r>
          </w:p>
        </w:tc>
        <w:tc>
          <w:tcPr>
            <w:tcW w:w="677" w:type="dxa"/>
            <w:tcBorders>
              <w:top w:val="nil"/>
              <w:left w:val="nil"/>
              <w:bottom w:val="nil"/>
              <w:right w:val="nil"/>
            </w:tcBorders>
          </w:tcPr>
          <w:p w:rsidR="001742B9" w:rsidRDefault="00256ADB" w14:paraId="65ADE725" w14:textId="77777777">
            <w:pPr>
              <w:spacing w:after="0" w:line="259" w:lineRule="auto"/>
              <w:ind w:left="75" w:right="0" w:firstLine="0"/>
              <w:jc w:val="left"/>
            </w:pPr>
            <w:r>
              <w:rPr>
                <w:sz w:val="13"/>
              </w:rPr>
              <w:t>(1.21)</w:t>
            </w:r>
          </w:p>
        </w:tc>
        <w:tc>
          <w:tcPr>
            <w:tcW w:w="693" w:type="dxa"/>
            <w:tcBorders>
              <w:top w:val="nil"/>
              <w:left w:val="nil"/>
              <w:bottom w:val="nil"/>
              <w:right w:val="nil"/>
            </w:tcBorders>
          </w:tcPr>
          <w:p w:rsidR="001742B9" w:rsidRDefault="00256ADB" w14:paraId="5B895D9E" w14:textId="77777777">
            <w:pPr>
              <w:spacing w:after="0" w:line="259" w:lineRule="auto"/>
              <w:ind w:left="73" w:right="0" w:firstLine="0"/>
              <w:jc w:val="left"/>
            </w:pPr>
            <w:r>
              <w:rPr>
                <w:sz w:val="13"/>
              </w:rPr>
              <w:t>(0.43)</w:t>
            </w:r>
          </w:p>
        </w:tc>
        <w:tc>
          <w:tcPr>
            <w:tcW w:w="616" w:type="dxa"/>
            <w:tcBorders>
              <w:top w:val="nil"/>
              <w:left w:val="nil"/>
              <w:bottom w:val="nil"/>
              <w:right w:val="nil"/>
            </w:tcBorders>
          </w:tcPr>
          <w:p w:rsidR="001742B9" w:rsidRDefault="00256ADB" w14:paraId="3FD954CF" w14:textId="77777777">
            <w:pPr>
              <w:spacing w:after="0" w:line="259" w:lineRule="auto"/>
              <w:ind w:left="34" w:right="0" w:firstLine="0"/>
              <w:jc w:val="left"/>
            </w:pPr>
            <w:r>
              <w:rPr>
                <w:sz w:val="13"/>
              </w:rPr>
              <w:t>(2.82)</w:t>
            </w:r>
          </w:p>
        </w:tc>
        <w:tc>
          <w:tcPr>
            <w:tcW w:w="656" w:type="dxa"/>
            <w:tcBorders>
              <w:top w:val="nil"/>
              <w:left w:val="nil"/>
              <w:bottom w:val="nil"/>
              <w:right w:val="nil"/>
            </w:tcBorders>
          </w:tcPr>
          <w:p w:rsidR="001742B9" w:rsidRDefault="00256ADB" w14:paraId="0F975DF2" w14:textId="77777777">
            <w:pPr>
              <w:spacing w:after="0" w:line="259" w:lineRule="auto"/>
              <w:ind w:left="55" w:right="0" w:firstLine="0"/>
              <w:jc w:val="left"/>
            </w:pPr>
            <w:r>
              <w:rPr>
                <w:sz w:val="13"/>
              </w:rPr>
              <w:t>(2.56)</w:t>
            </w:r>
          </w:p>
        </w:tc>
        <w:tc>
          <w:tcPr>
            <w:tcW w:w="693" w:type="dxa"/>
            <w:tcBorders>
              <w:top w:val="nil"/>
              <w:left w:val="nil"/>
              <w:bottom w:val="nil"/>
              <w:right w:val="nil"/>
            </w:tcBorders>
          </w:tcPr>
          <w:p w:rsidR="001742B9" w:rsidRDefault="00256ADB" w14:paraId="3CFBD119"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2391912A" w14:textId="77777777">
            <w:pPr>
              <w:spacing w:after="0" w:line="259" w:lineRule="auto"/>
              <w:ind w:left="34" w:right="0" w:firstLine="0"/>
              <w:jc w:val="left"/>
            </w:pPr>
            <w:r>
              <w:rPr>
                <w:sz w:val="13"/>
              </w:rPr>
              <w:t>(2.93)</w:t>
            </w:r>
          </w:p>
        </w:tc>
        <w:tc>
          <w:tcPr>
            <w:tcW w:w="656" w:type="dxa"/>
            <w:tcBorders>
              <w:top w:val="nil"/>
              <w:left w:val="nil"/>
              <w:bottom w:val="nil"/>
              <w:right w:val="nil"/>
            </w:tcBorders>
          </w:tcPr>
          <w:p w:rsidR="001742B9" w:rsidRDefault="00256ADB" w14:paraId="227AAD02" w14:textId="77777777">
            <w:pPr>
              <w:spacing w:after="0" w:line="259" w:lineRule="auto"/>
              <w:ind w:left="55" w:right="0" w:firstLine="0"/>
              <w:jc w:val="left"/>
            </w:pPr>
            <w:r>
              <w:rPr>
                <w:sz w:val="13"/>
              </w:rPr>
              <w:t>(1.66)</w:t>
            </w:r>
          </w:p>
        </w:tc>
        <w:tc>
          <w:tcPr>
            <w:tcW w:w="550" w:type="dxa"/>
            <w:tcBorders>
              <w:top w:val="nil"/>
              <w:left w:val="nil"/>
              <w:bottom w:val="nil"/>
              <w:right w:val="nil"/>
            </w:tcBorders>
          </w:tcPr>
          <w:p w:rsidR="001742B9" w:rsidRDefault="00256ADB" w14:paraId="574BFAC5" w14:textId="77777777">
            <w:pPr>
              <w:spacing w:after="0" w:line="259" w:lineRule="auto"/>
              <w:ind w:left="50" w:right="0" w:firstLine="0"/>
              <w:jc w:val="left"/>
            </w:pPr>
            <w:r>
              <w:rPr>
                <w:sz w:val="13"/>
              </w:rPr>
              <w:t>(0.00)</w:t>
            </w:r>
          </w:p>
        </w:tc>
      </w:tr>
      <w:tr w:rsidR="001742B9" w14:paraId="1E9C4CB8" w14:textId="77777777">
        <w:trPr>
          <w:trHeight w:val="154"/>
        </w:trPr>
        <w:tc>
          <w:tcPr>
            <w:tcW w:w="3607" w:type="dxa"/>
            <w:tcBorders>
              <w:top w:val="nil"/>
              <w:left w:val="nil"/>
              <w:bottom w:val="nil"/>
              <w:right w:val="nil"/>
            </w:tcBorders>
          </w:tcPr>
          <w:p w:rsidR="001742B9" w:rsidRDefault="00256ADB" w14:paraId="6CC2C9B7" w14:textId="77777777">
            <w:pPr>
              <w:spacing w:after="0" w:line="259" w:lineRule="auto"/>
              <w:ind w:left="97" w:right="0" w:firstLine="0"/>
              <w:jc w:val="left"/>
            </w:pPr>
            <w:r>
              <w:rPr>
                <w:sz w:val="13"/>
              </w:rPr>
              <w:t>Consumption over the past 7 days (fruit)</w:t>
            </w:r>
          </w:p>
        </w:tc>
        <w:tc>
          <w:tcPr>
            <w:tcW w:w="596" w:type="dxa"/>
            <w:tcBorders>
              <w:top w:val="nil"/>
              <w:left w:val="nil"/>
              <w:bottom w:val="nil"/>
              <w:right w:val="nil"/>
            </w:tcBorders>
          </w:tcPr>
          <w:p w:rsidR="001742B9" w:rsidRDefault="00256ADB" w14:paraId="07C17475" w14:textId="77777777">
            <w:pPr>
              <w:spacing w:after="0" w:line="259" w:lineRule="auto"/>
              <w:ind w:left="88" w:right="0" w:firstLine="0"/>
              <w:jc w:val="left"/>
            </w:pPr>
            <w:r>
              <w:rPr>
                <w:sz w:val="13"/>
              </w:rPr>
              <w:t>1.73</w:t>
            </w:r>
          </w:p>
        </w:tc>
        <w:tc>
          <w:tcPr>
            <w:tcW w:w="677" w:type="dxa"/>
            <w:tcBorders>
              <w:top w:val="nil"/>
              <w:left w:val="nil"/>
              <w:bottom w:val="nil"/>
              <w:right w:val="nil"/>
            </w:tcBorders>
          </w:tcPr>
          <w:p w:rsidR="001742B9" w:rsidRDefault="00256ADB" w14:paraId="239D7377" w14:textId="77777777">
            <w:pPr>
              <w:spacing w:after="0" w:line="259" w:lineRule="auto"/>
              <w:ind w:left="128" w:right="0" w:firstLine="0"/>
              <w:jc w:val="left"/>
            </w:pPr>
            <w:r>
              <w:rPr>
                <w:sz w:val="13"/>
              </w:rPr>
              <w:t>1.43</w:t>
            </w:r>
          </w:p>
        </w:tc>
        <w:tc>
          <w:tcPr>
            <w:tcW w:w="693" w:type="dxa"/>
            <w:tcBorders>
              <w:top w:val="nil"/>
              <w:left w:val="nil"/>
              <w:bottom w:val="nil"/>
              <w:right w:val="nil"/>
            </w:tcBorders>
          </w:tcPr>
          <w:p w:rsidR="001742B9" w:rsidRDefault="00256ADB" w14:paraId="6A63503A" w14:textId="77777777">
            <w:pPr>
              <w:spacing w:after="0" w:line="259" w:lineRule="auto"/>
              <w:ind w:left="34" w:right="0" w:firstLine="0"/>
              <w:jc w:val="left"/>
            </w:pPr>
            <w:r>
              <w:rPr>
                <w:sz w:val="13"/>
              </w:rPr>
              <w:t>-0.30**</w:t>
            </w:r>
          </w:p>
        </w:tc>
        <w:tc>
          <w:tcPr>
            <w:tcW w:w="616" w:type="dxa"/>
            <w:tcBorders>
              <w:top w:val="nil"/>
              <w:left w:val="nil"/>
              <w:bottom w:val="nil"/>
              <w:right w:val="nil"/>
            </w:tcBorders>
          </w:tcPr>
          <w:p w:rsidR="001742B9" w:rsidRDefault="00256ADB" w14:paraId="7F09C384" w14:textId="77777777">
            <w:pPr>
              <w:spacing w:after="0" w:line="259" w:lineRule="auto"/>
              <w:ind w:left="88" w:right="0" w:firstLine="0"/>
              <w:jc w:val="left"/>
            </w:pPr>
            <w:r>
              <w:rPr>
                <w:sz w:val="13"/>
              </w:rPr>
              <w:t>2.58</w:t>
            </w:r>
          </w:p>
        </w:tc>
        <w:tc>
          <w:tcPr>
            <w:tcW w:w="656" w:type="dxa"/>
            <w:tcBorders>
              <w:top w:val="nil"/>
              <w:left w:val="nil"/>
              <w:bottom w:val="nil"/>
              <w:right w:val="nil"/>
            </w:tcBorders>
          </w:tcPr>
          <w:p w:rsidR="001742B9" w:rsidRDefault="00256ADB" w14:paraId="349EA839" w14:textId="77777777">
            <w:pPr>
              <w:spacing w:after="0" w:line="259" w:lineRule="auto"/>
              <w:ind w:left="108" w:right="0" w:firstLine="0"/>
              <w:jc w:val="left"/>
            </w:pPr>
            <w:r>
              <w:rPr>
                <w:sz w:val="13"/>
              </w:rPr>
              <w:t>2.90</w:t>
            </w:r>
          </w:p>
        </w:tc>
        <w:tc>
          <w:tcPr>
            <w:tcW w:w="693" w:type="dxa"/>
            <w:tcBorders>
              <w:top w:val="nil"/>
              <w:left w:val="nil"/>
              <w:bottom w:val="nil"/>
              <w:right w:val="nil"/>
            </w:tcBorders>
          </w:tcPr>
          <w:p w:rsidR="001742B9" w:rsidRDefault="00256ADB" w14:paraId="45A8638E" w14:textId="77777777">
            <w:pPr>
              <w:spacing w:after="0" w:line="259" w:lineRule="auto"/>
              <w:ind w:left="92" w:right="0" w:firstLine="0"/>
              <w:jc w:val="left"/>
            </w:pPr>
            <w:r>
              <w:rPr>
                <w:sz w:val="13"/>
              </w:rPr>
              <w:t>0.31*</w:t>
            </w:r>
          </w:p>
        </w:tc>
        <w:tc>
          <w:tcPr>
            <w:tcW w:w="616" w:type="dxa"/>
            <w:tcBorders>
              <w:top w:val="nil"/>
              <w:left w:val="nil"/>
              <w:bottom w:val="nil"/>
              <w:right w:val="nil"/>
            </w:tcBorders>
          </w:tcPr>
          <w:p w:rsidR="001742B9" w:rsidRDefault="00256ADB" w14:paraId="6800180C" w14:textId="77777777">
            <w:pPr>
              <w:spacing w:after="0" w:line="259" w:lineRule="auto"/>
              <w:ind w:left="88" w:right="0" w:firstLine="0"/>
              <w:jc w:val="left"/>
            </w:pPr>
            <w:r>
              <w:rPr>
                <w:sz w:val="13"/>
              </w:rPr>
              <w:t>0.54</w:t>
            </w:r>
          </w:p>
        </w:tc>
        <w:tc>
          <w:tcPr>
            <w:tcW w:w="656" w:type="dxa"/>
            <w:tcBorders>
              <w:top w:val="nil"/>
              <w:left w:val="nil"/>
              <w:bottom w:val="nil"/>
              <w:right w:val="nil"/>
            </w:tcBorders>
          </w:tcPr>
          <w:p w:rsidR="001742B9" w:rsidRDefault="00256ADB" w14:paraId="66A77FEA" w14:textId="77777777">
            <w:pPr>
              <w:spacing w:after="0" w:line="259" w:lineRule="auto"/>
              <w:ind w:left="108" w:right="0" w:firstLine="0"/>
              <w:jc w:val="left"/>
            </w:pPr>
            <w:r>
              <w:rPr>
                <w:sz w:val="13"/>
              </w:rPr>
              <w:t>0.72</w:t>
            </w:r>
          </w:p>
        </w:tc>
        <w:tc>
          <w:tcPr>
            <w:tcW w:w="550" w:type="dxa"/>
            <w:tcBorders>
              <w:top w:val="nil"/>
              <w:left w:val="nil"/>
              <w:bottom w:val="nil"/>
              <w:right w:val="nil"/>
            </w:tcBorders>
          </w:tcPr>
          <w:p w:rsidR="001742B9" w:rsidRDefault="00256ADB" w14:paraId="42E32201" w14:textId="77777777">
            <w:pPr>
              <w:spacing w:after="0" w:line="259" w:lineRule="auto"/>
              <w:ind w:left="103" w:right="0" w:firstLine="0"/>
              <w:jc w:val="left"/>
            </w:pPr>
            <w:r>
              <w:rPr>
                <w:sz w:val="13"/>
              </w:rPr>
              <w:t>0.18</w:t>
            </w:r>
          </w:p>
        </w:tc>
      </w:tr>
      <w:tr w:rsidR="001742B9" w14:paraId="012981C3" w14:textId="77777777">
        <w:trPr>
          <w:trHeight w:val="154"/>
        </w:trPr>
        <w:tc>
          <w:tcPr>
            <w:tcW w:w="3607" w:type="dxa"/>
            <w:tcBorders>
              <w:top w:val="nil"/>
              <w:left w:val="nil"/>
              <w:bottom w:val="nil"/>
              <w:right w:val="nil"/>
            </w:tcBorders>
          </w:tcPr>
          <w:p w:rsidR="001742B9" w:rsidRDefault="001742B9" w14:paraId="6D37E5D7"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14794F63" w14:textId="77777777">
            <w:pPr>
              <w:spacing w:after="0" w:line="259" w:lineRule="auto"/>
              <w:ind w:left="34" w:right="0" w:firstLine="0"/>
              <w:jc w:val="left"/>
            </w:pPr>
            <w:r>
              <w:rPr>
                <w:sz w:val="13"/>
              </w:rPr>
              <w:t>(1.92)</w:t>
            </w:r>
          </w:p>
        </w:tc>
        <w:tc>
          <w:tcPr>
            <w:tcW w:w="677" w:type="dxa"/>
            <w:tcBorders>
              <w:top w:val="nil"/>
              <w:left w:val="nil"/>
              <w:bottom w:val="nil"/>
              <w:right w:val="nil"/>
            </w:tcBorders>
          </w:tcPr>
          <w:p w:rsidR="001742B9" w:rsidRDefault="00256ADB" w14:paraId="0CE73A32" w14:textId="77777777">
            <w:pPr>
              <w:spacing w:after="0" w:line="259" w:lineRule="auto"/>
              <w:ind w:left="75" w:right="0" w:firstLine="0"/>
              <w:jc w:val="left"/>
            </w:pPr>
            <w:r>
              <w:rPr>
                <w:sz w:val="13"/>
              </w:rPr>
              <w:t>(1.67)</w:t>
            </w:r>
          </w:p>
        </w:tc>
        <w:tc>
          <w:tcPr>
            <w:tcW w:w="693" w:type="dxa"/>
            <w:tcBorders>
              <w:top w:val="nil"/>
              <w:left w:val="nil"/>
              <w:bottom w:val="nil"/>
              <w:right w:val="nil"/>
            </w:tcBorders>
          </w:tcPr>
          <w:p w:rsidR="001742B9" w:rsidRDefault="00256ADB" w14:paraId="1DB0509B" w14:textId="77777777">
            <w:pPr>
              <w:spacing w:after="0" w:line="259" w:lineRule="auto"/>
              <w:ind w:left="73" w:right="0" w:firstLine="0"/>
              <w:jc w:val="left"/>
            </w:pPr>
            <w:r>
              <w:rPr>
                <w:sz w:val="13"/>
              </w:rPr>
              <w:t>(0.01)</w:t>
            </w:r>
          </w:p>
        </w:tc>
        <w:tc>
          <w:tcPr>
            <w:tcW w:w="616" w:type="dxa"/>
            <w:tcBorders>
              <w:top w:val="nil"/>
              <w:left w:val="nil"/>
              <w:bottom w:val="nil"/>
              <w:right w:val="nil"/>
            </w:tcBorders>
          </w:tcPr>
          <w:p w:rsidR="001742B9" w:rsidRDefault="00256ADB" w14:paraId="101105E1" w14:textId="77777777">
            <w:pPr>
              <w:spacing w:after="0" w:line="259" w:lineRule="auto"/>
              <w:ind w:left="34" w:right="0" w:firstLine="0"/>
              <w:jc w:val="left"/>
            </w:pPr>
            <w:r>
              <w:rPr>
                <w:sz w:val="13"/>
              </w:rPr>
              <w:t>(2.57)</w:t>
            </w:r>
          </w:p>
        </w:tc>
        <w:tc>
          <w:tcPr>
            <w:tcW w:w="656" w:type="dxa"/>
            <w:tcBorders>
              <w:top w:val="nil"/>
              <w:left w:val="nil"/>
              <w:bottom w:val="nil"/>
              <w:right w:val="nil"/>
            </w:tcBorders>
          </w:tcPr>
          <w:p w:rsidR="001742B9" w:rsidRDefault="00256ADB" w14:paraId="781B4BB9" w14:textId="77777777">
            <w:pPr>
              <w:spacing w:after="0" w:line="259" w:lineRule="auto"/>
              <w:ind w:left="55" w:right="0" w:firstLine="0"/>
              <w:jc w:val="left"/>
            </w:pPr>
            <w:r>
              <w:rPr>
                <w:sz w:val="13"/>
              </w:rPr>
              <w:t>(2.61)</w:t>
            </w:r>
          </w:p>
        </w:tc>
        <w:tc>
          <w:tcPr>
            <w:tcW w:w="693" w:type="dxa"/>
            <w:tcBorders>
              <w:top w:val="nil"/>
              <w:left w:val="nil"/>
              <w:bottom w:val="nil"/>
              <w:right w:val="nil"/>
            </w:tcBorders>
          </w:tcPr>
          <w:p w:rsidR="001742B9" w:rsidRDefault="00256ADB" w14:paraId="4A34E0E2" w14:textId="77777777">
            <w:pPr>
              <w:spacing w:after="0" w:line="259" w:lineRule="auto"/>
              <w:ind w:left="73" w:right="0" w:firstLine="0"/>
              <w:jc w:val="left"/>
            </w:pPr>
            <w:r>
              <w:rPr>
                <w:sz w:val="13"/>
              </w:rPr>
              <w:t>(0.02)</w:t>
            </w:r>
          </w:p>
        </w:tc>
        <w:tc>
          <w:tcPr>
            <w:tcW w:w="616" w:type="dxa"/>
            <w:tcBorders>
              <w:top w:val="nil"/>
              <w:left w:val="nil"/>
              <w:bottom w:val="nil"/>
              <w:right w:val="nil"/>
            </w:tcBorders>
          </w:tcPr>
          <w:p w:rsidR="001742B9" w:rsidRDefault="00256ADB" w14:paraId="69A40E7F" w14:textId="77777777">
            <w:pPr>
              <w:spacing w:after="0" w:line="259" w:lineRule="auto"/>
              <w:ind w:left="34" w:right="0" w:firstLine="0"/>
              <w:jc w:val="left"/>
            </w:pPr>
            <w:r>
              <w:rPr>
                <w:sz w:val="13"/>
              </w:rPr>
              <w:t>(1.31)</w:t>
            </w:r>
          </w:p>
        </w:tc>
        <w:tc>
          <w:tcPr>
            <w:tcW w:w="656" w:type="dxa"/>
            <w:tcBorders>
              <w:top w:val="nil"/>
              <w:left w:val="nil"/>
              <w:bottom w:val="nil"/>
              <w:right w:val="nil"/>
            </w:tcBorders>
          </w:tcPr>
          <w:p w:rsidR="001742B9" w:rsidRDefault="00256ADB" w14:paraId="55CD1A84" w14:textId="77777777">
            <w:pPr>
              <w:spacing w:after="0" w:line="259" w:lineRule="auto"/>
              <w:ind w:left="55" w:right="0" w:firstLine="0"/>
              <w:jc w:val="left"/>
            </w:pPr>
            <w:r>
              <w:rPr>
                <w:sz w:val="13"/>
              </w:rPr>
              <w:t>(1.34)</w:t>
            </w:r>
          </w:p>
        </w:tc>
        <w:tc>
          <w:tcPr>
            <w:tcW w:w="550" w:type="dxa"/>
            <w:tcBorders>
              <w:top w:val="nil"/>
              <w:left w:val="nil"/>
              <w:bottom w:val="nil"/>
              <w:right w:val="nil"/>
            </w:tcBorders>
          </w:tcPr>
          <w:p w:rsidR="001742B9" w:rsidRDefault="00256ADB" w14:paraId="387F27E0" w14:textId="77777777">
            <w:pPr>
              <w:spacing w:after="0" w:line="259" w:lineRule="auto"/>
              <w:ind w:left="50" w:right="0" w:firstLine="0"/>
              <w:jc w:val="left"/>
            </w:pPr>
            <w:r>
              <w:rPr>
                <w:sz w:val="13"/>
              </w:rPr>
              <w:t>(0.17)</w:t>
            </w:r>
          </w:p>
        </w:tc>
      </w:tr>
      <w:tr w:rsidR="001742B9" w14:paraId="32DCE5CE" w14:textId="77777777">
        <w:trPr>
          <w:trHeight w:val="154"/>
        </w:trPr>
        <w:tc>
          <w:tcPr>
            <w:tcW w:w="3607" w:type="dxa"/>
            <w:tcBorders>
              <w:top w:val="nil"/>
              <w:left w:val="nil"/>
              <w:bottom w:val="nil"/>
              <w:right w:val="nil"/>
            </w:tcBorders>
          </w:tcPr>
          <w:p w:rsidR="001742B9" w:rsidRDefault="00256ADB" w14:paraId="3063D0F6" w14:textId="77777777">
            <w:pPr>
              <w:spacing w:after="0" w:line="259" w:lineRule="auto"/>
              <w:ind w:left="97" w:right="0" w:firstLine="0"/>
              <w:jc w:val="left"/>
            </w:pPr>
            <w:r>
              <w:rPr>
                <w:sz w:val="13"/>
              </w:rPr>
              <w:t>Consumption over the past 7 days (oil)</w:t>
            </w:r>
          </w:p>
        </w:tc>
        <w:tc>
          <w:tcPr>
            <w:tcW w:w="596" w:type="dxa"/>
            <w:tcBorders>
              <w:top w:val="nil"/>
              <w:left w:val="nil"/>
              <w:bottom w:val="nil"/>
              <w:right w:val="nil"/>
            </w:tcBorders>
          </w:tcPr>
          <w:p w:rsidR="001742B9" w:rsidRDefault="00256ADB" w14:paraId="00542CE9" w14:textId="77777777">
            <w:pPr>
              <w:spacing w:after="0" w:line="259" w:lineRule="auto"/>
              <w:ind w:left="88" w:right="0" w:firstLine="0"/>
              <w:jc w:val="left"/>
            </w:pPr>
            <w:r>
              <w:rPr>
                <w:sz w:val="13"/>
              </w:rPr>
              <w:t>6.67</w:t>
            </w:r>
          </w:p>
        </w:tc>
        <w:tc>
          <w:tcPr>
            <w:tcW w:w="677" w:type="dxa"/>
            <w:tcBorders>
              <w:top w:val="nil"/>
              <w:left w:val="nil"/>
              <w:bottom w:val="nil"/>
              <w:right w:val="nil"/>
            </w:tcBorders>
          </w:tcPr>
          <w:p w:rsidR="001742B9" w:rsidRDefault="00256ADB" w14:paraId="384BA6D2" w14:textId="77777777">
            <w:pPr>
              <w:spacing w:after="0" w:line="259" w:lineRule="auto"/>
              <w:ind w:left="128" w:right="0" w:firstLine="0"/>
              <w:jc w:val="left"/>
            </w:pPr>
            <w:r>
              <w:rPr>
                <w:sz w:val="13"/>
              </w:rPr>
              <w:t>6.37</w:t>
            </w:r>
          </w:p>
        </w:tc>
        <w:tc>
          <w:tcPr>
            <w:tcW w:w="693" w:type="dxa"/>
            <w:tcBorders>
              <w:top w:val="nil"/>
              <w:left w:val="nil"/>
              <w:bottom w:val="nil"/>
              <w:right w:val="nil"/>
            </w:tcBorders>
          </w:tcPr>
          <w:p w:rsidR="001742B9" w:rsidRDefault="00256ADB" w14:paraId="494BA304" w14:textId="77777777">
            <w:pPr>
              <w:spacing w:after="0" w:line="259" w:lineRule="auto"/>
              <w:ind w:left="0" w:right="0" w:firstLine="0"/>
              <w:jc w:val="left"/>
            </w:pPr>
            <w:r>
              <w:rPr>
                <w:sz w:val="13"/>
              </w:rPr>
              <w:t>-0.30***</w:t>
            </w:r>
          </w:p>
        </w:tc>
        <w:tc>
          <w:tcPr>
            <w:tcW w:w="616" w:type="dxa"/>
            <w:tcBorders>
              <w:top w:val="nil"/>
              <w:left w:val="nil"/>
              <w:bottom w:val="nil"/>
              <w:right w:val="nil"/>
            </w:tcBorders>
          </w:tcPr>
          <w:p w:rsidR="001742B9" w:rsidRDefault="00256ADB" w14:paraId="75B99D07" w14:textId="77777777">
            <w:pPr>
              <w:spacing w:after="0" w:line="259" w:lineRule="auto"/>
              <w:ind w:left="88" w:right="0" w:firstLine="0"/>
              <w:jc w:val="left"/>
            </w:pPr>
            <w:r>
              <w:rPr>
                <w:sz w:val="13"/>
              </w:rPr>
              <w:t>5.38</w:t>
            </w:r>
          </w:p>
        </w:tc>
        <w:tc>
          <w:tcPr>
            <w:tcW w:w="656" w:type="dxa"/>
            <w:tcBorders>
              <w:top w:val="nil"/>
              <w:left w:val="nil"/>
              <w:bottom w:val="nil"/>
              <w:right w:val="nil"/>
            </w:tcBorders>
          </w:tcPr>
          <w:p w:rsidR="001742B9" w:rsidRDefault="00256ADB" w14:paraId="6CCA07CE" w14:textId="77777777">
            <w:pPr>
              <w:spacing w:after="0" w:line="259" w:lineRule="auto"/>
              <w:ind w:left="108" w:right="0" w:firstLine="0"/>
              <w:jc w:val="left"/>
            </w:pPr>
            <w:r>
              <w:rPr>
                <w:sz w:val="13"/>
              </w:rPr>
              <w:t>5.40</w:t>
            </w:r>
          </w:p>
        </w:tc>
        <w:tc>
          <w:tcPr>
            <w:tcW w:w="693" w:type="dxa"/>
            <w:tcBorders>
              <w:top w:val="nil"/>
              <w:left w:val="nil"/>
              <w:bottom w:val="nil"/>
              <w:right w:val="nil"/>
            </w:tcBorders>
          </w:tcPr>
          <w:p w:rsidR="001742B9" w:rsidRDefault="00256ADB" w14:paraId="1D9A6A31" w14:textId="77777777">
            <w:pPr>
              <w:spacing w:after="0" w:line="259" w:lineRule="auto"/>
              <w:ind w:left="126" w:right="0" w:firstLine="0"/>
              <w:jc w:val="left"/>
            </w:pPr>
            <w:r>
              <w:rPr>
                <w:sz w:val="13"/>
              </w:rPr>
              <w:t>0.02</w:t>
            </w:r>
          </w:p>
        </w:tc>
        <w:tc>
          <w:tcPr>
            <w:tcW w:w="616" w:type="dxa"/>
            <w:tcBorders>
              <w:top w:val="nil"/>
              <w:left w:val="nil"/>
              <w:bottom w:val="nil"/>
              <w:right w:val="nil"/>
            </w:tcBorders>
          </w:tcPr>
          <w:p w:rsidR="001742B9" w:rsidRDefault="00256ADB" w14:paraId="47E8931F" w14:textId="77777777">
            <w:pPr>
              <w:spacing w:after="0" w:line="259" w:lineRule="auto"/>
              <w:ind w:left="88" w:right="0" w:firstLine="0"/>
              <w:jc w:val="left"/>
            </w:pPr>
            <w:r>
              <w:rPr>
                <w:sz w:val="13"/>
              </w:rPr>
              <w:t>4.90</w:t>
            </w:r>
          </w:p>
        </w:tc>
        <w:tc>
          <w:tcPr>
            <w:tcW w:w="656" w:type="dxa"/>
            <w:tcBorders>
              <w:top w:val="nil"/>
              <w:left w:val="nil"/>
              <w:bottom w:val="nil"/>
              <w:right w:val="nil"/>
            </w:tcBorders>
          </w:tcPr>
          <w:p w:rsidR="001742B9" w:rsidRDefault="00256ADB" w14:paraId="4060E461" w14:textId="77777777">
            <w:pPr>
              <w:spacing w:after="0" w:line="259" w:lineRule="auto"/>
              <w:ind w:left="108" w:right="0" w:firstLine="0"/>
              <w:jc w:val="left"/>
            </w:pPr>
            <w:r>
              <w:rPr>
                <w:sz w:val="13"/>
              </w:rPr>
              <w:t>5.79</w:t>
            </w:r>
          </w:p>
        </w:tc>
        <w:tc>
          <w:tcPr>
            <w:tcW w:w="550" w:type="dxa"/>
            <w:tcBorders>
              <w:top w:val="nil"/>
              <w:left w:val="nil"/>
              <w:bottom w:val="nil"/>
              <w:right w:val="nil"/>
            </w:tcBorders>
          </w:tcPr>
          <w:p w:rsidR="001742B9" w:rsidRDefault="00256ADB" w14:paraId="60262817" w14:textId="77777777">
            <w:pPr>
              <w:spacing w:after="0" w:line="259" w:lineRule="auto"/>
              <w:ind w:left="0" w:right="0" w:firstLine="0"/>
              <w:jc w:val="left"/>
            </w:pPr>
            <w:r>
              <w:rPr>
                <w:sz w:val="13"/>
              </w:rPr>
              <w:t>0.89***</w:t>
            </w:r>
          </w:p>
        </w:tc>
      </w:tr>
      <w:tr w:rsidR="001742B9" w14:paraId="604B2166" w14:textId="77777777">
        <w:trPr>
          <w:trHeight w:val="154"/>
        </w:trPr>
        <w:tc>
          <w:tcPr>
            <w:tcW w:w="3607" w:type="dxa"/>
            <w:tcBorders>
              <w:top w:val="nil"/>
              <w:left w:val="nil"/>
              <w:bottom w:val="nil"/>
              <w:right w:val="nil"/>
            </w:tcBorders>
          </w:tcPr>
          <w:p w:rsidR="001742B9" w:rsidRDefault="001742B9" w14:paraId="5F68D571"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53D14670" w14:textId="77777777">
            <w:pPr>
              <w:spacing w:after="0" w:line="259" w:lineRule="auto"/>
              <w:ind w:left="34" w:right="0" w:firstLine="0"/>
              <w:jc w:val="left"/>
            </w:pPr>
            <w:r>
              <w:rPr>
                <w:sz w:val="13"/>
              </w:rPr>
              <w:t>(1.21)</w:t>
            </w:r>
          </w:p>
        </w:tc>
        <w:tc>
          <w:tcPr>
            <w:tcW w:w="677" w:type="dxa"/>
            <w:tcBorders>
              <w:top w:val="nil"/>
              <w:left w:val="nil"/>
              <w:bottom w:val="nil"/>
              <w:right w:val="nil"/>
            </w:tcBorders>
          </w:tcPr>
          <w:p w:rsidR="001742B9" w:rsidRDefault="00256ADB" w14:paraId="1E88103B" w14:textId="77777777">
            <w:pPr>
              <w:spacing w:after="0" w:line="259" w:lineRule="auto"/>
              <w:ind w:left="75" w:right="0" w:firstLine="0"/>
              <w:jc w:val="left"/>
            </w:pPr>
            <w:r>
              <w:rPr>
                <w:sz w:val="13"/>
              </w:rPr>
              <w:t>(1.31)</w:t>
            </w:r>
          </w:p>
        </w:tc>
        <w:tc>
          <w:tcPr>
            <w:tcW w:w="693" w:type="dxa"/>
            <w:tcBorders>
              <w:top w:val="nil"/>
              <w:left w:val="nil"/>
              <w:bottom w:val="nil"/>
              <w:right w:val="nil"/>
            </w:tcBorders>
          </w:tcPr>
          <w:p w:rsidR="001742B9" w:rsidRDefault="00256ADB" w14:paraId="64E35D3B"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017C8A50" w14:textId="77777777">
            <w:pPr>
              <w:spacing w:after="0" w:line="259" w:lineRule="auto"/>
              <w:ind w:left="34" w:right="0" w:firstLine="0"/>
              <w:jc w:val="left"/>
            </w:pPr>
            <w:r>
              <w:rPr>
                <w:sz w:val="13"/>
              </w:rPr>
              <w:t>(2.52)</w:t>
            </w:r>
          </w:p>
        </w:tc>
        <w:tc>
          <w:tcPr>
            <w:tcW w:w="656" w:type="dxa"/>
            <w:tcBorders>
              <w:top w:val="nil"/>
              <w:left w:val="nil"/>
              <w:bottom w:val="nil"/>
              <w:right w:val="nil"/>
            </w:tcBorders>
          </w:tcPr>
          <w:p w:rsidR="001742B9" w:rsidRDefault="00256ADB" w14:paraId="21D2C56E" w14:textId="77777777">
            <w:pPr>
              <w:spacing w:after="0" w:line="259" w:lineRule="auto"/>
              <w:ind w:left="55" w:right="0" w:firstLine="0"/>
              <w:jc w:val="left"/>
            </w:pPr>
            <w:r>
              <w:rPr>
                <w:sz w:val="13"/>
              </w:rPr>
              <w:t>(2.34)</w:t>
            </w:r>
          </w:p>
        </w:tc>
        <w:tc>
          <w:tcPr>
            <w:tcW w:w="693" w:type="dxa"/>
            <w:tcBorders>
              <w:top w:val="nil"/>
              <w:left w:val="nil"/>
              <w:bottom w:val="nil"/>
              <w:right w:val="nil"/>
            </w:tcBorders>
          </w:tcPr>
          <w:p w:rsidR="001742B9" w:rsidRDefault="00256ADB" w14:paraId="2DECC070" w14:textId="77777777">
            <w:pPr>
              <w:spacing w:after="0" w:line="259" w:lineRule="auto"/>
              <w:ind w:left="73" w:right="0" w:firstLine="0"/>
              <w:jc w:val="left"/>
            </w:pPr>
            <w:r>
              <w:rPr>
                <w:sz w:val="13"/>
              </w:rPr>
              <w:t>(0.87)</w:t>
            </w:r>
          </w:p>
        </w:tc>
        <w:tc>
          <w:tcPr>
            <w:tcW w:w="616" w:type="dxa"/>
            <w:tcBorders>
              <w:top w:val="nil"/>
              <w:left w:val="nil"/>
              <w:bottom w:val="nil"/>
              <w:right w:val="nil"/>
            </w:tcBorders>
          </w:tcPr>
          <w:p w:rsidR="001742B9" w:rsidRDefault="00256ADB" w14:paraId="6E9F65DC" w14:textId="77777777">
            <w:pPr>
              <w:spacing w:after="0" w:line="259" w:lineRule="auto"/>
              <w:ind w:left="34" w:right="0" w:firstLine="0"/>
              <w:jc w:val="left"/>
            </w:pPr>
            <w:r>
              <w:rPr>
                <w:sz w:val="13"/>
              </w:rPr>
              <w:t>(2.37)</w:t>
            </w:r>
          </w:p>
        </w:tc>
        <w:tc>
          <w:tcPr>
            <w:tcW w:w="656" w:type="dxa"/>
            <w:tcBorders>
              <w:top w:val="nil"/>
              <w:left w:val="nil"/>
              <w:bottom w:val="nil"/>
              <w:right w:val="nil"/>
            </w:tcBorders>
          </w:tcPr>
          <w:p w:rsidR="001742B9" w:rsidRDefault="00256ADB" w14:paraId="741390F5" w14:textId="77777777">
            <w:pPr>
              <w:spacing w:after="0" w:line="259" w:lineRule="auto"/>
              <w:ind w:left="55" w:right="0" w:firstLine="0"/>
              <w:jc w:val="left"/>
            </w:pPr>
            <w:r>
              <w:rPr>
                <w:sz w:val="13"/>
              </w:rPr>
              <w:t>(1.81)</w:t>
            </w:r>
          </w:p>
        </w:tc>
        <w:tc>
          <w:tcPr>
            <w:tcW w:w="550" w:type="dxa"/>
            <w:tcBorders>
              <w:top w:val="nil"/>
              <w:left w:val="nil"/>
              <w:bottom w:val="nil"/>
              <w:right w:val="nil"/>
            </w:tcBorders>
          </w:tcPr>
          <w:p w:rsidR="001742B9" w:rsidRDefault="00256ADB" w14:paraId="2DACFBF8" w14:textId="77777777">
            <w:pPr>
              <w:spacing w:after="0" w:line="259" w:lineRule="auto"/>
              <w:ind w:left="50" w:right="0" w:firstLine="0"/>
              <w:jc w:val="left"/>
            </w:pPr>
            <w:r>
              <w:rPr>
                <w:sz w:val="13"/>
              </w:rPr>
              <w:t>(0.00)</w:t>
            </w:r>
          </w:p>
        </w:tc>
      </w:tr>
      <w:tr w:rsidR="001742B9" w14:paraId="0D9928A8" w14:textId="77777777">
        <w:trPr>
          <w:trHeight w:val="154"/>
        </w:trPr>
        <w:tc>
          <w:tcPr>
            <w:tcW w:w="3607" w:type="dxa"/>
            <w:tcBorders>
              <w:top w:val="nil"/>
              <w:left w:val="nil"/>
              <w:bottom w:val="nil"/>
              <w:right w:val="nil"/>
            </w:tcBorders>
          </w:tcPr>
          <w:p w:rsidR="001742B9" w:rsidRDefault="00256ADB" w14:paraId="3D4D2AC2" w14:textId="77777777">
            <w:pPr>
              <w:spacing w:after="0" w:line="259" w:lineRule="auto"/>
              <w:ind w:left="97" w:right="0" w:firstLine="0"/>
              <w:jc w:val="left"/>
            </w:pPr>
            <w:r>
              <w:rPr>
                <w:sz w:val="13"/>
              </w:rPr>
              <w:t>Consumption over the past 7 days (sugar)</w:t>
            </w:r>
          </w:p>
        </w:tc>
        <w:tc>
          <w:tcPr>
            <w:tcW w:w="596" w:type="dxa"/>
            <w:tcBorders>
              <w:top w:val="nil"/>
              <w:left w:val="nil"/>
              <w:bottom w:val="nil"/>
              <w:right w:val="nil"/>
            </w:tcBorders>
          </w:tcPr>
          <w:p w:rsidR="001742B9" w:rsidRDefault="00256ADB" w14:paraId="546E331C" w14:textId="77777777">
            <w:pPr>
              <w:spacing w:after="0" w:line="259" w:lineRule="auto"/>
              <w:ind w:left="88" w:right="0" w:firstLine="0"/>
              <w:jc w:val="left"/>
            </w:pPr>
            <w:r>
              <w:rPr>
                <w:sz w:val="13"/>
              </w:rPr>
              <w:t>0.82</w:t>
            </w:r>
          </w:p>
        </w:tc>
        <w:tc>
          <w:tcPr>
            <w:tcW w:w="677" w:type="dxa"/>
            <w:tcBorders>
              <w:top w:val="nil"/>
              <w:left w:val="nil"/>
              <w:bottom w:val="nil"/>
              <w:right w:val="nil"/>
            </w:tcBorders>
          </w:tcPr>
          <w:p w:rsidR="001742B9" w:rsidRDefault="00256ADB" w14:paraId="22ABA2D3" w14:textId="77777777">
            <w:pPr>
              <w:spacing w:after="0" w:line="259" w:lineRule="auto"/>
              <w:ind w:left="128" w:right="0" w:firstLine="0"/>
              <w:jc w:val="left"/>
            </w:pPr>
            <w:r>
              <w:rPr>
                <w:sz w:val="13"/>
              </w:rPr>
              <w:t>0.85</w:t>
            </w:r>
          </w:p>
        </w:tc>
        <w:tc>
          <w:tcPr>
            <w:tcW w:w="693" w:type="dxa"/>
            <w:tcBorders>
              <w:top w:val="nil"/>
              <w:left w:val="nil"/>
              <w:bottom w:val="nil"/>
              <w:right w:val="nil"/>
            </w:tcBorders>
          </w:tcPr>
          <w:p w:rsidR="001742B9" w:rsidRDefault="00256ADB" w14:paraId="2D92307A" w14:textId="77777777">
            <w:pPr>
              <w:spacing w:after="0" w:line="259" w:lineRule="auto"/>
              <w:ind w:left="126" w:right="0" w:firstLine="0"/>
              <w:jc w:val="left"/>
            </w:pPr>
            <w:r>
              <w:rPr>
                <w:sz w:val="13"/>
              </w:rPr>
              <w:t>0.03</w:t>
            </w:r>
          </w:p>
        </w:tc>
        <w:tc>
          <w:tcPr>
            <w:tcW w:w="616" w:type="dxa"/>
            <w:tcBorders>
              <w:top w:val="nil"/>
              <w:left w:val="nil"/>
              <w:bottom w:val="nil"/>
              <w:right w:val="nil"/>
            </w:tcBorders>
          </w:tcPr>
          <w:p w:rsidR="001742B9" w:rsidRDefault="00256ADB" w14:paraId="5C5A7828" w14:textId="77777777">
            <w:pPr>
              <w:spacing w:after="0" w:line="259" w:lineRule="auto"/>
              <w:ind w:left="88" w:right="0" w:firstLine="0"/>
              <w:jc w:val="left"/>
            </w:pPr>
            <w:r>
              <w:rPr>
                <w:sz w:val="13"/>
              </w:rPr>
              <w:t>5.39</w:t>
            </w:r>
          </w:p>
        </w:tc>
        <w:tc>
          <w:tcPr>
            <w:tcW w:w="656" w:type="dxa"/>
            <w:tcBorders>
              <w:top w:val="nil"/>
              <w:left w:val="nil"/>
              <w:bottom w:val="nil"/>
              <w:right w:val="nil"/>
            </w:tcBorders>
          </w:tcPr>
          <w:p w:rsidR="001742B9" w:rsidRDefault="00256ADB" w14:paraId="15C08D72" w14:textId="77777777">
            <w:pPr>
              <w:spacing w:after="0" w:line="259" w:lineRule="auto"/>
              <w:ind w:left="108" w:right="0" w:firstLine="0"/>
              <w:jc w:val="left"/>
            </w:pPr>
            <w:r>
              <w:rPr>
                <w:sz w:val="13"/>
              </w:rPr>
              <w:t>5.64</w:t>
            </w:r>
          </w:p>
        </w:tc>
        <w:tc>
          <w:tcPr>
            <w:tcW w:w="693" w:type="dxa"/>
            <w:tcBorders>
              <w:top w:val="nil"/>
              <w:left w:val="nil"/>
              <w:bottom w:val="nil"/>
              <w:right w:val="nil"/>
            </w:tcBorders>
          </w:tcPr>
          <w:p w:rsidR="001742B9" w:rsidRDefault="00256ADB" w14:paraId="16FF0C02" w14:textId="77777777">
            <w:pPr>
              <w:spacing w:after="0" w:line="259" w:lineRule="auto"/>
              <w:ind w:left="92" w:right="0" w:firstLine="0"/>
              <w:jc w:val="left"/>
            </w:pPr>
            <w:r>
              <w:rPr>
                <w:sz w:val="13"/>
              </w:rPr>
              <w:t>0.25*</w:t>
            </w:r>
          </w:p>
        </w:tc>
        <w:tc>
          <w:tcPr>
            <w:tcW w:w="616" w:type="dxa"/>
            <w:tcBorders>
              <w:top w:val="nil"/>
              <w:left w:val="nil"/>
              <w:bottom w:val="nil"/>
              <w:right w:val="nil"/>
            </w:tcBorders>
          </w:tcPr>
          <w:p w:rsidR="001742B9" w:rsidRDefault="00256ADB" w14:paraId="517C680A" w14:textId="77777777">
            <w:pPr>
              <w:spacing w:after="0" w:line="259" w:lineRule="auto"/>
              <w:ind w:left="88" w:right="0" w:firstLine="0"/>
              <w:jc w:val="left"/>
            </w:pPr>
            <w:r>
              <w:rPr>
                <w:sz w:val="13"/>
              </w:rPr>
              <w:t>2.36</w:t>
            </w:r>
          </w:p>
        </w:tc>
        <w:tc>
          <w:tcPr>
            <w:tcW w:w="656" w:type="dxa"/>
            <w:tcBorders>
              <w:top w:val="nil"/>
              <w:left w:val="nil"/>
              <w:bottom w:val="nil"/>
              <w:right w:val="nil"/>
            </w:tcBorders>
          </w:tcPr>
          <w:p w:rsidR="001742B9" w:rsidRDefault="00256ADB" w14:paraId="2CB03421" w14:textId="77777777">
            <w:pPr>
              <w:spacing w:after="0" w:line="259" w:lineRule="auto"/>
              <w:ind w:left="108" w:right="0" w:firstLine="0"/>
              <w:jc w:val="left"/>
            </w:pPr>
            <w:r>
              <w:rPr>
                <w:sz w:val="13"/>
              </w:rPr>
              <w:t>3.53</w:t>
            </w:r>
          </w:p>
        </w:tc>
        <w:tc>
          <w:tcPr>
            <w:tcW w:w="550" w:type="dxa"/>
            <w:tcBorders>
              <w:top w:val="nil"/>
              <w:left w:val="nil"/>
              <w:bottom w:val="nil"/>
              <w:right w:val="nil"/>
            </w:tcBorders>
          </w:tcPr>
          <w:p w:rsidR="001742B9" w:rsidRDefault="00256ADB" w14:paraId="7ECCB06C" w14:textId="77777777">
            <w:pPr>
              <w:spacing w:after="0" w:line="259" w:lineRule="auto"/>
              <w:ind w:left="0" w:right="0" w:firstLine="0"/>
              <w:jc w:val="left"/>
            </w:pPr>
            <w:r>
              <w:rPr>
                <w:sz w:val="13"/>
              </w:rPr>
              <w:t>1.17***</w:t>
            </w:r>
          </w:p>
        </w:tc>
      </w:tr>
      <w:tr w:rsidR="001742B9" w14:paraId="5C4F8090" w14:textId="77777777">
        <w:trPr>
          <w:trHeight w:val="159"/>
        </w:trPr>
        <w:tc>
          <w:tcPr>
            <w:tcW w:w="3607" w:type="dxa"/>
            <w:tcBorders>
              <w:top w:val="nil"/>
              <w:left w:val="nil"/>
              <w:bottom w:val="single" w:color="000000" w:sz="3" w:space="0"/>
              <w:right w:val="nil"/>
            </w:tcBorders>
          </w:tcPr>
          <w:p w:rsidR="001742B9" w:rsidRDefault="001742B9" w14:paraId="47B96D74" w14:textId="77777777">
            <w:pPr>
              <w:spacing w:after="160" w:line="259" w:lineRule="auto"/>
              <w:ind w:left="0" w:right="0" w:firstLine="0"/>
              <w:jc w:val="left"/>
            </w:pPr>
          </w:p>
        </w:tc>
        <w:tc>
          <w:tcPr>
            <w:tcW w:w="596" w:type="dxa"/>
            <w:tcBorders>
              <w:top w:val="nil"/>
              <w:left w:val="nil"/>
              <w:bottom w:val="single" w:color="000000" w:sz="3" w:space="0"/>
              <w:right w:val="nil"/>
            </w:tcBorders>
          </w:tcPr>
          <w:p w:rsidR="001742B9" w:rsidRDefault="00256ADB" w14:paraId="2FA8CC5D" w14:textId="77777777">
            <w:pPr>
              <w:spacing w:after="0" w:line="259" w:lineRule="auto"/>
              <w:ind w:left="34" w:right="0" w:firstLine="0"/>
              <w:jc w:val="left"/>
            </w:pPr>
            <w:r>
              <w:rPr>
                <w:sz w:val="13"/>
              </w:rPr>
              <w:t>(1.50)</w:t>
            </w:r>
          </w:p>
        </w:tc>
        <w:tc>
          <w:tcPr>
            <w:tcW w:w="677" w:type="dxa"/>
            <w:tcBorders>
              <w:top w:val="nil"/>
              <w:left w:val="nil"/>
              <w:bottom w:val="single" w:color="000000" w:sz="3" w:space="0"/>
              <w:right w:val="nil"/>
            </w:tcBorders>
          </w:tcPr>
          <w:p w:rsidR="001742B9" w:rsidRDefault="00256ADB" w14:paraId="79B4E1BA" w14:textId="77777777">
            <w:pPr>
              <w:spacing w:after="0" w:line="259" w:lineRule="auto"/>
              <w:ind w:left="75" w:right="0" w:firstLine="0"/>
              <w:jc w:val="left"/>
            </w:pPr>
            <w:r>
              <w:rPr>
                <w:sz w:val="13"/>
              </w:rPr>
              <w:t>(1.58)</w:t>
            </w:r>
          </w:p>
        </w:tc>
        <w:tc>
          <w:tcPr>
            <w:tcW w:w="693" w:type="dxa"/>
            <w:tcBorders>
              <w:top w:val="nil"/>
              <w:left w:val="nil"/>
              <w:bottom w:val="single" w:color="000000" w:sz="3" w:space="0"/>
              <w:right w:val="nil"/>
            </w:tcBorders>
          </w:tcPr>
          <w:p w:rsidR="001742B9" w:rsidRDefault="00256ADB" w14:paraId="2B448386" w14:textId="77777777">
            <w:pPr>
              <w:spacing w:after="0" w:line="259" w:lineRule="auto"/>
              <w:ind w:left="73" w:right="0" w:firstLine="0"/>
              <w:jc w:val="left"/>
            </w:pPr>
            <w:r>
              <w:rPr>
                <w:sz w:val="13"/>
              </w:rPr>
              <w:t>(0.74)</w:t>
            </w:r>
          </w:p>
        </w:tc>
        <w:tc>
          <w:tcPr>
            <w:tcW w:w="616" w:type="dxa"/>
            <w:tcBorders>
              <w:top w:val="nil"/>
              <w:left w:val="nil"/>
              <w:bottom w:val="single" w:color="000000" w:sz="3" w:space="0"/>
              <w:right w:val="nil"/>
            </w:tcBorders>
          </w:tcPr>
          <w:p w:rsidR="001742B9" w:rsidRDefault="00256ADB" w14:paraId="7E76752E" w14:textId="77777777">
            <w:pPr>
              <w:spacing w:after="0" w:line="259" w:lineRule="auto"/>
              <w:ind w:left="34" w:right="0" w:firstLine="0"/>
              <w:jc w:val="left"/>
            </w:pPr>
            <w:r>
              <w:rPr>
                <w:sz w:val="13"/>
              </w:rPr>
              <w:t>(2.57)</w:t>
            </w:r>
          </w:p>
        </w:tc>
        <w:tc>
          <w:tcPr>
            <w:tcW w:w="656" w:type="dxa"/>
            <w:tcBorders>
              <w:top w:val="nil"/>
              <w:left w:val="nil"/>
              <w:bottom w:val="single" w:color="000000" w:sz="3" w:space="0"/>
              <w:right w:val="nil"/>
            </w:tcBorders>
          </w:tcPr>
          <w:p w:rsidR="001742B9" w:rsidRDefault="00256ADB" w14:paraId="217A6D2F" w14:textId="77777777">
            <w:pPr>
              <w:spacing w:after="0" w:line="259" w:lineRule="auto"/>
              <w:ind w:left="55" w:right="0" w:firstLine="0"/>
              <w:jc w:val="left"/>
            </w:pPr>
            <w:r>
              <w:rPr>
                <w:sz w:val="13"/>
              </w:rPr>
              <w:t>(2.25)</w:t>
            </w:r>
          </w:p>
        </w:tc>
        <w:tc>
          <w:tcPr>
            <w:tcW w:w="693" w:type="dxa"/>
            <w:tcBorders>
              <w:top w:val="nil"/>
              <w:left w:val="nil"/>
              <w:bottom w:val="single" w:color="000000" w:sz="3" w:space="0"/>
              <w:right w:val="nil"/>
            </w:tcBorders>
          </w:tcPr>
          <w:p w:rsidR="001742B9" w:rsidRDefault="00256ADB" w14:paraId="70BB6722" w14:textId="77777777">
            <w:pPr>
              <w:spacing w:after="0" w:line="259" w:lineRule="auto"/>
              <w:ind w:left="73" w:right="0" w:firstLine="0"/>
              <w:jc w:val="left"/>
            </w:pPr>
            <w:r>
              <w:rPr>
                <w:sz w:val="13"/>
              </w:rPr>
              <w:t>(0.05)</w:t>
            </w:r>
          </w:p>
        </w:tc>
        <w:tc>
          <w:tcPr>
            <w:tcW w:w="616" w:type="dxa"/>
            <w:tcBorders>
              <w:top w:val="nil"/>
              <w:left w:val="nil"/>
              <w:bottom w:val="single" w:color="000000" w:sz="3" w:space="0"/>
              <w:right w:val="nil"/>
            </w:tcBorders>
          </w:tcPr>
          <w:p w:rsidR="001742B9" w:rsidRDefault="00256ADB" w14:paraId="607072FE" w14:textId="77777777">
            <w:pPr>
              <w:spacing w:after="0" w:line="259" w:lineRule="auto"/>
              <w:ind w:left="34" w:right="0" w:firstLine="0"/>
              <w:jc w:val="left"/>
            </w:pPr>
            <w:r>
              <w:rPr>
                <w:sz w:val="13"/>
              </w:rPr>
              <w:t>(2.60)</w:t>
            </w:r>
          </w:p>
        </w:tc>
        <w:tc>
          <w:tcPr>
            <w:tcW w:w="656" w:type="dxa"/>
            <w:tcBorders>
              <w:top w:val="nil"/>
              <w:left w:val="nil"/>
              <w:bottom w:val="single" w:color="000000" w:sz="3" w:space="0"/>
              <w:right w:val="nil"/>
            </w:tcBorders>
          </w:tcPr>
          <w:p w:rsidR="001742B9" w:rsidRDefault="00256ADB" w14:paraId="54F86CD6" w14:textId="77777777">
            <w:pPr>
              <w:spacing w:after="0" w:line="259" w:lineRule="auto"/>
              <w:ind w:left="55" w:right="0" w:firstLine="0"/>
              <w:jc w:val="left"/>
            </w:pPr>
            <w:r>
              <w:rPr>
                <w:sz w:val="13"/>
              </w:rPr>
              <w:t>(2.78)</w:t>
            </w:r>
          </w:p>
        </w:tc>
        <w:tc>
          <w:tcPr>
            <w:tcW w:w="550" w:type="dxa"/>
            <w:tcBorders>
              <w:top w:val="nil"/>
              <w:left w:val="nil"/>
              <w:bottom w:val="single" w:color="000000" w:sz="3" w:space="0"/>
              <w:right w:val="nil"/>
            </w:tcBorders>
          </w:tcPr>
          <w:p w:rsidR="001742B9" w:rsidRDefault="00256ADB" w14:paraId="59744387" w14:textId="77777777">
            <w:pPr>
              <w:spacing w:after="0" w:line="259" w:lineRule="auto"/>
              <w:ind w:left="50" w:right="0" w:firstLine="0"/>
              <w:jc w:val="left"/>
            </w:pPr>
            <w:r>
              <w:rPr>
                <w:sz w:val="13"/>
              </w:rPr>
              <w:t>(0.00)</w:t>
            </w:r>
          </w:p>
        </w:tc>
      </w:tr>
      <w:tr w:rsidR="001742B9" w14:paraId="0B9D8254" w14:textId="77777777">
        <w:trPr>
          <w:trHeight w:val="180"/>
        </w:trPr>
        <w:tc>
          <w:tcPr>
            <w:tcW w:w="3607" w:type="dxa"/>
            <w:tcBorders>
              <w:top w:val="single" w:color="000000" w:sz="3" w:space="0"/>
              <w:left w:val="nil"/>
              <w:bottom w:val="double" w:color="000000" w:sz="3" w:space="0"/>
              <w:right w:val="nil"/>
            </w:tcBorders>
          </w:tcPr>
          <w:p w:rsidR="001742B9" w:rsidRDefault="00256ADB" w14:paraId="7103EB14" w14:textId="77777777">
            <w:pPr>
              <w:spacing w:after="0" w:line="259" w:lineRule="auto"/>
              <w:ind w:left="97" w:right="0" w:firstLine="0"/>
              <w:jc w:val="left"/>
            </w:pPr>
            <w:r>
              <w:rPr>
                <w:sz w:val="13"/>
              </w:rPr>
              <w:t>Observations</w:t>
            </w:r>
          </w:p>
        </w:tc>
        <w:tc>
          <w:tcPr>
            <w:tcW w:w="596" w:type="dxa"/>
            <w:tcBorders>
              <w:top w:val="single" w:color="000000" w:sz="3" w:space="0"/>
              <w:left w:val="nil"/>
              <w:bottom w:val="double" w:color="000000" w:sz="3" w:space="0"/>
              <w:right w:val="nil"/>
            </w:tcBorders>
          </w:tcPr>
          <w:p w:rsidR="001742B9" w:rsidRDefault="00256ADB" w14:paraId="3E5E4525" w14:textId="77777777">
            <w:pPr>
              <w:spacing w:after="0" w:line="259" w:lineRule="auto"/>
              <w:ind w:left="107" w:right="0" w:firstLine="0"/>
              <w:jc w:val="left"/>
            </w:pPr>
            <w:r>
              <w:rPr>
                <w:sz w:val="13"/>
              </w:rPr>
              <w:t>610</w:t>
            </w:r>
          </w:p>
        </w:tc>
        <w:tc>
          <w:tcPr>
            <w:tcW w:w="677" w:type="dxa"/>
            <w:tcBorders>
              <w:top w:val="single" w:color="000000" w:sz="3" w:space="0"/>
              <w:left w:val="nil"/>
              <w:bottom w:val="double" w:color="000000" w:sz="3" w:space="0"/>
              <w:right w:val="nil"/>
            </w:tcBorders>
          </w:tcPr>
          <w:p w:rsidR="001742B9" w:rsidRDefault="00256ADB" w14:paraId="418F5F0E" w14:textId="77777777">
            <w:pPr>
              <w:spacing w:after="0" w:line="259" w:lineRule="auto"/>
              <w:ind w:left="147" w:right="0" w:firstLine="0"/>
              <w:jc w:val="left"/>
            </w:pPr>
            <w:r>
              <w:rPr>
                <w:sz w:val="13"/>
              </w:rPr>
              <w:t>483</w:t>
            </w:r>
          </w:p>
        </w:tc>
        <w:tc>
          <w:tcPr>
            <w:tcW w:w="693" w:type="dxa"/>
            <w:tcBorders>
              <w:top w:val="single" w:color="000000" w:sz="3" w:space="0"/>
              <w:left w:val="nil"/>
              <w:bottom w:val="double" w:color="000000" w:sz="3" w:space="0"/>
              <w:right w:val="nil"/>
            </w:tcBorders>
          </w:tcPr>
          <w:p w:rsidR="001742B9" w:rsidRDefault="00256ADB" w14:paraId="343E61EC" w14:textId="77777777">
            <w:pPr>
              <w:spacing w:after="0" w:line="259" w:lineRule="auto"/>
              <w:ind w:left="92" w:right="0" w:firstLine="0"/>
              <w:jc w:val="left"/>
            </w:pPr>
            <w:r>
              <w:rPr>
                <w:sz w:val="13"/>
              </w:rPr>
              <w:t>1,093</w:t>
            </w:r>
          </w:p>
        </w:tc>
        <w:tc>
          <w:tcPr>
            <w:tcW w:w="616" w:type="dxa"/>
            <w:tcBorders>
              <w:top w:val="single" w:color="000000" w:sz="3" w:space="0"/>
              <w:left w:val="nil"/>
              <w:bottom w:val="double" w:color="000000" w:sz="3" w:space="0"/>
              <w:right w:val="nil"/>
            </w:tcBorders>
          </w:tcPr>
          <w:p w:rsidR="001742B9" w:rsidRDefault="00256ADB" w14:paraId="583F594C" w14:textId="77777777">
            <w:pPr>
              <w:spacing w:after="0" w:line="259" w:lineRule="auto"/>
              <w:ind w:left="107" w:right="0" w:firstLine="0"/>
              <w:jc w:val="left"/>
            </w:pPr>
            <w:r>
              <w:rPr>
                <w:sz w:val="13"/>
              </w:rPr>
              <w:t>760</w:t>
            </w:r>
          </w:p>
        </w:tc>
        <w:tc>
          <w:tcPr>
            <w:tcW w:w="656" w:type="dxa"/>
            <w:tcBorders>
              <w:top w:val="single" w:color="000000" w:sz="3" w:space="0"/>
              <w:left w:val="nil"/>
              <w:bottom w:val="double" w:color="000000" w:sz="3" w:space="0"/>
              <w:right w:val="nil"/>
            </w:tcBorders>
          </w:tcPr>
          <w:p w:rsidR="001742B9" w:rsidRDefault="00256ADB" w14:paraId="1151AC27" w14:textId="77777777">
            <w:pPr>
              <w:spacing w:after="0" w:line="259" w:lineRule="auto"/>
              <w:ind w:left="127" w:right="0" w:firstLine="0"/>
              <w:jc w:val="left"/>
            </w:pPr>
            <w:r>
              <w:rPr>
                <w:sz w:val="13"/>
              </w:rPr>
              <w:t>656</w:t>
            </w:r>
          </w:p>
        </w:tc>
        <w:tc>
          <w:tcPr>
            <w:tcW w:w="693" w:type="dxa"/>
            <w:tcBorders>
              <w:top w:val="single" w:color="000000" w:sz="3" w:space="0"/>
              <w:left w:val="nil"/>
              <w:bottom w:val="double" w:color="000000" w:sz="3" w:space="0"/>
              <w:right w:val="nil"/>
            </w:tcBorders>
          </w:tcPr>
          <w:p w:rsidR="001742B9" w:rsidRDefault="00256ADB" w14:paraId="05460B18" w14:textId="77777777">
            <w:pPr>
              <w:spacing w:after="0" w:line="259" w:lineRule="auto"/>
              <w:ind w:left="92" w:right="0" w:firstLine="0"/>
              <w:jc w:val="left"/>
            </w:pPr>
            <w:r>
              <w:rPr>
                <w:sz w:val="13"/>
              </w:rPr>
              <w:t>1,416</w:t>
            </w:r>
          </w:p>
        </w:tc>
        <w:tc>
          <w:tcPr>
            <w:tcW w:w="616" w:type="dxa"/>
            <w:tcBorders>
              <w:top w:val="single" w:color="000000" w:sz="3" w:space="0"/>
              <w:left w:val="nil"/>
              <w:bottom w:val="double" w:color="000000" w:sz="3" w:space="0"/>
              <w:right w:val="nil"/>
            </w:tcBorders>
          </w:tcPr>
          <w:p w:rsidR="001742B9" w:rsidRDefault="00256ADB" w14:paraId="6B2450A9" w14:textId="77777777">
            <w:pPr>
              <w:spacing w:after="0" w:line="259" w:lineRule="auto"/>
              <w:ind w:left="107" w:right="0" w:firstLine="0"/>
              <w:jc w:val="left"/>
            </w:pPr>
            <w:r>
              <w:rPr>
                <w:sz w:val="13"/>
              </w:rPr>
              <w:t>294</w:t>
            </w:r>
          </w:p>
        </w:tc>
        <w:tc>
          <w:tcPr>
            <w:tcW w:w="656" w:type="dxa"/>
            <w:tcBorders>
              <w:top w:val="single" w:color="000000" w:sz="3" w:space="0"/>
              <w:left w:val="nil"/>
              <w:bottom w:val="double" w:color="000000" w:sz="3" w:space="0"/>
              <w:right w:val="nil"/>
            </w:tcBorders>
          </w:tcPr>
          <w:p w:rsidR="001742B9" w:rsidRDefault="00256ADB" w14:paraId="6B376565" w14:textId="77777777">
            <w:pPr>
              <w:spacing w:after="0" w:line="259" w:lineRule="auto"/>
              <w:ind w:left="127" w:right="0" w:firstLine="0"/>
              <w:jc w:val="left"/>
            </w:pPr>
            <w:r>
              <w:rPr>
                <w:sz w:val="13"/>
              </w:rPr>
              <w:t>157</w:t>
            </w:r>
          </w:p>
        </w:tc>
        <w:tc>
          <w:tcPr>
            <w:tcW w:w="550" w:type="dxa"/>
            <w:tcBorders>
              <w:top w:val="single" w:color="000000" w:sz="3" w:space="0"/>
              <w:left w:val="nil"/>
              <w:bottom w:val="double" w:color="000000" w:sz="3" w:space="0"/>
              <w:right w:val="nil"/>
            </w:tcBorders>
          </w:tcPr>
          <w:p w:rsidR="001742B9" w:rsidRDefault="00256ADB" w14:paraId="4739B33A" w14:textId="77777777">
            <w:pPr>
              <w:spacing w:after="0" w:line="259" w:lineRule="auto"/>
              <w:ind w:left="123" w:right="0" w:firstLine="0"/>
              <w:jc w:val="left"/>
            </w:pPr>
            <w:r>
              <w:rPr>
                <w:sz w:val="13"/>
              </w:rPr>
              <w:t>451</w:t>
            </w:r>
          </w:p>
        </w:tc>
      </w:tr>
    </w:tbl>
    <w:p w:rsidR="001742B9" w:rsidP="006C2B60" w:rsidRDefault="00256ADB" w14:paraId="349D8438" w14:textId="546294CF">
      <w:pPr>
        <w:spacing w:after="3" w:line="259" w:lineRule="auto"/>
        <w:ind w:left="27" w:right="0"/>
        <w:jc w:val="left"/>
        <w:rPr>
          <w:sz w:val="13"/>
        </w:rPr>
      </w:pPr>
      <w:r>
        <w:rPr>
          <w:sz w:val="13"/>
        </w:rPr>
        <w:t>Note: Significance: * p</w:t>
      </w:r>
      <w:r>
        <w:rPr>
          <w:i/>
          <w:sz w:val="13"/>
        </w:rPr>
        <w:t>&lt;</w:t>
      </w:r>
      <w:r>
        <w:rPr>
          <w:sz w:val="13"/>
        </w:rPr>
        <w:t>0.05, ** p</w:t>
      </w:r>
      <w:r>
        <w:rPr>
          <w:i/>
          <w:sz w:val="13"/>
        </w:rPr>
        <w:t>&lt;</w:t>
      </w:r>
      <w:r>
        <w:rPr>
          <w:sz w:val="13"/>
        </w:rPr>
        <w:t>0.01, *** p</w:t>
      </w:r>
      <w:r>
        <w:rPr>
          <w:i/>
          <w:sz w:val="13"/>
        </w:rPr>
        <w:t>&lt;</w:t>
      </w:r>
      <w:r>
        <w:rPr>
          <w:sz w:val="13"/>
        </w:rPr>
        <w:t>0.001.</w:t>
      </w:r>
    </w:p>
    <w:p w:rsidRPr="006C2B60" w:rsidR="006C2B60" w:rsidP="006C2B60" w:rsidRDefault="006C2B60" w14:paraId="736BF529" w14:textId="77777777">
      <w:pPr>
        <w:spacing w:after="3" w:line="259" w:lineRule="auto"/>
        <w:ind w:left="27" w:right="0"/>
        <w:jc w:val="left"/>
        <w:rPr>
          <w:sz w:val="13"/>
        </w:rPr>
      </w:pPr>
    </w:p>
    <w:p w:rsidR="001742B9" w:rsidRDefault="00256ADB" w14:paraId="19E6188F" w14:textId="77777777">
      <w:pPr>
        <w:pStyle w:val="Heading2"/>
        <w:ind w:left="598" w:hanging="613"/>
      </w:pPr>
      <w:proofErr w:type="spellStart"/>
      <w:r>
        <w:t>rCSI</w:t>
      </w:r>
      <w:proofErr w:type="spellEnd"/>
    </w:p>
    <w:p w:rsidR="001742B9" w:rsidRDefault="00256ADB" w14:paraId="2B48F2FA" w14:textId="77777777">
      <w:pPr>
        <w:spacing w:after="92"/>
        <w:ind w:left="-5" w:right="132"/>
      </w:pPr>
      <w:r>
        <w:t xml:space="preserve">The </w:t>
      </w:r>
      <w:proofErr w:type="spellStart"/>
      <w:r>
        <w:t>rCSI</w:t>
      </w:r>
      <w:proofErr w:type="spellEnd"/>
      <w:r>
        <w:t xml:space="preserve"> results in Table 7 show that in Myanmar and CAR, households tend to report that they are adopting more reduced coping strategies over the phone compared to F2F. However, the opposite is found for Ecuador where F2F respondents are adopting significantly higher reduced coping strategies.</w:t>
      </w:r>
    </w:p>
    <w:p w:rsidR="006C2B60" w:rsidRDefault="006C2B60" w14:paraId="67AB98E1" w14:textId="77777777">
      <w:pPr>
        <w:spacing w:after="92"/>
        <w:ind w:left="-5" w:right="132"/>
      </w:pPr>
    </w:p>
    <w:p w:rsidR="006C2B60" w:rsidRDefault="006C2B60" w14:paraId="62D6554E" w14:textId="77777777">
      <w:pPr>
        <w:spacing w:after="92"/>
        <w:ind w:left="-5" w:right="132"/>
      </w:pPr>
    </w:p>
    <w:p w:rsidR="006C2B60" w:rsidRDefault="006C2B60" w14:paraId="5BED7337" w14:textId="77777777">
      <w:pPr>
        <w:spacing w:after="92"/>
        <w:ind w:left="-5" w:right="132"/>
      </w:pPr>
    </w:p>
    <w:p w:rsidR="006C2B60" w:rsidRDefault="006C2B60" w14:paraId="5AF7D713" w14:textId="77777777">
      <w:pPr>
        <w:spacing w:after="92"/>
        <w:ind w:left="-5" w:right="132"/>
      </w:pPr>
    </w:p>
    <w:p w:rsidR="001742B9" w:rsidRDefault="00256ADB" w14:paraId="289E302C" w14:textId="77777777">
      <w:pPr>
        <w:spacing w:after="0" w:line="259" w:lineRule="auto"/>
        <w:ind w:left="0" w:right="146" w:firstLine="0"/>
        <w:jc w:val="center"/>
      </w:pPr>
      <w:r>
        <w:rPr>
          <w:sz w:val="17"/>
        </w:rPr>
        <w:t>Table 9: Impact of Survey Modality on Reduced Coping Strategy Index and IPC Phases</w:t>
      </w:r>
    </w:p>
    <w:tbl>
      <w:tblPr>
        <w:tblW w:w="9360" w:type="dxa"/>
        <w:tblCellMar>
          <w:top w:w="18" w:type="dxa"/>
          <w:right w:w="59" w:type="dxa"/>
        </w:tblCellMar>
        <w:tblLook w:val="04A0" w:firstRow="1" w:lastRow="0" w:firstColumn="1" w:lastColumn="0" w:noHBand="0" w:noVBand="1"/>
      </w:tblPr>
      <w:tblGrid>
        <w:gridCol w:w="4030"/>
        <w:gridCol w:w="509"/>
        <w:gridCol w:w="651"/>
        <w:gridCol w:w="644"/>
        <w:gridCol w:w="573"/>
        <w:gridCol w:w="610"/>
        <w:gridCol w:w="643"/>
        <w:gridCol w:w="509"/>
        <w:gridCol w:w="610"/>
        <w:gridCol w:w="581"/>
      </w:tblGrid>
      <w:tr w:rsidR="001742B9" w14:paraId="0F5FD070" w14:textId="77777777">
        <w:trPr>
          <w:trHeight w:val="164"/>
        </w:trPr>
        <w:tc>
          <w:tcPr>
            <w:tcW w:w="4088" w:type="dxa"/>
            <w:tcBorders>
              <w:top w:val="double" w:color="000000" w:sz="2" w:space="0"/>
              <w:left w:val="nil"/>
              <w:bottom w:val="nil"/>
              <w:right w:val="nil"/>
            </w:tcBorders>
          </w:tcPr>
          <w:p w:rsidR="001742B9" w:rsidRDefault="001742B9" w14:paraId="57AAC92C" w14:textId="77777777">
            <w:pPr>
              <w:spacing w:after="160" w:line="259" w:lineRule="auto"/>
              <w:ind w:left="0" w:right="0" w:firstLine="0"/>
              <w:jc w:val="left"/>
            </w:pPr>
          </w:p>
        </w:tc>
        <w:tc>
          <w:tcPr>
            <w:tcW w:w="510" w:type="dxa"/>
            <w:tcBorders>
              <w:top w:val="double" w:color="000000" w:sz="2" w:space="0"/>
              <w:left w:val="nil"/>
              <w:bottom w:val="nil"/>
              <w:right w:val="nil"/>
            </w:tcBorders>
          </w:tcPr>
          <w:p w:rsidR="001742B9" w:rsidRDefault="001742B9" w14:paraId="4DF477DF" w14:textId="77777777">
            <w:pPr>
              <w:spacing w:after="160" w:line="259" w:lineRule="auto"/>
              <w:ind w:left="0" w:right="0" w:firstLine="0"/>
              <w:jc w:val="left"/>
            </w:pPr>
          </w:p>
        </w:tc>
        <w:tc>
          <w:tcPr>
            <w:tcW w:w="611" w:type="dxa"/>
            <w:tcBorders>
              <w:top w:val="double" w:color="000000" w:sz="2" w:space="0"/>
              <w:left w:val="nil"/>
              <w:bottom w:val="nil"/>
              <w:right w:val="nil"/>
            </w:tcBorders>
          </w:tcPr>
          <w:p w:rsidR="001742B9" w:rsidRDefault="00256ADB" w14:paraId="36A78C84" w14:textId="77777777">
            <w:pPr>
              <w:spacing w:after="0" w:line="259" w:lineRule="auto"/>
              <w:ind w:left="13" w:right="0" w:firstLine="0"/>
            </w:pPr>
            <w:r>
              <w:rPr>
                <w:sz w:val="12"/>
              </w:rPr>
              <w:t>Myanmar</w:t>
            </w:r>
          </w:p>
        </w:tc>
        <w:tc>
          <w:tcPr>
            <w:tcW w:w="645" w:type="dxa"/>
            <w:tcBorders>
              <w:top w:val="double" w:color="000000" w:sz="2" w:space="0"/>
              <w:left w:val="nil"/>
              <w:bottom w:val="nil"/>
              <w:right w:val="nil"/>
            </w:tcBorders>
          </w:tcPr>
          <w:p w:rsidR="001742B9" w:rsidRDefault="001742B9" w14:paraId="54C66A03" w14:textId="77777777">
            <w:pPr>
              <w:spacing w:after="160" w:line="259" w:lineRule="auto"/>
              <w:ind w:left="0" w:right="0" w:firstLine="0"/>
              <w:jc w:val="left"/>
            </w:pPr>
          </w:p>
        </w:tc>
        <w:tc>
          <w:tcPr>
            <w:tcW w:w="574" w:type="dxa"/>
            <w:tcBorders>
              <w:top w:val="double" w:color="000000" w:sz="2" w:space="0"/>
              <w:left w:val="nil"/>
              <w:bottom w:val="nil"/>
              <w:right w:val="nil"/>
            </w:tcBorders>
          </w:tcPr>
          <w:p w:rsidR="001742B9" w:rsidRDefault="001742B9" w14:paraId="5ADDC88F" w14:textId="77777777">
            <w:pPr>
              <w:spacing w:after="160" w:line="259" w:lineRule="auto"/>
              <w:ind w:left="0" w:right="0" w:firstLine="0"/>
              <w:jc w:val="left"/>
            </w:pPr>
          </w:p>
        </w:tc>
        <w:tc>
          <w:tcPr>
            <w:tcW w:w="611" w:type="dxa"/>
            <w:tcBorders>
              <w:top w:val="double" w:color="000000" w:sz="2" w:space="0"/>
              <w:left w:val="nil"/>
              <w:bottom w:val="nil"/>
              <w:right w:val="nil"/>
            </w:tcBorders>
          </w:tcPr>
          <w:p w:rsidR="001742B9" w:rsidRDefault="00256ADB" w14:paraId="0963FD21" w14:textId="77777777">
            <w:pPr>
              <w:spacing w:after="0" w:line="259" w:lineRule="auto"/>
              <w:ind w:left="18" w:right="0" w:firstLine="0"/>
              <w:jc w:val="left"/>
            </w:pPr>
            <w:r>
              <w:rPr>
                <w:sz w:val="12"/>
              </w:rPr>
              <w:t>Ecuador</w:t>
            </w:r>
          </w:p>
        </w:tc>
        <w:tc>
          <w:tcPr>
            <w:tcW w:w="645" w:type="dxa"/>
            <w:tcBorders>
              <w:top w:val="double" w:color="000000" w:sz="2" w:space="0"/>
              <w:left w:val="nil"/>
              <w:bottom w:val="nil"/>
              <w:right w:val="nil"/>
            </w:tcBorders>
          </w:tcPr>
          <w:p w:rsidR="001742B9" w:rsidRDefault="001742B9" w14:paraId="5BF29309" w14:textId="77777777">
            <w:pPr>
              <w:spacing w:after="160" w:line="259" w:lineRule="auto"/>
              <w:ind w:left="0" w:right="0" w:firstLine="0"/>
              <w:jc w:val="left"/>
            </w:pPr>
          </w:p>
        </w:tc>
        <w:tc>
          <w:tcPr>
            <w:tcW w:w="510" w:type="dxa"/>
            <w:tcBorders>
              <w:top w:val="double" w:color="000000" w:sz="2" w:space="0"/>
              <w:left w:val="nil"/>
              <w:bottom w:val="nil"/>
              <w:right w:val="nil"/>
            </w:tcBorders>
          </w:tcPr>
          <w:p w:rsidR="001742B9" w:rsidRDefault="001742B9" w14:paraId="03FF9504" w14:textId="77777777">
            <w:pPr>
              <w:spacing w:after="160" w:line="259" w:lineRule="auto"/>
              <w:ind w:left="0" w:right="0" w:firstLine="0"/>
              <w:jc w:val="left"/>
            </w:pPr>
          </w:p>
        </w:tc>
        <w:tc>
          <w:tcPr>
            <w:tcW w:w="611" w:type="dxa"/>
            <w:tcBorders>
              <w:top w:val="double" w:color="000000" w:sz="2" w:space="0"/>
              <w:left w:val="nil"/>
              <w:bottom w:val="nil"/>
              <w:right w:val="nil"/>
            </w:tcBorders>
          </w:tcPr>
          <w:p w:rsidR="001742B9" w:rsidRDefault="00256ADB" w14:paraId="7F047EA2" w14:textId="77777777">
            <w:pPr>
              <w:spacing w:after="0" w:line="259" w:lineRule="auto"/>
              <w:ind w:left="141" w:right="0" w:firstLine="0"/>
              <w:jc w:val="left"/>
            </w:pPr>
            <w:r>
              <w:rPr>
                <w:sz w:val="12"/>
              </w:rPr>
              <w:t>CAR</w:t>
            </w:r>
          </w:p>
        </w:tc>
        <w:tc>
          <w:tcPr>
            <w:tcW w:w="555" w:type="dxa"/>
            <w:tcBorders>
              <w:top w:val="double" w:color="000000" w:sz="2" w:space="0"/>
              <w:left w:val="nil"/>
              <w:bottom w:val="nil"/>
              <w:right w:val="nil"/>
            </w:tcBorders>
          </w:tcPr>
          <w:p w:rsidR="001742B9" w:rsidRDefault="001742B9" w14:paraId="6A7B184A" w14:textId="77777777">
            <w:pPr>
              <w:spacing w:after="160" w:line="259" w:lineRule="auto"/>
              <w:ind w:left="0" w:right="0" w:firstLine="0"/>
              <w:jc w:val="left"/>
            </w:pPr>
          </w:p>
        </w:tc>
      </w:tr>
      <w:tr w:rsidR="001742B9" w14:paraId="1BB5FB66" w14:textId="77777777">
        <w:trPr>
          <w:trHeight w:val="148"/>
        </w:trPr>
        <w:tc>
          <w:tcPr>
            <w:tcW w:w="4088" w:type="dxa"/>
            <w:tcBorders>
              <w:top w:val="nil"/>
              <w:left w:val="nil"/>
              <w:bottom w:val="single" w:color="000000" w:sz="2" w:space="0"/>
              <w:right w:val="nil"/>
            </w:tcBorders>
          </w:tcPr>
          <w:p w:rsidR="001742B9" w:rsidRDefault="00256ADB" w14:paraId="69CC0E55" w14:textId="77777777">
            <w:pPr>
              <w:spacing w:after="0" w:line="259" w:lineRule="auto"/>
              <w:ind w:left="91" w:right="0" w:firstLine="0"/>
              <w:jc w:val="left"/>
            </w:pPr>
            <w:r>
              <w:rPr>
                <w:sz w:val="12"/>
              </w:rPr>
              <w:t>Variable</w:t>
            </w:r>
          </w:p>
        </w:tc>
        <w:tc>
          <w:tcPr>
            <w:tcW w:w="510" w:type="dxa"/>
            <w:tcBorders>
              <w:top w:val="nil"/>
              <w:left w:val="nil"/>
              <w:bottom w:val="single" w:color="000000" w:sz="2" w:space="0"/>
              <w:right w:val="nil"/>
            </w:tcBorders>
          </w:tcPr>
          <w:p w:rsidR="001742B9" w:rsidRDefault="00256ADB" w14:paraId="544ED52E" w14:textId="77777777">
            <w:pPr>
              <w:spacing w:after="0" w:line="259" w:lineRule="auto"/>
              <w:ind w:left="48" w:right="0" w:firstLine="0"/>
              <w:jc w:val="left"/>
            </w:pPr>
            <w:r>
              <w:rPr>
                <w:sz w:val="12"/>
              </w:rPr>
              <w:t>F2F</w:t>
            </w:r>
          </w:p>
        </w:tc>
        <w:tc>
          <w:tcPr>
            <w:tcW w:w="611" w:type="dxa"/>
            <w:tcBorders>
              <w:top w:val="nil"/>
              <w:left w:val="nil"/>
              <w:bottom w:val="single" w:color="000000" w:sz="2" w:space="0"/>
              <w:right w:val="nil"/>
            </w:tcBorders>
          </w:tcPr>
          <w:p w:rsidR="001742B9" w:rsidRDefault="00256ADB" w14:paraId="6F551AAD" w14:textId="77777777">
            <w:pPr>
              <w:spacing w:after="0" w:line="259" w:lineRule="auto"/>
              <w:ind w:left="0" w:right="0" w:firstLine="0"/>
              <w:jc w:val="left"/>
            </w:pPr>
            <w:r>
              <w:rPr>
                <w:sz w:val="12"/>
              </w:rPr>
              <w:t>Remote</w:t>
            </w:r>
          </w:p>
        </w:tc>
        <w:tc>
          <w:tcPr>
            <w:tcW w:w="645" w:type="dxa"/>
            <w:tcBorders>
              <w:top w:val="nil"/>
              <w:left w:val="nil"/>
              <w:bottom w:val="single" w:color="000000" w:sz="2" w:space="0"/>
              <w:right w:val="nil"/>
            </w:tcBorders>
          </w:tcPr>
          <w:p w:rsidR="001742B9" w:rsidRDefault="00256ADB" w14:paraId="2EED5E4D" w14:textId="77777777">
            <w:pPr>
              <w:spacing w:after="0" w:line="259" w:lineRule="auto"/>
              <w:ind w:left="128" w:right="0" w:firstLine="0"/>
              <w:jc w:val="left"/>
            </w:pPr>
            <w:r>
              <w:rPr>
                <w:sz w:val="12"/>
              </w:rPr>
              <w:t>Diff</w:t>
            </w:r>
          </w:p>
        </w:tc>
        <w:tc>
          <w:tcPr>
            <w:tcW w:w="574" w:type="dxa"/>
            <w:tcBorders>
              <w:top w:val="nil"/>
              <w:left w:val="nil"/>
              <w:bottom w:val="single" w:color="000000" w:sz="2" w:space="0"/>
              <w:right w:val="nil"/>
            </w:tcBorders>
          </w:tcPr>
          <w:p w:rsidR="001742B9" w:rsidRDefault="00256ADB" w14:paraId="634788C3" w14:textId="77777777">
            <w:pPr>
              <w:spacing w:after="0" w:line="259" w:lineRule="auto"/>
              <w:ind w:left="80" w:right="0" w:firstLine="0"/>
              <w:jc w:val="left"/>
            </w:pPr>
            <w:r>
              <w:rPr>
                <w:sz w:val="12"/>
              </w:rPr>
              <w:t>F2F</w:t>
            </w:r>
          </w:p>
        </w:tc>
        <w:tc>
          <w:tcPr>
            <w:tcW w:w="611" w:type="dxa"/>
            <w:tcBorders>
              <w:top w:val="nil"/>
              <w:left w:val="nil"/>
              <w:bottom w:val="single" w:color="000000" w:sz="2" w:space="0"/>
              <w:right w:val="nil"/>
            </w:tcBorders>
          </w:tcPr>
          <w:p w:rsidR="001742B9" w:rsidRDefault="00256ADB" w14:paraId="4A56840B" w14:textId="77777777">
            <w:pPr>
              <w:spacing w:after="0" w:line="259" w:lineRule="auto"/>
              <w:ind w:left="0" w:right="0" w:firstLine="0"/>
              <w:jc w:val="left"/>
            </w:pPr>
            <w:r>
              <w:rPr>
                <w:sz w:val="12"/>
              </w:rPr>
              <w:t>Remote</w:t>
            </w:r>
          </w:p>
        </w:tc>
        <w:tc>
          <w:tcPr>
            <w:tcW w:w="645" w:type="dxa"/>
            <w:tcBorders>
              <w:top w:val="nil"/>
              <w:left w:val="nil"/>
              <w:bottom w:val="single" w:color="000000" w:sz="2" w:space="0"/>
              <w:right w:val="nil"/>
            </w:tcBorders>
          </w:tcPr>
          <w:p w:rsidR="001742B9" w:rsidRDefault="00256ADB" w14:paraId="741486B7" w14:textId="77777777">
            <w:pPr>
              <w:spacing w:after="0" w:line="259" w:lineRule="auto"/>
              <w:ind w:left="128" w:right="0" w:firstLine="0"/>
              <w:jc w:val="left"/>
            </w:pPr>
            <w:r>
              <w:rPr>
                <w:sz w:val="12"/>
              </w:rPr>
              <w:t>Diff</w:t>
            </w:r>
          </w:p>
        </w:tc>
        <w:tc>
          <w:tcPr>
            <w:tcW w:w="510" w:type="dxa"/>
            <w:tcBorders>
              <w:top w:val="nil"/>
              <w:left w:val="nil"/>
              <w:bottom w:val="single" w:color="000000" w:sz="2" w:space="0"/>
              <w:right w:val="nil"/>
            </w:tcBorders>
          </w:tcPr>
          <w:p w:rsidR="001742B9" w:rsidRDefault="00256ADB" w14:paraId="528109D3" w14:textId="77777777">
            <w:pPr>
              <w:spacing w:after="0" w:line="259" w:lineRule="auto"/>
              <w:ind w:left="48" w:right="0" w:firstLine="0"/>
              <w:jc w:val="left"/>
            </w:pPr>
            <w:r>
              <w:rPr>
                <w:sz w:val="12"/>
              </w:rPr>
              <w:t>F2F</w:t>
            </w:r>
          </w:p>
        </w:tc>
        <w:tc>
          <w:tcPr>
            <w:tcW w:w="611" w:type="dxa"/>
            <w:tcBorders>
              <w:top w:val="nil"/>
              <w:left w:val="nil"/>
              <w:bottom w:val="single" w:color="000000" w:sz="2" w:space="0"/>
              <w:right w:val="nil"/>
            </w:tcBorders>
          </w:tcPr>
          <w:p w:rsidR="001742B9" w:rsidRDefault="00256ADB" w14:paraId="3B62BA58" w14:textId="77777777">
            <w:pPr>
              <w:spacing w:after="0" w:line="259" w:lineRule="auto"/>
              <w:ind w:left="0" w:right="0" w:firstLine="0"/>
              <w:jc w:val="left"/>
            </w:pPr>
            <w:r>
              <w:rPr>
                <w:sz w:val="12"/>
              </w:rPr>
              <w:t>Remote</w:t>
            </w:r>
          </w:p>
        </w:tc>
        <w:tc>
          <w:tcPr>
            <w:tcW w:w="555" w:type="dxa"/>
            <w:tcBorders>
              <w:top w:val="nil"/>
              <w:left w:val="nil"/>
              <w:bottom w:val="single" w:color="000000" w:sz="2" w:space="0"/>
              <w:right w:val="nil"/>
            </w:tcBorders>
          </w:tcPr>
          <w:p w:rsidR="001742B9" w:rsidRDefault="00256ADB" w14:paraId="5593A1E0" w14:textId="77777777">
            <w:pPr>
              <w:spacing w:after="0" w:line="259" w:lineRule="auto"/>
              <w:ind w:left="128" w:right="0" w:firstLine="0"/>
              <w:jc w:val="left"/>
            </w:pPr>
            <w:r>
              <w:rPr>
                <w:sz w:val="12"/>
              </w:rPr>
              <w:t>Diff</w:t>
            </w:r>
          </w:p>
        </w:tc>
      </w:tr>
      <w:tr w:rsidR="001742B9" w14:paraId="604D5998" w14:textId="77777777">
        <w:trPr>
          <w:trHeight w:val="145"/>
        </w:trPr>
        <w:tc>
          <w:tcPr>
            <w:tcW w:w="4088" w:type="dxa"/>
            <w:tcBorders>
              <w:top w:val="single" w:color="000000" w:sz="2" w:space="0"/>
              <w:left w:val="nil"/>
              <w:bottom w:val="nil"/>
              <w:right w:val="nil"/>
            </w:tcBorders>
          </w:tcPr>
          <w:p w:rsidR="001742B9" w:rsidRDefault="00256ADB" w14:paraId="2F7A368C" w14:textId="77777777">
            <w:pPr>
              <w:spacing w:after="0" w:line="259" w:lineRule="auto"/>
              <w:ind w:left="91" w:right="0" w:firstLine="0"/>
              <w:jc w:val="left"/>
            </w:pPr>
            <w:r>
              <w:rPr>
                <w:sz w:val="12"/>
              </w:rPr>
              <w:t>Reduced Coping Strategies Index (</w:t>
            </w:r>
            <w:proofErr w:type="spellStart"/>
            <w:r>
              <w:rPr>
                <w:sz w:val="12"/>
              </w:rPr>
              <w:t>rCSI</w:t>
            </w:r>
            <w:proofErr w:type="spellEnd"/>
            <w:r>
              <w:rPr>
                <w:sz w:val="12"/>
              </w:rPr>
              <w:t>)</w:t>
            </w:r>
          </w:p>
        </w:tc>
        <w:tc>
          <w:tcPr>
            <w:tcW w:w="510" w:type="dxa"/>
            <w:tcBorders>
              <w:top w:val="single" w:color="000000" w:sz="2" w:space="0"/>
              <w:left w:val="nil"/>
              <w:bottom w:val="nil"/>
              <w:right w:val="nil"/>
            </w:tcBorders>
          </w:tcPr>
          <w:p w:rsidR="001742B9" w:rsidRDefault="00256ADB" w14:paraId="7E8B5F10" w14:textId="77777777">
            <w:pPr>
              <w:spacing w:after="0" w:line="259" w:lineRule="auto"/>
              <w:ind w:left="50" w:right="0" w:firstLine="0"/>
              <w:jc w:val="left"/>
            </w:pPr>
            <w:r>
              <w:rPr>
                <w:sz w:val="12"/>
              </w:rPr>
              <w:t>5.43</w:t>
            </w:r>
          </w:p>
        </w:tc>
        <w:tc>
          <w:tcPr>
            <w:tcW w:w="611" w:type="dxa"/>
            <w:tcBorders>
              <w:top w:val="single" w:color="000000" w:sz="2" w:space="0"/>
              <w:left w:val="nil"/>
              <w:bottom w:val="nil"/>
              <w:right w:val="nil"/>
            </w:tcBorders>
          </w:tcPr>
          <w:p w:rsidR="001742B9" w:rsidRDefault="00256ADB" w14:paraId="43CAF095" w14:textId="77777777">
            <w:pPr>
              <w:spacing w:after="0" w:line="259" w:lineRule="auto"/>
              <w:ind w:left="101" w:right="0" w:firstLine="0"/>
              <w:jc w:val="left"/>
            </w:pPr>
            <w:r>
              <w:rPr>
                <w:sz w:val="12"/>
              </w:rPr>
              <w:t>9.24</w:t>
            </w:r>
          </w:p>
        </w:tc>
        <w:tc>
          <w:tcPr>
            <w:tcW w:w="645" w:type="dxa"/>
            <w:tcBorders>
              <w:top w:val="single" w:color="000000" w:sz="2" w:space="0"/>
              <w:left w:val="nil"/>
              <w:bottom w:val="nil"/>
              <w:right w:val="nil"/>
            </w:tcBorders>
          </w:tcPr>
          <w:p w:rsidR="001742B9" w:rsidRDefault="00256ADB" w14:paraId="5B7C6310" w14:textId="77777777">
            <w:pPr>
              <w:spacing w:after="0" w:line="259" w:lineRule="auto"/>
              <w:ind w:left="21" w:right="0" w:firstLine="0"/>
              <w:jc w:val="left"/>
            </w:pPr>
            <w:r>
              <w:rPr>
                <w:sz w:val="12"/>
              </w:rPr>
              <w:t>3.81***</w:t>
            </w:r>
          </w:p>
        </w:tc>
        <w:tc>
          <w:tcPr>
            <w:tcW w:w="574" w:type="dxa"/>
            <w:tcBorders>
              <w:top w:val="single" w:color="000000" w:sz="2" w:space="0"/>
              <w:left w:val="nil"/>
              <w:bottom w:val="nil"/>
              <w:right w:val="nil"/>
            </w:tcBorders>
          </w:tcPr>
          <w:p w:rsidR="001742B9" w:rsidRDefault="00256ADB" w14:paraId="4DF13BF9" w14:textId="77777777">
            <w:pPr>
              <w:spacing w:after="0" w:line="259" w:lineRule="auto"/>
              <w:ind w:left="50" w:right="0" w:firstLine="0"/>
              <w:jc w:val="left"/>
            </w:pPr>
            <w:r>
              <w:rPr>
                <w:sz w:val="12"/>
              </w:rPr>
              <w:t>19.86</w:t>
            </w:r>
          </w:p>
        </w:tc>
        <w:tc>
          <w:tcPr>
            <w:tcW w:w="611" w:type="dxa"/>
            <w:tcBorders>
              <w:top w:val="single" w:color="000000" w:sz="2" w:space="0"/>
              <w:left w:val="nil"/>
              <w:bottom w:val="nil"/>
              <w:right w:val="nil"/>
            </w:tcBorders>
          </w:tcPr>
          <w:p w:rsidR="001742B9" w:rsidRDefault="00256ADB" w14:paraId="3A968D29" w14:textId="77777777">
            <w:pPr>
              <w:spacing w:after="0" w:line="259" w:lineRule="auto"/>
              <w:ind w:left="69" w:right="0" w:firstLine="0"/>
              <w:jc w:val="left"/>
            </w:pPr>
            <w:r>
              <w:rPr>
                <w:sz w:val="12"/>
              </w:rPr>
              <w:t>18.50</w:t>
            </w:r>
          </w:p>
        </w:tc>
        <w:tc>
          <w:tcPr>
            <w:tcW w:w="645" w:type="dxa"/>
            <w:tcBorders>
              <w:top w:val="single" w:color="000000" w:sz="2" w:space="0"/>
              <w:left w:val="nil"/>
              <w:bottom w:val="nil"/>
              <w:right w:val="nil"/>
            </w:tcBorders>
          </w:tcPr>
          <w:p w:rsidR="001742B9" w:rsidRDefault="00256ADB" w14:paraId="3CB21F3C" w14:textId="77777777">
            <w:pPr>
              <w:spacing w:after="0" w:line="259" w:lineRule="auto"/>
              <w:ind w:left="64" w:right="0" w:firstLine="0"/>
              <w:jc w:val="left"/>
            </w:pPr>
            <w:r>
              <w:rPr>
                <w:sz w:val="12"/>
              </w:rPr>
              <w:t>-1.36*</w:t>
            </w:r>
          </w:p>
        </w:tc>
        <w:tc>
          <w:tcPr>
            <w:tcW w:w="510" w:type="dxa"/>
            <w:tcBorders>
              <w:top w:val="single" w:color="000000" w:sz="2" w:space="0"/>
              <w:left w:val="nil"/>
              <w:bottom w:val="nil"/>
              <w:right w:val="nil"/>
            </w:tcBorders>
          </w:tcPr>
          <w:p w:rsidR="001742B9" w:rsidRDefault="00256ADB" w14:paraId="18650343" w14:textId="77777777">
            <w:pPr>
              <w:spacing w:after="0" w:line="259" w:lineRule="auto"/>
              <w:ind w:left="18" w:right="0" w:firstLine="0"/>
              <w:jc w:val="left"/>
            </w:pPr>
            <w:r>
              <w:rPr>
                <w:sz w:val="12"/>
              </w:rPr>
              <w:t>14.35</w:t>
            </w:r>
          </w:p>
        </w:tc>
        <w:tc>
          <w:tcPr>
            <w:tcW w:w="611" w:type="dxa"/>
            <w:tcBorders>
              <w:top w:val="single" w:color="000000" w:sz="2" w:space="0"/>
              <w:left w:val="nil"/>
              <w:bottom w:val="nil"/>
              <w:right w:val="nil"/>
            </w:tcBorders>
          </w:tcPr>
          <w:p w:rsidR="001742B9" w:rsidRDefault="00256ADB" w14:paraId="763AD93C" w14:textId="77777777">
            <w:pPr>
              <w:spacing w:after="0" w:line="259" w:lineRule="auto"/>
              <w:ind w:left="69" w:right="0" w:firstLine="0"/>
              <w:jc w:val="left"/>
            </w:pPr>
            <w:r>
              <w:rPr>
                <w:sz w:val="12"/>
              </w:rPr>
              <w:t>17.27</w:t>
            </w:r>
          </w:p>
        </w:tc>
        <w:tc>
          <w:tcPr>
            <w:tcW w:w="555" w:type="dxa"/>
            <w:tcBorders>
              <w:top w:val="single" w:color="000000" w:sz="2" w:space="0"/>
              <w:left w:val="nil"/>
              <w:bottom w:val="nil"/>
              <w:right w:val="nil"/>
            </w:tcBorders>
          </w:tcPr>
          <w:p w:rsidR="001742B9" w:rsidRDefault="00256ADB" w14:paraId="4AACBFF8" w14:textId="77777777">
            <w:pPr>
              <w:spacing w:after="0" w:line="259" w:lineRule="auto"/>
              <w:ind w:left="54" w:right="0" w:firstLine="0"/>
              <w:jc w:val="left"/>
            </w:pPr>
            <w:r>
              <w:rPr>
                <w:sz w:val="12"/>
              </w:rPr>
              <w:t>2.92**</w:t>
            </w:r>
          </w:p>
        </w:tc>
      </w:tr>
      <w:tr w:rsidR="001742B9" w14:paraId="08133694" w14:textId="77777777">
        <w:trPr>
          <w:trHeight w:val="144"/>
        </w:trPr>
        <w:tc>
          <w:tcPr>
            <w:tcW w:w="4088" w:type="dxa"/>
            <w:tcBorders>
              <w:top w:val="nil"/>
              <w:left w:val="nil"/>
              <w:bottom w:val="nil"/>
              <w:right w:val="nil"/>
            </w:tcBorders>
          </w:tcPr>
          <w:p w:rsidR="001742B9" w:rsidRDefault="001742B9" w14:paraId="12730785"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61F430FD" w14:textId="77777777">
            <w:pPr>
              <w:spacing w:after="0" w:line="259" w:lineRule="auto"/>
              <w:ind w:left="0" w:right="0" w:firstLine="0"/>
              <w:jc w:val="left"/>
            </w:pPr>
            <w:r>
              <w:rPr>
                <w:sz w:val="12"/>
              </w:rPr>
              <w:t>(7.46)</w:t>
            </w:r>
          </w:p>
        </w:tc>
        <w:tc>
          <w:tcPr>
            <w:tcW w:w="611" w:type="dxa"/>
            <w:tcBorders>
              <w:top w:val="nil"/>
              <w:left w:val="nil"/>
              <w:bottom w:val="nil"/>
              <w:right w:val="nil"/>
            </w:tcBorders>
          </w:tcPr>
          <w:p w:rsidR="001742B9" w:rsidRDefault="00256ADB" w14:paraId="7008322C" w14:textId="77777777">
            <w:pPr>
              <w:spacing w:after="0" w:line="259" w:lineRule="auto"/>
              <w:ind w:left="51" w:right="0" w:firstLine="0"/>
              <w:jc w:val="left"/>
            </w:pPr>
            <w:r>
              <w:rPr>
                <w:sz w:val="12"/>
              </w:rPr>
              <w:t>(8.87)</w:t>
            </w:r>
          </w:p>
        </w:tc>
        <w:tc>
          <w:tcPr>
            <w:tcW w:w="645" w:type="dxa"/>
            <w:tcBorders>
              <w:top w:val="nil"/>
              <w:left w:val="nil"/>
              <w:bottom w:val="nil"/>
              <w:right w:val="nil"/>
            </w:tcBorders>
          </w:tcPr>
          <w:p w:rsidR="001742B9" w:rsidRDefault="00256ADB" w14:paraId="0579C124"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2AF33EFF" w14:textId="77777777">
            <w:pPr>
              <w:spacing w:after="0" w:line="259" w:lineRule="auto"/>
              <w:ind w:left="0" w:right="0" w:firstLine="0"/>
              <w:jc w:val="left"/>
            </w:pPr>
            <w:r>
              <w:rPr>
                <w:sz w:val="12"/>
              </w:rPr>
              <w:t>(12.41)</w:t>
            </w:r>
          </w:p>
        </w:tc>
        <w:tc>
          <w:tcPr>
            <w:tcW w:w="611" w:type="dxa"/>
            <w:tcBorders>
              <w:top w:val="nil"/>
              <w:left w:val="nil"/>
              <w:bottom w:val="nil"/>
              <w:right w:val="nil"/>
            </w:tcBorders>
          </w:tcPr>
          <w:p w:rsidR="001742B9" w:rsidRDefault="00256ADB" w14:paraId="50C489F6" w14:textId="77777777">
            <w:pPr>
              <w:spacing w:after="0" w:line="259" w:lineRule="auto"/>
              <w:ind w:left="19" w:right="0" w:firstLine="0"/>
              <w:jc w:val="left"/>
            </w:pPr>
            <w:r>
              <w:rPr>
                <w:sz w:val="12"/>
              </w:rPr>
              <w:t>(11.68)</w:t>
            </w:r>
          </w:p>
        </w:tc>
        <w:tc>
          <w:tcPr>
            <w:tcW w:w="645" w:type="dxa"/>
            <w:tcBorders>
              <w:top w:val="nil"/>
              <w:left w:val="nil"/>
              <w:bottom w:val="nil"/>
              <w:right w:val="nil"/>
            </w:tcBorders>
          </w:tcPr>
          <w:p w:rsidR="001742B9" w:rsidRDefault="00256ADB" w14:paraId="1EED8D98" w14:textId="77777777">
            <w:pPr>
              <w:spacing w:after="0" w:line="259" w:lineRule="auto"/>
              <w:ind w:left="68" w:right="0" w:firstLine="0"/>
              <w:jc w:val="left"/>
            </w:pPr>
            <w:r>
              <w:rPr>
                <w:sz w:val="12"/>
              </w:rPr>
              <w:t>(0.03)</w:t>
            </w:r>
          </w:p>
        </w:tc>
        <w:tc>
          <w:tcPr>
            <w:tcW w:w="510" w:type="dxa"/>
            <w:tcBorders>
              <w:top w:val="nil"/>
              <w:left w:val="nil"/>
              <w:bottom w:val="nil"/>
              <w:right w:val="nil"/>
            </w:tcBorders>
          </w:tcPr>
          <w:p w:rsidR="001742B9" w:rsidRDefault="00256ADB" w14:paraId="1A5DB0ED" w14:textId="77777777">
            <w:pPr>
              <w:spacing w:after="0" w:line="259" w:lineRule="auto"/>
              <w:ind w:left="0" w:right="0" w:firstLine="0"/>
              <w:jc w:val="left"/>
            </w:pPr>
            <w:r>
              <w:rPr>
                <w:sz w:val="12"/>
              </w:rPr>
              <w:t>(9.97)</w:t>
            </w:r>
          </w:p>
        </w:tc>
        <w:tc>
          <w:tcPr>
            <w:tcW w:w="611" w:type="dxa"/>
            <w:tcBorders>
              <w:top w:val="nil"/>
              <w:left w:val="nil"/>
              <w:bottom w:val="nil"/>
              <w:right w:val="nil"/>
            </w:tcBorders>
          </w:tcPr>
          <w:p w:rsidR="001742B9" w:rsidRDefault="00256ADB" w14:paraId="17592A20" w14:textId="77777777">
            <w:pPr>
              <w:spacing w:after="0" w:line="259" w:lineRule="auto"/>
              <w:ind w:left="51" w:right="0" w:firstLine="0"/>
              <w:jc w:val="left"/>
            </w:pPr>
            <w:r>
              <w:rPr>
                <w:sz w:val="12"/>
              </w:rPr>
              <w:t>(8.88)</w:t>
            </w:r>
          </w:p>
        </w:tc>
        <w:tc>
          <w:tcPr>
            <w:tcW w:w="555" w:type="dxa"/>
            <w:tcBorders>
              <w:top w:val="nil"/>
              <w:left w:val="nil"/>
              <w:bottom w:val="nil"/>
              <w:right w:val="nil"/>
            </w:tcBorders>
          </w:tcPr>
          <w:p w:rsidR="001742B9" w:rsidRDefault="00256ADB" w14:paraId="52B1BFAD" w14:textId="77777777">
            <w:pPr>
              <w:spacing w:after="0" w:line="259" w:lineRule="auto"/>
              <w:ind w:left="68" w:right="0" w:firstLine="0"/>
              <w:jc w:val="left"/>
            </w:pPr>
            <w:r>
              <w:rPr>
                <w:sz w:val="12"/>
              </w:rPr>
              <w:t>(0.00)</w:t>
            </w:r>
          </w:p>
        </w:tc>
      </w:tr>
      <w:tr w:rsidR="001742B9" w14:paraId="64FA8C5B" w14:textId="77777777">
        <w:trPr>
          <w:trHeight w:val="144"/>
        </w:trPr>
        <w:tc>
          <w:tcPr>
            <w:tcW w:w="4088" w:type="dxa"/>
            <w:tcBorders>
              <w:top w:val="nil"/>
              <w:left w:val="nil"/>
              <w:bottom w:val="nil"/>
              <w:right w:val="nil"/>
            </w:tcBorders>
          </w:tcPr>
          <w:p w:rsidR="001742B9" w:rsidRDefault="00256ADB" w14:paraId="6421805D" w14:textId="77777777">
            <w:pPr>
              <w:spacing w:after="0" w:line="259" w:lineRule="auto"/>
              <w:ind w:left="91" w:right="0" w:firstLine="0"/>
              <w:jc w:val="left"/>
            </w:pPr>
            <w:proofErr w:type="spellStart"/>
            <w:r>
              <w:rPr>
                <w:sz w:val="12"/>
              </w:rPr>
              <w:t>rCSI</w:t>
            </w:r>
            <w:proofErr w:type="spellEnd"/>
            <w:r>
              <w:rPr>
                <w:sz w:val="12"/>
              </w:rPr>
              <w:t>: Low</w:t>
            </w:r>
          </w:p>
        </w:tc>
        <w:tc>
          <w:tcPr>
            <w:tcW w:w="510" w:type="dxa"/>
            <w:tcBorders>
              <w:top w:val="nil"/>
              <w:left w:val="nil"/>
              <w:bottom w:val="nil"/>
              <w:right w:val="nil"/>
            </w:tcBorders>
          </w:tcPr>
          <w:p w:rsidR="001742B9" w:rsidRDefault="00256ADB" w14:paraId="74465D41" w14:textId="77777777">
            <w:pPr>
              <w:spacing w:after="0" w:line="259" w:lineRule="auto"/>
              <w:ind w:left="50" w:right="0" w:firstLine="0"/>
              <w:jc w:val="left"/>
            </w:pPr>
            <w:r>
              <w:rPr>
                <w:sz w:val="12"/>
              </w:rPr>
              <w:t>0.59</w:t>
            </w:r>
          </w:p>
        </w:tc>
        <w:tc>
          <w:tcPr>
            <w:tcW w:w="611" w:type="dxa"/>
            <w:tcBorders>
              <w:top w:val="nil"/>
              <w:left w:val="nil"/>
              <w:bottom w:val="nil"/>
              <w:right w:val="nil"/>
            </w:tcBorders>
          </w:tcPr>
          <w:p w:rsidR="001742B9" w:rsidRDefault="00256ADB" w14:paraId="4A746EEA" w14:textId="77777777">
            <w:pPr>
              <w:spacing w:after="0" w:line="259" w:lineRule="auto"/>
              <w:ind w:left="101" w:right="0" w:firstLine="0"/>
              <w:jc w:val="left"/>
            </w:pPr>
            <w:r>
              <w:rPr>
                <w:sz w:val="12"/>
              </w:rPr>
              <w:t>0.31</w:t>
            </w:r>
          </w:p>
        </w:tc>
        <w:tc>
          <w:tcPr>
            <w:tcW w:w="645" w:type="dxa"/>
            <w:tcBorders>
              <w:top w:val="nil"/>
              <w:left w:val="nil"/>
              <w:bottom w:val="nil"/>
              <w:right w:val="nil"/>
            </w:tcBorders>
          </w:tcPr>
          <w:p w:rsidR="001742B9" w:rsidRDefault="00256ADB" w14:paraId="6FCFDADA" w14:textId="77777777">
            <w:pPr>
              <w:spacing w:after="0" w:line="259" w:lineRule="auto"/>
              <w:ind w:left="0" w:right="0" w:firstLine="0"/>
              <w:jc w:val="left"/>
            </w:pPr>
            <w:r>
              <w:rPr>
                <w:sz w:val="12"/>
              </w:rPr>
              <w:t>-0.29***</w:t>
            </w:r>
          </w:p>
        </w:tc>
        <w:tc>
          <w:tcPr>
            <w:tcW w:w="574" w:type="dxa"/>
            <w:tcBorders>
              <w:top w:val="nil"/>
              <w:left w:val="nil"/>
              <w:bottom w:val="nil"/>
              <w:right w:val="nil"/>
            </w:tcBorders>
          </w:tcPr>
          <w:p w:rsidR="001742B9" w:rsidRDefault="00256ADB" w14:paraId="140BC0DA" w14:textId="77777777">
            <w:pPr>
              <w:spacing w:after="0" w:line="259" w:lineRule="auto"/>
              <w:ind w:left="82" w:right="0" w:firstLine="0"/>
              <w:jc w:val="left"/>
            </w:pPr>
            <w:r>
              <w:rPr>
                <w:sz w:val="12"/>
              </w:rPr>
              <w:t>0.08</w:t>
            </w:r>
          </w:p>
        </w:tc>
        <w:tc>
          <w:tcPr>
            <w:tcW w:w="611" w:type="dxa"/>
            <w:tcBorders>
              <w:top w:val="nil"/>
              <w:left w:val="nil"/>
              <w:bottom w:val="nil"/>
              <w:right w:val="nil"/>
            </w:tcBorders>
          </w:tcPr>
          <w:p w:rsidR="001742B9" w:rsidRDefault="00256ADB" w14:paraId="21F23500" w14:textId="77777777">
            <w:pPr>
              <w:spacing w:after="0" w:line="259" w:lineRule="auto"/>
              <w:ind w:left="101" w:right="0" w:firstLine="0"/>
              <w:jc w:val="left"/>
            </w:pPr>
            <w:r>
              <w:rPr>
                <w:sz w:val="12"/>
              </w:rPr>
              <w:t>0.06</w:t>
            </w:r>
          </w:p>
        </w:tc>
        <w:tc>
          <w:tcPr>
            <w:tcW w:w="645" w:type="dxa"/>
            <w:tcBorders>
              <w:top w:val="nil"/>
              <w:left w:val="nil"/>
              <w:bottom w:val="nil"/>
              <w:right w:val="nil"/>
            </w:tcBorders>
          </w:tcPr>
          <w:p w:rsidR="001742B9" w:rsidRDefault="00256ADB" w14:paraId="63E8179E" w14:textId="77777777">
            <w:pPr>
              <w:spacing w:after="0" w:line="259" w:lineRule="auto"/>
              <w:ind w:left="96" w:right="0" w:firstLine="0"/>
              <w:jc w:val="left"/>
            </w:pPr>
            <w:r>
              <w:rPr>
                <w:sz w:val="12"/>
              </w:rPr>
              <w:t>-0.02</w:t>
            </w:r>
          </w:p>
        </w:tc>
        <w:tc>
          <w:tcPr>
            <w:tcW w:w="510" w:type="dxa"/>
            <w:tcBorders>
              <w:top w:val="nil"/>
              <w:left w:val="nil"/>
              <w:bottom w:val="nil"/>
              <w:right w:val="nil"/>
            </w:tcBorders>
          </w:tcPr>
          <w:p w:rsidR="001742B9" w:rsidRDefault="00256ADB" w14:paraId="59DEE156" w14:textId="77777777">
            <w:pPr>
              <w:spacing w:after="0" w:line="259" w:lineRule="auto"/>
              <w:ind w:left="50" w:right="0" w:firstLine="0"/>
              <w:jc w:val="left"/>
            </w:pPr>
            <w:r>
              <w:rPr>
                <w:sz w:val="12"/>
              </w:rPr>
              <w:t>0.06</w:t>
            </w:r>
          </w:p>
        </w:tc>
        <w:tc>
          <w:tcPr>
            <w:tcW w:w="611" w:type="dxa"/>
            <w:tcBorders>
              <w:top w:val="nil"/>
              <w:left w:val="nil"/>
              <w:bottom w:val="nil"/>
              <w:right w:val="nil"/>
            </w:tcBorders>
          </w:tcPr>
          <w:p w:rsidR="001742B9" w:rsidRDefault="00256ADB" w14:paraId="56779162" w14:textId="77777777">
            <w:pPr>
              <w:spacing w:after="0" w:line="259" w:lineRule="auto"/>
              <w:ind w:left="101" w:right="0" w:firstLine="0"/>
              <w:jc w:val="left"/>
            </w:pPr>
            <w:r>
              <w:rPr>
                <w:sz w:val="12"/>
              </w:rPr>
              <w:t>0.04</w:t>
            </w:r>
          </w:p>
        </w:tc>
        <w:tc>
          <w:tcPr>
            <w:tcW w:w="555" w:type="dxa"/>
            <w:tcBorders>
              <w:top w:val="nil"/>
              <w:left w:val="nil"/>
              <w:bottom w:val="nil"/>
              <w:right w:val="nil"/>
            </w:tcBorders>
          </w:tcPr>
          <w:p w:rsidR="001742B9" w:rsidRDefault="00256ADB" w14:paraId="44114115" w14:textId="77777777">
            <w:pPr>
              <w:spacing w:after="0" w:line="259" w:lineRule="auto"/>
              <w:ind w:left="96" w:right="0" w:firstLine="0"/>
              <w:jc w:val="left"/>
            </w:pPr>
            <w:r>
              <w:rPr>
                <w:sz w:val="12"/>
              </w:rPr>
              <w:t>-0.02</w:t>
            </w:r>
          </w:p>
        </w:tc>
      </w:tr>
      <w:tr w:rsidR="001742B9" w14:paraId="24E3CD7C" w14:textId="77777777">
        <w:trPr>
          <w:trHeight w:val="144"/>
        </w:trPr>
        <w:tc>
          <w:tcPr>
            <w:tcW w:w="4088" w:type="dxa"/>
            <w:tcBorders>
              <w:top w:val="nil"/>
              <w:left w:val="nil"/>
              <w:bottom w:val="nil"/>
              <w:right w:val="nil"/>
            </w:tcBorders>
          </w:tcPr>
          <w:p w:rsidR="001742B9" w:rsidRDefault="001742B9" w14:paraId="7AE77511"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1C83109A" w14:textId="77777777">
            <w:pPr>
              <w:spacing w:after="0" w:line="259" w:lineRule="auto"/>
              <w:ind w:left="0" w:right="0" w:firstLine="0"/>
              <w:jc w:val="left"/>
            </w:pPr>
            <w:r>
              <w:rPr>
                <w:sz w:val="12"/>
              </w:rPr>
              <w:t>(0.49)</w:t>
            </w:r>
          </w:p>
        </w:tc>
        <w:tc>
          <w:tcPr>
            <w:tcW w:w="611" w:type="dxa"/>
            <w:tcBorders>
              <w:top w:val="nil"/>
              <w:left w:val="nil"/>
              <w:bottom w:val="nil"/>
              <w:right w:val="nil"/>
            </w:tcBorders>
          </w:tcPr>
          <w:p w:rsidR="001742B9" w:rsidRDefault="00256ADB" w14:paraId="6B20AE59" w14:textId="77777777">
            <w:pPr>
              <w:spacing w:after="0" w:line="259" w:lineRule="auto"/>
              <w:ind w:left="51" w:right="0" w:firstLine="0"/>
              <w:jc w:val="left"/>
            </w:pPr>
            <w:r>
              <w:rPr>
                <w:sz w:val="12"/>
              </w:rPr>
              <w:t>(0.46)</w:t>
            </w:r>
          </w:p>
        </w:tc>
        <w:tc>
          <w:tcPr>
            <w:tcW w:w="645" w:type="dxa"/>
            <w:tcBorders>
              <w:top w:val="nil"/>
              <w:left w:val="nil"/>
              <w:bottom w:val="nil"/>
              <w:right w:val="nil"/>
            </w:tcBorders>
          </w:tcPr>
          <w:p w:rsidR="001742B9" w:rsidRDefault="00256ADB" w14:paraId="5FCD7455"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67F4BF36" w14:textId="77777777">
            <w:pPr>
              <w:spacing w:after="0" w:line="259" w:lineRule="auto"/>
              <w:ind w:left="32" w:right="0" w:firstLine="0"/>
              <w:jc w:val="left"/>
            </w:pPr>
            <w:r>
              <w:rPr>
                <w:sz w:val="12"/>
              </w:rPr>
              <w:t>(0.28)</w:t>
            </w:r>
          </w:p>
        </w:tc>
        <w:tc>
          <w:tcPr>
            <w:tcW w:w="611" w:type="dxa"/>
            <w:tcBorders>
              <w:top w:val="nil"/>
              <w:left w:val="nil"/>
              <w:bottom w:val="nil"/>
              <w:right w:val="nil"/>
            </w:tcBorders>
          </w:tcPr>
          <w:p w:rsidR="001742B9" w:rsidRDefault="00256ADB" w14:paraId="33586EC2" w14:textId="77777777">
            <w:pPr>
              <w:spacing w:after="0" w:line="259" w:lineRule="auto"/>
              <w:ind w:left="51" w:right="0" w:firstLine="0"/>
              <w:jc w:val="left"/>
            </w:pPr>
            <w:r>
              <w:rPr>
                <w:sz w:val="12"/>
              </w:rPr>
              <w:t>(0.24)</w:t>
            </w:r>
          </w:p>
        </w:tc>
        <w:tc>
          <w:tcPr>
            <w:tcW w:w="645" w:type="dxa"/>
            <w:tcBorders>
              <w:top w:val="nil"/>
              <w:left w:val="nil"/>
              <w:bottom w:val="nil"/>
              <w:right w:val="nil"/>
            </w:tcBorders>
          </w:tcPr>
          <w:p w:rsidR="001742B9" w:rsidRDefault="00256ADB" w14:paraId="629DD0C8" w14:textId="77777777">
            <w:pPr>
              <w:spacing w:after="0" w:line="259" w:lineRule="auto"/>
              <w:ind w:left="68" w:right="0" w:firstLine="0"/>
              <w:jc w:val="left"/>
            </w:pPr>
            <w:r>
              <w:rPr>
                <w:sz w:val="12"/>
              </w:rPr>
              <w:t>(0.09)</w:t>
            </w:r>
          </w:p>
        </w:tc>
        <w:tc>
          <w:tcPr>
            <w:tcW w:w="510" w:type="dxa"/>
            <w:tcBorders>
              <w:top w:val="nil"/>
              <w:left w:val="nil"/>
              <w:bottom w:val="nil"/>
              <w:right w:val="nil"/>
            </w:tcBorders>
          </w:tcPr>
          <w:p w:rsidR="001742B9" w:rsidRDefault="00256ADB" w14:paraId="5B5F6D5C" w14:textId="77777777">
            <w:pPr>
              <w:spacing w:after="0" w:line="259" w:lineRule="auto"/>
              <w:ind w:left="0" w:right="0" w:firstLine="0"/>
              <w:jc w:val="left"/>
            </w:pPr>
            <w:r>
              <w:rPr>
                <w:sz w:val="12"/>
              </w:rPr>
              <w:t>(0.25)</w:t>
            </w:r>
          </w:p>
        </w:tc>
        <w:tc>
          <w:tcPr>
            <w:tcW w:w="611" w:type="dxa"/>
            <w:tcBorders>
              <w:top w:val="nil"/>
              <w:left w:val="nil"/>
              <w:bottom w:val="nil"/>
              <w:right w:val="nil"/>
            </w:tcBorders>
          </w:tcPr>
          <w:p w:rsidR="001742B9" w:rsidRDefault="00256ADB" w14:paraId="76F3410E" w14:textId="77777777">
            <w:pPr>
              <w:spacing w:after="0" w:line="259" w:lineRule="auto"/>
              <w:ind w:left="51" w:right="0" w:firstLine="0"/>
              <w:jc w:val="left"/>
            </w:pPr>
            <w:r>
              <w:rPr>
                <w:sz w:val="12"/>
              </w:rPr>
              <w:t>(0.21)</w:t>
            </w:r>
          </w:p>
        </w:tc>
        <w:tc>
          <w:tcPr>
            <w:tcW w:w="555" w:type="dxa"/>
            <w:tcBorders>
              <w:top w:val="nil"/>
              <w:left w:val="nil"/>
              <w:bottom w:val="nil"/>
              <w:right w:val="nil"/>
            </w:tcBorders>
          </w:tcPr>
          <w:p w:rsidR="001742B9" w:rsidRDefault="00256ADB" w14:paraId="6D139FBB" w14:textId="77777777">
            <w:pPr>
              <w:spacing w:after="0" w:line="259" w:lineRule="auto"/>
              <w:ind w:left="68" w:right="0" w:firstLine="0"/>
              <w:jc w:val="left"/>
            </w:pPr>
            <w:r>
              <w:rPr>
                <w:sz w:val="12"/>
              </w:rPr>
              <w:t>(0.36)</w:t>
            </w:r>
          </w:p>
        </w:tc>
      </w:tr>
      <w:tr w:rsidR="001742B9" w14:paraId="7D7E93D0" w14:textId="77777777">
        <w:trPr>
          <w:trHeight w:val="144"/>
        </w:trPr>
        <w:tc>
          <w:tcPr>
            <w:tcW w:w="4088" w:type="dxa"/>
            <w:tcBorders>
              <w:top w:val="nil"/>
              <w:left w:val="nil"/>
              <w:bottom w:val="nil"/>
              <w:right w:val="nil"/>
            </w:tcBorders>
          </w:tcPr>
          <w:p w:rsidR="001742B9" w:rsidRDefault="00256ADB" w14:paraId="524ECDF6" w14:textId="77777777">
            <w:pPr>
              <w:spacing w:after="0" w:line="259" w:lineRule="auto"/>
              <w:ind w:left="91" w:right="0" w:firstLine="0"/>
              <w:jc w:val="left"/>
            </w:pPr>
            <w:proofErr w:type="spellStart"/>
            <w:r>
              <w:rPr>
                <w:sz w:val="12"/>
              </w:rPr>
              <w:t>rCSI</w:t>
            </w:r>
            <w:proofErr w:type="spellEnd"/>
            <w:r>
              <w:rPr>
                <w:sz w:val="12"/>
              </w:rPr>
              <w:t>: Median</w:t>
            </w:r>
          </w:p>
        </w:tc>
        <w:tc>
          <w:tcPr>
            <w:tcW w:w="510" w:type="dxa"/>
            <w:tcBorders>
              <w:top w:val="nil"/>
              <w:left w:val="nil"/>
              <w:bottom w:val="nil"/>
              <w:right w:val="nil"/>
            </w:tcBorders>
          </w:tcPr>
          <w:p w:rsidR="001742B9" w:rsidRDefault="00256ADB" w14:paraId="34402DE2" w14:textId="77777777">
            <w:pPr>
              <w:spacing w:after="0" w:line="259" w:lineRule="auto"/>
              <w:ind w:left="50" w:right="0" w:firstLine="0"/>
              <w:jc w:val="left"/>
            </w:pPr>
            <w:r>
              <w:rPr>
                <w:sz w:val="12"/>
              </w:rPr>
              <w:t>0.33</w:t>
            </w:r>
          </w:p>
        </w:tc>
        <w:tc>
          <w:tcPr>
            <w:tcW w:w="611" w:type="dxa"/>
            <w:tcBorders>
              <w:top w:val="nil"/>
              <w:left w:val="nil"/>
              <w:bottom w:val="nil"/>
              <w:right w:val="nil"/>
            </w:tcBorders>
          </w:tcPr>
          <w:p w:rsidR="001742B9" w:rsidRDefault="00256ADB" w14:paraId="1D2D16F0" w14:textId="77777777">
            <w:pPr>
              <w:spacing w:after="0" w:line="259" w:lineRule="auto"/>
              <w:ind w:left="101" w:right="0" w:firstLine="0"/>
              <w:jc w:val="left"/>
            </w:pPr>
            <w:r>
              <w:rPr>
                <w:sz w:val="12"/>
              </w:rPr>
              <w:t>0.53</w:t>
            </w:r>
          </w:p>
        </w:tc>
        <w:tc>
          <w:tcPr>
            <w:tcW w:w="645" w:type="dxa"/>
            <w:tcBorders>
              <w:top w:val="nil"/>
              <w:left w:val="nil"/>
              <w:bottom w:val="nil"/>
              <w:right w:val="nil"/>
            </w:tcBorders>
          </w:tcPr>
          <w:p w:rsidR="001742B9" w:rsidRDefault="00256ADB" w14:paraId="65D5B4E0" w14:textId="77777777">
            <w:pPr>
              <w:spacing w:after="0" w:line="259" w:lineRule="auto"/>
              <w:ind w:left="22" w:right="0" w:firstLine="0"/>
              <w:jc w:val="left"/>
            </w:pPr>
            <w:r>
              <w:rPr>
                <w:sz w:val="12"/>
              </w:rPr>
              <w:t>0.20***</w:t>
            </w:r>
          </w:p>
        </w:tc>
        <w:tc>
          <w:tcPr>
            <w:tcW w:w="574" w:type="dxa"/>
            <w:tcBorders>
              <w:top w:val="nil"/>
              <w:left w:val="nil"/>
              <w:bottom w:val="nil"/>
              <w:right w:val="nil"/>
            </w:tcBorders>
          </w:tcPr>
          <w:p w:rsidR="001742B9" w:rsidRDefault="00256ADB" w14:paraId="5288DE59" w14:textId="77777777">
            <w:pPr>
              <w:spacing w:after="0" w:line="259" w:lineRule="auto"/>
              <w:ind w:left="82" w:right="0" w:firstLine="0"/>
              <w:jc w:val="left"/>
            </w:pPr>
            <w:r>
              <w:rPr>
                <w:sz w:val="12"/>
              </w:rPr>
              <w:t>0.44</w:t>
            </w:r>
          </w:p>
        </w:tc>
        <w:tc>
          <w:tcPr>
            <w:tcW w:w="611" w:type="dxa"/>
            <w:tcBorders>
              <w:top w:val="nil"/>
              <w:left w:val="nil"/>
              <w:bottom w:val="nil"/>
              <w:right w:val="nil"/>
            </w:tcBorders>
          </w:tcPr>
          <w:p w:rsidR="001742B9" w:rsidRDefault="00256ADB" w14:paraId="67C6E887" w14:textId="77777777">
            <w:pPr>
              <w:spacing w:after="0" w:line="259" w:lineRule="auto"/>
              <w:ind w:left="101" w:right="0" w:firstLine="0"/>
              <w:jc w:val="left"/>
            </w:pPr>
            <w:r>
              <w:rPr>
                <w:sz w:val="12"/>
              </w:rPr>
              <w:t>0.51</w:t>
            </w:r>
          </w:p>
        </w:tc>
        <w:tc>
          <w:tcPr>
            <w:tcW w:w="645" w:type="dxa"/>
            <w:tcBorders>
              <w:top w:val="nil"/>
              <w:left w:val="nil"/>
              <w:bottom w:val="nil"/>
              <w:right w:val="nil"/>
            </w:tcBorders>
          </w:tcPr>
          <w:p w:rsidR="001742B9" w:rsidRDefault="00256ADB" w14:paraId="54D367F8" w14:textId="77777777">
            <w:pPr>
              <w:spacing w:after="0" w:line="259" w:lineRule="auto"/>
              <w:ind w:left="54" w:right="0" w:firstLine="0"/>
              <w:jc w:val="left"/>
            </w:pPr>
            <w:r>
              <w:rPr>
                <w:sz w:val="12"/>
              </w:rPr>
              <w:t>0.08**</w:t>
            </w:r>
          </w:p>
        </w:tc>
        <w:tc>
          <w:tcPr>
            <w:tcW w:w="510" w:type="dxa"/>
            <w:tcBorders>
              <w:top w:val="nil"/>
              <w:left w:val="nil"/>
              <w:bottom w:val="nil"/>
              <w:right w:val="nil"/>
            </w:tcBorders>
          </w:tcPr>
          <w:p w:rsidR="001742B9" w:rsidRDefault="00256ADB" w14:paraId="4D4888A2" w14:textId="77777777">
            <w:pPr>
              <w:spacing w:after="0" w:line="259" w:lineRule="auto"/>
              <w:ind w:left="50" w:right="0" w:firstLine="0"/>
              <w:jc w:val="left"/>
            </w:pPr>
            <w:r>
              <w:rPr>
                <w:sz w:val="12"/>
              </w:rPr>
              <w:t>0.70</w:t>
            </w:r>
          </w:p>
        </w:tc>
        <w:tc>
          <w:tcPr>
            <w:tcW w:w="611" w:type="dxa"/>
            <w:tcBorders>
              <w:top w:val="nil"/>
              <w:left w:val="nil"/>
              <w:bottom w:val="nil"/>
              <w:right w:val="nil"/>
            </w:tcBorders>
          </w:tcPr>
          <w:p w:rsidR="001742B9" w:rsidRDefault="00256ADB" w14:paraId="72AE8C22" w14:textId="77777777">
            <w:pPr>
              <w:spacing w:after="0" w:line="259" w:lineRule="auto"/>
              <w:ind w:left="101" w:right="0" w:firstLine="0"/>
              <w:jc w:val="left"/>
            </w:pPr>
            <w:r>
              <w:rPr>
                <w:sz w:val="12"/>
              </w:rPr>
              <w:t>0.57</w:t>
            </w:r>
          </w:p>
        </w:tc>
        <w:tc>
          <w:tcPr>
            <w:tcW w:w="555" w:type="dxa"/>
            <w:tcBorders>
              <w:top w:val="nil"/>
              <w:left w:val="nil"/>
              <w:bottom w:val="nil"/>
              <w:right w:val="nil"/>
            </w:tcBorders>
          </w:tcPr>
          <w:p w:rsidR="001742B9" w:rsidRDefault="00256ADB" w14:paraId="2D42FA06" w14:textId="77777777">
            <w:pPr>
              <w:spacing w:after="0" w:line="259" w:lineRule="auto"/>
              <w:ind w:left="32" w:right="0" w:firstLine="0"/>
              <w:jc w:val="left"/>
            </w:pPr>
            <w:r>
              <w:rPr>
                <w:sz w:val="12"/>
              </w:rPr>
              <w:t>-0.14**</w:t>
            </w:r>
          </w:p>
        </w:tc>
      </w:tr>
      <w:tr w:rsidR="001742B9" w14:paraId="7118827C" w14:textId="77777777">
        <w:trPr>
          <w:trHeight w:val="144"/>
        </w:trPr>
        <w:tc>
          <w:tcPr>
            <w:tcW w:w="4088" w:type="dxa"/>
            <w:tcBorders>
              <w:top w:val="nil"/>
              <w:left w:val="nil"/>
              <w:bottom w:val="nil"/>
              <w:right w:val="nil"/>
            </w:tcBorders>
          </w:tcPr>
          <w:p w:rsidR="001742B9" w:rsidRDefault="001742B9" w14:paraId="7BF99862"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3157D12D" w14:textId="77777777">
            <w:pPr>
              <w:spacing w:after="0" w:line="259" w:lineRule="auto"/>
              <w:ind w:left="0" w:right="0" w:firstLine="0"/>
              <w:jc w:val="left"/>
            </w:pPr>
            <w:r>
              <w:rPr>
                <w:sz w:val="12"/>
              </w:rPr>
              <w:t>(0.47)</w:t>
            </w:r>
          </w:p>
        </w:tc>
        <w:tc>
          <w:tcPr>
            <w:tcW w:w="611" w:type="dxa"/>
            <w:tcBorders>
              <w:top w:val="nil"/>
              <w:left w:val="nil"/>
              <w:bottom w:val="nil"/>
              <w:right w:val="nil"/>
            </w:tcBorders>
          </w:tcPr>
          <w:p w:rsidR="001742B9" w:rsidRDefault="00256ADB" w14:paraId="110082A4" w14:textId="77777777">
            <w:pPr>
              <w:spacing w:after="0" w:line="259" w:lineRule="auto"/>
              <w:ind w:left="51" w:right="0" w:firstLine="0"/>
              <w:jc w:val="left"/>
            </w:pPr>
            <w:r>
              <w:rPr>
                <w:sz w:val="12"/>
              </w:rPr>
              <w:t>(0.50)</w:t>
            </w:r>
          </w:p>
        </w:tc>
        <w:tc>
          <w:tcPr>
            <w:tcW w:w="645" w:type="dxa"/>
            <w:tcBorders>
              <w:top w:val="nil"/>
              <w:left w:val="nil"/>
              <w:bottom w:val="nil"/>
              <w:right w:val="nil"/>
            </w:tcBorders>
          </w:tcPr>
          <w:p w:rsidR="001742B9" w:rsidRDefault="00256ADB" w14:paraId="5BA09881"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3B077F48" w14:textId="77777777">
            <w:pPr>
              <w:spacing w:after="0" w:line="259" w:lineRule="auto"/>
              <w:ind w:left="32" w:right="0" w:firstLine="0"/>
              <w:jc w:val="left"/>
            </w:pPr>
            <w:r>
              <w:rPr>
                <w:sz w:val="12"/>
              </w:rPr>
              <w:t>(0.50)</w:t>
            </w:r>
          </w:p>
        </w:tc>
        <w:tc>
          <w:tcPr>
            <w:tcW w:w="611" w:type="dxa"/>
            <w:tcBorders>
              <w:top w:val="nil"/>
              <w:left w:val="nil"/>
              <w:bottom w:val="nil"/>
              <w:right w:val="nil"/>
            </w:tcBorders>
          </w:tcPr>
          <w:p w:rsidR="001742B9" w:rsidRDefault="00256ADB" w14:paraId="29AAAEA5" w14:textId="77777777">
            <w:pPr>
              <w:spacing w:after="0" w:line="259" w:lineRule="auto"/>
              <w:ind w:left="51" w:right="0" w:firstLine="0"/>
              <w:jc w:val="left"/>
            </w:pPr>
            <w:r>
              <w:rPr>
                <w:sz w:val="12"/>
              </w:rPr>
              <w:t>(0.50)</w:t>
            </w:r>
          </w:p>
        </w:tc>
        <w:tc>
          <w:tcPr>
            <w:tcW w:w="645" w:type="dxa"/>
            <w:tcBorders>
              <w:top w:val="nil"/>
              <w:left w:val="nil"/>
              <w:bottom w:val="nil"/>
              <w:right w:val="nil"/>
            </w:tcBorders>
          </w:tcPr>
          <w:p w:rsidR="001742B9" w:rsidRDefault="00256ADB" w14:paraId="13FAC058" w14:textId="77777777">
            <w:pPr>
              <w:spacing w:after="0" w:line="259" w:lineRule="auto"/>
              <w:ind w:left="68" w:right="0" w:firstLine="0"/>
              <w:jc w:val="left"/>
            </w:pPr>
            <w:r>
              <w:rPr>
                <w:sz w:val="12"/>
              </w:rPr>
              <w:t>(0.00)</w:t>
            </w:r>
          </w:p>
        </w:tc>
        <w:tc>
          <w:tcPr>
            <w:tcW w:w="510" w:type="dxa"/>
            <w:tcBorders>
              <w:top w:val="nil"/>
              <w:left w:val="nil"/>
              <w:bottom w:val="nil"/>
              <w:right w:val="nil"/>
            </w:tcBorders>
          </w:tcPr>
          <w:p w:rsidR="001742B9" w:rsidRDefault="00256ADB" w14:paraId="15B19FA0" w14:textId="77777777">
            <w:pPr>
              <w:spacing w:after="0" w:line="259" w:lineRule="auto"/>
              <w:ind w:left="0" w:right="0" w:firstLine="0"/>
              <w:jc w:val="left"/>
            </w:pPr>
            <w:r>
              <w:rPr>
                <w:sz w:val="12"/>
              </w:rPr>
              <w:t>(0.46)</w:t>
            </w:r>
          </w:p>
        </w:tc>
        <w:tc>
          <w:tcPr>
            <w:tcW w:w="611" w:type="dxa"/>
            <w:tcBorders>
              <w:top w:val="nil"/>
              <w:left w:val="nil"/>
              <w:bottom w:val="nil"/>
              <w:right w:val="nil"/>
            </w:tcBorders>
          </w:tcPr>
          <w:p w:rsidR="001742B9" w:rsidRDefault="00256ADB" w14:paraId="5A4584AE" w14:textId="77777777">
            <w:pPr>
              <w:spacing w:after="0" w:line="259" w:lineRule="auto"/>
              <w:ind w:left="51" w:right="0" w:firstLine="0"/>
              <w:jc w:val="left"/>
            </w:pPr>
            <w:r>
              <w:rPr>
                <w:sz w:val="12"/>
              </w:rPr>
              <w:t>(0.50)</w:t>
            </w:r>
          </w:p>
        </w:tc>
        <w:tc>
          <w:tcPr>
            <w:tcW w:w="555" w:type="dxa"/>
            <w:tcBorders>
              <w:top w:val="nil"/>
              <w:left w:val="nil"/>
              <w:bottom w:val="nil"/>
              <w:right w:val="nil"/>
            </w:tcBorders>
          </w:tcPr>
          <w:p w:rsidR="001742B9" w:rsidRDefault="00256ADB" w14:paraId="37FFF2F5" w14:textId="77777777">
            <w:pPr>
              <w:spacing w:after="0" w:line="259" w:lineRule="auto"/>
              <w:ind w:left="68" w:right="0" w:firstLine="0"/>
              <w:jc w:val="left"/>
            </w:pPr>
            <w:r>
              <w:rPr>
                <w:sz w:val="12"/>
              </w:rPr>
              <w:t>(0.00)</w:t>
            </w:r>
          </w:p>
        </w:tc>
      </w:tr>
      <w:tr w:rsidR="001742B9" w14:paraId="1BED02EF" w14:textId="77777777">
        <w:trPr>
          <w:trHeight w:val="144"/>
        </w:trPr>
        <w:tc>
          <w:tcPr>
            <w:tcW w:w="4088" w:type="dxa"/>
            <w:tcBorders>
              <w:top w:val="nil"/>
              <w:left w:val="nil"/>
              <w:bottom w:val="nil"/>
              <w:right w:val="nil"/>
            </w:tcBorders>
          </w:tcPr>
          <w:p w:rsidR="001742B9" w:rsidRDefault="00256ADB" w14:paraId="5452B4F3" w14:textId="77777777">
            <w:pPr>
              <w:spacing w:after="0" w:line="259" w:lineRule="auto"/>
              <w:ind w:left="91" w:right="0" w:firstLine="0"/>
              <w:jc w:val="left"/>
            </w:pPr>
            <w:proofErr w:type="spellStart"/>
            <w:r>
              <w:rPr>
                <w:sz w:val="12"/>
              </w:rPr>
              <w:t>rCSI</w:t>
            </w:r>
            <w:proofErr w:type="spellEnd"/>
            <w:r>
              <w:rPr>
                <w:sz w:val="12"/>
              </w:rPr>
              <w:t>: Severe</w:t>
            </w:r>
          </w:p>
        </w:tc>
        <w:tc>
          <w:tcPr>
            <w:tcW w:w="510" w:type="dxa"/>
            <w:tcBorders>
              <w:top w:val="nil"/>
              <w:left w:val="nil"/>
              <w:bottom w:val="nil"/>
              <w:right w:val="nil"/>
            </w:tcBorders>
          </w:tcPr>
          <w:p w:rsidR="001742B9" w:rsidRDefault="00256ADB" w14:paraId="03F4A952" w14:textId="77777777">
            <w:pPr>
              <w:spacing w:after="0" w:line="259" w:lineRule="auto"/>
              <w:ind w:left="50" w:right="0" w:firstLine="0"/>
              <w:jc w:val="left"/>
            </w:pPr>
            <w:r>
              <w:rPr>
                <w:sz w:val="12"/>
              </w:rPr>
              <w:t>0.08</w:t>
            </w:r>
          </w:p>
        </w:tc>
        <w:tc>
          <w:tcPr>
            <w:tcW w:w="611" w:type="dxa"/>
            <w:tcBorders>
              <w:top w:val="nil"/>
              <w:left w:val="nil"/>
              <w:bottom w:val="nil"/>
              <w:right w:val="nil"/>
            </w:tcBorders>
          </w:tcPr>
          <w:p w:rsidR="001742B9" w:rsidRDefault="00256ADB" w14:paraId="5C105680" w14:textId="77777777">
            <w:pPr>
              <w:spacing w:after="0" w:line="259" w:lineRule="auto"/>
              <w:ind w:left="101" w:right="0" w:firstLine="0"/>
              <w:jc w:val="left"/>
            </w:pPr>
            <w:r>
              <w:rPr>
                <w:sz w:val="12"/>
              </w:rPr>
              <w:t>0.17</w:t>
            </w:r>
          </w:p>
        </w:tc>
        <w:tc>
          <w:tcPr>
            <w:tcW w:w="645" w:type="dxa"/>
            <w:tcBorders>
              <w:top w:val="nil"/>
              <w:left w:val="nil"/>
              <w:bottom w:val="nil"/>
              <w:right w:val="nil"/>
            </w:tcBorders>
          </w:tcPr>
          <w:p w:rsidR="001742B9" w:rsidRDefault="00256ADB" w14:paraId="79D350AD" w14:textId="77777777">
            <w:pPr>
              <w:spacing w:after="0" w:line="259" w:lineRule="auto"/>
              <w:ind w:left="21" w:right="0" w:firstLine="0"/>
              <w:jc w:val="left"/>
            </w:pPr>
            <w:r>
              <w:rPr>
                <w:sz w:val="12"/>
              </w:rPr>
              <w:t>0.09***</w:t>
            </w:r>
          </w:p>
        </w:tc>
        <w:tc>
          <w:tcPr>
            <w:tcW w:w="574" w:type="dxa"/>
            <w:tcBorders>
              <w:top w:val="nil"/>
              <w:left w:val="nil"/>
              <w:bottom w:val="nil"/>
              <w:right w:val="nil"/>
            </w:tcBorders>
          </w:tcPr>
          <w:p w:rsidR="001742B9" w:rsidRDefault="00256ADB" w14:paraId="3ACAF76E" w14:textId="77777777">
            <w:pPr>
              <w:spacing w:after="0" w:line="259" w:lineRule="auto"/>
              <w:ind w:left="82" w:right="0" w:firstLine="0"/>
              <w:jc w:val="left"/>
            </w:pPr>
            <w:r>
              <w:rPr>
                <w:sz w:val="12"/>
              </w:rPr>
              <w:t>0.48</w:t>
            </w:r>
          </w:p>
        </w:tc>
        <w:tc>
          <w:tcPr>
            <w:tcW w:w="611" w:type="dxa"/>
            <w:tcBorders>
              <w:top w:val="nil"/>
              <w:left w:val="nil"/>
              <w:bottom w:val="nil"/>
              <w:right w:val="nil"/>
            </w:tcBorders>
          </w:tcPr>
          <w:p w:rsidR="001742B9" w:rsidRDefault="00256ADB" w14:paraId="17831719" w14:textId="77777777">
            <w:pPr>
              <w:spacing w:after="0" w:line="259" w:lineRule="auto"/>
              <w:ind w:left="101" w:right="0" w:firstLine="0"/>
              <w:jc w:val="left"/>
            </w:pPr>
            <w:r>
              <w:rPr>
                <w:sz w:val="12"/>
              </w:rPr>
              <w:t>0.43</w:t>
            </w:r>
          </w:p>
        </w:tc>
        <w:tc>
          <w:tcPr>
            <w:tcW w:w="645" w:type="dxa"/>
            <w:tcBorders>
              <w:top w:val="nil"/>
              <w:left w:val="nil"/>
              <w:bottom w:val="nil"/>
              <w:right w:val="nil"/>
            </w:tcBorders>
          </w:tcPr>
          <w:p w:rsidR="001742B9" w:rsidRDefault="00256ADB" w14:paraId="1B19CF49" w14:textId="77777777">
            <w:pPr>
              <w:spacing w:after="0" w:line="259" w:lineRule="auto"/>
              <w:ind w:left="96" w:right="0" w:firstLine="0"/>
              <w:jc w:val="left"/>
            </w:pPr>
            <w:r>
              <w:rPr>
                <w:sz w:val="12"/>
              </w:rPr>
              <w:t>-0.05</w:t>
            </w:r>
          </w:p>
        </w:tc>
        <w:tc>
          <w:tcPr>
            <w:tcW w:w="510" w:type="dxa"/>
            <w:tcBorders>
              <w:top w:val="nil"/>
              <w:left w:val="nil"/>
              <w:bottom w:val="nil"/>
              <w:right w:val="nil"/>
            </w:tcBorders>
          </w:tcPr>
          <w:p w:rsidR="001742B9" w:rsidRDefault="00256ADB" w14:paraId="4831D5A5" w14:textId="77777777">
            <w:pPr>
              <w:spacing w:after="0" w:line="259" w:lineRule="auto"/>
              <w:ind w:left="50" w:right="0" w:firstLine="0"/>
              <w:jc w:val="left"/>
            </w:pPr>
            <w:r>
              <w:rPr>
                <w:sz w:val="12"/>
              </w:rPr>
              <w:t>0.23</w:t>
            </w:r>
          </w:p>
        </w:tc>
        <w:tc>
          <w:tcPr>
            <w:tcW w:w="611" w:type="dxa"/>
            <w:tcBorders>
              <w:top w:val="nil"/>
              <w:left w:val="nil"/>
              <w:bottom w:val="nil"/>
              <w:right w:val="nil"/>
            </w:tcBorders>
          </w:tcPr>
          <w:p w:rsidR="001742B9" w:rsidRDefault="00256ADB" w14:paraId="3ADE08A3" w14:textId="77777777">
            <w:pPr>
              <w:spacing w:after="0" w:line="259" w:lineRule="auto"/>
              <w:ind w:left="101" w:right="0" w:firstLine="0"/>
              <w:jc w:val="left"/>
            </w:pPr>
            <w:r>
              <w:rPr>
                <w:sz w:val="12"/>
              </w:rPr>
              <w:t>0.39</w:t>
            </w:r>
          </w:p>
        </w:tc>
        <w:tc>
          <w:tcPr>
            <w:tcW w:w="555" w:type="dxa"/>
            <w:tcBorders>
              <w:top w:val="nil"/>
              <w:left w:val="nil"/>
              <w:bottom w:val="nil"/>
              <w:right w:val="nil"/>
            </w:tcBorders>
          </w:tcPr>
          <w:p w:rsidR="001742B9" w:rsidRDefault="00256ADB" w14:paraId="72FE2C0E" w14:textId="77777777">
            <w:pPr>
              <w:spacing w:after="0" w:line="259" w:lineRule="auto"/>
              <w:ind w:left="21" w:right="0" w:firstLine="0"/>
              <w:jc w:val="left"/>
            </w:pPr>
            <w:r>
              <w:rPr>
                <w:sz w:val="12"/>
              </w:rPr>
              <w:t>0.16***</w:t>
            </w:r>
          </w:p>
        </w:tc>
      </w:tr>
      <w:tr w:rsidR="001742B9" w14:paraId="3966B251" w14:textId="77777777">
        <w:trPr>
          <w:trHeight w:val="144"/>
        </w:trPr>
        <w:tc>
          <w:tcPr>
            <w:tcW w:w="4088" w:type="dxa"/>
            <w:tcBorders>
              <w:top w:val="nil"/>
              <w:left w:val="nil"/>
              <w:bottom w:val="nil"/>
              <w:right w:val="nil"/>
            </w:tcBorders>
          </w:tcPr>
          <w:p w:rsidR="001742B9" w:rsidRDefault="001742B9" w14:paraId="6E96493D"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16848EC4" w14:textId="77777777">
            <w:pPr>
              <w:spacing w:after="0" w:line="259" w:lineRule="auto"/>
              <w:ind w:left="0" w:right="0" w:firstLine="0"/>
              <w:jc w:val="left"/>
            </w:pPr>
            <w:r>
              <w:rPr>
                <w:sz w:val="12"/>
              </w:rPr>
              <w:t>(0.26)</w:t>
            </w:r>
          </w:p>
        </w:tc>
        <w:tc>
          <w:tcPr>
            <w:tcW w:w="611" w:type="dxa"/>
            <w:tcBorders>
              <w:top w:val="nil"/>
              <w:left w:val="nil"/>
              <w:bottom w:val="nil"/>
              <w:right w:val="nil"/>
            </w:tcBorders>
          </w:tcPr>
          <w:p w:rsidR="001742B9" w:rsidRDefault="00256ADB" w14:paraId="7665B45D" w14:textId="77777777">
            <w:pPr>
              <w:spacing w:after="0" w:line="259" w:lineRule="auto"/>
              <w:ind w:left="51" w:right="0" w:firstLine="0"/>
              <w:jc w:val="left"/>
            </w:pPr>
            <w:r>
              <w:rPr>
                <w:sz w:val="12"/>
              </w:rPr>
              <w:t>(0.37)</w:t>
            </w:r>
          </w:p>
        </w:tc>
        <w:tc>
          <w:tcPr>
            <w:tcW w:w="645" w:type="dxa"/>
            <w:tcBorders>
              <w:top w:val="nil"/>
              <w:left w:val="nil"/>
              <w:bottom w:val="nil"/>
              <w:right w:val="nil"/>
            </w:tcBorders>
          </w:tcPr>
          <w:p w:rsidR="001742B9" w:rsidRDefault="00256ADB" w14:paraId="36C558B5"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4BE8FA6F" w14:textId="77777777">
            <w:pPr>
              <w:spacing w:after="0" w:line="259" w:lineRule="auto"/>
              <w:ind w:left="32" w:right="0" w:firstLine="0"/>
              <w:jc w:val="left"/>
            </w:pPr>
            <w:r>
              <w:rPr>
                <w:sz w:val="12"/>
              </w:rPr>
              <w:t>(0.50)</w:t>
            </w:r>
          </w:p>
        </w:tc>
        <w:tc>
          <w:tcPr>
            <w:tcW w:w="611" w:type="dxa"/>
            <w:tcBorders>
              <w:top w:val="nil"/>
              <w:left w:val="nil"/>
              <w:bottom w:val="nil"/>
              <w:right w:val="nil"/>
            </w:tcBorders>
          </w:tcPr>
          <w:p w:rsidR="001742B9" w:rsidRDefault="00256ADB" w14:paraId="43DC56A1" w14:textId="77777777">
            <w:pPr>
              <w:spacing w:after="0" w:line="259" w:lineRule="auto"/>
              <w:ind w:left="51" w:right="0" w:firstLine="0"/>
              <w:jc w:val="left"/>
            </w:pPr>
            <w:r>
              <w:rPr>
                <w:sz w:val="12"/>
              </w:rPr>
              <w:t>(0.50)</w:t>
            </w:r>
          </w:p>
        </w:tc>
        <w:tc>
          <w:tcPr>
            <w:tcW w:w="645" w:type="dxa"/>
            <w:tcBorders>
              <w:top w:val="nil"/>
              <w:left w:val="nil"/>
              <w:bottom w:val="nil"/>
              <w:right w:val="nil"/>
            </w:tcBorders>
          </w:tcPr>
          <w:p w:rsidR="001742B9" w:rsidRDefault="00256ADB" w14:paraId="76F44450" w14:textId="77777777">
            <w:pPr>
              <w:spacing w:after="0" w:line="259" w:lineRule="auto"/>
              <w:ind w:left="68" w:right="0" w:firstLine="0"/>
              <w:jc w:val="left"/>
            </w:pPr>
            <w:r>
              <w:rPr>
                <w:sz w:val="12"/>
              </w:rPr>
              <w:t>(0.05)</w:t>
            </w:r>
          </w:p>
        </w:tc>
        <w:tc>
          <w:tcPr>
            <w:tcW w:w="510" w:type="dxa"/>
            <w:tcBorders>
              <w:top w:val="nil"/>
              <w:left w:val="nil"/>
              <w:bottom w:val="nil"/>
              <w:right w:val="nil"/>
            </w:tcBorders>
          </w:tcPr>
          <w:p w:rsidR="001742B9" w:rsidRDefault="00256ADB" w14:paraId="13EDAB80" w14:textId="77777777">
            <w:pPr>
              <w:spacing w:after="0" w:line="259" w:lineRule="auto"/>
              <w:ind w:left="0" w:right="0" w:firstLine="0"/>
              <w:jc w:val="left"/>
            </w:pPr>
            <w:r>
              <w:rPr>
                <w:sz w:val="12"/>
              </w:rPr>
              <w:t>(0.42)</w:t>
            </w:r>
          </w:p>
        </w:tc>
        <w:tc>
          <w:tcPr>
            <w:tcW w:w="611" w:type="dxa"/>
            <w:tcBorders>
              <w:top w:val="nil"/>
              <w:left w:val="nil"/>
              <w:bottom w:val="nil"/>
              <w:right w:val="nil"/>
            </w:tcBorders>
          </w:tcPr>
          <w:p w:rsidR="001742B9" w:rsidRDefault="00256ADB" w14:paraId="1FD8F956" w14:textId="77777777">
            <w:pPr>
              <w:spacing w:after="0" w:line="259" w:lineRule="auto"/>
              <w:ind w:left="51" w:right="0" w:firstLine="0"/>
              <w:jc w:val="left"/>
            </w:pPr>
            <w:r>
              <w:rPr>
                <w:sz w:val="12"/>
              </w:rPr>
              <w:t>(0.49)</w:t>
            </w:r>
          </w:p>
        </w:tc>
        <w:tc>
          <w:tcPr>
            <w:tcW w:w="555" w:type="dxa"/>
            <w:tcBorders>
              <w:top w:val="nil"/>
              <w:left w:val="nil"/>
              <w:bottom w:val="nil"/>
              <w:right w:val="nil"/>
            </w:tcBorders>
          </w:tcPr>
          <w:p w:rsidR="001742B9" w:rsidRDefault="00256ADB" w14:paraId="61E215AF" w14:textId="77777777">
            <w:pPr>
              <w:spacing w:after="0" w:line="259" w:lineRule="auto"/>
              <w:ind w:left="68" w:right="0" w:firstLine="0"/>
              <w:jc w:val="left"/>
            </w:pPr>
            <w:r>
              <w:rPr>
                <w:sz w:val="12"/>
              </w:rPr>
              <w:t>(0.00)</w:t>
            </w:r>
          </w:p>
        </w:tc>
      </w:tr>
      <w:tr w:rsidR="001742B9" w14:paraId="4D528CAD" w14:textId="77777777">
        <w:trPr>
          <w:trHeight w:val="144"/>
        </w:trPr>
        <w:tc>
          <w:tcPr>
            <w:tcW w:w="4088" w:type="dxa"/>
            <w:tcBorders>
              <w:top w:val="nil"/>
              <w:left w:val="nil"/>
              <w:bottom w:val="nil"/>
              <w:right w:val="nil"/>
            </w:tcBorders>
          </w:tcPr>
          <w:p w:rsidR="001742B9" w:rsidRDefault="00256ADB" w14:paraId="33D39BCD" w14:textId="77777777">
            <w:pPr>
              <w:spacing w:after="0" w:line="259" w:lineRule="auto"/>
              <w:ind w:left="91" w:right="0" w:firstLine="0"/>
              <w:jc w:val="left"/>
            </w:pPr>
            <w:r>
              <w:rPr>
                <w:sz w:val="12"/>
              </w:rPr>
              <w:t>Relied on less preferred, less expensive food</w:t>
            </w:r>
          </w:p>
        </w:tc>
        <w:tc>
          <w:tcPr>
            <w:tcW w:w="510" w:type="dxa"/>
            <w:tcBorders>
              <w:top w:val="nil"/>
              <w:left w:val="nil"/>
              <w:bottom w:val="nil"/>
              <w:right w:val="nil"/>
            </w:tcBorders>
          </w:tcPr>
          <w:p w:rsidR="001742B9" w:rsidRDefault="00256ADB" w14:paraId="580CE129" w14:textId="77777777">
            <w:pPr>
              <w:spacing w:after="0" w:line="259" w:lineRule="auto"/>
              <w:ind w:left="50" w:right="0" w:firstLine="0"/>
              <w:jc w:val="left"/>
            </w:pPr>
            <w:r>
              <w:rPr>
                <w:sz w:val="12"/>
              </w:rPr>
              <w:t>1.92</w:t>
            </w:r>
          </w:p>
        </w:tc>
        <w:tc>
          <w:tcPr>
            <w:tcW w:w="611" w:type="dxa"/>
            <w:tcBorders>
              <w:top w:val="nil"/>
              <w:left w:val="nil"/>
              <w:bottom w:val="nil"/>
              <w:right w:val="nil"/>
            </w:tcBorders>
          </w:tcPr>
          <w:p w:rsidR="001742B9" w:rsidRDefault="00256ADB" w14:paraId="0126CBFF" w14:textId="77777777">
            <w:pPr>
              <w:spacing w:after="0" w:line="259" w:lineRule="auto"/>
              <w:ind w:left="101" w:right="0" w:firstLine="0"/>
              <w:jc w:val="left"/>
            </w:pPr>
            <w:r>
              <w:rPr>
                <w:sz w:val="12"/>
              </w:rPr>
              <w:t>2.86</w:t>
            </w:r>
          </w:p>
        </w:tc>
        <w:tc>
          <w:tcPr>
            <w:tcW w:w="645" w:type="dxa"/>
            <w:tcBorders>
              <w:top w:val="nil"/>
              <w:left w:val="nil"/>
              <w:bottom w:val="nil"/>
              <w:right w:val="nil"/>
            </w:tcBorders>
          </w:tcPr>
          <w:p w:rsidR="001742B9" w:rsidRDefault="00256ADB" w14:paraId="486CB0E8" w14:textId="77777777">
            <w:pPr>
              <w:spacing w:after="0" w:line="259" w:lineRule="auto"/>
              <w:ind w:left="21" w:right="0" w:firstLine="0"/>
              <w:jc w:val="left"/>
            </w:pPr>
            <w:r>
              <w:rPr>
                <w:sz w:val="12"/>
              </w:rPr>
              <w:t>0.94***</w:t>
            </w:r>
          </w:p>
        </w:tc>
        <w:tc>
          <w:tcPr>
            <w:tcW w:w="574" w:type="dxa"/>
            <w:tcBorders>
              <w:top w:val="nil"/>
              <w:left w:val="nil"/>
              <w:bottom w:val="nil"/>
              <w:right w:val="nil"/>
            </w:tcBorders>
          </w:tcPr>
          <w:p w:rsidR="001742B9" w:rsidRDefault="00256ADB" w14:paraId="0CCB81C3" w14:textId="77777777">
            <w:pPr>
              <w:spacing w:after="0" w:line="259" w:lineRule="auto"/>
              <w:ind w:left="82" w:right="0" w:firstLine="0"/>
              <w:jc w:val="left"/>
            </w:pPr>
            <w:r>
              <w:rPr>
                <w:sz w:val="12"/>
              </w:rPr>
              <w:t>4.41</w:t>
            </w:r>
          </w:p>
        </w:tc>
        <w:tc>
          <w:tcPr>
            <w:tcW w:w="611" w:type="dxa"/>
            <w:tcBorders>
              <w:top w:val="nil"/>
              <w:left w:val="nil"/>
              <w:bottom w:val="nil"/>
              <w:right w:val="nil"/>
            </w:tcBorders>
          </w:tcPr>
          <w:p w:rsidR="001742B9" w:rsidRDefault="00256ADB" w14:paraId="763DCDBC" w14:textId="77777777">
            <w:pPr>
              <w:spacing w:after="0" w:line="259" w:lineRule="auto"/>
              <w:ind w:left="101" w:right="0" w:firstLine="0"/>
              <w:jc w:val="left"/>
            </w:pPr>
            <w:r>
              <w:rPr>
                <w:sz w:val="12"/>
              </w:rPr>
              <w:t>4.56</w:t>
            </w:r>
          </w:p>
        </w:tc>
        <w:tc>
          <w:tcPr>
            <w:tcW w:w="645" w:type="dxa"/>
            <w:tcBorders>
              <w:top w:val="nil"/>
              <w:left w:val="nil"/>
              <w:bottom w:val="nil"/>
              <w:right w:val="nil"/>
            </w:tcBorders>
          </w:tcPr>
          <w:p w:rsidR="001742B9" w:rsidRDefault="00256ADB" w14:paraId="3C0A9278" w14:textId="77777777">
            <w:pPr>
              <w:spacing w:after="0" w:line="259" w:lineRule="auto"/>
              <w:ind w:left="118" w:right="0" w:firstLine="0"/>
              <w:jc w:val="left"/>
            </w:pPr>
            <w:r>
              <w:rPr>
                <w:sz w:val="12"/>
              </w:rPr>
              <w:t>0.15</w:t>
            </w:r>
          </w:p>
        </w:tc>
        <w:tc>
          <w:tcPr>
            <w:tcW w:w="510" w:type="dxa"/>
            <w:tcBorders>
              <w:top w:val="nil"/>
              <w:left w:val="nil"/>
              <w:bottom w:val="nil"/>
              <w:right w:val="nil"/>
            </w:tcBorders>
          </w:tcPr>
          <w:p w:rsidR="001742B9" w:rsidRDefault="00256ADB" w14:paraId="7CA1D218" w14:textId="77777777">
            <w:pPr>
              <w:spacing w:after="0" w:line="259" w:lineRule="auto"/>
              <w:ind w:left="50" w:right="0" w:firstLine="0"/>
              <w:jc w:val="left"/>
            </w:pPr>
            <w:r>
              <w:rPr>
                <w:sz w:val="12"/>
              </w:rPr>
              <w:t>3.92</w:t>
            </w:r>
          </w:p>
        </w:tc>
        <w:tc>
          <w:tcPr>
            <w:tcW w:w="611" w:type="dxa"/>
            <w:tcBorders>
              <w:top w:val="nil"/>
              <w:left w:val="nil"/>
              <w:bottom w:val="nil"/>
              <w:right w:val="nil"/>
            </w:tcBorders>
          </w:tcPr>
          <w:p w:rsidR="001742B9" w:rsidRDefault="00256ADB" w14:paraId="6705CE04" w14:textId="77777777">
            <w:pPr>
              <w:spacing w:after="0" w:line="259" w:lineRule="auto"/>
              <w:ind w:left="101" w:right="0" w:firstLine="0"/>
              <w:jc w:val="left"/>
            </w:pPr>
            <w:r>
              <w:rPr>
                <w:sz w:val="12"/>
              </w:rPr>
              <w:t>2.75</w:t>
            </w:r>
          </w:p>
        </w:tc>
        <w:tc>
          <w:tcPr>
            <w:tcW w:w="555" w:type="dxa"/>
            <w:tcBorders>
              <w:top w:val="nil"/>
              <w:left w:val="nil"/>
              <w:bottom w:val="nil"/>
              <w:right w:val="nil"/>
            </w:tcBorders>
          </w:tcPr>
          <w:p w:rsidR="001742B9" w:rsidRDefault="00256ADB" w14:paraId="64BD4D7C" w14:textId="77777777">
            <w:pPr>
              <w:spacing w:after="0" w:line="259" w:lineRule="auto"/>
              <w:ind w:left="0" w:right="0" w:firstLine="0"/>
              <w:jc w:val="left"/>
            </w:pPr>
            <w:r>
              <w:rPr>
                <w:sz w:val="12"/>
              </w:rPr>
              <w:t>-1.17***</w:t>
            </w:r>
          </w:p>
        </w:tc>
      </w:tr>
      <w:tr w:rsidR="001742B9" w14:paraId="6E6A16CE" w14:textId="77777777">
        <w:trPr>
          <w:trHeight w:val="144"/>
        </w:trPr>
        <w:tc>
          <w:tcPr>
            <w:tcW w:w="4088" w:type="dxa"/>
            <w:tcBorders>
              <w:top w:val="nil"/>
              <w:left w:val="nil"/>
              <w:bottom w:val="nil"/>
              <w:right w:val="nil"/>
            </w:tcBorders>
          </w:tcPr>
          <w:p w:rsidR="001742B9" w:rsidRDefault="001742B9" w14:paraId="72EBA1A3"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54A4CD6B" w14:textId="77777777">
            <w:pPr>
              <w:spacing w:after="0" w:line="259" w:lineRule="auto"/>
              <w:ind w:left="0" w:right="0" w:firstLine="0"/>
              <w:jc w:val="left"/>
            </w:pPr>
            <w:r>
              <w:rPr>
                <w:sz w:val="12"/>
              </w:rPr>
              <w:t>(2.20)</w:t>
            </w:r>
          </w:p>
        </w:tc>
        <w:tc>
          <w:tcPr>
            <w:tcW w:w="611" w:type="dxa"/>
            <w:tcBorders>
              <w:top w:val="nil"/>
              <w:left w:val="nil"/>
              <w:bottom w:val="nil"/>
              <w:right w:val="nil"/>
            </w:tcBorders>
          </w:tcPr>
          <w:p w:rsidR="001742B9" w:rsidRDefault="00256ADB" w14:paraId="51696E97" w14:textId="77777777">
            <w:pPr>
              <w:spacing w:after="0" w:line="259" w:lineRule="auto"/>
              <w:ind w:left="51" w:right="0" w:firstLine="0"/>
              <w:jc w:val="left"/>
            </w:pPr>
            <w:r>
              <w:rPr>
                <w:sz w:val="12"/>
              </w:rPr>
              <w:t>(2.26)</w:t>
            </w:r>
          </w:p>
        </w:tc>
        <w:tc>
          <w:tcPr>
            <w:tcW w:w="645" w:type="dxa"/>
            <w:tcBorders>
              <w:top w:val="nil"/>
              <w:left w:val="nil"/>
              <w:bottom w:val="nil"/>
              <w:right w:val="nil"/>
            </w:tcBorders>
          </w:tcPr>
          <w:p w:rsidR="001742B9" w:rsidRDefault="00256ADB" w14:paraId="54C48633"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125D2939" w14:textId="77777777">
            <w:pPr>
              <w:spacing w:after="0" w:line="259" w:lineRule="auto"/>
              <w:ind w:left="32" w:right="0" w:firstLine="0"/>
              <w:jc w:val="left"/>
            </w:pPr>
            <w:r>
              <w:rPr>
                <w:sz w:val="12"/>
              </w:rPr>
              <w:t>(2.58)</w:t>
            </w:r>
          </w:p>
        </w:tc>
        <w:tc>
          <w:tcPr>
            <w:tcW w:w="611" w:type="dxa"/>
            <w:tcBorders>
              <w:top w:val="nil"/>
              <w:left w:val="nil"/>
              <w:bottom w:val="nil"/>
              <w:right w:val="nil"/>
            </w:tcBorders>
          </w:tcPr>
          <w:p w:rsidR="001742B9" w:rsidRDefault="00256ADB" w14:paraId="1B032941" w14:textId="77777777">
            <w:pPr>
              <w:spacing w:after="0" w:line="259" w:lineRule="auto"/>
              <w:ind w:left="51" w:right="0" w:firstLine="0"/>
              <w:jc w:val="left"/>
            </w:pPr>
            <w:r>
              <w:rPr>
                <w:sz w:val="12"/>
              </w:rPr>
              <w:t>(2.71)</w:t>
            </w:r>
          </w:p>
        </w:tc>
        <w:tc>
          <w:tcPr>
            <w:tcW w:w="645" w:type="dxa"/>
            <w:tcBorders>
              <w:top w:val="nil"/>
              <w:left w:val="nil"/>
              <w:bottom w:val="nil"/>
              <w:right w:val="nil"/>
            </w:tcBorders>
          </w:tcPr>
          <w:p w:rsidR="001742B9" w:rsidRDefault="00256ADB" w14:paraId="63526945" w14:textId="77777777">
            <w:pPr>
              <w:spacing w:after="0" w:line="259" w:lineRule="auto"/>
              <w:ind w:left="68" w:right="0" w:firstLine="0"/>
              <w:jc w:val="left"/>
            </w:pPr>
            <w:r>
              <w:rPr>
                <w:sz w:val="12"/>
              </w:rPr>
              <w:t>(0.29)</w:t>
            </w:r>
          </w:p>
        </w:tc>
        <w:tc>
          <w:tcPr>
            <w:tcW w:w="510" w:type="dxa"/>
            <w:tcBorders>
              <w:top w:val="nil"/>
              <w:left w:val="nil"/>
              <w:bottom w:val="nil"/>
              <w:right w:val="nil"/>
            </w:tcBorders>
          </w:tcPr>
          <w:p w:rsidR="001742B9" w:rsidRDefault="00256ADB" w14:paraId="6B9D60EB" w14:textId="77777777">
            <w:pPr>
              <w:spacing w:after="0" w:line="259" w:lineRule="auto"/>
              <w:ind w:left="0" w:right="0" w:firstLine="0"/>
              <w:jc w:val="left"/>
            </w:pPr>
            <w:r>
              <w:rPr>
                <w:sz w:val="12"/>
              </w:rPr>
              <w:t>(2.00)</w:t>
            </w:r>
          </w:p>
        </w:tc>
        <w:tc>
          <w:tcPr>
            <w:tcW w:w="611" w:type="dxa"/>
            <w:tcBorders>
              <w:top w:val="nil"/>
              <w:left w:val="nil"/>
              <w:bottom w:val="nil"/>
              <w:right w:val="nil"/>
            </w:tcBorders>
          </w:tcPr>
          <w:p w:rsidR="001742B9" w:rsidRDefault="00256ADB" w14:paraId="0F9C03F2" w14:textId="77777777">
            <w:pPr>
              <w:spacing w:after="0" w:line="259" w:lineRule="auto"/>
              <w:ind w:left="51" w:right="0" w:firstLine="0"/>
              <w:jc w:val="left"/>
            </w:pPr>
            <w:r>
              <w:rPr>
                <w:sz w:val="12"/>
              </w:rPr>
              <w:t>(1.84)</w:t>
            </w:r>
          </w:p>
        </w:tc>
        <w:tc>
          <w:tcPr>
            <w:tcW w:w="555" w:type="dxa"/>
            <w:tcBorders>
              <w:top w:val="nil"/>
              <w:left w:val="nil"/>
              <w:bottom w:val="nil"/>
              <w:right w:val="nil"/>
            </w:tcBorders>
          </w:tcPr>
          <w:p w:rsidR="001742B9" w:rsidRDefault="00256ADB" w14:paraId="6F501608" w14:textId="77777777">
            <w:pPr>
              <w:spacing w:after="0" w:line="259" w:lineRule="auto"/>
              <w:ind w:left="68" w:right="0" w:firstLine="0"/>
              <w:jc w:val="left"/>
            </w:pPr>
            <w:r>
              <w:rPr>
                <w:sz w:val="12"/>
              </w:rPr>
              <w:t>(0.00)</w:t>
            </w:r>
          </w:p>
        </w:tc>
      </w:tr>
      <w:tr w:rsidR="001742B9" w14:paraId="345D613C" w14:textId="77777777">
        <w:trPr>
          <w:trHeight w:val="144"/>
        </w:trPr>
        <w:tc>
          <w:tcPr>
            <w:tcW w:w="4088" w:type="dxa"/>
            <w:tcBorders>
              <w:top w:val="nil"/>
              <w:left w:val="nil"/>
              <w:bottom w:val="nil"/>
              <w:right w:val="nil"/>
            </w:tcBorders>
          </w:tcPr>
          <w:p w:rsidR="001742B9" w:rsidRDefault="00256ADB" w14:paraId="76F9DE3C" w14:textId="77777777">
            <w:pPr>
              <w:spacing w:after="0" w:line="259" w:lineRule="auto"/>
              <w:ind w:left="91" w:right="0" w:firstLine="0"/>
              <w:jc w:val="left"/>
            </w:pPr>
            <w:r>
              <w:rPr>
                <w:sz w:val="12"/>
              </w:rPr>
              <w:t>Borrowed food or relied on help from friends or relatives</w:t>
            </w:r>
          </w:p>
        </w:tc>
        <w:tc>
          <w:tcPr>
            <w:tcW w:w="510" w:type="dxa"/>
            <w:tcBorders>
              <w:top w:val="nil"/>
              <w:left w:val="nil"/>
              <w:bottom w:val="nil"/>
              <w:right w:val="nil"/>
            </w:tcBorders>
          </w:tcPr>
          <w:p w:rsidR="001742B9" w:rsidRDefault="00256ADB" w14:paraId="6ACF984F" w14:textId="77777777">
            <w:pPr>
              <w:spacing w:after="0" w:line="259" w:lineRule="auto"/>
              <w:ind w:left="50" w:right="0" w:firstLine="0"/>
              <w:jc w:val="left"/>
            </w:pPr>
            <w:r>
              <w:rPr>
                <w:sz w:val="12"/>
              </w:rPr>
              <w:t>0.59</w:t>
            </w:r>
          </w:p>
        </w:tc>
        <w:tc>
          <w:tcPr>
            <w:tcW w:w="611" w:type="dxa"/>
            <w:tcBorders>
              <w:top w:val="nil"/>
              <w:left w:val="nil"/>
              <w:bottom w:val="nil"/>
              <w:right w:val="nil"/>
            </w:tcBorders>
          </w:tcPr>
          <w:p w:rsidR="001742B9" w:rsidRDefault="00256ADB" w14:paraId="3912F9EC" w14:textId="77777777">
            <w:pPr>
              <w:spacing w:after="0" w:line="259" w:lineRule="auto"/>
              <w:ind w:left="101" w:right="0" w:firstLine="0"/>
              <w:jc w:val="left"/>
            </w:pPr>
            <w:r>
              <w:rPr>
                <w:sz w:val="12"/>
              </w:rPr>
              <w:t>0.56</w:t>
            </w:r>
          </w:p>
        </w:tc>
        <w:tc>
          <w:tcPr>
            <w:tcW w:w="645" w:type="dxa"/>
            <w:tcBorders>
              <w:top w:val="nil"/>
              <w:left w:val="nil"/>
              <w:bottom w:val="nil"/>
              <w:right w:val="nil"/>
            </w:tcBorders>
          </w:tcPr>
          <w:p w:rsidR="001742B9" w:rsidRDefault="00256ADB" w14:paraId="280AA9E1" w14:textId="77777777">
            <w:pPr>
              <w:spacing w:after="0" w:line="259" w:lineRule="auto"/>
              <w:ind w:left="96" w:right="0" w:firstLine="0"/>
              <w:jc w:val="left"/>
            </w:pPr>
            <w:r>
              <w:rPr>
                <w:sz w:val="12"/>
              </w:rPr>
              <w:t>-0.03</w:t>
            </w:r>
          </w:p>
        </w:tc>
        <w:tc>
          <w:tcPr>
            <w:tcW w:w="574" w:type="dxa"/>
            <w:tcBorders>
              <w:top w:val="nil"/>
              <w:left w:val="nil"/>
              <w:bottom w:val="nil"/>
              <w:right w:val="nil"/>
            </w:tcBorders>
          </w:tcPr>
          <w:p w:rsidR="001742B9" w:rsidRDefault="00256ADB" w14:paraId="3C23D9BB" w14:textId="77777777">
            <w:pPr>
              <w:spacing w:after="0" w:line="259" w:lineRule="auto"/>
              <w:ind w:left="82" w:right="0" w:firstLine="0"/>
              <w:jc w:val="left"/>
            </w:pPr>
            <w:r>
              <w:rPr>
                <w:sz w:val="12"/>
              </w:rPr>
              <w:t>1.64</w:t>
            </w:r>
          </w:p>
        </w:tc>
        <w:tc>
          <w:tcPr>
            <w:tcW w:w="611" w:type="dxa"/>
            <w:tcBorders>
              <w:top w:val="nil"/>
              <w:left w:val="nil"/>
              <w:bottom w:val="nil"/>
              <w:right w:val="nil"/>
            </w:tcBorders>
          </w:tcPr>
          <w:p w:rsidR="001742B9" w:rsidRDefault="00256ADB" w14:paraId="4664AF3A" w14:textId="77777777">
            <w:pPr>
              <w:spacing w:after="0" w:line="259" w:lineRule="auto"/>
              <w:ind w:left="101" w:right="0" w:firstLine="0"/>
              <w:jc w:val="left"/>
            </w:pPr>
            <w:r>
              <w:rPr>
                <w:sz w:val="12"/>
              </w:rPr>
              <w:t>1.75</w:t>
            </w:r>
          </w:p>
        </w:tc>
        <w:tc>
          <w:tcPr>
            <w:tcW w:w="645" w:type="dxa"/>
            <w:tcBorders>
              <w:top w:val="nil"/>
              <w:left w:val="nil"/>
              <w:bottom w:val="nil"/>
              <w:right w:val="nil"/>
            </w:tcBorders>
          </w:tcPr>
          <w:p w:rsidR="001742B9" w:rsidRDefault="00256ADB" w14:paraId="1FA32B2D" w14:textId="77777777">
            <w:pPr>
              <w:spacing w:after="0" w:line="259" w:lineRule="auto"/>
              <w:ind w:left="118" w:right="0" w:firstLine="0"/>
              <w:jc w:val="left"/>
            </w:pPr>
            <w:r>
              <w:rPr>
                <w:sz w:val="12"/>
              </w:rPr>
              <w:t>0.11</w:t>
            </w:r>
          </w:p>
        </w:tc>
        <w:tc>
          <w:tcPr>
            <w:tcW w:w="510" w:type="dxa"/>
            <w:tcBorders>
              <w:top w:val="nil"/>
              <w:left w:val="nil"/>
              <w:bottom w:val="nil"/>
              <w:right w:val="nil"/>
            </w:tcBorders>
          </w:tcPr>
          <w:p w:rsidR="001742B9" w:rsidRDefault="00256ADB" w14:paraId="51BC0E6D" w14:textId="77777777">
            <w:pPr>
              <w:spacing w:after="0" w:line="259" w:lineRule="auto"/>
              <w:ind w:left="50" w:right="0" w:firstLine="0"/>
              <w:jc w:val="left"/>
            </w:pPr>
            <w:r>
              <w:rPr>
                <w:sz w:val="12"/>
              </w:rPr>
              <w:t>0.77</w:t>
            </w:r>
          </w:p>
        </w:tc>
        <w:tc>
          <w:tcPr>
            <w:tcW w:w="611" w:type="dxa"/>
            <w:tcBorders>
              <w:top w:val="nil"/>
              <w:left w:val="nil"/>
              <w:bottom w:val="nil"/>
              <w:right w:val="nil"/>
            </w:tcBorders>
          </w:tcPr>
          <w:p w:rsidR="001742B9" w:rsidRDefault="00256ADB" w14:paraId="36824477" w14:textId="77777777">
            <w:pPr>
              <w:spacing w:after="0" w:line="259" w:lineRule="auto"/>
              <w:ind w:left="101" w:right="0" w:firstLine="0"/>
              <w:jc w:val="left"/>
            </w:pPr>
            <w:r>
              <w:rPr>
                <w:sz w:val="12"/>
              </w:rPr>
              <w:t>0.89</w:t>
            </w:r>
          </w:p>
        </w:tc>
        <w:tc>
          <w:tcPr>
            <w:tcW w:w="555" w:type="dxa"/>
            <w:tcBorders>
              <w:top w:val="nil"/>
              <w:left w:val="nil"/>
              <w:bottom w:val="nil"/>
              <w:right w:val="nil"/>
            </w:tcBorders>
          </w:tcPr>
          <w:p w:rsidR="001742B9" w:rsidRDefault="00256ADB" w14:paraId="3E894D0A" w14:textId="77777777">
            <w:pPr>
              <w:spacing w:after="0" w:line="259" w:lineRule="auto"/>
              <w:ind w:left="118" w:right="0" w:firstLine="0"/>
              <w:jc w:val="left"/>
            </w:pPr>
            <w:r>
              <w:rPr>
                <w:sz w:val="12"/>
              </w:rPr>
              <w:t>0.12</w:t>
            </w:r>
          </w:p>
        </w:tc>
      </w:tr>
      <w:tr w:rsidR="001742B9" w14:paraId="2D91FD58" w14:textId="77777777">
        <w:trPr>
          <w:trHeight w:val="144"/>
        </w:trPr>
        <w:tc>
          <w:tcPr>
            <w:tcW w:w="4088" w:type="dxa"/>
            <w:tcBorders>
              <w:top w:val="nil"/>
              <w:left w:val="nil"/>
              <w:bottom w:val="nil"/>
              <w:right w:val="nil"/>
            </w:tcBorders>
          </w:tcPr>
          <w:p w:rsidR="001742B9" w:rsidRDefault="001742B9" w14:paraId="7D680426"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1A741F57" w14:textId="77777777">
            <w:pPr>
              <w:spacing w:after="0" w:line="259" w:lineRule="auto"/>
              <w:ind w:left="0" w:right="0" w:firstLine="0"/>
              <w:jc w:val="left"/>
            </w:pPr>
            <w:r>
              <w:rPr>
                <w:sz w:val="12"/>
              </w:rPr>
              <w:t>(1.20)</w:t>
            </w:r>
          </w:p>
        </w:tc>
        <w:tc>
          <w:tcPr>
            <w:tcW w:w="611" w:type="dxa"/>
            <w:tcBorders>
              <w:top w:val="nil"/>
              <w:left w:val="nil"/>
              <w:bottom w:val="nil"/>
              <w:right w:val="nil"/>
            </w:tcBorders>
          </w:tcPr>
          <w:p w:rsidR="001742B9" w:rsidRDefault="00256ADB" w14:paraId="73E317E8" w14:textId="77777777">
            <w:pPr>
              <w:spacing w:after="0" w:line="259" w:lineRule="auto"/>
              <w:ind w:left="51" w:right="0" w:firstLine="0"/>
              <w:jc w:val="left"/>
            </w:pPr>
            <w:r>
              <w:rPr>
                <w:sz w:val="12"/>
              </w:rPr>
              <w:t>(1.13)</w:t>
            </w:r>
          </w:p>
        </w:tc>
        <w:tc>
          <w:tcPr>
            <w:tcW w:w="645" w:type="dxa"/>
            <w:tcBorders>
              <w:top w:val="nil"/>
              <w:left w:val="nil"/>
              <w:bottom w:val="nil"/>
              <w:right w:val="nil"/>
            </w:tcBorders>
          </w:tcPr>
          <w:p w:rsidR="001742B9" w:rsidRDefault="00256ADB" w14:paraId="6A190E2C" w14:textId="77777777">
            <w:pPr>
              <w:spacing w:after="0" w:line="259" w:lineRule="auto"/>
              <w:ind w:left="68" w:right="0" w:firstLine="0"/>
              <w:jc w:val="left"/>
            </w:pPr>
            <w:r>
              <w:rPr>
                <w:sz w:val="12"/>
              </w:rPr>
              <w:t>(0.69)</w:t>
            </w:r>
          </w:p>
        </w:tc>
        <w:tc>
          <w:tcPr>
            <w:tcW w:w="574" w:type="dxa"/>
            <w:tcBorders>
              <w:top w:val="nil"/>
              <w:left w:val="nil"/>
              <w:bottom w:val="nil"/>
              <w:right w:val="nil"/>
            </w:tcBorders>
          </w:tcPr>
          <w:p w:rsidR="001742B9" w:rsidRDefault="00256ADB" w14:paraId="5E41A797" w14:textId="77777777">
            <w:pPr>
              <w:spacing w:after="0" w:line="259" w:lineRule="auto"/>
              <w:ind w:left="32" w:right="0" w:firstLine="0"/>
              <w:jc w:val="left"/>
            </w:pPr>
            <w:r>
              <w:rPr>
                <w:sz w:val="12"/>
              </w:rPr>
              <w:t>(1.95)</w:t>
            </w:r>
          </w:p>
        </w:tc>
        <w:tc>
          <w:tcPr>
            <w:tcW w:w="611" w:type="dxa"/>
            <w:tcBorders>
              <w:top w:val="nil"/>
              <w:left w:val="nil"/>
              <w:bottom w:val="nil"/>
              <w:right w:val="nil"/>
            </w:tcBorders>
          </w:tcPr>
          <w:p w:rsidR="001742B9" w:rsidRDefault="00256ADB" w14:paraId="17C7447E" w14:textId="77777777">
            <w:pPr>
              <w:spacing w:after="0" w:line="259" w:lineRule="auto"/>
              <w:ind w:left="51" w:right="0" w:firstLine="0"/>
              <w:jc w:val="left"/>
            </w:pPr>
            <w:r>
              <w:rPr>
                <w:sz w:val="12"/>
              </w:rPr>
              <w:t>(2.13)</w:t>
            </w:r>
          </w:p>
        </w:tc>
        <w:tc>
          <w:tcPr>
            <w:tcW w:w="645" w:type="dxa"/>
            <w:tcBorders>
              <w:top w:val="nil"/>
              <w:left w:val="nil"/>
              <w:bottom w:val="nil"/>
              <w:right w:val="nil"/>
            </w:tcBorders>
          </w:tcPr>
          <w:p w:rsidR="001742B9" w:rsidRDefault="00256ADB" w14:paraId="529B5A2F" w14:textId="77777777">
            <w:pPr>
              <w:spacing w:after="0" w:line="259" w:lineRule="auto"/>
              <w:ind w:left="68" w:right="0" w:firstLine="0"/>
              <w:jc w:val="left"/>
            </w:pPr>
            <w:r>
              <w:rPr>
                <w:sz w:val="12"/>
              </w:rPr>
              <w:t>(0.33)</w:t>
            </w:r>
          </w:p>
        </w:tc>
        <w:tc>
          <w:tcPr>
            <w:tcW w:w="510" w:type="dxa"/>
            <w:tcBorders>
              <w:top w:val="nil"/>
              <w:left w:val="nil"/>
              <w:bottom w:val="nil"/>
              <w:right w:val="nil"/>
            </w:tcBorders>
          </w:tcPr>
          <w:p w:rsidR="001742B9" w:rsidRDefault="00256ADB" w14:paraId="2CDF90B2" w14:textId="77777777">
            <w:pPr>
              <w:spacing w:after="0" w:line="259" w:lineRule="auto"/>
              <w:ind w:left="0" w:right="0" w:firstLine="0"/>
              <w:jc w:val="left"/>
            </w:pPr>
            <w:r>
              <w:rPr>
                <w:sz w:val="12"/>
              </w:rPr>
              <w:t>(1.15)</w:t>
            </w:r>
          </w:p>
        </w:tc>
        <w:tc>
          <w:tcPr>
            <w:tcW w:w="611" w:type="dxa"/>
            <w:tcBorders>
              <w:top w:val="nil"/>
              <w:left w:val="nil"/>
              <w:bottom w:val="nil"/>
              <w:right w:val="nil"/>
            </w:tcBorders>
          </w:tcPr>
          <w:p w:rsidR="001742B9" w:rsidRDefault="00256ADB" w14:paraId="17BECB6B" w14:textId="77777777">
            <w:pPr>
              <w:spacing w:after="0" w:line="259" w:lineRule="auto"/>
              <w:ind w:left="51" w:right="0" w:firstLine="0"/>
              <w:jc w:val="left"/>
            </w:pPr>
            <w:r>
              <w:rPr>
                <w:sz w:val="12"/>
              </w:rPr>
              <w:t>(1.25)</w:t>
            </w:r>
          </w:p>
        </w:tc>
        <w:tc>
          <w:tcPr>
            <w:tcW w:w="555" w:type="dxa"/>
            <w:tcBorders>
              <w:top w:val="nil"/>
              <w:left w:val="nil"/>
              <w:bottom w:val="nil"/>
              <w:right w:val="nil"/>
            </w:tcBorders>
          </w:tcPr>
          <w:p w:rsidR="001742B9" w:rsidRDefault="00256ADB" w14:paraId="0D8E77AE" w14:textId="77777777">
            <w:pPr>
              <w:spacing w:after="0" w:line="259" w:lineRule="auto"/>
              <w:ind w:left="68" w:right="0" w:firstLine="0"/>
              <w:jc w:val="left"/>
            </w:pPr>
            <w:r>
              <w:rPr>
                <w:sz w:val="12"/>
              </w:rPr>
              <w:t>(0.32)</w:t>
            </w:r>
          </w:p>
        </w:tc>
      </w:tr>
      <w:tr w:rsidR="001742B9" w14:paraId="0DC73564" w14:textId="77777777">
        <w:trPr>
          <w:trHeight w:val="144"/>
        </w:trPr>
        <w:tc>
          <w:tcPr>
            <w:tcW w:w="4088" w:type="dxa"/>
            <w:tcBorders>
              <w:top w:val="nil"/>
              <w:left w:val="nil"/>
              <w:bottom w:val="nil"/>
              <w:right w:val="nil"/>
            </w:tcBorders>
          </w:tcPr>
          <w:p w:rsidR="001742B9" w:rsidRDefault="00256ADB" w14:paraId="54B0D61C" w14:textId="77777777">
            <w:pPr>
              <w:spacing w:after="0" w:line="259" w:lineRule="auto"/>
              <w:ind w:left="91" w:right="0" w:firstLine="0"/>
              <w:jc w:val="left"/>
            </w:pPr>
            <w:r>
              <w:rPr>
                <w:sz w:val="12"/>
              </w:rPr>
              <w:t>Reduced portion size of meals at meals time</w:t>
            </w:r>
          </w:p>
        </w:tc>
        <w:tc>
          <w:tcPr>
            <w:tcW w:w="510" w:type="dxa"/>
            <w:tcBorders>
              <w:top w:val="nil"/>
              <w:left w:val="nil"/>
              <w:bottom w:val="nil"/>
              <w:right w:val="nil"/>
            </w:tcBorders>
          </w:tcPr>
          <w:p w:rsidR="001742B9" w:rsidRDefault="00256ADB" w14:paraId="1F12D268" w14:textId="77777777">
            <w:pPr>
              <w:spacing w:after="0" w:line="259" w:lineRule="auto"/>
              <w:ind w:left="50" w:right="0" w:firstLine="0"/>
              <w:jc w:val="left"/>
            </w:pPr>
            <w:r>
              <w:rPr>
                <w:sz w:val="12"/>
              </w:rPr>
              <w:t>0.56</w:t>
            </w:r>
          </w:p>
        </w:tc>
        <w:tc>
          <w:tcPr>
            <w:tcW w:w="611" w:type="dxa"/>
            <w:tcBorders>
              <w:top w:val="nil"/>
              <w:left w:val="nil"/>
              <w:bottom w:val="nil"/>
              <w:right w:val="nil"/>
            </w:tcBorders>
          </w:tcPr>
          <w:p w:rsidR="001742B9" w:rsidRDefault="00256ADB" w14:paraId="301E9847" w14:textId="77777777">
            <w:pPr>
              <w:spacing w:after="0" w:line="259" w:lineRule="auto"/>
              <w:ind w:left="101" w:right="0" w:firstLine="0"/>
              <w:jc w:val="left"/>
            </w:pPr>
            <w:r>
              <w:rPr>
                <w:sz w:val="12"/>
              </w:rPr>
              <w:t>0.74</w:t>
            </w:r>
          </w:p>
        </w:tc>
        <w:tc>
          <w:tcPr>
            <w:tcW w:w="645" w:type="dxa"/>
            <w:tcBorders>
              <w:top w:val="nil"/>
              <w:left w:val="nil"/>
              <w:bottom w:val="nil"/>
              <w:right w:val="nil"/>
            </w:tcBorders>
          </w:tcPr>
          <w:p w:rsidR="001742B9" w:rsidRDefault="00256ADB" w14:paraId="20C4B3FC" w14:textId="77777777">
            <w:pPr>
              <w:spacing w:after="0" w:line="259" w:lineRule="auto"/>
              <w:ind w:left="86" w:right="0" w:firstLine="0"/>
              <w:jc w:val="left"/>
            </w:pPr>
            <w:r>
              <w:rPr>
                <w:sz w:val="12"/>
              </w:rPr>
              <w:t>0.18*</w:t>
            </w:r>
          </w:p>
        </w:tc>
        <w:tc>
          <w:tcPr>
            <w:tcW w:w="574" w:type="dxa"/>
            <w:tcBorders>
              <w:top w:val="nil"/>
              <w:left w:val="nil"/>
              <w:bottom w:val="nil"/>
              <w:right w:val="nil"/>
            </w:tcBorders>
          </w:tcPr>
          <w:p w:rsidR="001742B9" w:rsidRDefault="00256ADB" w14:paraId="35399C5F" w14:textId="77777777">
            <w:pPr>
              <w:spacing w:after="0" w:line="259" w:lineRule="auto"/>
              <w:ind w:left="82" w:right="0" w:firstLine="0"/>
              <w:jc w:val="left"/>
            </w:pPr>
            <w:r>
              <w:rPr>
                <w:sz w:val="12"/>
              </w:rPr>
              <w:t>3.80</w:t>
            </w:r>
          </w:p>
        </w:tc>
        <w:tc>
          <w:tcPr>
            <w:tcW w:w="611" w:type="dxa"/>
            <w:tcBorders>
              <w:top w:val="nil"/>
              <w:left w:val="nil"/>
              <w:bottom w:val="nil"/>
              <w:right w:val="nil"/>
            </w:tcBorders>
          </w:tcPr>
          <w:p w:rsidR="001742B9" w:rsidRDefault="00256ADB" w14:paraId="7E30A979" w14:textId="77777777">
            <w:pPr>
              <w:spacing w:after="0" w:line="259" w:lineRule="auto"/>
              <w:ind w:left="101" w:right="0" w:firstLine="0"/>
              <w:jc w:val="left"/>
            </w:pPr>
            <w:r>
              <w:rPr>
                <w:sz w:val="12"/>
              </w:rPr>
              <w:t>3.27</w:t>
            </w:r>
          </w:p>
        </w:tc>
        <w:tc>
          <w:tcPr>
            <w:tcW w:w="645" w:type="dxa"/>
            <w:tcBorders>
              <w:top w:val="nil"/>
              <w:left w:val="nil"/>
              <w:bottom w:val="nil"/>
              <w:right w:val="nil"/>
            </w:tcBorders>
          </w:tcPr>
          <w:p w:rsidR="001742B9" w:rsidRDefault="00256ADB" w14:paraId="2BE2734E" w14:textId="77777777">
            <w:pPr>
              <w:spacing w:after="0" w:line="259" w:lineRule="auto"/>
              <w:ind w:left="0" w:right="0" w:firstLine="0"/>
              <w:jc w:val="left"/>
            </w:pPr>
            <w:r>
              <w:rPr>
                <w:sz w:val="12"/>
              </w:rPr>
              <w:t>-0.53***</w:t>
            </w:r>
          </w:p>
        </w:tc>
        <w:tc>
          <w:tcPr>
            <w:tcW w:w="510" w:type="dxa"/>
            <w:tcBorders>
              <w:top w:val="nil"/>
              <w:left w:val="nil"/>
              <w:bottom w:val="nil"/>
              <w:right w:val="nil"/>
            </w:tcBorders>
          </w:tcPr>
          <w:p w:rsidR="001742B9" w:rsidRDefault="00256ADB" w14:paraId="296E43D7" w14:textId="77777777">
            <w:pPr>
              <w:spacing w:after="0" w:line="259" w:lineRule="auto"/>
              <w:ind w:left="50" w:right="0" w:firstLine="0"/>
              <w:jc w:val="left"/>
            </w:pPr>
            <w:r>
              <w:rPr>
                <w:sz w:val="12"/>
              </w:rPr>
              <w:t>1.98</w:t>
            </w:r>
          </w:p>
        </w:tc>
        <w:tc>
          <w:tcPr>
            <w:tcW w:w="611" w:type="dxa"/>
            <w:tcBorders>
              <w:top w:val="nil"/>
              <w:left w:val="nil"/>
              <w:bottom w:val="nil"/>
              <w:right w:val="nil"/>
            </w:tcBorders>
          </w:tcPr>
          <w:p w:rsidR="001742B9" w:rsidRDefault="00256ADB" w14:paraId="062D540B" w14:textId="77777777">
            <w:pPr>
              <w:spacing w:after="0" w:line="259" w:lineRule="auto"/>
              <w:ind w:left="101" w:right="0" w:firstLine="0"/>
              <w:jc w:val="left"/>
            </w:pPr>
            <w:r>
              <w:rPr>
                <w:sz w:val="12"/>
              </w:rPr>
              <w:t>2.65</w:t>
            </w:r>
          </w:p>
        </w:tc>
        <w:tc>
          <w:tcPr>
            <w:tcW w:w="555" w:type="dxa"/>
            <w:tcBorders>
              <w:top w:val="nil"/>
              <w:left w:val="nil"/>
              <w:bottom w:val="nil"/>
              <w:right w:val="nil"/>
            </w:tcBorders>
          </w:tcPr>
          <w:p w:rsidR="001742B9" w:rsidRDefault="00256ADB" w14:paraId="13FDE1AC" w14:textId="77777777">
            <w:pPr>
              <w:spacing w:after="0" w:line="259" w:lineRule="auto"/>
              <w:ind w:left="54" w:right="0" w:firstLine="0"/>
              <w:jc w:val="left"/>
            </w:pPr>
            <w:r>
              <w:rPr>
                <w:sz w:val="12"/>
              </w:rPr>
              <w:t>0.67**</w:t>
            </w:r>
          </w:p>
        </w:tc>
      </w:tr>
      <w:tr w:rsidR="001742B9" w14:paraId="3AD9682B" w14:textId="77777777">
        <w:trPr>
          <w:trHeight w:val="144"/>
        </w:trPr>
        <w:tc>
          <w:tcPr>
            <w:tcW w:w="4088" w:type="dxa"/>
            <w:tcBorders>
              <w:top w:val="nil"/>
              <w:left w:val="nil"/>
              <w:bottom w:val="nil"/>
              <w:right w:val="nil"/>
            </w:tcBorders>
          </w:tcPr>
          <w:p w:rsidR="001742B9" w:rsidRDefault="001742B9" w14:paraId="2E57EFC2"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7E95A251" w14:textId="77777777">
            <w:pPr>
              <w:spacing w:after="0" w:line="259" w:lineRule="auto"/>
              <w:ind w:left="0" w:right="0" w:firstLine="0"/>
              <w:jc w:val="left"/>
            </w:pPr>
            <w:r>
              <w:rPr>
                <w:sz w:val="12"/>
              </w:rPr>
              <w:t>(1.32)</w:t>
            </w:r>
          </w:p>
        </w:tc>
        <w:tc>
          <w:tcPr>
            <w:tcW w:w="611" w:type="dxa"/>
            <w:tcBorders>
              <w:top w:val="nil"/>
              <w:left w:val="nil"/>
              <w:bottom w:val="nil"/>
              <w:right w:val="nil"/>
            </w:tcBorders>
          </w:tcPr>
          <w:p w:rsidR="001742B9" w:rsidRDefault="00256ADB" w14:paraId="4D80EA25" w14:textId="77777777">
            <w:pPr>
              <w:spacing w:after="0" w:line="259" w:lineRule="auto"/>
              <w:ind w:left="51" w:right="0" w:firstLine="0"/>
              <w:jc w:val="left"/>
            </w:pPr>
            <w:r>
              <w:rPr>
                <w:sz w:val="12"/>
              </w:rPr>
              <w:t>(1.42)</w:t>
            </w:r>
          </w:p>
        </w:tc>
        <w:tc>
          <w:tcPr>
            <w:tcW w:w="645" w:type="dxa"/>
            <w:tcBorders>
              <w:top w:val="nil"/>
              <w:left w:val="nil"/>
              <w:bottom w:val="nil"/>
              <w:right w:val="nil"/>
            </w:tcBorders>
          </w:tcPr>
          <w:p w:rsidR="001742B9" w:rsidRDefault="00256ADB" w14:paraId="65A37CDC" w14:textId="77777777">
            <w:pPr>
              <w:spacing w:after="0" w:line="259" w:lineRule="auto"/>
              <w:ind w:left="68" w:right="0" w:firstLine="0"/>
              <w:jc w:val="left"/>
            </w:pPr>
            <w:r>
              <w:rPr>
                <w:sz w:val="12"/>
              </w:rPr>
              <w:t>(0.03)</w:t>
            </w:r>
          </w:p>
        </w:tc>
        <w:tc>
          <w:tcPr>
            <w:tcW w:w="574" w:type="dxa"/>
            <w:tcBorders>
              <w:top w:val="nil"/>
              <w:left w:val="nil"/>
              <w:bottom w:val="nil"/>
              <w:right w:val="nil"/>
            </w:tcBorders>
          </w:tcPr>
          <w:p w:rsidR="001742B9" w:rsidRDefault="00256ADB" w14:paraId="4BF9E195" w14:textId="77777777">
            <w:pPr>
              <w:spacing w:after="0" w:line="259" w:lineRule="auto"/>
              <w:ind w:left="32" w:right="0" w:firstLine="0"/>
              <w:jc w:val="left"/>
            </w:pPr>
            <w:r>
              <w:rPr>
                <w:sz w:val="12"/>
              </w:rPr>
              <w:t>(2.70)</w:t>
            </w:r>
          </w:p>
        </w:tc>
        <w:tc>
          <w:tcPr>
            <w:tcW w:w="611" w:type="dxa"/>
            <w:tcBorders>
              <w:top w:val="nil"/>
              <w:left w:val="nil"/>
              <w:bottom w:val="nil"/>
              <w:right w:val="nil"/>
            </w:tcBorders>
          </w:tcPr>
          <w:p w:rsidR="001742B9" w:rsidRDefault="00256ADB" w14:paraId="4C4FECEA" w14:textId="77777777">
            <w:pPr>
              <w:spacing w:after="0" w:line="259" w:lineRule="auto"/>
              <w:ind w:left="51" w:right="0" w:firstLine="0"/>
              <w:jc w:val="left"/>
            </w:pPr>
            <w:r>
              <w:rPr>
                <w:sz w:val="12"/>
              </w:rPr>
              <w:t>(2.85)</w:t>
            </w:r>
          </w:p>
        </w:tc>
        <w:tc>
          <w:tcPr>
            <w:tcW w:w="645" w:type="dxa"/>
            <w:tcBorders>
              <w:top w:val="nil"/>
              <w:left w:val="nil"/>
              <w:bottom w:val="nil"/>
              <w:right w:val="nil"/>
            </w:tcBorders>
          </w:tcPr>
          <w:p w:rsidR="001742B9" w:rsidRDefault="00256ADB" w14:paraId="3140BA68" w14:textId="77777777">
            <w:pPr>
              <w:spacing w:after="0" w:line="259" w:lineRule="auto"/>
              <w:ind w:left="68" w:right="0" w:firstLine="0"/>
              <w:jc w:val="left"/>
            </w:pPr>
            <w:r>
              <w:rPr>
                <w:sz w:val="12"/>
              </w:rPr>
              <w:t>(0.00)</w:t>
            </w:r>
          </w:p>
        </w:tc>
        <w:tc>
          <w:tcPr>
            <w:tcW w:w="510" w:type="dxa"/>
            <w:tcBorders>
              <w:top w:val="nil"/>
              <w:left w:val="nil"/>
              <w:bottom w:val="nil"/>
              <w:right w:val="nil"/>
            </w:tcBorders>
          </w:tcPr>
          <w:p w:rsidR="001742B9" w:rsidRDefault="00256ADB" w14:paraId="1B3BE2C1" w14:textId="77777777">
            <w:pPr>
              <w:spacing w:after="0" w:line="259" w:lineRule="auto"/>
              <w:ind w:left="0" w:right="0" w:firstLine="0"/>
              <w:jc w:val="left"/>
            </w:pPr>
            <w:r>
              <w:rPr>
                <w:sz w:val="12"/>
              </w:rPr>
              <w:t>(2.27)</w:t>
            </w:r>
          </w:p>
        </w:tc>
        <w:tc>
          <w:tcPr>
            <w:tcW w:w="611" w:type="dxa"/>
            <w:tcBorders>
              <w:top w:val="nil"/>
              <w:left w:val="nil"/>
              <w:bottom w:val="nil"/>
              <w:right w:val="nil"/>
            </w:tcBorders>
          </w:tcPr>
          <w:p w:rsidR="001742B9" w:rsidRDefault="00256ADB" w14:paraId="6376B7B7" w14:textId="77777777">
            <w:pPr>
              <w:spacing w:after="0" w:line="259" w:lineRule="auto"/>
              <w:ind w:left="51" w:right="0" w:firstLine="0"/>
              <w:jc w:val="left"/>
            </w:pPr>
            <w:r>
              <w:rPr>
                <w:sz w:val="12"/>
              </w:rPr>
              <w:t>(2.14)</w:t>
            </w:r>
          </w:p>
        </w:tc>
        <w:tc>
          <w:tcPr>
            <w:tcW w:w="555" w:type="dxa"/>
            <w:tcBorders>
              <w:top w:val="nil"/>
              <w:left w:val="nil"/>
              <w:bottom w:val="nil"/>
              <w:right w:val="nil"/>
            </w:tcBorders>
          </w:tcPr>
          <w:p w:rsidR="001742B9" w:rsidRDefault="00256ADB" w14:paraId="5C72CAC2" w14:textId="77777777">
            <w:pPr>
              <w:spacing w:after="0" w:line="259" w:lineRule="auto"/>
              <w:ind w:left="68" w:right="0" w:firstLine="0"/>
              <w:jc w:val="left"/>
            </w:pPr>
            <w:r>
              <w:rPr>
                <w:sz w:val="12"/>
              </w:rPr>
              <w:t>(0.00)</w:t>
            </w:r>
          </w:p>
        </w:tc>
      </w:tr>
      <w:tr w:rsidR="001742B9" w14:paraId="6DB8EE83" w14:textId="77777777">
        <w:trPr>
          <w:trHeight w:val="144"/>
        </w:trPr>
        <w:tc>
          <w:tcPr>
            <w:tcW w:w="4088" w:type="dxa"/>
            <w:tcBorders>
              <w:top w:val="nil"/>
              <w:left w:val="nil"/>
              <w:bottom w:val="nil"/>
              <w:right w:val="nil"/>
            </w:tcBorders>
          </w:tcPr>
          <w:p w:rsidR="001742B9" w:rsidRDefault="00256ADB" w14:paraId="417DFE7B" w14:textId="77777777">
            <w:pPr>
              <w:spacing w:after="0" w:line="259" w:lineRule="auto"/>
              <w:ind w:left="91" w:right="0" w:firstLine="0"/>
              <w:jc w:val="left"/>
            </w:pPr>
            <w:r>
              <w:rPr>
                <w:sz w:val="12"/>
              </w:rPr>
              <w:t xml:space="preserve">Restricted consumption by adults in order for </w:t>
            </w:r>
            <w:proofErr w:type="gramStart"/>
            <w:r>
              <w:rPr>
                <w:sz w:val="12"/>
              </w:rPr>
              <w:t>young-children</w:t>
            </w:r>
            <w:proofErr w:type="gramEnd"/>
            <w:r>
              <w:rPr>
                <w:sz w:val="12"/>
              </w:rPr>
              <w:t xml:space="preserve"> to eat</w:t>
            </w:r>
          </w:p>
        </w:tc>
        <w:tc>
          <w:tcPr>
            <w:tcW w:w="510" w:type="dxa"/>
            <w:tcBorders>
              <w:top w:val="nil"/>
              <w:left w:val="nil"/>
              <w:bottom w:val="nil"/>
              <w:right w:val="nil"/>
            </w:tcBorders>
          </w:tcPr>
          <w:p w:rsidR="001742B9" w:rsidRDefault="00256ADB" w14:paraId="19988BC1" w14:textId="77777777">
            <w:pPr>
              <w:spacing w:after="0" w:line="259" w:lineRule="auto"/>
              <w:ind w:left="50" w:right="0" w:firstLine="0"/>
              <w:jc w:val="left"/>
            </w:pPr>
            <w:r>
              <w:rPr>
                <w:sz w:val="12"/>
              </w:rPr>
              <w:t>0.52</w:t>
            </w:r>
          </w:p>
        </w:tc>
        <w:tc>
          <w:tcPr>
            <w:tcW w:w="611" w:type="dxa"/>
            <w:tcBorders>
              <w:top w:val="nil"/>
              <w:left w:val="nil"/>
              <w:bottom w:val="nil"/>
              <w:right w:val="nil"/>
            </w:tcBorders>
          </w:tcPr>
          <w:p w:rsidR="001742B9" w:rsidRDefault="00256ADB" w14:paraId="0C362124" w14:textId="77777777">
            <w:pPr>
              <w:spacing w:after="0" w:line="259" w:lineRule="auto"/>
              <w:ind w:left="101" w:right="0" w:firstLine="0"/>
              <w:jc w:val="left"/>
            </w:pPr>
            <w:r>
              <w:rPr>
                <w:sz w:val="12"/>
              </w:rPr>
              <w:t>1.23</w:t>
            </w:r>
          </w:p>
        </w:tc>
        <w:tc>
          <w:tcPr>
            <w:tcW w:w="645" w:type="dxa"/>
            <w:tcBorders>
              <w:top w:val="nil"/>
              <w:left w:val="nil"/>
              <w:bottom w:val="nil"/>
              <w:right w:val="nil"/>
            </w:tcBorders>
          </w:tcPr>
          <w:p w:rsidR="001742B9" w:rsidRDefault="00256ADB" w14:paraId="13A21422" w14:textId="77777777">
            <w:pPr>
              <w:spacing w:after="0" w:line="259" w:lineRule="auto"/>
              <w:ind w:left="21" w:right="0" w:firstLine="0"/>
              <w:jc w:val="left"/>
            </w:pPr>
            <w:r>
              <w:rPr>
                <w:sz w:val="12"/>
              </w:rPr>
              <w:t>0.72***</w:t>
            </w:r>
          </w:p>
        </w:tc>
        <w:tc>
          <w:tcPr>
            <w:tcW w:w="574" w:type="dxa"/>
            <w:tcBorders>
              <w:top w:val="nil"/>
              <w:left w:val="nil"/>
              <w:bottom w:val="nil"/>
              <w:right w:val="nil"/>
            </w:tcBorders>
          </w:tcPr>
          <w:p w:rsidR="001742B9" w:rsidRDefault="00256ADB" w14:paraId="4BEB1CB7" w14:textId="77777777">
            <w:pPr>
              <w:spacing w:after="0" w:line="259" w:lineRule="auto"/>
              <w:ind w:left="82" w:right="0" w:firstLine="0"/>
              <w:jc w:val="left"/>
            </w:pPr>
            <w:r>
              <w:rPr>
                <w:sz w:val="12"/>
              </w:rPr>
              <w:t>1.87</w:t>
            </w:r>
          </w:p>
        </w:tc>
        <w:tc>
          <w:tcPr>
            <w:tcW w:w="611" w:type="dxa"/>
            <w:tcBorders>
              <w:top w:val="nil"/>
              <w:left w:val="nil"/>
              <w:bottom w:val="nil"/>
              <w:right w:val="nil"/>
            </w:tcBorders>
          </w:tcPr>
          <w:p w:rsidR="001742B9" w:rsidRDefault="00256ADB" w14:paraId="15B97372" w14:textId="77777777">
            <w:pPr>
              <w:spacing w:after="0" w:line="259" w:lineRule="auto"/>
              <w:ind w:left="101" w:right="0" w:firstLine="0"/>
              <w:jc w:val="left"/>
            </w:pPr>
            <w:r>
              <w:rPr>
                <w:sz w:val="12"/>
              </w:rPr>
              <w:t>1.51</w:t>
            </w:r>
          </w:p>
        </w:tc>
        <w:tc>
          <w:tcPr>
            <w:tcW w:w="645" w:type="dxa"/>
            <w:tcBorders>
              <w:top w:val="nil"/>
              <w:left w:val="nil"/>
              <w:bottom w:val="nil"/>
              <w:right w:val="nil"/>
            </w:tcBorders>
          </w:tcPr>
          <w:p w:rsidR="001742B9" w:rsidRDefault="00256ADB" w14:paraId="068EA386" w14:textId="77777777">
            <w:pPr>
              <w:spacing w:after="0" w:line="259" w:lineRule="auto"/>
              <w:ind w:left="32" w:right="0" w:firstLine="0"/>
              <w:jc w:val="left"/>
            </w:pPr>
            <w:r>
              <w:rPr>
                <w:sz w:val="12"/>
              </w:rPr>
              <w:t>-0.36**</w:t>
            </w:r>
          </w:p>
        </w:tc>
        <w:tc>
          <w:tcPr>
            <w:tcW w:w="510" w:type="dxa"/>
            <w:tcBorders>
              <w:top w:val="nil"/>
              <w:left w:val="nil"/>
              <w:bottom w:val="nil"/>
              <w:right w:val="nil"/>
            </w:tcBorders>
          </w:tcPr>
          <w:p w:rsidR="001742B9" w:rsidRDefault="00256ADB" w14:paraId="29240D9E" w14:textId="77777777">
            <w:pPr>
              <w:spacing w:after="0" w:line="259" w:lineRule="auto"/>
              <w:ind w:left="50" w:right="0" w:firstLine="0"/>
              <w:jc w:val="left"/>
            </w:pPr>
            <w:r>
              <w:rPr>
                <w:sz w:val="12"/>
              </w:rPr>
              <w:t>1.73</w:t>
            </w:r>
          </w:p>
        </w:tc>
        <w:tc>
          <w:tcPr>
            <w:tcW w:w="611" w:type="dxa"/>
            <w:tcBorders>
              <w:top w:val="nil"/>
              <w:left w:val="nil"/>
              <w:bottom w:val="nil"/>
              <w:right w:val="nil"/>
            </w:tcBorders>
          </w:tcPr>
          <w:p w:rsidR="001742B9" w:rsidRDefault="00256ADB" w14:paraId="672B3A3E" w14:textId="77777777">
            <w:pPr>
              <w:spacing w:after="0" w:line="259" w:lineRule="auto"/>
              <w:ind w:left="101" w:right="0" w:firstLine="0"/>
              <w:jc w:val="left"/>
            </w:pPr>
            <w:r>
              <w:rPr>
                <w:sz w:val="12"/>
              </w:rPr>
              <w:t>2.70</w:t>
            </w:r>
          </w:p>
        </w:tc>
        <w:tc>
          <w:tcPr>
            <w:tcW w:w="555" w:type="dxa"/>
            <w:tcBorders>
              <w:top w:val="nil"/>
              <w:left w:val="nil"/>
              <w:bottom w:val="nil"/>
              <w:right w:val="nil"/>
            </w:tcBorders>
          </w:tcPr>
          <w:p w:rsidR="001742B9" w:rsidRDefault="00256ADB" w14:paraId="0066402F" w14:textId="77777777">
            <w:pPr>
              <w:spacing w:after="0" w:line="259" w:lineRule="auto"/>
              <w:ind w:left="21" w:right="0" w:firstLine="0"/>
              <w:jc w:val="left"/>
            </w:pPr>
            <w:r>
              <w:rPr>
                <w:sz w:val="12"/>
              </w:rPr>
              <w:t>0.97***</w:t>
            </w:r>
          </w:p>
        </w:tc>
      </w:tr>
      <w:tr w:rsidR="001742B9" w14:paraId="75DF261C" w14:textId="77777777">
        <w:trPr>
          <w:trHeight w:val="144"/>
        </w:trPr>
        <w:tc>
          <w:tcPr>
            <w:tcW w:w="4088" w:type="dxa"/>
            <w:tcBorders>
              <w:top w:val="nil"/>
              <w:left w:val="nil"/>
              <w:bottom w:val="nil"/>
              <w:right w:val="nil"/>
            </w:tcBorders>
          </w:tcPr>
          <w:p w:rsidR="001742B9" w:rsidRDefault="001742B9" w14:paraId="6AA31492"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0D590C5E" w14:textId="77777777">
            <w:pPr>
              <w:spacing w:after="0" w:line="259" w:lineRule="auto"/>
              <w:ind w:left="0" w:right="0" w:firstLine="0"/>
              <w:jc w:val="left"/>
            </w:pPr>
            <w:r>
              <w:rPr>
                <w:sz w:val="12"/>
              </w:rPr>
              <w:t>(1.39)</w:t>
            </w:r>
          </w:p>
        </w:tc>
        <w:tc>
          <w:tcPr>
            <w:tcW w:w="611" w:type="dxa"/>
            <w:tcBorders>
              <w:top w:val="nil"/>
              <w:left w:val="nil"/>
              <w:bottom w:val="nil"/>
              <w:right w:val="nil"/>
            </w:tcBorders>
          </w:tcPr>
          <w:p w:rsidR="001742B9" w:rsidRDefault="00256ADB" w14:paraId="2C3C3822" w14:textId="77777777">
            <w:pPr>
              <w:spacing w:after="0" w:line="259" w:lineRule="auto"/>
              <w:ind w:left="51" w:right="0" w:firstLine="0"/>
              <w:jc w:val="left"/>
            </w:pPr>
            <w:r>
              <w:rPr>
                <w:sz w:val="12"/>
              </w:rPr>
              <w:t>(1.78)</w:t>
            </w:r>
          </w:p>
        </w:tc>
        <w:tc>
          <w:tcPr>
            <w:tcW w:w="645" w:type="dxa"/>
            <w:tcBorders>
              <w:top w:val="nil"/>
              <w:left w:val="nil"/>
              <w:bottom w:val="nil"/>
              <w:right w:val="nil"/>
            </w:tcBorders>
          </w:tcPr>
          <w:p w:rsidR="001742B9" w:rsidRDefault="00256ADB" w14:paraId="1D423CDB"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1125627F" w14:textId="77777777">
            <w:pPr>
              <w:spacing w:after="0" w:line="259" w:lineRule="auto"/>
              <w:ind w:left="32" w:right="0" w:firstLine="0"/>
              <w:jc w:val="left"/>
            </w:pPr>
            <w:r>
              <w:rPr>
                <w:sz w:val="12"/>
              </w:rPr>
              <w:t>(2.38)</w:t>
            </w:r>
          </w:p>
        </w:tc>
        <w:tc>
          <w:tcPr>
            <w:tcW w:w="611" w:type="dxa"/>
            <w:tcBorders>
              <w:top w:val="nil"/>
              <w:left w:val="nil"/>
              <w:bottom w:val="nil"/>
              <w:right w:val="nil"/>
            </w:tcBorders>
          </w:tcPr>
          <w:p w:rsidR="001742B9" w:rsidRDefault="00256ADB" w14:paraId="624059CF" w14:textId="77777777">
            <w:pPr>
              <w:spacing w:after="0" w:line="259" w:lineRule="auto"/>
              <w:ind w:left="51" w:right="0" w:firstLine="0"/>
              <w:jc w:val="left"/>
            </w:pPr>
            <w:r>
              <w:rPr>
                <w:sz w:val="12"/>
              </w:rPr>
              <w:t>(2.24)</w:t>
            </w:r>
          </w:p>
        </w:tc>
        <w:tc>
          <w:tcPr>
            <w:tcW w:w="645" w:type="dxa"/>
            <w:tcBorders>
              <w:top w:val="nil"/>
              <w:left w:val="nil"/>
              <w:bottom w:val="nil"/>
              <w:right w:val="nil"/>
            </w:tcBorders>
          </w:tcPr>
          <w:p w:rsidR="001742B9" w:rsidRDefault="00256ADB" w14:paraId="59C23277" w14:textId="77777777">
            <w:pPr>
              <w:spacing w:after="0" w:line="259" w:lineRule="auto"/>
              <w:ind w:left="68" w:right="0" w:firstLine="0"/>
              <w:jc w:val="left"/>
            </w:pPr>
            <w:r>
              <w:rPr>
                <w:sz w:val="12"/>
              </w:rPr>
              <w:t>(0.00)</w:t>
            </w:r>
          </w:p>
        </w:tc>
        <w:tc>
          <w:tcPr>
            <w:tcW w:w="510" w:type="dxa"/>
            <w:tcBorders>
              <w:top w:val="nil"/>
              <w:left w:val="nil"/>
              <w:bottom w:val="nil"/>
              <w:right w:val="nil"/>
            </w:tcBorders>
          </w:tcPr>
          <w:p w:rsidR="001742B9" w:rsidRDefault="00256ADB" w14:paraId="0A16D806" w14:textId="77777777">
            <w:pPr>
              <w:spacing w:after="0" w:line="259" w:lineRule="auto"/>
              <w:ind w:left="0" w:right="0" w:firstLine="0"/>
              <w:jc w:val="left"/>
            </w:pPr>
            <w:r>
              <w:rPr>
                <w:sz w:val="12"/>
              </w:rPr>
              <w:t>(1.90)</w:t>
            </w:r>
          </w:p>
        </w:tc>
        <w:tc>
          <w:tcPr>
            <w:tcW w:w="611" w:type="dxa"/>
            <w:tcBorders>
              <w:top w:val="nil"/>
              <w:left w:val="nil"/>
              <w:bottom w:val="nil"/>
              <w:right w:val="nil"/>
            </w:tcBorders>
          </w:tcPr>
          <w:p w:rsidR="001742B9" w:rsidRDefault="00256ADB" w14:paraId="296A1B06" w14:textId="77777777">
            <w:pPr>
              <w:spacing w:after="0" w:line="259" w:lineRule="auto"/>
              <w:ind w:left="51" w:right="0" w:firstLine="0"/>
              <w:jc w:val="left"/>
            </w:pPr>
            <w:r>
              <w:rPr>
                <w:sz w:val="12"/>
              </w:rPr>
              <w:t>(1.83)</w:t>
            </w:r>
          </w:p>
        </w:tc>
        <w:tc>
          <w:tcPr>
            <w:tcW w:w="555" w:type="dxa"/>
            <w:tcBorders>
              <w:top w:val="nil"/>
              <w:left w:val="nil"/>
              <w:bottom w:val="nil"/>
              <w:right w:val="nil"/>
            </w:tcBorders>
          </w:tcPr>
          <w:p w:rsidR="001742B9" w:rsidRDefault="00256ADB" w14:paraId="669B7B89" w14:textId="77777777">
            <w:pPr>
              <w:spacing w:after="0" w:line="259" w:lineRule="auto"/>
              <w:ind w:left="68" w:right="0" w:firstLine="0"/>
              <w:jc w:val="left"/>
            </w:pPr>
            <w:r>
              <w:rPr>
                <w:sz w:val="12"/>
              </w:rPr>
              <w:t>(0.00)</w:t>
            </w:r>
          </w:p>
        </w:tc>
      </w:tr>
      <w:tr w:rsidR="001742B9" w14:paraId="1AA3C46E" w14:textId="77777777">
        <w:trPr>
          <w:trHeight w:val="144"/>
        </w:trPr>
        <w:tc>
          <w:tcPr>
            <w:tcW w:w="4088" w:type="dxa"/>
            <w:tcBorders>
              <w:top w:val="nil"/>
              <w:left w:val="nil"/>
              <w:bottom w:val="nil"/>
              <w:right w:val="nil"/>
            </w:tcBorders>
          </w:tcPr>
          <w:p w:rsidR="001742B9" w:rsidRDefault="00256ADB" w14:paraId="0CC5FD3B" w14:textId="77777777">
            <w:pPr>
              <w:spacing w:after="0" w:line="259" w:lineRule="auto"/>
              <w:ind w:left="91" w:right="0" w:firstLine="0"/>
              <w:jc w:val="left"/>
            </w:pPr>
            <w:r>
              <w:rPr>
                <w:sz w:val="12"/>
              </w:rPr>
              <w:t>Reduced the number of meals eaten per day</w:t>
            </w:r>
          </w:p>
        </w:tc>
        <w:tc>
          <w:tcPr>
            <w:tcW w:w="510" w:type="dxa"/>
            <w:tcBorders>
              <w:top w:val="nil"/>
              <w:left w:val="nil"/>
              <w:bottom w:val="nil"/>
              <w:right w:val="nil"/>
            </w:tcBorders>
          </w:tcPr>
          <w:p w:rsidR="001742B9" w:rsidRDefault="00256ADB" w14:paraId="22907A0E" w14:textId="77777777">
            <w:pPr>
              <w:spacing w:after="0" w:line="259" w:lineRule="auto"/>
              <w:ind w:left="50" w:right="0" w:firstLine="0"/>
              <w:jc w:val="left"/>
            </w:pPr>
            <w:r>
              <w:rPr>
                <w:sz w:val="12"/>
              </w:rPr>
              <w:t>0.22</w:t>
            </w:r>
          </w:p>
        </w:tc>
        <w:tc>
          <w:tcPr>
            <w:tcW w:w="611" w:type="dxa"/>
            <w:tcBorders>
              <w:top w:val="nil"/>
              <w:left w:val="nil"/>
              <w:bottom w:val="nil"/>
              <w:right w:val="nil"/>
            </w:tcBorders>
          </w:tcPr>
          <w:p w:rsidR="001742B9" w:rsidRDefault="00256ADB" w14:paraId="1BA738B7" w14:textId="77777777">
            <w:pPr>
              <w:spacing w:after="0" w:line="259" w:lineRule="auto"/>
              <w:ind w:left="101" w:right="0" w:firstLine="0"/>
              <w:jc w:val="left"/>
            </w:pPr>
            <w:r>
              <w:rPr>
                <w:sz w:val="12"/>
              </w:rPr>
              <w:t>0.82</w:t>
            </w:r>
          </w:p>
        </w:tc>
        <w:tc>
          <w:tcPr>
            <w:tcW w:w="645" w:type="dxa"/>
            <w:tcBorders>
              <w:top w:val="nil"/>
              <w:left w:val="nil"/>
              <w:bottom w:val="nil"/>
              <w:right w:val="nil"/>
            </w:tcBorders>
          </w:tcPr>
          <w:p w:rsidR="001742B9" w:rsidRDefault="00256ADB" w14:paraId="79377ED9" w14:textId="77777777">
            <w:pPr>
              <w:spacing w:after="0" w:line="259" w:lineRule="auto"/>
              <w:ind w:left="22" w:right="0" w:firstLine="0"/>
              <w:jc w:val="left"/>
            </w:pPr>
            <w:r>
              <w:rPr>
                <w:sz w:val="12"/>
              </w:rPr>
              <w:t>0.60***</w:t>
            </w:r>
          </w:p>
        </w:tc>
        <w:tc>
          <w:tcPr>
            <w:tcW w:w="574" w:type="dxa"/>
            <w:tcBorders>
              <w:top w:val="nil"/>
              <w:left w:val="nil"/>
              <w:bottom w:val="nil"/>
              <w:right w:val="nil"/>
            </w:tcBorders>
          </w:tcPr>
          <w:p w:rsidR="001742B9" w:rsidRDefault="00256ADB" w14:paraId="610A37C7" w14:textId="77777777">
            <w:pPr>
              <w:spacing w:after="0" w:line="259" w:lineRule="auto"/>
              <w:ind w:left="82" w:right="0" w:firstLine="0"/>
              <w:jc w:val="left"/>
            </w:pPr>
            <w:r>
              <w:rPr>
                <w:sz w:val="12"/>
              </w:rPr>
              <w:t>2.77</w:t>
            </w:r>
          </w:p>
        </w:tc>
        <w:tc>
          <w:tcPr>
            <w:tcW w:w="611" w:type="dxa"/>
            <w:tcBorders>
              <w:top w:val="nil"/>
              <w:left w:val="nil"/>
              <w:bottom w:val="nil"/>
              <w:right w:val="nil"/>
            </w:tcBorders>
          </w:tcPr>
          <w:p w:rsidR="001742B9" w:rsidRDefault="00256ADB" w14:paraId="600AAB2D" w14:textId="77777777">
            <w:pPr>
              <w:spacing w:after="0" w:line="259" w:lineRule="auto"/>
              <w:ind w:left="101" w:right="0" w:firstLine="0"/>
              <w:jc w:val="left"/>
            </w:pPr>
            <w:r>
              <w:rPr>
                <w:sz w:val="12"/>
              </w:rPr>
              <w:t>2.66</w:t>
            </w:r>
          </w:p>
        </w:tc>
        <w:tc>
          <w:tcPr>
            <w:tcW w:w="645" w:type="dxa"/>
            <w:tcBorders>
              <w:top w:val="nil"/>
              <w:left w:val="nil"/>
              <w:bottom w:val="nil"/>
              <w:right w:val="nil"/>
            </w:tcBorders>
          </w:tcPr>
          <w:p w:rsidR="001742B9" w:rsidRDefault="00256ADB" w14:paraId="1455CE0B" w14:textId="77777777">
            <w:pPr>
              <w:spacing w:after="0" w:line="259" w:lineRule="auto"/>
              <w:ind w:left="96" w:right="0" w:firstLine="0"/>
              <w:jc w:val="left"/>
            </w:pPr>
            <w:r>
              <w:rPr>
                <w:sz w:val="12"/>
              </w:rPr>
              <w:t>-0.11</w:t>
            </w:r>
          </w:p>
        </w:tc>
        <w:tc>
          <w:tcPr>
            <w:tcW w:w="510" w:type="dxa"/>
            <w:tcBorders>
              <w:top w:val="nil"/>
              <w:left w:val="nil"/>
              <w:bottom w:val="nil"/>
              <w:right w:val="nil"/>
            </w:tcBorders>
          </w:tcPr>
          <w:p w:rsidR="001742B9" w:rsidRDefault="00256ADB" w14:paraId="3ACE36AA" w14:textId="77777777">
            <w:pPr>
              <w:spacing w:after="0" w:line="259" w:lineRule="auto"/>
              <w:ind w:left="50" w:right="0" w:firstLine="0"/>
              <w:jc w:val="left"/>
            </w:pPr>
            <w:r>
              <w:rPr>
                <w:sz w:val="12"/>
              </w:rPr>
              <w:t>1.74</w:t>
            </w:r>
          </w:p>
        </w:tc>
        <w:tc>
          <w:tcPr>
            <w:tcW w:w="611" w:type="dxa"/>
            <w:tcBorders>
              <w:top w:val="nil"/>
              <w:left w:val="nil"/>
              <w:bottom w:val="nil"/>
              <w:right w:val="nil"/>
            </w:tcBorders>
          </w:tcPr>
          <w:p w:rsidR="001742B9" w:rsidRDefault="00256ADB" w14:paraId="1413FA37" w14:textId="77777777">
            <w:pPr>
              <w:spacing w:after="0" w:line="259" w:lineRule="auto"/>
              <w:ind w:left="101" w:right="0" w:firstLine="0"/>
              <w:jc w:val="left"/>
            </w:pPr>
            <w:r>
              <w:rPr>
                <w:sz w:val="12"/>
              </w:rPr>
              <w:t>2.00</w:t>
            </w:r>
          </w:p>
        </w:tc>
        <w:tc>
          <w:tcPr>
            <w:tcW w:w="555" w:type="dxa"/>
            <w:tcBorders>
              <w:top w:val="nil"/>
              <w:left w:val="nil"/>
              <w:bottom w:val="nil"/>
              <w:right w:val="nil"/>
            </w:tcBorders>
          </w:tcPr>
          <w:p w:rsidR="001742B9" w:rsidRDefault="00256ADB" w14:paraId="5D72DD61" w14:textId="77777777">
            <w:pPr>
              <w:spacing w:after="0" w:line="259" w:lineRule="auto"/>
              <w:ind w:left="118" w:right="0" w:firstLine="0"/>
              <w:jc w:val="left"/>
            </w:pPr>
            <w:r>
              <w:rPr>
                <w:sz w:val="12"/>
              </w:rPr>
              <w:t>0.26</w:t>
            </w:r>
          </w:p>
        </w:tc>
      </w:tr>
      <w:tr w:rsidR="001742B9" w14:paraId="475B4A39" w14:textId="77777777">
        <w:trPr>
          <w:trHeight w:val="148"/>
        </w:trPr>
        <w:tc>
          <w:tcPr>
            <w:tcW w:w="4088" w:type="dxa"/>
            <w:tcBorders>
              <w:top w:val="nil"/>
              <w:left w:val="nil"/>
              <w:bottom w:val="single" w:color="000000" w:sz="2" w:space="0"/>
              <w:right w:val="nil"/>
            </w:tcBorders>
          </w:tcPr>
          <w:p w:rsidR="001742B9" w:rsidRDefault="001742B9" w14:paraId="17B382E9" w14:textId="77777777">
            <w:pPr>
              <w:spacing w:after="160" w:line="259" w:lineRule="auto"/>
              <w:ind w:left="0" w:right="0" w:firstLine="0"/>
              <w:jc w:val="left"/>
            </w:pPr>
          </w:p>
        </w:tc>
        <w:tc>
          <w:tcPr>
            <w:tcW w:w="510" w:type="dxa"/>
            <w:tcBorders>
              <w:top w:val="nil"/>
              <w:left w:val="nil"/>
              <w:bottom w:val="single" w:color="000000" w:sz="2" w:space="0"/>
              <w:right w:val="nil"/>
            </w:tcBorders>
          </w:tcPr>
          <w:p w:rsidR="001742B9" w:rsidRDefault="00256ADB" w14:paraId="5CB1DB0B" w14:textId="77777777">
            <w:pPr>
              <w:spacing w:after="0" w:line="259" w:lineRule="auto"/>
              <w:ind w:left="0" w:right="0" w:firstLine="0"/>
              <w:jc w:val="left"/>
            </w:pPr>
            <w:r>
              <w:rPr>
                <w:sz w:val="12"/>
              </w:rPr>
              <w:t>(0.90)</w:t>
            </w:r>
          </w:p>
        </w:tc>
        <w:tc>
          <w:tcPr>
            <w:tcW w:w="611" w:type="dxa"/>
            <w:tcBorders>
              <w:top w:val="nil"/>
              <w:left w:val="nil"/>
              <w:bottom w:val="single" w:color="000000" w:sz="2" w:space="0"/>
              <w:right w:val="nil"/>
            </w:tcBorders>
          </w:tcPr>
          <w:p w:rsidR="001742B9" w:rsidRDefault="00256ADB" w14:paraId="2E2D09E4" w14:textId="77777777">
            <w:pPr>
              <w:spacing w:after="0" w:line="259" w:lineRule="auto"/>
              <w:ind w:left="51" w:right="0" w:firstLine="0"/>
              <w:jc w:val="left"/>
            </w:pPr>
            <w:r>
              <w:rPr>
                <w:sz w:val="12"/>
              </w:rPr>
              <w:t>(1.67)</w:t>
            </w:r>
          </w:p>
        </w:tc>
        <w:tc>
          <w:tcPr>
            <w:tcW w:w="645" w:type="dxa"/>
            <w:tcBorders>
              <w:top w:val="nil"/>
              <w:left w:val="nil"/>
              <w:bottom w:val="single" w:color="000000" w:sz="2" w:space="0"/>
              <w:right w:val="nil"/>
            </w:tcBorders>
          </w:tcPr>
          <w:p w:rsidR="001742B9" w:rsidRDefault="00256ADB" w14:paraId="10E141F4" w14:textId="77777777">
            <w:pPr>
              <w:spacing w:after="0" w:line="259" w:lineRule="auto"/>
              <w:ind w:left="68" w:right="0" w:firstLine="0"/>
              <w:jc w:val="left"/>
            </w:pPr>
            <w:r>
              <w:rPr>
                <w:sz w:val="12"/>
              </w:rPr>
              <w:t>(0.00)</w:t>
            </w:r>
          </w:p>
        </w:tc>
        <w:tc>
          <w:tcPr>
            <w:tcW w:w="574" w:type="dxa"/>
            <w:tcBorders>
              <w:top w:val="nil"/>
              <w:left w:val="nil"/>
              <w:bottom w:val="single" w:color="000000" w:sz="2" w:space="0"/>
              <w:right w:val="nil"/>
            </w:tcBorders>
          </w:tcPr>
          <w:p w:rsidR="001742B9" w:rsidRDefault="00256ADB" w14:paraId="2CABE41D" w14:textId="77777777">
            <w:pPr>
              <w:spacing w:after="0" w:line="259" w:lineRule="auto"/>
              <w:ind w:left="32" w:right="0" w:firstLine="0"/>
              <w:jc w:val="left"/>
            </w:pPr>
            <w:r>
              <w:rPr>
                <w:sz w:val="12"/>
              </w:rPr>
              <w:t>(2.52)</w:t>
            </w:r>
          </w:p>
        </w:tc>
        <w:tc>
          <w:tcPr>
            <w:tcW w:w="611" w:type="dxa"/>
            <w:tcBorders>
              <w:top w:val="nil"/>
              <w:left w:val="nil"/>
              <w:bottom w:val="single" w:color="000000" w:sz="2" w:space="0"/>
              <w:right w:val="nil"/>
            </w:tcBorders>
          </w:tcPr>
          <w:p w:rsidR="001742B9" w:rsidRDefault="00256ADB" w14:paraId="595B0865" w14:textId="77777777">
            <w:pPr>
              <w:spacing w:after="0" w:line="259" w:lineRule="auto"/>
              <w:ind w:left="51" w:right="0" w:firstLine="0"/>
              <w:jc w:val="left"/>
            </w:pPr>
            <w:r>
              <w:rPr>
                <w:sz w:val="12"/>
              </w:rPr>
              <w:t>(2.70)</w:t>
            </w:r>
          </w:p>
        </w:tc>
        <w:tc>
          <w:tcPr>
            <w:tcW w:w="645" w:type="dxa"/>
            <w:tcBorders>
              <w:top w:val="nil"/>
              <w:left w:val="nil"/>
              <w:bottom w:val="single" w:color="000000" w:sz="2" w:space="0"/>
              <w:right w:val="nil"/>
            </w:tcBorders>
          </w:tcPr>
          <w:p w:rsidR="001742B9" w:rsidRDefault="00256ADB" w14:paraId="145DFF0F" w14:textId="77777777">
            <w:pPr>
              <w:spacing w:after="0" w:line="259" w:lineRule="auto"/>
              <w:ind w:left="68" w:right="0" w:firstLine="0"/>
              <w:jc w:val="left"/>
            </w:pPr>
            <w:r>
              <w:rPr>
                <w:sz w:val="12"/>
              </w:rPr>
              <w:t>(0.43)</w:t>
            </w:r>
          </w:p>
        </w:tc>
        <w:tc>
          <w:tcPr>
            <w:tcW w:w="510" w:type="dxa"/>
            <w:tcBorders>
              <w:top w:val="nil"/>
              <w:left w:val="nil"/>
              <w:bottom w:val="single" w:color="000000" w:sz="2" w:space="0"/>
              <w:right w:val="nil"/>
            </w:tcBorders>
          </w:tcPr>
          <w:p w:rsidR="001742B9" w:rsidRDefault="00256ADB" w14:paraId="750E994B" w14:textId="77777777">
            <w:pPr>
              <w:spacing w:after="0" w:line="259" w:lineRule="auto"/>
              <w:ind w:left="0" w:right="0" w:firstLine="0"/>
              <w:jc w:val="left"/>
            </w:pPr>
            <w:r>
              <w:rPr>
                <w:sz w:val="12"/>
              </w:rPr>
              <w:t>(2.38)</w:t>
            </w:r>
          </w:p>
        </w:tc>
        <w:tc>
          <w:tcPr>
            <w:tcW w:w="611" w:type="dxa"/>
            <w:tcBorders>
              <w:top w:val="nil"/>
              <w:left w:val="nil"/>
              <w:bottom w:val="single" w:color="000000" w:sz="2" w:space="0"/>
              <w:right w:val="nil"/>
            </w:tcBorders>
          </w:tcPr>
          <w:p w:rsidR="001742B9" w:rsidRDefault="00256ADB" w14:paraId="4C1BD0F3" w14:textId="77777777">
            <w:pPr>
              <w:spacing w:after="0" w:line="259" w:lineRule="auto"/>
              <w:ind w:left="51" w:right="0" w:firstLine="0"/>
              <w:jc w:val="left"/>
            </w:pPr>
            <w:r>
              <w:rPr>
                <w:sz w:val="12"/>
              </w:rPr>
              <w:t>(2.12)</w:t>
            </w:r>
          </w:p>
        </w:tc>
        <w:tc>
          <w:tcPr>
            <w:tcW w:w="555" w:type="dxa"/>
            <w:tcBorders>
              <w:top w:val="nil"/>
              <w:left w:val="nil"/>
              <w:bottom w:val="single" w:color="000000" w:sz="2" w:space="0"/>
              <w:right w:val="nil"/>
            </w:tcBorders>
          </w:tcPr>
          <w:p w:rsidR="001742B9" w:rsidRDefault="00256ADB" w14:paraId="622BDA1C" w14:textId="77777777">
            <w:pPr>
              <w:spacing w:after="0" w:line="259" w:lineRule="auto"/>
              <w:ind w:left="68" w:right="0" w:firstLine="0"/>
              <w:jc w:val="left"/>
            </w:pPr>
            <w:r>
              <w:rPr>
                <w:sz w:val="12"/>
              </w:rPr>
              <w:t>(0.24)</w:t>
            </w:r>
          </w:p>
        </w:tc>
      </w:tr>
      <w:tr w:rsidR="001742B9" w14:paraId="528E5980" w14:textId="77777777">
        <w:trPr>
          <w:trHeight w:val="168"/>
        </w:trPr>
        <w:tc>
          <w:tcPr>
            <w:tcW w:w="4088" w:type="dxa"/>
            <w:tcBorders>
              <w:top w:val="single" w:color="000000" w:sz="2" w:space="0"/>
              <w:left w:val="nil"/>
              <w:bottom w:val="double" w:color="000000" w:sz="2" w:space="0"/>
              <w:right w:val="nil"/>
            </w:tcBorders>
          </w:tcPr>
          <w:p w:rsidR="001742B9" w:rsidRDefault="00256ADB" w14:paraId="143B55AF" w14:textId="77777777">
            <w:pPr>
              <w:spacing w:after="0" w:line="259" w:lineRule="auto"/>
              <w:ind w:left="91" w:right="0" w:firstLine="0"/>
              <w:jc w:val="left"/>
            </w:pPr>
            <w:r>
              <w:rPr>
                <w:sz w:val="12"/>
              </w:rPr>
              <w:t>Observations</w:t>
            </w:r>
          </w:p>
        </w:tc>
        <w:tc>
          <w:tcPr>
            <w:tcW w:w="510" w:type="dxa"/>
            <w:tcBorders>
              <w:top w:val="single" w:color="000000" w:sz="2" w:space="0"/>
              <w:left w:val="nil"/>
              <w:bottom w:val="double" w:color="000000" w:sz="2" w:space="0"/>
              <w:right w:val="nil"/>
            </w:tcBorders>
          </w:tcPr>
          <w:p w:rsidR="001742B9" w:rsidRDefault="00256ADB" w14:paraId="4352E068" w14:textId="77777777">
            <w:pPr>
              <w:spacing w:after="0" w:line="259" w:lineRule="auto"/>
              <w:ind w:left="68" w:right="0" w:firstLine="0"/>
              <w:jc w:val="left"/>
            </w:pPr>
            <w:r>
              <w:rPr>
                <w:sz w:val="12"/>
              </w:rPr>
              <w:t>610</w:t>
            </w:r>
          </w:p>
        </w:tc>
        <w:tc>
          <w:tcPr>
            <w:tcW w:w="611" w:type="dxa"/>
            <w:tcBorders>
              <w:top w:val="single" w:color="000000" w:sz="2" w:space="0"/>
              <w:left w:val="nil"/>
              <w:bottom w:val="double" w:color="000000" w:sz="2" w:space="0"/>
              <w:right w:val="nil"/>
            </w:tcBorders>
          </w:tcPr>
          <w:p w:rsidR="001742B9" w:rsidRDefault="00256ADB" w14:paraId="5D77DAB5" w14:textId="77777777">
            <w:pPr>
              <w:spacing w:after="0" w:line="259" w:lineRule="auto"/>
              <w:ind w:left="119" w:right="0" w:firstLine="0"/>
              <w:jc w:val="left"/>
            </w:pPr>
            <w:r>
              <w:rPr>
                <w:sz w:val="12"/>
              </w:rPr>
              <w:t>483</w:t>
            </w:r>
          </w:p>
        </w:tc>
        <w:tc>
          <w:tcPr>
            <w:tcW w:w="645" w:type="dxa"/>
            <w:tcBorders>
              <w:top w:val="single" w:color="000000" w:sz="2" w:space="0"/>
              <w:left w:val="nil"/>
              <w:bottom w:val="double" w:color="000000" w:sz="2" w:space="0"/>
              <w:right w:val="nil"/>
            </w:tcBorders>
          </w:tcPr>
          <w:p w:rsidR="001742B9" w:rsidRDefault="00256ADB" w14:paraId="5A0E454B" w14:textId="77777777">
            <w:pPr>
              <w:spacing w:after="0" w:line="259" w:lineRule="auto"/>
              <w:ind w:left="86" w:right="0" w:firstLine="0"/>
              <w:jc w:val="left"/>
            </w:pPr>
            <w:r>
              <w:rPr>
                <w:sz w:val="12"/>
              </w:rPr>
              <w:t>1,093</w:t>
            </w:r>
          </w:p>
        </w:tc>
        <w:tc>
          <w:tcPr>
            <w:tcW w:w="574" w:type="dxa"/>
            <w:tcBorders>
              <w:top w:val="single" w:color="000000" w:sz="2" w:space="0"/>
              <w:left w:val="nil"/>
              <w:bottom w:val="double" w:color="000000" w:sz="2" w:space="0"/>
              <w:right w:val="nil"/>
            </w:tcBorders>
          </w:tcPr>
          <w:p w:rsidR="001742B9" w:rsidRDefault="00256ADB" w14:paraId="70852B87" w14:textId="77777777">
            <w:pPr>
              <w:spacing w:after="0" w:line="259" w:lineRule="auto"/>
              <w:ind w:left="100" w:right="0" w:firstLine="0"/>
              <w:jc w:val="left"/>
            </w:pPr>
            <w:r>
              <w:rPr>
                <w:sz w:val="12"/>
              </w:rPr>
              <w:t>760</w:t>
            </w:r>
          </w:p>
        </w:tc>
        <w:tc>
          <w:tcPr>
            <w:tcW w:w="611" w:type="dxa"/>
            <w:tcBorders>
              <w:top w:val="single" w:color="000000" w:sz="2" w:space="0"/>
              <w:left w:val="nil"/>
              <w:bottom w:val="double" w:color="000000" w:sz="2" w:space="0"/>
              <w:right w:val="nil"/>
            </w:tcBorders>
          </w:tcPr>
          <w:p w:rsidR="001742B9" w:rsidRDefault="00256ADB" w14:paraId="3FE3DFB7" w14:textId="77777777">
            <w:pPr>
              <w:spacing w:after="0" w:line="259" w:lineRule="auto"/>
              <w:ind w:left="119" w:right="0" w:firstLine="0"/>
              <w:jc w:val="left"/>
            </w:pPr>
            <w:r>
              <w:rPr>
                <w:sz w:val="12"/>
              </w:rPr>
              <w:t>656</w:t>
            </w:r>
          </w:p>
        </w:tc>
        <w:tc>
          <w:tcPr>
            <w:tcW w:w="645" w:type="dxa"/>
            <w:tcBorders>
              <w:top w:val="single" w:color="000000" w:sz="2" w:space="0"/>
              <w:left w:val="nil"/>
              <w:bottom w:val="double" w:color="000000" w:sz="2" w:space="0"/>
              <w:right w:val="nil"/>
            </w:tcBorders>
          </w:tcPr>
          <w:p w:rsidR="001742B9" w:rsidRDefault="00256ADB" w14:paraId="240A4B1F" w14:textId="77777777">
            <w:pPr>
              <w:spacing w:after="0" w:line="259" w:lineRule="auto"/>
              <w:ind w:left="86" w:right="0" w:firstLine="0"/>
              <w:jc w:val="left"/>
            </w:pPr>
            <w:r>
              <w:rPr>
                <w:sz w:val="12"/>
              </w:rPr>
              <w:t>1,416</w:t>
            </w:r>
          </w:p>
        </w:tc>
        <w:tc>
          <w:tcPr>
            <w:tcW w:w="510" w:type="dxa"/>
            <w:tcBorders>
              <w:top w:val="single" w:color="000000" w:sz="2" w:space="0"/>
              <w:left w:val="nil"/>
              <w:bottom w:val="double" w:color="000000" w:sz="2" w:space="0"/>
              <w:right w:val="nil"/>
            </w:tcBorders>
          </w:tcPr>
          <w:p w:rsidR="001742B9" w:rsidRDefault="00256ADB" w14:paraId="39F09D5C" w14:textId="77777777">
            <w:pPr>
              <w:spacing w:after="0" w:line="259" w:lineRule="auto"/>
              <w:ind w:left="68" w:right="0" w:firstLine="0"/>
              <w:jc w:val="left"/>
            </w:pPr>
            <w:r>
              <w:rPr>
                <w:sz w:val="12"/>
              </w:rPr>
              <w:t>294</w:t>
            </w:r>
          </w:p>
        </w:tc>
        <w:tc>
          <w:tcPr>
            <w:tcW w:w="611" w:type="dxa"/>
            <w:tcBorders>
              <w:top w:val="single" w:color="000000" w:sz="2" w:space="0"/>
              <w:left w:val="nil"/>
              <w:bottom w:val="double" w:color="000000" w:sz="2" w:space="0"/>
              <w:right w:val="nil"/>
            </w:tcBorders>
          </w:tcPr>
          <w:p w:rsidR="001742B9" w:rsidRDefault="00256ADB" w14:paraId="5ED195A2" w14:textId="77777777">
            <w:pPr>
              <w:spacing w:after="0" w:line="259" w:lineRule="auto"/>
              <w:ind w:left="119" w:right="0" w:firstLine="0"/>
              <w:jc w:val="left"/>
            </w:pPr>
            <w:r>
              <w:rPr>
                <w:sz w:val="12"/>
              </w:rPr>
              <w:t>157</w:t>
            </w:r>
          </w:p>
        </w:tc>
        <w:tc>
          <w:tcPr>
            <w:tcW w:w="555" w:type="dxa"/>
            <w:tcBorders>
              <w:top w:val="single" w:color="000000" w:sz="2" w:space="0"/>
              <w:left w:val="nil"/>
              <w:bottom w:val="double" w:color="000000" w:sz="2" w:space="0"/>
              <w:right w:val="nil"/>
            </w:tcBorders>
          </w:tcPr>
          <w:p w:rsidR="001742B9" w:rsidRDefault="00256ADB" w14:paraId="29663F12" w14:textId="77777777">
            <w:pPr>
              <w:spacing w:after="0" w:line="259" w:lineRule="auto"/>
              <w:ind w:left="136" w:right="0" w:firstLine="0"/>
              <w:jc w:val="left"/>
            </w:pPr>
            <w:r>
              <w:rPr>
                <w:sz w:val="12"/>
              </w:rPr>
              <w:t>451</w:t>
            </w:r>
          </w:p>
        </w:tc>
      </w:tr>
    </w:tbl>
    <w:p w:rsidR="001742B9" w:rsidRDefault="00256ADB" w14:paraId="3A0C53AD" w14:textId="77777777">
      <w:pPr>
        <w:spacing w:after="83" w:line="259" w:lineRule="auto"/>
        <w:ind w:left="24" w:right="0"/>
        <w:jc w:val="left"/>
      </w:pPr>
      <w:r>
        <w:rPr>
          <w:sz w:val="12"/>
        </w:rPr>
        <w:t>Note: Significance: * p</w:t>
      </w:r>
      <w:r>
        <w:rPr>
          <w:i/>
          <w:sz w:val="12"/>
        </w:rPr>
        <w:t>&lt;</w:t>
      </w:r>
      <w:r>
        <w:rPr>
          <w:sz w:val="12"/>
        </w:rPr>
        <w:t>0.05, ** p</w:t>
      </w:r>
      <w:r>
        <w:rPr>
          <w:i/>
          <w:sz w:val="12"/>
        </w:rPr>
        <w:t>&lt;</w:t>
      </w:r>
      <w:r>
        <w:rPr>
          <w:sz w:val="12"/>
        </w:rPr>
        <w:t>0.01, *** p</w:t>
      </w:r>
      <w:r>
        <w:rPr>
          <w:i/>
          <w:sz w:val="12"/>
        </w:rPr>
        <w:t>&lt;</w:t>
      </w:r>
      <w:r>
        <w:rPr>
          <w:sz w:val="12"/>
        </w:rPr>
        <w:t>0.001.</w:t>
      </w:r>
      <w:r>
        <w:br w:type="page"/>
      </w:r>
    </w:p>
    <w:p w:rsidR="001742B9" w:rsidRDefault="00256ADB" w14:paraId="05F2D4F7" w14:textId="77777777">
      <w:pPr>
        <w:pStyle w:val="Heading2"/>
        <w:ind w:left="598" w:hanging="613"/>
      </w:pPr>
      <w:r>
        <w:t>LCS</w:t>
      </w:r>
    </w:p>
    <w:p w:rsidR="001742B9" w:rsidRDefault="00256ADB" w14:paraId="4FE0B549" w14:textId="77777777">
      <w:pPr>
        <w:spacing w:after="126"/>
        <w:ind w:left="-5" w:right="132"/>
      </w:pPr>
      <w:r>
        <w:t>The livelihood coping strategy adoption by respondents for none and stress level across countries follows the same trend (higher adoption in F2F than remote), however the results are mixed comparing the crisis and emergency levels. For example, while the result shows a significantly higher adoption of these categories by households taking the remote interviews in Myanmar and CAR, the opposite is observed for crisis level in Ecuador. Worthy of mention is the fact that in Ecuador, there is big jump in the adoption of emergency category strategies between F2F and remote (50% more households in the remote interview indicated adopted a strategy from this broad category).</w:t>
      </w:r>
    </w:p>
    <w:p w:rsidR="001742B9" w:rsidRDefault="00256ADB" w14:paraId="7A979C24" w14:textId="77777777">
      <w:pPr>
        <w:spacing w:after="0" w:line="259" w:lineRule="auto"/>
        <w:jc w:val="center"/>
      </w:pPr>
      <w:r>
        <w:rPr>
          <w:sz w:val="19"/>
        </w:rPr>
        <w:t>Table 10: Impact of Survey Modality on Livelihood Coping Strategy Index</w:t>
      </w:r>
    </w:p>
    <w:tbl>
      <w:tblPr>
        <w:tblW w:w="9360" w:type="dxa"/>
        <w:tblCellMar>
          <w:top w:w="21" w:type="dxa"/>
          <w:right w:w="68" w:type="dxa"/>
        </w:tblCellMar>
        <w:tblLook w:val="04A0" w:firstRow="1" w:lastRow="0" w:firstColumn="1" w:lastColumn="0" w:noHBand="0" w:noVBand="1"/>
      </w:tblPr>
      <w:tblGrid>
        <w:gridCol w:w="3316"/>
        <w:gridCol w:w="586"/>
        <w:gridCol w:w="741"/>
        <w:gridCol w:w="741"/>
        <w:gridCol w:w="585"/>
        <w:gridCol w:w="704"/>
        <w:gridCol w:w="741"/>
        <w:gridCol w:w="585"/>
        <w:gridCol w:w="702"/>
        <w:gridCol w:w="659"/>
      </w:tblGrid>
      <w:tr w:rsidR="001742B9" w14:paraId="4DDB32B7" w14:textId="77777777">
        <w:trPr>
          <w:trHeight w:val="188"/>
        </w:trPr>
        <w:tc>
          <w:tcPr>
            <w:tcW w:w="3360" w:type="dxa"/>
            <w:tcBorders>
              <w:top w:val="double" w:color="000000" w:sz="3" w:space="0"/>
              <w:left w:val="nil"/>
              <w:bottom w:val="nil"/>
              <w:right w:val="nil"/>
            </w:tcBorders>
          </w:tcPr>
          <w:p w:rsidR="001742B9" w:rsidRDefault="001742B9" w14:paraId="254DFD20" w14:textId="77777777">
            <w:pPr>
              <w:spacing w:after="160" w:line="259" w:lineRule="auto"/>
              <w:ind w:left="0" w:right="0" w:firstLine="0"/>
              <w:jc w:val="left"/>
            </w:pPr>
          </w:p>
        </w:tc>
        <w:tc>
          <w:tcPr>
            <w:tcW w:w="587" w:type="dxa"/>
            <w:tcBorders>
              <w:top w:val="double" w:color="000000" w:sz="3" w:space="0"/>
              <w:left w:val="nil"/>
              <w:bottom w:val="nil"/>
              <w:right w:val="nil"/>
            </w:tcBorders>
          </w:tcPr>
          <w:p w:rsidR="001742B9" w:rsidRDefault="001742B9" w14:paraId="3BF48B9E" w14:textId="77777777">
            <w:pPr>
              <w:spacing w:after="160" w:line="259" w:lineRule="auto"/>
              <w:ind w:left="0" w:right="0" w:firstLine="0"/>
              <w:jc w:val="left"/>
            </w:pPr>
          </w:p>
        </w:tc>
        <w:tc>
          <w:tcPr>
            <w:tcW w:w="704" w:type="dxa"/>
            <w:tcBorders>
              <w:top w:val="double" w:color="000000" w:sz="3" w:space="0"/>
              <w:left w:val="nil"/>
              <w:bottom w:val="nil"/>
              <w:right w:val="nil"/>
            </w:tcBorders>
          </w:tcPr>
          <w:p w:rsidR="001742B9" w:rsidRDefault="00256ADB" w14:paraId="2F9D01D1" w14:textId="77777777">
            <w:pPr>
              <w:spacing w:after="0" w:line="259" w:lineRule="auto"/>
              <w:ind w:left="15" w:right="0" w:firstLine="0"/>
            </w:pPr>
            <w:r>
              <w:rPr>
                <w:sz w:val="14"/>
              </w:rPr>
              <w:t>Myanmar</w:t>
            </w:r>
          </w:p>
        </w:tc>
        <w:tc>
          <w:tcPr>
            <w:tcW w:w="743" w:type="dxa"/>
            <w:tcBorders>
              <w:top w:val="double" w:color="000000" w:sz="3" w:space="0"/>
              <w:left w:val="nil"/>
              <w:bottom w:val="nil"/>
              <w:right w:val="nil"/>
            </w:tcBorders>
          </w:tcPr>
          <w:p w:rsidR="001742B9" w:rsidRDefault="001742B9" w14:paraId="355B8B77" w14:textId="77777777">
            <w:pPr>
              <w:spacing w:after="160" w:line="259" w:lineRule="auto"/>
              <w:ind w:left="0" w:right="0" w:firstLine="0"/>
              <w:jc w:val="left"/>
            </w:pPr>
          </w:p>
        </w:tc>
        <w:tc>
          <w:tcPr>
            <w:tcW w:w="587" w:type="dxa"/>
            <w:tcBorders>
              <w:top w:val="double" w:color="000000" w:sz="3" w:space="0"/>
              <w:left w:val="nil"/>
              <w:bottom w:val="nil"/>
              <w:right w:val="nil"/>
            </w:tcBorders>
          </w:tcPr>
          <w:p w:rsidR="001742B9" w:rsidRDefault="001742B9" w14:paraId="14021439" w14:textId="77777777">
            <w:pPr>
              <w:spacing w:after="160" w:line="259" w:lineRule="auto"/>
              <w:ind w:left="0" w:right="0" w:firstLine="0"/>
              <w:jc w:val="left"/>
            </w:pPr>
          </w:p>
        </w:tc>
        <w:tc>
          <w:tcPr>
            <w:tcW w:w="704" w:type="dxa"/>
            <w:tcBorders>
              <w:top w:val="double" w:color="000000" w:sz="3" w:space="0"/>
              <w:left w:val="nil"/>
              <w:bottom w:val="nil"/>
              <w:right w:val="nil"/>
            </w:tcBorders>
          </w:tcPr>
          <w:p w:rsidR="001742B9" w:rsidRDefault="00256ADB" w14:paraId="2ECE86D4" w14:textId="77777777">
            <w:pPr>
              <w:spacing w:after="0" w:line="259" w:lineRule="auto"/>
              <w:ind w:left="57" w:right="0" w:firstLine="0"/>
              <w:jc w:val="left"/>
            </w:pPr>
            <w:r>
              <w:rPr>
                <w:sz w:val="14"/>
              </w:rPr>
              <w:t>Ecuador</w:t>
            </w:r>
          </w:p>
        </w:tc>
        <w:tc>
          <w:tcPr>
            <w:tcW w:w="743" w:type="dxa"/>
            <w:tcBorders>
              <w:top w:val="double" w:color="000000" w:sz="3" w:space="0"/>
              <w:left w:val="nil"/>
              <w:bottom w:val="nil"/>
              <w:right w:val="nil"/>
            </w:tcBorders>
          </w:tcPr>
          <w:p w:rsidR="001742B9" w:rsidRDefault="001742B9" w14:paraId="44174EBA" w14:textId="77777777">
            <w:pPr>
              <w:spacing w:after="160" w:line="259" w:lineRule="auto"/>
              <w:ind w:left="0" w:right="0" w:firstLine="0"/>
              <w:jc w:val="left"/>
            </w:pPr>
          </w:p>
        </w:tc>
        <w:tc>
          <w:tcPr>
            <w:tcW w:w="587" w:type="dxa"/>
            <w:tcBorders>
              <w:top w:val="double" w:color="000000" w:sz="3" w:space="0"/>
              <w:left w:val="nil"/>
              <w:bottom w:val="nil"/>
              <w:right w:val="nil"/>
            </w:tcBorders>
          </w:tcPr>
          <w:p w:rsidR="001742B9" w:rsidRDefault="001742B9" w14:paraId="4D341BFF" w14:textId="77777777">
            <w:pPr>
              <w:spacing w:after="160" w:line="259" w:lineRule="auto"/>
              <w:ind w:left="0" w:right="0" w:firstLine="0"/>
              <w:jc w:val="left"/>
            </w:pPr>
          </w:p>
        </w:tc>
        <w:tc>
          <w:tcPr>
            <w:tcW w:w="704" w:type="dxa"/>
            <w:tcBorders>
              <w:top w:val="double" w:color="000000" w:sz="3" w:space="0"/>
              <w:left w:val="nil"/>
              <w:bottom w:val="nil"/>
              <w:right w:val="nil"/>
            </w:tcBorders>
          </w:tcPr>
          <w:p w:rsidR="001742B9" w:rsidRDefault="00256ADB" w14:paraId="6322EB16" w14:textId="77777777">
            <w:pPr>
              <w:spacing w:after="0" w:line="259" w:lineRule="auto"/>
              <w:ind w:left="162" w:right="0" w:firstLine="0"/>
              <w:jc w:val="left"/>
            </w:pPr>
            <w:r>
              <w:rPr>
                <w:sz w:val="14"/>
              </w:rPr>
              <w:t>CAR</w:t>
            </w:r>
          </w:p>
        </w:tc>
        <w:tc>
          <w:tcPr>
            <w:tcW w:w="639" w:type="dxa"/>
            <w:tcBorders>
              <w:top w:val="double" w:color="000000" w:sz="3" w:space="0"/>
              <w:left w:val="nil"/>
              <w:bottom w:val="nil"/>
              <w:right w:val="nil"/>
            </w:tcBorders>
          </w:tcPr>
          <w:p w:rsidR="001742B9" w:rsidRDefault="001742B9" w14:paraId="4DA1A8F2" w14:textId="77777777">
            <w:pPr>
              <w:spacing w:after="160" w:line="259" w:lineRule="auto"/>
              <w:ind w:left="0" w:right="0" w:firstLine="0"/>
              <w:jc w:val="left"/>
            </w:pPr>
          </w:p>
        </w:tc>
      </w:tr>
      <w:tr w:rsidR="001742B9" w14:paraId="3CD20F69" w14:textId="77777777">
        <w:trPr>
          <w:trHeight w:val="170"/>
        </w:trPr>
        <w:tc>
          <w:tcPr>
            <w:tcW w:w="3360" w:type="dxa"/>
            <w:tcBorders>
              <w:top w:val="nil"/>
              <w:left w:val="nil"/>
              <w:bottom w:val="single" w:color="000000" w:sz="3" w:space="0"/>
              <w:right w:val="nil"/>
            </w:tcBorders>
          </w:tcPr>
          <w:p w:rsidR="001742B9" w:rsidRDefault="00256ADB" w14:paraId="6D357869" w14:textId="77777777">
            <w:pPr>
              <w:spacing w:after="0" w:line="259" w:lineRule="auto"/>
              <w:ind w:left="104" w:right="0" w:firstLine="0"/>
              <w:jc w:val="left"/>
            </w:pPr>
            <w:r>
              <w:rPr>
                <w:sz w:val="14"/>
              </w:rPr>
              <w:t>Variable</w:t>
            </w:r>
          </w:p>
        </w:tc>
        <w:tc>
          <w:tcPr>
            <w:tcW w:w="587" w:type="dxa"/>
            <w:tcBorders>
              <w:top w:val="nil"/>
              <w:left w:val="nil"/>
              <w:bottom w:val="single" w:color="000000" w:sz="3" w:space="0"/>
              <w:right w:val="nil"/>
            </w:tcBorders>
          </w:tcPr>
          <w:p w:rsidR="001742B9" w:rsidRDefault="00256ADB" w14:paraId="37593D7F" w14:textId="77777777">
            <w:pPr>
              <w:spacing w:after="0" w:line="259" w:lineRule="auto"/>
              <w:ind w:left="56" w:right="0" w:firstLine="0"/>
              <w:jc w:val="left"/>
            </w:pPr>
            <w:r>
              <w:rPr>
                <w:sz w:val="14"/>
              </w:rPr>
              <w:t>F2F</w:t>
            </w:r>
          </w:p>
        </w:tc>
        <w:tc>
          <w:tcPr>
            <w:tcW w:w="704" w:type="dxa"/>
            <w:tcBorders>
              <w:top w:val="nil"/>
              <w:left w:val="nil"/>
              <w:bottom w:val="single" w:color="000000" w:sz="3" w:space="0"/>
              <w:right w:val="nil"/>
            </w:tcBorders>
          </w:tcPr>
          <w:p w:rsidR="001742B9" w:rsidRDefault="00256ADB" w14:paraId="7598F372" w14:textId="77777777">
            <w:pPr>
              <w:spacing w:after="0" w:line="259" w:lineRule="auto"/>
              <w:ind w:left="0" w:right="0" w:firstLine="0"/>
              <w:jc w:val="left"/>
            </w:pPr>
            <w:r>
              <w:rPr>
                <w:sz w:val="14"/>
              </w:rPr>
              <w:t>Remote</w:t>
            </w:r>
          </w:p>
        </w:tc>
        <w:tc>
          <w:tcPr>
            <w:tcW w:w="743" w:type="dxa"/>
            <w:tcBorders>
              <w:top w:val="nil"/>
              <w:left w:val="nil"/>
              <w:bottom w:val="single" w:color="000000" w:sz="3" w:space="0"/>
              <w:right w:val="nil"/>
            </w:tcBorders>
          </w:tcPr>
          <w:p w:rsidR="001742B9" w:rsidRDefault="00256ADB" w14:paraId="07C0531B" w14:textId="77777777">
            <w:pPr>
              <w:spacing w:after="0" w:line="259" w:lineRule="auto"/>
              <w:ind w:left="147" w:right="0" w:firstLine="0"/>
              <w:jc w:val="left"/>
            </w:pPr>
            <w:r>
              <w:rPr>
                <w:sz w:val="14"/>
              </w:rPr>
              <w:t>Diff</w:t>
            </w:r>
          </w:p>
        </w:tc>
        <w:tc>
          <w:tcPr>
            <w:tcW w:w="587" w:type="dxa"/>
            <w:tcBorders>
              <w:top w:val="nil"/>
              <w:left w:val="nil"/>
              <w:bottom w:val="single" w:color="000000" w:sz="3" w:space="0"/>
              <w:right w:val="nil"/>
            </w:tcBorders>
          </w:tcPr>
          <w:p w:rsidR="001742B9" w:rsidRDefault="00256ADB" w14:paraId="7840DB7E" w14:textId="77777777">
            <w:pPr>
              <w:spacing w:after="0" w:line="259" w:lineRule="auto"/>
              <w:ind w:left="56" w:right="0" w:firstLine="0"/>
              <w:jc w:val="left"/>
            </w:pPr>
            <w:r>
              <w:rPr>
                <w:sz w:val="14"/>
              </w:rPr>
              <w:t>F2F</w:t>
            </w:r>
          </w:p>
        </w:tc>
        <w:tc>
          <w:tcPr>
            <w:tcW w:w="704" w:type="dxa"/>
            <w:tcBorders>
              <w:top w:val="nil"/>
              <w:left w:val="nil"/>
              <w:bottom w:val="single" w:color="000000" w:sz="3" w:space="0"/>
              <w:right w:val="nil"/>
            </w:tcBorders>
          </w:tcPr>
          <w:p w:rsidR="001742B9" w:rsidRDefault="00256ADB" w14:paraId="6B3162D0" w14:textId="77777777">
            <w:pPr>
              <w:spacing w:after="0" w:line="259" w:lineRule="auto"/>
              <w:ind w:left="0" w:right="0" w:firstLine="0"/>
              <w:jc w:val="left"/>
            </w:pPr>
            <w:r>
              <w:rPr>
                <w:sz w:val="14"/>
              </w:rPr>
              <w:t>Remote</w:t>
            </w:r>
          </w:p>
        </w:tc>
        <w:tc>
          <w:tcPr>
            <w:tcW w:w="743" w:type="dxa"/>
            <w:tcBorders>
              <w:top w:val="nil"/>
              <w:left w:val="nil"/>
              <w:bottom w:val="single" w:color="000000" w:sz="3" w:space="0"/>
              <w:right w:val="nil"/>
            </w:tcBorders>
          </w:tcPr>
          <w:p w:rsidR="001742B9" w:rsidRDefault="00256ADB" w14:paraId="60A8B0EF" w14:textId="77777777">
            <w:pPr>
              <w:spacing w:after="0" w:line="259" w:lineRule="auto"/>
              <w:ind w:left="147" w:right="0" w:firstLine="0"/>
              <w:jc w:val="left"/>
            </w:pPr>
            <w:r>
              <w:rPr>
                <w:sz w:val="14"/>
              </w:rPr>
              <w:t>Diff</w:t>
            </w:r>
          </w:p>
        </w:tc>
        <w:tc>
          <w:tcPr>
            <w:tcW w:w="587" w:type="dxa"/>
            <w:tcBorders>
              <w:top w:val="nil"/>
              <w:left w:val="nil"/>
              <w:bottom w:val="single" w:color="000000" w:sz="3" w:space="0"/>
              <w:right w:val="nil"/>
            </w:tcBorders>
          </w:tcPr>
          <w:p w:rsidR="001742B9" w:rsidRDefault="00256ADB" w14:paraId="4298A5E7" w14:textId="77777777">
            <w:pPr>
              <w:spacing w:after="0" w:line="259" w:lineRule="auto"/>
              <w:ind w:left="56" w:right="0" w:firstLine="0"/>
              <w:jc w:val="left"/>
            </w:pPr>
            <w:r>
              <w:rPr>
                <w:sz w:val="14"/>
              </w:rPr>
              <w:t>F2F</w:t>
            </w:r>
          </w:p>
        </w:tc>
        <w:tc>
          <w:tcPr>
            <w:tcW w:w="704" w:type="dxa"/>
            <w:tcBorders>
              <w:top w:val="nil"/>
              <w:left w:val="nil"/>
              <w:bottom w:val="single" w:color="000000" w:sz="3" w:space="0"/>
              <w:right w:val="nil"/>
            </w:tcBorders>
          </w:tcPr>
          <w:p w:rsidR="001742B9" w:rsidRDefault="00256ADB" w14:paraId="75216A07" w14:textId="77777777">
            <w:pPr>
              <w:spacing w:after="0" w:line="259" w:lineRule="auto"/>
              <w:ind w:left="0" w:right="0" w:firstLine="0"/>
              <w:jc w:val="left"/>
            </w:pPr>
            <w:r>
              <w:rPr>
                <w:sz w:val="14"/>
              </w:rPr>
              <w:t>Remote</w:t>
            </w:r>
          </w:p>
        </w:tc>
        <w:tc>
          <w:tcPr>
            <w:tcW w:w="639" w:type="dxa"/>
            <w:tcBorders>
              <w:top w:val="nil"/>
              <w:left w:val="nil"/>
              <w:bottom w:val="single" w:color="000000" w:sz="3" w:space="0"/>
              <w:right w:val="nil"/>
            </w:tcBorders>
          </w:tcPr>
          <w:p w:rsidR="001742B9" w:rsidRDefault="00256ADB" w14:paraId="1DED89F4" w14:textId="77777777">
            <w:pPr>
              <w:spacing w:after="0" w:line="259" w:lineRule="auto"/>
              <w:ind w:left="147" w:right="0" w:firstLine="0"/>
              <w:jc w:val="left"/>
            </w:pPr>
            <w:r>
              <w:rPr>
                <w:sz w:val="14"/>
              </w:rPr>
              <w:t>Diff</w:t>
            </w:r>
          </w:p>
        </w:tc>
      </w:tr>
      <w:tr w:rsidR="001742B9" w14:paraId="0A2204B6" w14:textId="77777777">
        <w:trPr>
          <w:trHeight w:val="168"/>
        </w:trPr>
        <w:tc>
          <w:tcPr>
            <w:tcW w:w="3360" w:type="dxa"/>
            <w:tcBorders>
              <w:top w:val="single" w:color="000000" w:sz="3" w:space="0"/>
              <w:left w:val="nil"/>
              <w:bottom w:val="nil"/>
              <w:right w:val="nil"/>
            </w:tcBorders>
          </w:tcPr>
          <w:p w:rsidR="001742B9" w:rsidRDefault="00256ADB" w14:paraId="61A60AB5" w14:textId="77777777">
            <w:pPr>
              <w:spacing w:after="0" w:line="259" w:lineRule="auto"/>
              <w:ind w:left="104" w:right="0" w:firstLine="0"/>
              <w:jc w:val="left"/>
            </w:pPr>
            <w:r>
              <w:rPr>
                <w:sz w:val="14"/>
              </w:rPr>
              <w:t>Maximum Livelihood Coping: None</w:t>
            </w:r>
          </w:p>
        </w:tc>
        <w:tc>
          <w:tcPr>
            <w:tcW w:w="587" w:type="dxa"/>
            <w:tcBorders>
              <w:top w:val="single" w:color="000000" w:sz="3" w:space="0"/>
              <w:left w:val="nil"/>
              <w:bottom w:val="nil"/>
              <w:right w:val="nil"/>
            </w:tcBorders>
          </w:tcPr>
          <w:p w:rsidR="001742B9" w:rsidRDefault="00256ADB" w14:paraId="39F59A3F" w14:textId="77777777">
            <w:pPr>
              <w:spacing w:after="0" w:line="259" w:lineRule="auto"/>
              <w:ind w:left="58" w:right="0" w:firstLine="0"/>
              <w:jc w:val="left"/>
            </w:pPr>
            <w:r>
              <w:rPr>
                <w:sz w:val="14"/>
              </w:rPr>
              <w:t>0.26</w:t>
            </w:r>
          </w:p>
        </w:tc>
        <w:tc>
          <w:tcPr>
            <w:tcW w:w="704" w:type="dxa"/>
            <w:tcBorders>
              <w:top w:val="single" w:color="000000" w:sz="3" w:space="0"/>
              <w:left w:val="nil"/>
              <w:bottom w:val="nil"/>
              <w:right w:val="nil"/>
            </w:tcBorders>
          </w:tcPr>
          <w:p w:rsidR="001742B9" w:rsidRDefault="00256ADB" w14:paraId="1E2B2A39" w14:textId="77777777">
            <w:pPr>
              <w:spacing w:after="0" w:line="259" w:lineRule="auto"/>
              <w:ind w:left="116" w:right="0" w:firstLine="0"/>
              <w:jc w:val="left"/>
            </w:pPr>
            <w:r>
              <w:rPr>
                <w:sz w:val="14"/>
              </w:rPr>
              <w:t>0.12</w:t>
            </w:r>
          </w:p>
        </w:tc>
        <w:tc>
          <w:tcPr>
            <w:tcW w:w="743" w:type="dxa"/>
            <w:tcBorders>
              <w:top w:val="single" w:color="000000" w:sz="3" w:space="0"/>
              <w:left w:val="nil"/>
              <w:bottom w:val="nil"/>
              <w:right w:val="nil"/>
            </w:tcBorders>
          </w:tcPr>
          <w:p w:rsidR="001742B9" w:rsidRDefault="00256ADB" w14:paraId="78FF7D2F" w14:textId="77777777">
            <w:pPr>
              <w:spacing w:after="0" w:line="259" w:lineRule="auto"/>
              <w:ind w:left="0" w:right="0" w:firstLine="0"/>
              <w:jc w:val="left"/>
            </w:pPr>
            <w:r>
              <w:rPr>
                <w:sz w:val="14"/>
              </w:rPr>
              <w:t>-0.14***</w:t>
            </w:r>
          </w:p>
        </w:tc>
        <w:tc>
          <w:tcPr>
            <w:tcW w:w="587" w:type="dxa"/>
            <w:tcBorders>
              <w:top w:val="single" w:color="000000" w:sz="3" w:space="0"/>
              <w:left w:val="nil"/>
              <w:bottom w:val="nil"/>
              <w:right w:val="nil"/>
            </w:tcBorders>
          </w:tcPr>
          <w:p w:rsidR="001742B9" w:rsidRDefault="00256ADB" w14:paraId="7C7261EA" w14:textId="77777777">
            <w:pPr>
              <w:spacing w:after="0" w:line="259" w:lineRule="auto"/>
              <w:ind w:left="58" w:right="0" w:firstLine="0"/>
              <w:jc w:val="left"/>
            </w:pPr>
            <w:r>
              <w:rPr>
                <w:sz w:val="14"/>
              </w:rPr>
              <w:t>0.09</w:t>
            </w:r>
          </w:p>
        </w:tc>
        <w:tc>
          <w:tcPr>
            <w:tcW w:w="704" w:type="dxa"/>
            <w:tcBorders>
              <w:top w:val="single" w:color="000000" w:sz="3" w:space="0"/>
              <w:left w:val="nil"/>
              <w:bottom w:val="nil"/>
              <w:right w:val="nil"/>
            </w:tcBorders>
          </w:tcPr>
          <w:p w:rsidR="001742B9" w:rsidRDefault="00256ADB" w14:paraId="4B235926" w14:textId="77777777">
            <w:pPr>
              <w:spacing w:after="0" w:line="259" w:lineRule="auto"/>
              <w:ind w:left="116" w:right="0" w:firstLine="0"/>
              <w:jc w:val="left"/>
            </w:pPr>
            <w:r>
              <w:rPr>
                <w:sz w:val="14"/>
              </w:rPr>
              <w:t>0.02</w:t>
            </w:r>
          </w:p>
        </w:tc>
        <w:tc>
          <w:tcPr>
            <w:tcW w:w="743" w:type="dxa"/>
            <w:tcBorders>
              <w:top w:val="single" w:color="000000" w:sz="3" w:space="0"/>
              <w:left w:val="nil"/>
              <w:bottom w:val="nil"/>
              <w:right w:val="nil"/>
            </w:tcBorders>
          </w:tcPr>
          <w:p w:rsidR="001742B9" w:rsidRDefault="00256ADB" w14:paraId="261FEC7C" w14:textId="77777777">
            <w:pPr>
              <w:spacing w:after="0" w:line="259" w:lineRule="auto"/>
              <w:ind w:left="0" w:right="0" w:firstLine="0"/>
              <w:jc w:val="left"/>
            </w:pPr>
            <w:r>
              <w:rPr>
                <w:sz w:val="14"/>
              </w:rPr>
              <w:t>-0.07***</w:t>
            </w:r>
          </w:p>
        </w:tc>
        <w:tc>
          <w:tcPr>
            <w:tcW w:w="587" w:type="dxa"/>
            <w:tcBorders>
              <w:top w:val="single" w:color="000000" w:sz="3" w:space="0"/>
              <w:left w:val="nil"/>
              <w:bottom w:val="nil"/>
              <w:right w:val="nil"/>
            </w:tcBorders>
          </w:tcPr>
          <w:p w:rsidR="001742B9" w:rsidRDefault="00256ADB" w14:paraId="31C0172E" w14:textId="77777777">
            <w:pPr>
              <w:spacing w:after="0" w:line="259" w:lineRule="auto"/>
              <w:ind w:left="58" w:right="0" w:firstLine="0"/>
              <w:jc w:val="left"/>
            </w:pPr>
            <w:r>
              <w:rPr>
                <w:sz w:val="14"/>
              </w:rPr>
              <w:t>0.20</w:t>
            </w:r>
          </w:p>
        </w:tc>
        <w:tc>
          <w:tcPr>
            <w:tcW w:w="704" w:type="dxa"/>
            <w:tcBorders>
              <w:top w:val="single" w:color="000000" w:sz="3" w:space="0"/>
              <w:left w:val="nil"/>
              <w:bottom w:val="nil"/>
              <w:right w:val="nil"/>
            </w:tcBorders>
          </w:tcPr>
          <w:p w:rsidR="001742B9" w:rsidRDefault="00256ADB" w14:paraId="31461A27" w14:textId="77777777">
            <w:pPr>
              <w:spacing w:after="0" w:line="259" w:lineRule="auto"/>
              <w:ind w:left="116" w:right="0" w:firstLine="0"/>
              <w:jc w:val="left"/>
            </w:pPr>
            <w:r>
              <w:rPr>
                <w:sz w:val="14"/>
              </w:rPr>
              <w:t>0.11</w:t>
            </w:r>
          </w:p>
        </w:tc>
        <w:tc>
          <w:tcPr>
            <w:tcW w:w="639" w:type="dxa"/>
            <w:tcBorders>
              <w:top w:val="single" w:color="000000" w:sz="3" w:space="0"/>
              <w:left w:val="nil"/>
              <w:bottom w:val="nil"/>
              <w:right w:val="nil"/>
            </w:tcBorders>
          </w:tcPr>
          <w:p w:rsidR="001742B9" w:rsidRDefault="00256ADB" w14:paraId="696606DC" w14:textId="77777777">
            <w:pPr>
              <w:spacing w:after="0" w:line="259" w:lineRule="auto"/>
              <w:ind w:left="74" w:right="0" w:firstLine="0"/>
              <w:jc w:val="left"/>
            </w:pPr>
            <w:r>
              <w:rPr>
                <w:sz w:val="14"/>
              </w:rPr>
              <w:t>-0.09*</w:t>
            </w:r>
          </w:p>
        </w:tc>
      </w:tr>
      <w:tr w:rsidR="001742B9" w14:paraId="55198A79" w14:textId="77777777">
        <w:trPr>
          <w:trHeight w:val="165"/>
        </w:trPr>
        <w:tc>
          <w:tcPr>
            <w:tcW w:w="3360" w:type="dxa"/>
            <w:tcBorders>
              <w:top w:val="nil"/>
              <w:left w:val="nil"/>
              <w:bottom w:val="nil"/>
              <w:right w:val="nil"/>
            </w:tcBorders>
          </w:tcPr>
          <w:p w:rsidR="001742B9" w:rsidRDefault="001742B9" w14:paraId="561B64FA" w14:textId="77777777">
            <w:pPr>
              <w:spacing w:after="160" w:line="259" w:lineRule="auto"/>
              <w:ind w:left="0" w:right="0" w:firstLine="0"/>
              <w:jc w:val="left"/>
            </w:pPr>
          </w:p>
        </w:tc>
        <w:tc>
          <w:tcPr>
            <w:tcW w:w="587" w:type="dxa"/>
            <w:tcBorders>
              <w:top w:val="nil"/>
              <w:left w:val="nil"/>
              <w:bottom w:val="nil"/>
              <w:right w:val="nil"/>
            </w:tcBorders>
          </w:tcPr>
          <w:p w:rsidR="001742B9" w:rsidRDefault="00256ADB" w14:paraId="73FDA0C3" w14:textId="77777777">
            <w:pPr>
              <w:spacing w:after="0" w:line="259" w:lineRule="auto"/>
              <w:ind w:left="0" w:right="0" w:firstLine="0"/>
              <w:jc w:val="left"/>
            </w:pPr>
            <w:r>
              <w:rPr>
                <w:sz w:val="14"/>
              </w:rPr>
              <w:t>(0.44)</w:t>
            </w:r>
          </w:p>
        </w:tc>
        <w:tc>
          <w:tcPr>
            <w:tcW w:w="704" w:type="dxa"/>
            <w:tcBorders>
              <w:top w:val="nil"/>
              <w:left w:val="nil"/>
              <w:bottom w:val="nil"/>
              <w:right w:val="nil"/>
            </w:tcBorders>
          </w:tcPr>
          <w:p w:rsidR="001742B9" w:rsidRDefault="00256ADB" w14:paraId="640D3FCA" w14:textId="77777777">
            <w:pPr>
              <w:spacing w:after="0" w:line="259" w:lineRule="auto"/>
              <w:ind w:left="59" w:right="0" w:firstLine="0"/>
              <w:jc w:val="left"/>
            </w:pPr>
            <w:r>
              <w:rPr>
                <w:sz w:val="14"/>
              </w:rPr>
              <w:t>(0.32)</w:t>
            </w:r>
          </w:p>
        </w:tc>
        <w:tc>
          <w:tcPr>
            <w:tcW w:w="743" w:type="dxa"/>
            <w:tcBorders>
              <w:top w:val="nil"/>
              <w:left w:val="nil"/>
              <w:bottom w:val="nil"/>
              <w:right w:val="nil"/>
            </w:tcBorders>
          </w:tcPr>
          <w:p w:rsidR="001742B9" w:rsidRDefault="00256ADB" w14:paraId="6B551840" w14:textId="77777777">
            <w:pPr>
              <w:spacing w:after="0" w:line="259" w:lineRule="auto"/>
              <w:ind w:left="78" w:right="0" w:firstLine="0"/>
              <w:jc w:val="left"/>
            </w:pPr>
            <w:r>
              <w:rPr>
                <w:sz w:val="14"/>
              </w:rPr>
              <w:t>(0.00)</w:t>
            </w:r>
          </w:p>
        </w:tc>
        <w:tc>
          <w:tcPr>
            <w:tcW w:w="587" w:type="dxa"/>
            <w:tcBorders>
              <w:top w:val="nil"/>
              <w:left w:val="nil"/>
              <w:bottom w:val="nil"/>
              <w:right w:val="nil"/>
            </w:tcBorders>
          </w:tcPr>
          <w:p w:rsidR="001742B9" w:rsidRDefault="00256ADB" w14:paraId="3A90305C" w14:textId="77777777">
            <w:pPr>
              <w:spacing w:after="0" w:line="259" w:lineRule="auto"/>
              <w:ind w:left="0" w:right="0" w:firstLine="0"/>
              <w:jc w:val="left"/>
            </w:pPr>
            <w:r>
              <w:rPr>
                <w:sz w:val="14"/>
              </w:rPr>
              <w:t>(0.29)</w:t>
            </w:r>
          </w:p>
        </w:tc>
        <w:tc>
          <w:tcPr>
            <w:tcW w:w="704" w:type="dxa"/>
            <w:tcBorders>
              <w:top w:val="nil"/>
              <w:left w:val="nil"/>
              <w:bottom w:val="nil"/>
              <w:right w:val="nil"/>
            </w:tcBorders>
          </w:tcPr>
          <w:p w:rsidR="001742B9" w:rsidRDefault="00256ADB" w14:paraId="489BFC7C" w14:textId="77777777">
            <w:pPr>
              <w:spacing w:after="0" w:line="259" w:lineRule="auto"/>
              <w:ind w:left="59" w:right="0" w:firstLine="0"/>
              <w:jc w:val="left"/>
            </w:pPr>
            <w:r>
              <w:rPr>
                <w:sz w:val="14"/>
              </w:rPr>
              <w:t>(0.14)</w:t>
            </w:r>
          </w:p>
        </w:tc>
        <w:tc>
          <w:tcPr>
            <w:tcW w:w="743" w:type="dxa"/>
            <w:tcBorders>
              <w:top w:val="nil"/>
              <w:left w:val="nil"/>
              <w:bottom w:val="nil"/>
              <w:right w:val="nil"/>
            </w:tcBorders>
          </w:tcPr>
          <w:p w:rsidR="001742B9" w:rsidRDefault="00256ADB" w14:paraId="2331EA54" w14:textId="77777777">
            <w:pPr>
              <w:spacing w:after="0" w:line="259" w:lineRule="auto"/>
              <w:ind w:left="78" w:right="0" w:firstLine="0"/>
              <w:jc w:val="left"/>
            </w:pPr>
            <w:r>
              <w:rPr>
                <w:sz w:val="14"/>
              </w:rPr>
              <w:t>(0.00)</w:t>
            </w:r>
          </w:p>
        </w:tc>
        <w:tc>
          <w:tcPr>
            <w:tcW w:w="587" w:type="dxa"/>
            <w:tcBorders>
              <w:top w:val="nil"/>
              <w:left w:val="nil"/>
              <w:bottom w:val="nil"/>
              <w:right w:val="nil"/>
            </w:tcBorders>
          </w:tcPr>
          <w:p w:rsidR="001742B9" w:rsidRDefault="00256ADB" w14:paraId="4CF764B8" w14:textId="77777777">
            <w:pPr>
              <w:spacing w:after="0" w:line="259" w:lineRule="auto"/>
              <w:ind w:left="0" w:right="0" w:firstLine="0"/>
              <w:jc w:val="left"/>
            </w:pPr>
            <w:r>
              <w:rPr>
                <w:sz w:val="14"/>
              </w:rPr>
              <w:t>(0.40)</w:t>
            </w:r>
          </w:p>
        </w:tc>
        <w:tc>
          <w:tcPr>
            <w:tcW w:w="704" w:type="dxa"/>
            <w:tcBorders>
              <w:top w:val="nil"/>
              <w:left w:val="nil"/>
              <w:bottom w:val="nil"/>
              <w:right w:val="nil"/>
            </w:tcBorders>
          </w:tcPr>
          <w:p w:rsidR="001742B9" w:rsidRDefault="00256ADB" w14:paraId="49DFB644" w14:textId="77777777">
            <w:pPr>
              <w:spacing w:after="0" w:line="259" w:lineRule="auto"/>
              <w:ind w:left="59" w:right="0" w:firstLine="0"/>
              <w:jc w:val="left"/>
            </w:pPr>
            <w:r>
              <w:rPr>
                <w:sz w:val="14"/>
              </w:rPr>
              <w:t>(0.32)</w:t>
            </w:r>
          </w:p>
        </w:tc>
        <w:tc>
          <w:tcPr>
            <w:tcW w:w="639" w:type="dxa"/>
            <w:tcBorders>
              <w:top w:val="nil"/>
              <w:left w:val="nil"/>
              <w:bottom w:val="nil"/>
              <w:right w:val="nil"/>
            </w:tcBorders>
          </w:tcPr>
          <w:p w:rsidR="001742B9" w:rsidRDefault="00256ADB" w14:paraId="26603D39" w14:textId="77777777">
            <w:pPr>
              <w:spacing w:after="0" w:line="259" w:lineRule="auto"/>
              <w:ind w:left="78" w:right="0" w:firstLine="0"/>
              <w:jc w:val="left"/>
            </w:pPr>
            <w:r>
              <w:rPr>
                <w:sz w:val="14"/>
              </w:rPr>
              <w:t>(0.01)</w:t>
            </w:r>
          </w:p>
        </w:tc>
      </w:tr>
      <w:tr w:rsidR="001742B9" w14:paraId="6CB0A693" w14:textId="77777777">
        <w:trPr>
          <w:trHeight w:val="165"/>
        </w:trPr>
        <w:tc>
          <w:tcPr>
            <w:tcW w:w="3360" w:type="dxa"/>
            <w:tcBorders>
              <w:top w:val="nil"/>
              <w:left w:val="nil"/>
              <w:bottom w:val="nil"/>
              <w:right w:val="nil"/>
            </w:tcBorders>
          </w:tcPr>
          <w:p w:rsidR="001742B9" w:rsidRDefault="00256ADB" w14:paraId="4FE22AD5" w14:textId="77777777">
            <w:pPr>
              <w:spacing w:after="0" w:line="259" w:lineRule="auto"/>
              <w:ind w:left="104" w:right="0" w:firstLine="0"/>
              <w:jc w:val="left"/>
            </w:pPr>
            <w:r>
              <w:rPr>
                <w:sz w:val="14"/>
              </w:rPr>
              <w:t>Maximum Livelihood Coping: Stress level</w:t>
            </w:r>
          </w:p>
        </w:tc>
        <w:tc>
          <w:tcPr>
            <w:tcW w:w="587" w:type="dxa"/>
            <w:tcBorders>
              <w:top w:val="nil"/>
              <w:left w:val="nil"/>
              <w:bottom w:val="nil"/>
              <w:right w:val="nil"/>
            </w:tcBorders>
          </w:tcPr>
          <w:p w:rsidR="001742B9" w:rsidRDefault="00256ADB" w14:paraId="32921648" w14:textId="77777777">
            <w:pPr>
              <w:spacing w:after="0" w:line="259" w:lineRule="auto"/>
              <w:ind w:left="58" w:right="0" w:firstLine="0"/>
              <w:jc w:val="left"/>
            </w:pPr>
            <w:r>
              <w:rPr>
                <w:sz w:val="14"/>
              </w:rPr>
              <w:t>0.46</w:t>
            </w:r>
          </w:p>
        </w:tc>
        <w:tc>
          <w:tcPr>
            <w:tcW w:w="704" w:type="dxa"/>
            <w:tcBorders>
              <w:top w:val="nil"/>
              <w:left w:val="nil"/>
              <w:bottom w:val="nil"/>
              <w:right w:val="nil"/>
            </w:tcBorders>
          </w:tcPr>
          <w:p w:rsidR="001742B9" w:rsidRDefault="00256ADB" w14:paraId="296D8706" w14:textId="77777777">
            <w:pPr>
              <w:spacing w:after="0" w:line="259" w:lineRule="auto"/>
              <w:ind w:left="116" w:right="0" w:firstLine="0"/>
              <w:jc w:val="left"/>
            </w:pPr>
            <w:r>
              <w:rPr>
                <w:sz w:val="14"/>
              </w:rPr>
              <w:t>0.41</w:t>
            </w:r>
          </w:p>
        </w:tc>
        <w:tc>
          <w:tcPr>
            <w:tcW w:w="743" w:type="dxa"/>
            <w:tcBorders>
              <w:top w:val="nil"/>
              <w:left w:val="nil"/>
              <w:bottom w:val="nil"/>
              <w:right w:val="nil"/>
            </w:tcBorders>
          </w:tcPr>
          <w:p w:rsidR="001742B9" w:rsidRDefault="00256ADB" w14:paraId="69E1B3DD" w14:textId="77777777">
            <w:pPr>
              <w:spacing w:after="0" w:line="259" w:lineRule="auto"/>
              <w:ind w:left="111" w:right="0" w:firstLine="0"/>
              <w:jc w:val="left"/>
            </w:pPr>
            <w:r>
              <w:rPr>
                <w:sz w:val="14"/>
              </w:rPr>
              <w:t>-0.05</w:t>
            </w:r>
          </w:p>
        </w:tc>
        <w:tc>
          <w:tcPr>
            <w:tcW w:w="587" w:type="dxa"/>
            <w:tcBorders>
              <w:top w:val="nil"/>
              <w:left w:val="nil"/>
              <w:bottom w:val="nil"/>
              <w:right w:val="nil"/>
            </w:tcBorders>
          </w:tcPr>
          <w:p w:rsidR="001742B9" w:rsidRDefault="00256ADB" w14:paraId="12BE1874" w14:textId="77777777">
            <w:pPr>
              <w:spacing w:after="0" w:line="259" w:lineRule="auto"/>
              <w:ind w:left="58" w:right="0" w:firstLine="0"/>
              <w:jc w:val="left"/>
            </w:pPr>
            <w:r>
              <w:rPr>
                <w:sz w:val="14"/>
              </w:rPr>
              <w:t>0.28</w:t>
            </w:r>
          </w:p>
        </w:tc>
        <w:tc>
          <w:tcPr>
            <w:tcW w:w="704" w:type="dxa"/>
            <w:tcBorders>
              <w:top w:val="nil"/>
              <w:left w:val="nil"/>
              <w:bottom w:val="nil"/>
              <w:right w:val="nil"/>
            </w:tcBorders>
          </w:tcPr>
          <w:p w:rsidR="001742B9" w:rsidRDefault="00256ADB" w14:paraId="21BCD496" w14:textId="77777777">
            <w:pPr>
              <w:spacing w:after="0" w:line="259" w:lineRule="auto"/>
              <w:ind w:left="116" w:right="0" w:firstLine="0"/>
              <w:jc w:val="left"/>
            </w:pPr>
            <w:r>
              <w:rPr>
                <w:sz w:val="14"/>
              </w:rPr>
              <w:t>0.08</w:t>
            </w:r>
          </w:p>
        </w:tc>
        <w:tc>
          <w:tcPr>
            <w:tcW w:w="743" w:type="dxa"/>
            <w:tcBorders>
              <w:top w:val="nil"/>
              <w:left w:val="nil"/>
              <w:bottom w:val="nil"/>
              <w:right w:val="nil"/>
            </w:tcBorders>
          </w:tcPr>
          <w:p w:rsidR="001742B9" w:rsidRDefault="00256ADB" w14:paraId="64344C0B" w14:textId="77777777">
            <w:pPr>
              <w:spacing w:after="0" w:line="259" w:lineRule="auto"/>
              <w:ind w:left="0" w:right="0" w:firstLine="0"/>
              <w:jc w:val="left"/>
            </w:pPr>
            <w:r>
              <w:rPr>
                <w:sz w:val="14"/>
              </w:rPr>
              <w:t>-0.20***</w:t>
            </w:r>
          </w:p>
        </w:tc>
        <w:tc>
          <w:tcPr>
            <w:tcW w:w="587" w:type="dxa"/>
            <w:tcBorders>
              <w:top w:val="nil"/>
              <w:left w:val="nil"/>
              <w:bottom w:val="nil"/>
              <w:right w:val="nil"/>
            </w:tcBorders>
          </w:tcPr>
          <w:p w:rsidR="001742B9" w:rsidRDefault="00256ADB" w14:paraId="45561BC3" w14:textId="77777777">
            <w:pPr>
              <w:spacing w:after="0" w:line="259" w:lineRule="auto"/>
              <w:ind w:left="58" w:right="0" w:firstLine="0"/>
              <w:jc w:val="left"/>
            </w:pPr>
            <w:r>
              <w:rPr>
                <w:sz w:val="14"/>
              </w:rPr>
              <w:t>0.61</w:t>
            </w:r>
          </w:p>
        </w:tc>
        <w:tc>
          <w:tcPr>
            <w:tcW w:w="704" w:type="dxa"/>
            <w:tcBorders>
              <w:top w:val="nil"/>
              <w:left w:val="nil"/>
              <w:bottom w:val="nil"/>
              <w:right w:val="nil"/>
            </w:tcBorders>
          </w:tcPr>
          <w:p w:rsidR="001742B9" w:rsidRDefault="00256ADB" w14:paraId="1373D28C" w14:textId="77777777">
            <w:pPr>
              <w:spacing w:after="0" w:line="259" w:lineRule="auto"/>
              <w:ind w:left="116" w:right="0" w:firstLine="0"/>
              <w:jc w:val="left"/>
            </w:pPr>
            <w:r>
              <w:rPr>
                <w:sz w:val="14"/>
              </w:rPr>
              <w:t>0.43</w:t>
            </w:r>
          </w:p>
        </w:tc>
        <w:tc>
          <w:tcPr>
            <w:tcW w:w="639" w:type="dxa"/>
            <w:tcBorders>
              <w:top w:val="nil"/>
              <w:left w:val="nil"/>
              <w:bottom w:val="nil"/>
              <w:right w:val="nil"/>
            </w:tcBorders>
          </w:tcPr>
          <w:p w:rsidR="001742B9" w:rsidRDefault="00256ADB" w14:paraId="5D60FC01" w14:textId="77777777">
            <w:pPr>
              <w:spacing w:after="0" w:line="259" w:lineRule="auto"/>
              <w:ind w:left="0" w:right="0" w:firstLine="0"/>
              <w:jc w:val="left"/>
            </w:pPr>
            <w:r>
              <w:rPr>
                <w:sz w:val="14"/>
              </w:rPr>
              <w:t>-0.19***</w:t>
            </w:r>
          </w:p>
        </w:tc>
      </w:tr>
      <w:tr w:rsidR="001742B9" w14:paraId="196A88FC" w14:textId="77777777">
        <w:trPr>
          <w:trHeight w:val="165"/>
        </w:trPr>
        <w:tc>
          <w:tcPr>
            <w:tcW w:w="3360" w:type="dxa"/>
            <w:tcBorders>
              <w:top w:val="nil"/>
              <w:left w:val="nil"/>
              <w:bottom w:val="nil"/>
              <w:right w:val="nil"/>
            </w:tcBorders>
          </w:tcPr>
          <w:p w:rsidR="001742B9" w:rsidRDefault="001742B9" w14:paraId="4FF34B0A" w14:textId="77777777">
            <w:pPr>
              <w:spacing w:after="160" w:line="259" w:lineRule="auto"/>
              <w:ind w:left="0" w:right="0" w:firstLine="0"/>
              <w:jc w:val="left"/>
            </w:pPr>
          </w:p>
        </w:tc>
        <w:tc>
          <w:tcPr>
            <w:tcW w:w="587" w:type="dxa"/>
            <w:tcBorders>
              <w:top w:val="nil"/>
              <w:left w:val="nil"/>
              <w:bottom w:val="nil"/>
              <w:right w:val="nil"/>
            </w:tcBorders>
          </w:tcPr>
          <w:p w:rsidR="001742B9" w:rsidRDefault="00256ADB" w14:paraId="43929F37" w14:textId="77777777">
            <w:pPr>
              <w:spacing w:after="0" w:line="259" w:lineRule="auto"/>
              <w:ind w:left="0" w:right="0" w:firstLine="0"/>
              <w:jc w:val="left"/>
            </w:pPr>
            <w:r>
              <w:rPr>
                <w:sz w:val="14"/>
              </w:rPr>
              <w:t>(0.50)</w:t>
            </w:r>
          </w:p>
        </w:tc>
        <w:tc>
          <w:tcPr>
            <w:tcW w:w="704" w:type="dxa"/>
            <w:tcBorders>
              <w:top w:val="nil"/>
              <w:left w:val="nil"/>
              <w:bottom w:val="nil"/>
              <w:right w:val="nil"/>
            </w:tcBorders>
          </w:tcPr>
          <w:p w:rsidR="001742B9" w:rsidRDefault="00256ADB" w14:paraId="6AF2DFFD" w14:textId="77777777">
            <w:pPr>
              <w:spacing w:after="0" w:line="259" w:lineRule="auto"/>
              <w:ind w:left="59" w:right="0" w:firstLine="0"/>
              <w:jc w:val="left"/>
            </w:pPr>
            <w:r>
              <w:rPr>
                <w:sz w:val="14"/>
              </w:rPr>
              <w:t>(0.49)</w:t>
            </w:r>
          </w:p>
        </w:tc>
        <w:tc>
          <w:tcPr>
            <w:tcW w:w="743" w:type="dxa"/>
            <w:tcBorders>
              <w:top w:val="nil"/>
              <w:left w:val="nil"/>
              <w:bottom w:val="nil"/>
              <w:right w:val="nil"/>
            </w:tcBorders>
          </w:tcPr>
          <w:p w:rsidR="001742B9" w:rsidRDefault="00256ADB" w14:paraId="0287D30B" w14:textId="77777777">
            <w:pPr>
              <w:spacing w:after="0" w:line="259" w:lineRule="auto"/>
              <w:ind w:left="78" w:right="0" w:firstLine="0"/>
              <w:jc w:val="left"/>
            </w:pPr>
            <w:r>
              <w:rPr>
                <w:sz w:val="14"/>
              </w:rPr>
              <w:t>(0.10)</w:t>
            </w:r>
          </w:p>
        </w:tc>
        <w:tc>
          <w:tcPr>
            <w:tcW w:w="587" w:type="dxa"/>
            <w:tcBorders>
              <w:top w:val="nil"/>
              <w:left w:val="nil"/>
              <w:bottom w:val="nil"/>
              <w:right w:val="nil"/>
            </w:tcBorders>
          </w:tcPr>
          <w:p w:rsidR="001742B9" w:rsidRDefault="00256ADB" w14:paraId="2FB7F04A" w14:textId="77777777">
            <w:pPr>
              <w:spacing w:after="0" w:line="259" w:lineRule="auto"/>
              <w:ind w:left="0" w:right="0" w:firstLine="0"/>
              <w:jc w:val="left"/>
            </w:pPr>
            <w:r>
              <w:rPr>
                <w:sz w:val="14"/>
              </w:rPr>
              <w:t>(0.45)</w:t>
            </w:r>
          </w:p>
        </w:tc>
        <w:tc>
          <w:tcPr>
            <w:tcW w:w="704" w:type="dxa"/>
            <w:tcBorders>
              <w:top w:val="nil"/>
              <w:left w:val="nil"/>
              <w:bottom w:val="nil"/>
              <w:right w:val="nil"/>
            </w:tcBorders>
          </w:tcPr>
          <w:p w:rsidR="001742B9" w:rsidRDefault="00256ADB" w14:paraId="3E8A0F91" w14:textId="77777777">
            <w:pPr>
              <w:spacing w:after="0" w:line="259" w:lineRule="auto"/>
              <w:ind w:left="59" w:right="0" w:firstLine="0"/>
              <w:jc w:val="left"/>
            </w:pPr>
            <w:r>
              <w:rPr>
                <w:sz w:val="14"/>
              </w:rPr>
              <w:t>(0.28)</w:t>
            </w:r>
          </w:p>
        </w:tc>
        <w:tc>
          <w:tcPr>
            <w:tcW w:w="743" w:type="dxa"/>
            <w:tcBorders>
              <w:top w:val="nil"/>
              <w:left w:val="nil"/>
              <w:bottom w:val="nil"/>
              <w:right w:val="nil"/>
            </w:tcBorders>
          </w:tcPr>
          <w:p w:rsidR="001742B9" w:rsidRDefault="00256ADB" w14:paraId="5183FF7F" w14:textId="77777777">
            <w:pPr>
              <w:spacing w:after="0" w:line="259" w:lineRule="auto"/>
              <w:ind w:left="78" w:right="0" w:firstLine="0"/>
              <w:jc w:val="left"/>
            </w:pPr>
            <w:r>
              <w:rPr>
                <w:sz w:val="14"/>
              </w:rPr>
              <w:t>(0.00)</w:t>
            </w:r>
          </w:p>
        </w:tc>
        <w:tc>
          <w:tcPr>
            <w:tcW w:w="587" w:type="dxa"/>
            <w:tcBorders>
              <w:top w:val="nil"/>
              <w:left w:val="nil"/>
              <w:bottom w:val="nil"/>
              <w:right w:val="nil"/>
            </w:tcBorders>
          </w:tcPr>
          <w:p w:rsidR="001742B9" w:rsidRDefault="00256ADB" w14:paraId="4FED9276" w14:textId="77777777">
            <w:pPr>
              <w:spacing w:after="0" w:line="259" w:lineRule="auto"/>
              <w:ind w:left="0" w:right="0" w:firstLine="0"/>
              <w:jc w:val="left"/>
            </w:pPr>
            <w:r>
              <w:rPr>
                <w:sz w:val="14"/>
              </w:rPr>
              <w:t>(0.49)</w:t>
            </w:r>
          </w:p>
        </w:tc>
        <w:tc>
          <w:tcPr>
            <w:tcW w:w="704" w:type="dxa"/>
            <w:tcBorders>
              <w:top w:val="nil"/>
              <w:left w:val="nil"/>
              <w:bottom w:val="nil"/>
              <w:right w:val="nil"/>
            </w:tcBorders>
          </w:tcPr>
          <w:p w:rsidR="001742B9" w:rsidRDefault="00256ADB" w14:paraId="6818A536" w14:textId="77777777">
            <w:pPr>
              <w:spacing w:after="0" w:line="259" w:lineRule="auto"/>
              <w:ind w:left="59" w:right="0" w:firstLine="0"/>
              <w:jc w:val="left"/>
            </w:pPr>
            <w:r>
              <w:rPr>
                <w:sz w:val="14"/>
              </w:rPr>
              <w:t>(0.50)</w:t>
            </w:r>
          </w:p>
        </w:tc>
        <w:tc>
          <w:tcPr>
            <w:tcW w:w="639" w:type="dxa"/>
            <w:tcBorders>
              <w:top w:val="nil"/>
              <w:left w:val="nil"/>
              <w:bottom w:val="nil"/>
              <w:right w:val="nil"/>
            </w:tcBorders>
          </w:tcPr>
          <w:p w:rsidR="001742B9" w:rsidRDefault="00256ADB" w14:paraId="1486FB7C" w14:textId="77777777">
            <w:pPr>
              <w:spacing w:after="0" w:line="259" w:lineRule="auto"/>
              <w:ind w:left="78" w:right="0" w:firstLine="0"/>
              <w:jc w:val="left"/>
            </w:pPr>
            <w:r>
              <w:rPr>
                <w:sz w:val="14"/>
              </w:rPr>
              <w:t>(0.00)</w:t>
            </w:r>
          </w:p>
        </w:tc>
      </w:tr>
      <w:tr w:rsidR="001742B9" w14:paraId="62FC34EC" w14:textId="77777777">
        <w:trPr>
          <w:trHeight w:val="165"/>
        </w:trPr>
        <w:tc>
          <w:tcPr>
            <w:tcW w:w="3360" w:type="dxa"/>
            <w:tcBorders>
              <w:top w:val="nil"/>
              <w:left w:val="nil"/>
              <w:bottom w:val="nil"/>
              <w:right w:val="nil"/>
            </w:tcBorders>
          </w:tcPr>
          <w:p w:rsidR="001742B9" w:rsidRDefault="00256ADB" w14:paraId="2715E338" w14:textId="77777777">
            <w:pPr>
              <w:spacing w:after="0" w:line="259" w:lineRule="auto"/>
              <w:ind w:left="104" w:right="0" w:firstLine="0"/>
              <w:jc w:val="left"/>
            </w:pPr>
            <w:r>
              <w:rPr>
                <w:sz w:val="14"/>
              </w:rPr>
              <w:t>Maximum Livelihood Coping: Crisis level</w:t>
            </w:r>
          </w:p>
        </w:tc>
        <w:tc>
          <w:tcPr>
            <w:tcW w:w="587" w:type="dxa"/>
            <w:tcBorders>
              <w:top w:val="nil"/>
              <w:left w:val="nil"/>
              <w:bottom w:val="nil"/>
              <w:right w:val="nil"/>
            </w:tcBorders>
          </w:tcPr>
          <w:p w:rsidR="001742B9" w:rsidRDefault="00256ADB" w14:paraId="0DBAB39D" w14:textId="77777777">
            <w:pPr>
              <w:spacing w:after="0" w:line="259" w:lineRule="auto"/>
              <w:ind w:left="58" w:right="0" w:firstLine="0"/>
              <w:jc w:val="left"/>
            </w:pPr>
            <w:r>
              <w:rPr>
                <w:sz w:val="14"/>
              </w:rPr>
              <w:t>0.25</w:t>
            </w:r>
          </w:p>
        </w:tc>
        <w:tc>
          <w:tcPr>
            <w:tcW w:w="704" w:type="dxa"/>
            <w:tcBorders>
              <w:top w:val="nil"/>
              <w:left w:val="nil"/>
              <w:bottom w:val="nil"/>
              <w:right w:val="nil"/>
            </w:tcBorders>
          </w:tcPr>
          <w:p w:rsidR="001742B9" w:rsidRDefault="00256ADB" w14:paraId="4E894076" w14:textId="77777777">
            <w:pPr>
              <w:spacing w:after="0" w:line="259" w:lineRule="auto"/>
              <w:ind w:left="116" w:right="0" w:firstLine="0"/>
              <w:jc w:val="left"/>
            </w:pPr>
            <w:r>
              <w:rPr>
                <w:sz w:val="14"/>
              </w:rPr>
              <w:t>0.33</w:t>
            </w:r>
          </w:p>
        </w:tc>
        <w:tc>
          <w:tcPr>
            <w:tcW w:w="743" w:type="dxa"/>
            <w:tcBorders>
              <w:top w:val="nil"/>
              <w:left w:val="nil"/>
              <w:bottom w:val="nil"/>
              <w:right w:val="nil"/>
            </w:tcBorders>
          </w:tcPr>
          <w:p w:rsidR="001742B9" w:rsidRDefault="00256ADB" w14:paraId="027AD214" w14:textId="77777777">
            <w:pPr>
              <w:spacing w:after="0" w:line="259" w:lineRule="auto"/>
              <w:ind w:left="62" w:right="0" w:firstLine="0"/>
              <w:jc w:val="left"/>
            </w:pPr>
            <w:r>
              <w:rPr>
                <w:sz w:val="14"/>
              </w:rPr>
              <w:t>0.08**</w:t>
            </w:r>
          </w:p>
        </w:tc>
        <w:tc>
          <w:tcPr>
            <w:tcW w:w="587" w:type="dxa"/>
            <w:tcBorders>
              <w:top w:val="nil"/>
              <w:left w:val="nil"/>
              <w:bottom w:val="nil"/>
              <w:right w:val="nil"/>
            </w:tcBorders>
          </w:tcPr>
          <w:p w:rsidR="001742B9" w:rsidRDefault="00256ADB" w14:paraId="3CD9E943" w14:textId="77777777">
            <w:pPr>
              <w:spacing w:after="0" w:line="259" w:lineRule="auto"/>
              <w:ind w:left="58" w:right="0" w:firstLine="0"/>
              <w:jc w:val="left"/>
            </w:pPr>
            <w:r>
              <w:rPr>
                <w:sz w:val="14"/>
              </w:rPr>
              <w:t>0.42</w:t>
            </w:r>
          </w:p>
        </w:tc>
        <w:tc>
          <w:tcPr>
            <w:tcW w:w="704" w:type="dxa"/>
            <w:tcBorders>
              <w:top w:val="nil"/>
              <w:left w:val="nil"/>
              <w:bottom w:val="nil"/>
              <w:right w:val="nil"/>
            </w:tcBorders>
          </w:tcPr>
          <w:p w:rsidR="001742B9" w:rsidRDefault="00256ADB" w14:paraId="0ED67853" w14:textId="77777777">
            <w:pPr>
              <w:spacing w:after="0" w:line="259" w:lineRule="auto"/>
              <w:ind w:left="116" w:right="0" w:firstLine="0"/>
              <w:jc w:val="left"/>
            </w:pPr>
            <w:r>
              <w:rPr>
                <w:sz w:val="14"/>
              </w:rPr>
              <w:t>0.19</w:t>
            </w:r>
          </w:p>
        </w:tc>
        <w:tc>
          <w:tcPr>
            <w:tcW w:w="743" w:type="dxa"/>
            <w:tcBorders>
              <w:top w:val="nil"/>
              <w:left w:val="nil"/>
              <w:bottom w:val="nil"/>
              <w:right w:val="nil"/>
            </w:tcBorders>
          </w:tcPr>
          <w:p w:rsidR="001742B9" w:rsidRDefault="00256ADB" w14:paraId="54D2CF7C" w14:textId="77777777">
            <w:pPr>
              <w:spacing w:after="0" w:line="259" w:lineRule="auto"/>
              <w:ind w:left="0" w:right="0" w:firstLine="0"/>
              <w:jc w:val="left"/>
            </w:pPr>
            <w:r>
              <w:rPr>
                <w:sz w:val="14"/>
              </w:rPr>
              <w:t>-0.23***</w:t>
            </w:r>
          </w:p>
        </w:tc>
        <w:tc>
          <w:tcPr>
            <w:tcW w:w="587" w:type="dxa"/>
            <w:tcBorders>
              <w:top w:val="nil"/>
              <w:left w:val="nil"/>
              <w:bottom w:val="nil"/>
              <w:right w:val="nil"/>
            </w:tcBorders>
          </w:tcPr>
          <w:p w:rsidR="001742B9" w:rsidRDefault="00256ADB" w14:paraId="366E9EE4" w14:textId="77777777">
            <w:pPr>
              <w:spacing w:after="0" w:line="259" w:lineRule="auto"/>
              <w:ind w:left="58" w:right="0" w:firstLine="0"/>
              <w:jc w:val="left"/>
            </w:pPr>
            <w:r>
              <w:rPr>
                <w:sz w:val="14"/>
              </w:rPr>
              <w:t>0.14</w:t>
            </w:r>
          </w:p>
        </w:tc>
        <w:tc>
          <w:tcPr>
            <w:tcW w:w="704" w:type="dxa"/>
            <w:tcBorders>
              <w:top w:val="nil"/>
              <w:left w:val="nil"/>
              <w:bottom w:val="nil"/>
              <w:right w:val="nil"/>
            </w:tcBorders>
          </w:tcPr>
          <w:p w:rsidR="001742B9" w:rsidRDefault="00256ADB" w14:paraId="4CD2584F" w14:textId="77777777">
            <w:pPr>
              <w:spacing w:after="0" w:line="259" w:lineRule="auto"/>
              <w:ind w:left="116" w:right="0" w:firstLine="0"/>
              <w:jc w:val="left"/>
            </w:pPr>
            <w:r>
              <w:rPr>
                <w:sz w:val="14"/>
              </w:rPr>
              <w:t>0.26</w:t>
            </w:r>
          </w:p>
        </w:tc>
        <w:tc>
          <w:tcPr>
            <w:tcW w:w="639" w:type="dxa"/>
            <w:tcBorders>
              <w:top w:val="nil"/>
              <w:left w:val="nil"/>
              <w:bottom w:val="nil"/>
              <w:right w:val="nil"/>
            </w:tcBorders>
          </w:tcPr>
          <w:p w:rsidR="001742B9" w:rsidRDefault="00256ADB" w14:paraId="3C92B37A" w14:textId="77777777">
            <w:pPr>
              <w:spacing w:after="0" w:line="259" w:lineRule="auto"/>
              <w:ind w:left="62" w:right="0" w:firstLine="0"/>
              <w:jc w:val="left"/>
            </w:pPr>
            <w:r>
              <w:rPr>
                <w:sz w:val="14"/>
              </w:rPr>
              <w:t>0.13**</w:t>
            </w:r>
          </w:p>
        </w:tc>
      </w:tr>
      <w:tr w:rsidR="001742B9" w14:paraId="0DCB90B2" w14:textId="77777777">
        <w:trPr>
          <w:trHeight w:val="165"/>
        </w:trPr>
        <w:tc>
          <w:tcPr>
            <w:tcW w:w="3360" w:type="dxa"/>
            <w:tcBorders>
              <w:top w:val="nil"/>
              <w:left w:val="nil"/>
              <w:bottom w:val="nil"/>
              <w:right w:val="nil"/>
            </w:tcBorders>
          </w:tcPr>
          <w:p w:rsidR="001742B9" w:rsidRDefault="001742B9" w14:paraId="00872744" w14:textId="77777777">
            <w:pPr>
              <w:spacing w:after="160" w:line="259" w:lineRule="auto"/>
              <w:ind w:left="0" w:right="0" w:firstLine="0"/>
              <w:jc w:val="left"/>
            </w:pPr>
          </w:p>
        </w:tc>
        <w:tc>
          <w:tcPr>
            <w:tcW w:w="587" w:type="dxa"/>
            <w:tcBorders>
              <w:top w:val="nil"/>
              <w:left w:val="nil"/>
              <w:bottom w:val="nil"/>
              <w:right w:val="nil"/>
            </w:tcBorders>
          </w:tcPr>
          <w:p w:rsidR="001742B9" w:rsidRDefault="00256ADB" w14:paraId="5BFA13E6" w14:textId="77777777">
            <w:pPr>
              <w:spacing w:after="0" w:line="259" w:lineRule="auto"/>
              <w:ind w:left="0" w:right="0" w:firstLine="0"/>
              <w:jc w:val="left"/>
            </w:pPr>
            <w:r>
              <w:rPr>
                <w:sz w:val="14"/>
              </w:rPr>
              <w:t>(0.43)</w:t>
            </w:r>
          </w:p>
        </w:tc>
        <w:tc>
          <w:tcPr>
            <w:tcW w:w="704" w:type="dxa"/>
            <w:tcBorders>
              <w:top w:val="nil"/>
              <w:left w:val="nil"/>
              <w:bottom w:val="nil"/>
              <w:right w:val="nil"/>
            </w:tcBorders>
          </w:tcPr>
          <w:p w:rsidR="001742B9" w:rsidRDefault="00256ADB" w14:paraId="23DA413D" w14:textId="77777777">
            <w:pPr>
              <w:spacing w:after="0" w:line="259" w:lineRule="auto"/>
              <w:ind w:left="59" w:right="0" w:firstLine="0"/>
              <w:jc w:val="left"/>
            </w:pPr>
            <w:r>
              <w:rPr>
                <w:sz w:val="14"/>
              </w:rPr>
              <w:t>(0.47)</w:t>
            </w:r>
          </w:p>
        </w:tc>
        <w:tc>
          <w:tcPr>
            <w:tcW w:w="743" w:type="dxa"/>
            <w:tcBorders>
              <w:top w:val="nil"/>
              <w:left w:val="nil"/>
              <w:bottom w:val="nil"/>
              <w:right w:val="nil"/>
            </w:tcBorders>
          </w:tcPr>
          <w:p w:rsidR="001742B9" w:rsidRDefault="00256ADB" w14:paraId="07058892" w14:textId="77777777">
            <w:pPr>
              <w:spacing w:after="0" w:line="259" w:lineRule="auto"/>
              <w:ind w:left="78" w:right="0" w:firstLine="0"/>
              <w:jc w:val="left"/>
            </w:pPr>
            <w:r>
              <w:rPr>
                <w:sz w:val="14"/>
              </w:rPr>
              <w:t>(0.00)</w:t>
            </w:r>
          </w:p>
        </w:tc>
        <w:tc>
          <w:tcPr>
            <w:tcW w:w="587" w:type="dxa"/>
            <w:tcBorders>
              <w:top w:val="nil"/>
              <w:left w:val="nil"/>
              <w:bottom w:val="nil"/>
              <w:right w:val="nil"/>
            </w:tcBorders>
          </w:tcPr>
          <w:p w:rsidR="001742B9" w:rsidRDefault="00256ADB" w14:paraId="7A55007C" w14:textId="77777777">
            <w:pPr>
              <w:spacing w:after="0" w:line="259" w:lineRule="auto"/>
              <w:ind w:left="0" w:right="0" w:firstLine="0"/>
              <w:jc w:val="left"/>
            </w:pPr>
            <w:r>
              <w:rPr>
                <w:sz w:val="14"/>
              </w:rPr>
              <w:t>(0.49)</w:t>
            </w:r>
          </w:p>
        </w:tc>
        <w:tc>
          <w:tcPr>
            <w:tcW w:w="704" w:type="dxa"/>
            <w:tcBorders>
              <w:top w:val="nil"/>
              <w:left w:val="nil"/>
              <w:bottom w:val="nil"/>
              <w:right w:val="nil"/>
            </w:tcBorders>
          </w:tcPr>
          <w:p w:rsidR="001742B9" w:rsidRDefault="00256ADB" w14:paraId="2A007EC6" w14:textId="77777777">
            <w:pPr>
              <w:spacing w:after="0" w:line="259" w:lineRule="auto"/>
              <w:ind w:left="59" w:right="0" w:firstLine="0"/>
              <w:jc w:val="left"/>
            </w:pPr>
            <w:r>
              <w:rPr>
                <w:sz w:val="14"/>
              </w:rPr>
              <w:t>(0.39)</w:t>
            </w:r>
          </w:p>
        </w:tc>
        <w:tc>
          <w:tcPr>
            <w:tcW w:w="743" w:type="dxa"/>
            <w:tcBorders>
              <w:top w:val="nil"/>
              <w:left w:val="nil"/>
              <w:bottom w:val="nil"/>
              <w:right w:val="nil"/>
            </w:tcBorders>
          </w:tcPr>
          <w:p w:rsidR="001742B9" w:rsidRDefault="00256ADB" w14:paraId="700C30CB" w14:textId="77777777">
            <w:pPr>
              <w:spacing w:after="0" w:line="259" w:lineRule="auto"/>
              <w:ind w:left="78" w:right="0" w:firstLine="0"/>
              <w:jc w:val="left"/>
            </w:pPr>
            <w:r>
              <w:rPr>
                <w:sz w:val="14"/>
              </w:rPr>
              <w:t>(0.00)</w:t>
            </w:r>
          </w:p>
        </w:tc>
        <w:tc>
          <w:tcPr>
            <w:tcW w:w="587" w:type="dxa"/>
            <w:tcBorders>
              <w:top w:val="nil"/>
              <w:left w:val="nil"/>
              <w:bottom w:val="nil"/>
              <w:right w:val="nil"/>
            </w:tcBorders>
          </w:tcPr>
          <w:p w:rsidR="001742B9" w:rsidRDefault="00256ADB" w14:paraId="1EB8C4CC" w14:textId="77777777">
            <w:pPr>
              <w:spacing w:after="0" w:line="259" w:lineRule="auto"/>
              <w:ind w:left="0" w:right="0" w:firstLine="0"/>
              <w:jc w:val="left"/>
            </w:pPr>
            <w:r>
              <w:rPr>
                <w:sz w:val="14"/>
              </w:rPr>
              <w:t>(0.34)</w:t>
            </w:r>
          </w:p>
        </w:tc>
        <w:tc>
          <w:tcPr>
            <w:tcW w:w="704" w:type="dxa"/>
            <w:tcBorders>
              <w:top w:val="nil"/>
              <w:left w:val="nil"/>
              <w:bottom w:val="nil"/>
              <w:right w:val="nil"/>
            </w:tcBorders>
          </w:tcPr>
          <w:p w:rsidR="001742B9" w:rsidRDefault="00256ADB" w14:paraId="316292E9" w14:textId="77777777">
            <w:pPr>
              <w:spacing w:after="0" w:line="259" w:lineRule="auto"/>
              <w:ind w:left="59" w:right="0" w:firstLine="0"/>
              <w:jc w:val="left"/>
            </w:pPr>
            <w:r>
              <w:rPr>
                <w:sz w:val="14"/>
              </w:rPr>
              <w:t>(0.44)</w:t>
            </w:r>
          </w:p>
        </w:tc>
        <w:tc>
          <w:tcPr>
            <w:tcW w:w="639" w:type="dxa"/>
            <w:tcBorders>
              <w:top w:val="nil"/>
              <w:left w:val="nil"/>
              <w:bottom w:val="nil"/>
              <w:right w:val="nil"/>
            </w:tcBorders>
          </w:tcPr>
          <w:p w:rsidR="001742B9" w:rsidRDefault="00256ADB" w14:paraId="2DAAD574" w14:textId="77777777">
            <w:pPr>
              <w:spacing w:after="0" w:line="259" w:lineRule="auto"/>
              <w:ind w:left="78" w:right="0" w:firstLine="0"/>
              <w:jc w:val="left"/>
            </w:pPr>
            <w:r>
              <w:rPr>
                <w:sz w:val="14"/>
              </w:rPr>
              <w:t>(0.00)</w:t>
            </w:r>
          </w:p>
        </w:tc>
      </w:tr>
      <w:tr w:rsidR="001742B9" w14:paraId="799AC67C" w14:textId="77777777">
        <w:trPr>
          <w:trHeight w:val="165"/>
        </w:trPr>
        <w:tc>
          <w:tcPr>
            <w:tcW w:w="3360" w:type="dxa"/>
            <w:tcBorders>
              <w:top w:val="nil"/>
              <w:left w:val="nil"/>
              <w:bottom w:val="nil"/>
              <w:right w:val="nil"/>
            </w:tcBorders>
          </w:tcPr>
          <w:p w:rsidR="001742B9" w:rsidRDefault="00256ADB" w14:paraId="557AB010" w14:textId="77777777">
            <w:pPr>
              <w:spacing w:after="0" w:line="259" w:lineRule="auto"/>
              <w:ind w:left="104" w:right="0" w:firstLine="0"/>
              <w:jc w:val="left"/>
            </w:pPr>
            <w:r>
              <w:rPr>
                <w:sz w:val="14"/>
              </w:rPr>
              <w:t>Maximum Livelihood Coping: Emergency level</w:t>
            </w:r>
          </w:p>
        </w:tc>
        <w:tc>
          <w:tcPr>
            <w:tcW w:w="587" w:type="dxa"/>
            <w:tcBorders>
              <w:top w:val="nil"/>
              <w:left w:val="nil"/>
              <w:bottom w:val="nil"/>
              <w:right w:val="nil"/>
            </w:tcBorders>
          </w:tcPr>
          <w:p w:rsidR="001742B9" w:rsidRDefault="00256ADB" w14:paraId="5EC146E1" w14:textId="77777777">
            <w:pPr>
              <w:spacing w:after="0" w:line="259" w:lineRule="auto"/>
              <w:ind w:left="58" w:right="0" w:firstLine="0"/>
              <w:jc w:val="left"/>
            </w:pPr>
            <w:r>
              <w:rPr>
                <w:sz w:val="14"/>
              </w:rPr>
              <w:t>0.03</w:t>
            </w:r>
          </w:p>
        </w:tc>
        <w:tc>
          <w:tcPr>
            <w:tcW w:w="704" w:type="dxa"/>
            <w:tcBorders>
              <w:top w:val="nil"/>
              <w:left w:val="nil"/>
              <w:bottom w:val="nil"/>
              <w:right w:val="nil"/>
            </w:tcBorders>
          </w:tcPr>
          <w:p w:rsidR="001742B9" w:rsidRDefault="00256ADB" w14:paraId="37C90340" w14:textId="77777777">
            <w:pPr>
              <w:spacing w:after="0" w:line="259" w:lineRule="auto"/>
              <w:ind w:left="116" w:right="0" w:firstLine="0"/>
              <w:jc w:val="left"/>
            </w:pPr>
            <w:r>
              <w:rPr>
                <w:sz w:val="14"/>
              </w:rPr>
              <w:t>0.14</w:t>
            </w:r>
          </w:p>
        </w:tc>
        <w:tc>
          <w:tcPr>
            <w:tcW w:w="743" w:type="dxa"/>
            <w:tcBorders>
              <w:top w:val="nil"/>
              <w:left w:val="nil"/>
              <w:bottom w:val="nil"/>
              <w:right w:val="nil"/>
            </w:tcBorders>
          </w:tcPr>
          <w:p w:rsidR="001742B9" w:rsidRDefault="00256ADB" w14:paraId="358E7C1A" w14:textId="77777777">
            <w:pPr>
              <w:spacing w:after="0" w:line="259" w:lineRule="auto"/>
              <w:ind w:left="25" w:right="0" w:firstLine="0"/>
              <w:jc w:val="left"/>
            </w:pPr>
            <w:r>
              <w:rPr>
                <w:sz w:val="14"/>
              </w:rPr>
              <w:t>0.10***</w:t>
            </w:r>
          </w:p>
        </w:tc>
        <w:tc>
          <w:tcPr>
            <w:tcW w:w="587" w:type="dxa"/>
            <w:tcBorders>
              <w:top w:val="nil"/>
              <w:left w:val="nil"/>
              <w:bottom w:val="nil"/>
              <w:right w:val="nil"/>
            </w:tcBorders>
          </w:tcPr>
          <w:p w:rsidR="001742B9" w:rsidRDefault="00256ADB" w14:paraId="363BC0B8" w14:textId="77777777">
            <w:pPr>
              <w:spacing w:after="0" w:line="259" w:lineRule="auto"/>
              <w:ind w:left="58" w:right="0" w:firstLine="0"/>
              <w:jc w:val="left"/>
            </w:pPr>
            <w:r>
              <w:rPr>
                <w:sz w:val="14"/>
              </w:rPr>
              <w:t>0.21</w:t>
            </w:r>
          </w:p>
        </w:tc>
        <w:tc>
          <w:tcPr>
            <w:tcW w:w="704" w:type="dxa"/>
            <w:tcBorders>
              <w:top w:val="nil"/>
              <w:left w:val="nil"/>
              <w:bottom w:val="nil"/>
              <w:right w:val="nil"/>
            </w:tcBorders>
          </w:tcPr>
          <w:p w:rsidR="001742B9" w:rsidRDefault="00256ADB" w14:paraId="2D5D336E" w14:textId="77777777">
            <w:pPr>
              <w:spacing w:after="0" w:line="259" w:lineRule="auto"/>
              <w:ind w:left="116" w:right="0" w:firstLine="0"/>
              <w:jc w:val="left"/>
            </w:pPr>
            <w:r>
              <w:rPr>
                <w:sz w:val="14"/>
              </w:rPr>
              <w:t>0.70</w:t>
            </w:r>
          </w:p>
        </w:tc>
        <w:tc>
          <w:tcPr>
            <w:tcW w:w="743" w:type="dxa"/>
            <w:tcBorders>
              <w:top w:val="nil"/>
              <w:left w:val="nil"/>
              <w:bottom w:val="nil"/>
              <w:right w:val="nil"/>
            </w:tcBorders>
          </w:tcPr>
          <w:p w:rsidR="001742B9" w:rsidRDefault="00256ADB" w14:paraId="6B8ABB9B" w14:textId="77777777">
            <w:pPr>
              <w:spacing w:after="0" w:line="259" w:lineRule="auto"/>
              <w:ind w:left="25" w:right="0" w:firstLine="0"/>
              <w:jc w:val="left"/>
            </w:pPr>
            <w:r>
              <w:rPr>
                <w:sz w:val="14"/>
              </w:rPr>
              <w:t>0.50***</w:t>
            </w:r>
          </w:p>
        </w:tc>
        <w:tc>
          <w:tcPr>
            <w:tcW w:w="587" w:type="dxa"/>
            <w:tcBorders>
              <w:top w:val="nil"/>
              <w:left w:val="nil"/>
              <w:bottom w:val="nil"/>
              <w:right w:val="nil"/>
            </w:tcBorders>
          </w:tcPr>
          <w:p w:rsidR="001742B9" w:rsidRDefault="00256ADB" w14:paraId="444C0F70" w14:textId="77777777">
            <w:pPr>
              <w:spacing w:after="0" w:line="259" w:lineRule="auto"/>
              <w:ind w:left="57" w:right="0" w:firstLine="0"/>
              <w:jc w:val="left"/>
            </w:pPr>
            <w:r>
              <w:rPr>
                <w:sz w:val="14"/>
              </w:rPr>
              <w:t>0.05</w:t>
            </w:r>
          </w:p>
        </w:tc>
        <w:tc>
          <w:tcPr>
            <w:tcW w:w="704" w:type="dxa"/>
            <w:tcBorders>
              <w:top w:val="nil"/>
              <w:left w:val="nil"/>
              <w:bottom w:val="nil"/>
              <w:right w:val="nil"/>
            </w:tcBorders>
          </w:tcPr>
          <w:p w:rsidR="001742B9" w:rsidRDefault="00256ADB" w14:paraId="34F90558" w14:textId="77777777">
            <w:pPr>
              <w:spacing w:after="0" w:line="259" w:lineRule="auto"/>
              <w:ind w:left="116" w:right="0" w:firstLine="0"/>
              <w:jc w:val="left"/>
            </w:pPr>
            <w:r>
              <w:rPr>
                <w:sz w:val="14"/>
              </w:rPr>
              <w:t>0.20</w:t>
            </w:r>
          </w:p>
        </w:tc>
        <w:tc>
          <w:tcPr>
            <w:tcW w:w="639" w:type="dxa"/>
            <w:tcBorders>
              <w:top w:val="nil"/>
              <w:left w:val="nil"/>
              <w:bottom w:val="nil"/>
              <w:right w:val="nil"/>
            </w:tcBorders>
          </w:tcPr>
          <w:p w:rsidR="001742B9" w:rsidRDefault="00256ADB" w14:paraId="504EC9A6" w14:textId="77777777">
            <w:pPr>
              <w:spacing w:after="0" w:line="259" w:lineRule="auto"/>
              <w:ind w:left="25" w:right="0" w:firstLine="0"/>
              <w:jc w:val="left"/>
            </w:pPr>
            <w:r>
              <w:rPr>
                <w:sz w:val="14"/>
              </w:rPr>
              <w:t>0.15***</w:t>
            </w:r>
          </w:p>
        </w:tc>
      </w:tr>
      <w:tr w:rsidR="001742B9" w14:paraId="15A183DE" w14:textId="77777777">
        <w:trPr>
          <w:trHeight w:val="170"/>
        </w:trPr>
        <w:tc>
          <w:tcPr>
            <w:tcW w:w="3360" w:type="dxa"/>
            <w:tcBorders>
              <w:top w:val="nil"/>
              <w:left w:val="nil"/>
              <w:bottom w:val="single" w:color="000000" w:sz="3" w:space="0"/>
              <w:right w:val="nil"/>
            </w:tcBorders>
          </w:tcPr>
          <w:p w:rsidR="001742B9" w:rsidRDefault="001742B9" w14:paraId="41BD7371" w14:textId="77777777">
            <w:pPr>
              <w:spacing w:after="160" w:line="259" w:lineRule="auto"/>
              <w:ind w:left="0" w:right="0" w:firstLine="0"/>
              <w:jc w:val="left"/>
            </w:pPr>
          </w:p>
        </w:tc>
        <w:tc>
          <w:tcPr>
            <w:tcW w:w="587" w:type="dxa"/>
            <w:tcBorders>
              <w:top w:val="nil"/>
              <w:left w:val="nil"/>
              <w:bottom w:val="single" w:color="000000" w:sz="3" w:space="0"/>
              <w:right w:val="nil"/>
            </w:tcBorders>
          </w:tcPr>
          <w:p w:rsidR="001742B9" w:rsidRDefault="00256ADB" w14:paraId="1C027B36" w14:textId="77777777">
            <w:pPr>
              <w:spacing w:after="0" w:line="259" w:lineRule="auto"/>
              <w:ind w:left="0" w:right="0" w:firstLine="0"/>
              <w:jc w:val="left"/>
            </w:pPr>
            <w:r>
              <w:rPr>
                <w:sz w:val="14"/>
              </w:rPr>
              <w:t>(0.18)</w:t>
            </w:r>
          </w:p>
        </w:tc>
        <w:tc>
          <w:tcPr>
            <w:tcW w:w="704" w:type="dxa"/>
            <w:tcBorders>
              <w:top w:val="nil"/>
              <w:left w:val="nil"/>
              <w:bottom w:val="single" w:color="000000" w:sz="3" w:space="0"/>
              <w:right w:val="nil"/>
            </w:tcBorders>
          </w:tcPr>
          <w:p w:rsidR="001742B9" w:rsidRDefault="00256ADB" w14:paraId="263D9332" w14:textId="77777777">
            <w:pPr>
              <w:spacing w:after="0" w:line="259" w:lineRule="auto"/>
              <w:ind w:left="59" w:right="0" w:firstLine="0"/>
              <w:jc w:val="left"/>
            </w:pPr>
            <w:r>
              <w:rPr>
                <w:sz w:val="14"/>
              </w:rPr>
              <w:t>(0.35)</w:t>
            </w:r>
          </w:p>
        </w:tc>
        <w:tc>
          <w:tcPr>
            <w:tcW w:w="743" w:type="dxa"/>
            <w:tcBorders>
              <w:top w:val="nil"/>
              <w:left w:val="nil"/>
              <w:bottom w:val="single" w:color="000000" w:sz="3" w:space="0"/>
              <w:right w:val="nil"/>
            </w:tcBorders>
          </w:tcPr>
          <w:p w:rsidR="001742B9" w:rsidRDefault="00256ADB" w14:paraId="2344B112" w14:textId="77777777">
            <w:pPr>
              <w:spacing w:after="0" w:line="259" w:lineRule="auto"/>
              <w:ind w:left="78" w:right="0" w:firstLine="0"/>
              <w:jc w:val="left"/>
            </w:pPr>
            <w:r>
              <w:rPr>
                <w:sz w:val="14"/>
              </w:rPr>
              <w:t>(0.00)</w:t>
            </w:r>
          </w:p>
        </w:tc>
        <w:tc>
          <w:tcPr>
            <w:tcW w:w="587" w:type="dxa"/>
            <w:tcBorders>
              <w:top w:val="nil"/>
              <w:left w:val="nil"/>
              <w:bottom w:val="single" w:color="000000" w:sz="3" w:space="0"/>
              <w:right w:val="nil"/>
            </w:tcBorders>
          </w:tcPr>
          <w:p w:rsidR="001742B9" w:rsidRDefault="00256ADB" w14:paraId="1D49B318" w14:textId="77777777">
            <w:pPr>
              <w:spacing w:after="0" w:line="259" w:lineRule="auto"/>
              <w:ind w:left="0" w:right="0" w:firstLine="0"/>
              <w:jc w:val="left"/>
            </w:pPr>
            <w:r>
              <w:rPr>
                <w:sz w:val="14"/>
              </w:rPr>
              <w:t>(0.41)</w:t>
            </w:r>
          </w:p>
        </w:tc>
        <w:tc>
          <w:tcPr>
            <w:tcW w:w="704" w:type="dxa"/>
            <w:tcBorders>
              <w:top w:val="nil"/>
              <w:left w:val="nil"/>
              <w:bottom w:val="single" w:color="000000" w:sz="3" w:space="0"/>
              <w:right w:val="nil"/>
            </w:tcBorders>
          </w:tcPr>
          <w:p w:rsidR="001742B9" w:rsidRDefault="00256ADB" w14:paraId="2F6851FF" w14:textId="77777777">
            <w:pPr>
              <w:spacing w:after="0" w:line="259" w:lineRule="auto"/>
              <w:ind w:left="59" w:right="0" w:firstLine="0"/>
              <w:jc w:val="left"/>
            </w:pPr>
            <w:r>
              <w:rPr>
                <w:sz w:val="14"/>
              </w:rPr>
              <w:t>(0.46)</w:t>
            </w:r>
          </w:p>
        </w:tc>
        <w:tc>
          <w:tcPr>
            <w:tcW w:w="743" w:type="dxa"/>
            <w:tcBorders>
              <w:top w:val="nil"/>
              <w:left w:val="nil"/>
              <w:bottom w:val="single" w:color="000000" w:sz="3" w:space="0"/>
              <w:right w:val="nil"/>
            </w:tcBorders>
          </w:tcPr>
          <w:p w:rsidR="001742B9" w:rsidRDefault="00256ADB" w14:paraId="501E78E8" w14:textId="77777777">
            <w:pPr>
              <w:spacing w:after="0" w:line="259" w:lineRule="auto"/>
              <w:ind w:left="78" w:right="0" w:firstLine="0"/>
              <w:jc w:val="left"/>
            </w:pPr>
            <w:r>
              <w:rPr>
                <w:sz w:val="14"/>
              </w:rPr>
              <w:t>(0.00)</w:t>
            </w:r>
          </w:p>
        </w:tc>
        <w:tc>
          <w:tcPr>
            <w:tcW w:w="587" w:type="dxa"/>
            <w:tcBorders>
              <w:top w:val="nil"/>
              <w:left w:val="nil"/>
              <w:bottom w:val="single" w:color="000000" w:sz="3" w:space="0"/>
              <w:right w:val="nil"/>
            </w:tcBorders>
          </w:tcPr>
          <w:p w:rsidR="001742B9" w:rsidRDefault="00256ADB" w14:paraId="3C112AE2" w14:textId="77777777">
            <w:pPr>
              <w:spacing w:after="0" w:line="259" w:lineRule="auto"/>
              <w:ind w:left="0" w:right="0" w:firstLine="0"/>
              <w:jc w:val="left"/>
            </w:pPr>
            <w:r>
              <w:rPr>
                <w:sz w:val="14"/>
              </w:rPr>
              <w:t>(0.22)</w:t>
            </w:r>
          </w:p>
        </w:tc>
        <w:tc>
          <w:tcPr>
            <w:tcW w:w="704" w:type="dxa"/>
            <w:tcBorders>
              <w:top w:val="nil"/>
              <w:left w:val="nil"/>
              <w:bottom w:val="single" w:color="000000" w:sz="3" w:space="0"/>
              <w:right w:val="nil"/>
            </w:tcBorders>
          </w:tcPr>
          <w:p w:rsidR="001742B9" w:rsidRDefault="00256ADB" w14:paraId="79A6E854" w14:textId="77777777">
            <w:pPr>
              <w:spacing w:after="0" w:line="259" w:lineRule="auto"/>
              <w:ind w:left="59" w:right="0" w:firstLine="0"/>
              <w:jc w:val="left"/>
            </w:pPr>
            <w:r>
              <w:rPr>
                <w:sz w:val="14"/>
              </w:rPr>
              <w:t>(0.40)</w:t>
            </w:r>
          </w:p>
        </w:tc>
        <w:tc>
          <w:tcPr>
            <w:tcW w:w="639" w:type="dxa"/>
            <w:tcBorders>
              <w:top w:val="nil"/>
              <w:left w:val="nil"/>
              <w:bottom w:val="single" w:color="000000" w:sz="3" w:space="0"/>
              <w:right w:val="nil"/>
            </w:tcBorders>
          </w:tcPr>
          <w:p w:rsidR="001742B9" w:rsidRDefault="00256ADB" w14:paraId="132BE29E" w14:textId="77777777">
            <w:pPr>
              <w:spacing w:after="0" w:line="259" w:lineRule="auto"/>
              <w:ind w:left="78" w:right="0" w:firstLine="0"/>
              <w:jc w:val="left"/>
            </w:pPr>
            <w:r>
              <w:rPr>
                <w:sz w:val="14"/>
              </w:rPr>
              <w:t>(0.00)</w:t>
            </w:r>
          </w:p>
        </w:tc>
      </w:tr>
      <w:tr w:rsidR="001742B9" w14:paraId="543B3998" w14:textId="77777777">
        <w:trPr>
          <w:trHeight w:val="193"/>
        </w:trPr>
        <w:tc>
          <w:tcPr>
            <w:tcW w:w="3360" w:type="dxa"/>
            <w:tcBorders>
              <w:top w:val="single" w:color="000000" w:sz="3" w:space="0"/>
              <w:left w:val="nil"/>
              <w:bottom w:val="double" w:color="000000" w:sz="3" w:space="0"/>
              <w:right w:val="nil"/>
            </w:tcBorders>
          </w:tcPr>
          <w:p w:rsidR="001742B9" w:rsidRDefault="00256ADB" w14:paraId="704CA586" w14:textId="77777777">
            <w:pPr>
              <w:spacing w:after="0" w:line="259" w:lineRule="auto"/>
              <w:ind w:left="104" w:right="0" w:firstLine="0"/>
              <w:jc w:val="left"/>
            </w:pPr>
            <w:r>
              <w:rPr>
                <w:sz w:val="14"/>
              </w:rPr>
              <w:t>Observations</w:t>
            </w:r>
          </w:p>
        </w:tc>
        <w:tc>
          <w:tcPr>
            <w:tcW w:w="587" w:type="dxa"/>
            <w:tcBorders>
              <w:top w:val="single" w:color="000000" w:sz="3" w:space="0"/>
              <w:left w:val="nil"/>
              <w:bottom w:val="double" w:color="000000" w:sz="3" w:space="0"/>
              <w:right w:val="nil"/>
            </w:tcBorders>
          </w:tcPr>
          <w:p w:rsidR="001742B9" w:rsidRDefault="00256ADB" w14:paraId="477709A1" w14:textId="77777777">
            <w:pPr>
              <w:spacing w:after="0" w:line="259" w:lineRule="auto"/>
              <w:ind w:left="78" w:right="0" w:firstLine="0"/>
              <w:jc w:val="left"/>
            </w:pPr>
            <w:r>
              <w:rPr>
                <w:sz w:val="14"/>
              </w:rPr>
              <w:t>610</w:t>
            </w:r>
          </w:p>
        </w:tc>
        <w:tc>
          <w:tcPr>
            <w:tcW w:w="704" w:type="dxa"/>
            <w:tcBorders>
              <w:top w:val="single" w:color="000000" w:sz="3" w:space="0"/>
              <w:left w:val="nil"/>
              <w:bottom w:val="double" w:color="000000" w:sz="3" w:space="0"/>
              <w:right w:val="nil"/>
            </w:tcBorders>
          </w:tcPr>
          <w:p w:rsidR="001742B9" w:rsidRDefault="00256ADB" w14:paraId="3CB93A62" w14:textId="77777777">
            <w:pPr>
              <w:spacing w:after="0" w:line="259" w:lineRule="auto"/>
              <w:ind w:left="137" w:right="0" w:firstLine="0"/>
              <w:jc w:val="left"/>
            </w:pPr>
            <w:r>
              <w:rPr>
                <w:sz w:val="14"/>
              </w:rPr>
              <w:t>483</w:t>
            </w:r>
          </w:p>
        </w:tc>
        <w:tc>
          <w:tcPr>
            <w:tcW w:w="743" w:type="dxa"/>
            <w:tcBorders>
              <w:top w:val="single" w:color="000000" w:sz="3" w:space="0"/>
              <w:left w:val="nil"/>
              <w:bottom w:val="double" w:color="000000" w:sz="3" w:space="0"/>
              <w:right w:val="nil"/>
            </w:tcBorders>
          </w:tcPr>
          <w:p w:rsidR="001742B9" w:rsidRDefault="00256ADB" w14:paraId="290193BA" w14:textId="77777777">
            <w:pPr>
              <w:spacing w:after="0" w:line="259" w:lineRule="auto"/>
              <w:ind w:left="99" w:right="0" w:firstLine="0"/>
              <w:jc w:val="left"/>
            </w:pPr>
            <w:r>
              <w:rPr>
                <w:sz w:val="14"/>
              </w:rPr>
              <w:t>1,093</w:t>
            </w:r>
          </w:p>
        </w:tc>
        <w:tc>
          <w:tcPr>
            <w:tcW w:w="587" w:type="dxa"/>
            <w:tcBorders>
              <w:top w:val="single" w:color="000000" w:sz="3" w:space="0"/>
              <w:left w:val="nil"/>
              <w:bottom w:val="double" w:color="000000" w:sz="3" w:space="0"/>
              <w:right w:val="nil"/>
            </w:tcBorders>
          </w:tcPr>
          <w:p w:rsidR="001742B9" w:rsidRDefault="00256ADB" w14:paraId="3C8CFD0B" w14:textId="77777777">
            <w:pPr>
              <w:spacing w:after="0" w:line="259" w:lineRule="auto"/>
              <w:ind w:left="78" w:right="0" w:firstLine="0"/>
              <w:jc w:val="left"/>
            </w:pPr>
            <w:r>
              <w:rPr>
                <w:sz w:val="14"/>
              </w:rPr>
              <w:t>760</w:t>
            </w:r>
          </w:p>
        </w:tc>
        <w:tc>
          <w:tcPr>
            <w:tcW w:w="704" w:type="dxa"/>
            <w:tcBorders>
              <w:top w:val="single" w:color="000000" w:sz="3" w:space="0"/>
              <w:left w:val="nil"/>
              <w:bottom w:val="double" w:color="000000" w:sz="3" w:space="0"/>
              <w:right w:val="nil"/>
            </w:tcBorders>
          </w:tcPr>
          <w:p w:rsidR="001742B9" w:rsidRDefault="00256ADB" w14:paraId="07D46ADD" w14:textId="77777777">
            <w:pPr>
              <w:spacing w:after="0" w:line="259" w:lineRule="auto"/>
              <w:ind w:left="137" w:right="0" w:firstLine="0"/>
              <w:jc w:val="left"/>
            </w:pPr>
            <w:r>
              <w:rPr>
                <w:sz w:val="14"/>
              </w:rPr>
              <w:t>656</w:t>
            </w:r>
          </w:p>
        </w:tc>
        <w:tc>
          <w:tcPr>
            <w:tcW w:w="743" w:type="dxa"/>
            <w:tcBorders>
              <w:top w:val="single" w:color="000000" w:sz="3" w:space="0"/>
              <w:left w:val="nil"/>
              <w:bottom w:val="double" w:color="000000" w:sz="3" w:space="0"/>
              <w:right w:val="nil"/>
            </w:tcBorders>
          </w:tcPr>
          <w:p w:rsidR="001742B9" w:rsidRDefault="00256ADB" w14:paraId="7B1447EB" w14:textId="77777777">
            <w:pPr>
              <w:spacing w:after="0" w:line="259" w:lineRule="auto"/>
              <w:ind w:left="99" w:right="0" w:firstLine="0"/>
              <w:jc w:val="left"/>
            </w:pPr>
            <w:r>
              <w:rPr>
                <w:sz w:val="14"/>
              </w:rPr>
              <w:t>1,416</w:t>
            </w:r>
          </w:p>
        </w:tc>
        <w:tc>
          <w:tcPr>
            <w:tcW w:w="587" w:type="dxa"/>
            <w:tcBorders>
              <w:top w:val="single" w:color="000000" w:sz="3" w:space="0"/>
              <w:left w:val="nil"/>
              <w:bottom w:val="double" w:color="000000" w:sz="3" w:space="0"/>
              <w:right w:val="nil"/>
            </w:tcBorders>
          </w:tcPr>
          <w:p w:rsidR="001742B9" w:rsidRDefault="00256ADB" w14:paraId="541805F2" w14:textId="77777777">
            <w:pPr>
              <w:spacing w:after="0" w:line="259" w:lineRule="auto"/>
              <w:ind w:left="78" w:right="0" w:firstLine="0"/>
              <w:jc w:val="left"/>
            </w:pPr>
            <w:r>
              <w:rPr>
                <w:sz w:val="14"/>
              </w:rPr>
              <w:t>294</w:t>
            </w:r>
          </w:p>
        </w:tc>
        <w:tc>
          <w:tcPr>
            <w:tcW w:w="704" w:type="dxa"/>
            <w:tcBorders>
              <w:top w:val="single" w:color="000000" w:sz="3" w:space="0"/>
              <w:left w:val="nil"/>
              <w:bottom w:val="double" w:color="000000" w:sz="3" w:space="0"/>
              <w:right w:val="nil"/>
            </w:tcBorders>
          </w:tcPr>
          <w:p w:rsidR="001742B9" w:rsidRDefault="00256ADB" w14:paraId="38A8ED41" w14:textId="77777777">
            <w:pPr>
              <w:spacing w:after="0" w:line="259" w:lineRule="auto"/>
              <w:ind w:left="137" w:right="0" w:firstLine="0"/>
              <w:jc w:val="left"/>
            </w:pPr>
            <w:r>
              <w:rPr>
                <w:sz w:val="14"/>
              </w:rPr>
              <w:t>157</w:t>
            </w:r>
          </w:p>
        </w:tc>
        <w:tc>
          <w:tcPr>
            <w:tcW w:w="639" w:type="dxa"/>
            <w:tcBorders>
              <w:top w:val="single" w:color="000000" w:sz="3" w:space="0"/>
              <w:left w:val="nil"/>
              <w:bottom w:val="double" w:color="000000" w:sz="3" w:space="0"/>
              <w:right w:val="nil"/>
            </w:tcBorders>
          </w:tcPr>
          <w:p w:rsidR="001742B9" w:rsidRDefault="00256ADB" w14:paraId="43A2B65F" w14:textId="77777777">
            <w:pPr>
              <w:spacing w:after="0" w:line="259" w:lineRule="auto"/>
              <w:ind w:left="156" w:right="0" w:firstLine="0"/>
              <w:jc w:val="left"/>
            </w:pPr>
            <w:r>
              <w:rPr>
                <w:sz w:val="14"/>
              </w:rPr>
              <w:t>451</w:t>
            </w:r>
          </w:p>
        </w:tc>
      </w:tr>
    </w:tbl>
    <w:p w:rsidR="001742B9" w:rsidRDefault="00256ADB" w14:paraId="7F1D6950" w14:textId="77777777">
      <w:pPr>
        <w:spacing w:after="310" w:line="339" w:lineRule="auto"/>
        <w:ind w:left="30" w:right="0"/>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w:t>
      </w:r>
    </w:p>
    <w:p w:rsidR="001742B9" w:rsidRDefault="00256ADB" w14:paraId="265E0DE3" w14:textId="77777777">
      <w:pPr>
        <w:spacing w:after="0" w:line="259" w:lineRule="auto"/>
        <w:jc w:val="center"/>
      </w:pPr>
      <w:r>
        <w:t>Table 11: Myanmar: Each Coping Strategy Used</w:t>
      </w:r>
    </w:p>
    <w:tbl>
      <w:tblPr>
        <w:tblW w:w="7653" w:type="dxa"/>
        <w:tblInd w:w="853" w:type="dxa"/>
        <w:tblCellMar>
          <w:top w:w="24" w:type="dxa"/>
          <w:right w:w="115" w:type="dxa"/>
        </w:tblCellMar>
        <w:tblLook w:val="04A0" w:firstRow="1" w:lastRow="0" w:firstColumn="1" w:lastColumn="0" w:noHBand="0" w:noVBand="1"/>
      </w:tblPr>
      <w:tblGrid>
        <w:gridCol w:w="5432"/>
        <w:gridCol w:w="660"/>
        <w:gridCol w:w="815"/>
        <w:gridCol w:w="746"/>
      </w:tblGrid>
      <w:tr w:rsidR="001742B9" w14:paraId="15DF2B8E" w14:textId="77777777">
        <w:trPr>
          <w:trHeight w:val="216"/>
        </w:trPr>
        <w:tc>
          <w:tcPr>
            <w:tcW w:w="5501" w:type="dxa"/>
            <w:tcBorders>
              <w:top w:val="double" w:color="000000" w:sz="3" w:space="0"/>
              <w:left w:val="nil"/>
              <w:bottom w:val="nil"/>
              <w:right w:val="nil"/>
            </w:tcBorders>
          </w:tcPr>
          <w:p w:rsidR="001742B9" w:rsidRDefault="001742B9" w14:paraId="01477FA1" w14:textId="77777777">
            <w:pPr>
              <w:spacing w:after="160" w:line="259" w:lineRule="auto"/>
              <w:ind w:left="0" w:right="0" w:firstLine="0"/>
              <w:jc w:val="left"/>
            </w:pPr>
          </w:p>
        </w:tc>
        <w:tc>
          <w:tcPr>
            <w:tcW w:w="661" w:type="dxa"/>
            <w:tcBorders>
              <w:top w:val="double" w:color="000000" w:sz="3" w:space="0"/>
              <w:left w:val="nil"/>
              <w:bottom w:val="nil"/>
              <w:right w:val="nil"/>
            </w:tcBorders>
          </w:tcPr>
          <w:p w:rsidR="001742B9" w:rsidRDefault="001742B9" w14:paraId="2EF805E0" w14:textId="77777777">
            <w:pPr>
              <w:spacing w:after="160" w:line="259" w:lineRule="auto"/>
              <w:ind w:left="0" w:right="0" w:firstLine="0"/>
              <w:jc w:val="left"/>
            </w:pPr>
          </w:p>
        </w:tc>
        <w:tc>
          <w:tcPr>
            <w:tcW w:w="1491" w:type="dxa"/>
            <w:gridSpan w:val="2"/>
            <w:tcBorders>
              <w:top w:val="double" w:color="000000" w:sz="3" w:space="0"/>
              <w:left w:val="nil"/>
              <w:bottom w:val="nil"/>
              <w:right w:val="nil"/>
            </w:tcBorders>
          </w:tcPr>
          <w:p w:rsidR="001742B9" w:rsidRDefault="00256ADB" w14:paraId="7C0639AA" w14:textId="77777777">
            <w:pPr>
              <w:spacing w:after="0" w:line="259" w:lineRule="auto"/>
              <w:ind w:left="0" w:right="0" w:firstLine="0"/>
              <w:jc w:val="left"/>
            </w:pPr>
            <w:r>
              <w:rPr>
                <w:sz w:val="16"/>
              </w:rPr>
              <w:t>Myanmar</w:t>
            </w:r>
          </w:p>
        </w:tc>
      </w:tr>
      <w:tr w:rsidR="001742B9" w14:paraId="09CE9E31" w14:textId="77777777">
        <w:trPr>
          <w:trHeight w:val="195"/>
        </w:trPr>
        <w:tc>
          <w:tcPr>
            <w:tcW w:w="5501" w:type="dxa"/>
            <w:tcBorders>
              <w:top w:val="nil"/>
              <w:left w:val="nil"/>
              <w:bottom w:val="single" w:color="000000" w:sz="3" w:space="0"/>
              <w:right w:val="nil"/>
            </w:tcBorders>
          </w:tcPr>
          <w:p w:rsidR="001742B9" w:rsidRDefault="00256ADB" w14:paraId="2D969AF6" w14:textId="77777777">
            <w:pPr>
              <w:spacing w:after="0" w:line="259" w:lineRule="auto"/>
              <w:ind w:left="120" w:right="0" w:firstLine="0"/>
              <w:jc w:val="left"/>
            </w:pPr>
            <w:r>
              <w:rPr>
                <w:sz w:val="16"/>
              </w:rPr>
              <w:t>Variable</w:t>
            </w:r>
          </w:p>
        </w:tc>
        <w:tc>
          <w:tcPr>
            <w:tcW w:w="661" w:type="dxa"/>
            <w:tcBorders>
              <w:top w:val="nil"/>
              <w:left w:val="nil"/>
              <w:bottom w:val="single" w:color="000000" w:sz="3" w:space="0"/>
              <w:right w:val="nil"/>
            </w:tcBorders>
          </w:tcPr>
          <w:p w:rsidR="001742B9" w:rsidRDefault="00256ADB" w14:paraId="05C3A7F0" w14:textId="77777777">
            <w:pPr>
              <w:spacing w:after="0" w:line="259" w:lineRule="auto"/>
              <w:ind w:left="64" w:right="0" w:firstLine="0"/>
              <w:jc w:val="left"/>
            </w:pPr>
            <w:r>
              <w:rPr>
                <w:sz w:val="16"/>
              </w:rPr>
              <w:t>F2F</w:t>
            </w:r>
          </w:p>
        </w:tc>
        <w:tc>
          <w:tcPr>
            <w:tcW w:w="816" w:type="dxa"/>
            <w:tcBorders>
              <w:top w:val="nil"/>
              <w:left w:val="nil"/>
              <w:bottom w:val="single" w:color="000000" w:sz="3" w:space="0"/>
              <w:right w:val="nil"/>
            </w:tcBorders>
          </w:tcPr>
          <w:p w:rsidR="001742B9" w:rsidRDefault="00256ADB" w14:paraId="3E0E4A20" w14:textId="77777777">
            <w:pPr>
              <w:spacing w:after="0" w:line="259" w:lineRule="auto"/>
              <w:ind w:left="11" w:right="0" w:firstLine="0"/>
              <w:jc w:val="left"/>
            </w:pPr>
            <w:r>
              <w:rPr>
                <w:sz w:val="16"/>
              </w:rPr>
              <w:t>Remote</w:t>
            </w:r>
          </w:p>
        </w:tc>
        <w:tc>
          <w:tcPr>
            <w:tcW w:w="675" w:type="dxa"/>
            <w:tcBorders>
              <w:top w:val="nil"/>
              <w:left w:val="nil"/>
              <w:bottom w:val="single" w:color="000000" w:sz="3" w:space="0"/>
              <w:right w:val="nil"/>
            </w:tcBorders>
          </w:tcPr>
          <w:p w:rsidR="001742B9" w:rsidRDefault="00256ADB" w14:paraId="453E8059" w14:textId="77777777">
            <w:pPr>
              <w:spacing w:after="0" w:line="259" w:lineRule="auto"/>
              <w:ind w:left="140" w:right="0" w:firstLine="0"/>
              <w:jc w:val="left"/>
            </w:pPr>
            <w:r>
              <w:rPr>
                <w:sz w:val="16"/>
              </w:rPr>
              <w:t>Diff</w:t>
            </w:r>
          </w:p>
        </w:tc>
      </w:tr>
      <w:tr w:rsidR="001742B9" w14:paraId="451EA431" w14:textId="77777777">
        <w:trPr>
          <w:trHeight w:val="192"/>
        </w:trPr>
        <w:tc>
          <w:tcPr>
            <w:tcW w:w="5501" w:type="dxa"/>
            <w:tcBorders>
              <w:top w:val="single" w:color="000000" w:sz="3" w:space="0"/>
              <w:left w:val="nil"/>
              <w:bottom w:val="nil"/>
              <w:right w:val="nil"/>
            </w:tcBorders>
          </w:tcPr>
          <w:p w:rsidR="001742B9" w:rsidRDefault="00256ADB" w14:paraId="569778B2" w14:textId="77777777">
            <w:pPr>
              <w:spacing w:after="0" w:line="259" w:lineRule="auto"/>
              <w:ind w:left="120" w:right="0" w:firstLine="0"/>
              <w:jc w:val="left"/>
            </w:pPr>
            <w:r>
              <w:rPr>
                <w:sz w:val="16"/>
              </w:rPr>
              <w:t>Used Stress coping: Sold household assets/goods</w:t>
            </w:r>
          </w:p>
        </w:tc>
        <w:tc>
          <w:tcPr>
            <w:tcW w:w="661" w:type="dxa"/>
            <w:tcBorders>
              <w:top w:val="single" w:color="000000" w:sz="3" w:space="0"/>
              <w:left w:val="nil"/>
              <w:bottom w:val="nil"/>
              <w:right w:val="nil"/>
            </w:tcBorders>
          </w:tcPr>
          <w:p w:rsidR="001742B9" w:rsidRDefault="00256ADB" w14:paraId="0BFE15AA" w14:textId="77777777">
            <w:pPr>
              <w:spacing w:after="0" w:line="259" w:lineRule="auto"/>
              <w:ind w:left="66" w:right="0" w:firstLine="0"/>
              <w:jc w:val="left"/>
            </w:pPr>
            <w:r>
              <w:rPr>
                <w:sz w:val="16"/>
              </w:rPr>
              <w:t>0.07</w:t>
            </w:r>
          </w:p>
        </w:tc>
        <w:tc>
          <w:tcPr>
            <w:tcW w:w="816" w:type="dxa"/>
            <w:tcBorders>
              <w:top w:val="single" w:color="000000" w:sz="3" w:space="0"/>
              <w:left w:val="nil"/>
              <w:bottom w:val="nil"/>
              <w:right w:val="nil"/>
            </w:tcBorders>
          </w:tcPr>
          <w:p w:rsidR="001742B9" w:rsidRDefault="00256ADB" w14:paraId="2D91DBCC" w14:textId="77777777">
            <w:pPr>
              <w:spacing w:after="0" w:line="259" w:lineRule="auto"/>
              <w:ind w:left="143" w:right="0" w:firstLine="0"/>
              <w:jc w:val="left"/>
            </w:pPr>
            <w:r>
              <w:rPr>
                <w:sz w:val="16"/>
              </w:rPr>
              <w:t>0.13</w:t>
            </w:r>
          </w:p>
        </w:tc>
        <w:tc>
          <w:tcPr>
            <w:tcW w:w="675" w:type="dxa"/>
            <w:tcBorders>
              <w:top w:val="single" w:color="000000" w:sz="3" w:space="0"/>
              <w:left w:val="nil"/>
              <w:bottom w:val="nil"/>
              <w:right w:val="nil"/>
            </w:tcBorders>
          </w:tcPr>
          <w:p w:rsidR="001742B9" w:rsidRDefault="00256ADB" w14:paraId="4FA9EE0F" w14:textId="77777777">
            <w:pPr>
              <w:spacing w:after="0" w:line="259" w:lineRule="auto"/>
              <w:ind w:left="42" w:right="0" w:firstLine="0"/>
              <w:jc w:val="left"/>
            </w:pPr>
            <w:r>
              <w:rPr>
                <w:sz w:val="16"/>
              </w:rPr>
              <w:t>0.06**</w:t>
            </w:r>
          </w:p>
        </w:tc>
      </w:tr>
      <w:tr w:rsidR="001742B9" w14:paraId="619FDF68" w14:textId="77777777">
        <w:trPr>
          <w:trHeight w:val="189"/>
        </w:trPr>
        <w:tc>
          <w:tcPr>
            <w:tcW w:w="5501" w:type="dxa"/>
            <w:tcBorders>
              <w:top w:val="nil"/>
              <w:left w:val="nil"/>
              <w:bottom w:val="nil"/>
              <w:right w:val="nil"/>
            </w:tcBorders>
          </w:tcPr>
          <w:p w:rsidR="001742B9" w:rsidRDefault="001742B9" w14:paraId="438DD779"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33901779" w14:textId="77777777">
            <w:pPr>
              <w:spacing w:after="0" w:line="259" w:lineRule="auto"/>
              <w:ind w:left="0" w:right="0" w:firstLine="0"/>
              <w:jc w:val="left"/>
            </w:pPr>
            <w:r>
              <w:rPr>
                <w:sz w:val="16"/>
              </w:rPr>
              <w:t>(0.26)</w:t>
            </w:r>
          </w:p>
        </w:tc>
        <w:tc>
          <w:tcPr>
            <w:tcW w:w="816" w:type="dxa"/>
            <w:tcBorders>
              <w:top w:val="nil"/>
              <w:left w:val="nil"/>
              <w:bottom w:val="nil"/>
              <w:right w:val="nil"/>
            </w:tcBorders>
          </w:tcPr>
          <w:p w:rsidR="001742B9" w:rsidRDefault="00256ADB" w14:paraId="39E1409E" w14:textId="77777777">
            <w:pPr>
              <w:spacing w:after="0" w:line="259" w:lineRule="auto"/>
              <w:ind w:left="78" w:right="0" w:firstLine="0"/>
              <w:jc w:val="left"/>
            </w:pPr>
            <w:r>
              <w:rPr>
                <w:sz w:val="16"/>
              </w:rPr>
              <w:t>(0.33)</w:t>
            </w:r>
          </w:p>
        </w:tc>
        <w:tc>
          <w:tcPr>
            <w:tcW w:w="675" w:type="dxa"/>
            <w:tcBorders>
              <w:top w:val="nil"/>
              <w:left w:val="nil"/>
              <w:bottom w:val="nil"/>
              <w:right w:val="nil"/>
            </w:tcBorders>
          </w:tcPr>
          <w:p w:rsidR="001742B9" w:rsidRDefault="00256ADB" w14:paraId="1178C811" w14:textId="77777777">
            <w:pPr>
              <w:spacing w:after="0" w:line="259" w:lineRule="auto"/>
              <w:ind w:left="61" w:right="0" w:firstLine="0"/>
              <w:jc w:val="left"/>
            </w:pPr>
            <w:r>
              <w:rPr>
                <w:sz w:val="16"/>
              </w:rPr>
              <w:t>(0.00)</w:t>
            </w:r>
          </w:p>
        </w:tc>
      </w:tr>
      <w:tr w:rsidR="001742B9" w14:paraId="6B154EE7" w14:textId="77777777">
        <w:trPr>
          <w:trHeight w:val="189"/>
        </w:trPr>
        <w:tc>
          <w:tcPr>
            <w:tcW w:w="5501" w:type="dxa"/>
            <w:tcBorders>
              <w:top w:val="nil"/>
              <w:left w:val="nil"/>
              <w:bottom w:val="nil"/>
              <w:right w:val="nil"/>
            </w:tcBorders>
          </w:tcPr>
          <w:p w:rsidR="001742B9" w:rsidRDefault="00256ADB" w14:paraId="4D4A9191" w14:textId="77777777">
            <w:pPr>
              <w:spacing w:after="0" w:line="259" w:lineRule="auto"/>
              <w:ind w:left="120" w:right="0" w:firstLine="0"/>
              <w:jc w:val="left"/>
            </w:pPr>
            <w:r>
              <w:rPr>
                <w:sz w:val="16"/>
              </w:rPr>
              <w:t>Used Stress coping: Purchased food/non-food on credit (incur debts)</w:t>
            </w:r>
          </w:p>
        </w:tc>
        <w:tc>
          <w:tcPr>
            <w:tcW w:w="661" w:type="dxa"/>
            <w:tcBorders>
              <w:top w:val="nil"/>
              <w:left w:val="nil"/>
              <w:bottom w:val="nil"/>
              <w:right w:val="nil"/>
            </w:tcBorders>
          </w:tcPr>
          <w:p w:rsidR="001742B9" w:rsidRDefault="00256ADB" w14:paraId="40BF3A06" w14:textId="77777777">
            <w:pPr>
              <w:spacing w:after="0" w:line="259" w:lineRule="auto"/>
              <w:ind w:left="66" w:right="0" w:firstLine="0"/>
              <w:jc w:val="left"/>
            </w:pPr>
            <w:r>
              <w:rPr>
                <w:sz w:val="16"/>
              </w:rPr>
              <w:t>0.53</w:t>
            </w:r>
          </w:p>
        </w:tc>
        <w:tc>
          <w:tcPr>
            <w:tcW w:w="816" w:type="dxa"/>
            <w:tcBorders>
              <w:top w:val="nil"/>
              <w:left w:val="nil"/>
              <w:bottom w:val="nil"/>
              <w:right w:val="nil"/>
            </w:tcBorders>
          </w:tcPr>
          <w:p w:rsidR="001742B9" w:rsidRDefault="00256ADB" w14:paraId="0321C390" w14:textId="77777777">
            <w:pPr>
              <w:spacing w:after="0" w:line="259" w:lineRule="auto"/>
              <w:ind w:left="143" w:right="0" w:firstLine="0"/>
              <w:jc w:val="left"/>
            </w:pPr>
            <w:r>
              <w:rPr>
                <w:sz w:val="16"/>
              </w:rPr>
              <w:t>0.67</w:t>
            </w:r>
          </w:p>
        </w:tc>
        <w:tc>
          <w:tcPr>
            <w:tcW w:w="675" w:type="dxa"/>
            <w:tcBorders>
              <w:top w:val="nil"/>
              <w:left w:val="nil"/>
              <w:bottom w:val="nil"/>
              <w:right w:val="nil"/>
            </w:tcBorders>
          </w:tcPr>
          <w:p w:rsidR="001742B9" w:rsidRDefault="00256ADB" w14:paraId="41581473" w14:textId="77777777">
            <w:pPr>
              <w:spacing w:after="0" w:line="259" w:lineRule="auto"/>
              <w:ind w:left="0" w:right="0" w:firstLine="0"/>
              <w:jc w:val="left"/>
            </w:pPr>
            <w:r>
              <w:rPr>
                <w:sz w:val="16"/>
              </w:rPr>
              <w:t>0.14***</w:t>
            </w:r>
          </w:p>
        </w:tc>
      </w:tr>
      <w:tr w:rsidR="001742B9" w14:paraId="3716DAF1" w14:textId="77777777">
        <w:trPr>
          <w:trHeight w:val="189"/>
        </w:trPr>
        <w:tc>
          <w:tcPr>
            <w:tcW w:w="5501" w:type="dxa"/>
            <w:tcBorders>
              <w:top w:val="nil"/>
              <w:left w:val="nil"/>
              <w:bottom w:val="nil"/>
              <w:right w:val="nil"/>
            </w:tcBorders>
          </w:tcPr>
          <w:p w:rsidR="001742B9" w:rsidRDefault="001742B9" w14:paraId="2B80DD92"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09C0E1DD" w14:textId="77777777">
            <w:pPr>
              <w:spacing w:after="0" w:line="259" w:lineRule="auto"/>
              <w:ind w:left="0" w:right="0" w:firstLine="0"/>
              <w:jc w:val="left"/>
            </w:pPr>
            <w:r>
              <w:rPr>
                <w:sz w:val="16"/>
              </w:rPr>
              <w:t>(0.50)</w:t>
            </w:r>
          </w:p>
        </w:tc>
        <w:tc>
          <w:tcPr>
            <w:tcW w:w="816" w:type="dxa"/>
            <w:tcBorders>
              <w:top w:val="nil"/>
              <w:left w:val="nil"/>
              <w:bottom w:val="nil"/>
              <w:right w:val="nil"/>
            </w:tcBorders>
          </w:tcPr>
          <w:p w:rsidR="001742B9" w:rsidRDefault="00256ADB" w14:paraId="47A59B20" w14:textId="77777777">
            <w:pPr>
              <w:spacing w:after="0" w:line="259" w:lineRule="auto"/>
              <w:ind w:left="78" w:right="0" w:firstLine="0"/>
              <w:jc w:val="left"/>
            </w:pPr>
            <w:r>
              <w:rPr>
                <w:sz w:val="16"/>
              </w:rPr>
              <w:t>(0.47)</w:t>
            </w:r>
          </w:p>
        </w:tc>
        <w:tc>
          <w:tcPr>
            <w:tcW w:w="675" w:type="dxa"/>
            <w:tcBorders>
              <w:top w:val="nil"/>
              <w:left w:val="nil"/>
              <w:bottom w:val="nil"/>
              <w:right w:val="nil"/>
            </w:tcBorders>
          </w:tcPr>
          <w:p w:rsidR="001742B9" w:rsidRDefault="00256ADB" w14:paraId="373CEB2C" w14:textId="77777777">
            <w:pPr>
              <w:spacing w:after="0" w:line="259" w:lineRule="auto"/>
              <w:ind w:left="61" w:right="0" w:firstLine="0"/>
              <w:jc w:val="left"/>
            </w:pPr>
            <w:r>
              <w:rPr>
                <w:sz w:val="16"/>
              </w:rPr>
              <w:t>(0.00)</w:t>
            </w:r>
          </w:p>
        </w:tc>
      </w:tr>
      <w:tr w:rsidR="001742B9" w14:paraId="529FCF14" w14:textId="77777777">
        <w:trPr>
          <w:trHeight w:val="189"/>
        </w:trPr>
        <w:tc>
          <w:tcPr>
            <w:tcW w:w="5501" w:type="dxa"/>
            <w:tcBorders>
              <w:top w:val="nil"/>
              <w:left w:val="nil"/>
              <w:bottom w:val="nil"/>
              <w:right w:val="nil"/>
            </w:tcBorders>
          </w:tcPr>
          <w:p w:rsidR="001742B9" w:rsidRDefault="00256ADB" w14:paraId="02DA0EDF" w14:textId="77777777">
            <w:pPr>
              <w:spacing w:after="0" w:line="259" w:lineRule="auto"/>
              <w:ind w:left="120" w:right="0" w:firstLine="0"/>
              <w:jc w:val="left"/>
            </w:pPr>
            <w:r>
              <w:rPr>
                <w:sz w:val="16"/>
              </w:rPr>
              <w:t>Used Stress coping: Spent savings</w:t>
            </w:r>
          </w:p>
        </w:tc>
        <w:tc>
          <w:tcPr>
            <w:tcW w:w="661" w:type="dxa"/>
            <w:tcBorders>
              <w:top w:val="nil"/>
              <w:left w:val="nil"/>
              <w:bottom w:val="nil"/>
              <w:right w:val="nil"/>
            </w:tcBorders>
          </w:tcPr>
          <w:p w:rsidR="001742B9" w:rsidRDefault="00256ADB" w14:paraId="027920C9" w14:textId="77777777">
            <w:pPr>
              <w:spacing w:after="0" w:line="259" w:lineRule="auto"/>
              <w:ind w:left="66" w:right="0" w:firstLine="0"/>
              <w:jc w:val="left"/>
            </w:pPr>
            <w:r>
              <w:rPr>
                <w:sz w:val="16"/>
              </w:rPr>
              <w:t>0.24</w:t>
            </w:r>
          </w:p>
        </w:tc>
        <w:tc>
          <w:tcPr>
            <w:tcW w:w="816" w:type="dxa"/>
            <w:tcBorders>
              <w:top w:val="nil"/>
              <w:left w:val="nil"/>
              <w:bottom w:val="nil"/>
              <w:right w:val="nil"/>
            </w:tcBorders>
          </w:tcPr>
          <w:p w:rsidR="001742B9" w:rsidRDefault="00256ADB" w14:paraId="7BEB7318" w14:textId="77777777">
            <w:pPr>
              <w:spacing w:after="0" w:line="259" w:lineRule="auto"/>
              <w:ind w:left="143" w:right="0" w:firstLine="0"/>
              <w:jc w:val="left"/>
            </w:pPr>
            <w:r>
              <w:rPr>
                <w:sz w:val="16"/>
              </w:rPr>
              <w:t>0.32</w:t>
            </w:r>
          </w:p>
        </w:tc>
        <w:tc>
          <w:tcPr>
            <w:tcW w:w="675" w:type="dxa"/>
            <w:tcBorders>
              <w:top w:val="nil"/>
              <w:left w:val="nil"/>
              <w:bottom w:val="nil"/>
              <w:right w:val="nil"/>
            </w:tcBorders>
          </w:tcPr>
          <w:p w:rsidR="001742B9" w:rsidRDefault="00256ADB" w14:paraId="12AB59C6" w14:textId="77777777">
            <w:pPr>
              <w:spacing w:after="0" w:line="259" w:lineRule="auto"/>
              <w:ind w:left="42" w:right="0" w:firstLine="0"/>
              <w:jc w:val="left"/>
            </w:pPr>
            <w:r>
              <w:rPr>
                <w:sz w:val="16"/>
              </w:rPr>
              <w:t>0.08**</w:t>
            </w:r>
          </w:p>
        </w:tc>
      </w:tr>
      <w:tr w:rsidR="001742B9" w14:paraId="589763FA" w14:textId="77777777">
        <w:trPr>
          <w:trHeight w:val="189"/>
        </w:trPr>
        <w:tc>
          <w:tcPr>
            <w:tcW w:w="5501" w:type="dxa"/>
            <w:tcBorders>
              <w:top w:val="nil"/>
              <w:left w:val="nil"/>
              <w:bottom w:val="nil"/>
              <w:right w:val="nil"/>
            </w:tcBorders>
          </w:tcPr>
          <w:p w:rsidR="001742B9" w:rsidRDefault="001742B9" w14:paraId="57D81D69"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18ED3B9C" w14:textId="77777777">
            <w:pPr>
              <w:spacing w:after="0" w:line="259" w:lineRule="auto"/>
              <w:ind w:left="0" w:right="0" w:firstLine="0"/>
              <w:jc w:val="left"/>
            </w:pPr>
            <w:r>
              <w:rPr>
                <w:sz w:val="16"/>
              </w:rPr>
              <w:t>(0.42)</w:t>
            </w:r>
          </w:p>
        </w:tc>
        <w:tc>
          <w:tcPr>
            <w:tcW w:w="816" w:type="dxa"/>
            <w:tcBorders>
              <w:top w:val="nil"/>
              <w:left w:val="nil"/>
              <w:bottom w:val="nil"/>
              <w:right w:val="nil"/>
            </w:tcBorders>
          </w:tcPr>
          <w:p w:rsidR="001742B9" w:rsidRDefault="00256ADB" w14:paraId="601489D1" w14:textId="77777777">
            <w:pPr>
              <w:spacing w:after="0" w:line="259" w:lineRule="auto"/>
              <w:ind w:left="78" w:right="0" w:firstLine="0"/>
              <w:jc w:val="left"/>
            </w:pPr>
            <w:r>
              <w:rPr>
                <w:sz w:val="16"/>
              </w:rPr>
              <w:t>(0.47)</w:t>
            </w:r>
          </w:p>
        </w:tc>
        <w:tc>
          <w:tcPr>
            <w:tcW w:w="675" w:type="dxa"/>
            <w:tcBorders>
              <w:top w:val="nil"/>
              <w:left w:val="nil"/>
              <w:bottom w:val="nil"/>
              <w:right w:val="nil"/>
            </w:tcBorders>
          </w:tcPr>
          <w:p w:rsidR="001742B9" w:rsidRDefault="00256ADB" w14:paraId="0EF7EEF8" w14:textId="77777777">
            <w:pPr>
              <w:spacing w:after="0" w:line="259" w:lineRule="auto"/>
              <w:ind w:left="61" w:right="0" w:firstLine="0"/>
              <w:jc w:val="left"/>
            </w:pPr>
            <w:r>
              <w:rPr>
                <w:sz w:val="16"/>
              </w:rPr>
              <w:t>(0.00)</w:t>
            </w:r>
          </w:p>
        </w:tc>
      </w:tr>
      <w:tr w:rsidR="001742B9" w14:paraId="518AC7AE" w14:textId="77777777">
        <w:trPr>
          <w:trHeight w:val="189"/>
        </w:trPr>
        <w:tc>
          <w:tcPr>
            <w:tcW w:w="5501" w:type="dxa"/>
            <w:tcBorders>
              <w:top w:val="nil"/>
              <w:left w:val="nil"/>
              <w:bottom w:val="nil"/>
              <w:right w:val="nil"/>
            </w:tcBorders>
          </w:tcPr>
          <w:p w:rsidR="001742B9" w:rsidRDefault="00256ADB" w14:paraId="42E35D64" w14:textId="77777777">
            <w:pPr>
              <w:spacing w:after="0" w:line="259" w:lineRule="auto"/>
              <w:ind w:left="120" w:right="0" w:firstLine="0"/>
              <w:jc w:val="left"/>
            </w:pPr>
            <w:r>
              <w:rPr>
                <w:sz w:val="16"/>
              </w:rPr>
              <w:t>Used Stress coping: Borrowed money</w:t>
            </w:r>
          </w:p>
        </w:tc>
        <w:tc>
          <w:tcPr>
            <w:tcW w:w="661" w:type="dxa"/>
            <w:tcBorders>
              <w:top w:val="nil"/>
              <w:left w:val="nil"/>
              <w:bottom w:val="nil"/>
              <w:right w:val="nil"/>
            </w:tcBorders>
          </w:tcPr>
          <w:p w:rsidR="001742B9" w:rsidRDefault="00256ADB" w14:paraId="27828A90" w14:textId="77777777">
            <w:pPr>
              <w:spacing w:after="0" w:line="259" w:lineRule="auto"/>
              <w:ind w:left="66" w:right="0" w:firstLine="0"/>
              <w:jc w:val="left"/>
            </w:pPr>
            <w:r>
              <w:rPr>
                <w:sz w:val="16"/>
              </w:rPr>
              <w:t>0.42</w:t>
            </w:r>
          </w:p>
        </w:tc>
        <w:tc>
          <w:tcPr>
            <w:tcW w:w="816" w:type="dxa"/>
            <w:tcBorders>
              <w:top w:val="nil"/>
              <w:left w:val="nil"/>
              <w:bottom w:val="nil"/>
              <w:right w:val="nil"/>
            </w:tcBorders>
          </w:tcPr>
          <w:p w:rsidR="001742B9" w:rsidRDefault="00256ADB" w14:paraId="560A89DB" w14:textId="77777777">
            <w:pPr>
              <w:spacing w:after="0" w:line="259" w:lineRule="auto"/>
              <w:ind w:left="143" w:right="0" w:firstLine="0"/>
              <w:jc w:val="left"/>
            </w:pPr>
            <w:r>
              <w:rPr>
                <w:sz w:val="16"/>
              </w:rPr>
              <w:t>0.65</w:t>
            </w:r>
          </w:p>
        </w:tc>
        <w:tc>
          <w:tcPr>
            <w:tcW w:w="675" w:type="dxa"/>
            <w:tcBorders>
              <w:top w:val="nil"/>
              <w:left w:val="nil"/>
              <w:bottom w:val="nil"/>
              <w:right w:val="nil"/>
            </w:tcBorders>
          </w:tcPr>
          <w:p w:rsidR="001742B9" w:rsidRDefault="00256ADB" w14:paraId="6D5784B3" w14:textId="77777777">
            <w:pPr>
              <w:spacing w:after="0" w:line="259" w:lineRule="auto"/>
              <w:ind w:left="0" w:right="0" w:firstLine="0"/>
              <w:jc w:val="left"/>
            </w:pPr>
            <w:r>
              <w:rPr>
                <w:sz w:val="16"/>
              </w:rPr>
              <w:t>0.23***</w:t>
            </w:r>
          </w:p>
        </w:tc>
      </w:tr>
      <w:tr w:rsidR="001742B9" w14:paraId="6346236E" w14:textId="77777777">
        <w:trPr>
          <w:trHeight w:val="189"/>
        </w:trPr>
        <w:tc>
          <w:tcPr>
            <w:tcW w:w="5501" w:type="dxa"/>
            <w:tcBorders>
              <w:top w:val="nil"/>
              <w:left w:val="nil"/>
              <w:bottom w:val="nil"/>
              <w:right w:val="nil"/>
            </w:tcBorders>
          </w:tcPr>
          <w:p w:rsidR="001742B9" w:rsidRDefault="001742B9" w14:paraId="541B3367"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328FE46A" w14:textId="77777777">
            <w:pPr>
              <w:spacing w:after="0" w:line="259" w:lineRule="auto"/>
              <w:ind w:left="0" w:right="0" w:firstLine="0"/>
              <w:jc w:val="left"/>
            </w:pPr>
            <w:r>
              <w:rPr>
                <w:sz w:val="16"/>
              </w:rPr>
              <w:t>(0.49)</w:t>
            </w:r>
          </w:p>
        </w:tc>
        <w:tc>
          <w:tcPr>
            <w:tcW w:w="816" w:type="dxa"/>
            <w:tcBorders>
              <w:top w:val="nil"/>
              <w:left w:val="nil"/>
              <w:bottom w:val="nil"/>
              <w:right w:val="nil"/>
            </w:tcBorders>
          </w:tcPr>
          <w:p w:rsidR="001742B9" w:rsidRDefault="00256ADB" w14:paraId="553A82DC" w14:textId="77777777">
            <w:pPr>
              <w:spacing w:after="0" w:line="259" w:lineRule="auto"/>
              <w:ind w:left="78" w:right="0" w:firstLine="0"/>
              <w:jc w:val="left"/>
            </w:pPr>
            <w:r>
              <w:rPr>
                <w:sz w:val="16"/>
              </w:rPr>
              <w:t>(0.48)</w:t>
            </w:r>
          </w:p>
        </w:tc>
        <w:tc>
          <w:tcPr>
            <w:tcW w:w="675" w:type="dxa"/>
            <w:tcBorders>
              <w:top w:val="nil"/>
              <w:left w:val="nil"/>
              <w:bottom w:val="nil"/>
              <w:right w:val="nil"/>
            </w:tcBorders>
          </w:tcPr>
          <w:p w:rsidR="001742B9" w:rsidRDefault="00256ADB" w14:paraId="40BB0F48" w14:textId="77777777">
            <w:pPr>
              <w:spacing w:after="0" w:line="259" w:lineRule="auto"/>
              <w:ind w:left="61" w:right="0" w:firstLine="0"/>
              <w:jc w:val="left"/>
            </w:pPr>
            <w:r>
              <w:rPr>
                <w:sz w:val="16"/>
              </w:rPr>
              <w:t>(0.00)</w:t>
            </w:r>
          </w:p>
        </w:tc>
      </w:tr>
      <w:tr w:rsidR="001742B9" w14:paraId="10C3E58D" w14:textId="77777777">
        <w:trPr>
          <w:trHeight w:val="189"/>
        </w:trPr>
        <w:tc>
          <w:tcPr>
            <w:tcW w:w="5501" w:type="dxa"/>
            <w:tcBorders>
              <w:top w:val="nil"/>
              <w:left w:val="nil"/>
              <w:bottom w:val="nil"/>
              <w:right w:val="nil"/>
            </w:tcBorders>
          </w:tcPr>
          <w:p w:rsidR="001742B9" w:rsidRDefault="00256ADB" w14:paraId="14CA30D8" w14:textId="77777777">
            <w:pPr>
              <w:spacing w:after="0" w:line="259" w:lineRule="auto"/>
              <w:ind w:left="120" w:right="0" w:firstLine="0"/>
              <w:jc w:val="left"/>
            </w:pPr>
            <w:r>
              <w:rPr>
                <w:sz w:val="16"/>
              </w:rPr>
              <w:t>Used Crisis coping: Sold productive assets or means of transport</w:t>
            </w:r>
          </w:p>
        </w:tc>
        <w:tc>
          <w:tcPr>
            <w:tcW w:w="661" w:type="dxa"/>
            <w:tcBorders>
              <w:top w:val="nil"/>
              <w:left w:val="nil"/>
              <w:bottom w:val="nil"/>
              <w:right w:val="nil"/>
            </w:tcBorders>
          </w:tcPr>
          <w:p w:rsidR="001742B9" w:rsidRDefault="00256ADB" w14:paraId="2BC087F1" w14:textId="77777777">
            <w:pPr>
              <w:spacing w:after="0" w:line="259" w:lineRule="auto"/>
              <w:ind w:left="66" w:right="0" w:firstLine="0"/>
              <w:jc w:val="left"/>
            </w:pPr>
            <w:r>
              <w:rPr>
                <w:sz w:val="16"/>
              </w:rPr>
              <w:t>0.02</w:t>
            </w:r>
          </w:p>
        </w:tc>
        <w:tc>
          <w:tcPr>
            <w:tcW w:w="816" w:type="dxa"/>
            <w:tcBorders>
              <w:top w:val="nil"/>
              <w:left w:val="nil"/>
              <w:bottom w:val="nil"/>
              <w:right w:val="nil"/>
            </w:tcBorders>
          </w:tcPr>
          <w:p w:rsidR="001742B9" w:rsidRDefault="00256ADB" w14:paraId="142BE83E" w14:textId="77777777">
            <w:pPr>
              <w:spacing w:after="0" w:line="259" w:lineRule="auto"/>
              <w:ind w:left="143" w:right="0" w:firstLine="0"/>
              <w:jc w:val="left"/>
            </w:pPr>
            <w:r>
              <w:rPr>
                <w:sz w:val="16"/>
              </w:rPr>
              <w:t>0.06</w:t>
            </w:r>
          </w:p>
        </w:tc>
        <w:tc>
          <w:tcPr>
            <w:tcW w:w="675" w:type="dxa"/>
            <w:tcBorders>
              <w:top w:val="nil"/>
              <w:left w:val="nil"/>
              <w:bottom w:val="nil"/>
              <w:right w:val="nil"/>
            </w:tcBorders>
          </w:tcPr>
          <w:p w:rsidR="001742B9" w:rsidRDefault="00256ADB" w14:paraId="73795522" w14:textId="77777777">
            <w:pPr>
              <w:spacing w:after="0" w:line="259" w:lineRule="auto"/>
              <w:ind w:left="42" w:right="0" w:firstLine="0"/>
              <w:jc w:val="left"/>
            </w:pPr>
            <w:r>
              <w:rPr>
                <w:sz w:val="16"/>
              </w:rPr>
              <w:t>0.04**</w:t>
            </w:r>
          </w:p>
        </w:tc>
      </w:tr>
      <w:tr w:rsidR="001742B9" w14:paraId="77EA7D71" w14:textId="77777777">
        <w:trPr>
          <w:trHeight w:val="189"/>
        </w:trPr>
        <w:tc>
          <w:tcPr>
            <w:tcW w:w="5501" w:type="dxa"/>
            <w:tcBorders>
              <w:top w:val="nil"/>
              <w:left w:val="nil"/>
              <w:bottom w:val="nil"/>
              <w:right w:val="nil"/>
            </w:tcBorders>
          </w:tcPr>
          <w:p w:rsidR="001742B9" w:rsidRDefault="001742B9" w14:paraId="464A10CA"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2272E290" w14:textId="77777777">
            <w:pPr>
              <w:spacing w:after="0" w:line="259" w:lineRule="auto"/>
              <w:ind w:left="0" w:right="0" w:firstLine="0"/>
              <w:jc w:val="left"/>
            </w:pPr>
            <w:r>
              <w:rPr>
                <w:sz w:val="16"/>
              </w:rPr>
              <w:t>(0.14)</w:t>
            </w:r>
          </w:p>
        </w:tc>
        <w:tc>
          <w:tcPr>
            <w:tcW w:w="816" w:type="dxa"/>
            <w:tcBorders>
              <w:top w:val="nil"/>
              <w:left w:val="nil"/>
              <w:bottom w:val="nil"/>
              <w:right w:val="nil"/>
            </w:tcBorders>
          </w:tcPr>
          <w:p w:rsidR="001742B9" w:rsidRDefault="00256ADB" w14:paraId="2C6A653D" w14:textId="77777777">
            <w:pPr>
              <w:spacing w:after="0" w:line="259" w:lineRule="auto"/>
              <w:ind w:left="78" w:right="0" w:firstLine="0"/>
              <w:jc w:val="left"/>
            </w:pPr>
            <w:r>
              <w:rPr>
                <w:sz w:val="16"/>
              </w:rPr>
              <w:t>(0.23)</w:t>
            </w:r>
          </w:p>
        </w:tc>
        <w:tc>
          <w:tcPr>
            <w:tcW w:w="675" w:type="dxa"/>
            <w:tcBorders>
              <w:top w:val="nil"/>
              <w:left w:val="nil"/>
              <w:bottom w:val="nil"/>
              <w:right w:val="nil"/>
            </w:tcBorders>
          </w:tcPr>
          <w:p w:rsidR="001742B9" w:rsidRDefault="00256ADB" w14:paraId="08BA8E1C" w14:textId="77777777">
            <w:pPr>
              <w:spacing w:after="0" w:line="259" w:lineRule="auto"/>
              <w:ind w:left="61" w:right="0" w:firstLine="0"/>
              <w:jc w:val="left"/>
            </w:pPr>
            <w:r>
              <w:rPr>
                <w:sz w:val="16"/>
              </w:rPr>
              <w:t>(0.00)</w:t>
            </w:r>
          </w:p>
        </w:tc>
      </w:tr>
      <w:tr w:rsidR="001742B9" w14:paraId="7CF1E532" w14:textId="77777777">
        <w:trPr>
          <w:trHeight w:val="189"/>
        </w:trPr>
        <w:tc>
          <w:tcPr>
            <w:tcW w:w="5501" w:type="dxa"/>
            <w:tcBorders>
              <w:top w:val="nil"/>
              <w:left w:val="nil"/>
              <w:bottom w:val="nil"/>
              <w:right w:val="nil"/>
            </w:tcBorders>
          </w:tcPr>
          <w:p w:rsidR="001742B9" w:rsidRDefault="00256ADB" w14:paraId="79DB5DDF" w14:textId="77777777">
            <w:pPr>
              <w:spacing w:after="0" w:line="259" w:lineRule="auto"/>
              <w:ind w:left="120" w:right="0" w:firstLine="0"/>
              <w:jc w:val="left"/>
            </w:pPr>
            <w:r>
              <w:rPr>
                <w:sz w:val="16"/>
              </w:rPr>
              <w:t>Used Crisis coping: Reduced expenses on health</w:t>
            </w:r>
          </w:p>
        </w:tc>
        <w:tc>
          <w:tcPr>
            <w:tcW w:w="661" w:type="dxa"/>
            <w:tcBorders>
              <w:top w:val="nil"/>
              <w:left w:val="nil"/>
              <w:bottom w:val="nil"/>
              <w:right w:val="nil"/>
            </w:tcBorders>
          </w:tcPr>
          <w:p w:rsidR="001742B9" w:rsidRDefault="00256ADB" w14:paraId="6FAD1D95" w14:textId="77777777">
            <w:pPr>
              <w:spacing w:after="0" w:line="259" w:lineRule="auto"/>
              <w:ind w:left="66" w:right="0" w:firstLine="0"/>
              <w:jc w:val="left"/>
            </w:pPr>
            <w:r>
              <w:rPr>
                <w:sz w:val="16"/>
              </w:rPr>
              <w:t>0.25</w:t>
            </w:r>
          </w:p>
        </w:tc>
        <w:tc>
          <w:tcPr>
            <w:tcW w:w="816" w:type="dxa"/>
            <w:tcBorders>
              <w:top w:val="nil"/>
              <w:left w:val="nil"/>
              <w:bottom w:val="nil"/>
              <w:right w:val="nil"/>
            </w:tcBorders>
          </w:tcPr>
          <w:p w:rsidR="001742B9" w:rsidRDefault="00256ADB" w14:paraId="5F54DAC8" w14:textId="77777777">
            <w:pPr>
              <w:spacing w:after="0" w:line="259" w:lineRule="auto"/>
              <w:ind w:left="143" w:right="0" w:firstLine="0"/>
              <w:jc w:val="left"/>
            </w:pPr>
            <w:r>
              <w:rPr>
                <w:sz w:val="16"/>
              </w:rPr>
              <w:t>0.40</w:t>
            </w:r>
          </w:p>
        </w:tc>
        <w:tc>
          <w:tcPr>
            <w:tcW w:w="675" w:type="dxa"/>
            <w:tcBorders>
              <w:top w:val="nil"/>
              <w:left w:val="nil"/>
              <w:bottom w:val="nil"/>
              <w:right w:val="nil"/>
            </w:tcBorders>
          </w:tcPr>
          <w:p w:rsidR="001742B9" w:rsidRDefault="00256ADB" w14:paraId="555A1C06" w14:textId="77777777">
            <w:pPr>
              <w:spacing w:after="0" w:line="259" w:lineRule="auto"/>
              <w:ind w:left="0" w:right="0" w:firstLine="0"/>
              <w:jc w:val="left"/>
            </w:pPr>
            <w:r>
              <w:rPr>
                <w:sz w:val="16"/>
              </w:rPr>
              <w:t>0.15***</w:t>
            </w:r>
          </w:p>
        </w:tc>
      </w:tr>
      <w:tr w:rsidR="001742B9" w14:paraId="29FFA95A" w14:textId="77777777">
        <w:trPr>
          <w:trHeight w:val="189"/>
        </w:trPr>
        <w:tc>
          <w:tcPr>
            <w:tcW w:w="5501" w:type="dxa"/>
            <w:tcBorders>
              <w:top w:val="nil"/>
              <w:left w:val="nil"/>
              <w:bottom w:val="nil"/>
              <w:right w:val="nil"/>
            </w:tcBorders>
          </w:tcPr>
          <w:p w:rsidR="001742B9" w:rsidRDefault="001742B9" w14:paraId="66F2B941"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08B9E9D4" w14:textId="77777777">
            <w:pPr>
              <w:spacing w:after="0" w:line="259" w:lineRule="auto"/>
              <w:ind w:left="0" w:right="0" w:firstLine="0"/>
              <w:jc w:val="left"/>
            </w:pPr>
            <w:r>
              <w:rPr>
                <w:sz w:val="16"/>
              </w:rPr>
              <w:t>(0.43)</w:t>
            </w:r>
          </w:p>
        </w:tc>
        <w:tc>
          <w:tcPr>
            <w:tcW w:w="816" w:type="dxa"/>
            <w:tcBorders>
              <w:top w:val="nil"/>
              <w:left w:val="nil"/>
              <w:bottom w:val="nil"/>
              <w:right w:val="nil"/>
            </w:tcBorders>
          </w:tcPr>
          <w:p w:rsidR="001742B9" w:rsidRDefault="00256ADB" w14:paraId="5F4C1D1D" w14:textId="77777777">
            <w:pPr>
              <w:spacing w:after="0" w:line="259" w:lineRule="auto"/>
              <w:ind w:left="78" w:right="0" w:firstLine="0"/>
              <w:jc w:val="left"/>
            </w:pPr>
            <w:r>
              <w:rPr>
                <w:sz w:val="16"/>
              </w:rPr>
              <w:t>(0.49)</w:t>
            </w:r>
          </w:p>
        </w:tc>
        <w:tc>
          <w:tcPr>
            <w:tcW w:w="675" w:type="dxa"/>
            <w:tcBorders>
              <w:top w:val="nil"/>
              <w:left w:val="nil"/>
              <w:bottom w:val="nil"/>
              <w:right w:val="nil"/>
            </w:tcBorders>
          </w:tcPr>
          <w:p w:rsidR="001742B9" w:rsidRDefault="00256ADB" w14:paraId="0605DD19" w14:textId="77777777">
            <w:pPr>
              <w:spacing w:after="0" w:line="259" w:lineRule="auto"/>
              <w:ind w:left="61" w:right="0" w:firstLine="0"/>
              <w:jc w:val="left"/>
            </w:pPr>
            <w:r>
              <w:rPr>
                <w:sz w:val="16"/>
              </w:rPr>
              <w:t>(0.00)</w:t>
            </w:r>
          </w:p>
        </w:tc>
      </w:tr>
      <w:tr w:rsidR="001742B9" w14:paraId="1DFA1A21" w14:textId="77777777">
        <w:trPr>
          <w:trHeight w:val="189"/>
        </w:trPr>
        <w:tc>
          <w:tcPr>
            <w:tcW w:w="5501" w:type="dxa"/>
            <w:tcBorders>
              <w:top w:val="nil"/>
              <w:left w:val="nil"/>
              <w:bottom w:val="nil"/>
              <w:right w:val="nil"/>
            </w:tcBorders>
          </w:tcPr>
          <w:p w:rsidR="001742B9" w:rsidRDefault="00256ADB" w14:paraId="5010AE0C" w14:textId="77777777">
            <w:pPr>
              <w:spacing w:after="0" w:line="259" w:lineRule="auto"/>
              <w:ind w:left="120" w:right="0" w:firstLine="0"/>
              <w:jc w:val="left"/>
            </w:pPr>
            <w:r>
              <w:rPr>
                <w:sz w:val="16"/>
              </w:rPr>
              <w:t>Used Crisis coping: Withdrew children from school</w:t>
            </w:r>
          </w:p>
        </w:tc>
        <w:tc>
          <w:tcPr>
            <w:tcW w:w="661" w:type="dxa"/>
            <w:tcBorders>
              <w:top w:val="nil"/>
              <w:left w:val="nil"/>
              <w:bottom w:val="nil"/>
              <w:right w:val="nil"/>
            </w:tcBorders>
          </w:tcPr>
          <w:p w:rsidR="001742B9" w:rsidRDefault="00256ADB" w14:paraId="2AF1DFB9" w14:textId="77777777">
            <w:pPr>
              <w:spacing w:after="0" w:line="259" w:lineRule="auto"/>
              <w:ind w:left="66" w:right="0" w:firstLine="0"/>
              <w:jc w:val="left"/>
            </w:pPr>
            <w:r>
              <w:rPr>
                <w:sz w:val="16"/>
              </w:rPr>
              <w:t>0.01</w:t>
            </w:r>
          </w:p>
        </w:tc>
        <w:tc>
          <w:tcPr>
            <w:tcW w:w="816" w:type="dxa"/>
            <w:tcBorders>
              <w:top w:val="nil"/>
              <w:left w:val="nil"/>
              <w:bottom w:val="nil"/>
              <w:right w:val="nil"/>
            </w:tcBorders>
          </w:tcPr>
          <w:p w:rsidR="001742B9" w:rsidRDefault="00256ADB" w14:paraId="1C207C20" w14:textId="77777777">
            <w:pPr>
              <w:spacing w:after="0" w:line="259" w:lineRule="auto"/>
              <w:ind w:left="143" w:right="0" w:firstLine="0"/>
              <w:jc w:val="left"/>
            </w:pPr>
            <w:r>
              <w:rPr>
                <w:sz w:val="16"/>
              </w:rPr>
              <w:t>0.06</w:t>
            </w:r>
          </w:p>
        </w:tc>
        <w:tc>
          <w:tcPr>
            <w:tcW w:w="675" w:type="dxa"/>
            <w:tcBorders>
              <w:top w:val="nil"/>
              <w:left w:val="nil"/>
              <w:bottom w:val="nil"/>
              <w:right w:val="nil"/>
            </w:tcBorders>
          </w:tcPr>
          <w:p w:rsidR="001742B9" w:rsidRDefault="00256ADB" w14:paraId="254688C8" w14:textId="77777777">
            <w:pPr>
              <w:spacing w:after="0" w:line="259" w:lineRule="auto"/>
              <w:ind w:left="0" w:right="0" w:firstLine="0"/>
              <w:jc w:val="left"/>
            </w:pPr>
            <w:r>
              <w:rPr>
                <w:sz w:val="16"/>
              </w:rPr>
              <w:t>0.05***</w:t>
            </w:r>
          </w:p>
        </w:tc>
      </w:tr>
      <w:tr w:rsidR="001742B9" w14:paraId="35BA78FF" w14:textId="77777777">
        <w:trPr>
          <w:trHeight w:val="189"/>
        </w:trPr>
        <w:tc>
          <w:tcPr>
            <w:tcW w:w="5501" w:type="dxa"/>
            <w:tcBorders>
              <w:top w:val="nil"/>
              <w:left w:val="nil"/>
              <w:bottom w:val="nil"/>
              <w:right w:val="nil"/>
            </w:tcBorders>
          </w:tcPr>
          <w:p w:rsidR="001742B9" w:rsidRDefault="001742B9" w14:paraId="1EC923AE"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256A8CD3" w14:textId="77777777">
            <w:pPr>
              <w:spacing w:after="0" w:line="259" w:lineRule="auto"/>
              <w:ind w:left="0" w:right="0" w:firstLine="0"/>
              <w:jc w:val="left"/>
            </w:pPr>
            <w:r>
              <w:rPr>
                <w:sz w:val="16"/>
              </w:rPr>
              <w:t>(0.10)</w:t>
            </w:r>
          </w:p>
        </w:tc>
        <w:tc>
          <w:tcPr>
            <w:tcW w:w="816" w:type="dxa"/>
            <w:tcBorders>
              <w:top w:val="nil"/>
              <w:left w:val="nil"/>
              <w:bottom w:val="nil"/>
              <w:right w:val="nil"/>
            </w:tcBorders>
          </w:tcPr>
          <w:p w:rsidR="001742B9" w:rsidRDefault="00256ADB" w14:paraId="03A9407D" w14:textId="77777777">
            <w:pPr>
              <w:spacing w:after="0" w:line="259" w:lineRule="auto"/>
              <w:ind w:left="78" w:right="0" w:firstLine="0"/>
              <w:jc w:val="left"/>
            </w:pPr>
            <w:r>
              <w:rPr>
                <w:sz w:val="16"/>
              </w:rPr>
              <w:t>(0.25)</w:t>
            </w:r>
          </w:p>
        </w:tc>
        <w:tc>
          <w:tcPr>
            <w:tcW w:w="675" w:type="dxa"/>
            <w:tcBorders>
              <w:top w:val="nil"/>
              <w:left w:val="nil"/>
              <w:bottom w:val="nil"/>
              <w:right w:val="nil"/>
            </w:tcBorders>
          </w:tcPr>
          <w:p w:rsidR="001742B9" w:rsidRDefault="00256ADB" w14:paraId="0F1BB9FB" w14:textId="77777777">
            <w:pPr>
              <w:spacing w:after="0" w:line="259" w:lineRule="auto"/>
              <w:ind w:left="61" w:right="0" w:firstLine="0"/>
              <w:jc w:val="left"/>
            </w:pPr>
            <w:r>
              <w:rPr>
                <w:sz w:val="16"/>
              </w:rPr>
              <w:t>(0.00)</w:t>
            </w:r>
          </w:p>
        </w:tc>
      </w:tr>
      <w:tr w:rsidR="001742B9" w14:paraId="0B908326" w14:textId="77777777">
        <w:trPr>
          <w:trHeight w:val="189"/>
        </w:trPr>
        <w:tc>
          <w:tcPr>
            <w:tcW w:w="5501" w:type="dxa"/>
            <w:tcBorders>
              <w:top w:val="nil"/>
              <w:left w:val="nil"/>
              <w:bottom w:val="nil"/>
              <w:right w:val="nil"/>
            </w:tcBorders>
          </w:tcPr>
          <w:p w:rsidR="001742B9" w:rsidRDefault="00256ADB" w14:paraId="4DC0ABEC" w14:textId="77777777">
            <w:pPr>
              <w:spacing w:after="0" w:line="259" w:lineRule="auto"/>
              <w:ind w:left="120" w:right="0" w:firstLine="0"/>
              <w:jc w:val="left"/>
            </w:pPr>
            <w:r>
              <w:rPr>
                <w:sz w:val="16"/>
              </w:rPr>
              <w:t>Used Emergency coping: Send children to work for household income</w:t>
            </w:r>
          </w:p>
        </w:tc>
        <w:tc>
          <w:tcPr>
            <w:tcW w:w="661" w:type="dxa"/>
            <w:tcBorders>
              <w:top w:val="nil"/>
              <w:left w:val="nil"/>
              <w:bottom w:val="nil"/>
              <w:right w:val="nil"/>
            </w:tcBorders>
          </w:tcPr>
          <w:p w:rsidR="001742B9" w:rsidRDefault="00256ADB" w14:paraId="73905C0A" w14:textId="77777777">
            <w:pPr>
              <w:spacing w:after="0" w:line="259" w:lineRule="auto"/>
              <w:ind w:left="66" w:right="0" w:firstLine="0"/>
              <w:jc w:val="left"/>
            </w:pPr>
            <w:r>
              <w:rPr>
                <w:sz w:val="16"/>
              </w:rPr>
              <w:t>0.01</w:t>
            </w:r>
          </w:p>
        </w:tc>
        <w:tc>
          <w:tcPr>
            <w:tcW w:w="816" w:type="dxa"/>
            <w:tcBorders>
              <w:top w:val="nil"/>
              <w:left w:val="nil"/>
              <w:bottom w:val="nil"/>
              <w:right w:val="nil"/>
            </w:tcBorders>
          </w:tcPr>
          <w:p w:rsidR="001742B9" w:rsidRDefault="00256ADB" w14:paraId="0427EDA3" w14:textId="77777777">
            <w:pPr>
              <w:spacing w:after="0" w:line="259" w:lineRule="auto"/>
              <w:ind w:left="144" w:right="0" w:firstLine="0"/>
              <w:jc w:val="left"/>
            </w:pPr>
            <w:r>
              <w:rPr>
                <w:sz w:val="16"/>
              </w:rPr>
              <w:t>0.05</w:t>
            </w:r>
          </w:p>
        </w:tc>
        <w:tc>
          <w:tcPr>
            <w:tcW w:w="675" w:type="dxa"/>
            <w:tcBorders>
              <w:top w:val="nil"/>
              <w:left w:val="nil"/>
              <w:bottom w:val="nil"/>
              <w:right w:val="nil"/>
            </w:tcBorders>
          </w:tcPr>
          <w:p w:rsidR="001742B9" w:rsidRDefault="00256ADB" w14:paraId="0AD43F64" w14:textId="77777777">
            <w:pPr>
              <w:spacing w:after="0" w:line="259" w:lineRule="auto"/>
              <w:ind w:left="0" w:right="0" w:firstLine="0"/>
              <w:jc w:val="left"/>
            </w:pPr>
            <w:r>
              <w:rPr>
                <w:sz w:val="16"/>
              </w:rPr>
              <w:t>0.04***</w:t>
            </w:r>
          </w:p>
        </w:tc>
      </w:tr>
      <w:tr w:rsidR="001742B9" w14:paraId="388A8645" w14:textId="77777777">
        <w:trPr>
          <w:trHeight w:val="189"/>
        </w:trPr>
        <w:tc>
          <w:tcPr>
            <w:tcW w:w="5501" w:type="dxa"/>
            <w:tcBorders>
              <w:top w:val="nil"/>
              <w:left w:val="nil"/>
              <w:bottom w:val="nil"/>
              <w:right w:val="nil"/>
            </w:tcBorders>
          </w:tcPr>
          <w:p w:rsidR="001742B9" w:rsidRDefault="001742B9" w14:paraId="4203F589"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2CEF7378" w14:textId="77777777">
            <w:pPr>
              <w:spacing w:after="0" w:line="259" w:lineRule="auto"/>
              <w:ind w:left="0" w:right="0" w:firstLine="0"/>
              <w:jc w:val="left"/>
            </w:pPr>
            <w:r>
              <w:rPr>
                <w:sz w:val="16"/>
              </w:rPr>
              <w:t>(0.11)</w:t>
            </w:r>
          </w:p>
        </w:tc>
        <w:tc>
          <w:tcPr>
            <w:tcW w:w="816" w:type="dxa"/>
            <w:tcBorders>
              <w:top w:val="nil"/>
              <w:left w:val="nil"/>
              <w:bottom w:val="nil"/>
              <w:right w:val="nil"/>
            </w:tcBorders>
          </w:tcPr>
          <w:p w:rsidR="001742B9" w:rsidRDefault="00256ADB" w14:paraId="792D8F3E" w14:textId="77777777">
            <w:pPr>
              <w:spacing w:after="0" w:line="259" w:lineRule="auto"/>
              <w:ind w:left="78" w:right="0" w:firstLine="0"/>
              <w:jc w:val="left"/>
            </w:pPr>
            <w:r>
              <w:rPr>
                <w:sz w:val="16"/>
              </w:rPr>
              <w:t>(0.23)</w:t>
            </w:r>
          </w:p>
        </w:tc>
        <w:tc>
          <w:tcPr>
            <w:tcW w:w="675" w:type="dxa"/>
            <w:tcBorders>
              <w:top w:val="nil"/>
              <w:left w:val="nil"/>
              <w:bottom w:val="nil"/>
              <w:right w:val="nil"/>
            </w:tcBorders>
          </w:tcPr>
          <w:p w:rsidR="001742B9" w:rsidRDefault="00256ADB" w14:paraId="63DD36C1" w14:textId="77777777">
            <w:pPr>
              <w:spacing w:after="0" w:line="259" w:lineRule="auto"/>
              <w:ind w:left="61" w:right="0" w:firstLine="0"/>
              <w:jc w:val="left"/>
            </w:pPr>
            <w:r>
              <w:rPr>
                <w:sz w:val="16"/>
              </w:rPr>
              <w:t>(0.00)</w:t>
            </w:r>
          </w:p>
        </w:tc>
      </w:tr>
      <w:tr w:rsidR="001742B9" w14:paraId="41AD610C" w14:textId="77777777">
        <w:trPr>
          <w:trHeight w:val="189"/>
        </w:trPr>
        <w:tc>
          <w:tcPr>
            <w:tcW w:w="5501" w:type="dxa"/>
            <w:tcBorders>
              <w:top w:val="nil"/>
              <w:left w:val="nil"/>
              <w:bottom w:val="nil"/>
              <w:right w:val="nil"/>
            </w:tcBorders>
          </w:tcPr>
          <w:p w:rsidR="001742B9" w:rsidRDefault="00256ADB" w14:paraId="354DDE15" w14:textId="77777777">
            <w:pPr>
              <w:spacing w:after="0" w:line="259" w:lineRule="auto"/>
              <w:ind w:left="120" w:right="0" w:firstLine="0"/>
              <w:jc w:val="left"/>
            </w:pPr>
            <w:r>
              <w:rPr>
                <w:sz w:val="16"/>
              </w:rPr>
              <w:t>Used Emergency coping: Begged and/or scavenged</w:t>
            </w:r>
          </w:p>
        </w:tc>
        <w:tc>
          <w:tcPr>
            <w:tcW w:w="661" w:type="dxa"/>
            <w:tcBorders>
              <w:top w:val="nil"/>
              <w:left w:val="nil"/>
              <w:bottom w:val="nil"/>
              <w:right w:val="nil"/>
            </w:tcBorders>
          </w:tcPr>
          <w:p w:rsidR="001742B9" w:rsidRDefault="00256ADB" w14:paraId="074D9D61" w14:textId="77777777">
            <w:pPr>
              <w:spacing w:after="0" w:line="259" w:lineRule="auto"/>
              <w:ind w:left="66" w:right="0" w:firstLine="0"/>
              <w:jc w:val="left"/>
            </w:pPr>
            <w:r>
              <w:rPr>
                <w:sz w:val="16"/>
              </w:rPr>
              <w:t>0.01</w:t>
            </w:r>
          </w:p>
        </w:tc>
        <w:tc>
          <w:tcPr>
            <w:tcW w:w="816" w:type="dxa"/>
            <w:tcBorders>
              <w:top w:val="nil"/>
              <w:left w:val="nil"/>
              <w:bottom w:val="nil"/>
              <w:right w:val="nil"/>
            </w:tcBorders>
          </w:tcPr>
          <w:p w:rsidR="001742B9" w:rsidRDefault="00256ADB" w14:paraId="479B4C3C" w14:textId="77777777">
            <w:pPr>
              <w:spacing w:after="0" w:line="259" w:lineRule="auto"/>
              <w:ind w:left="144" w:right="0" w:firstLine="0"/>
              <w:jc w:val="left"/>
            </w:pPr>
            <w:r>
              <w:rPr>
                <w:sz w:val="16"/>
              </w:rPr>
              <w:t>0.03</w:t>
            </w:r>
          </w:p>
        </w:tc>
        <w:tc>
          <w:tcPr>
            <w:tcW w:w="675" w:type="dxa"/>
            <w:tcBorders>
              <w:top w:val="nil"/>
              <w:left w:val="nil"/>
              <w:bottom w:val="nil"/>
              <w:right w:val="nil"/>
            </w:tcBorders>
          </w:tcPr>
          <w:p w:rsidR="001742B9" w:rsidRDefault="00256ADB" w14:paraId="2BC863E7" w14:textId="77777777">
            <w:pPr>
              <w:spacing w:after="0" w:line="259" w:lineRule="auto"/>
              <w:ind w:left="85" w:right="0" w:firstLine="0"/>
              <w:jc w:val="left"/>
            </w:pPr>
            <w:r>
              <w:rPr>
                <w:sz w:val="16"/>
              </w:rPr>
              <w:t>0.02*</w:t>
            </w:r>
          </w:p>
        </w:tc>
      </w:tr>
      <w:tr w:rsidR="001742B9" w14:paraId="510422BA" w14:textId="77777777">
        <w:trPr>
          <w:trHeight w:val="189"/>
        </w:trPr>
        <w:tc>
          <w:tcPr>
            <w:tcW w:w="5501" w:type="dxa"/>
            <w:tcBorders>
              <w:top w:val="nil"/>
              <w:left w:val="nil"/>
              <w:bottom w:val="nil"/>
              <w:right w:val="nil"/>
            </w:tcBorders>
          </w:tcPr>
          <w:p w:rsidR="001742B9" w:rsidRDefault="001742B9" w14:paraId="3370D1D1"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0A2E0B35" w14:textId="77777777">
            <w:pPr>
              <w:spacing w:after="0" w:line="259" w:lineRule="auto"/>
              <w:ind w:left="0" w:right="0" w:firstLine="0"/>
              <w:jc w:val="left"/>
            </w:pPr>
            <w:r>
              <w:rPr>
                <w:sz w:val="16"/>
              </w:rPr>
              <w:t>(0.11)</w:t>
            </w:r>
          </w:p>
        </w:tc>
        <w:tc>
          <w:tcPr>
            <w:tcW w:w="816" w:type="dxa"/>
            <w:tcBorders>
              <w:top w:val="nil"/>
              <w:left w:val="nil"/>
              <w:bottom w:val="nil"/>
              <w:right w:val="nil"/>
            </w:tcBorders>
          </w:tcPr>
          <w:p w:rsidR="001742B9" w:rsidRDefault="00256ADB" w14:paraId="2370A049" w14:textId="77777777">
            <w:pPr>
              <w:spacing w:after="0" w:line="259" w:lineRule="auto"/>
              <w:ind w:left="78" w:right="0" w:firstLine="0"/>
              <w:jc w:val="left"/>
            </w:pPr>
            <w:r>
              <w:rPr>
                <w:sz w:val="16"/>
              </w:rPr>
              <w:t>(0.18)</w:t>
            </w:r>
          </w:p>
        </w:tc>
        <w:tc>
          <w:tcPr>
            <w:tcW w:w="675" w:type="dxa"/>
            <w:tcBorders>
              <w:top w:val="nil"/>
              <w:left w:val="nil"/>
              <w:bottom w:val="nil"/>
              <w:right w:val="nil"/>
            </w:tcBorders>
          </w:tcPr>
          <w:p w:rsidR="001742B9" w:rsidRDefault="00256ADB" w14:paraId="32C1D48E" w14:textId="77777777">
            <w:pPr>
              <w:spacing w:after="0" w:line="259" w:lineRule="auto"/>
              <w:ind w:left="61" w:right="0" w:firstLine="0"/>
              <w:jc w:val="left"/>
            </w:pPr>
            <w:r>
              <w:rPr>
                <w:sz w:val="16"/>
              </w:rPr>
              <w:t>(0.02)</w:t>
            </w:r>
          </w:p>
        </w:tc>
      </w:tr>
      <w:tr w:rsidR="001742B9" w14:paraId="58633E48" w14:textId="77777777">
        <w:trPr>
          <w:trHeight w:val="189"/>
        </w:trPr>
        <w:tc>
          <w:tcPr>
            <w:tcW w:w="5501" w:type="dxa"/>
            <w:tcBorders>
              <w:top w:val="nil"/>
              <w:left w:val="nil"/>
              <w:bottom w:val="nil"/>
              <w:right w:val="nil"/>
            </w:tcBorders>
          </w:tcPr>
          <w:p w:rsidR="001742B9" w:rsidRDefault="00256ADB" w14:paraId="26B51CED" w14:textId="77777777">
            <w:pPr>
              <w:spacing w:after="0" w:line="259" w:lineRule="auto"/>
              <w:ind w:left="120" w:right="0" w:firstLine="0"/>
              <w:jc w:val="left"/>
            </w:pPr>
            <w:r>
              <w:rPr>
                <w:sz w:val="16"/>
              </w:rPr>
              <w:t>Used Emergency coping: Engaged in illegal income activities</w:t>
            </w:r>
          </w:p>
        </w:tc>
        <w:tc>
          <w:tcPr>
            <w:tcW w:w="661" w:type="dxa"/>
            <w:tcBorders>
              <w:top w:val="nil"/>
              <w:left w:val="nil"/>
              <w:bottom w:val="nil"/>
              <w:right w:val="nil"/>
            </w:tcBorders>
          </w:tcPr>
          <w:p w:rsidR="001742B9" w:rsidRDefault="00256ADB" w14:paraId="0D238465" w14:textId="77777777">
            <w:pPr>
              <w:spacing w:after="0" w:line="259" w:lineRule="auto"/>
              <w:ind w:left="66" w:right="0" w:firstLine="0"/>
              <w:jc w:val="left"/>
            </w:pPr>
            <w:r>
              <w:rPr>
                <w:sz w:val="16"/>
              </w:rPr>
              <w:t>0.02</w:t>
            </w:r>
          </w:p>
        </w:tc>
        <w:tc>
          <w:tcPr>
            <w:tcW w:w="816" w:type="dxa"/>
            <w:tcBorders>
              <w:top w:val="nil"/>
              <w:left w:val="nil"/>
              <w:bottom w:val="nil"/>
              <w:right w:val="nil"/>
            </w:tcBorders>
          </w:tcPr>
          <w:p w:rsidR="001742B9" w:rsidRDefault="00256ADB" w14:paraId="269AD76E" w14:textId="77777777">
            <w:pPr>
              <w:spacing w:after="0" w:line="259" w:lineRule="auto"/>
              <w:ind w:left="144" w:right="0" w:firstLine="0"/>
              <w:jc w:val="left"/>
            </w:pPr>
            <w:r>
              <w:rPr>
                <w:sz w:val="16"/>
              </w:rPr>
              <w:t>0.07</w:t>
            </w:r>
          </w:p>
        </w:tc>
        <w:tc>
          <w:tcPr>
            <w:tcW w:w="675" w:type="dxa"/>
            <w:tcBorders>
              <w:top w:val="nil"/>
              <w:left w:val="nil"/>
              <w:bottom w:val="nil"/>
              <w:right w:val="nil"/>
            </w:tcBorders>
          </w:tcPr>
          <w:p w:rsidR="001742B9" w:rsidRDefault="00256ADB" w14:paraId="1D476E68" w14:textId="77777777">
            <w:pPr>
              <w:spacing w:after="0" w:line="259" w:lineRule="auto"/>
              <w:ind w:left="0" w:right="0" w:firstLine="0"/>
              <w:jc w:val="left"/>
            </w:pPr>
            <w:r>
              <w:rPr>
                <w:sz w:val="16"/>
              </w:rPr>
              <w:t>0.05***</w:t>
            </w:r>
          </w:p>
        </w:tc>
      </w:tr>
      <w:tr w:rsidR="001742B9" w14:paraId="275C9753" w14:textId="77777777">
        <w:trPr>
          <w:trHeight w:val="195"/>
        </w:trPr>
        <w:tc>
          <w:tcPr>
            <w:tcW w:w="5501" w:type="dxa"/>
            <w:tcBorders>
              <w:top w:val="nil"/>
              <w:left w:val="nil"/>
              <w:bottom w:val="single" w:color="000000" w:sz="3" w:space="0"/>
              <w:right w:val="nil"/>
            </w:tcBorders>
          </w:tcPr>
          <w:p w:rsidR="001742B9" w:rsidRDefault="001742B9" w14:paraId="72593A54" w14:textId="77777777">
            <w:pPr>
              <w:spacing w:after="160" w:line="259" w:lineRule="auto"/>
              <w:ind w:left="0" w:right="0" w:firstLine="0"/>
              <w:jc w:val="left"/>
            </w:pPr>
          </w:p>
        </w:tc>
        <w:tc>
          <w:tcPr>
            <w:tcW w:w="661" w:type="dxa"/>
            <w:tcBorders>
              <w:top w:val="nil"/>
              <w:left w:val="nil"/>
              <w:bottom w:val="single" w:color="000000" w:sz="3" w:space="0"/>
              <w:right w:val="nil"/>
            </w:tcBorders>
          </w:tcPr>
          <w:p w:rsidR="001742B9" w:rsidRDefault="00256ADB" w14:paraId="641F911D" w14:textId="77777777">
            <w:pPr>
              <w:spacing w:after="0" w:line="259" w:lineRule="auto"/>
              <w:ind w:left="0" w:right="0" w:firstLine="0"/>
              <w:jc w:val="left"/>
            </w:pPr>
            <w:r>
              <w:rPr>
                <w:sz w:val="16"/>
              </w:rPr>
              <w:t>(0.13)</w:t>
            </w:r>
          </w:p>
        </w:tc>
        <w:tc>
          <w:tcPr>
            <w:tcW w:w="816" w:type="dxa"/>
            <w:tcBorders>
              <w:top w:val="nil"/>
              <w:left w:val="nil"/>
              <w:bottom w:val="single" w:color="000000" w:sz="3" w:space="0"/>
              <w:right w:val="nil"/>
            </w:tcBorders>
          </w:tcPr>
          <w:p w:rsidR="001742B9" w:rsidRDefault="00256ADB" w14:paraId="2A0EF541" w14:textId="77777777">
            <w:pPr>
              <w:spacing w:after="0" w:line="259" w:lineRule="auto"/>
              <w:ind w:left="78" w:right="0" w:firstLine="0"/>
              <w:jc w:val="left"/>
            </w:pPr>
            <w:r>
              <w:rPr>
                <w:sz w:val="16"/>
              </w:rPr>
              <w:t>(0.26)</w:t>
            </w:r>
          </w:p>
        </w:tc>
        <w:tc>
          <w:tcPr>
            <w:tcW w:w="675" w:type="dxa"/>
            <w:tcBorders>
              <w:top w:val="nil"/>
              <w:left w:val="nil"/>
              <w:bottom w:val="single" w:color="000000" w:sz="3" w:space="0"/>
              <w:right w:val="nil"/>
            </w:tcBorders>
          </w:tcPr>
          <w:p w:rsidR="001742B9" w:rsidRDefault="00256ADB" w14:paraId="1AE391C9" w14:textId="77777777">
            <w:pPr>
              <w:spacing w:after="0" w:line="259" w:lineRule="auto"/>
              <w:ind w:left="61" w:right="0" w:firstLine="0"/>
              <w:jc w:val="left"/>
            </w:pPr>
            <w:r>
              <w:rPr>
                <w:sz w:val="16"/>
              </w:rPr>
              <w:t>(0.00)</w:t>
            </w:r>
          </w:p>
        </w:tc>
      </w:tr>
      <w:tr w:rsidR="001742B9" w14:paraId="11F85DD5" w14:textId="77777777">
        <w:trPr>
          <w:trHeight w:val="221"/>
        </w:trPr>
        <w:tc>
          <w:tcPr>
            <w:tcW w:w="5501" w:type="dxa"/>
            <w:tcBorders>
              <w:top w:val="single" w:color="000000" w:sz="3" w:space="0"/>
              <w:left w:val="nil"/>
              <w:bottom w:val="double" w:color="000000" w:sz="3" w:space="0"/>
              <w:right w:val="nil"/>
            </w:tcBorders>
          </w:tcPr>
          <w:p w:rsidR="001742B9" w:rsidRDefault="00256ADB" w14:paraId="262613AF" w14:textId="77777777">
            <w:pPr>
              <w:spacing w:after="0" w:line="259" w:lineRule="auto"/>
              <w:ind w:left="120" w:right="0" w:firstLine="0"/>
              <w:jc w:val="left"/>
            </w:pPr>
            <w:r>
              <w:rPr>
                <w:sz w:val="16"/>
              </w:rPr>
              <w:t>Observations</w:t>
            </w:r>
          </w:p>
        </w:tc>
        <w:tc>
          <w:tcPr>
            <w:tcW w:w="661" w:type="dxa"/>
            <w:tcBorders>
              <w:top w:val="single" w:color="000000" w:sz="3" w:space="0"/>
              <w:left w:val="nil"/>
              <w:bottom w:val="double" w:color="000000" w:sz="3" w:space="0"/>
              <w:right w:val="nil"/>
            </w:tcBorders>
          </w:tcPr>
          <w:p w:rsidR="001742B9" w:rsidRDefault="00256ADB" w14:paraId="1DCDF3D2" w14:textId="77777777">
            <w:pPr>
              <w:spacing w:after="0" w:line="259" w:lineRule="auto"/>
              <w:ind w:left="89" w:right="0" w:firstLine="0"/>
              <w:jc w:val="left"/>
            </w:pPr>
            <w:r>
              <w:rPr>
                <w:sz w:val="16"/>
              </w:rPr>
              <w:t>610</w:t>
            </w:r>
          </w:p>
        </w:tc>
        <w:tc>
          <w:tcPr>
            <w:tcW w:w="816" w:type="dxa"/>
            <w:tcBorders>
              <w:top w:val="single" w:color="000000" w:sz="3" w:space="0"/>
              <w:left w:val="nil"/>
              <w:bottom w:val="double" w:color="000000" w:sz="3" w:space="0"/>
              <w:right w:val="nil"/>
            </w:tcBorders>
          </w:tcPr>
          <w:p w:rsidR="001742B9" w:rsidRDefault="00256ADB" w14:paraId="010F9191" w14:textId="77777777">
            <w:pPr>
              <w:spacing w:after="0" w:line="259" w:lineRule="auto"/>
              <w:ind w:left="167" w:right="0" w:firstLine="0"/>
              <w:jc w:val="left"/>
            </w:pPr>
            <w:r>
              <w:rPr>
                <w:sz w:val="16"/>
              </w:rPr>
              <w:t>483</w:t>
            </w:r>
          </w:p>
        </w:tc>
        <w:tc>
          <w:tcPr>
            <w:tcW w:w="675" w:type="dxa"/>
            <w:tcBorders>
              <w:top w:val="single" w:color="000000" w:sz="3" w:space="0"/>
              <w:left w:val="nil"/>
              <w:bottom w:val="double" w:color="000000" w:sz="3" w:space="0"/>
              <w:right w:val="nil"/>
            </w:tcBorders>
          </w:tcPr>
          <w:p w:rsidR="001742B9" w:rsidRDefault="00256ADB" w14:paraId="4D5005B9" w14:textId="77777777">
            <w:pPr>
              <w:spacing w:after="0" w:line="259" w:lineRule="auto"/>
              <w:ind w:left="85" w:right="0" w:firstLine="0"/>
              <w:jc w:val="left"/>
            </w:pPr>
            <w:r>
              <w:rPr>
                <w:sz w:val="16"/>
              </w:rPr>
              <w:t>1,093</w:t>
            </w:r>
          </w:p>
        </w:tc>
      </w:tr>
    </w:tbl>
    <w:p w:rsidR="001742B9" w:rsidRDefault="00256ADB" w14:paraId="0034683C" w14:textId="77777777">
      <w:pPr>
        <w:spacing w:after="3" w:line="265" w:lineRule="auto"/>
        <w:ind w:left="846" w:right="0"/>
        <w:jc w:val="left"/>
        <w:rPr>
          <w:sz w:val="16"/>
        </w:rPr>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FB3434" w:rsidRDefault="00FB3434" w14:paraId="0727F4D4" w14:textId="77777777">
      <w:pPr>
        <w:spacing w:after="3" w:line="265" w:lineRule="auto"/>
        <w:ind w:left="846" w:right="0"/>
        <w:jc w:val="left"/>
      </w:pPr>
    </w:p>
    <w:p w:rsidR="001742B9" w:rsidRDefault="00256ADB" w14:paraId="758F6D95" w14:textId="77777777">
      <w:pPr>
        <w:spacing w:after="0" w:line="259" w:lineRule="auto"/>
        <w:ind w:right="2544"/>
        <w:jc w:val="right"/>
      </w:pPr>
      <w:r>
        <w:t xml:space="preserve">Table 12: </w:t>
      </w:r>
      <w:proofErr w:type="spellStart"/>
      <w:r>
        <w:t>Ecaudor</w:t>
      </w:r>
      <w:proofErr w:type="spellEnd"/>
      <w:r>
        <w:t>: Each Coping Strategy Used</w:t>
      </w:r>
    </w:p>
    <w:tbl>
      <w:tblPr>
        <w:tblW w:w="7653" w:type="dxa"/>
        <w:tblInd w:w="853" w:type="dxa"/>
        <w:tblCellMar>
          <w:top w:w="24" w:type="dxa"/>
          <w:right w:w="115" w:type="dxa"/>
        </w:tblCellMar>
        <w:tblLook w:val="04A0" w:firstRow="1" w:lastRow="0" w:firstColumn="1" w:lastColumn="0" w:noHBand="0" w:noVBand="1"/>
      </w:tblPr>
      <w:tblGrid>
        <w:gridCol w:w="5430"/>
        <w:gridCol w:w="671"/>
        <w:gridCol w:w="806"/>
        <w:gridCol w:w="746"/>
      </w:tblGrid>
      <w:tr w:rsidR="001742B9" w14:paraId="1EBE046A" w14:textId="77777777">
        <w:trPr>
          <w:trHeight w:val="216"/>
        </w:trPr>
        <w:tc>
          <w:tcPr>
            <w:tcW w:w="5501" w:type="dxa"/>
            <w:tcBorders>
              <w:top w:val="double" w:color="000000" w:sz="3" w:space="0"/>
              <w:left w:val="nil"/>
              <w:bottom w:val="nil"/>
              <w:right w:val="nil"/>
            </w:tcBorders>
          </w:tcPr>
          <w:p w:rsidR="001742B9" w:rsidRDefault="001742B9" w14:paraId="1A6BD848"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3654FA47" w14:textId="77777777">
            <w:pPr>
              <w:spacing w:after="160" w:line="259" w:lineRule="auto"/>
              <w:ind w:left="0" w:right="0" w:firstLine="0"/>
              <w:jc w:val="left"/>
            </w:pPr>
          </w:p>
        </w:tc>
        <w:tc>
          <w:tcPr>
            <w:tcW w:w="806" w:type="dxa"/>
            <w:tcBorders>
              <w:top w:val="double" w:color="000000" w:sz="3" w:space="0"/>
              <w:left w:val="nil"/>
              <w:bottom w:val="nil"/>
              <w:right w:val="nil"/>
            </w:tcBorders>
          </w:tcPr>
          <w:p w:rsidR="001742B9" w:rsidRDefault="00256ADB" w14:paraId="75125181" w14:textId="77777777">
            <w:pPr>
              <w:spacing w:after="0" w:line="259" w:lineRule="auto"/>
              <w:ind w:left="38" w:right="0" w:firstLine="0"/>
              <w:jc w:val="left"/>
            </w:pPr>
            <w:r>
              <w:rPr>
                <w:sz w:val="16"/>
              </w:rPr>
              <w:t>Ecuador</w:t>
            </w:r>
          </w:p>
        </w:tc>
        <w:tc>
          <w:tcPr>
            <w:tcW w:w="675" w:type="dxa"/>
            <w:tcBorders>
              <w:top w:val="double" w:color="000000" w:sz="3" w:space="0"/>
              <w:left w:val="nil"/>
              <w:bottom w:val="nil"/>
              <w:right w:val="nil"/>
            </w:tcBorders>
          </w:tcPr>
          <w:p w:rsidR="001742B9" w:rsidRDefault="001742B9" w14:paraId="5ACDA84A" w14:textId="77777777">
            <w:pPr>
              <w:spacing w:after="160" w:line="259" w:lineRule="auto"/>
              <w:ind w:left="0" w:right="0" w:firstLine="0"/>
              <w:jc w:val="left"/>
            </w:pPr>
          </w:p>
        </w:tc>
      </w:tr>
      <w:tr w:rsidR="001742B9" w14:paraId="69384391" w14:textId="77777777">
        <w:trPr>
          <w:trHeight w:val="195"/>
        </w:trPr>
        <w:tc>
          <w:tcPr>
            <w:tcW w:w="5501" w:type="dxa"/>
            <w:tcBorders>
              <w:top w:val="nil"/>
              <w:left w:val="nil"/>
              <w:bottom w:val="single" w:color="000000" w:sz="3" w:space="0"/>
              <w:right w:val="nil"/>
            </w:tcBorders>
          </w:tcPr>
          <w:p w:rsidR="001742B9" w:rsidRDefault="00256ADB" w14:paraId="7ABC0EB3" w14:textId="77777777">
            <w:pPr>
              <w:spacing w:after="0" w:line="259" w:lineRule="auto"/>
              <w:ind w:left="120" w:right="0" w:firstLine="0"/>
              <w:jc w:val="left"/>
            </w:pPr>
            <w:r>
              <w:rPr>
                <w:sz w:val="16"/>
              </w:rPr>
              <w:t>Variable</w:t>
            </w:r>
          </w:p>
        </w:tc>
        <w:tc>
          <w:tcPr>
            <w:tcW w:w="672" w:type="dxa"/>
            <w:tcBorders>
              <w:top w:val="nil"/>
              <w:left w:val="nil"/>
              <w:bottom w:val="single" w:color="000000" w:sz="3" w:space="0"/>
              <w:right w:val="nil"/>
            </w:tcBorders>
          </w:tcPr>
          <w:p w:rsidR="001742B9" w:rsidRDefault="00256ADB" w14:paraId="1B8CF213" w14:textId="77777777">
            <w:pPr>
              <w:spacing w:after="0" w:line="259" w:lineRule="auto"/>
              <w:ind w:left="64" w:right="0" w:firstLine="0"/>
              <w:jc w:val="left"/>
            </w:pPr>
            <w:r>
              <w:rPr>
                <w:sz w:val="16"/>
              </w:rPr>
              <w:t>F2F</w:t>
            </w:r>
          </w:p>
        </w:tc>
        <w:tc>
          <w:tcPr>
            <w:tcW w:w="806" w:type="dxa"/>
            <w:tcBorders>
              <w:top w:val="nil"/>
              <w:left w:val="nil"/>
              <w:bottom w:val="single" w:color="000000" w:sz="3" w:space="0"/>
              <w:right w:val="nil"/>
            </w:tcBorders>
          </w:tcPr>
          <w:p w:rsidR="001742B9" w:rsidRDefault="00256ADB" w14:paraId="092F7EEC" w14:textId="77777777">
            <w:pPr>
              <w:spacing w:after="0" w:line="259" w:lineRule="auto"/>
              <w:ind w:left="0" w:right="0" w:firstLine="0"/>
              <w:jc w:val="left"/>
            </w:pPr>
            <w:r>
              <w:rPr>
                <w:sz w:val="16"/>
              </w:rPr>
              <w:t>Remote</w:t>
            </w:r>
          </w:p>
        </w:tc>
        <w:tc>
          <w:tcPr>
            <w:tcW w:w="675" w:type="dxa"/>
            <w:tcBorders>
              <w:top w:val="nil"/>
              <w:left w:val="nil"/>
              <w:bottom w:val="single" w:color="000000" w:sz="3" w:space="0"/>
              <w:right w:val="nil"/>
            </w:tcBorders>
          </w:tcPr>
          <w:p w:rsidR="001742B9" w:rsidRDefault="00256ADB" w14:paraId="7E24EA2A" w14:textId="77777777">
            <w:pPr>
              <w:spacing w:after="0" w:line="259" w:lineRule="auto"/>
              <w:ind w:left="140" w:right="0" w:firstLine="0"/>
              <w:jc w:val="left"/>
            </w:pPr>
            <w:r>
              <w:rPr>
                <w:sz w:val="16"/>
              </w:rPr>
              <w:t>Diff</w:t>
            </w:r>
          </w:p>
        </w:tc>
      </w:tr>
      <w:tr w:rsidR="001742B9" w14:paraId="6D78AAF7" w14:textId="77777777">
        <w:trPr>
          <w:trHeight w:val="192"/>
        </w:trPr>
        <w:tc>
          <w:tcPr>
            <w:tcW w:w="5501" w:type="dxa"/>
            <w:tcBorders>
              <w:top w:val="single" w:color="000000" w:sz="3" w:space="0"/>
              <w:left w:val="nil"/>
              <w:bottom w:val="nil"/>
              <w:right w:val="nil"/>
            </w:tcBorders>
          </w:tcPr>
          <w:p w:rsidR="001742B9" w:rsidRDefault="00256ADB" w14:paraId="2E850AB0" w14:textId="77777777">
            <w:pPr>
              <w:spacing w:after="0" w:line="259" w:lineRule="auto"/>
              <w:ind w:left="120" w:right="0" w:firstLine="0"/>
              <w:jc w:val="left"/>
            </w:pPr>
            <w:r>
              <w:rPr>
                <w:sz w:val="16"/>
              </w:rPr>
              <w:t>Used Stress coping: Sold household assets/goods</w:t>
            </w:r>
          </w:p>
        </w:tc>
        <w:tc>
          <w:tcPr>
            <w:tcW w:w="672" w:type="dxa"/>
            <w:tcBorders>
              <w:top w:val="single" w:color="000000" w:sz="3" w:space="0"/>
              <w:left w:val="nil"/>
              <w:bottom w:val="nil"/>
              <w:right w:val="nil"/>
            </w:tcBorders>
          </w:tcPr>
          <w:p w:rsidR="001742B9" w:rsidRDefault="00256ADB" w14:paraId="40F7C2D3" w14:textId="77777777">
            <w:pPr>
              <w:spacing w:after="0" w:line="259" w:lineRule="auto"/>
              <w:ind w:left="66" w:right="0" w:firstLine="0"/>
              <w:jc w:val="left"/>
            </w:pPr>
            <w:r>
              <w:rPr>
                <w:sz w:val="16"/>
              </w:rPr>
              <w:t>0.10</w:t>
            </w:r>
          </w:p>
        </w:tc>
        <w:tc>
          <w:tcPr>
            <w:tcW w:w="806" w:type="dxa"/>
            <w:tcBorders>
              <w:top w:val="single" w:color="000000" w:sz="3" w:space="0"/>
              <w:left w:val="nil"/>
              <w:bottom w:val="nil"/>
              <w:right w:val="nil"/>
            </w:tcBorders>
          </w:tcPr>
          <w:p w:rsidR="001742B9" w:rsidRDefault="00256ADB" w14:paraId="7BF9FE07" w14:textId="77777777">
            <w:pPr>
              <w:spacing w:after="0" w:line="259" w:lineRule="auto"/>
              <w:ind w:left="133" w:right="0" w:firstLine="0"/>
              <w:jc w:val="left"/>
            </w:pPr>
            <w:r>
              <w:rPr>
                <w:sz w:val="16"/>
              </w:rPr>
              <w:t>0.15</w:t>
            </w:r>
          </w:p>
        </w:tc>
        <w:tc>
          <w:tcPr>
            <w:tcW w:w="675" w:type="dxa"/>
            <w:tcBorders>
              <w:top w:val="single" w:color="000000" w:sz="3" w:space="0"/>
              <w:left w:val="nil"/>
              <w:bottom w:val="nil"/>
              <w:right w:val="nil"/>
            </w:tcBorders>
          </w:tcPr>
          <w:p w:rsidR="001742B9" w:rsidRDefault="00256ADB" w14:paraId="40934988" w14:textId="77777777">
            <w:pPr>
              <w:spacing w:after="0" w:line="259" w:lineRule="auto"/>
              <w:ind w:left="42" w:right="0" w:firstLine="0"/>
              <w:jc w:val="left"/>
            </w:pPr>
            <w:r>
              <w:rPr>
                <w:sz w:val="16"/>
              </w:rPr>
              <w:t>0.05**</w:t>
            </w:r>
          </w:p>
        </w:tc>
      </w:tr>
      <w:tr w:rsidR="001742B9" w14:paraId="3BB3F9E6" w14:textId="77777777">
        <w:trPr>
          <w:trHeight w:val="189"/>
        </w:trPr>
        <w:tc>
          <w:tcPr>
            <w:tcW w:w="5501" w:type="dxa"/>
            <w:tcBorders>
              <w:top w:val="nil"/>
              <w:left w:val="nil"/>
              <w:bottom w:val="nil"/>
              <w:right w:val="nil"/>
            </w:tcBorders>
          </w:tcPr>
          <w:p w:rsidR="001742B9" w:rsidRDefault="001742B9" w14:paraId="4943A749"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3758864" w14:textId="77777777">
            <w:pPr>
              <w:spacing w:after="0" w:line="259" w:lineRule="auto"/>
              <w:ind w:left="0" w:right="0" w:firstLine="0"/>
              <w:jc w:val="left"/>
            </w:pPr>
            <w:r>
              <w:rPr>
                <w:sz w:val="16"/>
              </w:rPr>
              <w:t>(0.31)</w:t>
            </w:r>
          </w:p>
        </w:tc>
        <w:tc>
          <w:tcPr>
            <w:tcW w:w="806" w:type="dxa"/>
            <w:tcBorders>
              <w:top w:val="nil"/>
              <w:left w:val="nil"/>
              <w:bottom w:val="nil"/>
              <w:right w:val="nil"/>
            </w:tcBorders>
          </w:tcPr>
          <w:p w:rsidR="001742B9" w:rsidRDefault="00256ADB" w14:paraId="0EFE3B40" w14:textId="77777777">
            <w:pPr>
              <w:spacing w:after="0" w:line="259" w:lineRule="auto"/>
              <w:ind w:left="67" w:right="0" w:firstLine="0"/>
              <w:jc w:val="left"/>
            </w:pPr>
            <w:r>
              <w:rPr>
                <w:sz w:val="16"/>
              </w:rPr>
              <w:t>(0.36)</w:t>
            </w:r>
          </w:p>
        </w:tc>
        <w:tc>
          <w:tcPr>
            <w:tcW w:w="675" w:type="dxa"/>
            <w:tcBorders>
              <w:top w:val="nil"/>
              <w:left w:val="nil"/>
              <w:bottom w:val="nil"/>
              <w:right w:val="nil"/>
            </w:tcBorders>
          </w:tcPr>
          <w:p w:rsidR="001742B9" w:rsidRDefault="00256ADB" w14:paraId="4A33AE56" w14:textId="77777777">
            <w:pPr>
              <w:spacing w:after="0" w:line="259" w:lineRule="auto"/>
              <w:ind w:left="61" w:right="0" w:firstLine="0"/>
              <w:jc w:val="left"/>
            </w:pPr>
            <w:r>
              <w:rPr>
                <w:sz w:val="16"/>
              </w:rPr>
              <w:t>(0.01)</w:t>
            </w:r>
          </w:p>
        </w:tc>
      </w:tr>
      <w:tr w:rsidR="001742B9" w14:paraId="16895042" w14:textId="77777777">
        <w:trPr>
          <w:trHeight w:val="189"/>
        </w:trPr>
        <w:tc>
          <w:tcPr>
            <w:tcW w:w="5501" w:type="dxa"/>
            <w:tcBorders>
              <w:top w:val="nil"/>
              <w:left w:val="nil"/>
              <w:bottom w:val="nil"/>
              <w:right w:val="nil"/>
            </w:tcBorders>
          </w:tcPr>
          <w:p w:rsidR="001742B9" w:rsidRDefault="00256ADB" w14:paraId="0286D289" w14:textId="77777777">
            <w:pPr>
              <w:spacing w:after="0" w:line="259" w:lineRule="auto"/>
              <w:ind w:left="120" w:right="0" w:firstLine="0"/>
              <w:jc w:val="left"/>
            </w:pPr>
            <w:r>
              <w:rPr>
                <w:sz w:val="16"/>
              </w:rPr>
              <w:t>Used Stress coping: Purchased food/non-food on credit (incur debts)</w:t>
            </w:r>
          </w:p>
        </w:tc>
        <w:tc>
          <w:tcPr>
            <w:tcW w:w="672" w:type="dxa"/>
            <w:tcBorders>
              <w:top w:val="nil"/>
              <w:left w:val="nil"/>
              <w:bottom w:val="nil"/>
              <w:right w:val="nil"/>
            </w:tcBorders>
          </w:tcPr>
          <w:p w:rsidR="001742B9" w:rsidRDefault="00256ADB" w14:paraId="09478D6B" w14:textId="77777777">
            <w:pPr>
              <w:spacing w:after="0" w:line="259" w:lineRule="auto"/>
              <w:ind w:left="66" w:right="0" w:firstLine="0"/>
              <w:jc w:val="left"/>
            </w:pPr>
            <w:r>
              <w:rPr>
                <w:sz w:val="16"/>
              </w:rPr>
              <w:t>0.39</w:t>
            </w:r>
          </w:p>
        </w:tc>
        <w:tc>
          <w:tcPr>
            <w:tcW w:w="806" w:type="dxa"/>
            <w:tcBorders>
              <w:top w:val="nil"/>
              <w:left w:val="nil"/>
              <w:bottom w:val="nil"/>
              <w:right w:val="nil"/>
            </w:tcBorders>
          </w:tcPr>
          <w:p w:rsidR="001742B9" w:rsidRDefault="00256ADB" w14:paraId="1908E578" w14:textId="77777777">
            <w:pPr>
              <w:spacing w:after="0" w:line="259" w:lineRule="auto"/>
              <w:ind w:left="133" w:right="0" w:firstLine="0"/>
              <w:jc w:val="left"/>
            </w:pPr>
            <w:r>
              <w:rPr>
                <w:sz w:val="16"/>
              </w:rPr>
              <w:t>0.31</w:t>
            </w:r>
          </w:p>
        </w:tc>
        <w:tc>
          <w:tcPr>
            <w:tcW w:w="675" w:type="dxa"/>
            <w:tcBorders>
              <w:top w:val="nil"/>
              <w:left w:val="nil"/>
              <w:bottom w:val="nil"/>
              <w:right w:val="nil"/>
            </w:tcBorders>
          </w:tcPr>
          <w:p w:rsidR="001742B9" w:rsidRDefault="00256ADB" w14:paraId="0557DB6B" w14:textId="77777777">
            <w:pPr>
              <w:spacing w:after="0" w:line="259" w:lineRule="auto"/>
              <w:ind w:left="14" w:right="0" w:firstLine="0"/>
              <w:jc w:val="left"/>
            </w:pPr>
            <w:r>
              <w:rPr>
                <w:sz w:val="16"/>
              </w:rPr>
              <w:t>-0.08**</w:t>
            </w:r>
          </w:p>
        </w:tc>
      </w:tr>
      <w:tr w:rsidR="001742B9" w14:paraId="637430CF" w14:textId="77777777">
        <w:trPr>
          <w:trHeight w:val="189"/>
        </w:trPr>
        <w:tc>
          <w:tcPr>
            <w:tcW w:w="5501" w:type="dxa"/>
            <w:tcBorders>
              <w:top w:val="nil"/>
              <w:left w:val="nil"/>
              <w:bottom w:val="nil"/>
              <w:right w:val="nil"/>
            </w:tcBorders>
          </w:tcPr>
          <w:p w:rsidR="001742B9" w:rsidRDefault="001742B9" w14:paraId="2CD8AE89"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0FAC8298" w14:textId="77777777">
            <w:pPr>
              <w:spacing w:after="0" w:line="259" w:lineRule="auto"/>
              <w:ind w:left="0" w:right="0" w:firstLine="0"/>
              <w:jc w:val="left"/>
            </w:pPr>
            <w:r>
              <w:rPr>
                <w:sz w:val="16"/>
              </w:rPr>
              <w:t>(0.49)</w:t>
            </w:r>
          </w:p>
        </w:tc>
        <w:tc>
          <w:tcPr>
            <w:tcW w:w="806" w:type="dxa"/>
            <w:tcBorders>
              <w:top w:val="nil"/>
              <w:left w:val="nil"/>
              <w:bottom w:val="nil"/>
              <w:right w:val="nil"/>
            </w:tcBorders>
          </w:tcPr>
          <w:p w:rsidR="001742B9" w:rsidRDefault="00256ADB" w14:paraId="681AC19E" w14:textId="77777777">
            <w:pPr>
              <w:spacing w:after="0" w:line="259" w:lineRule="auto"/>
              <w:ind w:left="67" w:right="0" w:firstLine="0"/>
              <w:jc w:val="left"/>
            </w:pPr>
            <w:r>
              <w:rPr>
                <w:sz w:val="16"/>
              </w:rPr>
              <w:t>(0.46)</w:t>
            </w:r>
          </w:p>
        </w:tc>
        <w:tc>
          <w:tcPr>
            <w:tcW w:w="675" w:type="dxa"/>
            <w:tcBorders>
              <w:top w:val="nil"/>
              <w:left w:val="nil"/>
              <w:bottom w:val="nil"/>
              <w:right w:val="nil"/>
            </w:tcBorders>
          </w:tcPr>
          <w:p w:rsidR="001742B9" w:rsidRDefault="00256ADB" w14:paraId="6582BC06" w14:textId="77777777">
            <w:pPr>
              <w:spacing w:after="0" w:line="259" w:lineRule="auto"/>
              <w:ind w:left="61" w:right="0" w:firstLine="0"/>
              <w:jc w:val="left"/>
            </w:pPr>
            <w:r>
              <w:rPr>
                <w:sz w:val="16"/>
              </w:rPr>
              <w:t>(0.00)</w:t>
            </w:r>
          </w:p>
        </w:tc>
      </w:tr>
      <w:tr w:rsidR="001742B9" w14:paraId="752714B1" w14:textId="77777777">
        <w:trPr>
          <w:trHeight w:val="189"/>
        </w:trPr>
        <w:tc>
          <w:tcPr>
            <w:tcW w:w="5501" w:type="dxa"/>
            <w:tcBorders>
              <w:top w:val="nil"/>
              <w:left w:val="nil"/>
              <w:bottom w:val="nil"/>
              <w:right w:val="nil"/>
            </w:tcBorders>
          </w:tcPr>
          <w:p w:rsidR="001742B9" w:rsidRDefault="00256ADB" w14:paraId="7B814DFC" w14:textId="77777777">
            <w:pPr>
              <w:spacing w:after="0" w:line="259" w:lineRule="auto"/>
              <w:ind w:left="120" w:right="0" w:firstLine="0"/>
              <w:jc w:val="left"/>
            </w:pPr>
            <w:r>
              <w:rPr>
                <w:sz w:val="16"/>
              </w:rPr>
              <w:t>Used Stress coping: Spent savings</w:t>
            </w:r>
          </w:p>
        </w:tc>
        <w:tc>
          <w:tcPr>
            <w:tcW w:w="672" w:type="dxa"/>
            <w:tcBorders>
              <w:top w:val="nil"/>
              <w:left w:val="nil"/>
              <w:bottom w:val="nil"/>
              <w:right w:val="nil"/>
            </w:tcBorders>
          </w:tcPr>
          <w:p w:rsidR="001742B9" w:rsidRDefault="00256ADB" w14:paraId="2A99C61E" w14:textId="77777777">
            <w:pPr>
              <w:spacing w:after="0" w:line="259" w:lineRule="auto"/>
              <w:ind w:left="66" w:right="0" w:firstLine="0"/>
              <w:jc w:val="left"/>
            </w:pPr>
            <w:r>
              <w:rPr>
                <w:sz w:val="16"/>
              </w:rPr>
              <w:t>0.62</w:t>
            </w:r>
          </w:p>
        </w:tc>
        <w:tc>
          <w:tcPr>
            <w:tcW w:w="806" w:type="dxa"/>
            <w:tcBorders>
              <w:top w:val="nil"/>
              <w:left w:val="nil"/>
              <w:bottom w:val="nil"/>
              <w:right w:val="nil"/>
            </w:tcBorders>
          </w:tcPr>
          <w:p w:rsidR="001742B9" w:rsidRDefault="00256ADB" w14:paraId="68523341" w14:textId="77777777">
            <w:pPr>
              <w:spacing w:after="0" w:line="259" w:lineRule="auto"/>
              <w:ind w:left="133" w:right="0" w:firstLine="0"/>
              <w:jc w:val="left"/>
            </w:pPr>
            <w:r>
              <w:rPr>
                <w:sz w:val="16"/>
              </w:rPr>
              <w:t>0.65</w:t>
            </w:r>
          </w:p>
        </w:tc>
        <w:tc>
          <w:tcPr>
            <w:tcW w:w="675" w:type="dxa"/>
            <w:tcBorders>
              <w:top w:val="nil"/>
              <w:left w:val="nil"/>
              <w:bottom w:val="nil"/>
              <w:right w:val="nil"/>
            </w:tcBorders>
          </w:tcPr>
          <w:p w:rsidR="001742B9" w:rsidRDefault="00256ADB" w14:paraId="348533F5" w14:textId="77777777">
            <w:pPr>
              <w:spacing w:after="0" w:line="259" w:lineRule="auto"/>
              <w:ind w:left="127" w:right="0" w:firstLine="0"/>
              <w:jc w:val="left"/>
            </w:pPr>
            <w:r>
              <w:rPr>
                <w:sz w:val="16"/>
              </w:rPr>
              <w:t>0.03</w:t>
            </w:r>
          </w:p>
        </w:tc>
      </w:tr>
      <w:tr w:rsidR="001742B9" w14:paraId="225F17CC" w14:textId="77777777">
        <w:trPr>
          <w:trHeight w:val="189"/>
        </w:trPr>
        <w:tc>
          <w:tcPr>
            <w:tcW w:w="5501" w:type="dxa"/>
            <w:tcBorders>
              <w:top w:val="nil"/>
              <w:left w:val="nil"/>
              <w:bottom w:val="nil"/>
              <w:right w:val="nil"/>
            </w:tcBorders>
          </w:tcPr>
          <w:p w:rsidR="001742B9" w:rsidRDefault="001742B9" w14:paraId="7751D092"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18BB5E10" w14:textId="77777777">
            <w:pPr>
              <w:spacing w:after="0" w:line="259" w:lineRule="auto"/>
              <w:ind w:left="0" w:right="0" w:firstLine="0"/>
              <w:jc w:val="left"/>
            </w:pPr>
            <w:r>
              <w:rPr>
                <w:sz w:val="16"/>
              </w:rPr>
              <w:t>(0.49)</w:t>
            </w:r>
          </w:p>
        </w:tc>
        <w:tc>
          <w:tcPr>
            <w:tcW w:w="806" w:type="dxa"/>
            <w:tcBorders>
              <w:top w:val="nil"/>
              <w:left w:val="nil"/>
              <w:bottom w:val="nil"/>
              <w:right w:val="nil"/>
            </w:tcBorders>
          </w:tcPr>
          <w:p w:rsidR="001742B9" w:rsidRDefault="00256ADB" w14:paraId="67144A60" w14:textId="77777777">
            <w:pPr>
              <w:spacing w:after="0" w:line="259" w:lineRule="auto"/>
              <w:ind w:left="67" w:right="0" w:firstLine="0"/>
              <w:jc w:val="left"/>
            </w:pPr>
            <w:r>
              <w:rPr>
                <w:sz w:val="16"/>
              </w:rPr>
              <w:t>(0.48)</w:t>
            </w:r>
          </w:p>
        </w:tc>
        <w:tc>
          <w:tcPr>
            <w:tcW w:w="675" w:type="dxa"/>
            <w:tcBorders>
              <w:top w:val="nil"/>
              <w:left w:val="nil"/>
              <w:bottom w:val="nil"/>
              <w:right w:val="nil"/>
            </w:tcBorders>
          </w:tcPr>
          <w:p w:rsidR="001742B9" w:rsidRDefault="00256ADB" w14:paraId="1076386B" w14:textId="77777777">
            <w:pPr>
              <w:spacing w:after="0" w:line="259" w:lineRule="auto"/>
              <w:ind w:left="61" w:right="0" w:firstLine="0"/>
              <w:jc w:val="left"/>
            </w:pPr>
            <w:r>
              <w:rPr>
                <w:sz w:val="16"/>
              </w:rPr>
              <w:t>(0.18)</w:t>
            </w:r>
          </w:p>
        </w:tc>
      </w:tr>
      <w:tr w:rsidR="001742B9" w14:paraId="72312D18" w14:textId="77777777">
        <w:trPr>
          <w:trHeight w:val="189"/>
        </w:trPr>
        <w:tc>
          <w:tcPr>
            <w:tcW w:w="5501" w:type="dxa"/>
            <w:tcBorders>
              <w:top w:val="nil"/>
              <w:left w:val="nil"/>
              <w:bottom w:val="nil"/>
              <w:right w:val="nil"/>
            </w:tcBorders>
          </w:tcPr>
          <w:p w:rsidR="001742B9" w:rsidRDefault="00256ADB" w14:paraId="3520A60E" w14:textId="77777777">
            <w:pPr>
              <w:spacing w:after="0" w:line="259" w:lineRule="auto"/>
              <w:ind w:left="120" w:right="0" w:firstLine="0"/>
              <w:jc w:val="left"/>
            </w:pPr>
            <w:r>
              <w:rPr>
                <w:sz w:val="16"/>
              </w:rPr>
              <w:t>Used Stress coping: Borrowed money</w:t>
            </w:r>
          </w:p>
        </w:tc>
        <w:tc>
          <w:tcPr>
            <w:tcW w:w="672" w:type="dxa"/>
            <w:tcBorders>
              <w:top w:val="nil"/>
              <w:left w:val="nil"/>
              <w:bottom w:val="nil"/>
              <w:right w:val="nil"/>
            </w:tcBorders>
          </w:tcPr>
          <w:p w:rsidR="001742B9" w:rsidRDefault="00256ADB" w14:paraId="408F42B9" w14:textId="77777777">
            <w:pPr>
              <w:spacing w:after="0" w:line="259" w:lineRule="auto"/>
              <w:ind w:left="66" w:right="0" w:firstLine="0"/>
              <w:jc w:val="left"/>
            </w:pPr>
            <w:r>
              <w:rPr>
                <w:sz w:val="16"/>
              </w:rPr>
              <w:t>0.64</w:t>
            </w:r>
          </w:p>
        </w:tc>
        <w:tc>
          <w:tcPr>
            <w:tcW w:w="806" w:type="dxa"/>
            <w:tcBorders>
              <w:top w:val="nil"/>
              <w:left w:val="nil"/>
              <w:bottom w:val="nil"/>
              <w:right w:val="nil"/>
            </w:tcBorders>
          </w:tcPr>
          <w:p w:rsidR="001742B9" w:rsidRDefault="00256ADB" w14:paraId="52FF92AA" w14:textId="77777777">
            <w:pPr>
              <w:spacing w:after="0" w:line="259" w:lineRule="auto"/>
              <w:ind w:left="133" w:right="0" w:firstLine="0"/>
              <w:jc w:val="left"/>
            </w:pPr>
            <w:r>
              <w:rPr>
                <w:sz w:val="16"/>
              </w:rPr>
              <w:t>0.64</w:t>
            </w:r>
          </w:p>
        </w:tc>
        <w:tc>
          <w:tcPr>
            <w:tcW w:w="675" w:type="dxa"/>
            <w:tcBorders>
              <w:top w:val="nil"/>
              <w:left w:val="nil"/>
              <w:bottom w:val="nil"/>
              <w:right w:val="nil"/>
            </w:tcBorders>
          </w:tcPr>
          <w:p w:rsidR="001742B9" w:rsidRDefault="00256ADB" w14:paraId="31AA6D55" w14:textId="77777777">
            <w:pPr>
              <w:spacing w:after="0" w:line="259" w:lineRule="auto"/>
              <w:ind w:left="127" w:right="0" w:firstLine="0"/>
              <w:jc w:val="left"/>
            </w:pPr>
            <w:r>
              <w:rPr>
                <w:sz w:val="16"/>
              </w:rPr>
              <w:t>0.01</w:t>
            </w:r>
          </w:p>
        </w:tc>
      </w:tr>
      <w:tr w:rsidR="001742B9" w14:paraId="78516CE6" w14:textId="77777777">
        <w:trPr>
          <w:trHeight w:val="189"/>
        </w:trPr>
        <w:tc>
          <w:tcPr>
            <w:tcW w:w="5501" w:type="dxa"/>
            <w:tcBorders>
              <w:top w:val="nil"/>
              <w:left w:val="nil"/>
              <w:bottom w:val="nil"/>
              <w:right w:val="nil"/>
            </w:tcBorders>
          </w:tcPr>
          <w:p w:rsidR="001742B9" w:rsidRDefault="001742B9" w14:paraId="639BDC0A"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6D55623E" w14:textId="77777777">
            <w:pPr>
              <w:spacing w:after="0" w:line="259" w:lineRule="auto"/>
              <w:ind w:left="0" w:right="0" w:firstLine="0"/>
              <w:jc w:val="left"/>
            </w:pPr>
            <w:r>
              <w:rPr>
                <w:sz w:val="16"/>
              </w:rPr>
              <w:t>(0.48)</w:t>
            </w:r>
          </w:p>
        </w:tc>
        <w:tc>
          <w:tcPr>
            <w:tcW w:w="806" w:type="dxa"/>
            <w:tcBorders>
              <w:top w:val="nil"/>
              <w:left w:val="nil"/>
              <w:bottom w:val="nil"/>
              <w:right w:val="nil"/>
            </w:tcBorders>
          </w:tcPr>
          <w:p w:rsidR="001742B9" w:rsidRDefault="00256ADB" w14:paraId="7FA6D2F7" w14:textId="77777777">
            <w:pPr>
              <w:spacing w:after="0" w:line="259" w:lineRule="auto"/>
              <w:ind w:left="67" w:right="0" w:firstLine="0"/>
              <w:jc w:val="left"/>
            </w:pPr>
            <w:r>
              <w:rPr>
                <w:sz w:val="16"/>
              </w:rPr>
              <w:t>(0.48)</w:t>
            </w:r>
          </w:p>
        </w:tc>
        <w:tc>
          <w:tcPr>
            <w:tcW w:w="675" w:type="dxa"/>
            <w:tcBorders>
              <w:top w:val="nil"/>
              <w:left w:val="nil"/>
              <w:bottom w:val="nil"/>
              <w:right w:val="nil"/>
            </w:tcBorders>
          </w:tcPr>
          <w:p w:rsidR="001742B9" w:rsidRDefault="00256ADB" w14:paraId="3DF843E5" w14:textId="77777777">
            <w:pPr>
              <w:spacing w:after="0" w:line="259" w:lineRule="auto"/>
              <w:ind w:left="61" w:right="0" w:firstLine="0"/>
              <w:jc w:val="left"/>
            </w:pPr>
            <w:r>
              <w:rPr>
                <w:sz w:val="16"/>
              </w:rPr>
              <w:t>(0.80)</w:t>
            </w:r>
          </w:p>
        </w:tc>
      </w:tr>
      <w:tr w:rsidR="001742B9" w14:paraId="451982CB" w14:textId="77777777">
        <w:trPr>
          <w:trHeight w:val="189"/>
        </w:trPr>
        <w:tc>
          <w:tcPr>
            <w:tcW w:w="5501" w:type="dxa"/>
            <w:tcBorders>
              <w:top w:val="nil"/>
              <w:left w:val="nil"/>
              <w:bottom w:val="nil"/>
              <w:right w:val="nil"/>
            </w:tcBorders>
          </w:tcPr>
          <w:p w:rsidR="001742B9" w:rsidRDefault="00256ADB" w14:paraId="66CBA30C" w14:textId="77777777">
            <w:pPr>
              <w:spacing w:after="0" w:line="259" w:lineRule="auto"/>
              <w:ind w:left="120" w:right="0" w:firstLine="0"/>
              <w:jc w:val="left"/>
            </w:pPr>
            <w:r>
              <w:rPr>
                <w:sz w:val="16"/>
              </w:rPr>
              <w:t>Used Crisis coping: Sold productive assets or means of transport</w:t>
            </w:r>
          </w:p>
        </w:tc>
        <w:tc>
          <w:tcPr>
            <w:tcW w:w="672" w:type="dxa"/>
            <w:tcBorders>
              <w:top w:val="nil"/>
              <w:left w:val="nil"/>
              <w:bottom w:val="nil"/>
              <w:right w:val="nil"/>
            </w:tcBorders>
          </w:tcPr>
          <w:p w:rsidR="001742B9" w:rsidRDefault="00256ADB" w14:paraId="2D3AE7FD" w14:textId="77777777">
            <w:pPr>
              <w:spacing w:after="0" w:line="259" w:lineRule="auto"/>
              <w:ind w:left="66" w:right="0" w:firstLine="0"/>
              <w:jc w:val="left"/>
            </w:pPr>
            <w:r>
              <w:rPr>
                <w:sz w:val="16"/>
              </w:rPr>
              <w:t>0.05</w:t>
            </w:r>
          </w:p>
        </w:tc>
        <w:tc>
          <w:tcPr>
            <w:tcW w:w="806" w:type="dxa"/>
            <w:tcBorders>
              <w:top w:val="nil"/>
              <w:left w:val="nil"/>
              <w:bottom w:val="nil"/>
              <w:right w:val="nil"/>
            </w:tcBorders>
          </w:tcPr>
          <w:p w:rsidR="001742B9" w:rsidRDefault="00256ADB" w14:paraId="47E2AC93" w14:textId="77777777">
            <w:pPr>
              <w:spacing w:after="0" w:line="259" w:lineRule="auto"/>
              <w:ind w:left="133" w:right="0" w:firstLine="0"/>
              <w:jc w:val="left"/>
            </w:pPr>
            <w:r>
              <w:rPr>
                <w:sz w:val="16"/>
              </w:rPr>
              <w:t>0.08</w:t>
            </w:r>
          </w:p>
        </w:tc>
        <w:tc>
          <w:tcPr>
            <w:tcW w:w="675" w:type="dxa"/>
            <w:tcBorders>
              <w:top w:val="nil"/>
              <w:left w:val="nil"/>
              <w:bottom w:val="nil"/>
              <w:right w:val="nil"/>
            </w:tcBorders>
          </w:tcPr>
          <w:p w:rsidR="001742B9" w:rsidRDefault="00256ADB" w14:paraId="5E03712C" w14:textId="77777777">
            <w:pPr>
              <w:spacing w:after="0" w:line="259" w:lineRule="auto"/>
              <w:ind w:left="127" w:right="0" w:firstLine="0"/>
              <w:jc w:val="left"/>
            </w:pPr>
            <w:r>
              <w:rPr>
                <w:sz w:val="16"/>
              </w:rPr>
              <w:t>0.03</w:t>
            </w:r>
          </w:p>
        </w:tc>
      </w:tr>
      <w:tr w:rsidR="001742B9" w14:paraId="52B20C41" w14:textId="77777777">
        <w:trPr>
          <w:trHeight w:val="189"/>
        </w:trPr>
        <w:tc>
          <w:tcPr>
            <w:tcW w:w="5501" w:type="dxa"/>
            <w:tcBorders>
              <w:top w:val="nil"/>
              <w:left w:val="nil"/>
              <w:bottom w:val="nil"/>
              <w:right w:val="nil"/>
            </w:tcBorders>
          </w:tcPr>
          <w:p w:rsidR="001742B9" w:rsidRDefault="001742B9" w14:paraId="7EBB8F77"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7C7BD3BE" w14:textId="77777777">
            <w:pPr>
              <w:spacing w:after="0" w:line="259" w:lineRule="auto"/>
              <w:ind w:left="0" w:right="0" w:firstLine="0"/>
              <w:jc w:val="left"/>
            </w:pPr>
            <w:r>
              <w:rPr>
                <w:sz w:val="16"/>
              </w:rPr>
              <w:t>(0.23)</w:t>
            </w:r>
          </w:p>
        </w:tc>
        <w:tc>
          <w:tcPr>
            <w:tcW w:w="806" w:type="dxa"/>
            <w:tcBorders>
              <w:top w:val="nil"/>
              <w:left w:val="nil"/>
              <w:bottom w:val="nil"/>
              <w:right w:val="nil"/>
            </w:tcBorders>
          </w:tcPr>
          <w:p w:rsidR="001742B9" w:rsidRDefault="00256ADB" w14:paraId="35772878" w14:textId="77777777">
            <w:pPr>
              <w:spacing w:after="0" w:line="259" w:lineRule="auto"/>
              <w:ind w:left="67" w:right="0" w:firstLine="0"/>
              <w:jc w:val="left"/>
            </w:pPr>
            <w:r>
              <w:rPr>
                <w:sz w:val="16"/>
              </w:rPr>
              <w:t>(0.27)</w:t>
            </w:r>
          </w:p>
        </w:tc>
        <w:tc>
          <w:tcPr>
            <w:tcW w:w="675" w:type="dxa"/>
            <w:tcBorders>
              <w:top w:val="nil"/>
              <w:left w:val="nil"/>
              <w:bottom w:val="nil"/>
              <w:right w:val="nil"/>
            </w:tcBorders>
          </w:tcPr>
          <w:p w:rsidR="001742B9" w:rsidRDefault="00256ADB" w14:paraId="37585498" w14:textId="77777777">
            <w:pPr>
              <w:spacing w:after="0" w:line="259" w:lineRule="auto"/>
              <w:ind w:left="61" w:right="0" w:firstLine="0"/>
              <w:jc w:val="left"/>
            </w:pPr>
            <w:r>
              <w:rPr>
                <w:sz w:val="16"/>
              </w:rPr>
              <w:t>(0.06)</w:t>
            </w:r>
          </w:p>
        </w:tc>
      </w:tr>
      <w:tr w:rsidR="001742B9" w14:paraId="2278C5DD" w14:textId="77777777">
        <w:trPr>
          <w:trHeight w:val="189"/>
        </w:trPr>
        <w:tc>
          <w:tcPr>
            <w:tcW w:w="5501" w:type="dxa"/>
            <w:tcBorders>
              <w:top w:val="nil"/>
              <w:left w:val="nil"/>
              <w:bottom w:val="nil"/>
              <w:right w:val="nil"/>
            </w:tcBorders>
          </w:tcPr>
          <w:p w:rsidR="001742B9" w:rsidRDefault="00256ADB" w14:paraId="138D0CEE" w14:textId="77777777">
            <w:pPr>
              <w:spacing w:after="0" w:line="259" w:lineRule="auto"/>
              <w:ind w:left="120" w:right="0" w:firstLine="0"/>
              <w:jc w:val="left"/>
            </w:pPr>
            <w:r>
              <w:rPr>
                <w:sz w:val="16"/>
              </w:rPr>
              <w:t>Used Crisis coping: Reduced expenses on health and education</w:t>
            </w:r>
          </w:p>
        </w:tc>
        <w:tc>
          <w:tcPr>
            <w:tcW w:w="672" w:type="dxa"/>
            <w:tcBorders>
              <w:top w:val="nil"/>
              <w:left w:val="nil"/>
              <w:bottom w:val="nil"/>
              <w:right w:val="nil"/>
            </w:tcBorders>
          </w:tcPr>
          <w:p w:rsidR="001742B9" w:rsidRDefault="00256ADB" w14:paraId="2535CED8" w14:textId="77777777">
            <w:pPr>
              <w:spacing w:after="0" w:line="259" w:lineRule="auto"/>
              <w:ind w:left="66" w:right="0" w:firstLine="0"/>
              <w:jc w:val="left"/>
            </w:pPr>
            <w:r>
              <w:rPr>
                <w:sz w:val="16"/>
              </w:rPr>
              <w:t>0.57</w:t>
            </w:r>
          </w:p>
        </w:tc>
        <w:tc>
          <w:tcPr>
            <w:tcW w:w="806" w:type="dxa"/>
            <w:tcBorders>
              <w:top w:val="nil"/>
              <w:left w:val="nil"/>
              <w:bottom w:val="nil"/>
              <w:right w:val="nil"/>
            </w:tcBorders>
          </w:tcPr>
          <w:p w:rsidR="001742B9" w:rsidRDefault="00256ADB" w14:paraId="1C4CF9C8" w14:textId="77777777">
            <w:pPr>
              <w:spacing w:after="0" w:line="259" w:lineRule="auto"/>
              <w:ind w:left="133" w:right="0" w:firstLine="0"/>
              <w:jc w:val="left"/>
            </w:pPr>
            <w:r>
              <w:rPr>
                <w:sz w:val="16"/>
              </w:rPr>
              <w:t>0.61</w:t>
            </w:r>
          </w:p>
        </w:tc>
        <w:tc>
          <w:tcPr>
            <w:tcW w:w="675" w:type="dxa"/>
            <w:tcBorders>
              <w:top w:val="nil"/>
              <w:left w:val="nil"/>
              <w:bottom w:val="nil"/>
              <w:right w:val="nil"/>
            </w:tcBorders>
          </w:tcPr>
          <w:p w:rsidR="001742B9" w:rsidRDefault="00256ADB" w14:paraId="501721CE" w14:textId="77777777">
            <w:pPr>
              <w:spacing w:after="0" w:line="259" w:lineRule="auto"/>
              <w:ind w:left="127" w:right="0" w:firstLine="0"/>
              <w:jc w:val="left"/>
            </w:pPr>
            <w:r>
              <w:rPr>
                <w:sz w:val="16"/>
              </w:rPr>
              <w:t>0.04</w:t>
            </w:r>
          </w:p>
        </w:tc>
      </w:tr>
      <w:tr w:rsidR="001742B9" w14:paraId="6B65A607" w14:textId="77777777">
        <w:trPr>
          <w:trHeight w:val="189"/>
        </w:trPr>
        <w:tc>
          <w:tcPr>
            <w:tcW w:w="5501" w:type="dxa"/>
            <w:tcBorders>
              <w:top w:val="nil"/>
              <w:left w:val="nil"/>
              <w:bottom w:val="nil"/>
              <w:right w:val="nil"/>
            </w:tcBorders>
          </w:tcPr>
          <w:p w:rsidR="001742B9" w:rsidRDefault="001742B9" w14:paraId="0E4B6397"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7D384316" w14:textId="77777777">
            <w:pPr>
              <w:spacing w:after="0" w:line="259" w:lineRule="auto"/>
              <w:ind w:left="0" w:right="0" w:firstLine="0"/>
              <w:jc w:val="left"/>
            </w:pPr>
            <w:r>
              <w:rPr>
                <w:sz w:val="16"/>
              </w:rPr>
              <w:t>(0.50)</w:t>
            </w:r>
          </w:p>
        </w:tc>
        <w:tc>
          <w:tcPr>
            <w:tcW w:w="806" w:type="dxa"/>
            <w:tcBorders>
              <w:top w:val="nil"/>
              <w:left w:val="nil"/>
              <w:bottom w:val="nil"/>
              <w:right w:val="nil"/>
            </w:tcBorders>
          </w:tcPr>
          <w:p w:rsidR="001742B9" w:rsidRDefault="00256ADB" w14:paraId="72729BC6" w14:textId="77777777">
            <w:pPr>
              <w:spacing w:after="0" w:line="259" w:lineRule="auto"/>
              <w:ind w:left="67" w:right="0" w:firstLine="0"/>
              <w:jc w:val="left"/>
            </w:pPr>
            <w:r>
              <w:rPr>
                <w:sz w:val="16"/>
              </w:rPr>
              <w:t>(0.49)</w:t>
            </w:r>
          </w:p>
        </w:tc>
        <w:tc>
          <w:tcPr>
            <w:tcW w:w="675" w:type="dxa"/>
            <w:tcBorders>
              <w:top w:val="nil"/>
              <w:left w:val="nil"/>
              <w:bottom w:val="nil"/>
              <w:right w:val="nil"/>
            </w:tcBorders>
          </w:tcPr>
          <w:p w:rsidR="001742B9" w:rsidRDefault="00256ADB" w14:paraId="31CEF3A4" w14:textId="77777777">
            <w:pPr>
              <w:spacing w:after="0" w:line="259" w:lineRule="auto"/>
              <w:ind w:left="61" w:right="0" w:firstLine="0"/>
              <w:jc w:val="left"/>
            </w:pPr>
            <w:r>
              <w:rPr>
                <w:sz w:val="16"/>
              </w:rPr>
              <w:t>(0.10)</w:t>
            </w:r>
          </w:p>
        </w:tc>
      </w:tr>
      <w:tr w:rsidR="001742B9" w14:paraId="7A0A6206" w14:textId="77777777">
        <w:trPr>
          <w:trHeight w:val="189"/>
        </w:trPr>
        <w:tc>
          <w:tcPr>
            <w:tcW w:w="5501" w:type="dxa"/>
            <w:tcBorders>
              <w:top w:val="nil"/>
              <w:left w:val="nil"/>
              <w:bottom w:val="nil"/>
              <w:right w:val="nil"/>
            </w:tcBorders>
          </w:tcPr>
          <w:p w:rsidR="001742B9" w:rsidRDefault="00256ADB" w14:paraId="359F5760" w14:textId="77777777">
            <w:pPr>
              <w:spacing w:after="0" w:line="259" w:lineRule="auto"/>
              <w:ind w:left="120" w:right="0" w:firstLine="0"/>
              <w:jc w:val="left"/>
            </w:pPr>
            <w:r>
              <w:rPr>
                <w:sz w:val="16"/>
              </w:rPr>
              <w:t>Used Crisis coping: Withdrew children from school</w:t>
            </w:r>
          </w:p>
        </w:tc>
        <w:tc>
          <w:tcPr>
            <w:tcW w:w="672" w:type="dxa"/>
            <w:tcBorders>
              <w:top w:val="nil"/>
              <w:left w:val="nil"/>
              <w:bottom w:val="nil"/>
              <w:right w:val="nil"/>
            </w:tcBorders>
          </w:tcPr>
          <w:p w:rsidR="001742B9" w:rsidRDefault="00256ADB" w14:paraId="3CE7C8E1" w14:textId="77777777">
            <w:pPr>
              <w:spacing w:after="0" w:line="259" w:lineRule="auto"/>
              <w:ind w:left="66" w:right="0" w:firstLine="0"/>
              <w:jc w:val="left"/>
            </w:pPr>
            <w:r>
              <w:rPr>
                <w:sz w:val="16"/>
              </w:rPr>
              <w:t>0.08</w:t>
            </w:r>
          </w:p>
        </w:tc>
        <w:tc>
          <w:tcPr>
            <w:tcW w:w="806" w:type="dxa"/>
            <w:tcBorders>
              <w:top w:val="nil"/>
              <w:left w:val="nil"/>
              <w:bottom w:val="nil"/>
              <w:right w:val="nil"/>
            </w:tcBorders>
          </w:tcPr>
          <w:p w:rsidR="001742B9" w:rsidRDefault="00256ADB" w14:paraId="231232C3" w14:textId="77777777">
            <w:pPr>
              <w:spacing w:after="0" w:line="259" w:lineRule="auto"/>
              <w:ind w:left="133" w:right="0" w:firstLine="0"/>
              <w:jc w:val="left"/>
            </w:pPr>
            <w:r>
              <w:rPr>
                <w:sz w:val="16"/>
              </w:rPr>
              <w:t>0.11</w:t>
            </w:r>
          </w:p>
        </w:tc>
        <w:tc>
          <w:tcPr>
            <w:tcW w:w="675" w:type="dxa"/>
            <w:tcBorders>
              <w:top w:val="nil"/>
              <w:left w:val="nil"/>
              <w:bottom w:val="nil"/>
              <w:right w:val="nil"/>
            </w:tcBorders>
          </w:tcPr>
          <w:p w:rsidR="001742B9" w:rsidRDefault="00256ADB" w14:paraId="0C322036" w14:textId="77777777">
            <w:pPr>
              <w:spacing w:after="0" w:line="259" w:lineRule="auto"/>
              <w:ind w:left="127" w:right="0" w:firstLine="0"/>
              <w:jc w:val="left"/>
            </w:pPr>
            <w:r>
              <w:rPr>
                <w:sz w:val="16"/>
              </w:rPr>
              <w:t>0.03</w:t>
            </w:r>
          </w:p>
        </w:tc>
      </w:tr>
      <w:tr w:rsidR="001742B9" w14:paraId="1B33D4A4" w14:textId="77777777">
        <w:trPr>
          <w:trHeight w:val="189"/>
        </w:trPr>
        <w:tc>
          <w:tcPr>
            <w:tcW w:w="5501" w:type="dxa"/>
            <w:tcBorders>
              <w:top w:val="nil"/>
              <w:left w:val="nil"/>
              <w:bottom w:val="nil"/>
              <w:right w:val="nil"/>
            </w:tcBorders>
          </w:tcPr>
          <w:p w:rsidR="001742B9" w:rsidRDefault="001742B9" w14:paraId="7B5F7909"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18B34E06" w14:textId="77777777">
            <w:pPr>
              <w:spacing w:after="0" w:line="259" w:lineRule="auto"/>
              <w:ind w:left="0" w:right="0" w:firstLine="0"/>
              <w:jc w:val="left"/>
            </w:pPr>
            <w:r>
              <w:rPr>
                <w:sz w:val="16"/>
              </w:rPr>
              <w:t>(0.27)</w:t>
            </w:r>
          </w:p>
        </w:tc>
        <w:tc>
          <w:tcPr>
            <w:tcW w:w="806" w:type="dxa"/>
            <w:tcBorders>
              <w:top w:val="nil"/>
              <w:left w:val="nil"/>
              <w:bottom w:val="nil"/>
              <w:right w:val="nil"/>
            </w:tcBorders>
          </w:tcPr>
          <w:p w:rsidR="001742B9" w:rsidRDefault="00256ADB" w14:paraId="31C50A7B" w14:textId="77777777">
            <w:pPr>
              <w:spacing w:after="0" w:line="259" w:lineRule="auto"/>
              <w:ind w:left="67" w:right="0" w:firstLine="0"/>
              <w:jc w:val="left"/>
            </w:pPr>
            <w:r>
              <w:rPr>
                <w:sz w:val="16"/>
              </w:rPr>
              <w:t>(0.31)</w:t>
            </w:r>
          </w:p>
        </w:tc>
        <w:tc>
          <w:tcPr>
            <w:tcW w:w="675" w:type="dxa"/>
            <w:tcBorders>
              <w:top w:val="nil"/>
              <w:left w:val="nil"/>
              <w:bottom w:val="nil"/>
              <w:right w:val="nil"/>
            </w:tcBorders>
          </w:tcPr>
          <w:p w:rsidR="001742B9" w:rsidRDefault="00256ADB" w14:paraId="6F2FE367" w14:textId="77777777">
            <w:pPr>
              <w:spacing w:after="0" w:line="259" w:lineRule="auto"/>
              <w:ind w:left="61" w:right="0" w:firstLine="0"/>
              <w:jc w:val="left"/>
            </w:pPr>
            <w:r>
              <w:rPr>
                <w:sz w:val="16"/>
              </w:rPr>
              <w:t>(0.07)</w:t>
            </w:r>
          </w:p>
        </w:tc>
      </w:tr>
      <w:tr w:rsidR="001742B9" w14:paraId="6F995806" w14:textId="77777777">
        <w:trPr>
          <w:trHeight w:val="189"/>
        </w:trPr>
        <w:tc>
          <w:tcPr>
            <w:tcW w:w="5501" w:type="dxa"/>
            <w:tcBorders>
              <w:top w:val="nil"/>
              <w:left w:val="nil"/>
              <w:bottom w:val="nil"/>
              <w:right w:val="nil"/>
            </w:tcBorders>
          </w:tcPr>
          <w:p w:rsidR="001742B9" w:rsidRDefault="00256ADB" w14:paraId="2E71528C" w14:textId="77777777">
            <w:pPr>
              <w:spacing w:after="0" w:line="259" w:lineRule="auto"/>
              <w:ind w:left="120" w:right="0" w:firstLine="0"/>
              <w:jc w:val="left"/>
            </w:pPr>
            <w:r>
              <w:rPr>
                <w:sz w:val="16"/>
              </w:rPr>
              <w:t>Used Emergency coping: Send children to work for household income</w:t>
            </w:r>
          </w:p>
        </w:tc>
        <w:tc>
          <w:tcPr>
            <w:tcW w:w="672" w:type="dxa"/>
            <w:tcBorders>
              <w:top w:val="nil"/>
              <w:left w:val="nil"/>
              <w:bottom w:val="nil"/>
              <w:right w:val="nil"/>
            </w:tcBorders>
          </w:tcPr>
          <w:p w:rsidR="001742B9" w:rsidRDefault="00256ADB" w14:paraId="4C789CD3" w14:textId="77777777">
            <w:pPr>
              <w:spacing w:after="0" w:line="259" w:lineRule="auto"/>
              <w:ind w:left="66" w:right="0" w:firstLine="0"/>
              <w:jc w:val="left"/>
            </w:pPr>
            <w:r>
              <w:rPr>
                <w:sz w:val="16"/>
              </w:rPr>
              <w:t>0.08</w:t>
            </w:r>
          </w:p>
        </w:tc>
        <w:tc>
          <w:tcPr>
            <w:tcW w:w="806" w:type="dxa"/>
            <w:tcBorders>
              <w:top w:val="nil"/>
              <w:left w:val="nil"/>
              <w:bottom w:val="nil"/>
              <w:right w:val="nil"/>
            </w:tcBorders>
          </w:tcPr>
          <w:p w:rsidR="001742B9" w:rsidRDefault="00256ADB" w14:paraId="4A252DEF" w14:textId="77777777">
            <w:pPr>
              <w:spacing w:after="0" w:line="259" w:lineRule="auto"/>
              <w:ind w:left="133" w:right="0" w:firstLine="0"/>
              <w:jc w:val="left"/>
            </w:pPr>
            <w:r>
              <w:rPr>
                <w:sz w:val="16"/>
              </w:rPr>
              <w:t>0.09</w:t>
            </w:r>
          </w:p>
        </w:tc>
        <w:tc>
          <w:tcPr>
            <w:tcW w:w="675" w:type="dxa"/>
            <w:tcBorders>
              <w:top w:val="nil"/>
              <w:left w:val="nil"/>
              <w:bottom w:val="nil"/>
              <w:right w:val="nil"/>
            </w:tcBorders>
          </w:tcPr>
          <w:p w:rsidR="001742B9" w:rsidRDefault="00256ADB" w14:paraId="0F5FF727" w14:textId="77777777">
            <w:pPr>
              <w:spacing w:after="0" w:line="259" w:lineRule="auto"/>
              <w:ind w:left="127" w:right="0" w:firstLine="0"/>
              <w:jc w:val="left"/>
            </w:pPr>
            <w:r>
              <w:rPr>
                <w:sz w:val="16"/>
              </w:rPr>
              <w:t>0.01</w:t>
            </w:r>
          </w:p>
        </w:tc>
      </w:tr>
      <w:tr w:rsidR="001742B9" w14:paraId="43F62A0E" w14:textId="77777777">
        <w:trPr>
          <w:trHeight w:val="189"/>
        </w:trPr>
        <w:tc>
          <w:tcPr>
            <w:tcW w:w="5501" w:type="dxa"/>
            <w:tcBorders>
              <w:top w:val="nil"/>
              <w:left w:val="nil"/>
              <w:bottom w:val="nil"/>
              <w:right w:val="nil"/>
            </w:tcBorders>
          </w:tcPr>
          <w:p w:rsidR="001742B9" w:rsidRDefault="001742B9" w14:paraId="68D2DB9C"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7C3FCC0E" w14:textId="77777777">
            <w:pPr>
              <w:spacing w:after="0" w:line="259" w:lineRule="auto"/>
              <w:ind w:left="0" w:right="0" w:firstLine="0"/>
              <w:jc w:val="left"/>
            </w:pPr>
            <w:r>
              <w:rPr>
                <w:sz w:val="16"/>
              </w:rPr>
              <w:t>(0.27)</w:t>
            </w:r>
          </w:p>
        </w:tc>
        <w:tc>
          <w:tcPr>
            <w:tcW w:w="806" w:type="dxa"/>
            <w:tcBorders>
              <w:top w:val="nil"/>
              <w:left w:val="nil"/>
              <w:bottom w:val="nil"/>
              <w:right w:val="nil"/>
            </w:tcBorders>
          </w:tcPr>
          <w:p w:rsidR="001742B9" w:rsidRDefault="00256ADB" w14:paraId="368433DE" w14:textId="77777777">
            <w:pPr>
              <w:spacing w:after="0" w:line="259" w:lineRule="auto"/>
              <w:ind w:left="67" w:right="0" w:firstLine="0"/>
              <w:jc w:val="left"/>
            </w:pPr>
            <w:r>
              <w:rPr>
                <w:sz w:val="16"/>
              </w:rPr>
              <w:t>(0.28)</w:t>
            </w:r>
          </w:p>
        </w:tc>
        <w:tc>
          <w:tcPr>
            <w:tcW w:w="675" w:type="dxa"/>
            <w:tcBorders>
              <w:top w:val="nil"/>
              <w:left w:val="nil"/>
              <w:bottom w:val="nil"/>
              <w:right w:val="nil"/>
            </w:tcBorders>
          </w:tcPr>
          <w:p w:rsidR="001742B9" w:rsidRDefault="00256ADB" w14:paraId="08C68C04" w14:textId="77777777">
            <w:pPr>
              <w:spacing w:after="0" w:line="259" w:lineRule="auto"/>
              <w:ind w:left="61" w:right="0" w:firstLine="0"/>
              <w:jc w:val="left"/>
            </w:pPr>
            <w:r>
              <w:rPr>
                <w:sz w:val="16"/>
              </w:rPr>
              <w:t>(0.53)</w:t>
            </w:r>
          </w:p>
        </w:tc>
      </w:tr>
      <w:tr w:rsidR="001742B9" w14:paraId="0C108CF1" w14:textId="77777777">
        <w:trPr>
          <w:trHeight w:val="189"/>
        </w:trPr>
        <w:tc>
          <w:tcPr>
            <w:tcW w:w="5501" w:type="dxa"/>
            <w:tcBorders>
              <w:top w:val="nil"/>
              <w:left w:val="nil"/>
              <w:bottom w:val="nil"/>
              <w:right w:val="nil"/>
            </w:tcBorders>
          </w:tcPr>
          <w:p w:rsidR="001742B9" w:rsidRDefault="00256ADB" w14:paraId="55B82231" w14:textId="77777777">
            <w:pPr>
              <w:spacing w:after="0" w:line="259" w:lineRule="auto"/>
              <w:ind w:left="120" w:right="0" w:firstLine="0"/>
              <w:jc w:val="left"/>
            </w:pPr>
            <w:r>
              <w:rPr>
                <w:sz w:val="16"/>
              </w:rPr>
              <w:t>Used Emergency coping: Begged and/or scavenged</w:t>
            </w:r>
          </w:p>
        </w:tc>
        <w:tc>
          <w:tcPr>
            <w:tcW w:w="672" w:type="dxa"/>
            <w:tcBorders>
              <w:top w:val="nil"/>
              <w:left w:val="nil"/>
              <w:bottom w:val="nil"/>
              <w:right w:val="nil"/>
            </w:tcBorders>
          </w:tcPr>
          <w:p w:rsidR="001742B9" w:rsidRDefault="00256ADB" w14:paraId="14049A1B" w14:textId="77777777">
            <w:pPr>
              <w:spacing w:after="0" w:line="259" w:lineRule="auto"/>
              <w:ind w:left="66" w:right="0" w:firstLine="0"/>
              <w:jc w:val="left"/>
            </w:pPr>
            <w:r>
              <w:rPr>
                <w:sz w:val="16"/>
              </w:rPr>
              <w:t>0.10</w:t>
            </w:r>
          </w:p>
        </w:tc>
        <w:tc>
          <w:tcPr>
            <w:tcW w:w="806" w:type="dxa"/>
            <w:tcBorders>
              <w:top w:val="nil"/>
              <w:left w:val="nil"/>
              <w:bottom w:val="nil"/>
              <w:right w:val="nil"/>
            </w:tcBorders>
          </w:tcPr>
          <w:p w:rsidR="001742B9" w:rsidRDefault="00256ADB" w14:paraId="0F98AB4B" w14:textId="77777777">
            <w:pPr>
              <w:spacing w:after="0" w:line="259" w:lineRule="auto"/>
              <w:ind w:left="133" w:right="0" w:firstLine="0"/>
              <w:jc w:val="left"/>
            </w:pPr>
            <w:r>
              <w:rPr>
                <w:sz w:val="16"/>
              </w:rPr>
              <w:t>0.23</w:t>
            </w:r>
          </w:p>
        </w:tc>
        <w:tc>
          <w:tcPr>
            <w:tcW w:w="675" w:type="dxa"/>
            <w:tcBorders>
              <w:top w:val="nil"/>
              <w:left w:val="nil"/>
              <w:bottom w:val="nil"/>
              <w:right w:val="nil"/>
            </w:tcBorders>
          </w:tcPr>
          <w:p w:rsidR="001742B9" w:rsidRDefault="00256ADB" w14:paraId="6EF01989" w14:textId="77777777">
            <w:pPr>
              <w:spacing w:after="0" w:line="259" w:lineRule="auto"/>
              <w:ind w:left="0" w:right="0" w:firstLine="0"/>
              <w:jc w:val="left"/>
            </w:pPr>
            <w:r>
              <w:rPr>
                <w:sz w:val="16"/>
              </w:rPr>
              <w:t>0.13***</w:t>
            </w:r>
          </w:p>
        </w:tc>
      </w:tr>
      <w:tr w:rsidR="001742B9" w14:paraId="27670CEB" w14:textId="77777777">
        <w:trPr>
          <w:trHeight w:val="189"/>
        </w:trPr>
        <w:tc>
          <w:tcPr>
            <w:tcW w:w="5501" w:type="dxa"/>
            <w:tcBorders>
              <w:top w:val="nil"/>
              <w:left w:val="nil"/>
              <w:bottom w:val="nil"/>
              <w:right w:val="nil"/>
            </w:tcBorders>
          </w:tcPr>
          <w:p w:rsidR="001742B9" w:rsidRDefault="001742B9" w14:paraId="71FBA9E0"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5EB0FCA5" w14:textId="77777777">
            <w:pPr>
              <w:spacing w:after="0" w:line="259" w:lineRule="auto"/>
              <w:ind w:left="0" w:right="0" w:firstLine="0"/>
              <w:jc w:val="left"/>
            </w:pPr>
            <w:r>
              <w:rPr>
                <w:sz w:val="16"/>
              </w:rPr>
              <w:t>(0.29)</w:t>
            </w:r>
          </w:p>
        </w:tc>
        <w:tc>
          <w:tcPr>
            <w:tcW w:w="806" w:type="dxa"/>
            <w:tcBorders>
              <w:top w:val="nil"/>
              <w:left w:val="nil"/>
              <w:bottom w:val="nil"/>
              <w:right w:val="nil"/>
            </w:tcBorders>
          </w:tcPr>
          <w:p w:rsidR="001742B9" w:rsidRDefault="00256ADB" w14:paraId="46D932F6" w14:textId="77777777">
            <w:pPr>
              <w:spacing w:after="0" w:line="259" w:lineRule="auto"/>
              <w:ind w:left="67" w:right="0" w:firstLine="0"/>
              <w:jc w:val="left"/>
            </w:pPr>
            <w:r>
              <w:rPr>
                <w:sz w:val="16"/>
              </w:rPr>
              <w:t>(0.42)</w:t>
            </w:r>
          </w:p>
        </w:tc>
        <w:tc>
          <w:tcPr>
            <w:tcW w:w="675" w:type="dxa"/>
            <w:tcBorders>
              <w:top w:val="nil"/>
              <w:left w:val="nil"/>
              <w:bottom w:val="nil"/>
              <w:right w:val="nil"/>
            </w:tcBorders>
          </w:tcPr>
          <w:p w:rsidR="001742B9" w:rsidRDefault="00256ADB" w14:paraId="1584EC39" w14:textId="77777777">
            <w:pPr>
              <w:spacing w:after="0" w:line="259" w:lineRule="auto"/>
              <w:ind w:left="61" w:right="0" w:firstLine="0"/>
              <w:jc w:val="left"/>
            </w:pPr>
            <w:r>
              <w:rPr>
                <w:sz w:val="16"/>
              </w:rPr>
              <w:t>(0.00)</w:t>
            </w:r>
          </w:p>
        </w:tc>
      </w:tr>
      <w:tr w:rsidR="001742B9" w14:paraId="263B6D21" w14:textId="77777777">
        <w:trPr>
          <w:trHeight w:val="189"/>
        </w:trPr>
        <w:tc>
          <w:tcPr>
            <w:tcW w:w="5501" w:type="dxa"/>
            <w:tcBorders>
              <w:top w:val="nil"/>
              <w:left w:val="nil"/>
              <w:bottom w:val="nil"/>
              <w:right w:val="nil"/>
            </w:tcBorders>
          </w:tcPr>
          <w:p w:rsidR="001742B9" w:rsidRDefault="00256ADB" w14:paraId="37674E6A" w14:textId="77777777">
            <w:pPr>
              <w:spacing w:after="0" w:line="259" w:lineRule="auto"/>
              <w:ind w:left="120" w:right="0" w:firstLine="0"/>
              <w:jc w:val="left"/>
            </w:pPr>
            <w:r>
              <w:rPr>
                <w:sz w:val="16"/>
              </w:rPr>
              <w:t>Used Emergency coping: Engaged in illegal income activities</w:t>
            </w:r>
          </w:p>
        </w:tc>
        <w:tc>
          <w:tcPr>
            <w:tcW w:w="672" w:type="dxa"/>
            <w:tcBorders>
              <w:top w:val="nil"/>
              <w:left w:val="nil"/>
              <w:bottom w:val="nil"/>
              <w:right w:val="nil"/>
            </w:tcBorders>
          </w:tcPr>
          <w:p w:rsidR="001742B9" w:rsidRDefault="00256ADB" w14:paraId="11381772" w14:textId="77777777">
            <w:pPr>
              <w:spacing w:after="0" w:line="259" w:lineRule="auto"/>
              <w:ind w:left="66" w:right="0" w:firstLine="0"/>
              <w:jc w:val="left"/>
            </w:pPr>
            <w:r>
              <w:rPr>
                <w:sz w:val="16"/>
              </w:rPr>
              <w:t>0.09</w:t>
            </w:r>
          </w:p>
        </w:tc>
        <w:tc>
          <w:tcPr>
            <w:tcW w:w="806" w:type="dxa"/>
            <w:tcBorders>
              <w:top w:val="nil"/>
              <w:left w:val="nil"/>
              <w:bottom w:val="nil"/>
              <w:right w:val="nil"/>
            </w:tcBorders>
          </w:tcPr>
          <w:p w:rsidR="001742B9" w:rsidRDefault="00256ADB" w14:paraId="2FE82936" w14:textId="77777777">
            <w:pPr>
              <w:spacing w:after="0" w:line="259" w:lineRule="auto"/>
              <w:ind w:left="133" w:right="0" w:firstLine="0"/>
              <w:jc w:val="left"/>
            </w:pPr>
            <w:r>
              <w:rPr>
                <w:sz w:val="16"/>
              </w:rPr>
              <w:t>0.58</w:t>
            </w:r>
          </w:p>
        </w:tc>
        <w:tc>
          <w:tcPr>
            <w:tcW w:w="675" w:type="dxa"/>
            <w:tcBorders>
              <w:top w:val="nil"/>
              <w:left w:val="nil"/>
              <w:bottom w:val="nil"/>
              <w:right w:val="nil"/>
            </w:tcBorders>
          </w:tcPr>
          <w:p w:rsidR="001742B9" w:rsidRDefault="00256ADB" w14:paraId="7881CA51" w14:textId="77777777">
            <w:pPr>
              <w:spacing w:after="0" w:line="259" w:lineRule="auto"/>
              <w:ind w:left="0" w:right="0" w:firstLine="0"/>
              <w:jc w:val="left"/>
            </w:pPr>
            <w:r>
              <w:rPr>
                <w:sz w:val="16"/>
              </w:rPr>
              <w:t>0.49***</w:t>
            </w:r>
          </w:p>
        </w:tc>
      </w:tr>
      <w:tr w:rsidR="001742B9" w14:paraId="326770A7" w14:textId="77777777">
        <w:trPr>
          <w:trHeight w:val="195"/>
        </w:trPr>
        <w:tc>
          <w:tcPr>
            <w:tcW w:w="5501" w:type="dxa"/>
            <w:tcBorders>
              <w:top w:val="nil"/>
              <w:left w:val="nil"/>
              <w:bottom w:val="single" w:color="000000" w:sz="3" w:space="0"/>
              <w:right w:val="nil"/>
            </w:tcBorders>
          </w:tcPr>
          <w:p w:rsidR="001742B9" w:rsidRDefault="001742B9" w14:paraId="50D64D73" w14:textId="77777777">
            <w:pPr>
              <w:spacing w:after="160" w:line="259" w:lineRule="auto"/>
              <w:ind w:left="0" w:right="0" w:firstLine="0"/>
              <w:jc w:val="left"/>
            </w:pPr>
          </w:p>
        </w:tc>
        <w:tc>
          <w:tcPr>
            <w:tcW w:w="672" w:type="dxa"/>
            <w:tcBorders>
              <w:top w:val="nil"/>
              <w:left w:val="nil"/>
              <w:bottom w:val="single" w:color="000000" w:sz="3" w:space="0"/>
              <w:right w:val="nil"/>
            </w:tcBorders>
          </w:tcPr>
          <w:p w:rsidR="001742B9" w:rsidRDefault="00256ADB" w14:paraId="48661309" w14:textId="77777777">
            <w:pPr>
              <w:spacing w:after="0" w:line="259" w:lineRule="auto"/>
              <w:ind w:left="0" w:right="0" w:firstLine="0"/>
              <w:jc w:val="left"/>
            </w:pPr>
            <w:r>
              <w:rPr>
                <w:sz w:val="16"/>
              </w:rPr>
              <w:t>(0.28)</w:t>
            </w:r>
          </w:p>
        </w:tc>
        <w:tc>
          <w:tcPr>
            <w:tcW w:w="806" w:type="dxa"/>
            <w:tcBorders>
              <w:top w:val="nil"/>
              <w:left w:val="nil"/>
              <w:bottom w:val="single" w:color="000000" w:sz="3" w:space="0"/>
              <w:right w:val="nil"/>
            </w:tcBorders>
          </w:tcPr>
          <w:p w:rsidR="001742B9" w:rsidRDefault="00256ADB" w14:paraId="0EF52D72" w14:textId="77777777">
            <w:pPr>
              <w:spacing w:after="0" w:line="259" w:lineRule="auto"/>
              <w:ind w:left="67" w:right="0" w:firstLine="0"/>
              <w:jc w:val="left"/>
            </w:pPr>
            <w:r>
              <w:rPr>
                <w:sz w:val="16"/>
              </w:rPr>
              <w:t>(0.49)</w:t>
            </w:r>
          </w:p>
        </w:tc>
        <w:tc>
          <w:tcPr>
            <w:tcW w:w="675" w:type="dxa"/>
            <w:tcBorders>
              <w:top w:val="nil"/>
              <w:left w:val="nil"/>
              <w:bottom w:val="single" w:color="000000" w:sz="3" w:space="0"/>
              <w:right w:val="nil"/>
            </w:tcBorders>
          </w:tcPr>
          <w:p w:rsidR="001742B9" w:rsidRDefault="00256ADB" w14:paraId="6EDD147A" w14:textId="77777777">
            <w:pPr>
              <w:spacing w:after="0" w:line="259" w:lineRule="auto"/>
              <w:ind w:left="61" w:right="0" w:firstLine="0"/>
              <w:jc w:val="left"/>
            </w:pPr>
            <w:r>
              <w:rPr>
                <w:sz w:val="16"/>
              </w:rPr>
              <w:t>(0.00)</w:t>
            </w:r>
          </w:p>
        </w:tc>
      </w:tr>
      <w:tr w:rsidR="001742B9" w14:paraId="6D87133B" w14:textId="77777777">
        <w:trPr>
          <w:trHeight w:val="221"/>
        </w:trPr>
        <w:tc>
          <w:tcPr>
            <w:tcW w:w="5501" w:type="dxa"/>
            <w:tcBorders>
              <w:top w:val="single" w:color="000000" w:sz="3" w:space="0"/>
              <w:left w:val="nil"/>
              <w:bottom w:val="double" w:color="000000" w:sz="3" w:space="0"/>
              <w:right w:val="nil"/>
            </w:tcBorders>
          </w:tcPr>
          <w:p w:rsidR="001742B9" w:rsidRDefault="00256ADB" w14:paraId="45597289" w14:textId="77777777">
            <w:pPr>
              <w:spacing w:after="0" w:line="259" w:lineRule="auto"/>
              <w:ind w:left="120" w:right="0" w:firstLine="0"/>
              <w:jc w:val="left"/>
            </w:pPr>
            <w:r>
              <w:rPr>
                <w:sz w:val="16"/>
              </w:rPr>
              <w:t>Observations</w:t>
            </w:r>
          </w:p>
        </w:tc>
        <w:tc>
          <w:tcPr>
            <w:tcW w:w="672" w:type="dxa"/>
            <w:tcBorders>
              <w:top w:val="single" w:color="000000" w:sz="3" w:space="0"/>
              <w:left w:val="nil"/>
              <w:bottom w:val="double" w:color="000000" w:sz="3" w:space="0"/>
              <w:right w:val="nil"/>
            </w:tcBorders>
          </w:tcPr>
          <w:p w:rsidR="001742B9" w:rsidRDefault="00256ADB" w14:paraId="138BD0A2" w14:textId="77777777">
            <w:pPr>
              <w:spacing w:after="0" w:line="259" w:lineRule="auto"/>
              <w:ind w:left="89" w:right="0" w:firstLine="0"/>
              <w:jc w:val="left"/>
            </w:pPr>
            <w:r>
              <w:rPr>
                <w:sz w:val="16"/>
              </w:rPr>
              <w:t>760</w:t>
            </w:r>
          </w:p>
        </w:tc>
        <w:tc>
          <w:tcPr>
            <w:tcW w:w="806" w:type="dxa"/>
            <w:tcBorders>
              <w:top w:val="single" w:color="000000" w:sz="3" w:space="0"/>
              <w:left w:val="nil"/>
              <w:bottom w:val="double" w:color="000000" w:sz="3" w:space="0"/>
              <w:right w:val="nil"/>
            </w:tcBorders>
          </w:tcPr>
          <w:p w:rsidR="001742B9" w:rsidRDefault="00256ADB" w14:paraId="75CF88AD" w14:textId="77777777">
            <w:pPr>
              <w:spacing w:after="0" w:line="259" w:lineRule="auto"/>
              <w:ind w:left="156" w:right="0" w:firstLine="0"/>
              <w:jc w:val="left"/>
            </w:pPr>
            <w:r>
              <w:rPr>
                <w:sz w:val="16"/>
              </w:rPr>
              <w:t>656</w:t>
            </w:r>
          </w:p>
        </w:tc>
        <w:tc>
          <w:tcPr>
            <w:tcW w:w="675" w:type="dxa"/>
            <w:tcBorders>
              <w:top w:val="single" w:color="000000" w:sz="3" w:space="0"/>
              <w:left w:val="nil"/>
              <w:bottom w:val="double" w:color="000000" w:sz="3" w:space="0"/>
              <w:right w:val="nil"/>
            </w:tcBorders>
          </w:tcPr>
          <w:p w:rsidR="001742B9" w:rsidRDefault="00256ADB" w14:paraId="35BB4D09" w14:textId="77777777">
            <w:pPr>
              <w:spacing w:after="0" w:line="259" w:lineRule="auto"/>
              <w:ind w:left="85" w:right="0" w:firstLine="0"/>
              <w:jc w:val="left"/>
            </w:pPr>
            <w:r>
              <w:rPr>
                <w:sz w:val="16"/>
              </w:rPr>
              <w:t>1,416</w:t>
            </w:r>
          </w:p>
        </w:tc>
      </w:tr>
    </w:tbl>
    <w:p w:rsidR="001742B9" w:rsidRDefault="00256ADB" w14:paraId="71F9AAC7" w14:textId="77777777">
      <w:pPr>
        <w:spacing w:after="1395" w:line="265" w:lineRule="auto"/>
        <w:ind w:left="846"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12198729" w14:textId="77777777">
      <w:pPr>
        <w:spacing w:after="0" w:line="259" w:lineRule="auto"/>
        <w:ind w:right="2711"/>
        <w:jc w:val="right"/>
      </w:pPr>
      <w:r>
        <w:t>Table 13: CAR: Each Coping Strategy Used</w:t>
      </w:r>
    </w:p>
    <w:tbl>
      <w:tblPr>
        <w:tblW w:w="7318" w:type="dxa"/>
        <w:tblInd w:w="1021" w:type="dxa"/>
        <w:tblCellMar>
          <w:top w:w="24" w:type="dxa"/>
          <w:right w:w="115" w:type="dxa"/>
        </w:tblCellMar>
        <w:tblLook w:val="04A0" w:firstRow="1" w:lastRow="0" w:firstColumn="1" w:lastColumn="0" w:noHBand="0" w:noVBand="1"/>
      </w:tblPr>
      <w:tblGrid>
        <w:gridCol w:w="5096"/>
        <w:gridCol w:w="671"/>
        <w:gridCol w:w="805"/>
        <w:gridCol w:w="746"/>
      </w:tblGrid>
      <w:tr w:rsidR="001742B9" w14:paraId="44F0049A" w14:textId="77777777">
        <w:trPr>
          <w:trHeight w:val="216"/>
        </w:trPr>
        <w:tc>
          <w:tcPr>
            <w:tcW w:w="5166" w:type="dxa"/>
            <w:tcBorders>
              <w:top w:val="double" w:color="000000" w:sz="3" w:space="0"/>
              <w:left w:val="nil"/>
              <w:bottom w:val="nil"/>
              <w:right w:val="nil"/>
            </w:tcBorders>
          </w:tcPr>
          <w:p w:rsidR="001742B9" w:rsidRDefault="001742B9" w14:paraId="7862F4E6"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075A26ED" w14:textId="77777777">
            <w:pPr>
              <w:spacing w:after="160" w:line="259" w:lineRule="auto"/>
              <w:ind w:left="0" w:right="0" w:firstLine="0"/>
              <w:jc w:val="left"/>
            </w:pPr>
          </w:p>
        </w:tc>
        <w:tc>
          <w:tcPr>
            <w:tcW w:w="806" w:type="dxa"/>
            <w:tcBorders>
              <w:top w:val="double" w:color="000000" w:sz="3" w:space="0"/>
              <w:left w:val="nil"/>
              <w:bottom w:val="nil"/>
              <w:right w:val="nil"/>
            </w:tcBorders>
          </w:tcPr>
          <w:p w:rsidR="001742B9" w:rsidRDefault="00256ADB" w14:paraId="2893FFE1" w14:textId="77777777">
            <w:pPr>
              <w:spacing w:after="0" w:line="259" w:lineRule="auto"/>
              <w:ind w:left="158" w:right="0" w:firstLine="0"/>
              <w:jc w:val="left"/>
            </w:pPr>
            <w:r>
              <w:rPr>
                <w:sz w:val="16"/>
              </w:rPr>
              <w:t>CAR</w:t>
            </w:r>
          </w:p>
        </w:tc>
        <w:tc>
          <w:tcPr>
            <w:tcW w:w="675" w:type="dxa"/>
            <w:tcBorders>
              <w:top w:val="double" w:color="000000" w:sz="3" w:space="0"/>
              <w:left w:val="nil"/>
              <w:bottom w:val="nil"/>
              <w:right w:val="nil"/>
            </w:tcBorders>
          </w:tcPr>
          <w:p w:rsidR="001742B9" w:rsidRDefault="001742B9" w14:paraId="50CC33E7" w14:textId="77777777">
            <w:pPr>
              <w:spacing w:after="160" w:line="259" w:lineRule="auto"/>
              <w:ind w:left="0" w:right="0" w:firstLine="0"/>
              <w:jc w:val="left"/>
            </w:pPr>
          </w:p>
        </w:tc>
      </w:tr>
      <w:tr w:rsidR="001742B9" w14:paraId="67A5A94E" w14:textId="77777777">
        <w:trPr>
          <w:trHeight w:val="195"/>
        </w:trPr>
        <w:tc>
          <w:tcPr>
            <w:tcW w:w="5166" w:type="dxa"/>
            <w:tcBorders>
              <w:top w:val="nil"/>
              <w:left w:val="nil"/>
              <w:bottom w:val="single" w:color="000000" w:sz="3" w:space="0"/>
              <w:right w:val="nil"/>
            </w:tcBorders>
          </w:tcPr>
          <w:p w:rsidR="001742B9" w:rsidRDefault="00256ADB" w14:paraId="46ED6010" w14:textId="77777777">
            <w:pPr>
              <w:spacing w:after="0" w:line="259" w:lineRule="auto"/>
              <w:ind w:left="120" w:right="0" w:firstLine="0"/>
              <w:jc w:val="left"/>
            </w:pPr>
            <w:r>
              <w:rPr>
                <w:sz w:val="16"/>
              </w:rPr>
              <w:t>Variable</w:t>
            </w:r>
          </w:p>
        </w:tc>
        <w:tc>
          <w:tcPr>
            <w:tcW w:w="672" w:type="dxa"/>
            <w:tcBorders>
              <w:top w:val="nil"/>
              <w:left w:val="nil"/>
              <w:bottom w:val="single" w:color="000000" w:sz="3" w:space="0"/>
              <w:right w:val="nil"/>
            </w:tcBorders>
          </w:tcPr>
          <w:p w:rsidR="001742B9" w:rsidRDefault="00256ADB" w14:paraId="1B8B10AB" w14:textId="77777777">
            <w:pPr>
              <w:spacing w:after="0" w:line="259" w:lineRule="auto"/>
              <w:ind w:left="64" w:right="0" w:firstLine="0"/>
              <w:jc w:val="left"/>
            </w:pPr>
            <w:r>
              <w:rPr>
                <w:sz w:val="16"/>
              </w:rPr>
              <w:t>F2F</w:t>
            </w:r>
          </w:p>
        </w:tc>
        <w:tc>
          <w:tcPr>
            <w:tcW w:w="806" w:type="dxa"/>
            <w:tcBorders>
              <w:top w:val="nil"/>
              <w:left w:val="nil"/>
              <w:bottom w:val="single" w:color="000000" w:sz="3" w:space="0"/>
              <w:right w:val="nil"/>
            </w:tcBorders>
          </w:tcPr>
          <w:p w:rsidR="001742B9" w:rsidRDefault="00256ADB" w14:paraId="410B3535" w14:textId="77777777">
            <w:pPr>
              <w:spacing w:after="0" w:line="259" w:lineRule="auto"/>
              <w:ind w:left="0" w:right="0" w:firstLine="0"/>
              <w:jc w:val="left"/>
            </w:pPr>
            <w:r>
              <w:rPr>
                <w:sz w:val="16"/>
              </w:rPr>
              <w:t>Remote</w:t>
            </w:r>
          </w:p>
        </w:tc>
        <w:tc>
          <w:tcPr>
            <w:tcW w:w="675" w:type="dxa"/>
            <w:tcBorders>
              <w:top w:val="nil"/>
              <w:left w:val="nil"/>
              <w:bottom w:val="single" w:color="000000" w:sz="3" w:space="0"/>
              <w:right w:val="nil"/>
            </w:tcBorders>
          </w:tcPr>
          <w:p w:rsidR="001742B9" w:rsidRDefault="00256ADB" w14:paraId="6604F7DC" w14:textId="77777777">
            <w:pPr>
              <w:spacing w:after="0" w:line="259" w:lineRule="auto"/>
              <w:ind w:left="140" w:right="0" w:firstLine="0"/>
              <w:jc w:val="left"/>
            </w:pPr>
            <w:r>
              <w:rPr>
                <w:sz w:val="16"/>
              </w:rPr>
              <w:t>Diff</w:t>
            </w:r>
          </w:p>
        </w:tc>
      </w:tr>
      <w:tr w:rsidR="001742B9" w14:paraId="54BA0CE3" w14:textId="77777777">
        <w:trPr>
          <w:trHeight w:val="192"/>
        </w:trPr>
        <w:tc>
          <w:tcPr>
            <w:tcW w:w="5166" w:type="dxa"/>
            <w:tcBorders>
              <w:top w:val="single" w:color="000000" w:sz="3" w:space="0"/>
              <w:left w:val="nil"/>
              <w:bottom w:val="nil"/>
              <w:right w:val="nil"/>
            </w:tcBorders>
          </w:tcPr>
          <w:p w:rsidR="001742B9" w:rsidRDefault="00256ADB" w14:paraId="595D153D" w14:textId="77777777">
            <w:pPr>
              <w:spacing w:after="0" w:line="259" w:lineRule="auto"/>
              <w:ind w:left="120" w:right="0" w:firstLine="0"/>
              <w:jc w:val="left"/>
            </w:pPr>
            <w:r>
              <w:rPr>
                <w:sz w:val="16"/>
              </w:rPr>
              <w:t>Used Stress coping: Sold household assets/goods</w:t>
            </w:r>
          </w:p>
        </w:tc>
        <w:tc>
          <w:tcPr>
            <w:tcW w:w="672" w:type="dxa"/>
            <w:tcBorders>
              <w:top w:val="single" w:color="000000" w:sz="3" w:space="0"/>
              <w:left w:val="nil"/>
              <w:bottom w:val="nil"/>
              <w:right w:val="nil"/>
            </w:tcBorders>
          </w:tcPr>
          <w:p w:rsidR="001742B9" w:rsidRDefault="00256ADB" w14:paraId="6304A152" w14:textId="77777777">
            <w:pPr>
              <w:spacing w:after="0" w:line="259" w:lineRule="auto"/>
              <w:ind w:left="66" w:right="0" w:firstLine="0"/>
              <w:jc w:val="left"/>
            </w:pPr>
            <w:r>
              <w:rPr>
                <w:sz w:val="16"/>
              </w:rPr>
              <w:t>0.28</w:t>
            </w:r>
          </w:p>
        </w:tc>
        <w:tc>
          <w:tcPr>
            <w:tcW w:w="806" w:type="dxa"/>
            <w:tcBorders>
              <w:top w:val="single" w:color="000000" w:sz="3" w:space="0"/>
              <w:left w:val="nil"/>
              <w:bottom w:val="nil"/>
              <w:right w:val="nil"/>
            </w:tcBorders>
          </w:tcPr>
          <w:p w:rsidR="001742B9" w:rsidRDefault="00256ADB" w14:paraId="43ADB0AA" w14:textId="77777777">
            <w:pPr>
              <w:spacing w:after="0" w:line="259" w:lineRule="auto"/>
              <w:ind w:left="133" w:right="0" w:firstLine="0"/>
              <w:jc w:val="left"/>
            </w:pPr>
            <w:r>
              <w:rPr>
                <w:sz w:val="16"/>
              </w:rPr>
              <w:t>0.46</w:t>
            </w:r>
          </w:p>
        </w:tc>
        <w:tc>
          <w:tcPr>
            <w:tcW w:w="675" w:type="dxa"/>
            <w:tcBorders>
              <w:top w:val="single" w:color="000000" w:sz="3" w:space="0"/>
              <w:left w:val="nil"/>
              <w:bottom w:val="nil"/>
              <w:right w:val="nil"/>
            </w:tcBorders>
          </w:tcPr>
          <w:p w:rsidR="001742B9" w:rsidRDefault="00256ADB" w14:paraId="795F367B" w14:textId="77777777">
            <w:pPr>
              <w:spacing w:after="0" w:line="259" w:lineRule="auto"/>
              <w:ind w:left="0" w:right="0" w:firstLine="0"/>
              <w:jc w:val="left"/>
            </w:pPr>
            <w:r>
              <w:rPr>
                <w:sz w:val="16"/>
              </w:rPr>
              <w:t>0.18***</w:t>
            </w:r>
          </w:p>
        </w:tc>
      </w:tr>
      <w:tr w:rsidR="001742B9" w14:paraId="5CB33ABD" w14:textId="77777777">
        <w:trPr>
          <w:trHeight w:val="189"/>
        </w:trPr>
        <w:tc>
          <w:tcPr>
            <w:tcW w:w="5166" w:type="dxa"/>
            <w:tcBorders>
              <w:top w:val="nil"/>
              <w:left w:val="nil"/>
              <w:bottom w:val="nil"/>
              <w:right w:val="nil"/>
            </w:tcBorders>
          </w:tcPr>
          <w:p w:rsidR="001742B9" w:rsidRDefault="001742B9" w14:paraId="008D3237"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3CC21FA" w14:textId="77777777">
            <w:pPr>
              <w:spacing w:after="0" w:line="259" w:lineRule="auto"/>
              <w:ind w:left="0" w:right="0" w:firstLine="0"/>
              <w:jc w:val="left"/>
            </w:pPr>
            <w:r>
              <w:rPr>
                <w:sz w:val="16"/>
              </w:rPr>
              <w:t>(0.45)</w:t>
            </w:r>
          </w:p>
        </w:tc>
        <w:tc>
          <w:tcPr>
            <w:tcW w:w="806" w:type="dxa"/>
            <w:tcBorders>
              <w:top w:val="nil"/>
              <w:left w:val="nil"/>
              <w:bottom w:val="nil"/>
              <w:right w:val="nil"/>
            </w:tcBorders>
          </w:tcPr>
          <w:p w:rsidR="001742B9" w:rsidRDefault="00256ADB" w14:paraId="09403DEE" w14:textId="77777777">
            <w:pPr>
              <w:spacing w:after="0" w:line="259" w:lineRule="auto"/>
              <w:ind w:left="67" w:right="0" w:firstLine="0"/>
              <w:jc w:val="left"/>
            </w:pPr>
            <w:r>
              <w:rPr>
                <w:sz w:val="16"/>
              </w:rPr>
              <w:t>(0.50)</w:t>
            </w:r>
          </w:p>
        </w:tc>
        <w:tc>
          <w:tcPr>
            <w:tcW w:w="675" w:type="dxa"/>
            <w:tcBorders>
              <w:top w:val="nil"/>
              <w:left w:val="nil"/>
              <w:bottom w:val="nil"/>
              <w:right w:val="nil"/>
            </w:tcBorders>
          </w:tcPr>
          <w:p w:rsidR="001742B9" w:rsidRDefault="00256ADB" w14:paraId="009484B1" w14:textId="77777777">
            <w:pPr>
              <w:spacing w:after="0" w:line="259" w:lineRule="auto"/>
              <w:ind w:left="61" w:right="0" w:firstLine="0"/>
              <w:jc w:val="left"/>
            </w:pPr>
            <w:r>
              <w:rPr>
                <w:sz w:val="16"/>
              </w:rPr>
              <w:t>(0.00)</w:t>
            </w:r>
          </w:p>
        </w:tc>
      </w:tr>
      <w:tr w:rsidR="001742B9" w14:paraId="4ED4A026" w14:textId="77777777">
        <w:trPr>
          <w:trHeight w:val="189"/>
        </w:trPr>
        <w:tc>
          <w:tcPr>
            <w:tcW w:w="5166" w:type="dxa"/>
            <w:tcBorders>
              <w:top w:val="nil"/>
              <w:left w:val="nil"/>
              <w:bottom w:val="nil"/>
              <w:right w:val="nil"/>
            </w:tcBorders>
          </w:tcPr>
          <w:p w:rsidR="001742B9" w:rsidRDefault="00256ADB" w14:paraId="62E14697" w14:textId="77777777">
            <w:pPr>
              <w:spacing w:after="0" w:line="259" w:lineRule="auto"/>
              <w:ind w:left="120" w:right="0" w:firstLine="0"/>
              <w:jc w:val="left"/>
            </w:pPr>
            <w:r>
              <w:rPr>
                <w:sz w:val="16"/>
              </w:rPr>
              <w:t>Used Stress coping: Reduced expenses on health and education</w:t>
            </w:r>
          </w:p>
        </w:tc>
        <w:tc>
          <w:tcPr>
            <w:tcW w:w="672" w:type="dxa"/>
            <w:tcBorders>
              <w:top w:val="nil"/>
              <w:left w:val="nil"/>
              <w:bottom w:val="nil"/>
              <w:right w:val="nil"/>
            </w:tcBorders>
          </w:tcPr>
          <w:p w:rsidR="001742B9" w:rsidRDefault="00256ADB" w14:paraId="775E03AA" w14:textId="77777777">
            <w:pPr>
              <w:spacing w:after="0" w:line="259" w:lineRule="auto"/>
              <w:ind w:left="66" w:right="0" w:firstLine="0"/>
              <w:jc w:val="left"/>
            </w:pPr>
            <w:r>
              <w:rPr>
                <w:sz w:val="16"/>
              </w:rPr>
              <w:t>0.23</w:t>
            </w:r>
          </w:p>
        </w:tc>
        <w:tc>
          <w:tcPr>
            <w:tcW w:w="806" w:type="dxa"/>
            <w:tcBorders>
              <w:top w:val="nil"/>
              <w:left w:val="nil"/>
              <w:bottom w:val="nil"/>
              <w:right w:val="nil"/>
            </w:tcBorders>
          </w:tcPr>
          <w:p w:rsidR="001742B9" w:rsidRDefault="00256ADB" w14:paraId="6CBF97C7" w14:textId="77777777">
            <w:pPr>
              <w:spacing w:after="0" w:line="259" w:lineRule="auto"/>
              <w:ind w:left="133" w:right="0" w:firstLine="0"/>
              <w:jc w:val="left"/>
            </w:pPr>
            <w:r>
              <w:rPr>
                <w:sz w:val="16"/>
              </w:rPr>
              <w:t>0.43</w:t>
            </w:r>
          </w:p>
        </w:tc>
        <w:tc>
          <w:tcPr>
            <w:tcW w:w="675" w:type="dxa"/>
            <w:tcBorders>
              <w:top w:val="nil"/>
              <w:left w:val="nil"/>
              <w:bottom w:val="nil"/>
              <w:right w:val="nil"/>
            </w:tcBorders>
          </w:tcPr>
          <w:p w:rsidR="001742B9" w:rsidRDefault="00256ADB" w14:paraId="0D2E9346" w14:textId="77777777">
            <w:pPr>
              <w:spacing w:after="0" w:line="259" w:lineRule="auto"/>
              <w:ind w:left="0" w:right="0" w:firstLine="0"/>
              <w:jc w:val="left"/>
            </w:pPr>
            <w:r>
              <w:rPr>
                <w:sz w:val="16"/>
              </w:rPr>
              <w:t>0.20***</w:t>
            </w:r>
          </w:p>
        </w:tc>
      </w:tr>
      <w:tr w:rsidR="001742B9" w14:paraId="3B5BB692" w14:textId="77777777">
        <w:trPr>
          <w:trHeight w:val="189"/>
        </w:trPr>
        <w:tc>
          <w:tcPr>
            <w:tcW w:w="5166" w:type="dxa"/>
            <w:tcBorders>
              <w:top w:val="nil"/>
              <w:left w:val="nil"/>
              <w:bottom w:val="nil"/>
              <w:right w:val="nil"/>
            </w:tcBorders>
          </w:tcPr>
          <w:p w:rsidR="001742B9" w:rsidRDefault="001742B9" w14:paraId="4E10A2BA"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6F3F9A00" w14:textId="77777777">
            <w:pPr>
              <w:spacing w:after="0" w:line="259" w:lineRule="auto"/>
              <w:ind w:left="0" w:right="0" w:firstLine="0"/>
              <w:jc w:val="left"/>
            </w:pPr>
            <w:r>
              <w:rPr>
                <w:sz w:val="16"/>
              </w:rPr>
              <w:t>(0.42)</w:t>
            </w:r>
          </w:p>
        </w:tc>
        <w:tc>
          <w:tcPr>
            <w:tcW w:w="806" w:type="dxa"/>
            <w:tcBorders>
              <w:top w:val="nil"/>
              <w:left w:val="nil"/>
              <w:bottom w:val="nil"/>
              <w:right w:val="nil"/>
            </w:tcBorders>
          </w:tcPr>
          <w:p w:rsidR="001742B9" w:rsidRDefault="00256ADB" w14:paraId="7603E96F" w14:textId="77777777">
            <w:pPr>
              <w:spacing w:after="0" w:line="259" w:lineRule="auto"/>
              <w:ind w:left="67" w:right="0" w:firstLine="0"/>
              <w:jc w:val="left"/>
            </w:pPr>
            <w:r>
              <w:rPr>
                <w:sz w:val="16"/>
              </w:rPr>
              <w:t>(0.50)</w:t>
            </w:r>
          </w:p>
        </w:tc>
        <w:tc>
          <w:tcPr>
            <w:tcW w:w="675" w:type="dxa"/>
            <w:tcBorders>
              <w:top w:val="nil"/>
              <w:left w:val="nil"/>
              <w:bottom w:val="nil"/>
              <w:right w:val="nil"/>
            </w:tcBorders>
          </w:tcPr>
          <w:p w:rsidR="001742B9" w:rsidRDefault="00256ADB" w14:paraId="0F1F35B2" w14:textId="77777777">
            <w:pPr>
              <w:spacing w:after="0" w:line="259" w:lineRule="auto"/>
              <w:ind w:left="61" w:right="0" w:firstLine="0"/>
              <w:jc w:val="left"/>
            </w:pPr>
            <w:r>
              <w:rPr>
                <w:sz w:val="16"/>
              </w:rPr>
              <w:t>(0.00)</w:t>
            </w:r>
          </w:p>
        </w:tc>
      </w:tr>
      <w:tr w:rsidR="001742B9" w14:paraId="283D5294" w14:textId="77777777">
        <w:trPr>
          <w:trHeight w:val="189"/>
        </w:trPr>
        <w:tc>
          <w:tcPr>
            <w:tcW w:w="5166" w:type="dxa"/>
            <w:tcBorders>
              <w:top w:val="nil"/>
              <w:left w:val="nil"/>
              <w:bottom w:val="nil"/>
              <w:right w:val="nil"/>
            </w:tcBorders>
          </w:tcPr>
          <w:p w:rsidR="001742B9" w:rsidRDefault="00256ADB" w14:paraId="4877CEC3" w14:textId="77777777">
            <w:pPr>
              <w:spacing w:after="0" w:line="259" w:lineRule="auto"/>
              <w:ind w:left="120" w:right="0" w:firstLine="0"/>
              <w:jc w:val="left"/>
            </w:pPr>
            <w:r>
              <w:rPr>
                <w:sz w:val="16"/>
              </w:rPr>
              <w:t>Used Stress coping: Spent savings</w:t>
            </w:r>
          </w:p>
        </w:tc>
        <w:tc>
          <w:tcPr>
            <w:tcW w:w="672" w:type="dxa"/>
            <w:tcBorders>
              <w:top w:val="nil"/>
              <w:left w:val="nil"/>
              <w:bottom w:val="nil"/>
              <w:right w:val="nil"/>
            </w:tcBorders>
          </w:tcPr>
          <w:p w:rsidR="001742B9" w:rsidRDefault="00256ADB" w14:paraId="3743F2DF" w14:textId="77777777">
            <w:pPr>
              <w:spacing w:after="0" w:line="259" w:lineRule="auto"/>
              <w:ind w:left="66" w:right="0" w:firstLine="0"/>
              <w:jc w:val="left"/>
            </w:pPr>
            <w:r>
              <w:rPr>
                <w:sz w:val="16"/>
              </w:rPr>
              <w:t>0.47</w:t>
            </w:r>
          </w:p>
        </w:tc>
        <w:tc>
          <w:tcPr>
            <w:tcW w:w="806" w:type="dxa"/>
            <w:tcBorders>
              <w:top w:val="nil"/>
              <w:left w:val="nil"/>
              <w:bottom w:val="nil"/>
              <w:right w:val="nil"/>
            </w:tcBorders>
          </w:tcPr>
          <w:p w:rsidR="001742B9" w:rsidRDefault="00256ADB" w14:paraId="44C91B4B" w14:textId="77777777">
            <w:pPr>
              <w:spacing w:after="0" w:line="259" w:lineRule="auto"/>
              <w:ind w:left="133" w:right="0" w:firstLine="0"/>
              <w:jc w:val="left"/>
            </w:pPr>
            <w:r>
              <w:rPr>
                <w:sz w:val="16"/>
              </w:rPr>
              <w:t>0.50</w:t>
            </w:r>
          </w:p>
        </w:tc>
        <w:tc>
          <w:tcPr>
            <w:tcW w:w="675" w:type="dxa"/>
            <w:tcBorders>
              <w:top w:val="nil"/>
              <w:left w:val="nil"/>
              <w:bottom w:val="nil"/>
              <w:right w:val="nil"/>
            </w:tcBorders>
          </w:tcPr>
          <w:p w:rsidR="001742B9" w:rsidRDefault="00256ADB" w14:paraId="7228F49E" w14:textId="77777777">
            <w:pPr>
              <w:spacing w:after="0" w:line="259" w:lineRule="auto"/>
              <w:ind w:left="127" w:right="0" w:firstLine="0"/>
              <w:jc w:val="left"/>
            </w:pPr>
            <w:r>
              <w:rPr>
                <w:sz w:val="16"/>
              </w:rPr>
              <w:t>0.03</w:t>
            </w:r>
          </w:p>
        </w:tc>
      </w:tr>
      <w:tr w:rsidR="001742B9" w14:paraId="63EAFE5B" w14:textId="77777777">
        <w:trPr>
          <w:trHeight w:val="189"/>
        </w:trPr>
        <w:tc>
          <w:tcPr>
            <w:tcW w:w="5166" w:type="dxa"/>
            <w:tcBorders>
              <w:top w:val="nil"/>
              <w:left w:val="nil"/>
              <w:bottom w:val="nil"/>
              <w:right w:val="nil"/>
            </w:tcBorders>
          </w:tcPr>
          <w:p w:rsidR="001742B9" w:rsidRDefault="001742B9" w14:paraId="5395B0EF"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30B1B15E" w14:textId="77777777">
            <w:pPr>
              <w:spacing w:after="0" w:line="259" w:lineRule="auto"/>
              <w:ind w:left="0" w:right="0" w:firstLine="0"/>
              <w:jc w:val="left"/>
            </w:pPr>
            <w:r>
              <w:rPr>
                <w:sz w:val="16"/>
              </w:rPr>
              <w:t>(0.50)</w:t>
            </w:r>
          </w:p>
        </w:tc>
        <w:tc>
          <w:tcPr>
            <w:tcW w:w="806" w:type="dxa"/>
            <w:tcBorders>
              <w:top w:val="nil"/>
              <w:left w:val="nil"/>
              <w:bottom w:val="nil"/>
              <w:right w:val="nil"/>
            </w:tcBorders>
          </w:tcPr>
          <w:p w:rsidR="001742B9" w:rsidRDefault="00256ADB" w14:paraId="2BEE363F" w14:textId="77777777">
            <w:pPr>
              <w:spacing w:after="0" w:line="259" w:lineRule="auto"/>
              <w:ind w:left="67" w:right="0" w:firstLine="0"/>
              <w:jc w:val="left"/>
            </w:pPr>
            <w:r>
              <w:rPr>
                <w:sz w:val="16"/>
              </w:rPr>
              <w:t>(0.50)</w:t>
            </w:r>
          </w:p>
        </w:tc>
        <w:tc>
          <w:tcPr>
            <w:tcW w:w="675" w:type="dxa"/>
            <w:tcBorders>
              <w:top w:val="nil"/>
              <w:left w:val="nil"/>
              <w:bottom w:val="nil"/>
              <w:right w:val="nil"/>
            </w:tcBorders>
          </w:tcPr>
          <w:p w:rsidR="001742B9" w:rsidRDefault="00256ADB" w14:paraId="6CA3D338" w14:textId="77777777">
            <w:pPr>
              <w:spacing w:after="0" w:line="259" w:lineRule="auto"/>
              <w:ind w:left="61" w:right="0" w:firstLine="0"/>
              <w:jc w:val="left"/>
            </w:pPr>
            <w:r>
              <w:rPr>
                <w:sz w:val="16"/>
              </w:rPr>
              <w:t>(0.50)</w:t>
            </w:r>
          </w:p>
        </w:tc>
      </w:tr>
      <w:tr w:rsidR="001742B9" w14:paraId="1FEB4D74" w14:textId="77777777">
        <w:trPr>
          <w:trHeight w:val="189"/>
        </w:trPr>
        <w:tc>
          <w:tcPr>
            <w:tcW w:w="5166" w:type="dxa"/>
            <w:tcBorders>
              <w:top w:val="nil"/>
              <w:left w:val="nil"/>
              <w:bottom w:val="nil"/>
              <w:right w:val="nil"/>
            </w:tcBorders>
          </w:tcPr>
          <w:p w:rsidR="001742B9" w:rsidRDefault="00256ADB" w14:paraId="492CE25E" w14:textId="77777777">
            <w:pPr>
              <w:spacing w:after="0" w:line="259" w:lineRule="auto"/>
              <w:ind w:left="120" w:right="0" w:firstLine="0"/>
              <w:jc w:val="left"/>
            </w:pPr>
            <w:r>
              <w:rPr>
                <w:sz w:val="16"/>
              </w:rPr>
              <w:t>Used Stress coping: Borrowed money</w:t>
            </w:r>
          </w:p>
        </w:tc>
        <w:tc>
          <w:tcPr>
            <w:tcW w:w="672" w:type="dxa"/>
            <w:tcBorders>
              <w:top w:val="nil"/>
              <w:left w:val="nil"/>
              <w:bottom w:val="nil"/>
              <w:right w:val="nil"/>
            </w:tcBorders>
          </w:tcPr>
          <w:p w:rsidR="001742B9" w:rsidRDefault="00256ADB" w14:paraId="59F50CE9" w14:textId="77777777">
            <w:pPr>
              <w:spacing w:after="0" w:line="259" w:lineRule="auto"/>
              <w:ind w:left="66" w:right="0" w:firstLine="0"/>
              <w:jc w:val="left"/>
            </w:pPr>
            <w:r>
              <w:rPr>
                <w:sz w:val="16"/>
              </w:rPr>
              <w:t>0.46</w:t>
            </w:r>
          </w:p>
        </w:tc>
        <w:tc>
          <w:tcPr>
            <w:tcW w:w="806" w:type="dxa"/>
            <w:tcBorders>
              <w:top w:val="nil"/>
              <w:left w:val="nil"/>
              <w:bottom w:val="nil"/>
              <w:right w:val="nil"/>
            </w:tcBorders>
          </w:tcPr>
          <w:p w:rsidR="001742B9" w:rsidRDefault="00256ADB" w14:paraId="28FD1B8A" w14:textId="77777777">
            <w:pPr>
              <w:spacing w:after="0" w:line="259" w:lineRule="auto"/>
              <w:ind w:left="133" w:right="0" w:firstLine="0"/>
              <w:jc w:val="left"/>
            </w:pPr>
            <w:r>
              <w:rPr>
                <w:sz w:val="16"/>
              </w:rPr>
              <w:t>0.53</w:t>
            </w:r>
          </w:p>
        </w:tc>
        <w:tc>
          <w:tcPr>
            <w:tcW w:w="675" w:type="dxa"/>
            <w:tcBorders>
              <w:top w:val="nil"/>
              <w:left w:val="nil"/>
              <w:bottom w:val="nil"/>
              <w:right w:val="nil"/>
            </w:tcBorders>
          </w:tcPr>
          <w:p w:rsidR="001742B9" w:rsidRDefault="00256ADB" w14:paraId="11164F42" w14:textId="77777777">
            <w:pPr>
              <w:spacing w:after="0" w:line="259" w:lineRule="auto"/>
              <w:ind w:left="127" w:right="0" w:firstLine="0"/>
              <w:jc w:val="left"/>
            </w:pPr>
            <w:r>
              <w:rPr>
                <w:sz w:val="16"/>
              </w:rPr>
              <w:t>0.07</w:t>
            </w:r>
          </w:p>
        </w:tc>
      </w:tr>
      <w:tr w:rsidR="001742B9" w14:paraId="13AF86A8" w14:textId="77777777">
        <w:trPr>
          <w:trHeight w:val="189"/>
        </w:trPr>
        <w:tc>
          <w:tcPr>
            <w:tcW w:w="5166" w:type="dxa"/>
            <w:tcBorders>
              <w:top w:val="nil"/>
              <w:left w:val="nil"/>
              <w:bottom w:val="nil"/>
              <w:right w:val="nil"/>
            </w:tcBorders>
          </w:tcPr>
          <w:p w:rsidR="001742B9" w:rsidRDefault="001742B9" w14:paraId="210710A4"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27163195" w14:textId="77777777">
            <w:pPr>
              <w:spacing w:after="0" w:line="259" w:lineRule="auto"/>
              <w:ind w:left="0" w:right="0" w:firstLine="0"/>
              <w:jc w:val="left"/>
            </w:pPr>
            <w:r>
              <w:rPr>
                <w:sz w:val="16"/>
              </w:rPr>
              <w:t>(0.50)</w:t>
            </w:r>
          </w:p>
        </w:tc>
        <w:tc>
          <w:tcPr>
            <w:tcW w:w="806" w:type="dxa"/>
            <w:tcBorders>
              <w:top w:val="nil"/>
              <w:left w:val="nil"/>
              <w:bottom w:val="nil"/>
              <w:right w:val="nil"/>
            </w:tcBorders>
          </w:tcPr>
          <w:p w:rsidR="001742B9" w:rsidRDefault="00256ADB" w14:paraId="1978D7FB" w14:textId="77777777">
            <w:pPr>
              <w:spacing w:after="0" w:line="259" w:lineRule="auto"/>
              <w:ind w:left="67" w:right="0" w:firstLine="0"/>
              <w:jc w:val="left"/>
            </w:pPr>
            <w:r>
              <w:rPr>
                <w:sz w:val="16"/>
              </w:rPr>
              <w:t>(0.50)</w:t>
            </w:r>
          </w:p>
        </w:tc>
        <w:tc>
          <w:tcPr>
            <w:tcW w:w="675" w:type="dxa"/>
            <w:tcBorders>
              <w:top w:val="nil"/>
              <w:left w:val="nil"/>
              <w:bottom w:val="nil"/>
              <w:right w:val="nil"/>
            </w:tcBorders>
          </w:tcPr>
          <w:p w:rsidR="001742B9" w:rsidRDefault="00256ADB" w14:paraId="4C026A29" w14:textId="77777777">
            <w:pPr>
              <w:spacing w:after="0" w:line="259" w:lineRule="auto"/>
              <w:ind w:left="61" w:right="0" w:firstLine="0"/>
              <w:jc w:val="left"/>
            </w:pPr>
            <w:r>
              <w:rPr>
                <w:sz w:val="16"/>
              </w:rPr>
              <w:t>(0.18)</w:t>
            </w:r>
          </w:p>
        </w:tc>
      </w:tr>
      <w:tr w:rsidR="001742B9" w14:paraId="0CB6D8AA" w14:textId="77777777">
        <w:trPr>
          <w:trHeight w:val="189"/>
        </w:trPr>
        <w:tc>
          <w:tcPr>
            <w:tcW w:w="5166" w:type="dxa"/>
            <w:tcBorders>
              <w:top w:val="nil"/>
              <w:left w:val="nil"/>
              <w:bottom w:val="nil"/>
              <w:right w:val="nil"/>
            </w:tcBorders>
          </w:tcPr>
          <w:p w:rsidR="001742B9" w:rsidRDefault="00256ADB" w14:paraId="4FCD93C0" w14:textId="77777777">
            <w:pPr>
              <w:spacing w:after="0" w:line="259" w:lineRule="auto"/>
              <w:ind w:left="120" w:right="0" w:firstLine="0"/>
              <w:jc w:val="left"/>
            </w:pPr>
            <w:r>
              <w:rPr>
                <w:sz w:val="16"/>
              </w:rPr>
              <w:t>Used Crisis coping: Sold productive assets or means of transport</w:t>
            </w:r>
          </w:p>
        </w:tc>
        <w:tc>
          <w:tcPr>
            <w:tcW w:w="672" w:type="dxa"/>
            <w:tcBorders>
              <w:top w:val="nil"/>
              <w:left w:val="nil"/>
              <w:bottom w:val="nil"/>
              <w:right w:val="nil"/>
            </w:tcBorders>
          </w:tcPr>
          <w:p w:rsidR="001742B9" w:rsidRDefault="00256ADB" w14:paraId="1CAA19D9" w14:textId="77777777">
            <w:pPr>
              <w:spacing w:after="0" w:line="259" w:lineRule="auto"/>
              <w:ind w:left="66" w:right="0" w:firstLine="0"/>
              <w:jc w:val="left"/>
            </w:pPr>
            <w:r>
              <w:rPr>
                <w:sz w:val="16"/>
              </w:rPr>
              <w:t>0.07</w:t>
            </w:r>
          </w:p>
        </w:tc>
        <w:tc>
          <w:tcPr>
            <w:tcW w:w="806" w:type="dxa"/>
            <w:tcBorders>
              <w:top w:val="nil"/>
              <w:left w:val="nil"/>
              <w:bottom w:val="nil"/>
              <w:right w:val="nil"/>
            </w:tcBorders>
          </w:tcPr>
          <w:p w:rsidR="001742B9" w:rsidRDefault="00256ADB" w14:paraId="44AE5F4A" w14:textId="77777777">
            <w:pPr>
              <w:spacing w:after="0" w:line="259" w:lineRule="auto"/>
              <w:ind w:left="133" w:right="0" w:firstLine="0"/>
              <w:jc w:val="left"/>
            </w:pPr>
            <w:r>
              <w:rPr>
                <w:sz w:val="16"/>
              </w:rPr>
              <w:t>0.26</w:t>
            </w:r>
          </w:p>
        </w:tc>
        <w:tc>
          <w:tcPr>
            <w:tcW w:w="675" w:type="dxa"/>
            <w:tcBorders>
              <w:top w:val="nil"/>
              <w:left w:val="nil"/>
              <w:bottom w:val="nil"/>
              <w:right w:val="nil"/>
            </w:tcBorders>
          </w:tcPr>
          <w:p w:rsidR="001742B9" w:rsidRDefault="00256ADB" w14:paraId="708A8255" w14:textId="77777777">
            <w:pPr>
              <w:spacing w:after="0" w:line="259" w:lineRule="auto"/>
              <w:ind w:left="0" w:right="0" w:firstLine="0"/>
              <w:jc w:val="left"/>
            </w:pPr>
            <w:r>
              <w:rPr>
                <w:sz w:val="16"/>
              </w:rPr>
              <w:t>0.19***</w:t>
            </w:r>
          </w:p>
        </w:tc>
      </w:tr>
      <w:tr w:rsidR="001742B9" w14:paraId="79EADACC" w14:textId="77777777">
        <w:trPr>
          <w:trHeight w:val="189"/>
        </w:trPr>
        <w:tc>
          <w:tcPr>
            <w:tcW w:w="5166" w:type="dxa"/>
            <w:tcBorders>
              <w:top w:val="nil"/>
              <w:left w:val="nil"/>
              <w:bottom w:val="nil"/>
              <w:right w:val="nil"/>
            </w:tcBorders>
          </w:tcPr>
          <w:p w:rsidR="001742B9" w:rsidRDefault="001742B9" w14:paraId="5DA2A6E1"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3E8FDA0" w14:textId="77777777">
            <w:pPr>
              <w:spacing w:after="0" w:line="259" w:lineRule="auto"/>
              <w:ind w:left="0" w:right="0" w:firstLine="0"/>
              <w:jc w:val="left"/>
            </w:pPr>
            <w:r>
              <w:rPr>
                <w:sz w:val="16"/>
              </w:rPr>
              <w:t>(0.26)</w:t>
            </w:r>
          </w:p>
        </w:tc>
        <w:tc>
          <w:tcPr>
            <w:tcW w:w="806" w:type="dxa"/>
            <w:tcBorders>
              <w:top w:val="nil"/>
              <w:left w:val="nil"/>
              <w:bottom w:val="nil"/>
              <w:right w:val="nil"/>
            </w:tcBorders>
          </w:tcPr>
          <w:p w:rsidR="001742B9" w:rsidRDefault="00256ADB" w14:paraId="5C56AE94" w14:textId="77777777">
            <w:pPr>
              <w:spacing w:after="0" w:line="259" w:lineRule="auto"/>
              <w:ind w:left="67" w:right="0" w:firstLine="0"/>
              <w:jc w:val="left"/>
            </w:pPr>
            <w:r>
              <w:rPr>
                <w:sz w:val="16"/>
              </w:rPr>
              <w:t>(0.44)</w:t>
            </w:r>
          </w:p>
        </w:tc>
        <w:tc>
          <w:tcPr>
            <w:tcW w:w="675" w:type="dxa"/>
            <w:tcBorders>
              <w:top w:val="nil"/>
              <w:left w:val="nil"/>
              <w:bottom w:val="nil"/>
              <w:right w:val="nil"/>
            </w:tcBorders>
          </w:tcPr>
          <w:p w:rsidR="001742B9" w:rsidRDefault="00256ADB" w14:paraId="04743A3D" w14:textId="77777777">
            <w:pPr>
              <w:spacing w:after="0" w:line="259" w:lineRule="auto"/>
              <w:ind w:left="61" w:right="0" w:firstLine="0"/>
              <w:jc w:val="left"/>
            </w:pPr>
            <w:r>
              <w:rPr>
                <w:sz w:val="16"/>
              </w:rPr>
              <w:t>(0.00)</w:t>
            </w:r>
          </w:p>
        </w:tc>
      </w:tr>
      <w:tr w:rsidR="001742B9" w14:paraId="701C356E" w14:textId="77777777">
        <w:trPr>
          <w:trHeight w:val="189"/>
        </w:trPr>
        <w:tc>
          <w:tcPr>
            <w:tcW w:w="5166" w:type="dxa"/>
            <w:tcBorders>
              <w:top w:val="nil"/>
              <w:left w:val="nil"/>
              <w:bottom w:val="nil"/>
              <w:right w:val="nil"/>
            </w:tcBorders>
          </w:tcPr>
          <w:p w:rsidR="001742B9" w:rsidRDefault="00256ADB" w14:paraId="41D8BD7E" w14:textId="77777777">
            <w:pPr>
              <w:spacing w:after="0" w:line="259" w:lineRule="auto"/>
              <w:ind w:left="120" w:right="0" w:firstLine="0"/>
              <w:jc w:val="left"/>
            </w:pPr>
            <w:r>
              <w:rPr>
                <w:sz w:val="16"/>
              </w:rPr>
              <w:t>Used Crisis coping: Moved to somewhere else</w:t>
            </w:r>
          </w:p>
        </w:tc>
        <w:tc>
          <w:tcPr>
            <w:tcW w:w="672" w:type="dxa"/>
            <w:tcBorders>
              <w:top w:val="nil"/>
              <w:left w:val="nil"/>
              <w:bottom w:val="nil"/>
              <w:right w:val="nil"/>
            </w:tcBorders>
          </w:tcPr>
          <w:p w:rsidR="001742B9" w:rsidRDefault="00256ADB" w14:paraId="32EA6E81" w14:textId="77777777">
            <w:pPr>
              <w:spacing w:after="0" w:line="259" w:lineRule="auto"/>
              <w:ind w:left="66" w:right="0" w:firstLine="0"/>
              <w:jc w:val="left"/>
            </w:pPr>
            <w:r>
              <w:rPr>
                <w:sz w:val="16"/>
              </w:rPr>
              <w:t>0.05</w:t>
            </w:r>
          </w:p>
        </w:tc>
        <w:tc>
          <w:tcPr>
            <w:tcW w:w="806" w:type="dxa"/>
            <w:tcBorders>
              <w:top w:val="nil"/>
              <w:left w:val="nil"/>
              <w:bottom w:val="nil"/>
              <w:right w:val="nil"/>
            </w:tcBorders>
          </w:tcPr>
          <w:p w:rsidR="001742B9" w:rsidRDefault="00256ADB" w14:paraId="669E1BA2" w14:textId="77777777">
            <w:pPr>
              <w:spacing w:after="0" w:line="259" w:lineRule="auto"/>
              <w:ind w:left="133" w:right="0" w:firstLine="0"/>
              <w:jc w:val="left"/>
            </w:pPr>
            <w:r>
              <w:rPr>
                <w:sz w:val="16"/>
              </w:rPr>
              <w:t>0.14</w:t>
            </w:r>
          </w:p>
        </w:tc>
        <w:tc>
          <w:tcPr>
            <w:tcW w:w="675" w:type="dxa"/>
            <w:tcBorders>
              <w:top w:val="nil"/>
              <w:left w:val="nil"/>
              <w:bottom w:val="nil"/>
              <w:right w:val="nil"/>
            </w:tcBorders>
          </w:tcPr>
          <w:p w:rsidR="001742B9" w:rsidRDefault="00256ADB" w14:paraId="5A970EB6" w14:textId="77777777">
            <w:pPr>
              <w:spacing w:after="0" w:line="259" w:lineRule="auto"/>
              <w:ind w:left="42" w:right="0" w:firstLine="0"/>
              <w:jc w:val="left"/>
            </w:pPr>
            <w:r>
              <w:rPr>
                <w:sz w:val="16"/>
              </w:rPr>
              <w:t>0.09**</w:t>
            </w:r>
          </w:p>
        </w:tc>
      </w:tr>
      <w:tr w:rsidR="001742B9" w14:paraId="492050C1" w14:textId="77777777">
        <w:trPr>
          <w:trHeight w:val="189"/>
        </w:trPr>
        <w:tc>
          <w:tcPr>
            <w:tcW w:w="5166" w:type="dxa"/>
            <w:tcBorders>
              <w:top w:val="nil"/>
              <w:left w:val="nil"/>
              <w:bottom w:val="nil"/>
              <w:right w:val="nil"/>
            </w:tcBorders>
          </w:tcPr>
          <w:p w:rsidR="001742B9" w:rsidRDefault="001742B9" w14:paraId="053AAA96"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36AEE614" w14:textId="77777777">
            <w:pPr>
              <w:spacing w:after="0" w:line="259" w:lineRule="auto"/>
              <w:ind w:left="0" w:right="0" w:firstLine="0"/>
              <w:jc w:val="left"/>
            </w:pPr>
            <w:r>
              <w:rPr>
                <w:sz w:val="16"/>
              </w:rPr>
              <w:t>(0.23)</w:t>
            </w:r>
          </w:p>
        </w:tc>
        <w:tc>
          <w:tcPr>
            <w:tcW w:w="806" w:type="dxa"/>
            <w:tcBorders>
              <w:top w:val="nil"/>
              <w:left w:val="nil"/>
              <w:bottom w:val="nil"/>
              <w:right w:val="nil"/>
            </w:tcBorders>
          </w:tcPr>
          <w:p w:rsidR="001742B9" w:rsidRDefault="00256ADB" w14:paraId="6EBD5FD6" w14:textId="77777777">
            <w:pPr>
              <w:spacing w:after="0" w:line="259" w:lineRule="auto"/>
              <w:ind w:left="67" w:right="0" w:firstLine="0"/>
              <w:jc w:val="left"/>
            </w:pPr>
            <w:r>
              <w:rPr>
                <w:sz w:val="16"/>
              </w:rPr>
              <w:t>(0.35)</w:t>
            </w:r>
          </w:p>
        </w:tc>
        <w:tc>
          <w:tcPr>
            <w:tcW w:w="675" w:type="dxa"/>
            <w:tcBorders>
              <w:top w:val="nil"/>
              <w:left w:val="nil"/>
              <w:bottom w:val="nil"/>
              <w:right w:val="nil"/>
            </w:tcBorders>
          </w:tcPr>
          <w:p w:rsidR="001742B9" w:rsidRDefault="00256ADB" w14:paraId="72127506" w14:textId="77777777">
            <w:pPr>
              <w:spacing w:after="0" w:line="259" w:lineRule="auto"/>
              <w:ind w:left="61" w:right="0" w:firstLine="0"/>
              <w:jc w:val="left"/>
            </w:pPr>
            <w:r>
              <w:rPr>
                <w:sz w:val="16"/>
              </w:rPr>
              <w:t>(0.01)</w:t>
            </w:r>
          </w:p>
        </w:tc>
      </w:tr>
      <w:tr w:rsidR="001742B9" w14:paraId="20E18C5B" w14:textId="77777777">
        <w:trPr>
          <w:trHeight w:val="189"/>
        </w:trPr>
        <w:tc>
          <w:tcPr>
            <w:tcW w:w="5166" w:type="dxa"/>
            <w:tcBorders>
              <w:top w:val="nil"/>
              <w:left w:val="nil"/>
              <w:bottom w:val="nil"/>
              <w:right w:val="nil"/>
            </w:tcBorders>
          </w:tcPr>
          <w:p w:rsidR="001742B9" w:rsidRDefault="00256ADB" w14:paraId="77C6D367" w14:textId="77777777">
            <w:pPr>
              <w:spacing w:after="0" w:line="259" w:lineRule="auto"/>
              <w:ind w:left="120" w:right="0" w:firstLine="0"/>
              <w:jc w:val="left"/>
            </w:pPr>
            <w:r>
              <w:rPr>
                <w:sz w:val="16"/>
              </w:rPr>
              <w:t>Used Crisis coping: Withdrew children from school</w:t>
            </w:r>
          </w:p>
        </w:tc>
        <w:tc>
          <w:tcPr>
            <w:tcW w:w="672" w:type="dxa"/>
            <w:tcBorders>
              <w:top w:val="nil"/>
              <w:left w:val="nil"/>
              <w:bottom w:val="nil"/>
              <w:right w:val="nil"/>
            </w:tcBorders>
          </w:tcPr>
          <w:p w:rsidR="001742B9" w:rsidRDefault="00256ADB" w14:paraId="21A907B6" w14:textId="77777777">
            <w:pPr>
              <w:spacing w:after="0" w:line="259" w:lineRule="auto"/>
              <w:ind w:left="66" w:right="0" w:firstLine="0"/>
              <w:jc w:val="left"/>
            </w:pPr>
            <w:r>
              <w:rPr>
                <w:sz w:val="16"/>
              </w:rPr>
              <w:t>0.03</w:t>
            </w:r>
          </w:p>
        </w:tc>
        <w:tc>
          <w:tcPr>
            <w:tcW w:w="806" w:type="dxa"/>
            <w:tcBorders>
              <w:top w:val="nil"/>
              <w:left w:val="nil"/>
              <w:bottom w:val="nil"/>
              <w:right w:val="nil"/>
            </w:tcBorders>
          </w:tcPr>
          <w:p w:rsidR="001742B9" w:rsidRDefault="00256ADB" w14:paraId="6C999D2B" w14:textId="77777777">
            <w:pPr>
              <w:spacing w:after="0" w:line="259" w:lineRule="auto"/>
              <w:ind w:left="133" w:right="0" w:firstLine="0"/>
              <w:jc w:val="left"/>
            </w:pPr>
            <w:r>
              <w:rPr>
                <w:sz w:val="16"/>
              </w:rPr>
              <w:t>0.05</w:t>
            </w:r>
          </w:p>
        </w:tc>
        <w:tc>
          <w:tcPr>
            <w:tcW w:w="675" w:type="dxa"/>
            <w:tcBorders>
              <w:top w:val="nil"/>
              <w:left w:val="nil"/>
              <w:bottom w:val="nil"/>
              <w:right w:val="nil"/>
            </w:tcBorders>
          </w:tcPr>
          <w:p w:rsidR="001742B9" w:rsidRDefault="00256ADB" w14:paraId="5C2F6278" w14:textId="77777777">
            <w:pPr>
              <w:spacing w:after="0" w:line="259" w:lineRule="auto"/>
              <w:ind w:left="127" w:right="0" w:firstLine="0"/>
              <w:jc w:val="left"/>
            </w:pPr>
            <w:r>
              <w:rPr>
                <w:sz w:val="16"/>
              </w:rPr>
              <w:t>0.02</w:t>
            </w:r>
          </w:p>
        </w:tc>
      </w:tr>
      <w:tr w:rsidR="001742B9" w14:paraId="728884A6" w14:textId="77777777">
        <w:trPr>
          <w:trHeight w:val="189"/>
        </w:trPr>
        <w:tc>
          <w:tcPr>
            <w:tcW w:w="5166" w:type="dxa"/>
            <w:tcBorders>
              <w:top w:val="nil"/>
              <w:left w:val="nil"/>
              <w:bottom w:val="nil"/>
              <w:right w:val="nil"/>
            </w:tcBorders>
          </w:tcPr>
          <w:p w:rsidR="001742B9" w:rsidRDefault="001742B9" w14:paraId="07D25514"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2B16A7D3" w14:textId="77777777">
            <w:pPr>
              <w:spacing w:after="0" w:line="259" w:lineRule="auto"/>
              <w:ind w:left="0" w:right="0" w:firstLine="0"/>
              <w:jc w:val="left"/>
            </w:pPr>
            <w:r>
              <w:rPr>
                <w:sz w:val="16"/>
              </w:rPr>
              <w:t>(0.17)</w:t>
            </w:r>
          </w:p>
        </w:tc>
        <w:tc>
          <w:tcPr>
            <w:tcW w:w="806" w:type="dxa"/>
            <w:tcBorders>
              <w:top w:val="nil"/>
              <w:left w:val="nil"/>
              <w:bottom w:val="nil"/>
              <w:right w:val="nil"/>
            </w:tcBorders>
          </w:tcPr>
          <w:p w:rsidR="001742B9" w:rsidRDefault="00256ADB" w14:paraId="1F310F0A" w14:textId="77777777">
            <w:pPr>
              <w:spacing w:after="0" w:line="259" w:lineRule="auto"/>
              <w:ind w:left="67" w:right="0" w:firstLine="0"/>
              <w:jc w:val="left"/>
            </w:pPr>
            <w:r>
              <w:rPr>
                <w:sz w:val="16"/>
              </w:rPr>
              <w:t>(0.22)</w:t>
            </w:r>
          </w:p>
        </w:tc>
        <w:tc>
          <w:tcPr>
            <w:tcW w:w="675" w:type="dxa"/>
            <w:tcBorders>
              <w:top w:val="nil"/>
              <w:left w:val="nil"/>
              <w:bottom w:val="nil"/>
              <w:right w:val="nil"/>
            </w:tcBorders>
          </w:tcPr>
          <w:p w:rsidR="001742B9" w:rsidRDefault="00256ADB" w14:paraId="381AADC1" w14:textId="77777777">
            <w:pPr>
              <w:spacing w:after="0" w:line="259" w:lineRule="auto"/>
              <w:ind w:left="61" w:right="0" w:firstLine="0"/>
              <w:jc w:val="left"/>
            </w:pPr>
            <w:r>
              <w:rPr>
                <w:sz w:val="16"/>
              </w:rPr>
              <w:t>(0.32)</w:t>
            </w:r>
          </w:p>
        </w:tc>
      </w:tr>
      <w:tr w:rsidR="001742B9" w14:paraId="65C74AD3" w14:textId="77777777">
        <w:trPr>
          <w:trHeight w:val="189"/>
        </w:trPr>
        <w:tc>
          <w:tcPr>
            <w:tcW w:w="5166" w:type="dxa"/>
            <w:tcBorders>
              <w:top w:val="nil"/>
              <w:left w:val="nil"/>
              <w:bottom w:val="nil"/>
              <w:right w:val="nil"/>
            </w:tcBorders>
          </w:tcPr>
          <w:p w:rsidR="001742B9" w:rsidRDefault="00256ADB" w14:paraId="7A55D5B4" w14:textId="77777777">
            <w:pPr>
              <w:spacing w:after="0" w:line="259" w:lineRule="auto"/>
              <w:ind w:left="120" w:right="0" w:firstLine="0"/>
              <w:jc w:val="left"/>
            </w:pPr>
            <w:r>
              <w:rPr>
                <w:sz w:val="16"/>
              </w:rPr>
              <w:t>Used Emergency coping: Sold houses</w:t>
            </w:r>
          </w:p>
        </w:tc>
        <w:tc>
          <w:tcPr>
            <w:tcW w:w="672" w:type="dxa"/>
            <w:tcBorders>
              <w:top w:val="nil"/>
              <w:left w:val="nil"/>
              <w:bottom w:val="nil"/>
              <w:right w:val="nil"/>
            </w:tcBorders>
          </w:tcPr>
          <w:p w:rsidR="001742B9" w:rsidRDefault="00256ADB" w14:paraId="49F44EE7" w14:textId="77777777">
            <w:pPr>
              <w:spacing w:after="0" w:line="259" w:lineRule="auto"/>
              <w:ind w:left="66" w:right="0" w:firstLine="0"/>
              <w:jc w:val="left"/>
            </w:pPr>
            <w:r>
              <w:rPr>
                <w:sz w:val="16"/>
              </w:rPr>
              <w:t>0.03</w:t>
            </w:r>
          </w:p>
        </w:tc>
        <w:tc>
          <w:tcPr>
            <w:tcW w:w="806" w:type="dxa"/>
            <w:tcBorders>
              <w:top w:val="nil"/>
              <w:left w:val="nil"/>
              <w:bottom w:val="nil"/>
              <w:right w:val="nil"/>
            </w:tcBorders>
          </w:tcPr>
          <w:p w:rsidR="001742B9" w:rsidRDefault="00256ADB" w14:paraId="3C83DF24" w14:textId="77777777">
            <w:pPr>
              <w:spacing w:after="0" w:line="259" w:lineRule="auto"/>
              <w:ind w:left="133" w:right="0" w:firstLine="0"/>
              <w:jc w:val="left"/>
            </w:pPr>
            <w:r>
              <w:rPr>
                <w:sz w:val="16"/>
              </w:rPr>
              <w:t>0.14</w:t>
            </w:r>
          </w:p>
        </w:tc>
        <w:tc>
          <w:tcPr>
            <w:tcW w:w="675" w:type="dxa"/>
            <w:tcBorders>
              <w:top w:val="nil"/>
              <w:left w:val="nil"/>
              <w:bottom w:val="nil"/>
              <w:right w:val="nil"/>
            </w:tcBorders>
          </w:tcPr>
          <w:p w:rsidR="001742B9" w:rsidRDefault="00256ADB" w14:paraId="2A143F25" w14:textId="77777777">
            <w:pPr>
              <w:spacing w:after="0" w:line="259" w:lineRule="auto"/>
              <w:ind w:left="0" w:right="0" w:firstLine="0"/>
              <w:jc w:val="left"/>
            </w:pPr>
            <w:r>
              <w:rPr>
                <w:sz w:val="16"/>
              </w:rPr>
              <w:t>0.11***</w:t>
            </w:r>
          </w:p>
        </w:tc>
      </w:tr>
      <w:tr w:rsidR="001742B9" w14:paraId="7673A27A" w14:textId="77777777">
        <w:trPr>
          <w:trHeight w:val="189"/>
        </w:trPr>
        <w:tc>
          <w:tcPr>
            <w:tcW w:w="5166" w:type="dxa"/>
            <w:tcBorders>
              <w:top w:val="nil"/>
              <w:left w:val="nil"/>
              <w:bottom w:val="nil"/>
              <w:right w:val="nil"/>
            </w:tcBorders>
          </w:tcPr>
          <w:p w:rsidR="001742B9" w:rsidRDefault="001742B9" w14:paraId="298E7F6F"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5ABB85B0" w14:textId="77777777">
            <w:pPr>
              <w:spacing w:after="0" w:line="259" w:lineRule="auto"/>
              <w:ind w:left="0" w:right="0" w:firstLine="0"/>
              <w:jc w:val="left"/>
            </w:pPr>
            <w:r>
              <w:rPr>
                <w:sz w:val="16"/>
              </w:rPr>
              <w:t>(0.17)</w:t>
            </w:r>
          </w:p>
        </w:tc>
        <w:tc>
          <w:tcPr>
            <w:tcW w:w="806" w:type="dxa"/>
            <w:tcBorders>
              <w:top w:val="nil"/>
              <w:left w:val="nil"/>
              <w:bottom w:val="nil"/>
              <w:right w:val="nil"/>
            </w:tcBorders>
          </w:tcPr>
          <w:p w:rsidR="001742B9" w:rsidRDefault="00256ADB" w14:paraId="67048BE6" w14:textId="77777777">
            <w:pPr>
              <w:spacing w:after="0" w:line="259" w:lineRule="auto"/>
              <w:ind w:left="67" w:right="0" w:firstLine="0"/>
              <w:jc w:val="left"/>
            </w:pPr>
            <w:r>
              <w:rPr>
                <w:sz w:val="16"/>
              </w:rPr>
              <w:t>(0.35)</w:t>
            </w:r>
          </w:p>
        </w:tc>
        <w:tc>
          <w:tcPr>
            <w:tcW w:w="675" w:type="dxa"/>
            <w:tcBorders>
              <w:top w:val="nil"/>
              <w:left w:val="nil"/>
              <w:bottom w:val="nil"/>
              <w:right w:val="nil"/>
            </w:tcBorders>
          </w:tcPr>
          <w:p w:rsidR="001742B9" w:rsidRDefault="00256ADB" w14:paraId="3477E407" w14:textId="77777777">
            <w:pPr>
              <w:spacing w:after="0" w:line="259" w:lineRule="auto"/>
              <w:ind w:left="61" w:right="0" w:firstLine="0"/>
              <w:jc w:val="left"/>
            </w:pPr>
            <w:r>
              <w:rPr>
                <w:sz w:val="16"/>
              </w:rPr>
              <w:t>(0.00)</w:t>
            </w:r>
          </w:p>
        </w:tc>
      </w:tr>
      <w:tr w:rsidR="001742B9" w14:paraId="5FDA6AC7" w14:textId="77777777">
        <w:trPr>
          <w:trHeight w:val="189"/>
        </w:trPr>
        <w:tc>
          <w:tcPr>
            <w:tcW w:w="5166" w:type="dxa"/>
            <w:tcBorders>
              <w:top w:val="nil"/>
              <w:left w:val="nil"/>
              <w:bottom w:val="nil"/>
              <w:right w:val="nil"/>
            </w:tcBorders>
          </w:tcPr>
          <w:p w:rsidR="001742B9" w:rsidRDefault="00256ADB" w14:paraId="4D2D1C87" w14:textId="77777777">
            <w:pPr>
              <w:spacing w:after="0" w:line="259" w:lineRule="auto"/>
              <w:ind w:left="120" w:right="0" w:firstLine="0"/>
              <w:jc w:val="left"/>
            </w:pPr>
            <w:r>
              <w:rPr>
                <w:sz w:val="16"/>
              </w:rPr>
              <w:t>Used Emergency coping: Begged and/or scavenged</w:t>
            </w:r>
          </w:p>
        </w:tc>
        <w:tc>
          <w:tcPr>
            <w:tcW w:w="672" w:type="dxa"/>
            <w:tcBorders>
              <w:top w:val="nil"/>
              <w:left w:val="nil"/>
              <w:bottom w:val="nil"/>
              <w:right w:val="nil"/>
            </w:tcBorders>
          </w:tcPr>
          <w:p w:rsidR="001742B9" w:rsidRDefault="00256ADB" w14:paraId="56AC4AC5" w14:textId="77777777">
            <w:pPr>
              <w:spacing w:after="0" w:line="259" w:lineRule="auto"/>
              <w:ind w:left="66" w:right="0" w:firstLine="0"/>
              <w:jc w:val="left"/>
            </w:pPr>
            <w:r>
              <w:rPr>
                <w:sz w:val="16"/>
              </w:rPr>
              <w:t>0.01</w:t>
            </w:r>
          </w:p>
        </w:tc>
        <w:tc>
          <w:tcPr>
            <w:tcW w:w="806" w:type="dxa"/>
            <w:tcBorders>
              <w:top w:val="nil"/>
              <w:left w:val="nil"/>
              <w:bottom w:val="nil"/>
              <w:right w:val="nil"/>
            </w:tcBorders>
          </w:tcPr>
          <w:p w:rsidR="001742B9" w:rsidRDefault="00256ADB" w14:paraId="2ABD5EB4" w14:textId="77777777">
            <w:pPr>
              <w:spacing w:after="0" w:line="259" w:lineRule="auto"/>
              <w:ind w:left="133" w:right="0" w:firstLine="0"/>
              <w:jc w:val="left"/>
            </w:pPr>
            <w:r>
              <w:rPr>
                <w:sz w:val="16"/>
              </w:rPr>
              <w:t>0.07</w:t>
            </w:r>
          </w:p>
        </w:tc>
        <w:tc>
          <w:tcPr>
            <w:tcW w:w="675" w:type="dxa"/>
            <w:tcBorders>
              <w:top w:val="nil"/>
              <w:left w:val="nil"/>
              <w:bottom w:val="nil"/>
              <w:right w:val="nil"/>
            </w:tcBorders>
          </w:tcPr>
          <w:p w:rsidR="001742B9" w:rsidRDefault="00256ADB" w14:paraId="3DE6F1E3" w14:textId="77777777">
            <w:pPr>
              <w:spacing w:after="0" w:line="259" w:lineRule="auto"/>
              <w:ind w:left="42" w:right="0" w:firstLine="0"/>
              <w:jc w:val="left"/>
            </w:pPr>
            <w:r>
              <w:rPr>
                <w:sz w:val="16"/>
              </w:rPr>
              <w:t>0.06**</w:t>
            </w:r>
          </w:p>
        </w:tc>
      </w:tr>
      <w:tr w:rsidR="001742B9" w14:paraId="43999FBE" w14:textId="77777777">
        <w:trPr>
          <w:trHeight w:val="189"/>
        </w:trPr>
        <w:tc>
          <w:tcPr>
            <w:tcW w:w="5166" w:type="dxa"/>
            <w:tcBorders>
              <w:top w:val="nil"/>
              <w:left w:val="nil"/>
              <w:bottom w:val="nil"/>
              <w:right w:val="nil"/>
            </w:tcBorders>
          </w:tcPr>
          <w:p w:rsidR="001742B9" w:rsidRDefault="001742B9" w14:paraId="593F41E9"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6AD07DE1" w14:textId="77777777">
            <w:pPr>
              <w:spacing w:after="0" w:line="259" w:lineRule="auto"/>
              <w:ind w:left="0" w:right="0" w:firstLine="0"/>
              <w:jc w:val="left"/>
            </w:pPr>
            <w:r>
              <w:rPr>
                <w:sz w:val="16"/>
              </w:rPr>
              <w:t>(0.12)</w:t>
            </w:r>
          </w:p>
        </w:tc>
        <w:tc>
          <w:tcPr>
            <w:tcW w:w="806" w:type="dxa"/>
            <w:tcBorders>
              <w:top w:val="nil"/>
              <w:left w:val="nil"/>
              <w:bottom w:val="nil"/>
              <w:right w:val="nil"/>
            </w:tcBorders>
          </w:tcPr>
          <w:p w:rsidR="001742B9" w:rsidRDefault="00256ADB" w14:paraId="5B7A12B4" w14:textId="77777777">
            <w:pPr>
              <w:spacing w:after="0" w:line="259" w:lineRule="auto"/>
              <w:ind w:left="67" w:right="0" w:firstLine="0"/>
              <w:jc w:val="left"/>
            </w:pPr>
            <w:r>
              <w:rPr>
                <w:sz w:val="16"/>
              </w:rPr>
              <w:t>(0.26)</w:t>
            </w:r>
          </w:p>
        </w:tc>
        <w:tc>
          <w:tcPr>
            <w:tcW w:w="675" w:type="dxa"/>
            <w:tcBorders>
              <w:top w:val="nil"/>
              <w:left w:val="nil"/>
              <w:bottom w:val="nil"/>
              <w:right w:val="nil"/>
            </w:tcBorders>
          </w:tcPr>
          <w:p w:rsidR="001742B9" w:rsidRDefault="00256ADB" w14:paraId="752C67DE" w14:textId="77777777">
            <w:pPr>
              <w:spacing w:after="0" w:line="259" w:lineRule="auto"/>
              <w:ind w:left="61" w:right="0" w:firstLine="0"/>
              <w:jc w:val="left"/>
            </w:pPr>
            <w:r>
              <w:rPr>
                <w:sz w:val="16"/>
              </w:rPr>
              <w:t>(0.01)</w:t>
            </w:r>
          </w:p>
        </w:tc>
      </w:tr>
      <w:tr w:rsidR="001742B9" w14:paraId="6211A8F0" w14:textId="77777777">
        <w:trPr>
          <w:trHeight w:val="189"/>
        </w:trPr>
        <w:tc>
          <w:tcPr>
            <w:tcW w:w="5166" w:type="dxa"/>
            <w:tcBorders>
              <w:top w:val="nil"/>
              <w:left w:val="nil"/>
              <w:bottom w:val="nil"/>
              <w:right w:val="nil"/>
            </w:tcBorders>
          </w:tcPr>
          <w:p w:rsidR="001742B9" w:rsidRDefault="00256ADB" w14:paraId="77920BAB" w14:textId="77777777">
            <w:pPr>
              <w:spacing w:after="0" w:line="259" w:lineRule="auto"/>
              <w:ind w:left="120" w:right="0" w:firstLine="0"/>
              <w:jc w:val="left"/>
            </w:pPr>
            <w:r>
              <w:rPr>
                <w:sz w:val="16"/>
              </w:rPr>
              <w:t>Used Emergency coping: Engaged in illegal income activities</w:t>
            </w:r>
          </w:p>
        </w:tc>
        <w:tc>
          <w:tcPr>
            <w:tcW w:w="672" w:type="dxa"/>
            <w:tcBorders>
              <w:top w:val="nil"/>
              <w:left w:val="nil"/>
              <w:bottom w:val="nil"/>
              <w:right w:val="nil"/>
            </w:tcBorders>
          </w:tcPr>
          <w:p w:rsidR="001742B9" w:rsidRDefault="00256ADB" w14:paraId="38D6A28C" w14:textId="77777777">
            <w:pPr>
              <w:spacing w:after="0" w:line="259" w:lineRule="auto"/>
              <w:ind w:left="66" w:right="0" w:firstLine="0"/>
              <w:jc w:val="left"/>
            </w:pPr>
            <w:r>
              <w:rPr>
                <w:sz w:val="16"/>
              </w:rPr>
              <w:t>0.01</w:t>
            </w:r>
          </w:p>
        </w:tc>
        <w:tc>
          <w:tcPr>
            <w:tcW w:w="806" w:type="dxa"/>
            <w:tcBorders>
              <w:top w:val="nil"/>
              <w:left w:val="nil"/>
              <w:bottom w:val="nil"/>
              <w:right w:val="nil"/>
            </w:tcBorders>
          </w:tcPr>
          <w:p w:rsidR="001742B9" w:rsidRDefault="00256ADB" w14:paraId="1D269F44" w14:textId="77777777">
            <w:pPr>
              <w:spacing w:after="0" w:line="259" w:lineRule="auto"/>
              <w:ind w:left="133" w:right="0" w:firstLine="0"/>
              <w:jc w:val="left"/>
            </w:pPr>
            <w:r>
              <w:rPr>
                <w:sz w:val="16"/>
              </w:rPr>
              <w:t>0.03</w:t>
            </w:r>
          </w:p>
        </w:tc>
        <w:tc>
          <w:tcPr>
            <w:tcW w:w="675" w:type="dxa"/>
            <w:tcBorders>
              <w:top w:val="nil"/>
              <w:left w:val="nil"/>
              <w:bottom w:val="nil"/>
              <w:right w:val="nil"/>
            </w:tcBorders>
          </w:tcPr>
          <w:p w:rsidR="001742B9" w:rsidRDefault="00256ADB" w14:paraId="6DB8B556" w14:textId="77777777">
            <w:pPr>
              <w:spacing w:after="0" w:line="259" w:lineRule="auto"/>
              <w:ind w:left="127" w:right="0" w:firstLine="0"/>
              <w:jc w:val="left"/>
            </w:pPr>
            <w:r>
              <w:rPr>
                <w:sz w:val="16"/>
              </w:rPr>
              <w:t>0.02</w:t>
            </w:r>
          </w:p>
        </w:tc>
      </w:tr>
      <w:tr w:rsidR="001742B9" w14:paraId="5289704C" w14:textId="77777777">
        <w:trPr>
          <w:trHeight w:val="195"/>
        </w:trPr>
        <w:tc>
          <w:tcPr>
            <w:tcW w:w="5166" w:type="dxa"/>
            <w:tcBorders>
              <w:top w:val="nil"/>
              <w:left w:val="nil"/>
              <w:bottom w:val="single" w:color="000000" w:sz="3" w:space="0"/>
              <w:right w:val="nil"/>
            </w:tcBorders>
          </w:tcPr>
          <w:p w:rsidR="001742B9" w:rsidRDefault="001742B9" w14:paraId="5A8AF366" w14:textId="77777777">
            <w:pPr>
              <w:spacing w:after="160" w:line="259" w:lineRule="auto"/>
              <w:ind w:left="0" w:right="0" w:firstLine="0"/>
              <w:jc w:val="left"/>
            </w:pPr>
          </w:p>
        </w:tc>
        <w:tc>
          <w:tcPr>
            <w:tcW w:w="672" w:type="dxa"/>
            <w:tcBorders>
              <w:top w:val="nil"/>
              <w:left w:val="nil"/>
              <w:bottom w:val="single" w:color="000000" w:sz="3" w:space="0"/>
              <w:right w:val="nil"/>
            </w:tcBorders>
          </w:tcPr>
          <w:p w:rsidR="001742B9" w:rsidRDefault="00256ADB" w14:paraId="1FA885B2" w14:textId="77777777">
            <w:pPr>
              <w:spacing w:after="0" w:line="259" w:lineRule="auto"/>
              <w:ind w:left="0" w:right="0" w:firstLine="0"/>
              <w:jc w:val="left"/>
            </w:pPr>
            <w:r>
              <w:rPr>
                <w:sz w:val="16"/>
              </w:rPr>
              <w:t>(0.10)</w:t>
            </w:r>
          </w:p>
        </w:tc>
        <w:tc>
          <w:tcPr>
            <w:tcW w:w="806" w:type="dxa"/>
            <w:tcBorders>
              <w:top w:val="nil"/>
              <w:left w:val="nil"/>
              <w:bottom w:val="single" w:color="000000" w:sz="3" w:space="0"/>
              <w:right w:val="nil"/>
            </w:tcBorders>
          </w:tcPr>
          <w:p w:rsidR="001742B9" w:rsidRDefault="00256ADB" w14:paraId="1F1DB7E3" w14:textId="77777777">
            <w:pPr>
              <w:spacing w:after="0" w:line="259" w:lineRule="auto"/>
              <w:ind w:left="67" w:right="0" w:firstLine="0"/>
              <w:jc w:val="left"/>
            </w:pPr>
            <w:r>
              <w:rPr>
                <w:sz w:val="16"/>
              </w:rPr>
              <w:t>(0.16)</w:t>
            </w:r>
          </w:p>
        </w:tc>
        <w:tc>
          <w:tcPr>
            <w:tcW w:w="675" w:type="dxa"/>
            <w:tcBorders>
              <w:top w:val="nil"/>
              <w:left w:val="nil"/>
              <w:bottom w:val="single" w:color="000000" w:sz="3" w:space="0"/>
              <w:right w:val="nil"/>
            </w:tcBorders>
          </w:tcPr>
          <w:p w:rsidR="001742B9" w:rsidRDefault="00256ADB" w14:paraId="5224381C" w14:textId="77777777">
            <w:pPr>
              <w:spacing w:after="0" w:line="259" w:lineRule="auto"/>
              <w:ind w:left="61" w:right="0" w:firstLine="0"/>
              <w:jc w:val="left"/>
            </w:pPr>
            <w:r>
              <w:rPr>
                <w:sz w:val="16"/>
              </w:rPr>
              <w:t>(0.27)</w:t>
            </w:r>
          </w:p>
        </w:tc>
      </w:tr>
      <w:tr w:rsidR="001742B9" w14:paraId="38D30654" w14:textId="77777777">
        <w:trPr>
          <w:trHeight w:val="221"/>
        </w:trPr>
        <w:tc>
          <w:tcPr>
            <w:tcW w:w="5166" w:type="dxa"/>
            <w:tcBorders>
              <w:top w:val="single" w:color="000000" w:sz="3" w:space="0"/>
              <w:left w:val="nil"/>
              <w:bottom w:val="double" w:color="000000" w:sz="3" w:space="0"/>
              <w:right w:val="nil"/>
            </w:tcBorders>
          </w:tcPr>
          <w:p w:rsidR="001742B9" w:rsidRDefault="00256ADB" w14:paraId="7DA6038C" w14:textId="77777777">
            <w:pPr>
              <w:spacing w:after="0" w:line="259" w:lineRule="auto"/>
              <w:ind w:left="120" w:right="0" w:firstLine="0"/>
              <w:jc w:val="left"/>
            </w:pPr>
            <w:r>
              <w:rPr>
                <w:sz w:val="16"/>
              </w:rPr>
              <w:t>Observations</w:t>
            </w:r>
          </w:p>
        </w:tc>
        <w:tc>
          <w:tcPr>
            <w:tcW w:w="672" w:type="dxa"/>
            <w:tcBorders>
              <w:top w:val="single" w:color="000000" w:sz="3" w:space="0"/>
              <w:left w:val="nil"/>
              <w:bottom w:val="double" w:color="000000" w:sz="3" w:space="0"/>
              <w:right w:val="nil"/>
            </w:tcBorders>
          </w:tcPr>
          <w:p w:rsidR="001742B9" w:rsidRDefault="00256ADB" w14:paraId="64E3204C" w14:textId="77777777">
            <w:pPr>
              <w:spacing w:after="0" w:line="259" w:lineRule="auto"/>
              <w:ind w:left="89" w:right="0" w:firstLine="0"/>
              <w:jc w:val="left"/>
            </w:pPr>
            <w:r>
              <w:rPr>
                <w:sz w:val="16"/>
              </w:rPr>
              <w:t>294</w:t>
            </w:r>
          </w:p>
        </w:tc>
        <w:tc>
          <w:tcPr>
            <w:tcW w:w="806" w:type="dxa"/>
            <w:tcBorders>
              <w:top w:val="single" w:color="000000" w:sz="3" w:space="0"/>
              <w:left w:val="nil"/>
              <w:bottom w:val="double" w:color="000000" w:sz="3" w:space="0"/>
              <w:right w:val="nil"/>
            </w:tcBorders>
          </w:tcPr>
          <w:p w:rsidR="001742B9" w:rsidRDefault="00256ADB" w14:paraId="785AE8FC" w14:textId="77777777">
            <w:pPr>
              <w:spacing w:after="0" w:line="259" w:lineRule="auto"/>
              <w:ind w:left="156" w:right="0" w:firstLine="0"/>
              <w:jc w:val="left"/>
            </w:pPr>
            <w:r>
              <w:rPr>
                <w:sz w:val="16"/>
              </w:rPr>
              <w:t>157</w:t>
            </w:r>
          </w:p>
        </w:tc>
        <w:tc>
          <w:tcPr>
            <w:tcW w:w="675" w:type="dxa"/>
            <w:tcBorders>
              <w:top w:val="single" w:color="000000" w:sz="3" w:space="0"/>
              <w:left w:val="nil"/>
              <w:bottom w:val="double" w:color="000000" w:sz="3" w:space="0"/>
              <w:right w:val="nil"/>
            </w:tcBorders>
          </w:tcPr>
          <w:p w:rsidR="001742B9" w:rsidRDefault="00256ADB" w14:paraId="52A90288" w14:textId="77777777">
            <w:pPr>
              <w:spacing w:after="0" w:line="259" w:lineRule="auto"/>
              <w:ind w:left="151" w:right="0" w:firstLine="0"/>
              <w:jc w:val="left"/>
            </w:pPr>
            <w:r>
              <w:rPr>
                <w:sz w:val="16"/>
              </w:rPr>
              <w:t>451</w:t>
            </w:r>
          </w:p>
        </w:tc>
      </w:tr>
    </w:tbl>
    <w:p w:rsidR="001742B9" w:rsidRDefault="00256ADB" w14:paraId="12A6A613" w14:textId="77777777">
      <w:pPr>
        <w:spacing w:after="3" w:line="265" w:lineRule="auto"/>
        <w:ind w:left="1069"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1E3DED6A" w14:textId="77777777">
      <w:pPr>
        <w:pStyle w:val="Heading2"/>
        <w:ind w:left="598" w:hanging="613"/>
      </w:pPr>
      <w:r>
        <w:t>FES</w:t>
      </w:r>
    </w:p>
    <w:p w:rsidR="001742B9" w:rsidRDefault="00256ADB" w14:paraId="48C9AC10" w14:textId="77777777">
      <w:pPr>
        <w:ind w:left="-5" w:right="132"/>
      </w:pPr>
      <w:r>
        <w:t>The aggregated FES show that across the 3 pilot countries, respondents over the phone tend to state their FES share on average by between 5% and 8% compared to F2F. This is significantly reflected in the 75% and above category.</w:t>
      </w:r>
    </w:p>
    <w:p w:rsidR="001742B9" w:rsidRDefault="00256ADB" w14:paraId="7BDAB042" w14:textId="77777777">
      <w:pPr>
        <w:spacing w:after="0" w:line="259" w:lineRule="auto"/>
        <w:jc w:val="center"/>
      </w:pPr>
      <w:r>
        <w:t>Table 14: Impact of Survey Modality on Expenditure and Food Expenditure Share</w:t>
      </w:r>
    </w:p>
    <w:tbl>
      <w:tblPr>
        <w:tblW w:w="8801" w:type="dxa"/>
        <w:tblInd w:w="280" w:type="dxa"/>
        <w:tblCellMar>
          <w:top w:w="24" w:type="dxa"/>
          <w:right w:w="106" w:type="dxa"/>
        </w:tblCellMar>
        <w:tblLook w:val="04A0" w:firstRow="1" w:lastRow="0" w:firstColumn="1" w:lastColumn="0" w:noHBand="0" w:noVBand="1"/>
      </w:tblPr>
      <w:tblGrid>
        <w:gridCol w:w="2117"/>
        <w:gridCol w:w="657"/>
        <w:gridCol w:w="842"/>
        <w:gridCol w:w="791"/>
        <w:gridCol w:w="668"/>
        <w:gridCol w:w="809"/>
        <w:gridCol w:w="846"/>
        <w:gridCol w:w="668"/>
        <w:gridCol w:w="801"/>
        <w:gridCol w:w="602"/>
      </w:tblGrid>
      <w:tr w:rsidR="001742B9" w14:paraId="56DA9F43" w14:textId="77777777">
        <w:trPr>
          <w:trHeight w:val="216"/>
        </w:trPr>
        <w:tc>
          <w:tcPr>
            <w:tcW w:w="2170" w:type="dxa"/>
            <w:tcBorders>
              <w:top w:val="double" w:color="000000" w:sz="3" w:space="0"/>
              <w:left w:val="nil"/>
              <w:bottom w:val="nil"/>
              <w:right w:val="nil"/>
            </w:tcBorders>
          </w:tcPr>
          <w:p w:rsidR="001742B9" w:rsidRDefault="001742B9" w14:paraId="0FA8DB00" w14:textId="77777777">
            <w:pPr>
              <w:spacing w:after="160" w:line="259" w:lineRule="auto"/>
              <w:ind w:left="0" w:right="0" w:firstLine="0"/>
              <w:jc w:val="left"/>
            </w:pPr>
          </w:p>
        </w:tc>
        <w:tc>
          <w:tcPr>
            <w:tcW w:w="661" w:type="dxa"/>
            <w:tcBorders>
              <w:top w:val="double" w:color="000000" w:sz="3" w:space="0"/>
              <w:left w:val="nil"/>
              <w:bottom w:val="nil"/>
              <w:right w:val="nil"/>
            </w:tcBorders>
          </w:tcPr>
          <w:p w:rsidR="001742B9" w:rsidRDefault="001742B9" w14:paraId="5BE64E9D" w14:textId="77777777">
            <w:pPr>
              <w:spacing w:after="160" w:line="259" w:lineRule="auto"/>
              <w:ind w:left="0" w:right="0" w:firstLine="0"/>
              <w:jc w:val="left"/>
            </w:pPr>
          </w:p>
        </w:tc>
        <w:tc>
          <w:tcPr>
            <w:tcW w:w="817" w:type="dxa"/>
            <w:tcBorders>
              <w:top w:val="double" w:color="000000" w:sz="3" w:space="0"/>
              <w:left w:val="nil"/>
              <w:bottom w:val="nil"/>
              <w:right w:val="nil"/>
            </w:tcBorders>
          </w:tcPr>
          <w:p w:rsidR="001742B9" w:rsidRDefault="00256ADB" w14:paraId="2D62BF0B" w14:textId="77777777">
            <w:pPr>
              <w:spacing w:after="0" w:line="259" w:lineRule="auto"/>
              <w:ind w:left="0" w:right="0" w:firstLine="0"/>
              <w:jc w:val="left"/>
            </w:pPr>
            <w:r>
              <w:rPr>
                <w:sz w:val="16"/>
              </w:rPr>
              <w:t>Myanmar</w:t>
            </w:r>
          </w:p>
        </w:tc>
        <w:tc>
          <w:tcPr>
            <w:tcW w:w="794" w:type="dxa"/>
            <w:tcBorders>
              <w:top w:val="double" w:color="000000" w:sz="3" w:space="0"/>
              <w:left w:val="nil"/>
              <w:bottom w:val="nil"/>
              <w:right w:val="nil"/>
            </w:tcBorders>
          </w:tcPr>
          <w:p w:rsidR="001742B9" w:rsidRDefault="001742B9" w14:paraId="4047D2F3"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1E7498D5" w14:textId="77777777">
            <w:pPr>
              <w:spacing w:after="160" w:line="259" w:lineRule="auto"/>
              <w:ind w:left="0" w:right="0" w:firstLine="0"/>
              <w:jc w:val="left"/>
            </w:pPr>
          </w:p>
        </w:tc>
        <w:tc>
          <w:tcPr>
            <w:tcW w:w="806" w:type="dxa"/>
            <w:tcBorders>
              <w:top w:val="double" w:color="000000" w:sz="3" w:space="0"/>
              <w:left w:val="nil"/>
              <w:bottom w:val="nil"/>
              <w:right w:val="nil"/>
            </w:tcBorders>
          </w:tcPr>
          <w:p w:rsidR="001742B9" w:rsidRDefault="00256ADB" w14:paraId="7A17F413" w14:textId="77777777">
            <w:pPr>
              <w:spacing w:after="0" w:line="259" w:lineRule="auto"/>
              <w:ind w:left="66" w:right="0" w:firstLine="0"/>
              <w:jc w:val="left"/>
            </w:pPr>
            <w:r>
              <w:rPr>
                <w:sz w:val="16"/>
              </w:rPr>
              <w:t>Ecuador</w:t>
            </w:r>
          </w:p>
        </w:tc>
        <w:tc>
          <w:tcPr>
            <w:tcW w:w="851" w:type="dxa"/>
            <w:tcBorders>
              <w:top w:val="double" w:color="000000" w:sz="3" w:space="0"/>
              <w:left w:val="nil"/>
              <w:bottom w:val="nil"/>
              <w:right w:val="nil"/>
            </w:tcBorders>
          </w:tcPr>
          <w:p w:rsidR="001742B9" w:rsidRDefault="001742B9" w14:paraId="03FB6ECC"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5FD63F2E" w14:textId="77777777">
            <w:pPr>
              <w:spacing w:after="160" w:line="259" w:lineRule="auto"/>
              <w:ind w:left="0" w:right="0" w:firstLine="0"/>
              <w:jc w:val="left"/>
            </w:pPr>
          </w:p>
        </w:tc>
        <w:tc>
          <w:tcPr>
            <w:tcW w:w="806" w:type="dxa"/>
            <w:tcBorders>
              <w:top w:val="double" w:color="000000" w:sz="3" w:space="0"/>
              <w:left w:val="nil"/>
              <w:bottom w:val="nil"/>
              <w:right w:val="nil"/>
            </w:tcBorders>
          </w:tcPr>
          <w:p w:rsidR="001742B9" w:rsidRDefault="00256ADB" w14:paraId="3942B4F5" w14:textId="77777777">
            <w:pPr>
              <w:spacing w:after="0" w:line="259" w:lineRule="auto"/>
              <w:ind w:left="96" w:right="0" w:firstLine="0"/>
              <w:jc w:val="left"/>
            </w:pPr>
            <w:r>
              <w:rPr>
                <w:sz w:val="16"/>
              </w:rPr>
              <w:t>CAR</w:t>
            </w:r>
          </w:p>
        </w:tc>
        <w:tc>
          <w:tcPr>
            <w:tcW w:w="552" w:type="dxa"/>
            <w:tcBorders>
              <w:top w:val="double" w:color="000000" w:sz="3" w:space="0"/>
              <w:left w:val="nil"/>
              <w:bottom w:val="nil"/>
              <w:right w:val="nil"/>
            </w:tcBorders>
          </w:tcPr>
          <w:p w:rsidR="001742B9" w:rsidRDefault="001742B9" w14:paraId="4F24EE66" w14:textId="77777777">
            <w:pPr>
              <w:spacing w:after="160" w:line="259" w:lineRule="auto"/>
              <w:ind w:left="0" w:right="0" w:firstLine="0"/>
              <w:jc w:val="left"/>
            </w:pPr>
          </w:p>
        </w:tc>
      </w:tr>
      <w:tr w:rsidR="001742B9" w14:paraId="7FABBB49" w14:textId="77777777">
        <w:trPr>
          <w:trHeight w:val="195"/>
        </w:trPr>
        <w:tc>
          <w:tcPr>
            <w:tcW w:w="2170" w:type="dxa"/>
            <w:tcBorders>
              <w:top w:val="nil"/>
              <w:left w:val="nil"/>
              <w:bottom w:val="single" w:color="000000" w:sz="3" w:space="0"/>
              <w:right w:val="nil"/>
            </w:tcBorders>
          </w:tcPr>
          <w:p w:rsidR="001742B9" w:rsidRDefault="00256ADB" w14:paraId="1C1CAFE0" w14:textId="77777777">
            <w:pPr>
              <w:spacing w:after="0" w:line="259" w:lineRule="auto"/>
              <w:ind w:left="120" w:right="0" w:firstLine="0"/>
              <w:jc w:val="left"/>
            </w:pPr>
            <w:r>
              <w:rPr>
                <w:sz w:val="16"/>
              </w:rPr>
              <w:t>Variable</w:t>
            </w:r>
          </w:p>
        </w:tc>
        <w:tc>
          <w:tcPr>
            <w:tcW w:w="661" w:type="dxa"/>
            <w:tcBorders>
              <w:top w:val="nil"/>
              <w:left w:val="nil"/>
              <w:bottom w:val="single" w:color="000000" w:sz="3" w:space="0"/>
              <w:right w:val="nil"/>
            </w:tcBorders>
          </w:tcPr>
          <w:p w:rsidR="001742B9" w:rsidRDefault="00256ADB" w14:paraId="1393D262" w14:textId="77777777">
            <w:pPr>
              <w:spacing w:after="0" w:line="259" w:lineRule="auto"/>
              <w:ind w:left="64" w:right="0" w:firstLine="0"/>
              <w:jc w:val="left"/>
            </w:pPr>
            <w:r>
              <w:rPr>
                <w:sz w:val="16"/>
              </w:rPr>
              <w:t>F2F</w:t>
            </w:r>
          </w:p>
        </w:tc>
        <w:tc>
          <w:tcPr>
            <w:tcW w:w="817" w:type="dxa"/>
            <w:tcBorders>
              <w:top w:val="nil"/>
              <w:left w:val="nil"/>
              <w:bottom w:val="single" w:color="000000" w:sz="3" w:space="0"/>
              <w:right w:val="nil"/>
            </w:tcBorders>
          </w:tcPr>
          <w:p w:rsidR="001742B9" w:rsidRDefault="00256ADB" w14:paraId="28FAC14F" w14:textId="77777777">
            <w:pPr>
              <w:spacing w:after="0" w:line="259" w:lineRule="auto"/>
              <w:ind w:left="11" w:right="0" w:firstLine="0"/>
              <w:jc w:val="left"/>
            </w:pPr>
            <w:r>
              <w:rPr>
                <w:sz w:val="16"/>
              </w:rPr>
              <w:t>Remote</w:t>
            </w:r>
          </w:p>
        </w:tc>
        <w:tc>
          <w:tcPr>
            <w:tcW w:w="794" w:type="dxa"/>
            <w:tcBorders>
              <w:top w:val="nil"/>
              <w:left w:val="nil"/>
              <w:bottom w:val="single" w:color="000000" w:sz="3" w:space="0"/>
              <w:right w:val="nil"/>
            </w:tcBorders>
          </w:tcPr>
          <w:p w:rsidR="001742B9" w:rsidRDefault="00256ADB" w14:paraId="36D6C705" w14:textId="77777777">
            <w:pPr>
              <w:spacing w:after="0" w:line="259" w:lineRule="auto"/>
              <w:ind w:left="140" w:right="0" w:firstLine="0"/>
              <w:jc w:val="left"/>
            </w:pPr>
            <w:r>
              <w:rPr>
                <w:sz w:val="16"/>
              </w:rPr>
              <w:t>Diff</w:t>
            </w:r>
          </w:p>
        </w:tc>
        <w:tc>
          <w:tcPr>
            <w:tcW w:w="672" w:type="dxa"/>
            <w:tcBorders>
              <w:top w:val="nil"/>
              <w:left w:val="nil"/>
              <w:bottom w:val="single" w:color="000000" w:sz="3" w:space="0"/>
              <w:right w:val="nil"/>
            </w:tcBorders>
          </w:tcPr>
          <w:p w:rsidR="001742B9" w:rsidRDefault="00256ADB" w14:paraId="689DE40E" w14:textId="77777777">
            <w:pPr>
              <w:spacing w:after="0" w:line="259" w:lineRule="auto"/>
              <w:ind w:left="64" w:right="0" w:firstLine="0"/>
              <w:jc w:val="left"/>
            </w:pPr>
            <w:r>
              <w:rPr>
                <w:sz w:val="16"/>
              </w:rPr>
              <w:t>F2F</w:t>
            </w:r>
          </w:p>
        </w:tc>
        <w:tc>
          <w:tcPr>
            <w:tcW w:w="806" w:type="dxa"/>
            <w:tcBorders>
              <w:top w:val="nil"/>
              <w:left w:val="nil"/>
              <w:bottom w:val="single" w:color="000000" w:sz="3" w:space="0"/>
              <w:right w:val="nil"/>
            </w:tcBorders>
          </w:tcPr>
          <w:p w:rsidR="001742B9" w:rsidRDefault="00256ADB" w14:paraId="0C42D3BE" w14:textId="77777777">
            <w:pPr>
              <w:spacing w:after="0" w:line="259" w:lineRule="auto"/>
              <w:ind w:left="0" w:right="0" w:firstLine="0"/>
              <w:jc w:val="left"/>
            </w:pPr>
            <w:r>
              <w:rPr>
                <w:sz w:val="16"/>
              </w:rPr>
              <w:t>Remote</w:t>
            </w:r>
          </w:p>
        </w:tc>
        <w:tc>
          <w:tcPr>
            <w:tcW w:w="851" w:type="dxa"/>
            <w:tcBorders>
              <w:top w:val="nil"/>
              <w:left w:val="nil"/>
              <w:bottom w:val="single" w:color="000000" w:sz="3" w:space="0"/>
              <w:right w:val="nil"/>
            </w:tcBorders>
          </w:tcPr>
          <w:p w:rsidR="001742B9" w:rsidRDefault="00256ADB" w14:paraId="7AC1CDA7" w14:textId="77777777">
            <w:pPr>
              <w:spacing w:after="0" w:line="259" w:lineRule="auto"/>
              <w:ind w:left="168" w:right="0" w:firstLine="0"/>
              <w:jc w:val="left"/>
            </w:pPr>
            <w:r>
              <w:rPr>
                <w:sz w:val="16"/>
              </w:rPr>
              <w:t>Diff</w:t>
            </w:r>
          </w:p>
        </w:tc>
        <w:tc>
          <w:tcPr>
            <w:tcW w:w="672" w:type="dxa"/>
            <w:tcBorders>
              <w:top w:val="nil"/>
              <w:left w:val="nil"/>
              <w:bottom w:val="single" w:color="000000" w:sz="3" w:space="0"/>
              <w:right w:val="nil"/>
            </w:tcBorders>
          </w:tcPr>
          <w:p w:rsidR="001742B9" w:rsidRDefault="00256ADB" w14:paraId="77FB7142" w14:textId="77777777">
            <w:pPr>
              <w:spacing w:after="0" w:line="259" w:lineRule="auto"/>
              <w:ind w:left="64" w:right="0" w:firstLine="0"/>
              <w:jc w:val="left"/>
            </w:pPr>
            <w:r>
              <w:rPr>
                <w:sz w:val="16"/>
              </w:rPr>
              <w:t>F2F</w:t>
            </w:r>
          </w:p>
        </w:tc>
        <w:tc>
          <w:tcPr>
            <w:tcW w:w="806" w:type="dxa"/>
            <w:tcBorders>
              <w:top w:val="nil"/>
              <w:left w:val="nil"/>
              <w:bottom w:val="single" w:color="000000" w:sz="3" w:space="0"/>
              <w:right w:val="nil"/>
            </w:tcBorders>
          </w:tcPr>
          <w:p w:rsidR="001742B9" w:rsidRDefault="00256ADB" w14:paraId="0434D8E8" w14:textId="77777777">
            <w:pPr>
              <w:spacing w:after="0" w:line="259" w:lineRule="auto"/>
              <w:ind w:left="0" w:right="0" w:firstLine="0"/>
              <w:jc w:val="left"/>
            </w:pPr>
            <w:r>
              <w:rPr>
                <w:sz w:val="16"/>
              </w:rPr>
              <w:t>Remote</w:t>
            </w:r>
          </w:p>
        </w:tc>
        <w:tc>
          <w:tcPr>
            <w:tcW w:w="552" w:type="dxa"/>
            <w:tcBorders>
              <w:top w:val="nil"/>
              <w:left w:val="nil"/>
              <w:bottom w:val="single" w:color="000000" w:sz="3" w:space="0"/>
              <w:right w:val="nil"/>
            </w:tcBorders>
          </w:tcPr>
          <w:p w:rsidR="001742B9" w:rsidRDefault="00256ADB" w14:paraId="7A71ED5B" w14:textId="77777777">
            <w:pPr>
              <w:spacing w:after="0" w:line="259" w:lineRule="auto"/>
              <w:ind w:left="79" w:right="0" w:firstLine="0"/>
              <w:jc w:val="left"/>
            </w:pPr>
            <w:r>
              <w:rPr>
                <w:sz w:val="16"/>
              </w:rPr>
              <w:t>Diff</w:t>
            </w:r>
          </w:p>
        </w:tc>
      </w:tr>
      <w:tr w:rsidR="001742B9" w14:paraId="5C766617" w14:textId="77777777">
        <w:trPr>
          <w:trHeight w:val="192"/>
        </w:trPr>
        <w:tc>
          <w:tcPr>
            <w:tcW w:w="2170" w:type="dxa"/>
            <w:tcBorders>
              <w:top w:val="single" w:color="000000" w:sz="3" w:space="0"/>
              <w:left w:val="nil"/>
              <w:bottom w:val="nil"/>
              <w:right w:val="nil"/>
            </w:tcBorders>
          </w:tcPr>
          <w:p w:rsidR="001742B9" w:rsidRDefault="00256ADB" w14:paraId="7A3CC9B1" w14:textId="77777777">
            <w:pPr>
              <w:spacing w:after="0" w:line="259" w:lineRule="auto"/>
              <w:ind w:left="120" w:right="0" w:firstLine="0"/>
              <w:jc w:val="left"/>
            </w:pPr>
            <w:r>
              <w:rPr>
                <w:sz w:val="16"/>
              </w:rPr>
              <w:t>Food Expenditure Share</w:t>
            </w:r>
          </w:p>
        </w:tc>
        <w:tc>
          <w:tcPr>
            <w:tcW w:w="661" w:type="dxa"/>
            <w:tcBorders>
              <w:top w:val="single" w:color="000000" w:sz="3" w:space="0"/>
              <w:left w:val="nil"/>
              <w:bottom w:val="nil"/>
              <w:right w:val="nil"/>
            </w:tcBorders>
          </w:tcPr>
          <w:p w:rsidR="001742B9" w:rsidRDefault="00256ADB" w14:paraId="091273FB" w14:textId="77777777">
            <w:pPr>
              <w:spacing w:after="0" w:line="259" w:lineRule="auto"/>
              <w:ind w:left="66" w:right="0" w:firstLine="0"/>
              <w:jc w:val="left"/>
            </w:pPr>
            <w:r>
              <w:rPr>
                <w:sz w:val="16"/>
              </w:rPr>
              <w:t>0.66</w:t>
            </w:r>
          </w:p>
        </w:tc>
        <w:tc>
          <w:tcPr>
            <w:tcW w:w="817" w:type="dxa"/>
            <w:tcBorders>
              <w:top w:val="single" w:color="000000" w:sz="3" w:space="0"/>
              <w:left w:val="nil"/>
              <w:bottom w:val="nil"/>
              <w:right w:val="nil"/>
            </w:tcBorders>
          </w:tcPr>
          <w:p w:rsidR="001742B9" w:rsidRDefault="00256ADB" w14:paraId="23F80E38" w14:textId="77777777">
            <w:pPr>
              <w:spacing w:after="0" w:line="259" w:lineRule="auto"/>
              <w:ind w:left="143" w:right="0" w:firstLine="0"/>
              <w:jc w:val="left"/>
            </w:pPr>
            <w:r>
              <w:rPr>
                <w:sz w:val="16"/>
              </w:rPr>
              <w:t>0.71</w:t>
            </w:r>
          </w:p>
        </w:tc>
        <w:tc>
          <w:tcPr>
            <w:tcW w:w="794" w:type="dxa"/>
            <w:tcBorders>
              <w:top w:val="single" w:color="000000" w:sz="3" w:space="0"/>
              <w:left w:val="nil"/>
              <w:bottom w:val="nil"/>
              <w:right w:val="nil"/>
            </w:tcBorders>
          </w:tcPr>
          <w:p w:rsidR="001742B9" w:rsidRDefault="00256ADB" w14:paraId="7E46505C" w14:textId="77777777">
            <w:pPr>
              <w:spacing w:after="0" w:line="259" w:lineRule="auto"/>
              <w:ind w:left="0" w:right="0" w:firstLine="0"/>
              <w:jc w:val="left"/>
            </w:pPr>
            <w:r>
              <w:rPr>
                <w:sz w:val="16"/>
              </w:rPr>
              <w:t>0.05***</w:t>
            </w:r>
          </w:p>
        </w:tc>
        <w:tc>
          <w:tcPr>
            <w:tcW w:w="672" w:type="dxa"/>
            <w:tcBorders>
              <w:top w:val="single" w:color="000000" w:sz="3" w:space="0"/>
              <w:left w:val="nil"/>
              <w:bottom w:val="nil"/>
              <w:right w:val="nil"/>
            </w:tcBorders>
          </w:tcPr>
          <w:p w:rsidR="001742B9" w:rsidRDefault="00256ADB" w14:paraId="6A85C757" w14:textId="77777777">
            <w:pPr>
              <w:spacing w:after="0" w:line="259" w:lineRule="auto"/>
              <w:ind w:left="66" w:right="0" w:firstLine="0"/>
              <w:jc w:val="left"/>
            </w:pPr>
            <w:r>
              <w:rPr>
                <w:sz w:val="16"/>
              </w:rPr>
              <w:t>0.71</w:t>
            </w:r>
          </w:p>
        </w:tc>
        <w:tc>
          <w:tcPr>
            <w:tcW w:w="806" w:type="dxa"/>
            <w:tcBorders>
              <w:top w:val="single" w:color="000000" w:sz="3" w:space="0"/>
              <w:left w:val="nil"/>
              <w:bottom w:val="nil"/>
              <w:right w:val="nil"/>
            </w:tcBorders>
          </w:tcPr>
          <w:p w:rsidR="001742B9" w:rsidRDefault="00256ADB" w14:paraId="293D406E" w14:textId="77777777">
            <w:pPr>
              <w:spacing w:after="0" w:line="259" w:lineRule="auto"/>
              <w:ind w:left="133" w:right="0" w:firstLine="0"/>
              <w:jc w:val="left"/>
            </w:pPr>
            <w:r>
              <w:rPr>
                <w:sz w:val="16"/>
              </w:rPr>
              <w:t>0.79</w:t>
            </w:r>
          </w:p>
        </w:tc>
        <w:tc>
          <w:tcPr>
            <w:tcW w:w="851" w:type="dxa"/>
            <w:tcBorders>
              <w:top w:val="single" w:color="000000" w:sz="3" w:space="0"/>
              <w:left w:val="nil"/>
              <w:bottom w:val="nil"/>
              <w:right w:val="nil"/>
            </w:tcBorders>
          </w:tcPr>
          <w:p w:rsidR="001742B9" w:rsidRDefault="00256ADB" w14:paraId="2DDD7E0D" w14:textId="77777777">
            <w:pPr>
              <w:spacing w:after="0" w:line="259" w:lineRule="auto"/>
              <w:ind w:left="28" w:right="0" w:firstLine="0"/>
              <w:jc w:val="left"/>
            </w:pPr>
            <w:r>
              <w:rPr>
                <w:sz w:val="16"/>
              </w:rPr>
              <w:t>0.08***</w:t>
            </w:r>
          </w:p>
        </w:tc>
        <w:tc>
          <w:tcPr>
            <w:tcW w:w="672" w:type="dxa"/>
            <w:tcBorders>
              <w:top w:val="single" w:color="000000" w:sz="3" w:space="0"/>
              <w:left w:val="nil"/>
              <w:bottom w:val="nil"/>
              <w:right w:val="nil"/>
            </w:tcBorders>
          </w:tcPr>
          <w:p w:rsidR="001742B9" w:rsidRDefault="00256ADB" w14:paraId="25397425" w14:textId="77777777">
            <w:pPr>
              <w:spacing w:after="0" w:line="259" w:lineRule="auto"/>
              <w:ind w:left="66" w:right="0" w:firstLine="0"/>
              <w:jc w:val="left"/>
            </w:pPr>
            <w:r>
              <w:rPr>
                <w:sz w:val="16"/>
              </w:rPr>
              <w:t>0.67</w:t>
            </w:r>
          </w:p>
        </w:tc>
        <w:tc>
          <w:tcPr>
            <w:tcW w:w="806" w:type="dxa"/>
            <w:tcBorders>
              <w:top w:val="single" w:color="000000" w:sz="3" w:space="0"/>
              <w:left w:val="nil"/>
              <w:bottom w:val="nil"/>
              <w:right w:val="nil"/>
            </w:tcBorders>
          </w:tcPr>
          <w:p w:rsidR="001742B9" w:rsidRDefault="00256ADB" w14:paraId="2829647E" w14:textId="77777777">
            <w:pPr>
              <w:spacing w:after="0" w:line="259" w:lineRule="auto"/>
              <w:ind w:left="133" w:right="0" w:firstLine="0"/>
              <w:jc w:val="left"/>
            </w:pPr>
            <w:r>
              <w:rPr>
                <w:sz w:val="16"/>
              </w:rPr>
              <w:t>0.73</w:t>
            </w:r>
          </w:p>
        </w:tc>
        <w:tc>
          <w:tcPr>
            <w:tcW w:w="552" w:type="dxa"/>
            <w:tcBorders>
              <w:top w:val="single" w:color="000000" w:sz="3" w:space="0"/>
              <w:left w:val="nil"/>
              <w:bottom w:val="nil"/>
              <w:right w:val="nil"/>
            </w:tcBorders>
          </w:tcPr>
          <w:p w:rsidR="001742B9" w:rsidRDefault="00256ADB" w14:paraId="57010053" w14:textId="77777777">
            <w:pPr>
              <w:spacing w:after="0" w:line="259" w:lineRule="auto"/>
              <w:ind w:left="23" w:right="0" w:firstLine="0"/>
              <w:jc w:val="left"/>
            </w:pPr>
            <w:r>
              <w:rPr>
                <w:sz w:val="16"/>
              </w:rPr>
              <w:t>0.06*</w:t>
            </w:r>
          </w:p>
        </w:tc>
      </w:tr>
      <w:tr w:rsidR="001742B9" w14:paraId="39AD09F6" w14:textId="77777777">
        <w:trPr>
          <w:trHeight w:val="189"/>
        </w:trPr>
        <w:tc>
          <w:tcPr>
            <w:tcW w:w="2170" w:type="dxa"/>
            <w:tcBorders>
              <w:top w:val="nil"/>
              <w:left w:val="nil"/>
              <w:bottom w:val="nil"/>
              <w:right w:val="nil"/>
            </w:tcBorders>
          </w:tcPr>
          <w:p w:rsidR="001742B9" w:rsidRDefault="001742B9" w14:paraId="45375673"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76FC484D" w14:textId="77777777">
            <w:pPr>
              <w:spacing w:after="0" w:line="259" w:lineRule="auto"/>
              <w:ind w:left="0" w:right="0" w:firstLine="0"/>
              <w:jc w:val="left"/>
            </w:pPr>
            <w:r>
              <w:rPr>
                <w:sz w:val="16"/>
              </w:rPr>
              <w:t>(0.15)</w:t>
            </w:r>
          </w:p>
        </w:tc>
        <w:tc>
          <w:tcPr>
            <w:tcW w:w="817" w:type="dxa"/>
            <w:tcBorders>
              <w:top w:val="nil"/>
              <w:left w:val="nil"/>
              <w:bottom w:val="nil"/>
              <w:right w:val="nil"/>
            </w:tcBorders>
          </w:tcPr>
          <w:p w:rsidR="001742B9" w:rsidRDefault="00256ADB" w14:paraId="476E9999" w14:textId="77777777">
            <w:pPr>
              <w:spacing w:after="0" w:line="259" w:lineRule="auto"/>
              <w:ind w:left="78" w:right="0" w:firstLine="0"/>
              <w:jc w:val="left"/>
            </w:pPr>
            <w:r>
              <w:rPr>
                <w:sz w:val="16"/>
              </w:rPr>
              <w:t>(0.14)</w:t>
            </w:r>
          </w:p>
        </w:tc>
        <w:tc>
          <w:tcPr>
            <w:tcW w:w="794" w:type="dxa"/>
            <w:tcBorders>
              <w:top w:val="nil"/>
              <w:left w:val="nil"/>
              <w:bottom w:val="nil"/>
              <w:right w:val="nil"/>
            </w:tcBorders>
          </w:tcPr>
          <w:p w:rsidR="001742B9" w:rsidRDefault="00256ADB" w14:paraId="79076483" w14:textId="77777777">
            <w:pPr>
              <w:spacing w:after="0" w:line="259" w:lineRule="auto"/>
              <w:ind w:left="61" w:right="0" w:firstLine="0"/>
              <w:jc w:val="left"/>
            </w:pPr>
            <w:r>
              <w:rPr>
                <w:sz w:val="16"/>
              </w:rPr>
              <w:t>(0.00)</w:t>
            </w:r>
          </w:p>
        </w:tc>
        <w:tc>
          <w:tcPr>
            <w:tcW w:w="672" w:type="dxa"/>
            <w:tcBorders>
              <w:top w:val="nil"/>
              <w:left w:val="nil"/>
              <w:bottom w:val="nil"/>
              <w:right w:val="nil"/>
            </w:tcBorders>
          </w:tcPr>
          <w:p w:rsidR="001742B9" w:rsidRDefault="00256ADB" w14:paraId="2BA7DEF1" w14:textId="77777777">
            <w:pPr>
              <w:spacing w:after="0" w:line="259" w:lineRule="auto"/>
              <w:ind w:left="0" w:right="0" w:firstLine="0"/>
              <w:jc w:val="left"/>
            </w:pPr>
            <w:r>
              <w:rPr>
                <w:sz w:val="16"/>
              </w:rPr>
              <w:t>(0.19)</w:t>
            </w:r>
          </w:p>
        </w:tc>
        <w:tc>
          <w:tcPr>
            <w:tcW w:w="806" w:type="dxa"/>
            <w:tcBorders>
              <w:top w:val="nil"/>
              <w:left w:val="nil"/>
              <w:bottom w:val="nil"/>
              <w:right w:val="nil"/>
            </w:tcBorders>
          </w:tcPr>
          <w:p w:rsidR="001742B9" w:rsidRDefault="00256ADB" w14:paraId="622085DC" w14:textId="77777777">
            <w:pPr>
              <w:spacing w:after="0" w:line="259" w:lineRule="auto"/>
              <w:ind w:left="67" w:right="0" w:firstLine="0"/>
              <w:jc w:val="left"/>
            </w:pPr>
            <w:r>
              <w:rPr>
                <w:sz w:val="16"/>
              </w:rPr>
              <w:t>(0.16)</w:t>
            </w:r>
          </w:p>
        </w:tc>
        <w:tc>
          <w:tcPr>
            <w:tcW w:w="851" w:type="dxa"/>
            <w:tcBorders>
              <w:top w:val="nil"/>
              <w:left w:val="nil"/>
              <w:bottom w:val="nil"/>
              <w:right w:val="nil"/>
            </w:tcBorders>
          </w:tcPr>
          <w:p w:rsidR="001742B9" w:rsidRDefault="00256ADB" w14:paraId="14BC3F9C" w14:textId="77777777">
            <w:pPr>
              <w:spacing w:after="0" w:line="259" w:lineRule="auto"/>
              <w:ind w:left="89" w:right="0" w:firstLine="0"/>
              <w:jc w:val="left"/>
            </w:pPr>
            <w:r>
              <w:rPr>
                <w:sz w:val="16"/>
              </w:rPr>
              <w:t>(0.00)</w:t>
            </w:r>
          </w:p>
        </w:tc>
        <w:tc>
          <w:tcPr>
            <w:tcW w:w="672" w:type="dxa"/>
            <w:tcBorders>
              <w:top w:val="nil"/>
              <w:left w:val="nil"/>
              <w:bottom w:val="nil"/>
              <w:right w:val="nil"/>
            </w:tcBorders>
          </w:tcPr>
          <w:p w:rsidR="001742B9" w:rsidRDefault="00256ADB" w14:paraId="14E112B9" w14:textId="77777777">
            <w:pPr>
              <w:spacing w:after="0" w:line="259" w:lineRule="auto"/>
              <w:ind w:left="0" w:right="0" w:firstLine="0"/>
              <w:jc w:val="left"/>
            </w:pPr>
            <w:r>
              <w:rPr>
                <w:sz w:val="16"/>
              </w:rPr>
              <w:t>(0.20)</w:t>
            </w:r>
          </w:p>
        </w:tc>
        <w:tc>
          <w:tcPr>
            <w:tcW w:w="806" w:type="dxa"/>
            <w:tcBorders>
              <w:top w:val="nil"/>
              <w:left w:val="nil"/>
              <w:bottom w:val="nil"/>
              <w:right w:val="nil"/>
            </w:tcBorders>
          </w:tcPr>
          <w:p w:rsidR="001742B9" w:rsidRDefault="00256ADB" w14:paraId="19980EE3" w14:textId="77777777">
            <w:pPr>
              <w:spacing w:after="0" w:line="259" w:lineRule="auto"/>
              <w:ind w:left="67" w:right="0" w:firstLine="0"/>
              <w:jc w:val="left"/>
            </w:pPr>
            <w:r>
              <w:rPr>
                <w:sz w:val="16"/>
              </w:rPr>
              <w:t>(0.24)</w:t>
            </w:r>
          </w:p>
        </w:tc>
        <w:tc>
          <w:tcPr>
            <w:tcW w:w="552" w:type="dxa"/>
            <w:tcBorders>
              <w:top w:val="nil"/>
              <w:left w:val="nil"/>
              <w:bottom w:val="nil"/>
              <w:right w:val="nil"/>
            </w:tcBorders>
          </w:tcPr>
          <w:p w:rsidR="001742B9" w:rsidRDefault="00256ADB" w14:paraId="797FDF78" w14:textId="77777777">
            <w:pPr>
              <w:spacing w:after="0" w:line="259" w:lineRule="auto"/>
              <w:ind w:left="0" w:right="0" w:firstLine="0"/>
              <w:jc w:val="left"/>
            </w:pPr>
            <w:r>
              <w:rPr>
                <w:sz w:val="16"/>
              </w:rPr>
              <w:t>(0.01)</w:t>
            </w:r>
          </w:p>
        </w:tc>
      </w:tr>
      <w:tr w:rsidR="001742B9" w14:paraId="5E91EF4F" w14:textId="77777777">
        <w:trPr>
          <w:trHeight w:val="189"/>
        </w:trPr>
        <w:tc>
          <w:tcPr>
            <w:tcW w:w="2170" w:type="dxa"/>
            <w:tcBorders>
              <w:top w:val="nil"/>
              <w:left w:val="nil"/>
              <w:bottom w:val="nil"/>
              <w:right w:val="nil"/>
            </w:tcBorders>
          </w:tcPr>
          <w:p w:rsidR="001742B9" w:rsidRDefault="00256ADB" w14:paraId="3E63F683" w14:textId="77777777">
            <w:pPr>
              <w:spacing w:after="0" w:line="259" w:lineRule="auto"/>
              <w:ind w:left="120" w:right="0" w:firstLine="0"/>
              <w:jc w:val="left"/>
            </w:pPr>
            <w:r>
              <w:rPr>
                <w:sz w:val="16"/>
              </w:rPr>
              <w:t>FES &lt; 50 percent</w:t>
            </w:r>
          </w:p>
        </w:tc>
        <w:tc>
          <w:tcPr>
            <w:tcW w:w="661" w:type="dxa"/>
            <w:tcBorders>
              <w:top w:val="nil"/>
              <w:left w:val="nil"/>
              <w:bottom w:val="nil"/>
              <w:right w:val="nil"/>
            </w:tcBorders>
          </w:tcPr>
          <w:p w:rsidR="001742B9" w:rsidRDefault="00256ADB" w14:paraId="1BF4D8C2" w14:textId="77777777">
            <w:pPr>
              <w:spacing w:after="0" w:line="259" w:lineRule="auto"/>
              <w:ind w:left="66" w:right="0" w:firstLine="0"/>
              <w:jc w:val="left"/>
            </w:pPr>
            <w:r>
              <w:rPr>
                <w:sz w:val="16"/>
              </w:rPr>
              <w:t>0.13</w:t>
            </w:r>
          </w:p>
        </w:tc>
        <w:tc>
          <w:tcPr>
            <w:tcW w:w="817" w:type="dxa"/>
            <w:tcBorders>
              <w:top w:val="nil"/>
              <w:left w:val="nil"/>
              <w:bottom w:val="nil"/>
              <w:right w:val="nil"/>
            </w:tcBorders>
          </w:tcPr>
          <w:p w:rsidR="001742B9" w:rsidRDefault="00256ADB" w14:paraId="1B2C43CD" w14:textId="77777777">
            <w:pPr>
              <w:spacing w:after="0" w:line="259" w:lineRule="auto"/>
              <w:ind w:left="143" w:right="0" w:firstLine="0"/>
              <w:jc w:val="left"/>
            </w:pPr>
            <w:r>
              <w:rPr>
                <w:sz w:val="16"/>
              </w:rPr>
              <w:t>0.08</w:t>
            </w:r>
          </w:p>
        </w:tc>
        <w:tc>
          <w:tcPr>
            <w:tcW w:w="794" w:type="dxa"/>
            <w:tcBorders>
              <w:top w:val="nil"/>
              <w:left w:val="nil"/>
              <w:bottom w:val="nil"/>
              <w:right w:val="nil"/>
            </w:tcBorders>
          </w:tcPr>
          <w:p w:rsidR="001742B9" w:rsidRDefault="00256ADB" w14:paraId="0C31C13B" w14:textId="77777777">
            <w:pPr>
              <w:spacing w:after="0" w:line="259" w:lineRule="auto"/>
              <w:ind w:left="57" w:right="0" w:firstLine="0"/>
              <w:jc w:val="left"/>
            </w:pPr>
            <w:r>
              <w:rPr>
                <w:sz w:val="16"/>
              </w:rPr>
              <w:t>-0.06*</w:t>
            </w:r>
          </w:p>
        </w:tc>
        <w:tc>
          <w:tcPr>
            <w:tcW w:w="672" w:type="dxa"/>
            <w:tcBorders>
              <w:top w:val="nil"/>
              <w:left w:val="nil"/>
              <w:bottom w:val="nil"/>
              <w:right w:val="nil"/>
            </w:tcBorders>
          </w:tcPr>
          <w:p w:rsidR="001742B9" w:rsidRDefault="00256ADB" w14:paraId="6BCE98EC" w14:textId="77777777">
            <w:pPr>
              <w:spacing w:after="0" w:line="259" w:lineRule="auto"/>
              <w:ind w:left="66" w:right="0" w:firstLine="0"/>
              <w:jc w:val="left"/>
            </w:pPr>
            <w:r>
              <w:rPr>
                <w:sz w:val="16"/>
              </w:rPr>
              <w:t>0.15</w:t>
            </w:r>
          </w:p>
        </w:tc>
        <w:tc>
          <w:tcPr>
            <w:tcW w:w="806" w:type="dxa"/>
            <w:tcBorders>
              <w:top w:val="nil"/>
              <w:left w:val="nil"/>
              <w:bottom w:val="nil"/>
              <w:right w:val="nil"/>
            </w:tcBorders>
          </w:tcPr>
          <w:p w:rsidR="001742B9" w:rsidRDefault="00256ADB" w14:paraId="6FCD812E" w14:textId="77777777">
            <w:pPr>
              <w:spacing w:after="0" w:line="259" w:lineRule="auto"/>
              <w:ind w:left="133" w:right="0" w:firstLine="0"/>
              <w:jc w:val="left"/>
            </w:pPr>
            <w:r>
              <w:rPr>
                <w:sz w:val="16"/>
              </w:rPr>
              <w:t>0.05</w:t>
            </w:r>
          </w:p>
        </w:tc>
        <w:tc>
          <w:tcPr>
            <w:tcW w:w="851" w:type="dxa"/>
            <w:tcBorders>
              <w:top w:val="nil"/>
              <w:left w:val="nil"/>
              <w:bottom w:val="nil"/>
              <w:right w:val="nil"/>
            </w:tcBorders>
          </w:tcPr>
          <w:p w:rsidR="001742B9" w:rsidRDefault="00256ADB" w14:paraId="39E1ADAF" w14:textId="77777777">
            <w:pPr>
              <w:spacing w:after="0" w:line="259" w:lineRule="auto"/>
              <w:ind w:left="0" w:right="0" w:firstLine="0"/>
              <w:jc w:val="left"/>
            </w:pPr>
            <w:r>
              <w:rPr>
                <w:sz w:val="16"/>
              </w:rPr>
              <w:t>-0.10***</w:t>
            </w:r>
          </w:p>
        </w:tc>
        <w:tc>
          <w:tcPr>
            <w:tcW w:w="672" w:type="dxa"/>
            <w:tcBorders>
              <w:top w:val="nil"/>
              <w:left w:val="nil"/>
              <w:bottom w:val="nil"/>
              <w:right w:val="nil"/>
            </w:tcBorders>
          </w:tcPr>
          <w:p w:rsidR="001742B9" w:rsidRDefault="00256ADB" w14:paraId="21D0E2AD" w14:textId="77777777">
            <w:pPr>
              <w:spacing w:after="0" w:line="259" w:lineRule="auto"/>
              <w:ind w:left="66" w:right="0" w:firstLine="0"/>
              <w:jc w:val="left"/>
            </w:pPr>
            <w:r>
              <w:rPr>
                <w:sz w:val="16"/>
              </w:rPr>
              <w:t>0.20</w:t>
            </w:r>
          </w:p>
        </w:tc>
        <w:tc>
          <w:tcPr>
            <w:tcW w:w="806" w:type="dxa"/>
            <w:tcBorders>
              <w:top w:val="nil"/>
              <w:left w:val="nil"/>
              <w:bottom w:val="nil"/>
              <w:right w:val="nil"/>
            </w:tcBorders>
          </w:tcPr>
          <w:p w:rsidR="001742B9" w:rsidRDefault="00256ADB" w14:paraId="6594C0FD" w14:textId="77777777">
            <w:pPr>
              <w:spacing w:after="0" w:line="259" w:lineRule="auto"/>
              <w:ind w:left="133" w:right="0" w:firstLine="0"/>
              <w:jc w:val="left"/>
            </w:pPr>
            <w:r>
              <w:rPr>
                <w:sz w:val="16"/>
              </w:rPr>
              <w:t>0.16</w:t>
            </w:r>
          </w:p>
        </w:tc>
        <w:tc>
          <w:tcPr>
            <w:tcW w:w="552" w:type="dxa"/>
            <w:tcBorders>
              <w:top w:val="nil"/>
              <w:left w:val="nil"/>
              <w:bottom w:val="nil"/>
              <w:right w:val="nil"/>
            </w:tcBorders>
          </w:tcPr>
          <w:p w:rsidR="001742B9" w:rsidRDefault="00256ADB" w14:paraId="16BCA851" w14:textId="77777777">
            <w:pPr>
              <w:spacing w:after="0" w:line="259" w:lineRule="auto"/>
              <w:ind w:left="38" w:right="0" w:firstLine="0"/>
              <w:jc w:val="left"/>
            </w:pPr>
            <w:r>
              <w:rPr>
                <w:sz w:val="16"/>
              </w:rPr>
              <w:t>-0.04</w:t>
            </w:r>
          </w:p>
        </w:tc>
      </w:tr>
      <w:tr w:rsidR="001742B9" w14:paraId="2365BD25" w14:textId="77777777">
        <w:trPr>
          <w:trHeight w:val="189"/>
        </w:trPr>
        <w:tc>
          <w:tcPr>
            <w:tcW w:w="2170" w:type="dxa"/>
            <w:tcBorders>
              <w:top w:val="nil"/>
              <w:left w:val="nil"/>
              <w:bottom w:val="nil"/>
              <w:right w:val="nil"/>
            </w:tcBorders>
          </w:tcPr>
          <w:p w:rsidR="001742B9" w:rsidRDefault="001742B9" w14:paraId="1F969945"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6F82B14C" w14:textId="77777777">
            <w:pPr>
              <w:spacing w:after="0" w:line="259" w:lineRule="auto"/>
              <w:ind w:left="0" w:right="0" w:firstLine="0"/>
              <w:jc w:val="left"/>
            </w:pPr>
            <w:r>
              <w:rPr>
                <w:sz w:val="16"/>
              </w:rPr>
              <w:t>(0.34)</w:t>
            </w:r>
          </w:p>
        </w:tc>
        <w:tc>
          <w:tcPr>
            <w:tcW w:w="817" w:type="dxa"/>
            <w:tcBorders>
              <w:top w:val="nil"/>
              <w:left w:val="nil"/>
              <w:bottom w:val="nil"/>
              <w:right w:val="nil"/>
            </w:tcBorders>
          </w:tcPr>
          <w:p w:rsidR="001742B9" w:rsidRDefault="00256ADB" w14:paraId="03D8AA86" w14:textId="77777777">
            <w:pPr>
              <w:spacing w:after="0" w:line="259" w:lineRule="auto"/>
              <w:ind w:left="78" w:right="0" w:firstLine="0"/>
              <w:jc w:val="left"/>
            </w:pPr>
            <w:r>
              <w:rPr>
                <w:sz w:val="16"/>
              </w:rPr>
              <w:t>(0.27)</w:t>
            </w:r>
          </w:p>
        </w:tc>
        <w:tc>
          <w:tcPr>
            <w:tcW w:w="794" w:type="dxa"/>
            <w:tcBorders>
              <w:top w:val="nil"/>
              <w:left w:val="nil"/>
              <w:bottom w:val="nil"/>
              <w:right w:val="nil"/>
            </w:tcBorders>
          </w:tcPr>
          <w:p w:rsidR="001742B9" w:rsidRDefault="00256ADB" w14:paraId="2A12782D" w14:textId="77777777">
            <w:pPr>
              <w:spacing w:after="0" w:line="259" w:lineRule="auto"/>
              <w:ind w:left="61" w:right="0" w:firstLine="0"/>
              <w:jc w:val="left"/>
            </w:pPr>
            <w:r>
              <w:rPr>
                <w:sz w:val="16"/>
              </w:rPr>
              <w:t>(0.01)</w:t>
            </w:r>
          </w:p>
        </w:tc>
        <w:tc>
          <w:tcPr>
            <w:tcW w:w="672" w:type="dxa"/>
            <w:tcBorders>
              <w:top w:val="nil"/>
              <w:left w:val="nil"/>
              <w:bottom w:val="nil"/>
              <w:right w:val="nil"/>
            </w:tcBorders>
          </w:tcPr>
          <w:p w:rsidR="001742B9" w:rsidRDefault="00256ADB" w14:paraId="2199113E" w14:textId="77777777">
            <w:pPr>
              <w:spacing w:after="0" w:line="259" w:lineRule="auto"/>
              <w:ind w:left="0" w:right="0" w:firstLine="0"/>
              <w:jc w:val="left"/>
            </w:pPr>
            <w:r>
              <w:rPr>
                <w:sz w:val="16"/>
              </w:rPr>
              <w:t>(0.36)</w:t>
            </w:r>
          </w:p>
        </w:tc>
        <w:tc>
          <w:tcPr>
            <w:tcW w:w="806" w:type="dxa"/>
            <w:tcBorders>
              <w:top w:val="nil"/>
              <w:left w:val="nil"/>
              <w:bottom w:val="nil"/>
              <w:right w:val="nil"/>
            </w:tcBorders>
          </w:tcPr>
          <w:p w:rsidR="001742B9" w:rsidRDefault="00256ADB" w14:paraId="08374886" w14:textId="77777777">
            <w:pPr>
              <w:spacing w:after="0" w:line="259" w:lineRule="auto"/>
              <w:ind w:left="67" w:right="0" w:firstLine="0"/>
              <w:jc w:val="left"/>
            </w:pPr>
            <w:r>
              <w:rPr>
                <w:sz w:val="16"/>
              </w:rPr>
              <w:t>(0.22)</w:t>
            </w:r>
          </w:p>
        </w:tc>
        <w:tc>
          <w:tcPr>
            <w:tcW w:w="851" w:type="dxa"/>
            <w:tcBorders>
              <w:top w:val="nil"/>
              <w:left w:val="nil"/>
              <w:bottom w:val="nil"/>
              <w:right w:val="nil"/>
            </w:tcBorders>
          </w:tcPr>
          <w:p w:rsidR="001742B9" w:rsidRDefault="00256ADB" w14:paraId="4BE5FDB8" w14:textId="77777777">
            <w:pPr>
              <w:spacing w:after="0" w:line="259" w:lineRule="auto"/>
              <w:ind w:left="89" w:right="0" w:firstLine="0"/>
              <w:jc w:val="left"/>
            </w:pPr>
            <w:r>
              <w:rPr>
                <w:sz w:val="16"/>
              </w:rPr>
              <w:t>(0.00)</w:t>
            </w:r>
          </w:p>
        </w:tc>
        <w:tc>
          <w:tcPr>
            <w:tcW w:w="672" w:type="dxa"/>
            <w:tcBorders>
              <w:top w:val="nil"/>
              <w:left w:val="nil"/>
              <w:bottom w:val="nil"/>
              <w:right w:val="nil"/>
            </w:tcBorders>
          </w:tcPr>
          <w:p w:rsidR="001742B9" w:rsidRDefault="00256ADB" w14:paraId="514348CB" w14:textId="77777777">
            <w:pPr>
              <w:spacing w:after="0" w:line="259" w:lineRule="auto"/>
              <w:ind w:left="0" w:right="0" w:firstLine="0"/>
              <w:jc w:val="left"/>
            </w:pPr>
            <w:r>
              <w:rPr>
                <w:sz w:val="16"/>
              </w:rPr>
              <w:t>(0.40)</w:t>
            </w:r>
          </w:p>
        </w:tc>
        <w:tc>
          <w:tcPr>
            <w:tcW w:w="806" w:type="dxa"/>
            <w:tcBorders>
              <w:top w:val="nil"/>
              <w:left w:val="nil"/>
              <w:bottom w:val="nil"/>
              <w:right w:val="nil"/>
            </w:tcBorders>
          </w:tcPr>
          <w:p w:rsidR="001742B9" w:rsidRDefault="00256ADB" w14:paraId="1D4C827E" w14:textId="77777777">
            <w:pPr>
              <w:spacing w:after="0" w:line="259" w:lineRule="auto"/>
              <w:ind w:left="67" w:right="0" w:firstLine="0"/>
              <w:jc w:val="left"/>
            </w:pPr>
            <w:r>
              <w:rPr>
                <w:sz w:val="16"/>
              </w:rPr>
              <w:t>(0.37)</w:t>
            </w:r>
          </w:p>
        </w:tc>
        <w:tc>
          <w:tcPr>
            <w:tcW w:w="552" w:type="dxa"/>
            <w:tcBorders>
              <w:top w:val="nil"/>
              <w:left w:val="nil"/>
              <w:bottom w:val="nil"/>
              <w:right w:val="nil"/>
            </w:tcBorders>
          </w:tcPr>
          <w:p w:rsidR="001742B9" w:rsidRDefault="00256ADB" w14:paraId="1B36E116" w14:textId="77777777">
            <w:pPr>
              <w:spacing w:after="0" w:line="259" w:lineRule="auto"/>
              <w:ind w:left="0" w:right="0" w:firstLine="0"/>
              <w:jc w:val="left"/>
            </w:pPr>
            <w:r>
              <w:rPr>
                <w:sz w:val="16"/>
              </w:rPr>
              <w:t>(0.27)</w:t>
            </w:r>
          </w:p>
        </w:tc>
      </w:tr>
      <w:tr w:rsidR="001742B9" w14:paraId="6DA1746B" w14:textId="77777777">
        <w:trPr>
          <w:trHeight w:val="189"/>
        </w:trPr>
        <w:tc>
          <w:tcPr>
            <w:tcW w:w="2170" w:type="dxa"/>
            <w:tcBorders>
              <w:top w:val="nil"/>
              <w:left w:val="nil"/>
              <w:bottom w:val="nil"/>
              <w:right w:val="nil"/>
            </w:tcBorders>
          </w:tcPr>
          <w:p w:rsidR="001742B9" w:rsidRDefault="00256ADB" w14:paraId="1115F81B" w14:textId="77777777">
            <w:pPr>
              <w:spacing w:after="0" w:line="259" w:lineRule="auto"/>
              <w:ind w:left="120" w:right="0" w:firstLine="0"/>
              <w:jc w:val="left"/>
            </w:pPr>
            <w:r>
              <w:rPr>
                <w:sz w:val="16"/>
              </w:rPr>
              <w:t>FES: 50-65 percent</w:t>
            </w:r>
          </w:p>
        </w:tc>
        <w:tc>
          <w:tcPr>
            <w:tcW w:w="661" w:type="dxa"/>
            <w:tcBorders>
              <w:top w:val="nil"/>
              <w:left w:val="nil"/>
              <w:bottom w:val="nil"/>
              <w:right w:val="nil"/>
            </w:tcBorders>
          </w:tcPr>
          <w:p w:rsidR="001742B9" w:rsidRDefault="00256ADB" w14:paraId="12DBD81D" w14:textId="77777777">
            <w:pPr>
              <w:spacing w:after="0" w:line="259" w:lineRule="auto"/>
              <w:ind w:left="66" w:right="0" w:firstLine="0"/>
              <w:jc w:val="left"/>
            </w:pPr>
            <w:r>
              <w:rPr>
                <w:sz w:val="16"/>
              </w:rPr>
              <w:t>0.30</w:t>
            </w:r>
          </w:p>
        </w:tc>
        <w:tc>
          <w:tcPr>
            <w:tcW w:w="817" w:type="dxa"/>
            <w:tcBorders>
              <w:top w:val="nil"/>
              <w:left w:val="nil"/>
              <w:bottom w:val="nil"/>
              <w:right w:val="nil"/>
            </w:tcBorders>
          </w:tcPr>
          <w:p w:rsidR="001742B9" w:rsidRDefault="00256ADB" w14:paraId="16FE7BC6" w14:textId="77777777">
            <w:pPr>
              <w:spacing w:after="0" w:line="259" w:lineRule="auto"/>
              <w:ind w:left="144" w:right="0" w:firstLine="0"/>
              <w:jc w:val="left"/>
            </w:pPr>
            <w:r>
              <w:rPr>
                <w:sz w:val="16"/>
              </w:rPr>
              <w:t>0.22</w:t>
            </w:r>
          </w:p>
        </w:tc>
        <w:tc>
          <w:tcPr>
            <w:tcW w:w="794" w:type="dxa"/>
            <w:tcBorders>
              <w:top w:val="nil"/>
              <w:left w:val="nil"/>
              <w:bottom w:val="nil"/>
              <w:right w:val="nil"/>
            </w:tcBorders>
          </w:tcPr>
          <w:p w:rsidR="001742B9" w:rsidRDefault="00256ADB" w14:paraId="3BDF06FD" w14:textId="77777777">
            <w:pPr>
              <w:spacing w:after="0" w:line="259" w:lineRule="auto"/>
              <w:ind w:left="56" w:right="0" w:firstLine="0"/>
              <w:jc w:val="left"/>
            </w:pPr>
            <w:r>
              <w:rPr>
                <w:sz w:val="16"/>
              </w:rPr>
              <w:t>-0.08*</w:t>
            </w:r>
          </w:p>
        </w:tc>
        <w:tc>
          <w:tcPr>
            <w:tcW w:w="672" w:type="dxa"/>
            <w:tcBorders>
              <w:top w:val="nil"/>
              <w:left w:val="nil"/>
              <w:bottom w:val="nil"/>
              <w:right w:val="nil"/>
            </w:tcBorders>
          </w:tcPr>
          <w:p w:rsidR="001742B9" w:rsidRDefault="00256ADB" w14:paraId="761BEA41" w14:textId="77777777">
            <w:pPr>
              <w:spacing w:after="0" w:line="259" w:lineRule="auto"/>
              <w:ind w:left="66" w:right="0" w:firstLine="0"/>
              <w:jc w:val="left"/>
            </w:pPr>
            <w:r>
              <w:rPr>
                <w:sz w:val="16"/>
              </w:rPr>
              <w:t>0.17</w:t>
            </w:r>
          </w:p>
        </w:tc>
        <w:tc>
          <w:tcPr>
            <w:tcW w:w="806" w:type="dxa"/>
            <w:tcBorders>
              <w:top w:val="nil"/>
              <w:left w:val="nil"/>
              <w:bottom w:val="nil"/>
              <w:right w:val="nil"/>
            </w:tcBorders>
          </w:tcPr>
          <w:p w:rsidR="001742B9" w:rsidRDefault="00256ADB" w14:paraId="27F6B15B" w14:textId="77777777">
            <w:pPr>
              <w:spacing w:after="0" w:line="259" w:lineRule="auto"/>
              <w:ind w:left="133" w:right="0" w:firstLine="0"/>
              <w:jc w:val="left"/>
            </w:pPr>
            <w:r>
              <w:rPr>
                <w:sz w:val="16"/>
              </w:rPr>
              <w:t>0.09</w:t>
            </w:r>
          </w:p>
        </w:tc>
        <w:tc>
          <w:tcPr>
            <w:tcW w:w="851" w:type="dxa"/>
            <w:tcBorders>
              <w:top w:val="nil"/>
              <w:left w:val="nil"/>
              <w:bottom w:val="nil"/>
              <w:right w:val="nil"/>
            </w:tcBorders>
          </w:tcPr>
          <w:p w:rsidR="001742B9" w:rsidRDefault="00256ADB" w14:paraId="3DFEBF8F" w14:textId="77777777">
            <w:pPr>
              <w:spacing w:after="0" w:line="259" w:lineRule="auto"/>
              <w:ind w:left="0" w:right="0" w:firstLine="0"/>
              <w:jc w:val="left"/>
            </w:pPr>
            <w:r>
              <w:rPr>
                <w:sz w:val="16"/>
              </w:rPr>
              <w:t>-0.08***</w:t>
            </w:r>
          </w:p>
        </w:tc>
        <w:tc>
          <w:tcPr>
            <w:tcW w:w="672" w:type="dxa"/>
            <w:tcBorders>
              <w:top w:val="nil"/>
              <w:left w:val="nil"/>
              <w:bottom w:val="nil"/>
              <w:right w:val="nil"/>
            </w:tcBorders>
          </w:tcPr>
          <w:p w:rsidR="001742B9" w:rsidRDefault="00256ADB" w14:paraId="7107A012" w14:textId="77777777">
            <w:pPr>
              <w:spacing w:after="0" w:line="259" w:lineRule="auto"/>
              <w:ind w:left="66" w:right="0" w:firstLine="0"/>
              <w:jc w:val="left"/>
            </w:pPr>
            <w:r>
              <w:rPr>
                <w:sz w:val="16"/>
              </w:rPr>
              <w:t>0.23</w:t>
            </w:r>
          </w:p>
        </w:tc>
        <w:tc>
          <w:tcPr>
            <w:tcW w:w="806" w:type="dxa"/>
            <w:tcBorders>
              <w:top w:val="nil"/>
              <w:left w:val="nil"/>
              <w:bottom w:val="nil"/>
              <w:right w:val="nil"/>
            </w:tcBorders>
          </w:tcPr>
          <w:p w:rsidR="001742B9" w:rsidRDefault="00256ADB" w14:paraId="4C94CB8C" w14:textId="77777777">
            <w:pPr>
              <w:spacing w:after="0" w:line="259" w:lineRule="auto"/>
              <w:ind w:left="133" w:right="0" w:firstLine="0"/>
              <w:jc w:val="left"/>
            </w:pPr>
            <w:r>
              <w:rPr>
                <w:sz w:val="16"/>
              </w:rPr>
              <w:t>0.17</w:t>
            </w:r>
          </w:p>
        </w:tc>
        <w:tc>
          <w:tcPr>
            <w:tcW w:w="552" w:type="dxa"/>
            <w:tcBorders>
              <w:top w:val="nil"/>
              <w:left w:val="nil"/>
              <w:bottom w:val="nil"/>
              <w:right w:val="nil"/>
            </w:tcBorders>
          </w:tcPr>
          <w:p w:rsidR="001742B9" w:rsidRDefault="00256ADB" w14:paraId="0351A131" w14:textId="77777777">
            <w:pPr>
              <w:spacing w:after="0" w:line="259" w:lineRule="auto"/>
              <w:ind w:left="38" w:right="0" w:firstLine="0"/>
              <w:jc w:val="left"/>
            </w:pPr>
            <w:r>
              <w:rPr>
                <w:sz w:val="16"/>
              </w:rPr>
              <w:t>-0.06</w:t>
            </w:r>
          </w:p>
        </w:tc>
      </w:tr>
      <w:tr w:rsidR="001742B9" w14:paraId="2219E3A5" w14:textId="77777777">
        <w:trPr>
          <w:trHeight w:val="189"/>
        </w:trPr>
        <w:tc>
          <w:tcPr>
            <w:tcW w:w="2170" w:type="dxa"/>
            <w:tcBorders>
              <w:top w:val="nil"/>
              <w:left w:val="nil"/>
              <w:bottom w:val="nil"/>
              <w:right w:val="nil"/>
            </w:tcBorders>
          </w:tcPr>
          <w:p w:rsidR="001742B9" w:rsidRDefault="001742B9" w14:paraId="65FC1FBD"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145A719A" w14:textId="77777777">
            <w:pPr>
              <w:spacing w:after="0" w:line="259" w:lineRule="auto"/>
              <w:ind w:left="0" w:right="0" w:firstLine="0"/>
              <w:jc w:val="left"/>
            </w:pPr>
            <w:r>
              <w:rPr>
                <w:sz w:val="16"/>
              </w:rPr>
              <w:t>(0.46)</w:t>
            </w:r>
          </w:p>
        </w:tc>
        <w:tc>
          <w:tcPr>
            <w:tcW w:w="817" w:type="dxa"/>
            <w:tcBorders>
              <w:top w:val="nil"/>
              <w:left w:val="nil"/>
              <w:bottom w:val="nil"/>
              <w:right w:val="nil"/>
            </w:tcBorders>
          </w:tcPr>
          <w:p w:rsidR="001742B9" w:rsidRDefault="00256ADB" w14:paraId="6CC4CF8C" w14:textId="77777777">
            <w:pPr>
              <w:spacing w:after="0" w:line="259" w:lineRule="auto"/>
              <w:ind w:left="78" w:right="0" w:firstLine="0"/>
              <w:jc w:val="left"/>
            </w:pPr>
            <w:r>
              <w:rPr>
                <w:sz w:val="16"/>
              </w:rPr>
              <w:t>(0.41)</w:t>
            </w:r>
          </w:p>
        </w:tc>
        <w:tc>
          <w:tcPr>
            <w:tcW w:w="794" w:type="dxa"/>
            <w:tcBorders>
              <w:top w:val="nil"/>
              <w:left w:val="nil"/>
              <w:bottom w:val="nil"/>
              <w:right w:val="nil"/>
            </w:tcBorders>
          </w:tcPr>
          <w:p w:rsidR="001742B9" w:rsidRDefault="00256ADB" w14:paraId="555B2D50" w14:textId="77777777">
            <w:pPr>
              <w:spacing w:after="0" w:line="259" w:lineRule="auto"/>
              <w:ind w:left="61" w:right="0" w:firstLine="0"/>
              <w:jc w:val="left"/>
            </w:pPr>
            <w:r>
              <w:rPr>
                <w:sz w:val="16"/>
              </w:rPr>
              <w:t>(0.01)</w:t>
            </w:r>
          </w:p>
        </w:tc>
        <w:tc>
          <w:tcPr>
            <w:tcW w:w="672" w:type="dxa"/>
            <w:tcBorders>
              <w:top w:val="nil"/>
              <w:left w:val="nil"/>
              <w:bottom w:val="nil"/>
              <w:right w:val="nil"/>
            </w:tcBorders>
          </w:tcPr>
          <w:p w:rsidR="001742B9" w:rsidRDefault="00256ADB" w14:paraId="25E62EDB" w14:textId="77777777">
            <w:pPr>
              <w:spacing w:after="0" w:line="259" w:lineRule="auto"/>
              <w:ind w:left="0" w:right="0" w:firstLine="0"/>
              <w:jc w:val="left"/>
            </w:pPr>
            <w:r>
              <w:rPr>
                <w:sz w:val="16"/>
              </w:rPr>
              <w:t>(0.38)</w:t>
            </w:r>
          </w:p>
        </w:tc>
        <w:tc>
          <w:tcPr>
            <w:tcW w:w="806" w:type="dxa"/>
            <w:tcBorders>
              <w:top w:val="nil"/>
              <w:left w:val="nil"/>
              <w:bottom w:val="nil"/>
              <w:right w:val="nil"/>
            </w:tcBorders>
          </w:tcPr>
          <w:p w:rsidR="001742B9" w:rsidRDefault="00256ADB" w14:paraId="0AA04467" w14:textId="77777777">
            <w:pPr>
              <w:spacing w:after="0" w:line="259" w:lineRule="auto"/>
              <w:ind w:left="67" w:right="0" w:firstLine="0"/>
              <w:jc w:val="left"/>
            </w:pPr>
            <w:r>
              <w:rPr>
                <w:sz w:val="16"/>
              </w:rPr>
              <w:t>(0.29)</w:t>
            </w:r>
          </w:p>
        </w:tc>
        <w:tc>
          <w:tcPr>
            <w:tcW w:w="851" w:type="dxa"/>
            <w:tcBorders>
              <w:top w:val="nil"/>
              <w:left w:val="nil"/>
              <w:bottom w:val="nil"/>
              <w:right w:val="nil"/>
            </w:tcBorders>
          </w:tcPr>
          <w:p w:rsidR="001742B9" w:rsidRDefault="00256ADB" w14:paraId="416CE9C7" w14:textId="77777777">
            <w:pPr>
              <w:spacing w:after="0" w:line="259" w:lineRule="auto"/>
              <w:ind w:left="89" w:right="0" w:firstLine="0"/>
              <w:jc w:val="left"/>
            </w:pPr>
            <w:r>
              <w:rPr>
                <w:sz w:val="16"/>
              </w:rPr>
              <w:t>(0.00)</w:t>
            </w:r>
          </w:p>
        </w:tc>
        <w:tc>
          <w:tcPr>
            <w:tcW w:w="672" w:type="dxa"/>
            <w:tcBorders>
              <w:top w:val="nil"/>
              <w:left w:val="nil"/>
              <w:bottom w:val="nil"/>
              <w:right w:val="nil"/>
            </w:tcBorders>
          </w:tcPr>
          <w:p w:rsidR="001742B9" w:rsidRDefault="00256ADB" w14:paraId="0A514047" w14:textId="77777777">
            <w:pPr>
              <w:spacing w:after="0" w:line="259" w:lineRule="auto"/>
              <w:ind w:left="0" w:right="0" w:firstLine="0"/>
              <w:jc w:val="left"/>
            </w:pPr>
            <w:r>
              <w:rPr>
                <w:sz w:val="16"/>
              </w:rPr>
              <w:t>(0.42)</w:t>
            </w:r>
          </w:p>
        </w:tc>
        <w:tc>
          <w:tcPr>
            <w:tcW w:w="806" w:type="dxa"/>
            <w:tcBorders>
              <w:top w:val="nil"/>
              <w:left w:val="nil"/>
              <w:bottom w:val="nil"/>
              <w:right w:val="nil"/>
            </w:tcBorders>
          </w:tcPr>
          <w:p w:rsidR="001742B9" w:rsidRDefault="00256ADB" w14:paraId="6A1B941F" w14:textId="77777777">
            <w:pPr>
              <w:spacing w:after="0" w:line="259" w:lineRule="auto"/>
              <w:ind w:left="67" w:right="0" w:firstLine="0"/>
              <w:jc w:val="left"/>
            </w:pPr>
            <w:r>
              <w:rPr>
                <w:sz w:val="16"/>
              </w:rPr>
              <w:t>(0.38)</w:t>
            </w:r>
          </w:p>
        </w:tc>
        <w:tc>
          <w:tcPr>
            <w:tcW w:w="552" w:type="dxa"/>
            <w:tcBorders>
              <w:top w:val="nil"/>
              <w:left w:val="nil"/>
              <w:bottom w:val="nil"/>
              <w:right w:val="nil"/>
            </w:tcBorders>
          </w:tcPr>
          <w:p w:rsidR="001742B9" w:rsidRDefault="00256ADB" w14:paraId="3F0E492C" w14:textId="77777777">
            <w:pPr>
              <w:spacing w:after="0" w:line="259" w:lineRule="auto"/>
              <w:ind w:left="0" w:right="0" w:firstLine="0"/>
              <w:jc w:val="left"/>
            </w:pPr>
            <w:r>
              <w:rPr>
                <w:sz w:val="16"/>
              </w:rPr>
              <w:t>(0.15)</w:t>
            </w:r>
          </w:p>
        </w:tc>
      </w:tr>
      <w:tr w:rsidR="001742B9" w14:paraId="14E57EFF" w14:textId="77777777">
        <w:trPr>
          <w:trHeight w:val="189"/>
        </w:trPr>
        <w:tc>
          <w:tcPr>
            <w:tcW w:w="2170" w:type="dxa"/>
            <w:tcBorders>
              <w:top w:val="nil"/>
              <w:left w:val="nil"/>
              <w:bottom w:val="nil"/>
              <w:right w:val="nil"/>
            </w:tcBorders>
          </w:tcPr>
          <w:p w:rsidR="001742B9" w:rsidRDefault="00256ADB" w14:paraId="563EEF6E" w14:textId="77777777">
            <w:pPr>
              <w:spacing w:after="0" w:line="259" w:lineRule="auto"/>
              <w:ind w:left="120" w:right="0" w:firstLine="0"/>
              <w:jc w:val="left"/>
            </w:pPr>
            <w:r>
              <w:rPr>
                <w:sz w:val="16"/>
              </w:rPr>
              <w:t>FES: 65-75 percent</w:t>
            </w:r>
          </w:p>
        </w:tc>
        <w:tc>
          <w:tcPr>
            <w:tcW w:w="661" w:type="dxa"/>
            <w:tcBorders>
              <w:top w:val="nil"/>
              <w:left w:val="nil"/>
              <w:bottom w:val="nil"/>
              <w:right w:val="nil"/>
            </w:tcBorders>
          </w:tcPr>
          <w:p w:rsidR="001742B9" w:rsidRDefault="00256ADB" w14:paraId="47743B88" w14:textId="77777777">
            <w:pPr>
              <w:spacing w:after="0" w:line="259" w:lineRule="auto"/>
              <w:ind w:left="66" w:right="0" w:firstLine="0"/>
              <w:jc w:val="left"/>
            </w:pPr>
            <w:r>
              <w:rPr>
                <w:sz w:val="16"/>
              </w:rPr>
              <w:t>0.27</w:t>
            </w:r>
          </w:p>
        </w:tc>
        <w:tc>
          <w:tcPr>
            <w:tcW w:w="817" w:type="dxa"/>
            <w:tcBorders>
              <w:top w:val="nil"/>
              <w:left w:val="nil"/>
              <w:bottom w:val="nil"/>
              <w:right w:val="nil"/>
            </w:tcBorders>
          </w:tcPr>
          <w:p w:rsidR="001742B9" w:rsidRDefault="00256ADB" w14:paraId="511CB1D0" w14:textId="77777777">
            <w:pPr>
              <w:spacing w:after="0" w:line="259" w:lineRule="auto"/>
              <w:ind w:left="144" w:right="0" w:firstLine="0"/>
              <w:jc w:val="left"/>
            </w:pPr>
            <w:r>
              <w:rPr>
                <w:sz w:val="16"/>
              </w:rPr>
              <w:t>0.26</w:t>
            </w:r>
          </w:p>
        </w:tc>
        <w:tc>
          <w:tcPr>
            <w:tcW w:w="794" w:type="dxa"/>
            <w:tcBorders>
              <w:top w:val="nil"/>
              <w:left w:val="nil"/>
              <w:bottom w:val="nil"/>
              <w:right w:val="nil"/>
            </w:tcBorders>
          </w:tcPr>
          <w:p w:rsidR="001742B9" w:rsidRDefault="00256ADB" w14:paraId="54DE577F" w14:textId="77777777">
            <w:pPr>
              <w:spacing w:after="0" w:line="259" w:lineRule="auto"/>
              <w:ind w:left="99" w:right="0" w:firstLine="0"/>
              <w:jc w:val="left"/>
            </w:pPr>
            <w:r>
              <w:rPr>
                <w:sz w:val="16"/>
              </w:rPr>
              <w:t>-0.01</w:t>
            </w:r>
          </w:p>
        </w:tc>
        <w:tc>
          <w:tcPr>
            <w:tcW w:w="672" w:type="dxa"/>
            <w:tcBorders>
              <w:top w:val="nil"/>
              <w:left w:val="nil"/>
              <w:bottom w:val="nil"/>
              <w:right w:val="nil"/>
            </w:tcBorders>
          </w:tcPr>
          <w:p w:rsidR="001742B9" w:rsidRDefault="00256ADB" w14:paraId="70CF824B" w14:textId="77777777">
            <w:pPr>
              <w:spacing w:after="0" w:line="259" w:lineRule="auto"/>
              <w:ind w:left="66" w:right="0" w:firstLine="0"/>
              <w:jc w:val="left"/>
            </w:pPr>
            <w:r>
              <w:rPr>
                <w:sz w:val="16"/>
              </w:rPr>
              <w:t>0.19</w:t>
            </w:r>
          </w:p>
        </w:tc>
        <w:tc>
          <w:tcPr>
            <w:tcW w:w="806" w:type="dxa"/>
            <w:tcBorders>
              <w:top w:val="nil"/>
              <w:left w:val="nil"/>
              <w:bottom w:val="nil"/>
              <w:right w:val="nil"/>
            </w:tcBorders>
          </w:tcPr>
          <w:p w:rsidR="001742B9" w:rsidRDefault="00256ADB" w14:paraId="63C66B4F" w14:textId="77777777">
            <w:pPr>
              <w:spacing w:after="0" w:line="259" w:lineRule="auto"/>
              <w:ind w:left="133" w:right="0" w:firstLine="0"/>
              <w:jc w:val="left"/>
            </w:pPr>
            <w:r>
              <w:rPr>
                <w:sz w:val="16"/>
              </w:rPr>
              <w:t>0.18</w:t>
            </w:r>
          </w:p>
        </w:tc>
        <w:tc>
          <w:tcPr>
            <w:tcW w:w="851" w:type="dxa"/>
            <w:tcBorders>
              <w:top w:val="nil"/>
              <w:left w:val="nil"/>
              <w:bottom w:val="nil"/>
              <w:right w:val="nil"/>
            </w:tcBorders>
          </w:tcPr>
          <w:p w:rsidR="001742B9" w:rsidRDefault="00256ADB" w14:paraId="4E0F9D79" w14:textId="77777777">
            <w:pPr>
              <w:spacing w:after="0" w:line="259" w:lineRule="auto"/>
              <w:ind w:left="127" w:right="0" w:firstLine="0"/>
              <w:jc w:val="left"/>
            </w:pPr>
            <w:r>
              <w:rPr>
                <w:sz w:val="16"/>
              </w:rPr>
              <w:t>-0.01</w:t>
            </w:r>
          </w:p>
        </w:tc>
        <w:tc>
          <w:tcPr>
            <w:tcW w:w="672" w:type="dxa"/>
            <w:tcBorders>
              <w:top w:val="nil"/>
              <w:left w:val="nil"/>
              <w:bottom w:val="nil"/>
              <w:right w:val="nil"/>
            </w:tcBorders>
          </w:tcPr>
          <w:p w:rsidR="001742B9" w:rsidRDefault="00256ADB" w14:paraId="48191AC0" w14:textId="77777777">
            <w:pPr>
              <w:spacing w:after="0" w:line="259" w:lineRule="auto"/>
              <w:ind w:left="66" w:right="0" w:firstLine="0"/>
              <w:jc w:val="left"/>
            </w:pPr>
            <w:r>
              <w:rPr>
                <w:sz w:val="16"/>
              </w:rPr>
              <w:t>0.13</w:t>
            </w:r>
          </w:p>
        </w:tc>
        <w:tc>
          <w:tcPr>
            <w:tcW w:w="806" w:type="dxa"/>
            <w:tcBorders>
              <w:top w:val="nil"/>
              <w:left w:val="nil"/>
              <w:bottom w:val="nil"/>
              <w:right w:val="nil"/>
            </w:tcBorders>
          </w:tcPr>
          <w:p w:rsidR="001742B9" w:rsidRDefault="00256ADB" w14:paraId="062411E5" w14:textId="77777777">
            <w:pPr>
              <w:spacing w:after="0" w:line="259" w:lineRule="auto"/>
              <w:ind w:left="133" w:right="0" w:firstLine="0"/>
              <w:jc w:val="left"/>
            </w:pPr>
            <w:r>
              <w:rPr>
                <w:sz w:val="16"/>
              </w:rPr>
              <w:t>0.13</w:t>
            </w:r>
          </w:p>
        </w:tc>
        <w:tc>
          <w:tcPr>
            <w:tcW w:w="552" w:type="dxa"/>
            <w:tcBorders>
              <w:top w:val="nil"/>
              <w:left w:val="nil"/>
              <w:bottom w:val="nil"/>
              <w:right w:val="nil"/>
            </w:tcBorders>
          </w:tcPr>
          <w:p w:rsidR="001742B9" w:rsidRDefault="00256ADB" w14:paraId="30CF1F03" w14:textId="77777777">
            <w:pPr>
              <w:spacing w:after="0" w:line="259" w:lineRule="auto"/>
              <w:ind w:left="38" w:right="0" w:firstLine="0"/>
              <w:jc w:val="left"/>
            </w:pPr>
            <w:r>
              <w:rPr>
                <w:sz w:val="16"/>
              </w:rPr>
              <w:t>-0.01</w:t>
            </w:r>
          </w:p>
        </w:tc>
      </w:tr>
      <w:tr w:rsidR="001742B9" w14:paraId="03EDA254" w14:textId="77777777">
        <w:trPr>
          <w:trHeight w:val="189"/>
        </w:trPr>
        <w:tc>
          <w:tcPr>
            <w:tcW w:w="2170" w:type="dxa"/>
            <w:tcBorders>
              <w:top w:val="nil"/>
              <w:left w:val="nil"/>
              <w:bottom w:val="nil"/>
              <w:right w:val="nil"/>
            </w:tcBorders>
          </w:tcPr>
          <w:p w:rsidR="001742B9" w:rsidRDefault="001742B9" w14:paraId="4345CC5C"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67BDC973" w14:textId="77777777">
            <w:pPr>
              <w:spacing w:after="0" w:line="259" w:lineRule="auto"/>
              <w:ind w:left="0" w:right="0" w:firstLine="0"/>
              <w:jc w:val="left"/>
            </w:pPr>
            <w:r>
              <w:rPr>
                <w:sz w:val="16"/>
              </w:rPr>
              <w:t>(0.44)</w:t>
            </w:r>
          </w:p>
        </w:tc>
        <w:tc>
          <w:tcPr>
            <w:tcW w:w="817" w:type="dxa"/>
            <w:tcBorders>
              <w:top w:val="nil"/>
              <w:left w:val="nil"/>
              <w:bottom w:val="nil"/>
              <w:right w:val="nil"/>
            </w:tcBorders>
          </w:tcPr>
          <w:p w:rsidR="001742B9" w:rsidRDefault="00256ADB" w14:paraId="76E62D6C" w14:textId="77777777">
            <w:pPr>
              <w:spacing w:after="0" w:line="259" w:lineRule="auto"/>
              <w:ind w:left="78" w:right="0" w:firstLine="0"/>
              <w:jc w:val="left"/>
            </w:pPr>
            <w:r>
              <w:rPr>
                <w:sz w:val="16"/>
              </w:rPr>
              <w:t>(0.44)</w:t>
            </w:r>
          </w:p>
        </w:tc>
        <w:tc>
          <w:tcPr>
            <w:tcW w:w="794" w:type="dxa"/>
            <w:tcBorders>
              <w:top w:val="nil"/>
              <w:left w:val="nil"/>
              <w:bottom w:val="nil"/>
              <w:right w:val="nil"/>
            </w:tcBorders>
          </w:tcPr>
          <w:p w:rsidR="001742B9" w:rsidRDefault="00256ADB" w14:paraId="7769709B" w14:textId="77777777">
            <w:pPr>
              <w:spacing w:after="0" w:line="259" w:lineRule="auto"/>
              <w:ind w:left="61" w:right="0" w:firstLine="0"/>
              <w:jc w:val="left"/>
            </w:pPr>
            <w:r>
              <w:rPr>
                <w:sz w:val="16"/>
              </w:rPr>
              <w:t>(0.76)</w:t>
            </w:r>
          </w:p>
        </w:tc>
        <w:tc>
          <w:tcPr>
            <w:tcW w:w="672" w:type="dxa"/>
            <w:tcBorders>
              <w:top w:val="nil"/>
              <w:left w:val="nil"/>
              <w:bottom w:val="nil"/>
              <w:right w:val="nil"/>
            </w:tcBorders>
          </w:tcPr>
          <w:p w:rsidR="001742B9" w:rsidRDefault="00256ADB" w14:paraId="2311EB90" w14:textId="77777777">
            <w:pPr>
              <w:spacing w:after="0" w:line="259" w:lineRule="auto"/>
              <w:ind w:left="0" w:right="0" w:firstLine="0"/>
              <w:jc w:val="left"/>
            </w:pPr>
            <w:r>
              <w:rPr>
                <w:sz w:val="16"/>
              </w:rPr>
              <w:t>(0.39)</w:t>
            </w:r>
          </w:p>
        </w:tc>
        <w:tc>
          <w:tcPr>
            <w:tcW w:w="806" w:type="dxa"/>
            <w:tcBorders>
              <w:top w:val="nil"/>
              <w:left w:val="nil"/>
              <w:bottom w:val="nil"/>
              <w:right w:val="nil"/>
            </w:tcBorders>
          </w:tcPr>
          <w:p w:rsidR="001742B9" w:rsidRDefault="00256ADB" w14:paraId="0186B388" w14:textId="77777777">
            <w:pPr>
              <w:spacing w:after="0" w:line="259" w:lineRule="auto"/>
              <w:ind w:left="67" w:right="0" w:firstLine="0"/>
              <w:jc w:val="left"/>
            </w:pPr>
            <w:r>
              <w:rPr>
                <w:sz w:val="16"/>
              </w:rPr>
              <w:t>(0.38)</w:t>
            </w:r>
          </w:p>
        </w:tc>
        <w:tc>
          <w:tcPr>
            <w:tcW w:w="851" w:type="dxa"/>
            <w:tcBorders>
              <w:top w:val="nil"/>
              <w:left w:val="nil"/>
              <w:bottom w:val="nil"/>
              <w:right w:val="nil"/>
            </w:tcBorders>
          </w:tcPr>
          <w:p w:rsidR="001742B9" w:rsidRDefault="00256ADB" w14:paraId="27A20F12" w14:textId="77777777">
            <w:pPr>
              <w:spacing w:after="0" w:line="259" w:lineRule="auto"/>
              <w:ind w:left="89" w:right="0" w:firstLine="0"/>
              <w:jc w:val="left"/>
            </w:pPr>
            <w:r>
              <w:rPr>
                <w:sz w:val="16"/>
              </w:rPr>
              <w:t>(0.54)</w:t>
            </w:r>
          </w:p>
        </w:tc>
        <w:tc>
          <w:tcPr>
            <w:tcW w:w="672" w:type="dxa"/>
            <w:tcBorders>
              <w:top w:val="nil"/>
              <w:left w:val="nil"/>
              <w:bottom w:val="nil"/>
              <w:right w:val="nil"/>
            </w:tcBorders>
          </w:tcPr>
          <w:p w:rsidR="001742B9" w:rsidRDefault="00256ADB" w14:paraId="0F28F4E5" w14:textId="77777777">
            <w:pPr>
              <w:spacing w:after="0" w:line="259" w:lineRule="auto"/>
              <w:ind w:left="0" w:right="0" w:firstLine="0"/>
              <w:jc w:val="left"/>
            </w:pPr>
            <w:r>
              <w:rPr>
                <w:sz w:val="16"/>
              </w:rPr>
              <w:t>(0.34)</w:t>
            </w:r>
          </w:p>
        </w:tc>
        <w:tc>
          <w:tcPr>
            <w:tcW w:w="806" w:type="dxa"/>
            <w:tcBorders>
              <w:top w:val="nil"/>
              <w:left w:val="nil"/>
              <w:bottom w:val="nil"/>
              <w:right w:val="nil"/>
            </w:tcBorders>
          </w:tcPr>
          <w:p w:rsidR="001742B9" w:rsidRDefault="00256ADB" w14:paraId="31479B85" w14:textId="77777777">
            <w:pPr>
              <w:spacing w:after="0" w:line="259" w:lineRule="auto"/>
              <w:ind w:left="67" w:right="0" w:firstLine="0"/>
              <w:jc w:val="left"/>
            </w:pPr>
            <w:r>
              <w:rPr>
                <w:sz w:val="16"/>
              </w:rPr>
              <w:t>(0.33)</w:t>
            </w:r>
          </w:p>
        </w:tc>
        <w:tc>
          <w:tcPr>
            <w:tcW w:w="552" w:type="dxa"/>
            <w:tcBorders>
              <w:top w:val="nil"/>
              <w:left w:val="nil"/>
              <w:bottom w:val="nil"/>
              <w:right w:val="nil"/>
            </w:tcBorders>
          </w:tcPr>
          <w:p w:rsidR="001742B9" w:rsidRDefault="00256ADB" w14:paraId="2326007E" w14:textId="77777777">
            <w:pPr>
              <w:spacing w:after="0" w:line="259" w:lineRule="auto"/>
              <w:ind w:left="0" w:right="0" w:firstLine="0"/>
              <w:jc w:val="left"/>
            </w:pPr>
            <w:r>
              <w:rPr>
                <w:sz w:val="16"/>
              </w:rPr>
              <w:t>(0.87)</w:t>
            </w:r>
          </w:p>
        </w:tc>
      </w:tr>
      <w:tr w:rsidR="001742B9" w14:paraId="3947265D" w14:textId="77777777">
        <w:trPr>
          <w:trHeight w:val="189"/>
        </w:trPr>
        <w:tc>
          <w:tcPr>
            <w:tcW w:w="2170" w:type="dxa"/>
            <w:tcBorders>
              <w:top w:val="nil"/>
              <w:left w:val="nil"/>
              <w:bottom w:val="nil"/>
              <w:right w:val="nil"/>
            </w:tcBorders>
          </w:tcPr>
          <w:p w:rsidR="001742B9" w:rsidRDefault="00256ADB" w14:paraId="4E79235B" w14:textId="77777777">
            <w:pPr>
              <w:spacing w:after="0" w:line="259" w:lineRule="auto"/>
              <w:ind w:left="120" w:right="0" w:firstLine="0"/>
              <w:jc w:val="left"/>
            </w:pPr>
            <w:r>
              <w:rPr>
                <w:sz w:val="16"/>
              </w:rPr>
              <w:t>FES: &gt;= 75 percent</w:t>
            </w:r>
          </w:p>
        </w:tc>
        <w:tc>
          <w:tcPr>
            <w:tcW w:w="661" w:type="dxa"/>
            <w:tcBorders>
              <w:top w:val="nil"/>
              <w:left w:val="nil"/>
              <w:bottom w:val="nil"/>
              <w:right w:val="nil"/>
            </w:tcBorders>
          </w:tcPr>
          <w:p w:rsidR="001742B9" w:rsidRDefault="00256ADB" w14:paraId="184E2A0C" w14:textId="77777777">
            <w:pPr>
              <w:spacing w:after="0" w:line="259" w:lineRule="auto"/>
              <w:ind w:left="66" w:right="0" w:firstLine="0"/>
              <w:jc w:val="left"/>
            </w:pPr>
            <w:r>
              <w:rPr>
                <w:sz w:val="16"/>
              </w:rPr>
              <w:t>0.30</w:t>
            </w:r>
          </w:p>
        </w:tc>
        <w:tc>
          <w:tcPr>
            <w:tcW w:w="817" w:type="dxa"/>
            <w:tcBorders>
              <w:top w:val="nil"/>
              <w:left w:val="nil"/>
              <w:bottom w:val="nil"/>
              <w:right w:val="nil"/>
            </w:tcBorders>
          </w:tcPr>
          <w:p w:rsidR="001742B9" w:rsidRDefault="00256ADB" w14:paraId="09AFD146" w14:textId="77777777">
            <w:pPr>
              <w:spacing w:after="0" w:line="259" w:lineRule="auto"/>
              <w:ind w:left="144" w:right="0" w:firstLine="0"/>
              <w:jc w:val="left"/>
            </w:pPr>
            <w:r>
              <w:rPr>
                <w:sz w:val="16"/>
              </w:rPr>
              <w:t>0.45</w:t>
            </w:r>
          </w:p>
        </w:tc>
        <w:tc>
          <w:tcPr>
            <w:tcW w:w="794" w:type="dxa"/>
            <w:tcBorders>
              <w:top w:val="nil"/>
              <w:left w:val="nil"/>
              <w:bottom w:val="nil"/>
              <w:right w:val="nil"/>
            </w:tcBorders>
          </w:tcPr>
          <w:p w:rsidR="001742B9" w:rsidRDefault="00256ADB" w14:paraId="38FC25C6" w14:textId="77777777">
            <w:pPr>
              <w:spacing w:after="0" w:line="259" w:lineRule="auto"/>
              <w:ind w:left="0" w:right="0" w:firstLine="0"/>
              <w:jc w:val="left"/>
            </w:pPr>
            <w:r>
              <w:rPr>
                <w:sz w:val="16"/>
              </w:rPr>
              <w:t>0.15***</w:t>
            </w:r>
          </w:p>
        </w:tc>
        <w:tc>
          <w:tcPr>
            <w:tcW w:w="672" w:type="dxa"/>
            <w:tcBorders>
              <w:top w:val="nil"/>
              <w:left w:val="nil"/>
              <w:bottom w:val="nil"/>
              <w:right w:val="nil"/>
            </w:tcBorders>
          </w:tcPr>
          <w:p w:rsidR="001742B9" w:rsidRDefault="00256ADB" w14:paraId="3C41F160" w14:textId="77777777">
            <w:pPr>
              <w:spacing w:after="0" w:line="259" w:lineRule="auto"/>
              <w:ind w:left="66" w:right="0" w:firstLine="0"/>
              <w:jc w:val="left"/>
            </w:pPr>
            <w:r>
              <w:rPr>
                <w:sz w:val="16"/>
              </w:rPr>
              <w:t>0.49</w:t>
            </w:r>
          </w:p>
        </w:tc>
        <w:tc>
          <w:tcPr>
            <w:tcW w:w="806" w:type="dxa"/>
            <w:tcBorders>
              <w:top w:val="nil"/>
              <w:left w:val="nil"/>
              <w:bottom w:val="nil"/>
              <w:right w:val="nil"/>
            </w:tcBorders>
          </w:tcPr>
          <w:p w:rsidR="001742B9" w:rsidRDefault="00256ADB" w14:paraId="48D5BE8D" w14:textId="77777777">
            <w:pPr>
              <w:spacing w:after="0" w:line="259" w:lineRule="auto"/>
              <w:ind w:left="133" w:right="0" w:firstLine="0"/>
              <w:jc w:val="left"/>
            </w:pPr>
            <w:r>
              <w:rPr>
                <w:sz w:val="16"/>
              </w:rPr>
              <w:t>0.68</w:t>
            </w:r>
          </w:p>
        </w:tc>
        <w:tc>
          <w:tcPr>
            <w:tcW w:w="851" w:type="dxa"/>
            <w:tcBorders>
              <w:top w:val="nil"/>
              <w:left w:val="nil"/>
              <w:bottom w:val="nil"/>
              <w:right w:val="nil"/>
            </w:tcBorders>
          </w:tcPr>
          <w:p w:rsidR="001742B9" w:rsidRDefault="00256ADB" w14:paraId="4AFBF66C" w14:textId="77777777">
            <w:pPr>
              <w:spacing w:after="0" w:line="259" w:lineRule="auto"/>
              <w:ind w:left="28" w:right="0" w:firstLine="0"/>
              <w:jc w:val="left"/>
            </w:pPr>
            <w:r>
              <w:rPr>
                <w:sz w:val="16"/>
              </w:rPr>
              <w:t>0.19***</w:t>
            </w:r>
          </w:p>
        </w:tc>
        <w:tc>
          <w:tcPr>
            <w:tcW w:w="672" w:type="dxa"/>
            <w:tcBorders>
              <w:top w:val="nil"/>
              <w:left w:val="nil"/>
              <w:bottom w:val="nil"/>
              <w:right w:val="nil"/>
            </w:tcBorders>
          </w:tcPr>
          <w:p w:rsidR="001742B9" w:rsidRDefault="00256ADB" w14:paraId="3F2966D9" w14:textId="77777777">
            <w:pPr>
              <w:spacing w:after="0" w:line="259" w:lineRule="auto"/>
              <w:ind w:left="66" w:right="0" w:firstLine="0"/>
              <w:jc w:val="left"/>
            </w:pPr>
            <w:r>
              <w:rPr>
                <w:sz w:val="16"/>
              </w:rPr>
              <w:t>0.44</w:t>
            </w:r>
          </w:p>
        </w:tc>
        <w:tc>
          <w:tcPr>
            <w:tcW w:w="806" w:type="dxa"/>
            <w:tcBorders>
              <w:top w:val="nil"/>
              <w:left w:val="nil"/>
              <w:bottom w:val="nil"/>
              <w:right w:val="nil"/>
            </w:tcBorders>
          </w:tcPr>
          <w:p w:rsidR="001742B9" w:rsidRDefault="00256ADB" w14:paraId="325B75F7" w14:textId="77777777">
            <w:pPr>
              <w:spacing w:after="0" w:line="259" w:lineRule="auto"/>
              <w:ind w:left="133" w:right="0" w:firstLine="0"/>
              <w:jc w:val="left"/>
            </w:pPr>
            <w:r>
              <w:rPr>
                <w:sz w:val="16"/>
              </w:rPr>
              <w:t>0.54</w:t>
            </w:r>
          </w:p>
        </w:tc>
        <w:tc>
          <w:tcPr>
            <w:tcW w:w="552" w:type="dxa"/>
            <w:tcBorders>
              <w:top w:val="nil"/>
              <w:left w:val="nil"/>
              <w:bottom w:val="nil"/>
              <w:right w:val="nil"/>
            </w:tcBorders>
          </w:tcPr>
          <w:p w:rsidR="001742B9" w:rsidRDefault="00256ADB" w14:paraId="79C9441E" w14:textId="77777777">
            <w:pPr>
              <w:spacing w:after="0" w:line="259" w:lineRule="auto"/>
              <w:ind w:left="24" w:right="0" w:firstLine="0"/>
              <w:jc w:val="left"/>
            </w:pPr>
            <w:r>
              <w:rPr>
                <w:sz w:val="16"/>
              </w:rPr>
              <w:t>0.10*</w:t>
            </w:r>
          </w:p>
        </w:tc>
      </w:tr>
      <w:tr w:rsidR="001742B9" w14:paraId="7FCFAD61" w14:textId="77777777">
        <w:trPr>
          <w:trHeight w:val="195"/>
        </w:trPr>
        <w:tc>
          <w:tcPr>
            <w:tcW w:w="2170" w:type="dxa"/>
            <w:tcBorders>
              <w:top w:val="nil"/>
              <w:left w:val="nil"/>
              <w:bottom w:val="single" w:color="000000" w:sz="3" w:space="0"/>
              <w:right w:val="nil"/>
            </w:tcBorders>
          </w:tcPr>
          <w:p w:rsidR="001742B9" w:rsidRDefault="001742B9" w14:paraId="7997942D" w14:textId="77777777">
            <w:pPr>
              <w:spacing w:after="160" w:line="259" w:lineRule="auto"/>
              <w:ind w:left="0" w:right="0" w:firstLine="0"/>
              <w:jc w:val="left"/>
            </w:pPr>
          </w:p>
        </w:tc>
        <w:tc>
          <w:tcPr>
            <w:tcW w:w="661" w:type="dxa"/>
            <w:tcBorders>
              <w:top w:val="nil"/>
              <w:left w:val="nil"/>
              <w:bottom w:val="single" w:color="000000" w:sz="3" w:space="0"/>
              <w:right w:val="nil"/>
            </w:tcBorders>
          </w:tcPr>
          <w:p w:rsidR="001742B9" w:rsidRDefault="00256ADB" w14:paraId="471C6CBF" w14:textId="77777777">
            <w:pPr>
              <w:spacing w:after="0" w:line="259" w:lineRule="auto"/>
              <w:ind w:left="0" w:right="0" w:firstLine="0"/>
              <w:jc w:val="left"/>
            </w:pPr>
            <w:r>
              <w:rPr>
                <w:sz w:val="16"/>
              </w:rPr>
              <w:t>(0.46)</w:t>
            </w:r>
          </w:p>
        </w:tc>
        <w:tc>
          <w:tcPr>
            <w:tcW w:w="817" w:type="dxa"/>
            <w:tcBorders>
              <w:top w:val="nil"/>
              <w:left w:val="nil"/>
              <w:bottom w:val="single" w:color="000000" w:sz="3" w:space="0"/>
              <w:right w:val="nil"/>
            </w:tcBorders>
          </w:tcPr>
          <w:p w:rsidR="001742B9" w:rsidRDefault="00256ADB" w14:paraId="2884B288" w14:textId="77777777">
            <w:pPr>
              <w:spacing w:after="0" w:line="259" w:lineRule="auto"/>
              <w:ind w:left="78" w:right="0" w:firstLine="0"/>
              <w:jc w:val="left"/>
            </w:pPr>
            <w:r>
              <w:rPr>
                <w:sz w:val="16"/>
              </w:rPr>
              <w:t>(0.50)</w:t>
            </w:r>
          </w:p>
        </w:tc>
        <w:tc>
          <w:tcPr>
            <w:tcW w:w="794" w:type="dxa"/>
            <w:tcBorders>
              <w:top w:val="nil"/>
              <w:left w:val="nil"/>
              <w:bottom w:val="single" w:color="000000" w:sz="3" w:space="0"/>
              <w:right w:val="nil"/>
            </w:tcBorders>
          </w:tcPr>
          <w:p w:rsidR="001742B9" w:rsidRDefault="00256ADB" w14:paraId="05C1C867" w14:textId="77777777">
            <w:pPr>
              <w:spacing w:after="0" w:line="259" w:lineRule="auto"/>
              <w:ind w:left="61" w:right="0" w:firstLine="0"/>
              <w:jc w:val="left"/>
            </w:pPr>
            <w:r>
              <w:rPr>
                <w:sz w:val="16"/>
              </w:rPr>
              <w:t>(0.00)</w:t>
            </w:r>
          </w:p>
        </w:tc>
        <w:tc>
          <w:tcPr>
            <w:tcW w:w="672" w:type="dxa"/>
            <w:tcBorders>
              <w:top w:val="nil"/>
              <w:left w:val="nil"/>
              <w:bottom w:val="single" w:color="000000" w:sz="3" w:space="0"/>
              <w:right w:val="nil"/>
            </w:tcBorders>
          </w:tcPr>
          <w:p w:rsidR="001742B9" w:rsidRDefault="00256ADB" w14:paraId="7631C559" w14:textId="77777777">
            <w:pPr>
              <w:spacing w:after="0" w:line="259" w:lineRule="auto"/>
              <w:ind w:left="0" w:right="0" w:firstLine="0"/>
              <w:jc w:val="left"/>
            </w:pPr>
            <w:r>
              <w:rPr>
                <w:sz w:val="16"/>
              </w:rPr>
              <w:t>(0.50)</w:t>
            </w:r>
          </w:p>
        </w:tc>
        <w:tc>
          <w:tcPr>
            <w:tcW w:w="806" w:type="dxa"/>
            <w:tcBorders>
              <w:top w:val="nil"/>
              <w:left w:val="nil"/>
              <w:bottom w:val="single" w:color="000000" w:sz="3" w:space="0"/>
              <w:right w:val="nil"/>
            </w:tcBorders>
          </w:tcPr>
          <w:p w:rsidR="001742B9" w:rsidRDefault="00256ADB" w14:paraId="6E6CCE6E" w14:textId="77777777">
            <w:pPr>
              <w:spacing w:after="0" w:line="259" w:lineRule="auto"/>
              <w:ind w:left="67" w:right="0" w:firstLine="0"/>
              <w:jc w:val="left"/>
            </w:pPr>
            <w:r>
              <w:rPr>
                <w:sz w:val="16"/>
              </w:rPr>
              <w:t>(0.47)</w:t>
            </w:r>
          </w:p>
        </w:tc>
        <w:tc>
          <w:tcPr>
            <w:tcW w:w="851" w:type="dxa"/>
            <w:tcBorders>
              <w:top w:val="nil"/>
              <w:left w:val="nil"/>
              <w:bottom w:val="single" w:color="000000" w:sz="3" w:space="0"/>
              <w:right w:val="nil"/>
            </w:tcBorders>
          </w:tcPr>
          <w:p w:rsidR="001742B9" w:rsidRDefault="00256ADB" w14:paraId="5F384FC4" w14:textId="77777777">
            <w:pPr>
              <w:spacing w:after="0" w:line="259" w:lineRule="auto"/>
              <w:ind w:left="89" w:right="0" w:firstLine="0"/>
              <w:jc w:val="left"/>
            </w:pPr>
            <w:r>
              <w:rPr>
                <w:sz w:val="16"/>
              </w:rPr>
              <w:t>(0.00)</w:t>
            </w:r>
          </w:p>
        </w:tc>
        <w:tc>
          <w:tcPr>
            <w:tcW w:w="672" w:type="dxa"/>
            <w:tcBorders>
              <w:top w:val="nil"/>
              <w:left w:val="nil"/>
              <w:bottom w:val="single" w:color="000000" w:sz="3" w:space="0"/>
              <w:right w:val="nil"/>
            </w:tcBorders>
          </w:tcPr>
          <w:p w:rsidR="001742B9" w:rsidRDefault="00256ADB" w14:paraId="0E58EB25" w14:textId="77777777">
            <w:pPr>
              <w:spacing w:after="0" w:line="259" w:lineRule="auto"/>
              <w:ind w:left="0" w:right="0" w:firstLine="0"/>
              <w:jc w:val="left"/>
            </w:pPr>
            <w:r>
              <w:rPr>
                <w:sz w:val="16"/>
              </w:rPr>
              <w:t>(0.50)</w:t>
            </w:r>
          </w:p>
        </w:tc>
        <w:tc>
          <w:tcPr>
            <w:tcW w:w="806" w:type="dxa"/>
            <w:tcBorders>
              <w:top w:val="nil"/>
              <w:left w:val="nil"/>
              <w:bottom w:val="single" w:color="000000" w:sz="3" w:space="0"/>
              <w:right w:val="nil"/>
            </w:tcBorders>
          </w:tcPr>
          <w:p w:rsidR="001742B9" w:rsidRDefault="00256ADB" w14:paraId="0441B539" w14:textId="77777777">
            <w:pPr>
              <w:spacing w:after="0" w:line="259" w:lineRule="auto"/>
              <w:ind w:left="67" w:right="0" w:firstLine="0"/>
              <w:jc w:val="left"/>
            </w:pPr>
            <w:r>
              <w:rPr>
                <w:sz w:val="16"/>
              </w:rPr>
              <w:t>(0.50)</w:t>
            </w:r>
          </w:p>
        </w:tc>
        <w:tc>
          <w:tcPr>
            <w:tcW w:w="552" w:type="dxa"/>
            <w:tcBorders>
              <w:top w:val="nil"/>
              <w:left w:val="nil"/>
              <w:bottom w:val="single" w:color="000000" w:sz="3" w:space="0"/>
              <w:right w:val="nil"/>
            </w:tcBorders>
          </w:tcPr>
          <w:p w:rsidR="001742B9" w:rsidRDefault="00256ADB" w14:paraId="67D209D2" w14:textId="77777777">
            <w:pPr>
              <w:spacing w:after="0" w:line="259" w:lineRule="auto"/>
              <w:ind w:left="0" w:right="0" w:firstLine="0"/>
              <w:jc w:val="left"/>
            </w:pPr>
            <w:r>
              <w:rPr>
                <w:sz w:val="16"/>
              </w:rPr>
              <w:t>(0.04)</w:t>
            </w:r>
          </w:p>
        </w:tc>
      </w:tr>
      <w:tr w:rsidR="001742B9" w14:paraId="017D8243" w14:textId="77777777">
        <w:trPr>
          <w:trHeight w:val="221"/>
        </w:trPr>
        <w:tc>
          <w:tcPr>
            <w:tcW w:w="2170" w:type="dxa"/>
            <w:tcBorders>
              <w:top w:val="single" w:color="000000" w:sz="3" w:space="0"/>
              <w:left w:val="nil"/>
              <w:bottom w:val="double" w:color="000000" w:sz="3" w:space="0"/>
              <w:right w:val="nil"/>
            </w:tcBorders>
          </w:tcPr>
          <w:p w:rsidR="001742B9" w:rsidRDefault="00256ADB" w14:paraId="5D3B5840" w14:textId="77777777">
            <w:pPr>
              <w:spacing w:after="0" w:line="259" w:lineRule="auto"/>
              <w:ind w:left="120" w:right="0" w:firstLine="0"/>
              <w:jc w:val="left"/>
            </w:pPr>
            <w:r>
              <w:rPr>
                <w:sz w:val="16"/>
              </w:rPr>
              <w:t>Observations</w:t>
            </w:r>
          </w:p>
        </w:tc>
        <w:tc>
          <w:tcPr>
            <w:tcW w:w="661" w:type="dxa"/>
            <w:tcBorders>
              <w:top w:val="single" w:color="000000" w:sz="3" w:space="0"/>
              <w:left w:val="nil"/>
              <w:bottom w:val="double" w:color="000000" w:sz="3" w:space="0"/>
              <w:right w:val="nil"/>
            </w:tcBorders>
          </w:tcPr>
          <w:p w:rsidR="001742B9" w:rsidRDefault="00256ADB" w14:paraId="48B56C63" w14:textId="77777777">
            <w:pPr>
              <w:spacing w:after="0" w:line="259" w:lineRule="auto"/>
              <w:ind w:left="89" w:right="0" w:firstLine="0"/>
              <w:jc w:val="left"/>
            </w:pPr>
            <w:r>
              <w:rPr>
                <w:sz w:val="16"/>
              </w:rPr>
              <w:t>610</w:t>
            </w:r>
          </w:p>
        </w:tc>
        <w:tc>
          <w:tcPr>
            <w:tcW w:w="817" w:type="dxa"/>
            <w:tcBorders>
              <w:top w:val="single" w:color="000000" w:sz="3" w:space="0"/>
              <w:left w:val="nil"/>
              <w:bottom w:val="double" w:color="000000" w:sz="3" w:space="0"/>
              <w:right w:val="nil"/>
            </w:tcBorders>
          </w:tcPr>
          <w:p w:rsidR="001742B9" w:rsidRDefault="00256ADB" w14:paraId="730BE356" w14:textId="77777777">
            <w:pPr>
              <w:spacing w:after="0" w:line="259" w:lineRule="auto"/>
              <w:ind w:left="167" w:right="0" w:firstLine="0"/>
              <w:jc w:val="left"/>
            </w:pPr>
            <w:r>
              <w:rPr>
                <w:sz w:val="16"/>
              </w:rPr>
              <w:t>232</w:t>
            </w:r>
          </w:p>
        </w:tc>
        <w:tc>
          <w:tcPr>
            <w:tcW w:w="794" w:type="dxa"/>
            <w:tcBorders>
              <w:top w:val="single" w:color="000000" w:sz="3" w:space="0"/>
              <w:left w:val="nil"/>
              <w:bottom w:val="double" w:color="000000" w:sz="3" w:space="0"/>
              <w:right w:val="nil"/>
            </w:tcBorders>
          </w:tcPr>
          <w:p w:rsidR="001742B9" w:rsidRDefault="00256ADB" w14:paraId="2A1D3E20" w14:textId="77777777">
            <w:pPr>
              <w:spacing w:after="0" w:line="259" w:lineRule="auto"/>
              <w:ind w:left="151" w:right="0" w:firstLine="0"/>
              <w:jc w:val="left"/>
            </w:pPr>
            <w:r>
              <w:rPr>
                <w:sz w:val="16"/>
              </w:rPr>
              <w:t>842</w:t>
            </w:r>
          </w:p>
        </w:tc>
        <w:tc>
          <w:tcPr>
            <w:tcW w:w="672" w:type="dxa"/>
            <w:tcBorders>
              <w:top w:val="single" w:color="000000" w:sz="3" w:space="0"/>
              <w:left w:val="nil"/>
              <w:bottom w:val="double" w:color="000000" w:sz="3" w:space="0"/>
              <w:right w:val="nil"/>
            </w:tcBorders>
          </w:tcPr>
          <w:p w:rsidR="001742B9" w:rsidRDefault="00256ADB" w14:paraId="3EE50A0C" w14:textId="77777777">
            <w:pPr>
              <w:spacing w:after="0" w:line="259" w:lineRule="auto"/>
              <w:ind w:left="89" w:right="0" w:firstLine="0"/>
              <w:jc w:val="left"/>
            </w:pPr>
            <w:r>
              <w:rPr>
                <w:sz w:val="16"/>
              </w:rPr>
              <w:t>760</w:t>
            </w:r>
          </w:p>
        </w:tc>
        <w:tc>
          <w:tcPr>
            <w:tcW w:w="806" w:type="dxa"/>
            <w:tcBorders>
              <w:top w:val="single" w:color="000000" w:sz="3" w:space="0"/>
              <w:left w:val="nil"/>
              <w:bottom w:val="double" w:color="000000" w:sz="3" w:space="0"/>
              <w:right w:val="nil"/>
            </w:tcBorders>
          </w:tcPr>
          <w:p w:rsidR="001742B9" w:rsidRDefault="00256ADB" w14:paraId="73BF3F94" w14:textId="77777777">
            <w:pPr>
              <w:spacing w:after="0" w:line="259" w:lineRule="auto"/>
              <w:ind w:left="156" w:right="0" w:firstLine="0"/>
              <w:jc w:val="left"/>
            </w:pPr>
            <w:r>
              <w:rPr>
                <w:sz w:val="16"/>
              </w:rPr>
              <w:t>656</w:t>
            </w:r>
          </w:p>
        </w:tc>
        <w:tc>
          <w:tcPr>
            <w:tcW w:w="851" w:type="dxa"/>
            <w:tcBorders>
              <w:top w:val="single" w:color="000000" w:sz="3" w:space="0"/>
              <w:left w:val="nil"/>
              <w:bottom w:val="double" w:color="000000" w:sz="3" w:space="0"/>
              <w:right w:val="nil"/>
            </w:tcBorders>
          </w:tcPr>
          <w:p w:rsidR="001742B9" w:rsidRDefault="00256ADB" w14:paraId="0AF70D13" w14:textId="77777777">
            <w:pPr>
              <w:spacing w:after="0" w:line="259" w:lineRule="auto"/>
              <w:ind w:left="113" w:right="0" w:firstLine="0"/>
              <w:jc w:val="left"/>
            </w:pPr>
            <w:r>
              <w:rPr>
                <w:sz w:val="16"/>
              </w:rPr>
              <w:t>1,416</w:t>
            </w:r>
          </w:p>
        </w:tc>
        <w:tc>
          <w:tcPr>
            <w:tcW w:w="672" w:type="dxa"/>
            <w:tcBorders>
              <w:top w:val="single" w:color="000000" w:sz="3" w:space="0"/>
              <w:left w:val="nil"/>
              <w:bottom w:val="double" w:color="000000" w:sz="3" w:space="0"/>
              <w:right w:val="nil"/>
            </w:tcBorders>
          </w:tcPr>
          <w:p w:rsidR="001742B9" w:rsidRDefault="00256ADB" w14:paraId="42BD5291" w14:textId="77777777">
            <w:pPr>
              <w:spacing w:after="0" w:line="259" w:lineRule="auto"/>
              <w:ind w:left="89" w:right="0" w:firstLine="0"/>
              <w:jc w:val="left"/>
            </w:pPr>
            <w:r>
              <w:rPr>
                <w:sz w:val="16"/>
              </w:rPr>
              <w:t>294</w:t>
            </w:r>
          </w:p>
        </w:tc>
        <w:tc>
          <w:tcPr>
            <w:tcW w:w="806" w:type="dxa"/>
            <w:tcBorders>
              <w:top w:val="single" w:color="000000" w:sz="3" w:space="0"/>
              <w:left w:val="nil"/>
              <w:bottom w:val="double" w:color="000000" w:sz="3" w:space="0"/>
              <w:right w:val="nil"/>
            </w:tcBorders>
          </w:tcPr>
          <w:p w:rsidR="001742B9" w:rsidRDefault="00256ADB" w14:paraId="74155525" w14:textId="77777777">
            <w:pPr>
              <w:spacing w:after="0" w:line="259" w:lineRule="auto"/>
              <w:ind w:left="156" w:right="0" w:firstLine="0"/>
              <w:jc w:val="left"/>
            </w:pPr>
            <w:r>
              <w:rPr>
                <w:sz w:val="16"/>
              </w:rPr>
              <w:t>157</w:t>
            </w:r>
          </w:p>
        </w:tc>
        <w:tc>
          <w:tcPr>
            <w:tcW w:w="552" w:type="dxa"/>
            <w:tcBorders>
              <w:top w:val="single" w:color="000000" w:sz="3" w:space="0"/>
              <w:left w:val="nil"/>
              <w:bottom w:val="double" w:color="000000" w:sz="3" w:space="0"/>
              <w:right w:val="nil"/>
            </w:tcBorders>
          </w:tcPr>
          <w:p w:rsidR="001742B9" w:rsidRDefault="00256ADB" w14:paraId="71706FCA" w14:textId="77777777">
            <w:pPr>
              <w:spacing w:after="0" w:line="259" w:lineRule="auto"/>
              <w:ind w:left="89" w:right="0" w:firstLine="0"/>
              <w:jc w:val="left"/>
            </w:pPr>
            <w:r>
              <w:rPr>
                <w:sz w:val="16"/>
              </w:rPr>
              <w:t>451</w:t>
            </w:r>
          </w:p>
        </w:tc>
      </w:tr>
    </w:tbl>
    <w:p w:rsidR="001742B9" w:rsidRDefault="00256ADB" w14:paraId="46FAEAC7" w14:textId="77777777">
      <w:pPr>
        <w:spacing w:after="3" w:line="265" w:lineRule="auto"/>
        <w:ind w:left="328"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230DB51B" w14:textId="77777777">
      <w:pPr>
        <w:spacing w:after="3" w:line="265" w:lineRule="auto"/>
        <w:ind w:left="289" w:right="0"/>
        <w:jc w:val="left"/>
      </w:pPr>
      <w:r>
        <w:rPr>
          <w:sz w:val="16"/>
        </w:rPr>
        <w:t>In Myanmar, the Short Form in Remote Survey was dropped due to translation issues.</w:t>
      </w:r>
      <w:r>
        <w:br w:type="page"/>
      </w:r>
    </w:p>
    <w:p w:rsidR="001742B9" w:rsidRDefault="00256ADB" w14:paraId="5FE97F75" w14:textId="77777777">
      <w:pPr>
        <w:pStyle w:val="Heading2"/>
        <w:ind w:left="598" w:hanging="613"/>
      </w:pPr>
      <w:r>
        <w:t>Income</w:t>
      </w:r>
    </w:p>
    <w:p w:rsidR="001742B9" w:rsidRDefault="00256ADB" w14:paraId="1BCBA39E" w14:textId="77777777">
      <w:pPr>
        <w:spacing w:after="88"/>
        <w:ind w:left="-5" w:right="132"/>
      </w:pPr>
      <w:r>
        <w:t>The income source and income change variable, behaves differently across modality in the 3 pilot countries. For example, consistently across all the pilot countries, fewer households reported no income source on the phone compared to those who were interviewed in the F2F.</w:t>
      </w:r>
    </w:p>
    <w:p w:rsidR="001742B9" w:rsidRDefault="00256ADB" w14:paraId="6E509E64" w14:textId="77777777">
      <w:pPr>
        <w:spacing w:after="0" w:line="259" w:lineRule="auto"/>
        <w:ind w:left="0" w:firstLine="0"/>
        <w:jc w:val="center"/>
      </w:pPr>
      <w:r>
        <w:rPr>
          <w:sz w:val="16"/>
        </w:rPr>
        <w:t>Table 15: Impact of Survey Modality on Income</w:t>
      </w:r>
    </w:p>
    <w:tbl>
      <w:tblPr>
        <w:tblW w:w="9360" w:type="dxa"/>
        <w:tblCellMar>
          <w:top w:w="18" w:type="dxa"/>
          <w:right w:w="78" w:type="dxa"/>
        </w:tblCellMar>
        <w:tblLook w:val="04A0" w:firstRow="1" w:lastRow="0" w:firstColumn="1" w:lastColumn="0" w:noHBand="0" w:noVBand="1"/>
      </w:tblPr>
      <w:tblGrid>
        <w:gridCol w:w="4231"/>
        <w:gridCol w:w="484"/>
        <w:gridCol w:w="657"/>
        <w:gridCol w:w="582"/>
        <w:gridCol w:w="492"/>
        <w:gridCol w:w="631"/>
        <w:gridCol w:w="622"/>
        <w:gridCol w:w="492"/>
        <w:gridCol w:w="590"/>
        <w:gridCol w:w="579"/>
      </w:tblGrid>
      <w:tr w:rsidR="001742B9" w14:paraId="6FD095CD" w14:textId="77777777">
        <w:trPr>
          <w:trHeight w:val="158"/>
        </w:trPr>
        <w:tc>
          <w:tcPr>
            <w:tcW w:w="4367" w:type="dxa"/>
            <w:tcBorders>
              <w:top w:val="double" w:color="000000" w:sz="2" w:space="0"/>
              <w:left w:val="nil"/>
              <w:bottom w:val="nil"/>
              <w:right w:val="nil"/>
            </w:tcBorders>
          </w:tcPr>
          <w:p w:rsidR="001742B9" w:rsidRDefault="001742B9" w14:paraId="25D952CC" w14:textId="77777777">
            <w:pPr>
              <w:spacing w:after="160" w:line="259" w:lineRule="auto"/>
              <w:ind w:left="0" w:right="0" w:firstLine="0"/>
              <w:jc w:val="left"/>
            </w:pPr>
          </w:p>
        </w:tc>
        <w:tc>
          <w:tcPr>
            <w:tcW w:w="485" w:type="dxa"/>
            <w:tcBorders>
              <w:top w:val="double" w:color="000000" w:sz="2" w:space="0"/>
              <w:left w:val="nil"/>
              <w:bottom w:val="nil"/>
              <w:right w:val="nil"/>
            </w:tcBorders>
          </w:tcPr>
          <w:p w:rsidR="001742B9" w:rsidRDefault="001742B9" w14:paraId="1D4A2850" w14:textId="77777777">
            <w:pPr>
              <w:spacing w:after="160" w:line="259" w:lineRule="auto"/>
              <w:ind w:left="0" w:right="0" w:firstLine="0"/>
              <w:jc w:val="left"/>
            </w:pPr>
          </w:p>
        </w:tc>
        <w:tc>
          <w:tcPr>
            <w:tcW w:w="599" w:type="dxa"/>
            <w:tcBorders>
              <w:top w:val="double" w:color="000000" w:sz="2" w:space="0"/>
              <w:left w:val="nil"/>
              <w:bottom w:val="nil"/>
              <w:right w:val="nil"/>
            </w:tcBorders>
          </w:tcPr>
          <w:p w:rsidR="001742B9" w:rsidRDefault="00256ADB" w14:paraId="40F9547D" w14:textId="77777777">
            <w:pPr>
              <w:spacing w:after="0" w:line="259" w:lineRule="auto"/>
              <w:ind w:left="0" w:right="0" w:firstLine="0"/>
              <w:jc w:val="left"/>
            </w:pPr>
            <w:r>
              <w:rPr>
                <w:sz w:val="12"/>
              </w:rPr>
              <w:t>Myanmar</w:t>
            </w:r>
          </w:p>
        </w:tc>
        <w:tc>
          <w:tcPr>
            <w:tcW w:w="582" w:type="dxa"/>
            <w:tcBorders>
              <w:top w:val="double" w:color="000000" w:sz="2" w:space="0"/>
              <w:left w:val="nil"/>
              <w:bottom w:val="nil"/>
              <w:right w:val="nil"/>
            </w:tcBorders>
          </w:tcPr>
          <w:p w:rsidR="001742B9" w:rsidRDefault="001742B9" w14:paraId="382B0791" w14:textId="77777777">
            <w:pPr>
              <w:spacing w:after="160" w:line="259" w:lineRule="auto"/>
              <w:ind w:left="0" w:right="0" w:firstLine="0"/>
              <w:jc w:val="left"/>
            </w:pPr>
          </w:p>
        </w:tc>
        <w:tc>
          <w:tcPr>
            <w:tcW w:w="493" w:type="dxa"/>
            <w:tcBorders>
              <w:top w:val="double" w:color="000000" w:sz="2" w:space="0"/>
              <w:left w:val="nil"/>
              <w:bottom w:val="nil"/>
              <w:right w:val="nil"/>
            </w:tcBorders>
          </w:tcPr>
          <w:p w:rsidR="001742B9" w:rsidRDefault="001742B9" w14:paraId="65CE1C71" w14:textId="77777777">
            <w:pPr>
              <w:spacing w:after="160" w:line="259" w:lineRule="auto"/>
              <w:ind w:left="0" w:right="0" w:firstLine="0"/>
              <w:jc w:val="left"/>
            </w:pPr>
          </w:p>
        </w:tc>
        <w:tc>
          <w:tcPr>
            <w:tcW w:w="591" w:type="dxa"/>
            <w:tcBorders>
              <w:top w:val="double" w:color="000000" w:sz="2" w:space="0"/>
              <w:left w:val="nil"/>
              <w:bottom w:val="nil"/>
              <w:right w:val="nil"/>
            </w:tcBorders>
          </w:tcPr>
          <w:p w:rsidR="001742B9" w:rsidRDefault="00256ADB" w14:paraId="2F2601EE" w14:textId="77777777">
            <w:pPr>
              <w:spacing w:after="0" w:line="259" w:lineRule="auto"/>
              <w:ind w:left="48" w:right="0" w:firstLine="0"/>
              <w:jc w:val="left"/>
            </w:pPr>
            <w:r>
              <w:rPr>
                <w:sz w:val="12"/>
              </w:rPr>
              <w:t>Ecuador</w:t>
            </w:r>
          </w:p>
        </w:tc>
        <w:tc>
          <w:tcPr>
            <w:tcW w:w="624" w:type="dxa"/>
            <w:tcBorders>
              <w:top w:val="double" w:color="000000" w:sz="2" w:space="0"/>
              <w:left w:val="nil"/>
              <w:bottom w:val="nil"/>
              <w:right w:val="nil"/>
            </w:tcBorders>
          </w:tcPr>
          <w:p w:rsidR="001742B9" w:rsidRDefault="001742B9" w14:paraId="6024C9FF" w14:textId="77777777">
            <w:pPr>
              <w:spacing w:after="160" w:line="259" w:lineRule="auto"/>
              <w:ind w:left="0" w:right="0" w:firstLine="0"/>
              <w:jc w:val="left"/>
            </w:pPr>
          </w:p>
        </w:tc>
        <w:tc>
          <w:tcPr>
            <w:tcW w:w="493" w:type="dxa"/>
            <w:tcBorders>
              <w:top w:val="double" w:color="000000" w:sz="2" w:space="0"/>
              <w:left w:val="nil"/>
              <w:bottom w:val="nil"/>
              <w:right w:val="nil"/>
            </w:tcBorders>
          </w:tcPr>
          <w:p w:rsidR="001742B9" w:rsidRDefault="001742B9" w14:paraId="7E6620DD" w14:textId="77777777">
            <w:pPr>
              <w:spacing w:after="160" w:line="259" w:lineRule="auto"/>
              <w:ind w:left="0" w:right="0" w:firstLine="0"/>
              <w:jc w:val="left"/>
            </w:pPr>
          </w:p>
        </w:tc>
        <w:tc>
          <w:tcPr>
            <w:tcW w:w="591" w:type="dxa"/>
            <w:tcBorders>
              <w:top w:val="double" w:color="000000" w:sz="2" w:space="0"/>
              <w:left w:val="nil"/>
              <w:bottom w:val="nil"/>
              <w:right w:val="nil"/>
            </w:tcBorders>
          </w:tcPr>
          <w:p w:rsidR="001742B9" w:rsidRDefault="00256ADB" w14:paraId="2F07A756" w14:textId="77777777">
            <w:pPr>
              <w:spacing w:after="0" w:line="259" w:lineRule="auto"/>
              <w:ind w:left="136" w:right="0" w:firstLine="0"/>
              <w:jc w:val="left"/>
            </w:pPr>
            <w:r>
              <w:rPr>
                <w:sz w:val="12"/>
              </w:rPr>
              <w:t>CAR</w:t>
            </w:r>
          </w:p>
        </w:tc>
        <w:tc>
          <w:tcPr>
            <w:tcW w:w="536" w:type="dxa"/>
            <w:tcBorders>
              <w:top w:val="double" w:color="000000" w:sz="2" w:space="0"/>
              <w:left w:val="nil"/>
              <w:bottom w:val="nil"/>
              <w:right w:val="nil"/>
            </w:tcBorders>
          </w:tcPr>
          <w:p w:rsidR="001742B9" w:rsidRDefault="001742B9" w14:paraId="53AB5B0B" w14:textId="77777777">
            <w:pPr>
              <w:spacing w:after="160" w:line="259" w:lineRule="auto"/>
              <w:ind w:left="0" w:right="0" w:firstLine="0"/>
              <w:jc w:val="left"/>
            </w:pPr>
          </w:p>
        </w:tc>
      </w:tr>
      <w:tr w:rsidR="001742B9" w14:paraId="0F719144" w14:textId="77777777">
        <w:trPr>
          <w:trHeight w:val="143"/>
        </w:trPr>
        <w:tc>
          <w:tcPr>
            <w:tcW w:w="4367" w:type="dxa"/>
            <w:tcBorders>
              <w:top w:val="nil"/>
              <w:left w:val="nil"/>
              <w:bottom w:val="single" w:color="000000" w:sz="2" w:space="0"/>
              <w:right w:val="nil"/>
            </w:tcBorders>
          </w:tcPr>
          <w:p w:rsidR="001742B9" w:rsidRDefault="00256ADB" w14:paraId="300FCD63" w14:textId="77777777">
            <w:pPr>
              <w:spacing w:after="0" w:line="259" w:lineRule="auto"/>
              <w:ind w:left="88" w:right="0" w:firstLine="0"/>
              <w:jc w:val="left"/>
            </w:pPr>
            <w:r>
              <w:rPr>
                <w:sz w:val="12"/>
              </w:rPr>
              <w:t>Variable</w:t>
            </w:r>
          </w:p>
        </w:tc>
        <w:tc>
          <w:tcPr>
            <w:tcW w:w="485" w:type="dxa"/>
            <w:tcBorders>
              <w:top w:val="nil"/>
              <w:left w:val="nil"/>
              <w:bottom w:val="single" w:color="000000" w:sz="2" w:space="0"/>
              <w:right w:val="nil"/>
            </w:tcBorders>
          </w:tcPr>
          <w:p w:rsidR="001742B9" w:rsidRDefault="00256ADB" w14:paraId="694728CD" w14:textId="77777777">
            <w:pPr>
              <w:spacing w:after="0" w:line="259" w:lineRule="auto"/>
              <w:ind w:left="47" w:right="0" w:firstLine="0"/>
              <w:jc w:val="left"/>
            </w:pPr>
            <w:r>
              <w:rPr>
                <w:sz w:val="12"/>
              </w:rPr>
              <w:t>F2F</w:t>
            </w:r>
          </w:p>
        </w:tc>
        <w:tc>
          <w:tcPr>
            <w:tcW w:w="599" w:type="dxa"/>
            <w:tcBorders>
              <w:top w:val="nil"/>
              <w:left w:val="nil"/>
              <w:bottom w:val="single" w:color="000000" w:sz="2" w:space="0"/>
              <w:right w:val="nil"/>
            </w:tcBorders>
          </w:tcPr>
          <w:p w:rsidR="001742B9" w:rsidRDefault="00256ADB" w14:paraId="69F53881" w14:textId="77777777">
            <w:pPr>
              <w:spacing w:after="0" w:line="259" w:lineRule="auto"/>
              <w:ind w:left="8" w:right="0" w:firstLine="0"/>
              <w:jc w:val="left"/>
            </w:pPr>
            <w:r>
              <w:rPr>
                <w:sz w:val="12"/>
              </w:rPr>
              <w:t>Remote</w:t>
            </w:r>
          </w:p>
        </w:tc>
        <w:tc>
          <w:tcPr>
            <w:tcW w:w="582" w:type="dxa"/>
            <w:tcBorders>
              <w:top w:val="nil"/>
              <w:left w:val="nil"/>
              <w:bottom w:val="single" w:color="000000" w:sz="2" w:space="0"/>
              <w:right w:val="nil"/>
            </w:tcBorders>
          </w:tcPr>
          <w:p w:rsidR="001742B9" w:rsidRDefault="00256ADB" w14:paraId="7F85AC9D" w14:textId="77777777">
            <w:pPr>
              <w:spacing w:after="0" w:line="259" w:lineRule="auto"/>
              <w:ind w:left="103" w:right="0" w:firstLine="0"/>
              <w:jc w:val="left"/>
            </w:pPr>
            <w:r>
              <w:rPr>
                <w:sz w:val="12"/>
              </w:rPr>
              <w:t>Diff</w:t>
            </w:r>
          </w:p>
        </w:tc>
        <w:tc>
          <w:tcPr>
            <w:tcW w:w="493" w:type="dxa"/>
            <w:tcBorders>
              <w:top w:val="nil"/>
              <w:left w:val="nil"/>
              <w:bottom w:val="single" w:color="000000" w:sz="2" w:space="0"/>
              <w:right w:val="nil"/>
            </w:tcBorders>
          </w:tcPr>
          <w:p w:rsidR="001742B9" w:rsidRDefault="00256ADB" w14:paraId="463BF7A0" w14:textId="77777777">
            <w:pPr>
              <w:spacing w:after="0" w:line="259" w:lineRule="auto"/>
              <w:ind w:left="47" w:right="0" w:firstLine="0"/>
              <w:jc w:val="left"/>
            </w:pPr>
            <w:r>
              <w:rPr>
                <w:sz w:val="12"/>
              </w:rPr>
              <w:t>F2F</w:t>
            </w:r>
          </w:p>
        </w:tc>
        <w:tc>
          <w:tcPr>
            <w:tcW w:w="591" w:type="dxa"/>
            <w:tcBorders>
              <w:top w:val="nil"/>
              <w:left w:val="nil"/>
              <w:bottom w:val="single" w:color="000000" w:sz="2" w:space="0"/>
              <w:right w:val="nil"/>
            </w:tcBorders>
          </w:tcPr>
          <w:p w:rsidR="001742B9" w:rsidRDefault="00256ADB" w14:paraId="059780E2" w14:textId="77777777">
            <w:pPr>
              <w:spacing w:after="0" w:line="259" w:lineRule="auto"/>
              <w:ind w:left="0" w:right="0" w:firstLine="0"/>
              <w:jc w:val="left"/>
            </w:pPr>
            <w:r>
              <w:rPr>
                <w:sz w:val="12"/>
              </w:rPr>
              <w:t>Remote</w:t>
            </w:r>
          </w:p>
        </w:tc>
        <w:tc>
          <w:tcPr>
            <w:tcW w:w="624" w:type="dxa"/>
            <w:tcBorders>
              <w:top w:val="nil"/>
              <w:left w:val="nil"/>
              <w:bottom w:val="single" w:color="000000" w:sz="2" w:space="0"/>
              <w:right w:val="nil"/>
            </w:tcBorders>
          </w:tcPr>
          <w:p w:rsidR="001742B9" w:rsidRDefault="00256ADB" w14:paraId="203803B8" w14:textId="77777777">
            <w:pPr>
              <w:spacing w:after="0" w:line="259" w:lineRule="auto"/>
              <w:ind w:left="123" w:right="0" w:firstLine="0"/>
              <w:jc w:val="left"/>
            </w:pPr>
            <w:r>
              <w:rPr>
                <w:sz w:val="12"/>
              </w:rPr>
              <w:t>Diff</w:t>
            </w:r>
          </w:p>
        </w:tc>
        <w:tc>
          <w:tcPr>
            <w:tcW w:w="493" w:type="dxa"/>
            <w:tcBorders>
              <w:top w:val="nil"/>
              <w:left w:val="nil"/>
              <w:bottom w:val="single" w:color="000000" w:sz="2" w:space="0"/>
              <w:right w:val="nil"/>
            </w:tcBorders>
          </w:tcPr>
          <w:p w:rsidR="001742B9" w:rsidRDefault="00256ADB" w14:paraId="1FF3645D" w14:textId="77777777">
            <w:pPr>
              <w:spacing w:after="0" w:line="259" w:lineRule="auto"/>
              <w:ind w:left="47" w:right="0" w:firstLine="0"/>
              <w:jc w:val="left"/>
            </w:pPr>
            <w:r>
              <w:rPr>
                <w:sz w:val="12"/>
              </w:rPr>
              <w:t>F2F</w:t>
            </w:r>
          </w:p>
        </w:tc>
        <w:tc>
          <w:tcPr>
            <w:tcW w:w="591" w:type="dxa"/>
            <w:tcBorders>
              <w:top w:val="nil"/>
              <w:left w:val="nil"/>
              <w:bottom w:val="single" w:color="000000" w:sz="2" w:space="0"/>
              <w:right w:val="nil"/>
            </w:tcBorders>
          </w:tcPr>
          <w:p w:rsidR="001742B9" w:rsidRDefault="00256ADB" w14:paraId="575E184E" w14:textId="77777777">
            <w:pPr>
              <w:spacing w:after="0" w:line="259" w:lineRule="auto"/>
              <w:ind w:left="0" w:right="0" w:firstLine="0"/>
              <w:jc w:val="left"/>
            </w:pPr>
            <w:r>
              <w:rPr>
                <w:sz w:val="12"/>
              </w:rPr>
              <w:t>Remote</w:t>
            </w:r>
          </w:p>
        </w:tc>
        <w:tc>
          <w:tcPr>
            <w:tcW w:w="536" w:type="dxa"/>
            <w:tcBorders>
              <w:top w:val="nil"/>
              <w:left w:val="nil"/>
              <w:bottom w:val="single" w:color="000000" w:sz="2" w:space="0"/>
              <w:right w:val="nil"/>
            </w:tcBorders>
          </w:tcPr>
          <w:p w:rsidR="001742B9" w:rsidRDefault="00256ADB" w14:paraId="4FD73DFA" w14:textId="77777777">
            <w:pPr>
              <w:spacing w:after="0" w:line="259" w:lineRule="auto"/>
              <w:ind w:left="123" w:right="0" w:firstLine="0"/>
              <w:jc w:val="left"/>
            </w:pPr>
            <w:r>
              <w:rPr>
                <w:sz w:val="12"/>
              </w:rPr>
              <w:t>Diff</w:t>
            </w:r>
          </w:p>
        </w:tc>
      </w:tr>
      <w:tr w:rsidR="001742B9" w14:paraId="0C81DFA4" w14:textId="77777777">
        <w:trPr>
          <w:trHeight w:val="141"/>
        </w:trPr>
        <w:tc>
          <w:tcPr>
            <w:tcW w:w="4367" w:type="dxa"/>
            <w:tcBorders>
              <w:top w:val="single" w:color="000000" w:sz="2" w:space="0"/>
              <w:left w:val="nil"/>
              <w:bottom w:val="nil"/>
              <w:right w:val="nil"/>
            </w:tcBorders>
          </w:tcPr>
          <w:p w:rsidR="001742B9" w:rsidRDefault="00256ADB" w14:paraId="12DE9155" w14:textId="77777777">
            <w:pPr>
              <w:spacing w:after="0" w:line="259" w:lineRule="auto"/>
              <w:ind w:left="88" w:right="0" w:firstLine="0"/>
              <w:jc w:val="left"/>
            </w:pPr>
            <w:r>
              <w:rPr>
                <w:sz w:val="12"/>
              </w:rPr>
              <w:t>Income: Regular and Unchanged/Increasing</w:t>
            </w:r>
          </w:p>
        </w:tc>
        <w:tc>
          <w:tcPr>
            <w:tcW w:w="485" w:type="dxa"/>
            <w:tcBorders>
              <w:top w:val="single" w:color="000000" w:sz="2" w:space="0"/>
              <w:left w:val="nil"/>
              <w:bottom w:val="nil"/>
              <w:right w:val="nil"/>
            </w:tcBorders>
          </w:tcPr>
          <w:p w:rsidR="001742B9" w:rsidRDefault="00256ADB" w14:paraId="7F7A231F" w14:textId="77777777">
            <w:pPr>
              <w:spacing w:after="0" w:line="259" w:lineRule="auto"/>
              <w:ind w:left="48" w:right="0" w:firstLine="0"/>
              <w:jc w:val="left"/>
            </w:pPr>
            <w:r>
              <w:rPr>
                <w:sz w:val="12"/>
              </w:rPr>
              <w:t>0.22</w:t>
            </w:r>
          </w:p>
        </w:tc>
        <w:tc>
          <w:tcPr>
            <w:tcW w:w="599" w:type="dxa"/>
            <w:tcBorders>
              <w:top w:val="single" w:color="000000" w:sz="2" w:space="0"/>
              <w:left w:val="nil"/>
              <w:bottom w:val="nil"/>
              <w:right w:val="nil"/>
            </w:tcBorders>
          </w:tcPr>
          <w:p w:rsidR="001742B9" w:rsidRDefault="00256ADB" w14:paraId="0BA253C7" w14:textId="77777777">
            <w:pPr>
              <w:spacing w:after="0" w:line="259" w:lineRule="auto"/>
              <w:ind w:left="105" w:right="0" w:firstLine="0"/>
              <w:jc w:val="left"/>
            </w:pPr>
            <w:r>
              <w:rPr>
                <w:sz w:val="12"/>
              </w:rPr>
              <w:t>0.19</w:t>
            </w:r>
          </w:p>
        </w:tc>
        <w:tc>
          <w:tcPr>
            <w:tcW w:w="582" w:type="dxa"/>
            <w:tcBorders>
              <w:top w:val="single" w:color="000000" w:sz="2" w:space="0"/>
              <w:left w:val="nil"/>
              <w:bottom w:val="nil"/>
              <w:right w:val="nil"/>
            </w:tcBorders>
          </w:tcPr>
          <w:p w:rsidR="001742B9" w:rsidRDefault="00256ADB" w14:paraId="6D74A1FA" w14:textId="77777777">
            <w:pPr>
              <w:spacing w:after="0" w:line="259" w:lineRule="auto"/>
              <w:ind w:left="72" w:right="0" w:firstLine="0"/>
              <w:jc w:val="left"/>
            </w:pPr>
            <w:r>
              <w:rPr>
                <w:sz w:val="12"/>
              </w:rPr>
              <w:t>-0.03</w:t>
            </w:r>
          </w:p>
        </w:tc>
        <w:tc>
          <w:tcPr>
            <w:tcW w:w="493" w:type="dxa"/>
            <w:tcBorders>
              <w:top w:val="single" w:color="000000" w:sz="2" w:space="0"/>
              <w:left w:val="nil"/>
              <w:bottom w:val="nil"/>
              <w:right w:val="nil"/>
            </w:tcBorders>
          </w:tcPr>
          <w:p w:rsidR="001742B9" w:rsidRDefault="00256ADB" w14:paraId="2E76E5DD" w14:textId="77777777">
            <w:pPr>
              <w:spacing w:after="0" w:line="259" w:lineRule="auto"/>
              <w:ind w:left="48" w:right="0" w:firstLine="0"/>
              <w:jc w:val="left"/>
            </w:pPr>
            <w:r>
              <w:rPr>
                <w:sz w:val="12"/>
              </w:rPr>
              <w:t>0.19</w:t>
            </w:r>
          </w:p>
        </w:tc>
        <w:tc>
          <w:tcPr>
            <w:tcW w:w="591" w:type="dxa"/>
            <w:tcBorders>
              <w:top w:val="single" w:color="000000" w:sz="2" w:space="0"/>
              <w:left w:val="nil"/>
              <w:bottom w:val="nil"/>
              <w:right w:val="nil"/>
            </w:tcBorders>
          </w:tcPr>
          <w:p w:rsidR="001742B9" w:rsidRDefault="00256ADB" w14:paraId="225D144C" w14:textId="77777777">
            <w:pPr>
              <w:spacing w:after="0" w:line="259" w:lineRule="auto"/>
              <w:ind w:left="98" w:right="0" w:firstLine="0"/>
              <w:jc w:val="left"/>
            </w:pPr>
            <w:r>
              <w:rPr>
                <w:sz w:val="12"/>
              </w:rPr>
              <w:t>0.25</w:t>
            </w:r>
          </w:p>
        </w:tc>
        <w:tc>
          <w:tcPr>
            <w:tcW w:w="624" w:type="dxa"/>
            <w:tcBorders>
              <w:top w:val="single" w:color="000000" w:sz="2" w:space="0"/>
              <w:left w:val="nil"/>
              <w:bottom w:val="nil"/>
              <w:right w:val="nil"/>
            </w:tcBorders>
          </w:tcPr>
          <w:p w:rsidR="001742B9" w:rsidRDefault="00256ADB" w14:paraId="67E0663F" w14:textId="77777777">
            <w:pPr>
              <w:spacing w:after="0" w:line="259" w:lineRule="auto"/>
              <w:ind w:left="52" w:right="0" w:firstLine="0"/>
              <w:jc w:val="left"/>
            </w:pPr>
            <w:r>
              <w:rPr>
                <w:sz w:val="12"/>
              </w:rPr>
              <w:t>0.06**</w:t>
            </w:r>
          </w:p>
        </w:tc>
        <w:tc>
          <w:tcPr>
            <w:tcW w:w="493" w:type="dxa"/>
            <w:tcBorders>
              <w:top w:val="single" w:color="000000" w:sz="2" w:space="0"/>
              <w:left w:val="nil"/>
              <w:bottom w:val="nil"/>
              <w:right w:val="nil"/>
            </w:tcBorders>
          </w:tcPr>
          <w:p w:rsidR="001742B9" w:rsidRDefault="00256ADB" w14:paraId="26BF7965" w14:textId="77777777">
            <w:pPr>
              <w:spacing w:after="0" w:line="259" w:lineRule="auto"/>
              <w:ind w:left="48" w:right="0" w:firstLine="0"/>
              <w:jc w:val="left"/>
            </w:pPr>
            <w:r>
              <w:rPr>
                <w:sz w:val="12"/>
              </w:rPr>
              <w:t>0.45</w:t>
            </w:r>
          </w:p>
        </w:tc>
        <w:tc>
          <w:tcPr>
            <w:tcW w:w="591" w:type="dxa"/>
            <w:tcBorders>
              <w:top w:val="single" w:color="000000" w:sz="2" w:space="0"/>
              <w:left w:val="nil"/>
              <w:bottom w:val="nil"/>
              <w:right w:val="nil"/>
            </w:tcBorders>
          </w:tcPr>
          <w:p w:rsidR="001742B9" w:rsidRDefault="00256ADB" w14:paraId="1AA0F0DC" w14:textId="77777777">
            <w:pPr>
              <w:spacing w:after="0" w:line="259" w:lineRule="auto"/>
              <w:ind w:left="97" w:right="0" w:firstLine="0"/>
              <w:jc w:val="left"/>
            </w:pPr>
            <w:r>
              <w:rPr>
                <w:sz w:val="12"/>
              </w:rPr>
              <w:t>0.26</w:t>
            </w:r>
          </w:p>
        </w:tc>
        <w:tc>
          <w:tcPr>
            <w:tcW w:w="536" w:type="dxa"/>
            <w:tcBorders>
              <w:top w:val="single" w:color="000000" w:sz="2" w:space="0"/>
              <w:left w:val="nil"/>
              <w:bottom w:val="nil"/>
              <w:right w:val="nil"/>
            </w:tcBorders>
          </w:tcPr>
          <w:p w:rsidR="001742B9" w:rsidRDefault="00256ADB" w14:paraId="2B44E13E" w14:textId="77777777">
            <w:pPr>
              <w:spacing w:after="0" w:line="259" w:lineRule="auto"/>
              <w:ind w:left="0" w:right="0" w:firstLine="0"/>
              <w:jc w:val="left"/>
            </w:pPr>
            <w:r>
              <w:rPr>
                <w:sz w:val="12"/>
              </w:rPr>
              <w:t>-0.19***</w:t>
            </w:r>
          </w:p>
        </w:tc>
      </w:tr>
      <w:tr w:rsidR="001742B9" w14:paraId="3CA66E7F" w14:textId="77777777">
        <w:trPr>
          <w:trHeight w:val="139"/>
        </w:trPr>
        <w:tc>
          <w:tcPr>
            <w:tcW w:w="4367" w:type="dxa"/>
            <w:tcBorders>
              <w:top w:val="nil"/>
              <w:left w:val="nil"/>
              <w:bottom w:val="nil"/>
              <w:right w:val="nil"/>
            </w:tcBorders>
          </w:tcPr>
          <w:p w:rsidR="001742B9" w:rsidRDefault="001742B9" w14:paraId="6D6D616E"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183FA469" w14:textId="77777777">
            <w:pPr>
              <w:spacing w:after="0" w:line="259" w:lineRule="auto"/>
              <w:ind w:left="0" w:right="0" w:firstLine="0"/>
              <w:jc w:val="left"/>
            </w:pPr>
            <w:r>
              <w:rPr>
                <w:sz w:val="12"/>
              </w:rPr>
              <w:t>(0.41)</w:t>
            </w:r>
          </w:p>
        </w:tc>
        <w:tc>
          <w:tcPr>
            <w:tcW w:w="599" w:type="dxa"/>
            <w:tcBorders>
              <w:top w:val="nil"/>
              <w:left w:val="nil"/>
              <w:bottom w:val="nil"/>
              <w:right w:val="nil"/>
            </w:tcBorders>
          </w:tcPr>
          <w:p w:rsidR="001742B9" w:rsidRDefault="00256ADB" w14:paraId="5C9315C0" w14:textId="77777777">
            <w:pPr>
              <w:spacing w:after="0" w:line="259" w:lineRule="auto"/>
              <w:ind w:left="57" w:right="0" w:firstLine="0"/>
              <w:jc w:val="left"/>
            </w:pPr>
            <w:r>
              <w:rPr>
                <w:sz w:val="12"/>
              </w:rPr>
              <w:t>(0.39)</w:t>
            </w:r>
          </w:p>
        </w:tc>
        <w:tc>
          <w:tcPr>
            <w:tcW w:w="582" w:type="dxa"/>
            <w:tcBorders>
              <w:top w:val="nil"/>
              <w:left w:val="nil"/>
              <w:bottom w:val="nil"/>
              <w:right w:val="nil"/>
            </w:tcBorders>
          </w:tcPr>
          <w:p w:rsidR="001742B9" w:rsidRDefault="00256ADB" w14:paraId="11B65D24" w14:textId="77777777">
            <w:pPr>
              <w:spacing w:after="0" w:line="259" w:lineRule="auto"/>
              <w:ind w:left="45" w:right="0" w:firstLine="0"/>
              <w:jc w:val="left"/>
            </w:pPr>
            <w:r>
              <w:rPr>
                <w:sz w:val="12"/>
              </w:rPr>
              <w:t>(0.30)</w:t>
            </w:r>
          </w:p>
        </w:tc>
        <w:tc>
          <w:tcPr>
            <w:tcW w:w="493" w:type="dxa"/>
            <w:tcBorders>
              <w:top w:val="nil"/>
              <w:left w:val="nil"/>
              <w:bottom w:val="nil"/>
              <w:right w:val="nil"/>
            </w:tcBorders>
          </w:tcPr>
          <w:p w:rsidR="001742B9" w:rsidRDefault="00256ADB" w14:paraId="1C1FE142" w14:textId="77777777">
            <w:pPr>
              <w:spacing w:after="0" w:line="259" w:lineRule="auto"/>
              <w:ind w:left="0" w:right="0" w:firstLine="0"/>
              <w:jc w:val="left"/>
            </w:pPr>
            <w:r>
              <w:rPr>
                <w:sz w:val="12"/>
              </w:rPr>
              <w:t>(0.40)</w:t>
            </w:r>
          </w:p>
        </w:tc>
        <w:tc>
          <w:tcPr>
            <w:tcW w:w="591" w:type="dxa"/>
            <w:tcBorders>
              <w:top w:val="nil"/>
              <w:left w:val="nil"/>
              <w:bottom w:val="nil"/>
              <w:right w:val="nil"/>
            </w:tcBorders>
          </w:tcPr>
          <w:p w:rsidR="001742B9" w:rsidRDefault="00256ADB" w14:paraId="0E1156C7" w14:textId="77777777">
            <w:pPr>
              <w:spacing w:after="0" w:line="259" w:lineRule="auto"/>
              <w:ind w:left="49" w:right="0" w:firstLine="0"/>
              <w:jc w:val="left"/>
            </w:pPr>
            <w:r>
              <w:rPr>
                <w:sz w:val="12"/>
              </w:rPr>
              <w:t>(0.44)</w:t>
            </w:r>
          </w:p>
        </w:tc>
        <w:tc>
          <w:tcPr>
            <w:tcW w:w="624" w:type="dxa"/>
            <w:tcBorders>
              <w:top w:val="nil"/>
              <w:left w:val="nil"/>
              <w:bottom w:val="nil"/>
              <w:right w:val="nil"/>
            </w:tcBorders>
          </w:tcPr>
          <w:p w:rsidR="001742B9" w:rsidRDefault="00256ADB" w14:paraId="4A3AD3CE" w14:textId="77777777">
            <w:pPr>
              <w:spacing w:after="0" w:line="259" w:lineRule="auto"/>
              <w:ind w:left="66" w:right="0" w:firstLine="0"/>
              <w:jc w:val="left"/>
            </w:pPr>
            <w:r>
              <w:rPr>
                <w:sz w:val="12"/>
              </w:rPr>
              <w:t>(0.01)</w:t>
            </w:r>
          </w:p>
        </w:tc>
        <w:tc>
          <w:tcPr>
            <w:tcW w:w="493" w:type="dxa"/>
            <w:tcBorders>
              <w:top w:val="nil"/>
              <w:left w:val="nil"/>
              <w:bottom w:val="nil"/>
              <w:right w:val="nil"/>
            </w:tcBorders>
          </w:tcPr>
          <w:p w:rsidR="001742B9" w:rsidRDefault="00256ADB" w14:paraId="4DDC5290" w14:textId="77777777">
            <w:pPr>
              <w:spacing w:after="0" w:line="259" w:lineRule="auto"/>
              <w:ind w:left="0" w:right="0" w:firstLine="0"/>
              <w:jc w:val="left"/>
            </w:pPr>
            <w:r>
              <w:rPr>
                <w:sz w:val="12"/>
              </w:rPr>
              <w:t>(0.50)</w:t>
            </w:r>
          </w:p>
        </w:tc>
        <w:tc>
          <w:tcPr>
            <w:tcW w:w="591" w:type="dxa"/>
            <w:tcBorders>
              <w:top w:val="nil"/>
              <w:left w:val="nil"/>
              <w:bottom w:val="nil"/>
              <w:right w:val="nil"/>
            </w:tcBorders>
          </w:tcPr>
          <w:p w:rsidR="001742B9" w:rsidRDefault="00256ADB" w14:paraId="18583827" w14:textId="77777777">
            <w:pPr>
              <w:spacing w:after="0" w:line="259" w:lineRule="auto"/>
              <w:ind w:left="49" w:right="0" w:firstLine="0"/>
              <w:jc w:val="left"/>
            </w:pPr>
            <w:r>
              <w:rPr>
                <w:sz w:val="12"/>
              </w:rPr>
              <w:t>(0.44)</w:t>
            </w:r>
          </w:p>
        </w:tc>
        <w:tc>
          <w:tcPr>
            <w:tcW w:w="536" w:type="dxa"/>
            <w:tcBorders>
              <w:top w:val="nil"/>
              <w:left w:val="nil"/>
              <w:bottom w:val="nil"/>
              <w:right w:val="nil"/>
            </w:tcBorders>
          </w:tcPr>
          <w:p w:rsidR="001742B9" w:rsidRDefault="00256ADB" w14:paraId="0B6F01D8" w14:textId="77777777">
            <w:pPr>
              <w:spacing w:after="0" w:line="259" w:lineRule="auto"/>
              <w:ind w:left="66" w:right="0" w:firstLine="0"/>
              <w:jc w:val="left"/>
            </w:pPr>
            <w:r>
              <w:rPr>
                <w:sz w:val="12"/>
              </w:rPr>
              <w:t>(0.00)</w:t>
            </w:r>
          </w:p>
        </w:tc>
      </w:tr>
      <w:tr w:rsidR="001742B9" w14:paraId="19E84A6D" w14:textId="77777777">
        <w:trPr>
          <w:trHeight w:val="139"/>
        </w:trPr>
        <w:tc>
          <w:tcPr>
            <w:tcW w:w="4367" w:type="dxa"/>
            <w:tcBorders>
              <w:top w:val="nil"/>
              <w:left w:val="nil"/>
              <w:bottom w:val="nil"/>
              <w:right w:val="nil"/>
            </w:tcBorders>
          </w:tcPr>
          <w:p w:rsidR="001742B9" w:rsidRDefault="00256ADB" w14:paraId="57E9CC5C" w14:textId="77777777">
            <w:pPr>
              <w:spacing w:after="0" w:line="259" w:lineRule="auto"/>
              <w:ind w:left="88" w:right="0" w:firstLine="0"/>
              <w:jc w:val="left"/>
            </w:pPr>
            <w:r>
              <w:rPr>
                <w:sz w:val="12"/>
              </w:rPr>
              <w:t>Income: Regular and Reduced OR Irregular and Unchanged/Increasing</w:t>
            </w:r>
          </w:p>
        </w:tc>
        <w:tc>
          <w:tcPr>
            <w:tcW w:w="485" w:type="dxa"/>
            <w:tcBorders>
              <w:top w:val="nil"/>
              <w:left w:val="nil"/>
              <w:bottom w:val="nil"/>
              <w:right w:val="nil"/>
            </w:tcBorders>
          </w:tcPr>
          <w:p w:rsidR="001742B9" w:rsidRDefault="00256ADB" w14:paraId="3F51D78A" w14:textId="77777777">
            <w:pPr>
              <w:spacing w:after="0" w:line="259" w:lineRule="auto"/>
              <w:ind w:left="48" w:right="0" w:firstLine="0"/>
              <w:jc w:val="left"/>
            </w:pPr>
            <w:r>
              <w:rPr>
                <w:sz w:val="12"/>
              </w:rPr>
              <w:t>0.39</w:t>
            </w:r>
          </w:p>
        </w:tc>
        <w:tc>
          <w:tcPr>
            <w:tcW w:w="599" w:type="dxa"/>
            <w:tcBorders>
              <w:top w:val="nil"/>
              <w:left w:val="nil"/>
              <w:bottom w:val="nil"/>
              <w:right w:val="nil"/>
            </w:tcBorders>
          </w:tcPr>
          <w:p w:rsidR="001742B9" w:rsidRDefault="00256ADB" w14:paraId="41C6951C" w14:textId="77777777">
            <w:pPr>
              <w:spacing w:after="0" w:line="259" w:lineRule="auto"/>
              <w:ind w:left="105" w:right="0" w:firstLine="0"/>
              <w:jc w:val="left"/>
            </w:pPr>
            <w:r>
              <w:rPr>
                <w:sz w:val="12"/>
              </w:rPr>
              <w:t>0.41</w:t>
            </w:r>
          </w:p>
        </w:tc>
        <w:tc>
          <w:tcPr>
            <w:tcW w:w="582" w:type="dxa"/>
            <w:tcBorders>
              <w:top w:val="nil"/>
              <w:left w:val="nil"/>
              <w:bottom w:val="nil"/>
              <w:right w:val="nil"/>
            </w:tcBorders>
          </w:tcPr>
          <w:p w:rsidR="001742B9" w:rsidRDefault="00256ADB" w14:paraId="7A53340D" w14:textId="77777777">
            <w:pPr>
              <w:spacing w:after="0" w:line="259" w:lineRule="auto"/>
              <w:ind w:left="93" w:right="0" w:firstLine="0"/>
              <w:jc w:val="left"/>
            </w:pPr>
            <w:r>
              <w:rPr>
                <w:sz w:val="12"/>
              </w:rPr>
              <w:t>0.03</w:t>
            </w:r>
          </w:p>
        </w:tc>
        <w:tc>
          <w:tcPr>
            <w:tcW w:w="493" w:type="dxa"/>
            <w:tcBorders>
              <w:top w:val="nil"/>
              <w:left w:val="nil"/>
              <w:bottom w:val="nil"/>
              <w:right w:val="nil"/>
            </w:tcBorders>
          </w:tcPr>
          <w:p w:rsidR="001742B9" w:rsidRDefault="00256ADB" w14:paraId="6500D19A" w14:textId="77777777">
            <w:pPr>
              <w:spacing w:after="0" w:line="259" w:lineRule="auto"/>
              <w:ind w:left="48" w:right="0" w:firstLine="0"/>
              <w:jc w:val="left"/>
            </w:pPr>
            <w:r>
              <w:rPr>
                <w:sz w:val="12"/>
              </w:rPr>
              <w:t>0.38</w:t>
            </w:r>
          </w:p>
        </w:tc>
        <w:tc>
          <w:tcPr>
            <w:tcW w:w="591" w:type="dxa"/>
            <w:tcBorders>
              <w:top w:val="nil"/>
              <w:left w:val="nil"/>
              <w:bottom w:val="nil"/>
              <w:right w:val="nil"/>
            </w:tcBorders>
          </w:tcPr>
          <w:p w:rsidR="001742B9" w:rsidRDefault="00256ADB" w14:paraId="6B75FCF3" w14:textId="77777777">
            <w:pPr>
              <w:spacing w:after="0" w:line="259" w:lineRule="auto"/>
              <w:ind w:left="97" w:right="0" w:firstLine="0"/>
              <w:jc w:val="left"/>
            </w:pPr>
            <w:r>
              <w:rPr>
                <w:sz w:val="12"/>
              </w:rPr>
              <w:t>0.41</w:t>
            </w:r>
          </w:p>
        </w:tc>
        <w:tc>
          <w:tcPr>
            <w:tcW w:w="624" w:type="dxa"/>
            <w:tcBorders>
              <w:top w:val="nil"/>
              <w:left w:val="nil"/>
              <w:bottom w:val="nil"/>
              <w:right w:val="nil"/>
            </w:tcBorders>
          </w:tcPr>
          <w:p w:rsidR="001742B9" w:rsidRDefault="00256ADB" w14:paraId="2875E7B8" w14:textId="77777777">
            <w:pPr>
              <w:spacing w:after="0" w:line="259" w:lineRule="auto"/>
              <w:ind w:left="114" w:right="0" w:firstLine="0"/>
              <w:jc w:val="left"/>
            </w:pPr>
            <w:r>
              <w:rPr>
                <w:sz w:val="12"/>
              </w:rPr>
              <w:t>0.03</w:t>
            </w:r>
          </w:p>
        </w:tc>
        <w:tc>
          <w:tcPr>
            <w:tcW w:w="493" w:type="dxa"/>
            <w:tcBorders>
              <w:top w:val="nil"/>
              <w:left w:val="nil"/>
              <w:bottom w:val="nil"/>
              <w:right w:val="nil"/>
            </w:tcBorders>
          </w:tcPr>
          <w:p w:rsidR="001742B9" w:rsidRDefault="00256ADB" w14:paraId="4E4757D5" w14:textId="77777777">
            <w:pPr>
              <w:spacing w:after="0" w:line="259" w:lineRule="auto"/>
              <w:ind w:left="48" w:right="0" w:firstLine="0"/>
              <w:jc w:val="left"/>
            </w:pPr>
            <w:r>
              <w:rPr>
                <w:sz w:val="12"/>
              </w:rPr>
              <w:t>0.42</w:t>
            </w:r>
          </w:p>
        </w:tc>
        <w:tc>
          <w:tcPr>
            <w:tcW w:w="591" w:type="dxa"/>
            <w:tcBorders>
              <w:top w:val="nil"/>
              <w:left w:val="nil"/>
              <w:bottom w:val="nil"/>
              <w:right w:val="nil"/>
            </w:tcBorders>
          </w:tcPr>
          <w:p w:rsidR="001742B9" w:rsidRDefault="00256ADB" w14:paraId="220165FD" w14:textId="77777777">
            <w:pPr>
              <w:spacing w:after="0" w:line="259" w:lineRule="auto"/>
              <w:ind w:left="97" w:right="0" w:firstLine="0"/>
              <w:jc w:val="left"/>
            </w:pPr>
            <w:r>
              <w:rPr>
                <w:sz w:val="12"/>
              </w:rPr>
              <w:t>0.50</w:t>
            </w:r>
          </w:p>
        </w:tc>
        <w:tc>
          <w:tcPr>
            <w:tcW w:w="536" w:type="dxa"/>
            <w:tcBorders>
              <w:top w:val="nil"/>
              <w:left w:val="nil"/>
              <w:bottom w:val="nil"/>
              <w:right w:val="nil"/>
            </w:tcBorders>
          </w:tcPr>
          <w:p w:rsidR="001742B9" w:rsidRDefault="00256ADB" w14:paraId="2AB26C0F" w14:textId="77777777">
            <w:pPr>
              <w:spacing w:after="0" w:line="259" w:lineRule="auto"/>
              <w:ind w:left="114" w:right="0" w:firstLine="0"/>
              <w:jc w:val="left"/>
            </w:pPr>
            <w:r>
              <w:rPr>
                <w:sz w:val="12"/>
              </w:rPr>
              <w:t>0.08</w:t>
            </w:r>
          </w:p>
        </w:tc>
      </w:tr>
      <w:tr w:rsidR="001742B9" w14:paraId="2703B60B" w14:textId="77777777">
        <w:trPr>
          <w:trHeight w:val="139"/>
        </w:trPr>
        <w:tc>
          <w:tcPr>
            <w:tcW w:w="4367" w:type="dxa"/>
            <w:tcBorders>
              <w:top w:val="nil"/>
              <w:left w:val="nil"/>
              <w:bottom w:val="nil"/>
              <w:right w:val="nil"/>
            </w:tcBorders>
          </w:tcPr>
          <w:p w:rsidR="001742B9" w:rsidRDefault="001742B9" w14:paraId="7F7BFC4E"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528B2BD4" w14:textId="77777777">
            <w:pPr>
              <w:spacing w:after="0" w:line="259" w:lineRule="auto"/>
              <w:ind w:left="0" w:right="0" w:firstLine="0"/>
              <w:jc w:val="left"/>
            </w:pPr>
            <w:r>
              <w:rPr>
                <w:sz w:val="12"/>
              </w:rPr>
              <w:t>(0.49)</w:t>
            </w:r>
          </w:p>
        </w:tc>
        <w:tc>
          <w:tcPr>
            <w:tcW w:w="599" w:type="dxa"/>
            <w:tcBorders>
              <w:top w:val="nil"/>
              <w:left w:val="nil"/>
              <w:bottom w:val="nil"/>
              <w:right w:val="nil"/>
            </w:tcBorders>
          </w:tcPr>
          <w:p w:rsidR="001742B9" w:rsidRDefault="00256ADB" w14:paraId="401D48A5" w14:textId="77777777">
            <w:pPr>
              <w:spacing w:after="0" w:line="259" w:lineRule="auto"/>
              <w:ind w:left="57" w:right="0" w:firstLine="0"/>
              <w:jc w:val="left"/>
            </w:pPr>
            <w:r>
              <w:rPr>
                <w:sz w:val="12"/>
              </w:rPr>
              <w:t>(0.49)</w:t>
            </w:r>
          </w:p>
        </w:tc>
        <w:tc>
          <w:tcPr>
            <w:tcW w:w="582" w:type="dxa"/>
            <w:tcBorders>
              <w:top w:val="nil"/>
              <w:left w:val="nil"/>
              <w:bottom w:val="nil"/>
              <w:right w:val="nil"/>
            </w:tcBorders>
          </w:tcPr>
          <w:p w:rsidR="001742B9" w:rsidRDefault="00256ADB" w14:paraId="3E78B99C" w14:textId="77777777">
            <w:pPr>
              <w:spacing w:after="0" w:line="259" w:lineRule="auto"/>
              <w:ind w:left="45" w:right="0" w:firstLine="0"/>
              <w:jc w:val="left"/>
            </w:pPr>
            <w:r>
              <w:rPr>
                <w:sz w:val="12"/>
              </w:rPr>
              <w:t>(0.36)</w:t>
            </w:r>
          </w:p>
        </w:tc>
        <w:tc>
          <w:tcPr>
            <w:tcW w:w="493" w:type="dxa"/>
            <w:tcBorders>
              <w:top w:val="nil"/>
              <w:left w:val="nil"/>
              <w:bottom w:val="nil"/>
              <w:right w:val="nil"/>
            </w:tcBorders>
          </w:tcPr>
          <w:p w:rsidR="001742B9" w:rsidRDefault="00256ADB" w14:paraId="38755D14" w14:textId="77777777">
            <w:pPr>
              <w:spacing w:after="0" w:line="259" w:lineRule="auto"/>
              <w:ind w:left="0" w:right="0" w:firstLine="0"/>
              <w:jc w:val="left"/>
            </w:pPr>
            <w:r>
              <w:rPr>
                <w:sz w:val="12"/>
              </w:rPr>
              <w:t>(0.49)</w:t>
            </w:r>
          </w:p>
        </w:tc>
        <w:tc>
          <w:tcPr>
            <w:tcW w:w="591" w:type="dxa"/>
            <w:tcBorders>
              <w:top w:val="nil"/>
              <w:left w:val="nil"/>
              <w:bottom w:val="nil"/>
              <w:right w:val="nil"/>
            </w:tcBorders>
          </w:tcPr>
          <w:p w:rsidR="001742B9" w:rsidRDefault="00256ADB" w14:paraId="0980A614" w14:textId="77777777">
            <w:pPr>
              <w:spacing w:after="0" w:line="259" w:lineRule="auto"/>
              <w:ind w:left="49" w:right="0" w:firstLine="0"/>
              <w:jc w:val="left"/>
            </w:pPr>
            <w:r>
              <w:rPr>
                <w:sz w:val="12"/>
              </w:rPr>
              <w:t>(0.49)</w:t>
            </w:r>
          </w:p>
        </w:tc>
        <w:tc>
          <w:tcPr>
            <w:tcW w:w="624" w:type="dxa"/>
            <w:tcBorders>
              <w:top w:val="nil"/>
              <w:left w:val="nil"/>
              <w:bottom w:val="nil"/>
              <w:right w:val="nil"/>
            </w:tcBorders>
          </w:tcPr>
          <w:p w:rsidR="001742B9" w:rsidRDefault="00256ADB" w14:paraId="277010A1" w14:textId="77777777">
            <w:pPr>
              <w:spacing w:after="0" w:line="259" w:lineRule="auto"/>
              <w:ind w:left="66" w:right="0" w:firstLine="0"/>
              <w:jc w:val="left"/>
            </w:pPr>
            <w:r>
              <w:rPr>
                <w:sz w:val="12"/>
              </w:rPr>
              <w:t>(0.25)</w:t>
            </w:r>
          </w:p>
        </w:tc>
        <w:tc>
          <w:tcPr>
            <w:tcW w:w="493" w:type="dxa"/>
            <w:tcBorders>
              <w:top w:val="nil"/>
              <w:left w:val="nil"/>
              <w:bottom w:val="nil"/>
              <w:right w:val="nil"/>
            </w:tcBorders>
          </w:tcPr>
          <w:p w:rsidR="001742B9" w:rsidRDefault="00256ADB" w14:paraId="113AAF48" w14:textId="77777777">
            <w:pPr>
              <w:spacing w:after="0" w:line="259" w:lineRule="auto"/>
              <w:ind w:left="0" w:right="0" w:firstLine="0"/>
              <w:jc w:val="left"/>
            </w:pPr>
            <w:r>
              <w:rPr>
                <w:sz w:val="12"/>
              </w:rPr>
              <w:t>(0.49)</w:t>
            </w:r>
          </w:p>
        </w:tc>
        <w:tc>
          <w:tcPr>
            <w:tcW w:w="591" w:type="dxa"/>
            <w:tcBorders>
              <w:top w:val="nil"/>
              <w:left w:val="nil"/>
              <w:bottom w:val="nil"/>
              <w:right w:val="nil"/>
            </w:tcBorders>
          </w:tcPr>
          <w:p w:rsidR="001742B9" w:rsidRDefault="00256ADB" w14:paraId="136318E1" w14:textId="77777777">
            <w:pPr>
              <w:spacing w:after="0" w:line="259" w:lineRule="auto"/>
              <w:ind w:left="49" w:right="0" w:firstLine="0"/>
              <w:jc w:val="left"/>
            </w:pPr>
            <w:r>
              <w:rPr>
                <w:sz w:val="12"/>
              </w:rPr>
              <w:t>(0.50)</w:t>
            </w:r>
          </w:p>
        </w:tc>
        <w:tc>
          <w:tcPr>
            <w:tcW w:w="536" w:type="dxa"/>
            <w:tcBorders>
              <w:top w:val="nil"/>
              <w:left w:val="nil"/>
              <w:bottom w:val="nil"/>
              <w:right w:val="nil"/>
            </w:tcBorders>
          </w:tcPr>
          <w:p w:rsidR="001742B9" w:rsidRDefault="00256ADB" w14:paraId="5BBE1A4C" w14:textId="77777777">
            <w:pPr>
              <w:spacing w:after="0" w:line="259" w:lineRule="auto"/>
              <w:ind w:left="66" w:right="0" w:firstLine="0"/>
              <w:jc w:val="left"/>
            </w:pPr>
            <w:r>
              <w:rPr>
                <w:sz w:val="12"/>
              </w:rPr>
              <w:t>(0.13)</w:t>
            </w:r>
          </w:p>
        </w:tc>
      </w:tr>
      <w:tr w:rsidR="001742B9" w14:paraId="6A317BF7" w14:textId="77777777">
        <w:trPr>
          <w:trHeight w:val="139"/>
        </w:trPr>
        <w:tc>
          <w:tcPr>
            <w:tcW w:w="4367" w:type="dxa"/>
            <w:tcBorders>
              <w:top w:val="nil"/>
              <w:left w:val="nil"/>
              <w:bottom w:val="nil"/>
              <w:right w:val="nil"/>
            </w:tcBorders>
          </w:tcPr>
          <w:p w:rsidR="001742B9" w:rsidRDefault="00256ADB" w14:paraId="546B9511" w14:textId="77777777">
            <w:pPr>
              <w:spacing w:after="0" w:line="259" w:lineRule="auto"/>
              <w:ind w:left="88" w:right="0" w:firstLine="0"/>
              <w:jc w:val="left"/>
            </w:pPr>
            <w:r>
              <w:rPr>
                <w:sz w:val="12"/>
              </w:rPr>
              <w:t>Income: Irregular and Reduced</w:t>
            </w:r>
          </w:p>
        </w:tc>
        <w:tc>
          <w:tcPr>
            <w:tcW w:w="485" w:type="dxa"/>
            <w:tcBorders>
              <w:top w:val="nil"/>
              <w:left w:val="nil"/>
              <w:bottom w:val="nil"/>
              <w:right w:val="nil"/>
            </w:tcBorders>
          </w:tcPr>
          <w:p w:rsidR="001742B9" w:rsidRDefault="00256ADB" w14:paraId="3E429B8C" w14:textId="77777777">
            <w:pPr>
              <w:spacing w:after="0" w:line="259" w:lineRule="auto"/>
              <w:ind w:left="48" w:right="0" w:firstLine="0"/>
              <w:jc w:val="left"/>
            </w:pPr>
            <w:r>
              <w:rPr>
                <w:sz w:val="12"/>
              </w:rPr>
              <w:t>0.28</w:t>
            </w:r>
          </w:p>
        </w:tc>
        <w:tc>
          <w:tcPr>
            <w:tcW w:w="599" w:type="dxa"/>
            <w:tcBorders>
              <w:top w:val="nil"/>
              <w:left w:val="nil"/>
              <w:bottom w:val="nil"/>
              <w:right w:val="nil"/>
            </w:tcBorders>
          </w:tcPr>
          <w:p w:rsidR="001742B9" w:rsidRDefault="00256ADB" w14:paraId="1C5612B1" w14:textId="77777777">
            <w:pPr>
              <w:spacing w:after="0" w:line="259" w:lineRule="auto"/>
              <w:ind w:left="105" w:right="0" w:firstLine="0"/>
              <w:jc w:val="left"/>
            </w:pPr>
            <w:r>
              <w:rPr>
                <w:sz w:val="12"/>
              </w:rPr>
              <w:t>0.33</w:t>
            </w:r>
          </w:p>
        </w:tc>
        <w:tc>
          <w:tcPr>
            <w:tcW w:w="582" w:type="dxa"/>
            <w:tcBorders>
              <w:top w:val="nil"/>
              <w:left w:val="nil"/>
              <w:bottom w:val="nil"/>
              <w:right w:val="nil"/>
            </w:tcBorders>
          </w:tcPr>
          <w:p w:rsidR="001742B9" w:rsidRDefault="00256ADB" w14:paraId="2D17D90F" w14:textId="77777777">
            <w:pPr>
              <w:spacing w:after="0" w:line="259" w:lineRule="auto"/>
              <w:ind w:left="93" w:right="0" w:firstLine="0"/>
              <w:jc w:val="left"/>
            </w:pPr>
            <w:r>
              <w:rPr>
                <w:sz w:val="12"/>
              </w:rPr>
              <w:t>0.04</w:t>
            </w:r>
          </w:p>
        </w:tc>
        <w:tc>
          <w:tcPr>
            <w:tcW w:w="493" w:type="dxa"/>
            <w:tcBorders>
              <w:top w:val="nil"/>
              <w:left w:val="nil"/>
              <w:bottom w:val="nil"/>
              <w:right w:val="nil"/>
            </w:tcBorders>
          </w:tcPr>
          <w:p w:rsidR="001742B9" w:rsidRDefault="00256ADB" w14:paraId="06EED63D" w14:textId="77777777">
            <w:pPr>
              <w:spacing w:after="0" w:line="259" w:lineRule="auto"/>
              <w:ind w:left="48" w:right="0" w:firstLine="0"/>
              <w:jc w:val="left"/>
            </w:pPr>
            <w:r>
              <w:rPr>
                <w:sz w:val="12"/>
              </w:rPr>
              <w:t>0.26</w:t>
            </w:r>
          </w:p>
        </w:tc>
        <w:tc>
          <w:tcPr>
            <w:tcW w:w="591" w:type="dxa"/>
            <w:tcBorders>
              <w:top w:val="nil"/>
              <w:left w:val="nil"/>
              <w:bottom w:val="nil"/>
              <w:right w:val="nil"/>
            </w:tcBorders>
          </w:tcPr>
          <w:p w:rsidR="001742B9" w:rsidRDefault="00256ADB" w14:paraId="139DA812" w14:textId="77777777">
            <w:pPr>
              <w:spacing w:after="0" w:line="259" w:lineRule="auto"/>
              <w:ind w:left="98" w:right="0" w:firstLine="0"/>
              <w:jc w:val="left"/>
            </w:pPr>
            <w:r>
              <w:rPr>
                <w:sz w:val="12"/>
              </w:rPr>
              <w:t>0.24</w:t>
            </w:r>
          </w:p>
        </w:tc>
        <w:tc>
          <w:tcPr>
            <w:tcW w:w="624" w:type="dxa"/>
            <w:tcBorders>
              <w:top w:val="nil"/>
              <w:left w:val="nil"/>
              <w:bottom w:val="nil"/>
              <w:right w:val="nil"/>
            </w:tcBorders>
          </w:tcPr>
          <w:p w:rsidR="001742B9" w:rsidRDefault="00256ADB" w14:paraId="22458013" w14:textId="77777777">
            <w:pPr>
              <w:spacing w:after="0" w:line="259" w:lineRule="auto"/>
              <w:ind w:left="93" w:right="0" w:firstLine="0"/>
              <w:jc w:val="left"/>
            </w:pPr>
            <w:r>
              <w:rPr>
                <w:sz w:val="12"/>
              </w:rPr>
              <w:t>-0.01</w:t>
            </w:r>
          </w:p>
        </w:tc>
        <w:tc>
          <w:tcPr>
            <w:tcW w:w="493" w:type="dxa"/>
            <w:tcBorders>
              <w:top w:val="nil"/>
              <w:left w:val="nil"/>
              <w:bottom w:val="nil"/>
              <w:right w:val="nil"/>
            </w:tcBorders>
          </w:tcPr>
          <w:p w:rsidR="001742B9" w:rsidRDefault="00256ADB" w14:paraId="5F4F21F5" w14:textId="77777777">
            <w:pPr>
              <w:spacing w:after="0" w:line="259" w:lineRule="auto"/>
              <w:ind w:left="48" w:right="0" w:firstLine="0"/>
              <w:jc w:val="left"/>
            </w:pPr>
            <w:r>
              <w:rPr>
                <w:sz w:val="12"/>
              </w:rPr>
              <w:t>0.12</w:t>
            </w:r>
          </w:p>
        </w:tc>
        <w:tc>
          <w:tcPr>
            <w:tcW w:w="591" w:type="dxa"/>
            <w:tcBorders>
              <w:top w:val="nil"/>
              <w:left w:val="nil"/>
              <w:bottom w:val="nil"/>
              <w:right w:val="nil"/>
            </w:tcBorders>
          </w:tcPr>
          <w:p w:rsidR="001742B9" w:rsidRDefault="00256ADB" w14:paraId="79D691A9" w14:textId="77777777">
            <w:pPr>
              <w:spacing w:after="0" w:line="259" w:lineRule="auto"/>
              <w:ind w:left="97" w:right="0" w:firstLine="0"/>
              <w:jc w:val="left"/>
            </w:pPr>
            <w:r>
              <w:rPr>
                <w:sz w:val="12"/>
              </w:rPr>
              <w:t>0.23</w:t>
            </w:r>
          </w:p>
        </w:tc>
        <w:tc>
          <w:tcPr>
            <w:tcW w:w="536" w:type="dxa"/>
            <w:tcBorders>
              <w:top w:val="nil"/>
              <w:left w:val="nil"/>
              <w:bottom w:val="nil"/>
              <w:right w:val="nil"/>
            </w:tcBorders>
          </w:tcPr>
          <w:p w:rsidR="001742B9" w:rsidRDefault="00256ADB" w14:paraId="379F028C" w14:textId="77777777">
            <w:pPr>
              <w:spacing w:after="0" w:line="259" w:lineRule="auto"/>
              <w:ind w:left="52" w:right="0" w:firstLine="0"/>
              <w:jc w:val="left"/>
            </w:pPr>
            <w:r>
              <w:rPr>
                <w:sz w:val="12"/>
              </w:rPr>
              <w:t>0.11**</w:t>
            </w:r>
          </w:p>
        </w:tc>
      </w:tr>
      <w:tr w:rsidR="001742B9" w14:paraId="4766A2FB" w14:textId="77777777">
        <w:trPr>
          <w:trHeight w:val="139"/>
        </w:trPr>
        <w:tc>
          <w:tcPr>
            <w:tcW w:w="4367" w:type="dxa"/>
            <w:tcBorders>
              <w:top w:val="nil"/>
              <w:left w:val="nil"/>
              <w:bottom w:val="nil"/>
              <w:right w:val="nil"/>
            </w:tcBorders>
          </w:tcPr>
          <w:p w:rsidR="001742B9" w:rsidRDefault="001742B9" w14:paraId="076D9B09"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12E155C1" w14:textId="77777777">
            <w:pPr>
              <w:spacing w:after="0" w:line="259" w:lineRule="auto"/>
              <w:ind w:left="0" w:right="0" w:firstLine="0"/>
              <w:jc w:val="left"/>
            </w:pPr>
            <w:r>
              <w:rPr>
                <w:sz w:val="12"/>
              </w:rPr>
              <w:t>(0.45)</w:t>
            </w:r>
          </w:p>
        </w:tc>
        <w:tc>
          <w:tcPr>
            <w:tcW w:w="599" w:type="dxa"/>
            <w:tcBorders>
              <w:top w:val="nil"/>
              <w:left w:val="nil"/>
              <w:bottom w:val="nil"/>
              <w:right w:val="nil"/>
            </w:tcBorders>
          </w:tcPr>
          <w:p w:rsidR="001742B9" w:rsidRDefault="00256ADB" w14:paraId="69A38A67" w14:textId="77777777">
            <w:pPr>
              <w:spacing w:after="0" w:line="259" w:lineRule="auto"/>
              <w:ind w:left="57" w:right="0" w:firstLine="0"/>
              <w:jc w:val="left"/>
            </w:pPr>
            <w:r>
              <w:rPr>
                <w:sz w:val="12"/>
              </w:rPr>
              <w:t>(0.47)</w:t>
            </w:r>
          </w:p>
        </w:tc>
        <w:tc>
          <w:tcPr>
            <w:tcW w:w="582" w:type="dxa"/>
            <w:tcBorders>
              <w:top w:val="nil"/>
              <w:left w:val="nil"/>
              <w:bottom w:val="nil"/>
              <w:right w:val="nil"/>
            </w:tcBorders>
          </w:tcPr>
          <w:p w:rsidR="001742B9" w:rsidRDefault="00256ADB" w14:paraId="42018196" w14:textId="77777777">
            <w:pPr>
              <w:spacing w:after="0" w:line="259" w:lineRule="auto"/>
              <w:ind w:left="45" w:right="0" w:firstLine="0"/>
              <w:jc w:val="left"/>
            </w:pPr>
            <w:r>
              <w:rPr>
                <w:sz w:val="12"/>
              </w:rPr>
              <w:t>(0.11)</w:t>
            </w:r>
          </w:p>
        </w:tc>
        <w:tc>
          <w:tcPr>
            <w:tcW w:w="493" w:type="dxa"/>
            <w:tcBorders>
              <w:top w:val="nil"/>
              <w:left w:val="nil"/>
              <w:bottom w:val="nil"/>
              <w:right w:val="nil"/>
            </w:tcBorders>
          </w:tcPr>
          <w:p w:rsidR="001742B9" w:rsidRDefault="00256ADB" w14:paraId="4ED52E1C" w14:textId="77777777">
            <w:pPr>
              <w:spacing w:after="0" w:line="259" w:lineRule="auto"/>
              <w:ind w:left="0" w:right="0" w:firstLine="0"/>
              <w:jc w:val="left"/>
            </w:pPr>
            <w:r>
              <w:rPr>
                <w:sz w:val="12"/>
              </w:rPr>
              <w:t>(0.44)</w:t>
            </w:r>
          </w:p>
        </w:tc>
        <w:tc>
          <w:tcPr>
            <w:tcW w:w="591" w:type="dxa"/>
            <w:tcBorders>
              <w:top w:val="nil"/>
              <w:left w:val="nil"/>
              <w:bottom w:val="nil"/>
              <w:right w:val="nil"/>
            </w:tcBorders>
          </w:tcPr>
          <w:p w:rsidR="001742B9" w:rsidRDefault="00256ADB" w14:paraId="6356C11C" w14:textId="77777777">
            <w:pPr>
              <w:spacing w:after="0" w:line="259" w:lineRule="auto"/>
              <w:ind w:left="49" w:right="0" w:firstLine="0"/>
              <w:jc w:val="left"/>
            </w:pPr>
            <w:r>
              <w:rPr>
                <w:sz w:val="12"/>
              </w:rPr>
              <w:t>(0.43)</w:t>
            </w:r>
          </w:p>
        </w:tc>
        <w:tc>
          <w:tcPr>
            <w:tcW w:w="624" w:type="dxa"/>
            <w:tcBorders>
              <w:top w:val="nil"/>
              <w:left w:val="nil"/>
              <w:bottom w:val="nil"/>
              <w:right w:val="nil"/>
            </w:tcBorders>
          </w:tcPr>
          <w:p w:rsidR="001742B9" w:rsidRDefault="00256ADB" w14:paraId="123B4051" w14:textId="77777777">
            <w:pPr>
              <w:spacing w:after="0" w:line="259" w:lineRule="auto"/>
              <w:ind w:left="66" w:right="0" w:firstLine="0"/>
              <w:jc w:val="left"/>
            </w:pPr>
            <w:r>
              <w:rPr>
                <w:sz w:val="12"/>
              </w:rPr>
              <w:t>(0.54)</w:t>
            </w:r>
          </w:p>
        </w:tc>
        <w:tc>
          <w:tcPr>
            <w:tcW w:w="493" w:type="dxa"/>
            <w:tcBorders>
              <w:top w:val="nil"/>
              <w:left w:val="nil"/>
              <w:bottom w:val="nil"/>
              <w:right w:val="nil"/>
            </w:tcBorders>
          </w:tcPr>
          <w:p w:rsidR="001742B9" w:rsidRDefault="00256ADB" w14:paraId="061F218C" w14:textId="77777777">
            <w:pPr>
              <w:spacing w:after="0" w:line="259" w:lineRule="auto"/>
              <w:ind w:left="0" w:right="0" w:firstLine="0"/>
              <w:jc w:val="left"/>
            </w:pPr>
            <w:r>
              <w:rPr>
                <w:sz w:val="12"/>
              </w:rPr>
              <w:t>(0.32)</w:t>
            </w:r>
          </w:p>
        </w:tc>
        <w:tc>
          <w:tcPr>
            <w:tcW w:w="591" w:type="dxa"/>
            <w:tcBorders>
              <w:top w:val="nil"/>
              <w:left w:val="nil"/>
              <w:bottom w:val="nil"/>
              <w:right w:val="nil"/>
            </w:tcBorders>
          </w:tcPr>
          <w:p w:rsidR="001742B9" w:rsidRDefault="00256ADB" w14:paraId="73569B39" w14:textId="77777777">
            <w:pPr>
              <w:spacing w:after="0" w:line="259" w:lineRule="auto"/>
              <w:ind w:left="49" w:right="0" w:firstLine="0"/>
              <w:jc w:val="left"/>
            </w:pPr>
            <w:r>
              <w:rPr>
                <w:sz w:val="12"/>
              </w:rPr>
              <w:t>(0.42)</w:t>
            </w:r>
          </w:p>
        </w:tc>
        <w:tc>
          <w:tcPr>
            <w:tcW w:w="536" w:type="dxa"/>
            <w:tcBorders>
              <w:top w:val="nil"/>
              <w:left w:val="nil"/>
              <w:bottom w:val="nil"/>
              <w:right w:val="nil"/>
            </w:tcBorders>
          </w:tcPr>
          <w:p w:rsidR="001742B9" w:rsidRDefault="00256ADB" w14:paraId="5C8DCFB8" w14:textId="77777777">
            <w:pPr>
              <w:spacing w:after="0" w:line="259" w:lineRule="auto"/>
              <w:ind w:left="66" w:right="0" w:firstLine="0"/>
              <w:jc w:val="left"/>
            </w:pPr>
            <w:r>
              <w:rPr>
                <w:sz w:val="12"/>
              </w:rPr>
              <w:t>(0.00)</w:t>
            </w:r>
          </w:p>
        </w:tc>
      </w:tr>
      <w:tr w:rsidR="001742B9" w14:paraId="3CF1EE9B" w14:textId="77777777">
        <w:trPr>
          <w:trHeight w:val="139"/>
        </w:trPr>
        <w:tc>
          <w:tcPr>
            <w:tcW w:w="4367" w:type="dxa"/>
            <w:tcBorders>
              <w:top w:val="nil"/>
              <w:left w:val="nil"/>
              <w:bottom w:val="nil"/>
              <w:right w:val="nil"/>
            </w:tcBorders>
          </w:tcPr>
          <w:p w:rsidR="001742B9" w:rsidRDefault="00256ADB" w14:paraId="4787488E" w14:textId="77777777">
            <w:pPr>
              <w:spacing w:after="0" w:line="259" w:lineRule="auto"/>
              <w:ind w:left="88" w:right="0" w:firstLine="0"/>
              <w:jc w:val="left"/>
            </w:pPr>
            <w:r>
              <w:rPr>
                <w:sz w:val="12"/>
              </w:rPr>
              <w:t>Income: No income sources</w:t>
            </w:r>
          </w:p>
        </w:tc>
        <w:tc>
          <w:tcPr>
            <w:tcW w:w="485" w:type="dxa"/>
            <w:tcBorders>
              <w:top w:val="nil"/>
              <w:left w:val="nil"/>
              <w:bottom w:val="nil"/>
              <w:right w:val="nil"/>
            </w:tcBorders>
          </w:tcPr>
          <w:p w:rsidR="001742B9" w:rsidRDefault="00256ADB" w14:paraId="2BF75378" w14:textId="77777777">
            <w:pPr>
              <w:spacing w:after="0" w:line="259" w:lineRule="auto"/>
              <w:ind w:left="48" w:right="0" w:firstLine="0"/>
              <w:jc w:val="left"/>
            </w:pPr>
            <w:r>
              <w:rPr>
                <w:sz w:val="12"/>
              </w:rPr>
              <w:t>0.11</w:t>
            </w:r>
          </w:p>
        </w:tc>
        <w:tc>
          <w:tcPr>
            <w:tcW w:w="599" w:type="dxa"/>
            <w:tcBorders>
              <w:top w:val="nil"/>
              <w:left w:val="nil"/>
              <w:bottom w:val="nil"/>
              <w:right w:val="nil"/>
            </w:tcBorders>
          </w:tcPr>
          <w:p w:rsidR="001742B9" w:rsidRDefault="00256ADB" w14:paraId="4A49DAF1" w14:textId="77777777">
            <w:pPr>
              <w:spacing w:after="0" w:line="259" w:lineRule="auto"/>
              <w:ind w:left="105" w:right="0" w:firstLine="0"/>
              <w:jc w:val="left"/>
            </w:pPr>
            <w:r>
              <w:rPr>
                <w:sz w:val="12"/>
              </w:rPr>
              <w:t>0.07</w:t>
            </w:r>
          </w:p>
        </w:tc>
        <w:tc>
          <w:tcPr>
            <w:tcW w:w="582" w:type="dxa"/>
            <w:tcBorders>
              <w:top w:val="nil"/>
              <w:left w:val="nil"/>
              <w:bottom w:val="nil"/>
              <w:right w:val="nil"/>
            </w:tcBorders>
          </w:tcPr>
          <w:p w:rsidR="001742B9" w:rsidRDefault="00256ADB" w14:paraId="0E6119CF" w14:textId="77777777">
            <w:pPr>
              <w:spacing w:after="0" w:line="259" w:lineRule="auto"/>
              <w:ind w:right="0" w:firstLine="0"/>
              <w:jc w:val="left"/>
            </w:pPr>
            <w:r>
              <w:rPr>
                <w:sz w:val="12"/>
              </w:rPr>
              <w:t>-0.05**</w:t>
            </w:r>
          </w:p>
        </w:tc>
        <w:tc>
          <w:tcPr>
            <w:tcW w:w="493" w:type="dxa"/>
            <w:tcBorders>
              <w:top w:val="nil"/>
              <w:left w:val="nil"/>
              <w:bottom w:val="nil"/>
              <w:right w:val="nil"/>
            </w:tcBorders>
          </w:tcPr>
          <w:p w:rsidR="001742B9" w:rsidRDefault="00256ADB" w14:paraId="3E27CDE6" w14:textId="77777777">
            <w:pPr>
              <w:spacing w:after="0" w:line="259" w:lineRule="auto"/>
              <w:ind w:left="48" w:right="0" w:firstLine="0"/>
              <w:jc w:val="left"/>
            </w:pPr>
            <w:r>
              <w:rPr>
                <w:sz w:val="12"/>
              </w:rPr>
              <w:t>0.17</w:t>
            </w:r>
          </w:p>
        </w:tc>
        <w:tc>
          <w:tcPr>
            <w:tcW w:w="591" w:type="dxa"/>
            <w:tcBorders>
              <w:top w:val="nil"/>
              <w:left w:val="nil"/>
              <w:bottom w:val="nil"/>
              <w:right w:val="nil"/>
            </w:tcBorders>
          </w:tcPr>
          <w:p w:rsidR="001742B9" w:rsidRDefault="00256ADB" w14:paraId="1812D722" w14:textId="77777777">
            <w:pPr>
              <w:spacing w:after="0" w:line="259" w:lineRule="auto"/>
              <w:ind w:left="97" w:right="0" w:firstLine="0"/>
              <w:jc w:val="left"/>
            </w:pPr>
            <w:r>
              <w:rPr>
                <w:sz w:val="12"/>
              </w:rPr>
              <w:t>0.09</w:t>
            </w:r>
          </w:p>
        </w:tc>
        <w:tc>
          <w:tcPr>
            <w:tcW w:w="624" w:type="dxa"/>
            <w:tcBorders>
              <w:top w:val="nil"/>
              <w:left w:val="nil"/>
              <w:bottom w:val="nil"/>
              <w:right w:val="nil"/>
            </w:tcBorders>
          </w:tcPr>
          <w:p w:rsidR="001742B9" w:rsidRDefault="00256ADB" w14:paraId="25D40061" w14:textId="77777777">
            <w:pPr>
              <w:spacing w:after="0" w:line="259" w:lineRule="auto"/>
              <w:ind w:left="0" w:right="0" w:firstLine="0"/>
              <w:jc w:val="left"/>
            </w:pPr>
            <w:r>
              <w:rPr>
                <w:sz w:val="12"/>
              </w:rPr>
              <w:t>-0.08***</w:t>
            </w:r>
          </w:p>
        </w:tc>
        <w:tc>
          <w:tcPr>
            <w:tcW w:w="493" w:type="dxa"/>
            <w:tcBorders>
              <w:top w:val="nil"/>
              <w:left w:val="nil"/>
              <w:bottom w:val="nil"/>
              <w:right w:val="nil"/>
            </w:tcBorders>
          </w:tcPr>
          <w:p w:rsidR="001742B9" w:rsidRDefault="00256ADB" w14:paraId="511F5896" w14:textId="77777777">
            <w:pPr>
              <w:spacing w:after="0" w:line="259" w:lineRule="auto"/>
              <w:ind w:left="48" w:right="0" w:firstLine="0"/>
              <w:jc w:val="left"/>
            </w:pPr>
            <w:r>
              <w:rPr>
                <w:sz w:val="12"/>
              </w:rPr>
              <w:t>0.01</w:t>
            </w:r>
          </w:p>
        </w:tc>
        <w:tc>
          <w:tcPr>
            <w:tcW w:w="591" w:type="dxa"/>
            <w:tcBorders>
              <w:top w:val="nil"/>
              <w:left w:val="nil"/>
              <w:bottom w:val="nil"/>
              <w:right w:val="nil"/>
            </w:tcBorders>
          </w:tcPr>
          <w:p w:rsidR="001742B9" w:rsidRDefault="00256ADB" w14:paraId="3A965A0B" w14:textId="77777777">
            <w:pPr>
              <w:spacing w:after="0" w:line="259" w:lineRule="auto"/>
              <w:ind w:left="97" w:right="0" w:firstLine="0"/>
              <w:jc w:val="left"/>
            </w:pPr>
            <w:r>
              <w:rPr>
                <w:sz w:val="12"/>
              </w:rPr>
              <w:t>0.01</w:t>
            </w:r>
          </w:p>
        </w:tc>
        <w:tc>
          <w:tcPr>
            <w:tcW w:w="536" w:type="dxa"/>
            <w:tcBorders>
              <w:top w:val="nil"/>
              <w:left w:val="nil"/>
              <w:bottom w:val="nil"/>
              <w:right w:val="nil"/>
            </w:tcBorders>
          </w:tcPr>
          <w:p w:rsidR="001742B9" w:rsidRDefault="00256ADB" w14:paraId="350932E3" w14:textId="77777777">
            <w:pPr>
              <w:spacing w:after="0" w:line="259" w:lineRule="auto"/>
              <w:ind w:left="93" w:right="0" w:firstLine="0"/>
              <w:jc w:val="left"/>
            </w:pPr>
            <w:r>
              <w:rPr>
                <w:sz w:val="12"/>
              </w:rPr>
              <w:t>-0.00</w:t>
            </w:r>
          </w:p>
        </w:tc>
      </w:tr>
      <w:tr w:rsidR="001742B9" w14:paraId="11ED3CCE" w14:textId="77777777">
        <w:trPr>
          <w:trHeight w:val="139"/>
        </w:trPr>
        <w:tc>
          <w:tcPr>
            <w:tcW w:w="4367" w:type="dxa"/>
            <w:tcBorders>
              <w:top w:val="nil"/>
              <w:left w:val="nil"/>
              <w:bottom w:val="nil"/>
              <w:right w:val="nil"/>
            </w:tcBorders>
          </w:tcPr>
          <w:p w:rsidR="001742B9" w:rsidRDefault="001742B9" w14:paraId="285B765E"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57D8C79E" w14:textId="77777777">
            <w:pPr>
              <w:spacing w:after="0" w:line="259" w:lineRule="auto"/>
              <w:ind w:left="0" w:right="0" w:firstLine="0"/>
              <w:jc w:val="left"/>
            </w:pPr>
            <w:r>
              <w:rPr>
                <w:sz w:val="12"/>
              </w:rPr>
              <w:t>(0.32)</w:t>
            </w:r>
          </w:p>
        </w:tc>
        <w:tc>
          <w:tcPr>
            <w:tcW w:w="599" w:type="dxa"/>
            <w:tcBorders>
              <w:top w:val="nil"/>
              <w:left w:val="nil"/>
              <w:bottom w:val="nil"/>
              <w:right w:val="nil"/>
            </w:tcBorders>
          </w:tcPr>
          <w:p w:rsidR="001742B9" w:rsidRDefault="00256ADB" w14:paraId="326EDF93" w14:textId="77777777">
            <w:pPr>
              <w:spacing w:after="0" w:line="259" w:lineRule="auto"/>
              <w:ind w:left="57" w:right="0" w:firstLine="0"/>
              <w:jc w:val="left"/>
            </w:pPr>
            <w:r>
              <w:rPr>
                <w:sz w:val="12"/>
              </w:rPr>
              <w:t>(0.25)</w:t>
            </w:r>
          </w:p>
        </w:tc>
        <w:tc>
          <w:tcPr>
            <w:tcW w:w="582" w:type="dxa"/>
            <w:tcBorders>
              <w:top w:val="nil"/>
              <w:left w:val="nil"/>
              <w:bottom w:val="nil"/>
              <w:right w:val="nil"/>
            </w:tcBorders>
          </w:tcPr>
          <w:p w:rsidR="001742B9" w:rsidRDefault="00256ADB" w14:paraId="6283E8CF" w14:textId="77777777">
            <w:pPr>
              <w:spacing w:after="0" w:line="259" w:lineRule="auto"/>
              <w:ind w:left="45" w:right="0" w:firstLine="0"/>
              <w:jc w:val="left"/>
            </w:pPr>
            <w:r>
              <w:rPr>
                <w:sz w:val="12"/>
              </w:rPr>
              <w:t>(0.01)</w:t>
            </w:r>
          </w:p>
        </w:tc>
        <w:tc>
          <w:tcPr>
            <w:tcW w:w="493" w:type="dxa"/>
            <w:tcBorders>
              <w:top w:val="nil"/>
              <w:left w:val="nil"/>
              <w:bottom w:val="nil"/>
              <w:right w:val="nil"/>
            </w:tcBorders>
          </w:tcPr>
          <w:p w:rsidR="001742B9" w:rsidRDefault="00256ADB" w14:paraId="7987484E" w14:textId="77777777">
            <w:pPr>
              <w:spacing w:after="0" w:line="259" w:lineRule="auto"/>
              <w:ind w:left="0" w:right="0" w:firstLine="0"/>
              <w:jc w:val="left"/>
            </w:pPr>
            <w:r>
              <w:rPr>
                <w:sz w:val="12"/>
              </w:rPr>
              <w:t>(0.37)</w:t>
            </w:r>
          </w:p>
        </w:tc>
        <w:tc>
          <w:tcPr>
            <w:tcW w:w="591" w:type="dxa"/>
            <w:tcBorders>
              <w:top w:val="nil"/>
              <w:left w:val="nil"/>
              <w:bottom w:val="nil"/>
              <w:right w:val="nil"/>
            </w:tcBorders>
          </w:tcPr>
          <w:p w:rsidR="001742B9" w:rsidRDefault="00256ADB" w14:paraId="55EDC2E2" w14:textId="77777777">
            <w:pPr>
              <w:spacing w:after="0" w:line="259" w:lineRule="auto"/>
              <w:ind w:left="49" w:right="0" w:firstLine="0"/>
              <w:jc w:val="left"/>
            </w:pPr>
            <w:r>
              <w:rPr>
                <w:sz w:val="12"/>
              </w:rPr>
              <w:t>(0.29)</w:t>
            </w:r>
          </w:p>
        </w:tc>
        <w:tc>
          <w:tcPr>
            <w:tcW w:w="624" w:type="dxa"/>
            <w:tcBorders>
              <w:top w:val="nil"/>
              <w:left w:val="nil"/>
              <w:bottom w:val="nil"/>
              <w:right w:val="nil"/>
            </w:tcBorders>
          </w:tcPr>
          <w:p w:rsidR="001742B9" w:rsidRDefault="00256ADB" w14:paraId="1D5A3D2F" w14:textId="77777777">
            <w:pPr>
              <w:spacing w:after="0" w:line="259" w:lineRule="auto"/>
              <w:ind w:left="66" w:right="0" w:firstLine="0"/>
              <w:jc w:val="left"/>
            </w:pPr>
            <w:r>
              <w:rPr>
                <w:sz w:val="12"/>
              </w:rPr>
              <w:t>(0.00)</w:t>
            </w:r>
          </w:p>
        </w:tc>
        <w:tc>
          <w:tcPr>
            <w:tcW w:w="493" w:type="dxa"/>
            <w:tcBorders>
              <w:top w:val="nil"/>
              <w:left w:val="nil"/>
              <w:bottom w:val="nil"/>
              <w:right w:val="nil"/>
            </w:tcBorders>
          </w:tcPr>
          <w:p w:rsidR="001742B9" w:rsidRDefault="00256ADB" w14:paraId="29E9E8D3" w14:textId="77777777">
            <w:pPr>
              <w:spacing w:after="0" w:line="259" w:lineRule="auto"/>
              <w:ind w:left="0" w:right="0" w:firstLine="0"/>
              <w:jc w:val="left"/>
            </w:pPr>
            <w:r>
              <w:rPr>
                <w:sz w:val="12"/>
              </w:rPr>
              <w:t>(0.12)</w:t>
            </w:r>
          </w:p>
        </w:tc>
        <w:tc>
          <w:tcPr>
            <w:tcW w:w="591" w:type="dxa"/>
            <w:tcBorders>
              <w:top w:val="nil"/>
              <w:left w:val="nil"/>
              <w:bottom w:val="nil"/>
              <w:right w:val="nil"/>
            </w:tcBorders>
          </w:tcPr>
          <w:p w:rsidR="001742B9" w:rsidRDefault="00256ADB" w14:paraId="0D95BBB3" w14:textId="77777777">
            <w:pPr>
              <w:spacing w:after="0" w:line="259" w:lineRule="auto"/>
              <w:ind w:left="49" w:right="0" w:firstLine="0"/>
              <w:jc w:val="left"/>
            </w:pPr>
            <w:r>
              <w:rPr>
                <w:sz w:val="12"/>
              </w:rPr>
              <w:t>(0.11)</w:t>
            </w:r>
          </w:p>
        </w:tc>
        <w:tc>
          <w:tcPr>
            <w:tcW w:w="536" w:type="dxa"/>
            <w:tcBorders>
              <w:top w:val="nil"/>
              <w:left w:val="nil"/>
              <w:bottom w:val="nil"/>
              <w:right w:val="nil"/>
            </w:tcBorders>
          </w:tcPr>
          <w:p w:rsidR="001742B9" w:rsidRDefault="00256ADB" w14:paraId="444E7BB9" w14:textId="77777777">
            <w:pPr>
              <w:spacing w:after="0" w:line="259" w:lineRule="auto"/>
              <w:ind w:left="66" w:right="0" w:firstLine="0"/>
              <w:jc w:val="left"/>
            </w:pPr>
            <w:r>
              <w:rPr>
                <w:sz w:val="12"/>
              </w:rPr>
              <w:t>(0.94)</w:t>
            </w:r>
          </w:p>
        </w:tc>
      </w:tr>
      <w:tr w:rsidR="001742B9" w14:paraId="1C9430C5" w14:textId="77777777">
        <w:trPr>
          <w:trHeight w:val="139"/>
        </w:trPr>
        <w:tc>
          <w:tcPr>
            <w:tcW w:w="4367" w:type="dxa"/>
            <w:tcBorders>
              <w:top w:val="nil"/>
              <w:left w:val="nil"/>
              <w:bottom w:val="nil"/>
              <w:right w:val="nil"/>
            </w:tcBorders>
          </w:tcPr>
          <w:p w:rsidR="001742B9" w:rsidRDefault="00256ADB" w14:paraId="55426115" w14:textId="77777777">
            <w:pPr>
              <w:spacing w:after="0" w:line="259" w:lineRule="auto"/>
              <w:ind w:left="88" w:right="0" w:firstLine="0"/>
              <w:jc w:val="left"/>
            </w:pPr>
            <w:r>
              <w:rPr>
                <w:sz w:val="12"/>
              </w:rPr>
              <w:t xml:space="preserve">Income Source: Skilled waged labor, pension, </w:t>
            </w:r>
            <w:proofErr w:type="gramStart"/>
            <w:r>
              <w:rPr>
                <w:sz w:val="12"/>
              </w:rPr>
              <w:t>business</w:t>
            </w:r>
            <w:proofErr w:type="gramEnd"/>
            <w:r>
              <w:rPr>
                <w:sz w:val="12"/>
              </w:rPr>
              <w:t xml:space="preserve"> and ag production</w:t>
            </w:r>
          </w:p>
        </w:tc>
        <w:tc>
          <w:tcPr>
            <w:tcW w:w="485" w:type="dxa"/>
            <w:tcBorders>
              <w:top w:val="nil"/>
              <w:left w:val="nil"/>
              <w:bottom w:val="nil"/>
              <w:right w:val="nil"/>
            </w:tcBorders>
          </w:tcPr>
          <w:p w:rsidR="001742B9" w:rsidRDefault="00256ADB" w14:paraId="6E934FF2" w14:textId="77777777">
            <w:pPr>
              <w:spacing w:after="0" w:line="259" w:lineRule="auto"/>
              <w:ind w:left="48" w:right="0" w:firstLine="0"/>
              <w:jc w:val="left"/>
            </w:pPr>
            <w:r>
              <w:rPr>
                <w:sz w:val="12"/>
              </w:rPr>
              <w:t>0.36</w:t>
            </w:r>
          </w:p>
        </w:tc>
        <w:tc>
          <w:tcPr>
            <w:tcW w:w="599" w:type="dxa"/>
            <w:tcBorders>
              <w:top w:val="nil"/>
              <w:left w:val="nil"/>
              <w:bottom w:val="nil"/>
              <w:right w:val="nil"/>
            </w:tcBorders>
          </w:tcPr>
          <w:p w:rsidR="001742B9" w:rsidRDefault="00256ADB" w14:paraId="246EF7A5" w14:textId="77777777">
            <w:pPr>
              <w:spacing w:after="0" w:line="259" w:lineRule="auto"/>
              <w:ind w:left="105" w:right="0" w:firstLine="0"/>
              <w:jc w:val="left"/>
            </w:pPr>
            <w:r>
              <w:rPr>
                <w:sz w:val="12"/>
              </w:rPr>
              <w:t>0.30</w:t>
            </w:r>
          </w:p>
        </w:tc>
        <w:tc>
          <w:tcPr>
            <w:tcW w:w="582" w:type="dxa"/>
            <w:tcBorders>
              <w:top w:val="nil"/>
              <w:left w:val="nil"/>
              <w:bottom w:val="nil"/>
              <w:right w:val="nil"/>
            </w:tcBorders>
          </w:tcPr>
          <w:p w:rsidR="001742B9" w:rsidRDefault="00256ADB" w14:paraId="501F2AAA" w14:textId="77777777">
            <w:pPr>
              <w:spacing w:after="0" w:line="259" w:lineRule="auto"/>
              <w:ind w:left="41" w:right="0" w:firstLine="0"/>
              <w:jc w:val="left"/>
            </w:pPr>
            <w:r>
              <w:rPr>
                <w:sz w:val="12"/>
              </w:rPr>
              <w:t>-0.06*</w:t>
            </w:r>
          </w:p>
        </w:tc>
        <w:tc>
          <w:tcPr>
            <w:tcW w:w="493" w:type="dxa"/>
            <w:tcBorders>
              <w:top w:val="nil"/>
              <w:left w:val="nil"/>
              <w:bottom w:val="nil"/>
              <w:right w:val="nil"/>
            </w:tcBorders>
          </w:tcPr>
          <w:p w:rsidR="001742B9" w:rsidRDefault="00256ADB" w14:paraId="56B49EA9" w14:textId="77777777">
            <w:pPr>
              <w:spacing w:after="0" w:line="259" w:lineRule="auto"/>
              <w:ind w:left="48" w:right="0" w:firstLine="0"/>
              <w:jc w:val="left"/>
            </w:pPr>
            <w:r>
              <w:rPr>
                <w:sz w:val="12"/>
              </w:rPr>
              <w:t>0.35</w:t>
            </w:r>
          </w:p>
        </w:tc>
        <w:tc>
          <w:tcPr>
            <w:tcW w:w="591" w:type="dxa"/>
            <w:tcBorders>
              <w:top w:val="nil"/>
              <w:left w:val="nil"/>
              <w:bottom w:val="nil"/>
              <w:right w:val="nil"/>
            </w:tcBorders>
          </w:tcPr>
          <w:p w:rsidR="001742B9" w:rsidRDefault="00256ADB" w14:paraId="6A37B09A" w14:textId="77777777">
            <w:pPr>
              <w:spacing w:after="0" w:line="259" w:lineRule="auto"/>
              <w:ind w:left="97" w:right="0" w:firstLine="0"/>
              <w:jc w:val="left"/>
            </w:pPr>
            <w:r>
              <w:rPr>
                <w:sz w:val="12"/>
              </w:rPr>
              <w:t>0.41</w:t>
            </w:r>
          </w:p>
        </w:tc>
        <w:tc>
          <w:tcPr>
            <w:tcW w:w="624" w:type="dxa"/>
            <w:tcBorders>
              <w:top w:val="nil"/>
              <w:left w:val="nil"/>
              <w:bottom w:val="nil"/>
              <w:right w:val="nil"/>
            </w:tcBorders>
          </w:tcPr>
          <w:p w:rsidR="001742B9" w:rsidRDefault="00256ADB" w14:paraId="757F03C5" w14:textId="77777777">
            <w:pPr>
              <w:spacing w:after="0" w:line="259" w:lineRule="auto"/>
              <w:ind w:left="83" w:right="0" w:firstLine="0"/>
              <w:jc w:val="left"/>
            </w:pPr>
            <w:r>
              <w:rPr>
                <w:sz w:val="12"/>
              </w:rPr>
              <w:t>0.07*</w:t>
            </w:r>
          </w:p>
        </w:tc>
        <w:tc>
          <w:tcPr>
            <w:tcW w:w="493" w:type="dxa"/>
            <w:tcBorders>
              <w:top w:val="nil"/>
              <w:left w:val="nil"/>
              <w:bottom w:val="nil"/>
              <w:right w:val="nil"/>
            </w:tcBorders>
          </w:tcPr>
          <w:p w:rsidR="001742B9" w:rsidRDefault="00256ADB" w14:paraId="24C09820" w14:textId="77777777">
            <w:pPr>
              <w:spacing w:after="0" w:line="259" w:lineRule="auto"/>
              <w:ind w:left="48" w:right="0" w:firstLine="0"/>
              <w:jc w:val="left"/>
            </w:pPr>
            <w:r>
              <w:rPr>
                <w:sz w:val="12"/>
              </w:rPr>
              <w:t>0.66</w:t>
            </w:r>
          </w:p>
        </w:tc>
        <w:tc>
          <w:tcPr>
            <w:tcW w:w="591" w:type="dxa"/>
            <w:tcBorders>
              <w:top w:val="nil"/>
              <w:left w:val="nil"/>
              <w:bottom w:val="nil"/>
              <w:right w:val="nil"/>
            </w:tcBorders>
          </w:tcPr>
          <w:p w:rsidR="001742B9" w:rsidRDefault="00256ADB" w14:paraId="0B98CB56" w14:textId="77777777">
            <w:pPr>
              <w:spacing w:after="0" w:line="259" w:lineRule="auto"/>
              <w:ind w:left="97" w:right="0" w:firstLine="0"/>
              <w:jc w:val="left"/>
            </w:pPr>
            <w:r>
              <w:rPr>
                <w:sz w:val="12"/>
              </w:rPr>
              <w:t>0.54</w:t>
            </w:r>
          </w:p>
        </w:tc>
        <w:tc>
          <w:tcPr>
            <w:tcW w:w="536" w:type="dxa"/>
            <w:tcBorders>
              <w:top w:val="nil"/>
              <w:left w:val="nil"/>
              <w:bottom w:val="nil"/>
              <w:right w:val="nil"/>
            </w:tcBorders>
          </w:tcPr>
          <w:p w:rsidR="001742B9" w:rsidRDefault="00256ADB" w14:paraId="7FBD4F32" w14:textId="77777777">
            <w:pPr>
              <w:spacing w:after="0" w:line="259" w:lineRule="auto"/>
              <w:ind w:left="62" w:right="0" w:firstLine="0"/>
              <w:jc w:val="left"/>
            </w:pPr>
            <w:r>
              <w:rPr>
                <w:sz w:val="12"/>
              </w:rPr>
              <w:t>-0.12*</w:t>
            </w:r>
          </w:p>
        </w:tc>
      </w:tr>
      <w:tr w:rsidR="001742B9" w14:paraId="651CDE67" w14:textId="77777777">
        <w:trPr>
          <w:trHeight w:val="139"/>
        </w:trPr>
        <w:tc>
          <w:tcPr>
            <w:tcW w:w="4367" w:type="dxa"/>
            <w:tcBorders>
              <w:top w:val="nil"/>
              <w:left w:val="nil"/>
              <w:bottom w:val="nil"/>
              <w:right w:val="nil"/>
            </w:tcBorders>
          </w:tcPr>
          <w:p w:rsidR="001742B9" w:rsidRDefault="001742B9" w14:paraId="7C1FB5ED"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6793466C" w14:textId="77777777">
            <w:pPr>
              <w:spacing w:after="0" w:line="259" w:lineRule="auto"/>
              <w:ind w:left="0" w:right="0" w:firstLine="0"/>
              <w:jc w:val="left"/>
            </w:pPr>
            <w:r>
              <w:rPr>
                <w:sz w:val="12"/>
              </w:rPr>
              <w:t>(0.48)</w:t>
            </w:r>
          </w:p>
        </w:tc>
        <w:tc>
          <w:tcPr>
            <w:tcW w:w="599" w:type="dxa"/>
            <w:tcBorders>
              <w:top w:val="nil"/>
              <w:left w:val="nil"/>
              <w:bottom w:val="nil"/>
              <w:right w:val="nil"/>
            </w:tcBorders>
          </w:tcPr>
          <w:p w:rsidR="001742B9" w:rsidRDefault="00256ADB" w14:paraId="18018AB5" w14:textId="77777777">
            <w:pPr>
              <w:spacing w:after="0" w:line="259" w:lineRule="auto"/>
              <w:ind w:left="57" w:right="0" w:firstLine="0"/>
              <w:jc w:val="left"/>
            </w:pPr>
            <w:r>
              <w:rPr>
                <w:sz w:val="12"/>
              </w:rPr>
              <w:t>(0.46)</w:t>
            </w:r>
          </w:p>
        </w:tc>
        <w:tc>
          <w:tcPr>
            <w:tcW w:w="582" w:type="dxa"/>
            <w:tcBorders>
              <w:top w:val="nil"/>
              <w:left w:val="nil"/>
              <w:bottom w:val="nil"/>
              <w:right w:val="nil"/>
            </w:tcBorders>
          </w:tcPr>
          <w:p w:rsidR="001742B9" w:rsidRDefault="00256ADB" w14:paraId="0E3303B2" w14:textId="77777777">
            <w:pPr>
              <w:spacing w:after="0" w:line="259" w:lineRule="auto"/>
              <w:ind w:left="45" w:right="0" w:firstLine="0"/>
              <w:jc w:val="left"/>
            </w:pPr>
            <w:r>
              <w:rPr>
                <w:sz w:val="12"/>
              </w:rPr>
              <w:t>(0.05)</w:t>
            </w:r>
          </w:p>
        </w:tc>
        <w:tc>
          <w:tcPr>
            <w:tcW w:w="493" w:type="dxa"/>
            <w:tcBorders>
              <w:top w:val="nil"/>
              <w:left w:val="nil"/>
              <w:bottom w:val="nil"/>
              <w:right w:val="nil"/>
            </w:tcBorders>
          </w:tcPr>
          <w:p w:rsidR="001742B9" w:rsidRDefault="00256ADB" w14:paraId="56217125" w14:textId="77777777">
            <w:pPr>
              <w:spacing w:after="0" w:line="259" w:lineRule="auto"/>
              <w:ind w:left="0" w:right="0" w:firstLine="0"/>
              <w:jc w:val="left"/>
            </w:pPr>
            <w:r>
              <w:rPr>
                <w:sz w:val="12"/>
              </w:rPr>
              <w:t>(0.48)</w:t>
            </w:r>
          </w:p>
        </w:tc>
        <w:tc>
          <w:tcPr>
            <w:tcW w:w="591" w:type="dxa"/>
            <w:tcBorders>
              <w:top w:val="nil"/>
              <w:left w:val="nil"/>
              <w:bottom w:val="nil"/>
              <w:right w:val="nil"/>
            </w:tcBorders>
          </w:tcPr>
          <w:p w:rsidR="001742B9" w:rsidRDefault="00256ADB" w14:paraId="5BFE7C18" w14:textId="77777777">
            <w:pPr>
              <w:spacing w:after="0" w:line="259" w:lineRule="auto"/>
              <w:ind w:left="49" w:right="0" w:firstLine="0"/>
              <w:jc w:val="left"/>
            </w:pPr>
            <w:r>
              <w:rPr>
                <w:sz w:val="12"/>
              </w:rPr>
              <w:t>(0.49)</w:t>
            </w:r>
          </w:p>
        </w:tc>
        <w:tc>
          <w:tcPr>
            <w:tcW w:w="624" w:type="dxa"/>
            <w:tcBorders>
              <w:top w:val="nil"/>
              <w:left w:val="nil"/>
              <w:bottom w:val="nil"/>
              <w:right w:val="nil"/>
            </w:tcBorders>
          </w:tcPr>
          <w:p w:rsidR="001742B9" w:rsidRDefault="00256ADB" w14:paraId="4CEB94E3" w14:textId="77777777">
            <w:pPr>
              <w:spacing w:after="0" w:line="259" w:lineRule="auto"/>
              <w:ind w:left="66" w:right="0" w:firstLine="0"/>
              <w:jc w:val="left"/>
            </w:pPr>
            <w:r>
              <w:rPr>
                <w:sz w:val="12"/>
              </w:rPr>
              <w:t>(0.01)</w:t>
            </w:r>
          </w:p>
        </w:tc>
        <w:tc>
          <w:tcPr>
            <w:tcW w:w="493" w:type="dxa"/>
            <w:tcBorders>
              <w:top w:val="nil"/>
              <w:left w:val="nil"/>
              <w:bottom w:val="nil"/>
              <w:right w:val="nil"/>
            </w:tcBorders>
          </w:tcPr>
          <w:p w:rsidR="001742B9" w:rsidRDefault="00256ADB" w14:paraId="04BB9F16" w14:textId="77777777">
            <w:pPr>
              <w:spacing w:after="0" w:line="259" w:lineRule="auto"/>
              <w:ind w:left="0" w:right="0" w:firstLine="0"/>
              <w:jc w:val="left"/>
            </w:pPr>
            <w:r>
              <w:rPr>
                <w:sz w:val="12"/>
              </w:rPr>
              <w:t>(0.47)</w:t>
            </w:r>
          </w:p>
        </w:tc>
        <w:tc>
          <w:tcPr>
            <w:tcW w:w="591" w:type="dxa"/>
            <w:tcBorders>
              <w:top w:val="nil"/>
              <w:left w:val="nil"/>
              <w:bottom w:val="nil"/>
              <w:right w:val="nil"/>
            </w:tcBorders>
          </w:tcPr>
          <w:p w:rsidR="001742B9" w:rsidRDefault="00256ADB" w14:paraId="2CD2C192" w14:textId="77777777">
            <w:pPr>
              <w:spacing w:after="0" w:line="259" w:lineRule="auto"/>
              <w:ind w:left="49" w:right="0" w:firstLine="0"/>
              <w:jc w:val="left"/>
            </w:pPr>
            <w:r>
              <w:rPr>
                <w:sz w:val="12"/>
              </w:rPr>
              <w:t>(0.50)</w:t>
            </w:r>
          </w:p>
        </w:tc>
        <w:tc>
          <w:tcPr>
            <w:tcW w:w="536" w:type="dxa"/>
            <w:tcBorders>
              <w:top w:val="nil"/>
              <w:left w:val="nil"/>
              <w:bottom w:val="nil"/>
              <w:right w:val="nil"/>
            </w:tcBorders>
          </w:tcPr>
          <w:p w:rsidR="001742B9" w:rsidRDefault="00256ADB" w14:paraId="2C58C8D2" w14:textId="77777777">
            <w:pPr>
              <w:spacing w:after="0" w:line="259" w:lineRule="auto"/>
              <w:ind w:left="66" w:right="0" w:firstLine="0"/>
              <w:jc w:val="left"/>
            </w:pPr>
            <w:r>
              <w:rPr>
                <w:sz w:val="12"/>
              </w:rPr>
              <w:t>(0.01)</w:t>
            </w:r>
          </w:p>
        </w:tc>
      </w:tr>
      <w:tr w:rsidR="001742B9" w14:paraId="48F83111" w14:textId="77777777">
        <w:trPr>
          <w:trHeight w:val="139"/>
        </w:trPr>
        <w:tc>
          <w:tcPr>
            <w:tcW w:w="4367" w:type="dxa"/>
            <w:tcBorders>
              <w:top w:val="nil"/>
              <w:left w:val="nil"/>
              <w:bottom w:val="nil"/>
              <w:right w:val="nil"/>
            </w:tcBorders>
          </w:tcPr>
          <w:p w:rsidR="001742B9" w:rsidRDefault="00256ADB" w14:paraId="1F8D0583" w14:textId="77777777">
            <w:pPr>
              <w:spacing w:after="0" w:line="259" w:lineRule="auto"/>
              <w:ind w:left="88" w:right="0" w:firstLine="0"/>
              <w:jc w:val="left"/>
            </w:pPr>
            <w:r>
              <w:rPr>
                <w:sz w:val="12"/>
              </w:rPr>
              <w:t>Income Source: Unskilled waged labor, remittances, and street selling</w:t>
            </w:r>
          </w:p>
        </w:tc>
        <w:tc>
          <w:tcPr>
            <w:tcW w:w="485" w:type="dxa"/>
            <w:tcBorders>
              <w:top w:val="nil"/>
              <w:left w:val="nil"/>
              <w:bottom w:val="nil"/>
              <w:right w:val="nil"/>
            </w:tcBorders>
          </w:tcPr>
          <w:p w:rsidR="001742B9" w:rsidRDefault="00256ADB" w14:paraId="0019423E" w14:textId="77777777">
            <w:pPr>
              <w:spacing w:after="0" w:line="259" w:lineRule="auto"/>
              <w:ind w:left="48" w:right="0" w:firstLine="0"/>
              <w:jc w:val="left"/>
            </w:pPr>
            <w:r>
              <w:rPr>
                <w:sz w:val="12"/>
              </w:rPr>
              <w:t>0.52</w:t>
            </w:r>
          </w:p>
        </w:tc>
        <w:tc>
          <w:tcPr>
            <w:tcW w:w="599" w:type="dxa"/>
            <w:tcBorders>
              <w:top w:val="nil"/>
              <w:left w:val="nil"/>
              <w:bottom w:val="nil"/>
              <w:right w:val="nil"/>
            </w:tcBorders>
          </w:tcPr>
          <w:p w:rsidR="001742B9" w:rsidRDefault="00256ADB" w14:paraId="640EFB38" w14:textId="77777777">
            <w:pPr>
              <w:spacing w:after="0" w:line="259" w:lineRule="auto"/>
              <w:ind w:left="105" w:right="0" w:firstLine="0"/>
              <w:jc w:val="left"/>
            </w:pPr>
            <w:r>
              <w:rPr>
                <w:sz w:val="12"/>
              </w:rPr>
              <w:t>0.63</w:t>
            </w:r>
          </w:p>
        </w:tc>
        <w:tc>
          <w:tcPr>
            <w:tcW w:w="582" w:type="dxa"/>
            <w:tcBorders>
              <w:top w:val="nil"/>
              <w:left w:val="nil"/>
              <w:bottom w:val="nil"/>
              <w:right w:val="nil"/>
            </w:tcBorders>
          </w:tcPr>
          <w:p w:rsidR="001742B9" w:rsidRDefault="00256ADB" w14:paraId="2DC8841D" w14:textId="77777777">
            <w:pPr>
              <w:spacing w:after="0" w:line="259" w:lineRule="auto"/>
              <w:ind w:left="0" w:right="0" w:firstLine="0"/>
              <w:jc w:val="left"/>
            </w:pPr>
            <w:r>
              <w:rPr>
                <w:sz w:val="12"/>
              </w:rPr>
              <w:t>0.10***</w:t>
            </w:r>
          </w:p>
        </w:tc>
        <w:tc>
          <w:tcPr>
            <w:tcW w:w="493" w:type="dxa"/>
            <w:tcBorders>
              <w:top w:val="nil"/>
              <w:left w:val="nil"/>
              <w:bottom w:val="nil"/>
              <w:right w:val="nil"/>
            </w:tcBorders>
          </w:tcPr>
          <w:p w:rsidR="001742B9" w:rsidRDefault="00256ADB" w14:paraId="00811BD0" w14:textId="77777777">
            <w:pPr>
              <w:spacing w:after="0" w:line="259" w:lineRule="auto"/>
              <w:ind w:left="48" w:right="0" w:firstLine="0"/>
              <w:jc w:val="left"/>
            </w:pPr>
            <w:r>
              <w:rPr>
                <w:sz w:val="12"/>
              </w:rPr>
              <w:t>0.49</w:t>
            </w:r>
          </w:p>
        </w:tc>
        <w:tc>
          <w:tcPr>
            <w:tcW w:w="591" w:type="dxa"/>
            <w:tcBorders>
              <w:top w:val="nil"/>
              <w:left w:val="nil"/>
              <w:bottom w:val="nil"/>
              <w:right w:val="nil"/>
            </w:tcBorders>
          </w:tcPr>
          <w:p w:rsidR="001742B9" w:rsidRDefault="00256ADB" w14:paraId="7414B4C7" w14:textId="77777777">
            <w:pPr>
              <w:spacing w:after="0" w:line="259" w:lineRule="auto"/>
              <w:ind w:left="97" w:right="0" w:firstLine="0"/>
              <w:jc w:val="left"/>
            </w:pPr>
            <w:r>
              <w:rPr>
                <w:sz w:val="12"/>
              </w:rPr>
              <w:t>0.50</w:t>
            </w:r>
          </w:p>
        </w:tc>
        <w:tc>
          <w:tcPr>
            <w:tcW w:w="624" w:type="dxa"/>
            <w:tcBorders>
              <w:top w:val="nil"/>
              <w:left w:val="nil"/>
              <w:bottom w:val="nil"/>
              <w:right w:val="nil"/>
            </w:tcBorders>
          </w:tcPr>
          <w:p w:rsidR="001742B9" w:rsidRDefault="00256ADB" w14:paraId="59683BAA" w14:textId="77777777">
            <w:pPr>
              <w:spacing w:after="0" w:line="259" w:lineRule="auto"/>
              <w:ind w:left="114" w:right="0" w:firstLine="0"/>
              <w:jc w:val="left"/>
            </w:pPr>
            <w:r>
              <w:rPr>
                <w:sz w:val="12"/>
              </w:rPr>
              <w:t>0.01</w:t>
            </w:r>
          </w:p>
        </w:tc>
        <w:tc>
          <w:tcPr>
            <w:tcW w:w="493" w:type="dxa"/>
            <w:tcBorders>
              <w:top w:val="nil"/>
              <w:left w:val="nil"/>
              <w:bottom w:val="nil"/>
              <w:right w:val="nil"/>
            </w:tcBorders>
          </w:tcPr>
          <w:p w:rsidR="001742B9" w:rsidRDefault="00256ADB" w14:paraId="0EC5DA6D" w14:textId="77777777">
            <w:pPr>
              <w:spacing w:after="0" w:line="259" w:lineRule="auto"/>
              <w:ind w:left="48" w:right="0" w:firstLine="0"/>
              <w:jc w:val="left"/>
            </w:pPr>
            <w:r>
              <w:rPr>
                <w:sz w:val="12"/>
              </w:rPr>
              <w:t>0.32</w:t>
            </w:r>
          </w:p>
        </w:tc>
        <w:tc>
          <w:tcPr>
            <w:tcW w:w="591" w:type="dxa"/>
            <w:tcBorders>
              <w:top w:val="nil"/>
              <w:left w:val="nil"/>
              <w:bottom w:val="nil"/>
              <w:right w:val="nil"/>
            </w:tcBorders>
          </w:tcPr>
          <w:p w:rsidR="001742B9" w:rsidRDefault="00256ADB" w14:paraId="57595021" w14:textId="77777777">
            <w:pPr>
              <w:spacing w:after="0" w:line="259" w:lineRule="auto"/>
              <w:ind w:left="97" w:right="0" w:firstLine="0"/>
              <w:jc w:val="left"/>
            </w:pPr>
            <w:r>
              <w:rPr>
                <w:sz w:val="12"/>
              </w:rPr>
              <w:t>0.45</w:t>
            </w:r>
          </w:p>
        </w:tc>
        <w:tc>
          <w:tcPr>
            <w:tcW w:w="536" w:type="dxa"/>
            <w:tcBorders>
              <w:top w:val="nil"/>
              <w:left w:val="nil"/>
              <w:bottom w:val="nil"/>
              <w:right w:val="nil"/>
            </w:tcBorders>
          </w:tcPr>
          <w:p w:rsidR="001742B9" w:rsidRDefault="00256ADB" w14:paraId="1863D53D" w14:textId="77777777">
            <w:pPr>
              <w:spacing w:after="0" w:line="259" w:lineRule="auto"/>
              <w:ind w:left="83" w:right="0" w:firstLine="0"/>
              <w:jc w:val="left"/>
            </w:pPr>
            <w:r>
              <w:rPr>
                <w:sz w:val="12"/>
              </w:rPr>
              <w:t>0.12*</w:t>
            </w:r>
          </w:p>
        </w:tc>
      </w:tr>
      <w:tr w:rsidR="001742B9" w14:paraId="23F096DE" w14:textId="77777777">
        <w:trPr>
          <w:trHeight w:val="139"/>
        </w:trPr>
        <w:tc>
          <w:tcPr>
            <w:tcW w:w="4367" w:type="dxa"/>
            <w:tcBorders>
              <w:top w:val="nil"/>
              <w:left w:val="nil"/>
              <w:bottom w:val="nil"/>
              <w:right w:val="nil"/>
            </w:tcBorders>
          </w:tcPr>
          <w:p w:rsidR="001742B9" w:rsidRDefault="001742B9" w14:paraId="747F43F2"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515E94E6" w14:textId="77777777">
            <w:pPr>
              <w:spacing w:after="0" w:line="259" w:lineRule="auto"/>
              <w:ind w:left="0" w:right="0" w:firstLine="0"/>
              <w:jc w:val="left"/>
            </w:pPr>
            <w:r>
              <w:rPr>
                <w:sz w:val="12"/>
              </w:rPr>
              <w:t>(0.50)</w:t>
            </w:r>
          </w:p>
        </w:tc>
        <w:tc>
          <w:tcPr>
            <w:tcW w:w="599" w:type="dxa"/>
            <w:tcBorders>
              <w:top w:val="nil"/>
              <w:left w:val="nil"/>
              <w:bottom w:val="nil"/>
              <w:right w:val="nil"/>
            </w:tcBorders>
          </w:tcPr>
          <w:p w:rsidR="001742B9" w:rsidRDefault="00256ADB" w14:paraId="34830A4E" w14:textId="77777777">
            <w:pPr>
              <w:spacing w:after="0" w:line="259" w:lineRule="auto"/>
              <w:ind w:left="57" w:right="0" w:firstLine="0"/>
              <w:jc w:val="left"/>
            </w:pPr>
            <w:r>
              <w:rPr>
                <w:sz w:val="12"/>
              </w:rPr>
              <w:t>(0.48)</w:t>
            </w:r>
          </w:p>
        </w:tc>
        <w:tc>
          <w:tcPr>
            <w:tcW w:w="582" w:type="dxa"/>
            <w:tcBorders>
              <w:top w:val="nil"/>
              <w:left w:val="nil"/>
              <w:bottom w:val="nil"/>
              <w:right w:val="nil"/>
            </w:tcBorders>
          </w:tcPr>
          <w:p w:rsidR="001742B9" w:rsidRDefault="00256ADB" w14:paraId="222F2881" w14:textId="77777777">
            <w:pPr>
              <w:spacing w:after="0" w:line="259" w:lineRule="auto"/>
              <w:ind w:left="45" w:right="0" w:firstLine="0"/>
              <w:jc w:val="left"/>
            </w:pPr>
            <w:r>
              <w:rPr>
                <w:sz w:val="12"/>
              </w:rPr>
              <w:t>(0.00)</w:t>
            </w:r>
          </w:p>
        </w:tc>
        <w:tc>
          <w:tcPr>
            <w:tcW w:w="493" w:type="dxa"/>
            <w:tcBorders>
              <w:top w:val="nil"/>
              <w:left w:val="nil"/>
              <w:bottom w:val="nil"/>
              <w:right w:val="nil"/>
            </w:tcBorders>
          </w:tcPr>
          <w:p w:rsidR="001742B9" w:rsidRDefault="00256ADB" w14:paraId="0631B25C" w14:textId="77777777">
            <w:pPr>
              <w:spacing w:after="0" w:line="259" w:lineRule="auto"/>
              <w:ind w:left="0" w:right="0" w:firstLine="0"/>
              <w:jc w:val="left"/>
            </w:pPr>
            <w:r>
              <w:rPr>
                <w:sz w:val="12"/>
              </w:rPr>
              <w:t>(0.50)</w:t>
            </w:r>
          </w:p>
        </w:tc>
        <w:tc>
          <w:tcPr>
            <w:tcW w:w="591" w:type="dxa"/>
            <w:tcBorders>
              <w:top w:val="nil"/>
              <w:left w:val="nil"/>
              <w:bottom w:val="nil"/>
              <w:right w:val="nil"/>
            </w:tcBorders>
          </w:tcPr>
          <w:p w:rsidR="001742B9" w:rsidRDefault="00256ADB" w14:paraId="3B943090" w14:textId="77777777">
            <w:pPr>
              <w:spacing w:after="0" w:line="259" w:lineRule="auto"/>
              <w:ind w:left="49" w:right="0" w:firstLine="0"/>
              <w:jc w:val="left"/>
            </w:pPr>
            <w:r>
              <w:rPr>
                <w:sz w:val="12"/>
              </w:rPr>
              <w:t>(0.50)</w:t>
            </w:r>
          </w:p>
        </w:tc>
        <w:tc>
          <w:tcPr>
            <w:tcW w:w="624" w:type="dxa"/>
            <w:tcBorders>
              <w:top w:val="nil"/>
              <w:left w:val="nil"/>
              <w:bottom w:val="nil"/>
              <w:right w:val="nil"/>
            </w:tcBorders>
          </w:tcPr>
          <w:p w:rsidR="001742B9" w:rsidRDefault="00256ADB" w14:paraId="3F17E68B" w14:textId="77777777">
            <w:pPr>
              <w:spacing w:after="0" w:line="259" w:lineRule="auto"/>
              <w:ind w:left="66" w:right="0" w:firstLine="0"/>
              <w:jc w:val="left"/>
            </w:pPr>
            <w:r>
              <w:rPr>
                <w:sz w:val="12"/>
              </w:rPr>
              <w:t>(0.71)</w:t>
            </w:r>
          </w:p>
        </w:tc>
        <w:tc>
          <w:tcPr>
            <w:tcW w:w="493" w:type="dxa"/>
            <w:tcBorders>
              <w:top w:val="nil"/>
              <w:left w:val="nil"/>
              <w:bottom w:val="nil"/>
              <w:right w:val="nil"/>
            </w:tcBorders>
          </w:tcPr>
          <w:p w:rsidR="001742B9" w:rsidRDefault="00256ADB" w14:paraId="12F4415C" w14:textId="77777777">
            <w:pPr>
              <w:spacing w:after="0" w:line="259" w:lineRule="auto"/>
              <w:ind w:left="0" w:right="0" w:firstLine="0"/>
              <w:jc w:val="left"/>
            </w:pPr>
            <w:r>
              <w:rPr>
                <w:sz w:val="12"/>
              </w:rPr>
              <w:t>(0.47)</w:t>
            </w:r>
          </w:p>
        </w:tc>
        <w:tc>
          <w:tcPr>
            <w:tcW w:w="591" w:type="dxa"/>
            <w:tcBorders>
              <w:top w:val="nil"/>
              <w:left w:val="nil"/>
              <w:bottom w:val="nil"/>
              <w:right w:val="nil"/>
            </w:tcBorders>
          </w:tcPr>
          <w:p w:rsidR="001742B9" w:rsidRDefault="00256ADB" w14:paraId="3F7C1840" w14:textId="77777777">
            <w:pPr>
              <w:spacing w:after="0" w:line="259" w:lineRule="auto"/>
              <w:ind w:left="49" w:right="0" w:firstLine="0"/>
              <w:jc w:val="left"/>
            </w:pPr>
            <w:r>
              <w:rPr>
                <w:sz w:val="12"/>
              </w:rPr>
              <w:t>(0.50)</w:t>
            </w:r>
          </w:p>
        </w:tc>
        <w:tc>
          <w:tcPr>
            <w:tcW w:w="536" w:type="dxa"/>
            <w:tcBorders>
              <w:top w:val="nil"/>
              <w:left w:val="nil"/>
              <w:bottom w:val="nil"/>
              <w:right w:val="nil"/>
            </w:tcBorders>
          </w:tcPr>
          <w:p w:rsidR="001742B9" w:rsidRDefault="00256ADB" w14:paraId="16BB2113" w14:textId="77777777">
            <w:pPr>
              <w:spacing w:after="0" w:line="259" w:lineRule="auto"/>
              <w:ind w:left="66" w:right="0" w:firstLine="0"/>
              <w:jc w:val="left"/>
            </w:pPr>
            <w:r>
              <w:rPr>
                <w:sz w:val="12"/>
              </w:rPr>
              <w:t>(0.01)</w:t>
            </w:r>
          </w:p>
        </w:tc>
      </w:tr>
      <w:tr w:rsidR="001742B9" w14:paraId="7A16FE7A" w14:textId="77777777">
        <w:trPr>
          <w:trHeight w:val="139"/>
        </w:trPr>
        <w:tc>
          <w:tcPr>
            <w:tcW w:w="4367" w:type="dxa"/>
            <w:tcBorders>
              <w:top w:val="nil"/>
              <w:left w:val="nil"/>
              <w:bottom w:val="nil"/>
              <w:right w:val="nil"/>
            </w:tcBorders>
          </w:tcPr>
          <w:p w:rsidR="001742B9" w:rsidRDefault="00256ADB" w14:paraId="5FD888A1" w14:textId="77777777">
            <w:pPr>
              <w:spacing w:after="0" w:line="259" w:lineRule="auto"/>
              <w:ind w:left="88" w:right="0" w:firstLine="0"/>
              <w:jc w:val="left"/>
            </w:pPr>
            <w:r>
              <w:rPr>
                <w:sz w:val="12"/>
              </w:rPr>
              <w:t>Income Source: None, aid, borrowing, begging, and high-risk activities, etc.</w:t>
            </w:r>
          </w:p>
        </w:tc>
        <w:tc>
          <w:tcPr>
            <w:tcW w:w="485" w:type="dxa"/>
            <w:tcBorders>
              <w:top w:val="nil"/>
              <w:left w:val="nil"/>
              <w:bottom w:val="nil"/>
              <w:right w:val="nil"/>
            </w:tcBorders>
          </w:tcPr>
          <w:p w:rsidR="001742B9" w:rsidRDefault="00256ADB" w14:paraId="10FE7B5B" w14:textId="77777777">
            <w:pPr>
              <w:spacing w:after="0" w:line="259" w:lineRule="auto"/>
              <w:ind w:left="48" w:right="0" w:firstLine="0"/>
              <w:jc w:val="left"/>
            </w:pPr>
            <w:r>
              <w:rPr>
                <w:sz w:val="12"/>
              </w:rPr>
              <w:t>0.02</w:t>
            </w:r>
          </w:p>
        </w:tc>
        <w:tc>
          <w:tcPr>
            <w:tcW w:w="599" w:type="dxa"/>
            <w:tcBorders>
              <w:top w:val="nil"/>
              <w:left w:val="nil"/>
              <w:bottom w:val="nil"/>
              <w:right w:val="nil"/>
            </w:tcBorders>
          </w:tcPr>
          <w:p w:rsidR="001742B9" w:rsidRDefault="00256ADB" w14:paraId="0DCF16FF" w14:textId="77777777">
            <w:pPr>
              <w:spacing w:after="0" w:line="259" w:lineRule="auto"/>
              <w:ind w:left="105" w:right="0" w:firstLine="0"/>
              <w:jc w:val="left"/>
            </w:pPr>
            <w:r>
              <w:rPr>
                <w:sz w:val="12"/>
              </w:rPr>
              <w:t>0.03</w:t>
            </w:r>
          </w:p>
        </w:tc>
        <w:tc>
          <w:tcPr>
            <w:tcW w:w="582" w:type="dxa"/>
            <w:tcBorders>
              <w:top w:val="nil"/>
              <w:left w:val="nil"/>
              <w:bottom w:val="nil"/>
              <w:right w:val="nil"/>
            </w:tcBorders>
          </w:tcPr>
          <w:p w:rsidR="001742B9" w:rsidRDefault="00256ADB" w14:paraId="5CB1EC4F" w14:textId="77777777">
            <w:pPr>
              <w:spacing w:after="0" w:line="259" w:lineRule="auto"/>
              <w:ind w:left="93" w:right="0" w:firstLine="0"/>
              <w:jc w:val="left"/>
            </w:pPr>
            <w:r>
              <w:rPr>
                <w:sz w:val="12"/>
              </w:rPr>
              <w:t>0.01</w:t>
            </w:r>
          </w:p>
        </w:tc>
        <w:tc>
          <w:tcPr>
            <w:tcW w:w="493" w:type="dxa"/>
            <w:tcBorders>
              <w:top w:val="nil"/>
              <w:left w:val="nil"/>
              <w:bottom w:val="nil"/>
              <w:right w:val="nil"/>
            </w:tcBorders>
          </w:tcPr>
          <w:p w:rsidR="001742B9" w:rsidRDefault="00256ADB" w14:paraId="30C36AF7" w14:textId="77777777">
            <w:pPr>
              <w:spacing w:after="0" w:line="259" w:lineRule="auto"/>
              <w:ind w:left="48" w:right="0" w:firstLine="0"/>
              <w:jc w:val="left"/>
            </w:pPr>
            <w:r>
              <w:rPr>
                <w:sz w:val="12"/>
              </w:rPr>
              <w:t>0.13</w:t>
            </w:r>
          </w:p>
        </w:tc>
        <w:tc>
          <w:tcPr>
            <w:tcW w:w="591" w:type="dxa"/>
            <w:tcBorders>
              <w:top w:val="nil"/>
              <w:left w:val="nil"/>
              <w:bottom w:val="nil"/>
              <w:right w:val="nil"/>
            </w:tcBorders>
          </w:tcPr>
          <w:p w:rsidR="001742B9" w:rsidRDefault="00256ADB" w14:paraId="53EB5E85" w14:textId="77777777">
            <w:pPr>
              <w:spacing w:after="0" w:line="259" w:lineRule="auto"/>
              <w:ind w:left="97" w:right="0" w:firstLine="0"/>
              <w:jc w:val="left"/>
            </w:pPr>
            <w:r>
              <w:rPr>
                <w:sz w:val="12"/>
              </w:rPr>
              <w:t>0.08</w:t>
            </w:r>
          </w:p>
        </w:tc>
        <w:tc>
          <w:tcPr>
            <w:tcW w:w="624" w:type="dxa"/>
            <w:tcBorders>
              <w:top w:val="nil"/>
              <w:left w:val="nil"/>
              <w:bottom w:val="nil"/>
              <w:right w:val="nil"/>
            </w:tcBorders>
          </w:tcPr>
          <w:p w:rsidR="001742B9" w:rsidRDefault="00256ADB" w14:paraId="0795F786" w14:textId="77777777">
            <w:pPr>
              <w:spacing w:after="0" w:line="259" w:lineRule="auto"/>
              <w:ind w:left="0" w:right="0" w:firstLine="0"/>
              <w:jc w:val="left"/>
            </w:pPr>
            <w:r>
              <w:rPr>
                <w:sz w:val="12"/>
              </w:rPr>
              <w:t>-0.05***</w:t>
            </w:r>
          </w:p>
        </w:tc>
        <w:tc>
          <w:tcPr>
            <w:tcW w:w="493" w:type="dxa"/>
            <w:tcBorders>
              <w:top w:val="nil"/>
              <w:left w:val="nil"/>
              <w:bottom w:val="nil"/>
              <w:right w:val="nil"/>
            </w:tcBorders>
          </w:tcPr>
          <w:p w:rsidR="001742B9" w:rsidRDefault="00256ADB" w14:paraId="1F45960A" w14:textId="77777777">
            <w:pPr>
              <w:spacing w:after="0" w:line="259" w:lineRule="auto"/>
              <w:ind w:left="48" w:right="0" w:firstLine="0"/>
              <w:jc w:val="left"/>
            </w:pPr>
            <w:r>
              <w:rPr>
                <w:sz w:val="12"/>
              </w:rPr>
              <w:t>0.01</w:t>
            </w:r>
          </w:p>
        </w:tc>
        <w:tc>
          <w:tcPr>
            <w:tcW w:w="591" w:type="dxa"/>
            <w:tcBorders>
              <w:top w:val="nil"/>
              <w:left w:val="nil"/>
              <w:bottom w:val="nil"/>
              <w:right w:val="nil"/>
            </w:tcBorders>
          </w:tcPr>
          <w:p w:rsidR="001742B9" w:rsidRDefault="00256ADB" w14:paraId="4B99C69D" w14:textId="77777777">
            <w:pPr>
              <w:spacing w:after="0" w:line="259" w:lineRule="auto"/>
              <w:ind w:left="97" w:right="0" w:firstLine="0"/>
              <w:jc w:val="left"/>
            </w:pPr>
            <w:r>
              <w:rPr>
                <w:sz w:val="12"/>
              </w:rPr>
              <w:t>0.01</w:t>
            </w:r>
          </w:p>
        </w:tc>
        <w:tc>
          <w:tcPr>
            <w:tcW w:w="536" w:type="dxa"/>
            <w:tcBorders>
              <w:top w:val="nil"/>
              <w:left w:val="nil"/>
              <w:bottom w:val="nil"/>
              <w:right w:val="nil"/>
            </w:tcBorders>
          </w:tcPr>
          <w:p w:rsidR="001742B9" w:rsidRDefault="00256ADB" w14:paraId="65654BBA" w14:textId="77777777">
            <w:pPr>
              <w:spacing w:after="0" w:line="259" w:lineRule="auto"/>
              <w:ind w:left="114" w:right="0" w:firstLine="0"/>
              <w:jc w:val="left"/>
            </w:pPr>
            <w:r>
              <w:rPr>
                <w:sz w:val="12"/>
              </w:rPr>
              <w:t>0.01</w:t>
            </w:r>
          </w:p>
        </w:tc>
      </w:tr>
      <w:tr w:rsidR="001742B9" w14:paraId="02213500" w14:textId="77777777">
        <w:trPr>
          <w:trHeight w:val="143"/>
        </w:trPr>
        <w:tc>
          <w:tcPr>
            <w:tcW w:w="4367" w:type="dxa"/>
            <w:tcBorders>
              <w:top w:val="nil"/>
              <w:left w:val="nil"/>
              <w:bottom w:val="single" w:color="000000" w:sz="2" w:space="0"/>
              <w:right w:val="nil"/>
            </w:tcBorders>
          </w:tcPr>
          <w:p w:rsidR="001742B9" w:rsidRDefault="001742B9" w14:paraId="5F2D7B57" w14:textId="77777777">
            <w:pPr>
              <w:spacing w:after="160" w:line="259" w:lineRule="auto"/>
              <w:ind w:left="0" w:right="0" w:firstLine="0"/>
              <w:jc w:val="left"/>
            </w:pPr>
          </w:p>
        </w:tc>
        <w:tc>
          <w:tcPr>
            <w:tcW w:w="485" w:type="dxa"/>
            <w:tcBorders>
              <w:top w:val="nil"/>
              <w:left w:val="nil"/>
              <w:bottom w:val="single" w:color="000000" w:sz="2" w:space="0"/>
              <w:right w:val="nil"/>
            </w:tcBorders>
          </w:tcPr>
          <w:p w:rsidR="001742B9" w:rsidRDefault="00256ADB" w14:paraId="6EE19D88" w14:textId="77777777">
            <w:pPr>
              <w:spacing w:after="0" w:line="259" w:lineRule="auto"/>
              <w:ind w:left="0" w:right="0" w:firstLine="0"/>
              <w:jc w:val="left"/>
            </w:pPr>
            <w:r>
              <w:rPr>
                <w:sz w:val="12"/>
              </w:rPr>
              <w:t>(0.13)</w:t>
            </w:r>
          </w:p>
        </w:tc>
        <w:tc>
          <w:tcPr>
            <w:tcW w:w="599" w:type="dxa"/>
            <w:tcBorders>
              <w:top w:val="nil"/>
              <w:left w:val="nil"/>
              <w:bottom w:val="single" w:color="000000" w:sz="2" w:space="0"/>
              <w:right w:val="nil"/>
            </w:tcBorders>
          </w:tcPr>
          <w:p w:rsidR="001742B9" w:rsidRDefault="00256ADB" w14:paraId="60655DF2" w14:textId="77777777">
            <w:pPr>
              <w:spacing w:after="0" w:line="259" w:lineRule="auto"/>
              <w:ind w:left="57" w:right="0" w:firstLine="0"/>
              <w:jc w:val="left"/>
            </w:pPr>
            <w:r>
              <w:rPr>
                <w:sz w:val="12"/>
              </w:rPr>
              <w:t>(0.16)</w:t>
            </w:r>
          </w:p>
        </w:tc>
        <w:tc>
          <w:tcPr>
            <w:tcW w:w="582" w:type="dxa"/>
            <w:tcBorders>
              <w:top w:val="nil"/>
              <w:left w:val="nil"/>
              <w:bottom w:val="single" w:color="000000" w:sz="2" w:space="0"/>
              <w:right w:val="nil"/>
            </w:tcBorders>
          </w:tcPr>
          <w:p w:rsidR="001742B9" w:rsidRDefault="00256ADB" w14:paraId="2BD1EA34" w14:textId="77777777">
            <w:pPr>
              <w:spacing w:after="0" w:line="259" w:lineRule="auto"/>
              <w:ind w:left="45" w:right="0" w:firstLine="0"/>
              <w:jc w:val="left"/>
            </w:pPr>
            <w:r>
              <w:rPr>
                <w:sz w:val="12"/>
              </w:rPr>
              <w:t>(0.24)</w:t>
            </w:r>
          </w:p>
        </w:tc>
        <w:tc>
          <w:tcPr>
            <w:tcW w:w="493" w:type="dxa"/>
            <w:tcBorders>
              <w:top w:val="nil"/>
              <w:left w:val="nil"/>
              <w:bottom w:val="single" w:color="000000" w:sz="2" w:space="0"/>
              <w:right w:val="nil"/>
            </w:tcBorders>
          </w:tcPr>
          <w:p w:rsidR="001742B9" w:rsidRDefault="00256ADB" w14:paraId="2F1285D6" w14:textId="77777777">
            <w:pPr>
              <w:spacing w:after="0" w:line="259" w:lineRule="auto"/>
              <w:ind w:left="0" w:right="0" w:firstLine="0"/>
              <w:jc w:val="left"/>
            </w:pPr>
            <w:r>
              <w:rPr>
                <w:sz w:val="12"/>
              </w:rPr>
              <w:t>(0.34)</w:t>
            </w:r>
          </w:p>
        </w:tc>
        <w:tc>
          <w:tcPr>
            <w:tcW w:w="591" w:type="dxa"/>
            <w:tcBorders>
              <w:top w:val="nil"/>
              <w:left w:val="nil"/>
              <w:bottom w:val="single" w:color="000000" w:sz="2" w:space="0"/>
              <w:right w:val="nil"/>
            </w:tcBorders>
          </w:tcPr>
          <w:p w:rsidR="001742B9" w:rsidRDefault="00256ADB" w14:paraId="74A53E60" w14:textId="77777777">
            <w:pPr>
              <w:spacing w:after="0" w:line="259" w:lineRule="auto"/>
              <w:ind w:left="49" w:right="0" w:firstLine="0"/>
              <w:jc w:val="left"/>
            </w:pPr>
            <w:r>
              <w:rPr>
                <w:sz w:val="12"/>
              </w:rPr>
              <w:t>(0.27)</w:t>
            </w:r>
          </w:p>
        </w:tc>
        <w:tc>
          <w:tcPr>
            <w:tcW w:w="624" w:type="dxa"/>
            <w:tcBorders>
              <w:top w:val="nil"/>
              <w:left w:val="nil"/>
              <w:bottom w:val="single" w:color="000000" w:sz="2" w:space="0"/>
              <w:right w:val="nil"/>
            </w:tcBorders>
          </w:tcPr>
          <w:p w:rsidR="001742B9" w:rsidRDefault="00256ADB" w14:paraId="0256EEB3" w14:textId="77777777">
            <w:pPr>
              <w:spacing w:after="0" w:line="259" w:lineRule="auto"/>
              <w:ind w:left="66" w:right="0" w:firstLine="0"/>
              <w:jc w:val="left"/>
            </w:pPr>
            <w:r>
              <w:rPr>
                <w:sz w:val="12"/>
              </w:rPr>
              <w:t>(0.00)</w:t>
            </w:r>
          </w:p>
        </w:tc>
        <w:tc>
          <w:tcPr>
            <w:tcW w:w="493" w:type="dxa"/>
            <w:tcBorders>
              <w:top w:val="nil"/>
              <w:left w:val="nil"/>
              <w:bottom w:val="single" w:color="000000" w:sz="2" w:space="0"/>
              <w:right w:val="nil"/>
            </w:tcBorders>
          </w:tcPr>
          <w:p w:rsidR="001742B9" w:rsidRDefault="00256ADB" w14:paraId="5C100C3D" w14:textId="77777777">
            <w:pPr>
              <w:spacing w:after="0" w:line="259" w:lineRule="auto"/>
              <w:ind w:left="0" w:right="0" w:firstLine="0"/>
              <w:jc w:val="left"/>
            </w:pPr>
            <w:r>
              <w:rPr>
                <w:sz w:val="12"/>
              </w:rPr>
              <w:t>(0.08)</w:t>
            </w:r>
          </w:p>
        </w:tc>
        <w:tc>
          <w:tcPr>
            <w:tcW w:w="591" w:type="dxa"/>
            <w:tcBorders>
              <w:top w:val="nil"/>
              <w:left w:val="nil"/>
              <w:bottom w:val="single" w:color="000000" w:sz="2" w:space="0"/>
              <w:right w:val="nil"/>
            </w:tcBorders>
          </w:tcPr>
          <w:p w:rsidR="001742B9" w:rsidRDefault="00256ADB" w14:paraId="6EB25760" w14:textId="77777777">
            <w:pPr>
              <w:spacing w:after="0" w:line="259" w:lineRule="auto"/>
              <w:ind w:left="49" w:right="0" w:firstLine="0"/>
              <w:jc w:val="left"/>
            </w:pPr>
            <w:r>
              <w:rPr>
                <w:sz w:val="12"/>
              </w:rPr>
              <w:t>(0.11)</w:t>
            </w:r>
          </w:p>
        </w:tc>
        <w:tc>
          <w:tcPr>
            <w:tcW w:w="536" w:type="dxa"/>
            <w:tcBorders>
              <w:top w:val="nil"/>
              <w:left w:val="nil"/>
              <w:bottom w:val="single" w:color="000000" w:sz="2" w:space="0"/>
              <w:right w:val="nil"/>
            </w:tcBorders>
          </w:tcPr>
          <w:p w:rsidR="001742B9" w:rsidRDefault="00256ADB" w14:paraId="4ACEFF33" w14:textId="77777777">
            <w:pPr>
              <w:spacing w:after="0" w:line="259" w:lineRule="auto"/>
              <w:ind w:left="66" w:right="0" w:firstLine="0"/>
              <w:jc w:val="left"/>
            </w:pPr>
            <w:r>
              <w:rPr>
                <w:sz w:val="12"/>
              </w:rPr>
              <w:t>(0.56)</w:t>
            </w:r>
          </w:p>
        </w:tc>
      </w:tr>
      <w:tr w:rsidR="001742B9" w14:paraId="1E7B5D33" w14:textId="77777777">
        <w:trPr>
          <w:trHeight w:val="162"/>
        </w:trPr>
        <w:tc>
          <w:tcPr>
            <w:tcW w:w="4367" w:type="dxa"/>
            <w:tcBorders>
              <w:top w:val="single" w:color="000000" w:sz="2" w:space="0"/>
              <w:left w:val="nil"/>
              <w:bottom w:val="double" w:color="000000" w:sz="2" w:space="0"/>
              <w:right w:val="nil"/>
            </w:tcBorders>
          </w:tcPr>
          <w:p w:rsidR="001742B9" w:rsidRDefault="00256ADB" w14:paraId="4EFB02F0" w14:textId="77777777">
            <w:pPr>
              <w:spacing w:after="0" w:line="259" w:lineRule="auto"/>
              <w:ind w:left="88" w:right="0" w:firstLine="0"/>
              <w:jc w:val="left"/>
            </w:pPr>
            <w:r>
              <w:rPr>
                <w:sz w:val="12"/>
              </w:rPr>
              <w:t>Observations</w:t>
            </w:r>
          </w:p>
        </w:tc>
        <w:tc>
          <w:tcPr>
            <w:tcW w:w="485" w:type="dxa"/>
            <w:tcBorders>
              <w:top w:val="single" w:color="000000" w:sz="2" w:space="0"/>
              <w:left w:val="nil"/>
              <w:bottom w:val="double" w:color="000000" w:sz="2" w:space="0"/>
              <w:right w:val="nil"/>
            </w:tcBorders>
          </w:tcPr>
          <w:p w:rsidR="001742B9" w:rsidRDefault="00256ADB" w14:paraId="0EAC850A" w14:textId="77777777">
            <w:pPr>
              <w:spacing w:after="0" w:line="259" w:lineRule="auto"/>
              <w:ind w:left="66" w:right="0" w:firstLine="0"/>
              <w:jc w:val="left"/>
            </w:pPr>
            <w:r>
              <w:rPr>
                <w:sz w:val="12"/>
              </w:rPr>
              <w:t>610</w:t>
            </w:r>
          </w:p>
        </w:tc>
        <w:tc>
          <w:tcPr>
            <w:tcW w:w="599" w:type="dxa"/>
            <w:tcBorders>
              <w:top w:val="single" w:color="000000" w:sz="2" w:space="0"/>
              <w:left w:val="nil"/>
              <w:bottom w:val="double" w:color="000000" w:sz="2" w:space="0"/>
              <w:right w:val="nil"/>
            </w:tcBorders>
          </w:tcPr>
          <w:p w:rsidR="001742B9" w:rsidRDefault="00256ADB" w14:paraId="0B787E91" w14:textId="77777777">
            <w:pPr>
              <w:spacing w:after="0" w:line="259" w:lineRule="auto"/>
              <w:ind w:left="122" w:right="0" w:firstLine="0"/>
              <w:jc w:val="left"/>
            </w:pPr>
            <w:r>
              <w:rPr>
                <w:sz w:val="12"/>
              </w:rPr>
              <w:t>483</w:t>
            </w:r>
          </w:p>
        </w:tc>
        <w:tc>
          <w:tcPr>
            <w:tcW w:w="582" w:type="dxa"/>
            <w:tcBorders>
              <w:top w:val="single" w:color="000000" w:sz="2" w:space="0"/>
              <w:left w:val="nil"/>
              <w:bottom w:val="double" w:color="000000" w:sz="2" w:space="0"/>
              <w:right w:val="nil"/>
            </w:tcBorders>
          </w:tcPr>
          <w:p w:rsidR="001742B9" w:rsidRDefault="00256ADB" w14:paraId="289C416A" w14:textId="77777777">
            <w:pPr>
              <w:spacing w:after="0" w:line="259" w:lineRule="auto"/>
              <w:ind w:left="62" w:right="0" w:firstLine="0"/>
              <w:jc w:val="left"/>
            </w:pPr>
            <w:r>
              <w:rPr>
                <w:sz w:val="12"/>
              </w:rPr>
              <w:t>1,093</w:t>
            </w:r>
          </w:p>
        </w:tc>
        <w:tc>
          <w:tcPr>
            <w:tcW w:w="493" w:type="dxa"/>
            <w:tcBorders>
              <w:top w:val="single" w:color="000000" w:sz="2" w:space="0"/>
              <w:left w:val="nil"/>
              <w:bottom w:val="double" w:color="000000" w:sz="2" w:space="0"/>
              <w:right w:val="nil"/>
            </w:tcBorders>
          </w:tcPr>
          <w:p w:rsidR="001742B9" w:rsidRDefault="00256ADB" w14:paraId="0D8656F4" w14:textId="77777777">
            <w:pPr>
              <w:spacing w:after="0" w:line="259" w:lineRule="auto"/>
              <w:ind w:left="65" w:right="0" w:firstLine="0"/>
              <w:jc w:val="left"/>
            </w:pPr>
            <w:r>
              <w:rPr>
                <w:sz w:val="12"/>
              </w:rPr>
              <w:t>760</w:t>
            </w:r>
          </w:p>
        </w:tc>
        <w:tc>
          <w:tcPr>
            <w:tcW w:w="591" w:type="dxa"/>
            <w:tcBorders>
              <w:top w:val="single" w:color="000000" w:sz="2" w:space="0"/>
              <w:left w:val="nil"/>
              <w:bottom w:val="double" w:color="000000" w:sz="2" w:space="0"/>
              <w:right w:val="nil"/>
            </w:tcBorders>
          </w:tcPr>
          <w:p w:rsidR="001742B9" w:rsidRDefault="00256ADB" w14:paraId="75C28124" w14:textId="77777777">
            <w:pPr>
              <w:spacing w:after="0" w:line="259" w:lineRule="auto"/>
              <w:ind w:left="115" w:right="0" w:firstLine="0"/>
              <w:jc w:val="left"/>
            </w:pPr>
            <w:r>
              <w:rPr>
                <w:sz w:val="12"/>
              </w:rPr>
              <w:t>656</w:t>
            </w:r>
          </w:p>
        </w:tc>
        <w:tc>
          <w:tcPr>
            <w:tcW w:w="624" w:type="dxa"/>
            <w:tcBorders>
              <w:top w:val="single" w:color="000000" w:sz="2" w:space="0"/>
              <w:left w:val="nil"/>
              <w:bottom w:val="double" w:color="000000" w:sz="2" w:space="0"/>
              <w:right w:val="nil"/>
            </w:tcBorders>
          </w:tcPr>
          <w:p w:rsidR="001742B9" w:rsidRDefault="00256ADB" w14:paraId="41E12C40" w14:textId="77777777">
            <w:pPr>
              <w:spacing w:after="0" w:line="259" w:lineRule="auto"/>
              <w:ind w:left="83" w:right="0" w:firstLine="0"/>
              <w:jc w:val="left"/>
            </w:pPr>
            <w:r>
              <w:rPr>
                <w:sz w:val="12"/>
              </w:rPr>
              <w:t>1,416</w:t>
            </w:r>
          </w:p>
        </w:tc>
        <w:tc>
          <w:tcPr>
            <w:tcW w:w="493" w:type="dxa"/>
            <w:tcBorders>
              <w:top w:val="single" w:color="000000" w:sz="2" w:space="0"/>
              <w:left w:val="nil"/>
              <w:bottom w:val="double" w:color="000000" w:sz="2" w:space="0"/>
              <w:right w:val="nil"/>
            </w:tcBorders>
          </w:tcPr>
          <w:p w:rsidR="001742B9" w:rsidRDefault="00256ADB" w14:paraId="766B7BEC" w14:textId="77777777">
            <w:pPr>
              <w:spacing w:after="0" w:line="259" w:lineRule="auto"/>
              <w:ind w:left="65" w:right="0" w:firstLine="0"/>
              <w:jc w:val="left"/>
            </w:pPr>
            <w:r>
              <w:rPr>
                <w:sz w:val="12"/>
              </w:rPr>
              <w:t>294</w:t>
            </w:r>
          </w:p>
        </w:tc>
        <w:tc>
          <w:tcPr>
            <w:tcW w:w="591" w:type="dxa"/>
            <w:tcBorders>
              <w:top w:val="single" w:color="000000" w:sz="2" w:space="0"/>
              <w:left w:val="nil"/>
              <w:bottom w:val="double" w:color="000000" w:sz="2" w:space="0"/>
              <w:right w:val="nil"/>
            </w:tcBorders>
          </w:tcPr>
          <w:p w:rsidR="001742B9" w:rsidRDefault="00256ADB" w14:paraId="147E036C" w14:textId="77777777">
            <w:pPr>
              <w:spacing w:after="0" w:line="259" w:lineRule="auto"/>
              <w:ind w:left="115" w:right="0" w:firstLine="0"/>
              <w:jc w:val="left"/>
            </w:pPr>
            <w:r>
              <w:rPr>
                <w:sz w:val="12"/>
              </w:rPr>
              <w:t>157</w:t>
            </w:r>
          </w:p>
        </w:tc>
        <w:tc>
          <w:tcPr>
            <w:tcW w:w="536" w:type="dxa"/>
            <w:tcBorders>
              <w:top w:val="single" w:color="000000" w:sz="2" w:space="0"/>
              <w:left w:val="nil"/>
              <w:bottom w:val="double" w:color="000000" w:sz="2" w:space="0"/>
              <w:right w:val="nil"/>
            </w:tcBorders>
          </w:tcPr>
          <w:p w:rsidR="001742B9" w:rsidRDefault="00256ADB" w14:paraId="41561549" w14:textId="77777777">
            <w:pPr>
              <w:spacing w:after="0" w:line="259" w:lineRule="auto"/>
              <w:ind w:left="131" w:right="0" w:firstLine="0"/>
              <w:jc w:val="left"/>
            </w:pPr>
            <w:r>
              <w:rPr>
                <w:sz w:val="12"/>
              </w:rPr>
              <w:t>451</w:t>
            </w:r>
          </w:p>
        </w:tc>
      </w:tr>
    </w:tbl>
    <w:p w:rsidR="001742B9" w:rsidRDefault="00256ADB" w14:paraId="7DB33288" w14:textId="77777777">
      <w:pPr>
        <w:spacing w:after="83" w:line="259" w:lineRule="auto"/>
        <w:ind w:left="24" w:right="0"/>
        <w:jc w:val="left"/>
      </w:pPr>
      <w:r>
        <w:rPr>
          <w:sz w:val="12"/>
        </w:rPr>
        <w:t>Note: Significance: * p</w:t>
      </w:r>
      <w:r>
        <w:rPr>
          <w:i/>
          <w:sz w:val="12"/>
        </w:rPr>
        <w:t>&lt;</w:t>
      </w:r>
      <w:r>
        <w:rPr>
          <w:sz w:val="12"/>
        </w:rPr>
        <w:t>0.05, ** p</w:t>
      </w:r>
      <w:r>
        <w:rPr>
          <w:i/>
          <w:sz w:val="12"/>
        </w:rPr>
        <w:t>&lt;</w:t>
      </w:r>
      <w:r>
        <w:rPr>
          <w:sz w:val="12"/>
        </w:rPr>
        <w:t>0.01, *** p</w:t>
      </w:r>
      <w:r>
        <w:rPr>
          <w:i/>
          <w:sz w:val="12"/>
        </w:rPr>
        <w:t>&lt;</w:t>
      </w:r>
      <w:r>
        <w:rPr>
          <w:sz w:val="12"/>
        </w:rPr>
        <w:t>0.001.</w:t>
      </w:r>
      <w:r>
        <w:br w:type="page"/>
      </w:r>
    </w:p>
    <w:p w:rsidR="001742B9" w:rsidRDefault="00256ADB" w14:paraId="5EA696C5" w14:textId="77777777">
      <w:pPr>
        <w:pStyle w:val="Heading1"/>
        <w:ind w:left="469" w:hanging="484"/>
      </w:pPr>
      <w:r>
        <w:t>Impact of Form Length on FCS and Expenditure/FES</w:t>
      </w:r>
    </w:p>
    <w:p w:rsidR="001742B9" w:rsidRDefault="00256ADB" w14:paraId="37F2FE13" w14:textId="77777777">
      <w:pPr>
        <w:spacing w:after="342"/>
        <w:ind w:left="-5" w:right="132"/>
      </w:pPr>
      <w:r>
        <w:t>As a secondary objective, the study also tested a modified version of FCS and FES modules. We test an aggregated version (shortened version) against the standard module (long version). We also tested the performance of LCS-EN against LCS-FS modules. This would allow recommendation for the use of the shorter version of the FES module over the phone or in F2F surveys to reduce interviewee fatigue. The results of this section of the study (comparison of short and long (standard model length).</w:t>
      </w:r>
    </w:p>
    <w:p w:rsidR="001742B9" w:rsidRDefault="00256ADB" w14:paraId="0009F812" w14:textId="77777777">
      <w:pPr>
        <w:pStyle w:val="Heading2"/>
        <w:ind w:left="598" w:hanging="613"/>
      </w:pPr>
      <w:r>
        <w:t>FCS Full Subgroup vs. FCS Short</w:t>
      </w:r>
    </w:p>
    <w:p w:rsidR="001742B9" w:rsidRDefault="00256ADB" w14:paraId="197E83DD" w14:textId="77777777">
      <w:pPr>
        <w:spacing w:after="110"/>
        <w:ind w:left="-5" w:right="132"/>
      </w:pPr>
      <w:r>
        <w:t>In terms of FCS (see Table 16), the results are not significantly different between short and long modules in Myanmar and Ecuador except for CAR where the short version significantly overstates food consumption by 4.35 points.</w:t>
      </w:r>
    </w:p>
    <w:p w:rsidR="001742B9" w:rsidRDefault="00256ADB" w14:paraId="2595670A" w14:textId="77777777">
      <w:pPr>
        <w:spacing w:after="0" w:line="259" w:lineRule="auto"/>
        <w:ind w:right="146"/>
        <w:jc w:val="center"/>
      </w:pPr>
      <w:r>
        <w:rPr>
          <w:sz w:val="19"/>
        </w:rPr>
        <w:t>Table 16: Impact of Module Length on FCS Reporting</w:t>
      </w:r>
    </w:p>
    <w:tbl>
      <w:tblPr>
        <w:tblW w:w="9360" w:type="dxa"/>
        <w:tblCellMar>
          <w:top w:w="21" w:type="dxa"/>
          <w:right w:w="102" w:type="dxa"/>
        </w:tblCellMar>
        <w:tblLook w:val="04A0" w:firstRow="1" w:lastRow="0" w:firstColumn="1" w:lastColumn="0" w:noHBand="0" w:noVBand="1"/>
      </w:tblPr>
      <w:tblGrid>
        <w:gridCol w:w="3637"/>
        <w:gridCol w:w="642"/>
        <w:gridCol w:w="643"/>
        <w:gridCol w:w="571"/>
        <w:gridCol w:w="417"/>
        <w:gridCol w:w="226"/>
        <w:gridCol w:w="643"/>
        <w:gridCol w:w="578"/>
        <w:gridCol w:w="615"/>
        <w:gridCol w:w="720"/>
        <w:gridCol w:w="668"/>
      </w:tblGrid>
      <w:tr w:rsidR="001742B9" w14:paraId="4D15EF61" w14:textId="77777777">
        <w:trPr>
          <w:trHeight w:val="184"/>
        </w:trPr>
        <w:tc>
          <w:tcPr>
            <w:tcW w:w="3770" w:type="dxa"/>
            <w:tcBorders>
              <w:top w:val="double" w:color="000000" w:sz="3" w:space="0"/>
              <w:left w:val="nil"/>
              <w:bottom w:val="nil"/>
              <w:right w:val="nil"/>
            </w:tcBorders>
          </w:tcPr>
          <w:p w:rsidR="001742B9" w:rsidRDefault="001742B9" w14:paraId="6F9EC324" w14:textId="77777777">
            <w:pPr>
              <w:spacing w:after="160" w:line="259" w:lineRule="auto"/>
              <w:ind w:left="0" w:right="0" w:firstLine="0"/>
              <w:jc w:val="left"/>
            </w:pPr>
          </w:p>
        </w:tc>
        <w:tc>
          <w:tcPr>
            <w:tcW w:w="2277" w:type="dxa"/>
            <w:gridSpan w:val="4"/>
            <w:tcBorders>
              <w:top w:val="double" w:color="000000" w:sz="3" w:space="0"/>
              <w:left w:val="nil"/>
              <w:bottom w:val="nil"/>
              <w:right w:val="nil"/>
            </w:tcBorders>
          </w:tcPr>
          <w:p w:rsidR="001742B9" w:rsidRDefault="00256ADB" w14:paraId="38B121F2" w14:textId="77777777">
            <w:pPr>
              <w:spacing w:after="0" w:line="259" w:lineRule="auto"/>
              <w:ind w:left="372" w:right="0" w:firstLine="0"/>
              <w:jc w:val="left"/>
            </w:pPr>
            <w:r>
              <w:rPr>
                <w:sz w:val="14"/>
              </w:rPr>
              <w:t>Myanmar F2F</w:t>
            </w:r>
          </w:p>
        </w:tc>
        <w:tc>
          <w:tcPr>
            <w:tcW w:w="1451" w:type="dxa"/>
            <w:gridSpan w:val="3"/>
            <w:tcBorders>
              <w:top w:val="double" w:color="000000" w:sz="3" w:space="0"/>
              <w:left w:val="nil"/>
              <w:bottom w:val="nil"/>
              <w:right w:val="nil"/>
            </w:tcBorders>
          </w:tcPr>
          <w:p w:rsidR="001742B9" w:rsidRDefault="00256ADB" w14:paraId="7E700552" w14:textId="77777777">
            <w:pPr>
              <w:spacing w:after="0" w:line="259" w:lineRule="auto"/>
              <w:ind w:left="0" w:right="0" w:firstLine="0"/>
              <w:jc w:val="left"/>
            </w:pPr>
            <w:r>
              <w:rPr>
                <w:sz w:val="14"/>
              </w:rPr>
              <w:t>Ecuador F2F</w:t>
            </w:r>
          </w:p>
        </w:tc>
        <w:tc>
          <w:tcPr>
            <w:tcW w:w="567" w:type="dxa"/>
            <w:tcBorders>
              <w:top w:val="double" w:color="000000" w:sz="3" w:space="0"/>
              <w:left w:val="nil"/>
              <w:bottom w:val="nil"/>
              <w:right w:val="nil"/>
            </w:tcBorders>
          </w:tcPr>
          <w:p w:rsidR="001742B9" w:rsidRDefault="001742B9" w14:paraId="2A8914C6" w14:textId="77777777">
            <w:pPr>
              <w:spacing w:after="160" w:line="259" w:lineRule="auto"/>
              <w:ind w:left="0" w:right="0" w:firstLine="0"/>
              <w:jc w:val="left"/>
            </w:pPr>
          </w:p>
        </w:tc>
        <w:tc>
          <w:tcPr>
            <w:tcW w:w="1295" w:type="dxa"/>
            <w:gridSpan w:val="2"/>
            <w:tcBorders>
              <w:top w:val="double" w:color="000000" w:sz="3" w:space="0"/>
              <w:left w:val="nil"/>
              <w:bottom w:val="nil"/>
              <w:right w:val="nil"/>
            </w:tcBorders>
          </w:tcPr>
          <w:p w:rsidR="001742B9" w:rsidRDefault="00256ADB" w14:paraId="67EEBEAD" w14:textId="77777777">
            <w:pPr>
              <w:spacing w:after="0" w:line="259" w:lineRule="auto"/>
              <w:ind w:left="0" w:right="0" w:firstLine="0"/>
              <w:jc w:val="left"/>
            </w:pPr>
            <w:r>
              <w:rPr>
                <w:sz w:val="14"/>
              </w:rPr>
              <w:t>CAR F2F</w:t>
            </w:r>
          </w:p>
        </w:tc>
      </w:tr>
      <w:tr w:rsidR="001742B9" w14:paraId="4C214AAF" w14:textId="77777777">
        <w:trPr>
          <w:trHeight w:val="166"/>
        </w:trPr>
        <w:tc>
          <w:tcPr>
            <w:tcW w:w="3770" w:type="dxa"/>
            <w:tcBorders>
              <w:top w:val="nil"/>
              <w:left w:val="nil"/>
              <w:bottom w:val="single" w:color="000000" w:sz="3" w:space="0"/>
              <w:right w:val="nil"/>
            </w:tcBorders>
          </w:tcPr>
          <w:p w:rsidR="001742B9" w:rsidRDefault="00256ADB" w14:paraId="5D8D31BB" w14:textId="77777777">
            <w:pPr>
              <w:spacing w:after="0" w:line="259" w:lineRule="auto"/>
              <w:ind w:left="102" w:right="0" w:firstLine="0"/>
              <w:jc w:val="left"/>
            </w:pPr>
            <w:r>
              <w:rPr>
                <w:sz w:val="14"/>
              </w:rPr>
              <w:t>Variable</w:t>
            </w:r>
          </w:p>
        </w:tc>
        <w:tc>
          <w:tcPr>
            <w:tcW w:w="644" w:type="dxa"/>
            <w:tcBorders>
              <w:top w:val="nil"/>
              <w:left w:val="nil"/>
              <w:bottom w:val="single" w:color="000000" w:sz="3" w:space="0"/>
              <w:right w:val="nil"/>
            </w:tcBorders>
          </w:tcPr>
          <w:p w:rsidR="001742B9" w:rsidRDefault="00256ADB" w14:paraId="0CB9B671" w14:textId="77777777">
            <w:pPr>
              <w:spacing w:after="0" w:line="259" w:lineRule="auto"/>
              <w:ind w:left="63" w:right="0" w:firstLine="0"/>
              <w:jc w:val="left"/>
            </w:pPr>
            <w:r>
              <w:rPr>
                <w:sz w:val="14"/>
              </w:rPr>
              <w:t>Long</w:t>
            </w:r>
          </w:p>
        </w:tc>
        <w:tc>
          <w:tcPr>
            <w:tcW w:w="644" w:type="dxa"/>
            <w:tcBorders>
              <w:top w:val="nil"/>
              <w:left w:val="nil"/>
              <w:bottom w:val="single" w:color="000000" w:sz="3" w:space="0"/>
              <w:right w:val="nil"/>
            </w:tcBorders>
          </w:tcPr>
          <w:p w:rsidR="001742B9" w:rsidRDefault="00256ADB" w14:paraId="4B98C8EB" w14:textId="77777777">
            <w:pPr>
              <w:spacing w:after="0" w:line="259" w:lineRule="auto"/>
              <w:ind w:left="48" w:right="0" w:firstLine="0"/>
              <w:jc w:val="left"/>
            </w:pPr>
            <w:r>
              <w:rPr>
                <w:sz w:val="14"/>
              </w:rPr>
              <w:t>Short</w:t>
            </w:r>
          </w:p>
        </w:tc>
        <w:tc>
          <w:tcPr>
            <w:tcW w:w="572" w:type="dxa"/>
            <w:tcBorders>
              <w:top w:val="nil"/>
              <w:left w:val="nil"/>
              <w:bottom w:val="single" w:color="000000" w:sz="3" w:space="0"/>
              <w:right w:val="nil"/>
            </w:tcBorders>
          </w:tcPr>
          <w:p w:rsidR="001742B9" w:rsidRDefault="00256ADB" w14:paraId="3F60BE3B" w14:textId="77777777">
            <w:pPr>
              <w:spacing w:after="0" w:line="259" w:lineRule="auto"/>
              <w:ind w:left="67" w:right="0" w:firstLine="0"/>
              <w:jc w:val="left"/>
            </w:pPr>
            <w:r>
              <w:rPr>
                <w:sz w:val="14"/>
              </w:rPr>
              <w:t>Diff</w:t>
            </w:r>
          </w:p>
        </w:tc>
        <w:tc>
          <w:tcPr>
            <w:tcW w:w="644" w:type="dxa"/>
            <w:gridSpan w:val="2"/>
            <w:tcBorders>
              <w:top w:val="nil"/>
              <w:left w:val="nil"/>
              <w:bottom w:val="single" w:color="000000" w:sz="3" w:space="0"/>
              <w:right w:val="nil"/>
            </w:tcBorders>
          </w:tcPr>
          <w:p w:rsidR="001742B9" w:rsidRDefault="00256ADB" w14:paraId="7D6EB59F" w14:textId="77777777">
            <w:pPr>
              <w:spacing w:after="0" w:line="259" w:lineRule="auto"/>
              <w:ind w:left="63" w:right="0" w:firstLine="0"/>
              <w:jc w:val="left"/>
            </w:pPr>
            <w:r>
              <w:rPr>
                <w:sz w:val="14"/>
              </w:rPr>
              <w:t>Long</w:t>
            </w:r>
          </w:p>
        </w:tc>
        <w:tc>
          <w:tcPr>
            <w:tcW w:w="644" w:type="dxa"/>
            <w:tcBorders>
              <w:top w:val="nil"/>
              <w:left w:val="nil"/>
              <w:bottom w:val="single" w:color="000000" w:sz="3" w:space="0"/>
              <w:right w:val="nil"/>
            </w:tcBorders>
          </w:tcPr>
          <w:p w:rsidR="001742B9" w:rsidRDefault="00256ADB" w14:paraId="1B3A8CF3" w14:textId="77777777">
            <w:pPr>
              <w:spacing w:after="0" w:line="259" w:lineRule="auto"/>
              <w:ind w:left="48" w:right="0" w:firstLine="0"/>
              <w:jc w:val="left"/>
            </w:pPr>
            <w:r>
              <w:rPr>
                <w:sz w:val="14"/>
              </w:rPr>
              <w:t>Short</w:t>
            </w:r>
          </w:p>
        </w:tc>
        <w:tc>
          <w:tcPr>
            <w:tcW w:w="580" w:type="dxa"/>
            <w:tcBorders>
              <w:top w:val="nil"/>
              <w:left w:val="nil"/>
              <w:bottom w:val="single" w:color="000000" w:sz="3" w:space="0"/>
              <w:right w:val="nil"/>
            </w:tcBorders>
          </w:tcPr>
          <w:p w:rsidR="001742B9" w:rsidRDefault="00256ADB" w14:paraId="303E073E" w14:textId="77777777">
            <w:pPr>
              <w:spacing w:after="0" w:line="259" w:lineRule="auto"/>
              <w:ind w:left="71" w:right="0" w:firstLine="0"/>
              <w:jc w:val="left"/>
            </w:pPr>
            <w:r>
              <w:rPr>
                <w:sz w:val="14"/>
              </w:rPr>
              <w:t>Diff</w:t>
            </w:r>
          </w:p>
        </w:tc>
        <w:tc>
          <w:tcPr>
            <w:tcW w:w="567" w:type="dxa"/>
            <w:tcBorders>
              <w:top w:val="nil"/>
              <w:left w:val="nil"/>
              <w:bottom w:val="single" w:color="000000" w:sz="3" w:space="0"/>
              <w:right w:val="nil"/>
            </w:tcBorders>
          </w:tcPr>
          <w:p w:rsidR="001742B9" w:rsidRDefault="00256ADB" w14:paraId="56A89B81" w14:textId="77777777">
            <w:pPr>
              <w:spacing w:after="0" w:line="259" w:lineRule="auto"/>
              <w:ind w:left="63" w:right="0" w:firstLine="0"/>
              <w:jc w:val="left"/>
            </w:pPr>
            <w:r>
              <w:rPr>
                <w:sz w:val="14"/>
              </w:rPr>
              <w:t>Long</w:t>
            </w:r>
          </w:p>
        </w:tc>
        <w:tc>
          <w:tcPr>
            <w:tcW w:w="721" w:type="dxa"/>
            <w:tcBorders>
              <w:top w:val="nil"/>
              <w:left w:val="nil"/>
              <w:bottom w:val="single" w:color="000000" w:sz="3" w:space="0"/>
              <w:right w:val="nil"/>
            </w:tcBorders>
          </w:tcPr>
          <w:p w:rsidR="001742B9" w:rsidRDefault="00256ADB" w14:paraId="1D6296BB" w14:textId="77777777">
            <w:pPr>
              <w:spacing w:after="0" w:line="259" w:lineRule="auto"/>
              <w:ind w:left="125" w:right="0" w:firstLine="0"/>
              <w:jc w:val="left"/>
            </w:pPr>
            <w:r>
              <w:rPr>
                <w:sz w:val="14"/>
              </w:rPr>
              <w:t>Short</w:t>
            </w:r>
          </w:p>
        </w:tc>
        <w:tc>
          <w:tcPr>
            <w:tcW w:w="574" w:type="dxa"/>
            <w:tcBorders>
              <w:top w:val="nil"/>
              <w:left w:val="nil"/>
              <w:bottom w:val="single" w:color="000000" w:sz="3" w:space="0"/>
              <w:right w:val="nil"/>
            </w:tcBorders>
          </w:tcPr>
          <w:p w:rsidR="001742B9" w:rsidRDefault="00256ADB" w14:paraId="6A3D48DE" w14:textId="77777777">
            <w:pPr>
              <w:spacing w:after="0" w:line="259" w:lineRule="auto"/>
              <w:ind w:left="119" w:right="0" w:firstLine="0"/>
              <w:jc w:val="left"/>
            </w:pPr>
            <w:r>
              <w:rPr>
                <w:sz w:val="14"/>
              </w:rPr>
              <w:t>Diff</w:t>
            </w:r>
          </w:p>
        </w:tc>
      </w:tr>
      <w:tr w:rsidR="001742B9" w14:paraId="00940458" w14:textId="77777777">
        <w:trPr>
          <w:trHeight w:val="163"/>
        </w:trPr>
        <w:tc>
          <w:tcPr>
            <w:tcW w:w="3770" w:type="dxa"/>
            <w:tcBorders>
              <w:top w:val="single" w:color="000000" w:sz="3" w:space="0"/>
              <w:left w:val="nil"/>
              <w:bottom w:val="nil"/>
              <w:right w:val="nil"/>
            </w:tcBorders>
          </w:tcPr>
          <w:p w:rsidR="001742B9" w:rsidRDefault="00256ADB" w14:paraId="343AF3D7" w14:textId="77777777">
            <w:pPr>
              <w:spacing w:after="0" w:line="259" w:lineRule="auto"/>
              <w:ind w:left="102" w:right="0" w:firstLine="0"/>
              <w:jc w:val="left"/>
            </w:pPr>
            <w:r>
              <w:rPr>
                <w:sz w:val="14"/>
              </w:rPr>
              <w:t>Food Consumption Score</w:t>
            </w:r>
          </w:p>
        </w:tc>
        <w:tc>
          <w:tcPr>
            <w:tcW w:w="644" w:type="dxa"/>
            <w:tcBorders>
              <w:top w:val="single" w:color="000000" w:sz="3" w:space="0"/>
              <w:left w:val="nil"/>
              <w:bottom w:val="nil"/>
              <w:right w:val="nil"/>
            </w:tcBorders>
          </w:tcPr>
          <w:p w:rsidR="001742B9" w:rsidRDefault="00256ADB" w14:paraId="54A957E5" w14:textId="77777777">
            <w:pPr>
              <w:spacing w:after="0" w:line="259" w:lineRule="auto"/>
              <w:ind w:left="56" w:right="0" w:firstLine="0"/>
              <w:jc w:val="left"/>
            </w:pPr>
            <w:r>
              <w:rPr>
                <w:sz w:val="14"/>
              </w:rPr>
              <w:t>44.67</w:t>
            </w:r>
          </w:p>
        </w:tc>
        <w:tc>
          <w:tcPr>
            <w:tcW w:w="644" w:type="dxa"/>
            <w:tcBorders>
              <w:top w:val="single" w:color="000000" w:sz="3" w:space="0"/>
              <w:left w:val="nil"/>
              <w:bottom w:val="nil"/>
              <w:right w:val="nil"/>
            </w:tcBorders>
          </w:tcPr>
          <w:p w:rsidR="001742B9" w:rsidRDefault="00256ADB" w14:paraId="7F9DCF65" w14:textId="77777777">
            <w:pPr>
              <w:spacing w:after="0" w:line="259" w:lineRule="auto"/>
              <w:ind w:left="56" w:right="0" w:firstLine="0"/>
              <w:jc w:val="left"/>
            </w:pPr>
            <w:r>
              <w:rPr>
                <w:sz w:val="14"/>
              </w:rPr>
              <w:t>43.96</w:t>
            </w:r>
          </w:p>
        </w:tc>
        <w:tc>
          <w:tcPr>
            <w:tcW w:w="572" w:type="dxa"/>
            <w:tcBorders>
              <w:top w:val="single" w:color="000000" w:sz="3" w:space="0"/>
              <w:left w:val="nil"/>
              <w:bottom w:val="nil"/>
              <w:right w:val="nil"/>
            </w:tcBorders>
          </w:tcPr>
          <w:p w:rsidR="001742B9" w:rsidRDefault="00256ADB" w14:paraId="642A4269" w14:textId="77777777">
            <w:pPr>
              <w:spacing w:after="0" w:line="259" w:lineRule="auto"/>
              <w:ind w:left="32" w:right="0" w:firstLine="0"/>
              <w:jc w:val="left"/>
            </w:pPr>
            <w:r>
              <w:rPr>
                <w:sz w:val="14"/>
              </w:rPr>
              <w:t>-0.71</w:t>
            </w:r>
          </w:p>
        </w:tc>
        <w:tc>
          <w:tcPr>
            <w:tcW w:w="644" w:type="dxa"/>
            <w:gridSpan w:val="2"/>
            <w:tcBorders>
              <w:top w:val="single" w:color="000000" w:sz="3" w:space="0"/>
              <w:left w:val="nil"/>
              <w:bottom w:val="nil"/>
              <w:right w:val="nil"/>
            </w:tcBorders>
          </w:tcPr>
          <w:p w:rsidR="001742B9" w:rsidRDefault="00256ADB" w14:paraId="4442A590" w14:textId="77777777">
            <w:pPr>
              <w:spacing w:after="0" w:line="259" w:lineRule="auto"/>
              <w:ind w:left="56" w:right="0" w:firstLine="0"/>
              <w:jc w:val="left"/>
            </w:pPr>
            <w:r>
              <w:rPr>
                <w:sz w:val="14"/>
              </w:rPr>
              <w:t>46.42</w:t>
            </w:r>
          </w:p>
        </w:tc>
        <w:tc>
          <w:tcPr>
            <w:tcW w:w="644" w:type="dxa"/>
            <w:tcBorders>
              <w:top w:val="single" w:color="000000" w:sz="3" w:space="0"/>
              <w:left w:val="nil"/>
              <w:bottom w:val="nil"/>
              <w:right w:val="nil"/>
            </w:tcBorders>
          </w:tcPr>
          <w:p w:rsidR="001742B9" w:rsidRDefault="00256ADB" w14:paraId="4BD662F9" w14:textId="77777777">
            <w:pPr>
              <w:spacing w:after="0" w:line="259" w:lineRule="auto"/>
              <w:ind w:left="56" w:right="0" w:firstLine="0"/>
              <w:jc w:val="left"/>
            </w:pPr>
            <w:r>
              <w:rPr>
                <w:sz w:val="14"/>
              </w:rPr>
              <w:t>46.16</w:t>
            </w:r>
          </w:p>
        </w:tc>
        <w:tc>
          <w:tcPr>
            <w:tcW w:w="580" w:type="dxa"/>
            <w:tcBorders>
              <w:top w:val="single" w:color="000000" w:sz="3" w:space="0"/>
              <w:left w:val="nil"/>
              <w:bottom w:val="nil"/>
              <w:right w:val="nil"/>
            </w:tcBorders>
          </w:tcPr>
          <w:p w:rsidR="001742B9" w:rsidRDefault="00256ADB" w14:paraId="7A9FC63E" w14:textId="77777777">
            <w:pPr>
              <w:spacing w:after="0" w:line="259" w:lineRule="auto"/>
              <w:ind w:left="36" w:right="0" w:firstLine="0"/>
              <w:jc w:val="left"/>
            </w:pPr>
            <w:r>
              <w:rPr>
                <w:sz w:val="14"/>
              </w:rPr>
              <w:t>-0.26</w:t>
            </w:r>
          </w:p>
        </w:tc>
        <w:tc>
          <w:tcPr>
            <w:tcW w:w="567" w:type="dxa"/>
            <w:tcBorders>
              <w:top w:val="single" w:color="000000" w:sz="3" w:space="0"/>
              <w:left w:val="nil"/>
              <w:bottom w:val="nil"/>
              <w:right w:val="nil"/>
            </w:tcBorders>
          </w:tcPr>
          <w:p w:rsidR="001742B9" w:rsidRDefault="00256ADB" w14:paraId="5E8525EB" w14:textId="77777777">
            <w:pPr>
              <w:spacing w:after="0" w:line="259" w:lineRule="auto"/>
              <w:ind w:left="56" w:right="0" w:firstLine="0"/>
              <w:jc w:val="left"/>
            </w:pPr>
            <w:r>
              <w:rPr>
                <w:sz w:val="14"/>
              </w:rPr>
              <w:t>37.57</w:t>
            </w:r>
          </w:p>
        </w:tc>
        <w:tc>
          <w:tcPr>
            <w:tcW w:w="721" w:type="dxa"/>
            <w:tcBorders>
              <w:top w:val="single" w:color="000000" w:sz="3" w:space="0"/>
              <w:left w:val="nil"/>
              <w:bottom w:val="nil"/>
              <w:right w:val="nil"/>
            </w:tcBorders>
          </w:tcPr>
          <w:p w:rsidR="001742B9" w:rsidRDefault="00256ADB" w14:paraId="350C89B4" w14:textId="77777777">
            <w:pPr>
              <w:spacing w:after="0" w:line="259" w:lineRule="auto"/>
              <w:ind w:left="133" w:right="0" w:firstLine="0"/>
              <w:jc w:val="left"/>
            </w:pPr>
            <w:r>
              <w:rPr>
                <w:sz w:val="14"/>
              </w:rPr>
              <w:t>41.92</w:t>
            </w:r>
          </w:p>
        </w:tc>
        <w:tc>
          <w:tcPr>
            <w:tcW w:w="574" w:type="dxa"/>
            <w:tcBorders>
              <w:top w:val="single" w:color="000000" w:sz="3" w:space="0"/>
              <w:left w:val="nil"/>
              <w:bottom w:val="nil"/>
              <w:right w:val="nil"/>
            </w:tcBorders>
          </w:tcPr>
          <w:p w:rsidR="001742B9" w:rsidRDefault="00256ADB" w14:paraId="3D0B965B" w14:textId="77777777">
            <w:pPr>
              <w:spacing w:after="0" w:line="259" w:lineRule="auto"/>
              <w:ind w:left="72" w:right="0" w:firstLine="0"/>
              <w:jc w:val="left"/>
            </w:pPr>
            <w:r>
              <w:rPr>
                <w:sz w:val="14"/>
              </w:rPr>
              <w:t>4.35*</w:t>
            </w:r>
          </w:p>
        </w:tc>
      </w:tr>
      <w:tr w:rsidR="001742B9" w14:paraId="1E74DEBF" w14:textId="77777777">
        <w:trPr>
          <w:trHeight w:val="161"/>
        </w:trPr>
        <w:tc>
          <w:tcPr>
            <w:tcW w:w="3770" w:type="dxa"/>
            <w:tcBorders>
              <w:top w:val="nil"/>
              <w:left w:val="nil"/>
              <w:bottom w:val="nil"/>
              <w:right w:val="nil"/>
            </w:tcBorders>
          </w:tcPr>
          <w:p w:rsidR="001742B9" w:rsidRDefault="001742B9" w14:paraId="49774AEE"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008277B0" w14:textId="77777777">
            <w:pPr>
              <w:spacing w:after="0" w:line="259" w:lineRule="auto"/>
              <w:ind w:left="0" w:right="0" w:firstLine="0"/>
              <w:jc w:val="left"/>
            </w:pPr>
            <w:r>
              <w:rPr>
                <w:sz w:val="14"/>
              </w:rPr>
              <w:t>(12.47)</w:t>
            </w:r>
          </w:p>
        </w:tc>
        <w:tc>
          <w:tcPr>
            <w:tcW w:w="644" w:type="dxa"/>
            <w:tcBorders>
              <w:top w:val="nil"/>
              <w:left w:val="nil"/>
              <w:bottom w:val="nil"/>
              <w:right w:val="nil"/>
            </w:tcBorders>
          </w:tcPr>
          <w:p w:rsidR="001742B9" w:rsidRDefault="00256ADB" w14:paraId="2836571B" w14:textId="77777777">
            <w:pPr>
              <w:spacing w:after="0" w:line="259" w:lineRule="auto"/>
              <w:ind w:left="0" w:right="0" w:firstLine="0"/>
              <w:jc w:val="left"/>
            </w:pPr>
            <w:r>
              <w:rPr>
                <w:sz w:val="14"/>
              </w:rPr>
              <w:t>(12.27)</w:t>
            </w:r>
          </w:p>
        </w:tc>
        <w:tc>
          <w:tcPr>
            <w:tcW w:w="572" w:type="dxa"/>
            <w:tcBorders>
              <w:top w:val="nil"/>
              <w:left w:val="nil"/>
              <w:bottom w:val="nil"/>
              <w:right w:val="nil"/>
            </w:tcBorders>
          </w:tcPr>
          <w:p w:rsidR="001742B9" w:rsidRDefault="00256ADB" w14:paraId="47B87B2E" w14:textId="77777777">
            <w:pPr>
              <w:spacing w:after="0" w:line="259" w:lineRule="auto"/>
              <w:ind w:left="0" w:right="0" w:firstLine="0"/>
              <w:jc w:val="left"/>
            </w:pPr>
            <w:r>
              <w:rPr>
                <w:sz w:val="14"/>
              </w:rPr>
              <w:t>(0.48)</w:t>
            </w:r>
          </w:p>
        </w:tc>
        <w:tc>
          <w:tcPr>
            <w:tcW w:w="644" w:type="dxa"/>
            <w:gridSpan w:val="2"/>
            <w:tcBorders>
              <w:top w:val="nil"/>
              <w:left w:val="nil"/>
              <w:bottom w:val="nil"/>
              <w:right w:val="nil"/>
            </w:tcBorders>
          </w:tcPr>
          <w:p w:rsidR="001742B9" w:rsidRDefault="00256ADB" w14:paraId="0B5A66EC" w14:textId="77777777">
            <w:pPr>
              <w:spacing w:after="0" w:line="259" w:lineRule="auto"/>
              <w:ind w:left="0" w:right="0" w:firstLine="0"/>
              <w:jc w:val="left"/>
            </w:pPr>
            <w:r>
              <w:rPr>
                <w:sz w:val="14"/>
              </w:rPr>
              <w:t>(21.61)</w:t>
            </w:r>
          </w:p>
        </w:tc>
        <w:tc>
          <w:tcPr>
            <w:tcW w:w="644" w:type="dxa"/>
            <w:tcBorders>
              <w:top w:val="nil"/>
              <w:left w:val="nil"/>
              <w:bottom w:val="nil"/>
              <w:right w:val="nil"/>
            </w:tcBorders>
          </w:tcPr>
          <w:p w:rsidR="001742B9" w:rsidRDefault="00256ADB" w14:paraId="262B2761" w14:textId="77777777">
            <w:pPr>
              <w:spacing w:after="0" w:line="259" w:lineRule="auto"/>
              <w:ind w:left="0" w:right="0" w:firstLine="0"/>
              <w:jc w:val="left"/>
            </w:pPr>
            <w:r>
              <w:rPr>
                <w:sz w:val="14"/>
              </w:rPr>
              <w:t>(21.55)</w:t>
            </w:r>
          </w:p>
        </w:tc>
        <w:tc>
          <w:tcPr>
            <w:tcW w:w="580" w:type="dxa"/>
            <w:tcBorders>
              <w:top w:val="nil"/>
              <w:left w:val="nil"/>
              <w:bottom w:val="nil"/>
              <w:right w:val="nil"/>
            </w:tcBorders>
          </w:tcPr>
          <w:p w:rsidR="001742B9" w:rsidRDefault="00256ADB" w14:paraId="60927E31" w14:textId="77777777">
            <w:pPr>
              <w:spacing w:after="0" w:line="259" w:lineRule="auto"/>
              <w:ind w:left="4" w:right="0" w:firstLine="0"/>
              <w:jc w:val="left"/>
            </w:pPr>
            <w:r>
              <w:rPr>
                <w:sz w:val="14"/>
              </w:rPr>
              <w:t>(0.87)</w:t>
            </w:r>
          </w:p>
        </w:tc>
        <w:tc>
          <w:tcPr>
            <w:tcW w:w="567" w:type="dxa"/>
            <w:tcBorders>
              <w:top w:val="nil"/>
              <w:left w:val="nil"/>
              <w:bottom w:val="nil"/>
              <w:right w:val="nil"/>
            </w:tcBorders>
          </w:tcPr>
          <w:p w:rsidR="001742B9" w:rsidRDefault="00256ADB" w14:paraId="6F00025A" w14:textId="77777777">
            <w:pPr>
              <w:spacing w:after="0" w:line="259" w:lineRule="auto"/>
              <w:ind w:left="0" w:right="0" w:firstLine="0"/>
              <w:jc w:val="left"/>
            </w:pPr>
            <w:r>
              <w:rPr>
                <w:sz w:val="14"/>
              </w:rPr>
              <w:t>(16.98)</w:t>
            </w:r>
          </w:p>
        </w:tc>
        <w:tc>
          <w:tcPr>
            <w:tcW w:w="721" w:type="dxa"/>
            <w:tcBorders>
              <w:top w:val="nil"/>
              <w:left w:val="nil"/>
              <w:bottom w:val="nil"/>
              <w:right w:val="nil"/>
            </w:tcBorders>
          </w:tcPr>
          <w:p w:rsidR="001742B9" w:rsidRDefault="00256ADB" w14:paraId="6E672DC1" w14:textId="77777777">
            <w:pPr>
              <w:spacing w:after="0" w:line="259" w:lineRule="auto"/>
              <w:ind w:left="77" w:right="0" w:firstLine="0"/>
              <w:jc w:val="left"/>
            </w:pPr>
            <w:r>
              <w:rPr>
                <w:sz w:val="14"/>
              </w:rPr>
              <w:t>(17.95)</w:t>
            </w:r>
          </w:p>
        </w:tc>
        <w:tc>
          <w:tcPr>
            <w:tcW w:w="574" w:type="dxa"/>
            <w:tcBorders>
              <w:top w:val="nil"/>
              <w:left w:val="nil"/>
              <w:bottom w:val="nil"/>
              <w:right w:val="nil"/>
            </w:tcBorders>
          </w:tcPr>
          <w:p w:rsidR="001742B9" w:rsidRDefault="00256ADB" w14:paraId="07533715" w14:textId="77777777">
            <w:pPr>
              <w:spacing w:after="0" w:line="259" w:lineRule="auto"/>
              <w:ind w:left="52" w:right="0" w:firstLine="0"/>
              <w:jc w:val="left"/>
            </w:pPr>
            <w:r>
              <w:rPr>
                <w:sz w:val="14"/>
              </w:rPr>
              <w:t>(0.03)</w:t>
            </w:r>
          </w:p>
        </w:tc>
      </w:tr>
      <w:tr w:rsidR="001742B9" w14:paraId="0486674F" w14:textId="77777777">
        <w:trPr>
          <w:trHeight w:val="161"/>
        </w:trPr>
        <w:tc>
          <w:tcPr>
            <w:tcW w:w="3770" w:type="dxa"/>
            <w:tcBorders>
              <w:top w:val="nil"/>
              <w:left w:val="nil"/>
              <w:bottom w:val="nil"/>
              <w:right w:val="nil"/>
            </w:tcBorders>
          </w:tcPr>
          <w:p w:rsidR="001742B9" w:rsidRDefault="00256ADB" w14:paraId="04920F1F" w14:textId="77777777">
            <w:pPr>
              <w:spacing w:after="0" w:line="259" w:lineRule="auto"/>
              <w:ind w:left="102" w:right="0" w:firstLine="0"/>
              <w:jc w:val="left"/>
            </w:pPr>
            <w:r>
              <w:rPr>
                <w:sz w:val="14"/>
              </w:rPr>
              <w:t>FCS: Acceptable</w:t>
            </w:r>
          </w:p>
        </w:tc>
        <w:tc>
          <w:tcPr>
            <w:tcW w:w="644" w:type="dxa"/>
            <w:tcBorders>
              <w:top w:val="nil"/>
              <w:left w:val="nil"/>
              <w:bottom w:val="nil"/>
              <w:right w:val="nil"/>
            </w:tcBorders>
          </w:tcPr>
          <w:p w:rsidR="001742B9" w:rsidRDefault="00256ADB" w14:paraId="725AC18B" w14:textId="77777777">
            <w:pPr>
              <w:spacing w:after="0" w:line="259" w:lineRule="auto"/>
              <w:ind w:left="92" w:right="0" w:firstLine="0"/>
              <w:jc w:val="left"/>
            </w:pPr>
            <w:r>
              <w:rPr>
                <w:sz w:val="14"/>
              </w:rPr>
              <w:t>0.54</w:t>
            </w:r>
          </w:p>
        </w:tc>
        <w:tc>
          <w:tcPr>
            <w:tcW w:w="644" w:type="dxa"/>
            <w:tcBorders>
              <w:top w:val="nil"/>
              <w:left w:val="nil"/>
              <w:bottom w:val="nil"/>
              <w:right w:val="nil"/>
            </w:tcBorders>
          </w:tcPr>
          <w:p w:rsidR="001742B9" w:rsidRDefault="00256ADB" w14:paraId="1EBFF4EC" w14:textId="77777777">
            <w:pPr>
              <w:spacing w:after="0" w:line="259" w:lineRule="auto"/>
              <w:ind w:left="92" w:right="0" w:firstLine="0"/>
              <w:jc w:val="left"/>
            </w:pPr>
            <w:r>
              <w:rPr>
                <w:sz w:val="14"/>
              </w:rPr>
              <w:t>0.53</w:t>
            </w:r>
          </w:p>
        </w:tc>
        <w:tc>
          <w:tcPr>
            <w:tcW w:w="572" w:type="dxa"/>
            <w:tcBorders>
              <w:top w:val="nil"/>
              <w:left w:val="nil"/>
              <w:bottom w:val="nil"/>
              <w:right w:val="nil"/>
            </w:tcBorders>
          </w:tcPr>
          <w:p w:rsidR="001742B9" w:rsidRDefault="00256ADB" w14:paraId="4523CC23" w14:textId="77777777">
            <w:pPr>
              <w:spacing w:after="0" w:line="259" w:lineRule="auto"/>
              <w:ind w:left="32" w:right="0" w:firstLine="0"/>
              <w:jc w:val="left"/>
            </w:pPr>
            <w:r>
              <w:rPr>
                <w:sz w:val="14"/>
              </w:rPr>
              <w:t>-0.02</w:t>
            </w:r>
          </w:p>
        </w:tc>
        <w:tc>
          <w:tcPr>
            <w:tcW w:w="644" w:type="dxa"/>
            <w:gridSpan w:val="2"/>
            <w:tcBorders>
              <w:top w:val="nil"/>
              <w:left w:val="nil"/>
              <w:bottom w:val="nil"/>
              <w:right w:val="nil"/>
            </w:tcBorders>
          </w:tcPr>
          <w:p w:rsidR="001742B9" w:rsidRDefault="00256ADB" w14:paraId="095B42B8" w14:textId="77777777">
            <w:pPr>
              <w:spacing w:after="0" w:line="259" w:lineRule="auto"/>
              <w:ind w:left="92" w:right="0" w:firstLine="0"/>
              <w:jc w:val="left"/>
            </w:pPr>
            <w:r>
              <w:rPr>
                <w:sz w:val="14"/>
              </w:rPr>
              <w:t>0.54</w:t>
            </w:r>
          </w:p>
        </w:tc>
        <w:tc>
          <w:tcPr>
            <w:tcW w:w="644" w:type="dxa"/>
            <w:tcBorders>
              <w:top w:val="nil"/>
              <w:left w:val="nil"/>
              <w:bottom w:val="nil"/>
              <w:right w:val="nil"/>
            </w:tcBorders>
          </w:tcPr>
          <w:p w:rsidR="001742B9" w:rsidRDefault="00256ADB" w14:paraId="0D1B44D2" w14:textId="77777777">
            <w:pPr>
              <w:spacing w:after="0" w:line="259" w:lineRule="auto"/>
              <w:ind w:left="92" w:right="0" w:firstLine="0"/>
              <w:jc w:val="left"/>
            </w:pPr>
            <w:r>
              <w:rPr>
                <w:sz w:val="14"/>
              </w:rPr>
              <w:t>0.53</w:t>
            </w:r>
          </w:p>
        </w:tc>
        <w:tc>
          <w:tcPr>
            <w:tcW w:w="580" w:type="dxa"/>
            <w:tcBorders>
              <w:top w:val="nil"/>
              <w:left w:val="nil"/>
              <w:bottom w:val="nil"/>
              <w:right w:val="nil"/>
            </w:tcBorders>
          </w:tcPr>
          <w:p w:rsidR="001742B9" w:rsidRDefault="00256ADB" w14:paraId="6A2BD3B3" w14:textId="77777777">
            <w:pPr>
              <w:spacing w:after="0" w:line="259" w:lineRule="auto"/>
              <w:ind w:left="36" w:right="0" w:firstLine="0"/>
              <w:jc w:val="left"/>
            </w:pPr>
            <w:r>
              <w:rPr>
                <w:sz w:val="14"/>
              </w:rPr>
              <w:t>-0.02</w:t>
            </w:r>
          </w:p>
        </w:tc>
        <w:tc>
          <w:tcPr>
            <w:tcW w:w="567" w:type="dxa"/>
            <w:tcBorders>
              <w:top w:val="nil"/>
              <w:left w:val="nil"/>
              <w:bottom w:val="nil"/>
              <w:right w:val="nil"/>
            </w:tcBorders>
          </w:tcPr>
          <w:p w:rsidR="001742B9" w:rsidRDefault="00256ADB" w14:paraId="2E6568B3" w14:textId="77777777">
            <w:pPr>
              <w:spacing w:after="0" w:line="259" w:lineRule="auto"/>
              <w:ind w:left="92" w:right="0" w:firstLine="0"/>
              <w:jc w:val="left"/>
            </w:pPr>
            <w:r>
              <w:rPr>
                <w:sz w:val="14"/>
              </w:rPr>
              <w:t>0.32</w:t>
            </w:r>
          </w:p>
        </w:tc>
        <w:tc>
          <w:tcPr>
            <w:tcW w:w="721" w:type="dxa"/>
            <w:tcBorders>
              <w:top w:val="nil"/>
              <w:left w:val="nil"/>
              <w:bottom w:val="nil"/>
              <w:right w:val="nil"/>
            </w:tcBorders>
          </w:tcPr>
          <w:p w:rsidR="001742B9" w:rsidRDefault="00256ADB" w14:paraId="036E595F" w14:textId="77777777">
            <w:pPr>
              <w:spacing w:after="0" w:line="259" w:lineRule="auto"/>
              <w:ind w:left="169" w:right="0" w:firstLine="0"/>
              <w:jc w:val="left"/>
            </w:pPr>
            <w:r>
              <w:rPr>
                <w:sz w:val="14"/>
              </w:rPr>
              <w:t>0.48</w:t>
            </w:r>
          </w:p>
        </w:tc>
        <w:tc>
          <w:tcPr>
            <w:tcW w:w="574" w:type="dxa"/>
            <w:tcBorders>
              <w:top w:val="nil"/>
              <w:left w:val="nil"/>
              <w:bottom w:val="nil"/>
              <w:right w:val="nil"/>
            </w:tcBorders>
          </w:tcPr>
          <w:p w:rsidR="001742B9" w:rsidRDefault="00256ADB" w14:paraId="3B6749C9" w14:textId="77777777">
            <w:pPr>
              <w:spacing w:after="0" w:line="259" w:lineRule="auto"/>
              <w:ind w:left="36" w:right="0" w:firstLine="0"/>
              <w:jc w:val="left"/>
            </w:pPr>
            <w:r>
              <w:rPr>
                <w:sz w:val="14"/>
              </w:rPr>
              <w:t>0.16**</w:t>
            </w:r>
          </w:p>
        </w:tc>
      </w:tr>
      <w:tr w:rsidR="001742B9" w14:paraId="7D3EFE8E" w14:textId="77777777">
        <w:trPr>
          <w:trHeight w:val="161"/>
        </w:trPr>
        <w:tc>
          <w:tcPr>
            <w:tcW w:w="3770" w:type="dxa"/>
            <w:tcBorders>
              <w:top w:val="nil"/>
              <w:left w:val="nil"/>
              <w:bottom w:val="nil"/>
              <w:right w:val="nil"/>
            </w:tcBorders>
          </w:tcPr>
          <w:p w:rsidR="001742B9" w:rsidRDefault="001742B9" w14:paraId="3335F986"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38B24985" w14:textId="77777777">
            <w:pPr>
              <w:spacing w:after="0" w:line="259" w:lineRule="auto"/>
              <w:ind w:left="36" w:right="0" w:firstLine="0"/>
              <w:jc w:val="left"/>
            </w:pPr>
            <w:r>
              <w:rPr>
                <w:sz w:val="14"/>
              </w:rPr>
              <w:t>(0.50)</w:t>
            </w:r>
          </w:p>
        </w:tc>
        <w:tc>
          <w:tcPr>
            <w:tcW w:w="644" w:type="dxa"/>
            <w:tcBorders>
              <w:top w:val="nil"/>
              <w:left w:val="nil"/>
              <w:bottom w:val="nil"/>
              <w:right w:val="nil"/>
            </w:tcBorders>
          </w:tcPr>
          <w:p w:rsidR="001742B9" w:rsidRDefault="00256ADB" w14:paraId="2ABB43DE" w14:textId="77777777">
            <w:pPr>
              <w:spacing w:after="0" w:line="259" w:lineRule="auto"/>
              <w:ind w:left="36" w:right="0" w:firstLine="0"/>
              <w:jc w:val="left"/>
            </w:pPr>
            <w:r>
              <w:rPr>
                <w:sz w:val="14"/>
              </w:rPr>
              <w:t>(0.50)</w:t>
            </w:r>
          </w:p>
        </w:tc>
        <w:tc>
          <w:tcPr>
            <w:tcW w:w="572" w:type="dxa"/>
            <w:tcBorders>
              <w:top w:val="nil"/>
              <w:left w:val="nil"/>
              <w:bottom w:val="nil"/>
              <w:right w:val="nil"/>
            </w:tcBorders>
          </w:tcPr>
          <w:p w:rsidR="001742B9" w:rsidRDefault="00256ADB" w14:paraId="6D27593D" w14:textId="77777777">
            <w:pPr>
              <w:spacing w:after="0" w:line="259" w:lineRule="auto"/>
              <w:ind w:left="0" w:right="0" w:firstLine="0"/>
              <w:jc w:val="left"/>
            </w:pPr>
            <w:r>
              <w:rPr>
                <w:sz w:val="14"/>
              </w:rPr>
              <w:t>(0.69)</w:t>
            </w:r>
          </w:p>
        </w:tc>
        <w:tc>
          <w:tcPr>
            <w:tcW w:w="644" w:type="dxa"/>
            <w:gridSpan w:val="2"/>
            <w:tcBorders>
              <w:top w:val="nil"/>
              <w:left w:val="nil"/>
              <w:bottom w:val="nil"/>
              <w:right w:val="nil"/>
            </w:tcBorders>
          </w:tcPr>
          <w:p w:rsidR="001742B9" w:rsidRDefault="00256ADB" w14:paraId="19975ED7" w14:textId="77777777">
            <w:pPr>
              <w:spacing w:after="0" w:line="259" w:lineRule="auto"/>
              <w:ind w:left="36" w:right="0" w:firstLine="0"/>
              <w:jc w:val="left"/>
            </w:pPr>
            <w:r>
              <w:rPr>
                <w:sz w:val="14"/>
              </w:rPr>
              <w:t>(0.50)</w:t>
            </w:r>
          </w:p>
        </w:tc>
        <w:tc>
          <w:tcPr>
            <w:tcW w:w="644" w:type="dxa"/>
            <w:tcBorders>
              <w:top w:val="nil"/>
              <w:left w:val="nil"/>
              <w:bottom w:val="nil"/>
              <w:right w:val="nil"/>
            </w:tcBorders>
          </w:tcPr>
          <w:p w:rsidR="001742B9" w:rsidRDefault="00256ADB" w14:paraId="5F1E2450" w14:textId="77777777">
            <w:pPr>
              <w:spacing w:after="0" w:line="259" w:lineRule="auto"/>
              <w:ind w:left="36" w:right="0" w:firstLine="0"/>
              <w:jc w:val="left"/>
            </w:pPr>
            <w:r>
              <w:rPr>
                <w:sz w:val="14"/>
              </w:rPr>
              <w:t>(0.50)</w:t>
            </w:r>
          </w:p>
        </w:tc>
        <w:tc>
          <w:tcPr>
            <w:tcW w:w="580" w:type="dxa"/>
            <w:tcBorders>
              <w:top w:val="nil"/>
              <w:left w:val="nil"/>
              <w:bottom w:val="nil"/>
              <w:right w:val="nil"/>
            </w:tcBorders>
          </w:tcPr>
          <w:p w:rsidR="001742B9" w:rsidRDefault="00256ADB" w14:paraId="2263F279" w14:textId="77777777">
            <w:pPr>
              <w:spacing w:after="0" w:line="259" w:lineRule="auto"/>
              <w:ind w:left="4" w:right="0" w:firstLine="0"/>
              <w:jc w:val="left"/>
            </w:pPr>
            <w:r>
              <w:rPr>
                <w:sz w:val="14"/>
              </w:rPr>
              <w:t>(0.65)</w:t>
            </w:r>
          </w:p>
        </w:tc>
        <w:tc>
          <w:tcPr>
            <w:tcW w:w="567" w:type="dxa"/>
            <w:tcBorders>
              <w:top w:val="nil"/>
              <w:left w:val="nil"/>
              <w:bottom w:val="nil"/>
              <w:right w:val="nil"/>
            </w:tcBorders>
          </w:tcPr>
          <w:p w:rsidR="001742B9" w:rsidRDefault="00256ADB" w14:paraId="6F59C486" w14:textId="77777777">
            <w:pPr>
              <w:spacing w:after="0" w:line="259" w:lineRule="auto"/>
              <w:ind w:left="36" w:right="0" w:firstLine="0"/>
              <w:jc w:val="left"/>
            </w:pPr>
            <w:r>
              <w:rPr>
                <w:sz w:val="14"/>
              </w:rPr>
              <w:t>(0.47)</w:t>
            </w:r>
          </w:p>
        </w:tc>
        <w:tc>
          <w:tcPr>
            <w:tcW w:w="721" w:type="dxa"/>
            <w:tcBorders>
              <w:top w:val="nil"/>
              <w:left w:val="nil"/>
              <w:bottom w:val="nil"/>
              <w:right w:val="nil"/>
            </w:tcBorders>
          </w:tcPr>
          <w:p w:rsidR="001742B9" w:rsidRDefault="00256ADB" w14:paraId="61D54E33" w14:textId="77777777">
            <w:pPr>
              <w:spacing w:after="0" w:line="259" w:lineRule="auto"/>
              <w:ind w:left="113" w:right="0" w:firstLine="0"/>
              <w:jc w:val="left"/>
            </w:pPr>
            <w:r>
              <w:rPr>
                <w:sz w:val="14"/>
              </w:rPr>
              <w:t>(0.50)</w:t>
            </w:r>
          </w:p>
        </w:tc>
        <w:tc>
          <w:tcPr>
            <w:tcW w:w="574" w:type="dxa"/>
            <w:tcBorders>
              <w:top w:val="nil"/>
              <w:left w:val="nil"/>
              <w:bottom w:val="nil"/>
              <w:right w:val="nil"/>
            </w:tcBorders>
          </w:tcPr>
          <w:p w:rsidR="001742B9" w:rsidRDefault="00256ADB" w14:paraId="4F25EE97" w14:textId="77777777">
            <w:pPr>
              <w:spacing w:after="0" w:line="259" w:lineRule="auto"/>
              <w:ind w:left="52" w:right="0" w:firstLine="0"/>
              <w:jc w:val="left"/>
            </w:pPr>
            <w:r>
              <w:rPr>
                <w:sz w:val="14"/>
              </w:rPr>
              <w:t>(0.01)</w:t>
            </w:r>
          </w:p>
        </w:tc>
      </w:tr>
      <w:tr w:rsidR="001742B9" w14:paraId="68132323" w14:textId="77777777">
        <w:trPr>
          <w:trHeight w:val="161"/>
        </w:trPr>
        <w:tc>
          <w:tcPr>
            <w:tcW w:w="3770" w:type="dxa"/>
            <w:tcBorders>
              <w:top w:val="nil"/>
              <w:left w:val="nil"/>
              <w:bottom w:val="nil"/>
              <w:right w:val="nil"/>
            </w:tcBorders>
          </w:tcPr>
          <w:p w:rsidR="001742B9" w:rsidRDefault="00256ADB" w14:paraId="74B87668" w14:textId="77777777">
            <w:pPr>
              <w:spacing w:after="0" w:line="259" w:lineRule="auto"/>
              <w:ind w:left="102" w:right="0" w:firstLine="0"/>
              <w:jc w:val="left"/>
            </w:pPr>
            <w:r>
              <w:rPr>
                <w:sz w:val="14"/>
              </w:rPr>
              <w:t>FCS: Borderline</w:t>
            </w:r>
          </w:p>
        </w:tc>
        <w:tc>
          <w:tcPr>
            <w:tcW w:w="644" w:type="dxa"/>
            <w:tcBorders>
              <w:top w:val="nil"/>
              <w:left w:val="nil"/>
              <w:bottom w:val="nil"/>
              <w:right w:val="nil"/>
            </w:tcBorders>
          </w:tcPr>
          <w:p w:rsidR="001742B9" w:rsidRDefault="00256ADB" w14:paraId="63A3787A" w14:textId="77777777">
            <w:pPr>
              <w:spacing w:after="0" w:line="259" w:lineRule="auto"/>
              <w:ind w:left="92" w:right="0" w:firstLine="0"/>
              <w:jc w:val="left"/>
            </w:pPr>
            <w:r>
              <w:rPr>
                <w:sz w:val="14"/>
              </w:rPr>
              <w:t>0.38</w:t>
            </w:r>
          </w:p>
        </w:tc>
        <w:tc>
          <w:tcPr>
            <w:tcW w:w="644" w:type="dxa"/>
            <w:tcBorders>
              <w:top w:val="nil"/>
              <w:left w:val="nil"/>
              <w:bottom w:val="nil"/>
              <w:right w:val="nil"/>
            </w:tcBorders>
          </w:tcPr>
          <w:p w:rsidR="001742B9" w:rsidRDefault="00256ADB" w14:paraId="1151D48A" w14:textId="77777777">
            <w:pPr>
              <w:spacing w:after="0" w:line="259" w:lineRule="auto"/>
              <w:ind w:left="92" w:right="0" w:firstLine="0"/>
              <w:jc w:val="left"/>
            </w:pPr>
            <w:r>
              <w:rPr>
                <w:sz w:val="14"/>
              </w:rPr>
              <w:t>0.42</w:t>
            </w:r>
          </w:p>
        </w:tc>
        <w:tc>
          <w:tcPr>
            <w:tcW w:w="572" w:type="dxa"/>
            <w:tcBorders>
              <w:top w:val="nil"/>
              <w:left w:val="nil"/>
              <w:bottom w:val="nil"/>
              <w:right w:val="nil"/>
            </w:tcBorders>
          </w:tcPr>
          <w:p w:rsidR="001742B9" w:rsidRDefault="00256ADB" w14:paraId="0B535B0C" w14:textId="77777777">
            <w:pPr>
              <w:spacing w:after="0" w:line="259" w:lineRule="auto"/>
              <w:ind w:left="56" w:right="0" w:firstLine="0"/>
              <w:jc w:val="left"/>
            </w:pPr>
            <w:r>
              <w:rPr>
                <w:sz w:val="14"/>
              </w:rPr>
              <w:t>0.04</w:t>
            </w:r>
          </w:p>
        </w:tc>
        <w:tc>
          <w:tcPr>
            <w:tcW w:w="644" w:type="dxa"/>
            <w:gridSpan w:val="2"/>
            <w:tcBorders>
              <w:top w:val="nil"/>
              <w:left w:val="nil"/>
              <w:bottom w:val="nil"/>
              <w:right w:val="nil"/>
            </w:tcBorders>
          </w:tcPr>
          <w:p w:rsidR="001742B9" w:rsidRDefault="00256ADB" w14:paraId="17D89595" w14:textId="77777777">
            <w:pPr>
              <w:spacing w:after="0" w:line="259" w:lineRule="auto"/>
              <w:ind w:left="92" w:right="0" w:firstLine="0"/>
              <w:jc w:val="left"/>
            </w:pPr>
            <w:r>
              <w:rPr>
                <w:sz w:val="14"/>
              </w:rPr>
              <w:t>0.23</w:t>
            </w:r>
          </w:p>
        </w:tc>
        <w:tc>
          <w:tcPr>
            <w:tcW w:w="644" w:type="dxa"/>
            <w:tcBorders>
              <w:top w:val="nil"/>
              <w:left w:val="nil"/>
              <w:bottom w:val="nil"/>
              <w:right w:val="nil"/>
            </w:tcBorders>
          </w:tcPr>
          <w:p w:rsidR="001742B9" w:rsidRDefault="00256ADB" w14:paraId="6AEF2DC6" w14:textId="77777777">
            <w:pPr>
              <w:spacing w:after="0" w:line="259" w:lineRule="auto"/>
              <w:ind w:left="92" w:right="0" w:firstLine="0"/>
              <w:jc w:val="left"/>
            </w:pPr>
            <w:r>
              <w:rPr>
                <w:sz w:val="14"/>
              </w:rPr>
              <w:t>0.26</w:t>
            </w:r>
          </w:p>
        </w:tc>
        <w:tc>
          <w:tcPr>
            <w:tcW w:w="580" w:type="dxa"/>
            <w:tcBorders>
              <w:top w:val="nil"/>
              <w:left w:val="nil"/>
              <w:bottom w:val="nil"/>
              <w:right w:val="nil"/>
            </w:tcBorders>
          </w:tcPr>
          <w:p w:rsidR="001742B9" w:rsidRDefault="00256ADB" w14:paraId="74BBEB0E" w14:textId="77777777">
            <w:pPr>
              <w:spacing w:after="0" w:line="259" w:lineRule="auto"/>
              <w:ind w:left="60" w:right="0" w:firstLine="0"/>
              <w:jc w:val="left"/>
            </w:pPr>
            <w:r>
              <w:rPr>
                <w:sz w:val="14"/>
              </w:rPr>
              <w:t>0.03</w:t>
            </w:r>
          </w:p>
        </w:tc>
        <w:tc>
          <w:tcPr>
            <w:tcW w:w="567" w:type="dxa"/>
            <w:tcBorders>
              <w:top w:val="nil"/>
              <w:left w:val="nil"/>
              <w:bottom w:val="nil"/>
              <w:right w:val="nil"/>
            </w:tcBorders>
          </w:tcPr>
          <w:p w:rsidR="001742B9" w:rsidRDefault="00256ADB" w14:paraId="6835681A" w14:textId="77777777">
            <w:pPr>
              <w:spacing w:after="0" w:line="259" w:lineRule="auto"/>
              <w:ind w:left="92" w:right="0" w:firstLine="0"/>
              <w:jc w:val="left"/>
            </w:pPr>
            <w:r>
              <w:rPr>
                <w:sz w:val="14"/>
              </w:rPr>
              <w:t>0.42</w:t>
            </w:r>
          </w:p>
        </w:tc>
        <w:tc>
          <w:tcPr>
            <w:tcW w:w="721" w:type="dxa"/>
            <w:tcBorders>
              <w:top w:val="nil"/>
              <w:left w:val="nil"/>
              <w:bottom w:val="nil"/>
              <w:right w:val="nil"/>
            </w:tcBorders>
          </w:tcPr>
          <w:p w:rsidR="001742B9" w:rsidRDefault="00256ADB" w14:paraId="63E79C90" w14:textId="77777777">
            <w:pPr>
              <w:spacing w:after="0" w:line="259" w:lineRule="auto"/>
              <w:ind w:left="169" w:right="0" w:firstLine="0"/>
              <w:jc w:val="left"/>
            </w:pPr>
            <w:r>
              <w:rPr>
                <w:sz w:val="14"/>
              </w:rPr>
              <w:t>0.28</w:t>
            </w:r>
          </w:p>
        </w:tc>
        <w:tc>
          <w:tcPr>
            <w:tcW w:w="574" w:type="dxa"/>
            <w:tcBorders>
              <w:top w:val="nil"/>
              <w:left w:val="nil"/>
              <w:bottom w:val="nil"/>
              <w:right w:val="nil"/>
            </w:tcBorders>
          </w:tcPr>
          <w:p w:rsidR="001742B9" w:rsidRDefault="00256ADB" w14:paraId="476E2876" w14:textId="77777777">
            <w:pPr>
              <w:spacing w:after="0" w:line="259" w:lineRule="auto"/>
              <w:ind w:left="48" w:right="0" w:firstLine="0"/>
              <w:jc w:val="left"/>
            </w:pPr>
            <w:r>
              <w:rPr>
                <w:sz w:val="14"/>
              </w:rPr>
              <w:t>-0.14*</w:t>
            </w:r>
          </w:p>
        </w:tc>
      </w:tr>
      <w:tr w:rsidR="001742B9" w14:paraId="7AA2FCFD" w14:textId="77777777">
        <w:trPr>
          <w:trHeight w:val="161"/>
        </w:trPr>
        <w:tc>
          <w:tcPr>
            <w:tcW w:w="3770" w:type="dxa"/>
            <w:tcBorders>
              <w:top w:val="nil"/>
              <w:left w:val="nil"/>
              <w:bottom w:val="nil"/>
              <w:right w:val="nil"/>
            </w:tcBorders>
          </w:tcPr>
          <w:p w:rsidR="001742B9" w:rsidRDefault="001742B9" w14:paraId="4137E19D"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17D70D18" w14:textId="77777777">
            <w:pPr>
              <w:spacing w:after="0" w:line="259" w:lineRule="auto"/>
              <w:ind w:left="36" w:right="0" w:firstLine="0"/>
              <w:jc w:val="left"/>
            </w:pPr>
            <w:r>
              <w:rPr>
                <w:sz w:val="14"/>
              </w:rPr>
              <w:t>(0.49)</w:t>
            </w:r>
          </w:p>
        </w:tc>
        <w:tc>
          <w:tcPr>
            <w:tcW w:w="644" w:type="dxa"/>
            <w:tcBorders>
              <w:top w:val="nil"/>
              <w:left w:val="nil"/>
              <w:bottom w:val="nil"/>
              <w:right w:val="nil"/>
            </w:tcBorders>
          </w:tcPr>
          <w:p w:rsidR="001742B9" w:rsidRDefault="00256ADB" w14:paraId="301E0904" w14:textId="77777777">
            <w:pPr>
              <w:spacing w:after="0" w:line="259" w:lineRule="auto"/>
              <w:ind w:left="36" w:right="0" w:firstLine="0"/>
              <w:jc w:val="left"/>
            </w:pPr>
            <w:r>
              <w:rPr>
                <w:sz w:val="14"/>
              </w:rPr>
              <w:t>(0.49)</w:t>
            </w:r>
          </w:p>
        </w:tc>
        <w:tc>
          <w:tcPr>
            <w:tcW w:w="572" w:type="dxa"/>
            <w:tcBorders>
              <w:top w:val="nil"/>
              <w:left w:val="nil"/>
              <w:bottom w:val="nil"/>
              <w:right w:val="nil"/>
            </w:tcBorders>
          </w:tcPr>
          <w:p w:rsidR="001742B9" w:rsidRDefault="00256ADB" w14:paraId="0B4CBA3E" w14:textId="77777777">
            <w:pPr>
              <w:spacing w:after="0" w:line="259" w:lineRule="auto"/>
              <w:ind w:left="0" w:right="0" w:firstLine="0"/>
              <w:jc w:val="left"/>
            </w:pPr>
            <w:r>
              <w:rPr>
                <w:sz w:val="14"/>
              </w:rPr>
              <w:t>(0.28)</w:t>
            </w:r>
          </w:p>
        </w:tc>
        <w:tc>
          <w:tcPr>
            <w:tcW w:w="644" w:type="dxa"/>
            <w:gridSpan w:val="2"/>
            <w:tcBorders>
              <w:top w:val="nil"/>
              <w:left w:val="nil"/>
              <w:bottom w:val="nil"/>
              <w:right w:val="nil"/>
            </w:tcBorders>
          </w:tcPr>
          <w:p w:rsidR="001742B9" w:rsidRDefault="00256ADB" w14:paraId="1991A38F" w14:textId="77777777">
            <w:pPr>
              <w:spacing w:after="0" w:line="259" w:lineRule="auto"/>
              <w:ind w:left="36" w:right="0" w:firstLine="0"/>
              <w:jc w:val="left"/>
            </w:pPr>
            <w:r>
              <w:rPr>
                <w:sz w:val="14"/>
              </w:rPr>
              <w:t>(0.42)</w:t>
            </w:r>
          </w:p>
        </w:tc>
        <w:tc>
          <w:tcPr>
            <w:tcW w:w="644" w:type="dxa"/>
            <w:tcBorders>
              <w:top w:val="nil"/>
              <w:left w:val="nil"/>
              <w:bottom w:val="nil"/>
              <w:right w:val="nil"/>
            </w:tcBorders>
          </w:tcPr>
          <w:p w:rsidR="001742B9" w:rsidRDefault="00256ADB" w14:paraId="033C5FEC" w14:textId="77777777">
            <w:pPr>
              <w:spacing w:after="0" w:line="259" w:lineRule="auto"/>
              <w:ind w:left="36" w:right="0" w:firstLine="0"/>
              <w:jc w:val="left"/>
            </w:pPr>
            <w:r>
              <w:rPr>
                <w:sz w:val="14"/>
              </w:rPr>
              <w:t>(0.44)</w:t>
            </w:r>
          </w:p>
        </w:tc>
        <w:tc>
          <w:tcPr>
            <w:tcW w:w="580" w:type="dxa"/>
            <w:tcBorders>
              <w:top w:val="nil"/>
              <w:left w:val="nil"/>
              <w:bottom w:val="nil"/>
              <w:right w:val="nil"/>
            </w:tcBorders>
          </w:tcPr>
          <w:p w:rsidR="001742B9" w:rsidRDefault="00256ADB" w14:paraId="3E389256" w14:textId="77777777">
            <w:pPr>
              <w:spacing w:after="0" w:line="259" w:lineRule="auto"/>
              <w:ind w:left="4" w:right="0" w:firstLine="0"/>
              <w:jc w:val="left"/>
            </w:pPr>
            <w:r>
              <w:rPr>
                <w:sz w:val="14"/>
              </w:rPr>
              <w:t>(0.29)</w:t>
            </w:r>
          </w:p>
        </w:tc>
        <w:tc>
          <w:tcPr>
            <w:tcW w:w="567" w:type="dxa"/>
            <w:tcBorders>
              <w:top w:val="nil"/>
              <w:left w:val="nil"/>
              <w:bottom w:val="nil"/>
              <w:right w:val="nil"/>
            </w:tcBorders>
          </w:tcPr>
          <w:p w:rsidR="001742B9" w:rsidRDefault="00256ADB" w14:paraId="1B52D087" w14:textId="77777777">
            <w:pPr>
              <w:spacing w:after="0" w:line="259" w:lineRule="auto"/>
              <w:ind w:left="36" w:right="0" w:firstLine="0"/>
              <w:jc w:val="left"/>
            </w:pPr>
            <w:r>
              <w:rPr>
                <w:sz w:val="14"/>
              </w:rPr>
              <w:t>(0.49)</w:t>
            </w:r>
          </w:p>
        </w:tc>
        <w:tc>
          <w:tcPr>
            <w:tcW w:w="721" w:type="dxa"/>
            <w:tcBorders>
              <w:top w:val="nil"/>
              <w:left w:val="nil"/>
              <w:bottom w:val="nil"/>
              <w:right w:val="nil"/>
            </w:tcBorders>
          </w:tcPr>
          <w:p w:rsidR="001742B9" w:rsidRDefault="00256ADB" w14:paraId="53168902" w14:textId="77777777">
            <w:pPr>
              <w:spacing w:after="0" w:line="259" w:lineRule="auto"/>
              <w:ind w:left="113" w:right="0" w:firstLine="0"/>
              <w:jc w:val="left"/>
            </w:pPr>
            <w:r>
              <w:rPr>
                <w:sz w:val="14"/>
              </w:rPr>
              <w:t>(0.45)</w:t>
            </w:r>
          </w:p>
        </w:tc>
        <w:tc>
          <w:tcPr>
            <w:tcW w:w="574" w:type="dxa"/>
            <w:tcBorders>
              <w:top w:val="nil"/>
              <w:left w:val="nil"/>
              <w:bottom w:val="nil"/>
              <w:right w:val="nil"/>
            </w:tcBorders>
          </w:tcPr>
          <w:p w:rsidR="001742B9" w:rsidRDefault="00256ADB" w14:paraId="2292F3E2" w14:textId="77777777">
            <w:pPr>
              <w:spacing w:after="0" w:line="259" w:lineRule="auto"/>
              <w:ind w:left="52" w:right="0" w:firstLine="0"/>
              <w:jc w:val="left"/>
            </w:pPr>
            <w:r>
              <w:rPr>
                <w:sz w:val="14"/>
              </w:rPr>
              <w:t>(0.01)</w:t>
            </w:r>
          </w:p>
        </w:tc>
      </w:tr>
      <w:tr w:rsidR="001742B9" w14:paraId="7D17BCEE" w14:textId="77777777">
        <w:trPr>
          <w:trHeight w:val="161"/>
        </w:trPr>
        <w:tc>
          <w:tcPr>
            <w:tcW w:w="3770" w:type="dxa"/>
            <w:tcBorders>
              <w:top w:val="nil"/>
              <w:left w:val="nil"/>
              <w:bottom w:val="nil"/>
              <w:right w:val="nil"/>
            </w:tcBorders>
          </w:tcPr>
          <w:p w:rsidR="001742B9" w:rsidRDefault="00256ADB" w14:paraId="59D07895" w14:textId="77777777">
            <w:pPr>
              <w:spacing w:after="0" w:line="259" w:lineRule="auto"/>
              <w:ind w:left="102" w:right="0" w:firstLine="0"/>
              <w:jc w:val="left"/>
            </w:pPr>
            <w:r>
              <w:rPr>
                <w:sz w:val="14"/>
              </w:rPr>
              <w:t>FCS: Poor</w:t>
            </w:r>
          </w:p>
        </w:tc>
        <w:tc>
          <w:tcPr>
            <w:tcW w:w="644" w:type="dxa"/>
            <w:tcBorders>
              <w:top w:val="nil"/>
              <w:left w:val="nil"/>
              <w:bottom w:val="nil"/>
              <w:right w:val="nil"/>
            </w:tcBorders>
          </w:tcPr>
          <w:p w:rsidR="001742B9" w:rsidRDefault="00256ADB" w14:paraId="2DAEE3F1" w14:textId="77777777">
            <w:pPr>
              <w:spacing w:after="0" w:line="259" w:lineRule="auto"/>
              <w:ind w:left="92" w:right="0" w:firstLine="0"/>
              <w:jc w:val="left"/>
            </w:pPr>
            <w:r>
              <w:rPr>
                <w:sz w:val="14"/>
              </w:rPr>
              <w:t>0.08</w:t>
            </w:r>
          </w:p>
        </w:tc>
        <w:tc>
          <w:tcPr>
            <w:tcW w:w="644" w:type="dxa"/>
            <w:tcBorders>
              <w:top w:val="nil"/>
              <w:left w:val="nil"/>
              <w:bottom w:val="nil"/>
              <w:right w:val="nil"/>
            </w:tcBorders>
          </w:tcPr>
          <w:p w:rsidR="001742B9" w:rsidRDefault="00256ADB" w14:paraId="296B5909" w14:textId="77777777">
            <w:pPr>
              <w:spacing w:after="0" w:line="259" w:lineRule="auto"/>
              <w:ind w:left="92" w:right="0" w:firstLine="0"/>
              <w:jc w:val="left"/>
            </w:pPr>
            <w:r>
              <w:rPr>
                <w:sz w:val="14"/>
              </w:rPr>
              <w:t>0.05</w:t>
            </w:r>
          </w:p>
        </w:tc>
        <w:tc>
          <w:tcPr>
            <w:tcW w:w="572" w:type="dxa"/>
            <w:tcBorders>
              <w:top w:val="nil"/>
              <w:left w:val="nil"/>
              <w:bottom w:val="nil"/>
              <w:right w:val="nil"/>
            </w:tcBorders>
          </w:tcPr>
          <w:p w:rsidR="001742B9" w:rsidRDefault="00256ADB" w14:paraId="164388DC" w14:textId="77777777">
            <w:pPr>
              <w:spacing w:after="0" w:line="259" w:lineRule="auto"/>
              <w:ind w:left="32" w:right="0" w:firstLine="0"/>
              <w:jc w:val="left"/>
            </w:pPr>
            <w:r>
              <w:rPr>
                <w:sz w:val="14"/>
              </w:rPr>
              <w:t>-0.03</w:t>
            </w:r>
          </w:p>
        </w:tc>
        <w:tc>
          <w:tcPr>
            <w:tcW w:w="644" w:type="dxa"/>
            <w:gridSpan w:val="2"/>
            <w:tcBorders>
              <w:top w:val="nil"/>
              <w:left w:val="nil"/>
              <w:bottom w:val="nil"/>
              <w:right w:val="nil"/>
            </w:tcBorders>
          </w:tcPr>
          <w:p w:rsidR="001742B9" w:rsidRDefault="00256ADB" w14:paraId="37E62A8D" w14:textId="77777777">
            <w:pPr>
              <w:spacing w:after="0" w:line="259" w:lineRule="auto"/>
              <w:ind w:left="92" w:right="0" w:firstLine="0"/>
              <w:jc w:val="left"/>
            </w:pPr>
            <w:r>
              <w:rPr>
                <w:sz w:val="14"/>
              </w:rPr>
              <w:t>0.23</w:t>
            </w:r>
          </w:p>
        </w:tc>
        <w:tc>
          <w:tcPr>
            <w:tcW w:w="644" w:type="dxa"/>
            <w:tcBorders>
              <w:top w:val="nil"/>
              <w:left w:val="nil"/>
              <w:bottom w:val="nil"/>
              <w:right w:val="nil"/>
            </w:tcBorders>
          </w:tcPr>
          <w:p w:rsidR="001742B9" w:rsidRDefault="00256ADB" w14:paraId="13FB39C5" w14:textId="77777777">
            <w:pPr>
              <w:spacing w:after="0" w:line="259" w:lineRule="auto"/>
              <w:ind w:left="92" w:right="0" w:firstLine="0"/>
              <w:jc w:val="left"/>
            </w:pPr>
            <w:r>
              <w:rPr>
                <w:sz w:val="14"/>
              </w:rPr>
              <w:t>0.21</w:t>
            </w:r>
          </w:p>
        </w:tc>
        <w:tc>
          <w:tcPr>
            <w:tcW w:w="580" w:type="dxa"/>
            <w:tcBorders>
              <w:top w:val="nil"/>
              <w:left w:val="nil"/>
              <w:bottom w:val="nil"/>
              <w:right w:val="nil"/>
            </w:tcBorders>
          </w:tcPr>
          <w:p w:rsidR="001742B9" w:rsidRDefault="00256ADB" w14:paraId="27E3E62D" w14:textId="77777777">
            <w:pPr>
              <w:spacing w:after="0" w:line="259" w:lineRule="auto"/>
              <w:ind w:left="36" w:right="0" w:firstLine="0"/>
              <w:jc w:val="left"/>
            </w:pPr>
            <w:r>
              <w:rPr>
                <w:sz w:val="14"/>
              </w:rPr>
              <w:t>-0.02</w:t>
            </w:r>
          </w:p>
        </w:tc>
        <w:tc>
          <w:tcPr>
            <w:tcW w:w="567" w:type="dxa"/>
            <w:tcBorders>
              <w:top w:val="nil"/>
              <w:left w:val="nil"/>
              <w:bottom w:val="nil"/>
              <w:right w:val="nil"/>
            </w:tcBorders>
          </w:tcPr>
          <w:p w:rsidR="001742B9" w:rsidRDefault="00256ADB" w14:paraId="6D021B3F" w14:textId="77777777">
            <w:pPr>
              <w:spacing w:after="0" w:line="259" w:lineRule="auto"/>
              <w:ind w:left="92" w:right="0" w:firstLine="0"/>
              <w:jc w:val="left"/>
            </w:pPr>
            <w:r>
              <w:rPr>
                <w:sz w:val="14"/>
              </w:rPr>
              <w:t>0.26</w:t>
            </w:r>
          </w:p>
        </w:tc>
        <w:tc>
          <w:tcPr>
            <w:tcW w:w="721" w:type="dxa"/>
            <w:tcBorders>
              <w:top w:val="nil"/>
              <w:left w:val="nil"/>
              <w:bottom w:val="nil"/>
              <w:right w:val="nil"/>
            </w:tcBorders>
          </w:tcPr>
          <w:p w:rsidR="001742B9" w:rsidRDefault="00256ADB" w14:paraId="04DC23FF" w14:textId="77777777">
            <w:pPr>
              <w:spacing w:after="0" w:line="259" w:lineRule="auto"/>
              <w:ind w:left="169" w:right="0" w:firstLine="0"/>
              <w:jc w:val="left"/>
            </w:pPr>
            <w:r>
              <w:rPr>
                <w:sz w:val="14"/>
              </w:rPr>
              <w:t>0.24</w:t>
            </w:r>
          </w:p>
        </w:tc>
        <w:tc>
          <w:tcPr>
            <w:tcW w:w="574" w:type="dxa"/>
            <w:tcBorders>
              <w:top w:val="nil"/>
              <w:left w:val="nil"/>
              <w:bottom w:val="nil"/>
              <w:right w:val="nil"/>
            </w:tcBorders>
          </w:tcPr>
          <w:p w:rsidR="001742B9" w:rsidRDefault="00256ADB" w14:paraId="0C5D9487" w14:textId="77777777">
            <w:pPr>
              <w:spacing w:after="0" w:line="259" w:lineRule="auto"/>
              <w:ind w:left="84" w:right="0" w:firstLine="0"/>
              <w:jc w:val="left"/>
            </w:pPr>
            <w:r>
              <w:rPr>
                <w:sz w:val="14"/>
              </w:rPr>
              <w:t>-0.02</w:t>
            </w:r>
          </w:p>
        </w:tc>
      </w:tr>
      <w:tr w:rsidR="001742B9" w14:paraId="6B9CDC16" w14:textId="77777777">
        <w:trPr>
          <w:trHeight w:val="161"/>
        </w:trPr>
        <w:tc>
          <w:tcPr>
            <w:tcW w:w="3770" w:type="dxa"/>
            <w:tcBorders>
              <w:top w:val="nil"/>
              <w:left w:val="nil"/>
              <w:bottom w:val="nil"/>
              <w:right w:val="nil"/>
            </w:tcBorders>
          </w:tcPr>
          <w:p w:rsidR="001742B9" w:rsidRDefault="001742B9" w14:paraId="12B7F804"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36B2672D" w14:textId="77777777">
            <w:pPr>
              <w:spacing w:after="0" w:line="259" w:lineRule="auto"/>
              <w:ind w:left="36" w:right="0" w:firstLine="0"/>
              <w:jc w:val="left"/>
            </w:pPr>
            <w:r>
              <w:rPr>
                <w:sz w:val="14"/>
              </w:rPr>
              <w:t>(0.26)</w:t>
            </w:r>
          </w:p>
        </w:tc>
        <w:tc>
          <w:tcPr>
            <w:tcW w:w="644" w:type="dxa"/>
            <w:tcBorders>
              <w:top w:val="nil"/>
              <w:left w:val="nil"/>
              <w:bottom w:val="nil"/>
              <w:right w:val="nil"/>
            </w:tcBorders>
          </w:tcPr>
          <w:p w:rsidR="001742B9" w:rsidRDefault="00256ADB" w14:paraId="752D0C40" w14:textId="77777777">
            <w:pPr>
              <w:spacing w:after="0" w:line="259" w:lineRule="auto"/>
              <w:ind w:left="36" w:right="0" w:firstLine="0"/>
              <w:jc w:val="left"/>
            </w:pPr>
            <w:r>
              <w:rPr>
                <w:sz w:val="14"/>
              </w:rPr>
              <w:t>(0.22)</w:t>
            </w:r>
          </w:p>
        </w:tc>
        <w:tc>
          <w:tcPr>
            <w:tcW w:w="572" w:type="dxa"/>
            <w:tcBorders>
              <w:top w:val="nil"/>
              <w:left w:val="nil"/>
              <w:bottom w:val="nil"/>
              <w:right w:val="nil"/>
            </w:tcBorders>
          </w:tcPr>
          <w:p w:rsidR="001742B9" w:rsidRDefault="00256ADB" w14:paraId="5C3BEA76" w14:textId="77777777">
            <w:pPr>
              <w:spacing w:after="0" w:line="259" w:lineRule="auto"/>
              <w:ind w:left="0" w:right="0" w:firstLine="0"/>
              <w:jc w:val="left"/>
            </w:pPr>
            <w:r>
              <w:rPr>
                <w:sz w:val="14"/>
              </w:rPr>
              <w:t>(0.18)</w:t>
            </w:r>
          </w:p>
        </w:tc>
        <w:tc>
          <w:tcPr>
            <w:tcW w:w="644" w:type="dxa"/>
            <w:gridSpan w:val="2"/>
            <w:tcBorders>
              <w:top w:val="nil"/>
              <w:left w:val="nil"/>
              <w:bottom w:val="nil"/>
              <w:right w:val="nil"/>
            </w:tcBorders>
          </w:tcPr>
          <w:p w:rsidR="001742B9" w:rsidRDefault="00256ADB" w14:paraId="019E8A69" w14:textId="77777777">
            <w:pPr>
              <w:spacing w:after="0" w:line="259" w:lineRule="auto"/>
              <w:ind w:left="36" w:right="0" w:firstLine="0"/>
              <w:jc w:val="left"/>
            </w:pPr>
            <w:r>
              <w:rPr>
                <w:sz w:val="14"/>
              </w:rPr>
              <w:t>(0.42)</w:t>
            </w:r>
          </w:p>
        </w:tc>
        <w:tc>
          <w:tcPr>
            <w:tcW w:w="644" w:type="dxa"/>
            <w:tcBorders>
              <w:top w:val="nil"/>
              <w:left w:val="nil"/>
              <w:bottom w:val="nil"/>
              <w:right w:val="nil"/>
            </w:tcBorders>
          </w:tcPr>
          <w:p w:rsidR="001742B9" w:rsidRDefault="00256ADB" w14:paraId="3A3093F2" w14:textId="77777777">
            <w:pPr>
              <w:spacing w:after="0" w:line="259" w:lineRule="auto"/>
              <w:ind w:left="36" w:right="0" w:firstLine="0"/>
              <w:jc w:val="left"/>
            </w:pPr>
            <w:r>
              <w:rPr>
                <w:sz w:val="14"/>
              </w:rPr>
              <w:t>(0.41)</w:t>
            </w:r>
          </w:p>
        </w:tc>
        <w:tc>
          <w:tcPr>
            <w:tcW w:w="580" w:type="dxa"/>
            <w:tcBorders>
              <w:top w:val="nil"/>
              <w:left w:val="nil"/>
              <w:bottom w:val="nil"/>
              <w:right w:val="nil"/>
            </w:tcBorders>
          </w:tcPr>
          <w:p w:rsidR="001742B9" w:rsidRDefault="00256ADB" w14:paraId="74A86E6C" w14:textId="77777777">
            <w:pPr>
              <w:spacing w:after="0" w:line="259" w:lineRule="auto"/>
              <w:ind w:left="4" w:right="0" w:firstLine="0"/>
              <w:jc w:val="left"/>
            </w:pPr>
            <w:r>
              <w:rPr>
                <w:sz w:val="14"/>
              </w:rPr>
              <w:t>(0.58)</w:t>
            </w:r>
          </w:p>
        </w:tc>
        <w:tc>
          <w:tcPr>
            <w:tcW w:w="567" w:type="dxa"/>
            <w:tcBorders>
              <w:top w:val="nil"/>
              <w:left w:val="nil"/>
              <w:bottom w:val="nil"/>
              <w:right w:val="nil"/>
            </w:tcBorders>
          </w:tcPr>
          <w:p w:rsidR="001742B9" w:rsidRDefault="00256ADB" w14:paraId="7CA123C9" w14:textId="77777777">
            <w:pPr>
              <w:spacing w:after="0" w:line="259" w:lineRule="auto"/>
              <w:ind w:left="36" w:right="0" w:firstLine="0"/>
              <w:jc w:val="left"/>
            </w:pPr>
            <w:r>
              <w:rPr>
                <w:sz w:val="14"/>
              </w:rPr>
              <w:t>(0.44)</w:t>
            </w:r>
          </w:p>
        </w:tc>
        <w:tc>
          <w:tcPr>
            <w:tcW w:w="721" w:type="dxa"/>
            <w:tcBorders>
              <w:top w:val="nil"/>
              <w:left w:val="nil"/>
              <w:bottom w:val="nil"/>
              <w:right w:val="nil"/>
            </w:tcBorders>
          </w:tcPr>
          <w:p w:rsidR="001742B9" w:rsidRDefault="00256ADB" w14:paraId="4CE6CE47" w14:textId="77777777">
            <w:pPr>
              <w:spacing w:after="0" w:line="259" w:lineRule="auto"/>
              <w:ind w:left="113" w:right="0" w:firstLine="0"/>
              <w:jc w:val="left"/>
            </w:pPr>
            <w:r>
              <w:rPr>
                <w:sz w:val="14"/>
              </w:rPr>
              <w:t>(0.43)</w:t>
            </w:r>
          </w:p>
        </w:tc>
        <w:tc>
          <w:tcPr>
            <w:tcW w:w="574" w:type="dxa"/>
            <w:tcBorders>
              <w:top w:val="nil"/>
              <w:left w:val="nil"/>
              <w:bottom w:val="nil"/>
              <w:right w:val="nil"/>
            </w:tcBorders>
          </w:tcPr>
          <w:p w:rsidR="001742B9" w:rsidRDefault="00256ADB" w14:paraId="4D846829" w14:textId="77777777">
            <w:pPr>
              <w:spacing w:after="0" w:line="259" w:lineRule="auto"/>
              <w:ind w:left="52" w:right="0" w:firstLine="0"/>
              <w:jc w:val="left"/>
            </w:pPr>
            <w:r>
              <w:rPr>
                <w:sz w:val="14"/>
              </w:rPr>
              <w:t>(0.74)</w:t>
            </w:r>
          </w:p>
        </w:tc>
      </w:tr>
      <w:tr w:rsidR="001742B9" w14:paraId="19133A38" w14:textId="77777777">
        <w:trPr>
          <w:trHeight w:val="161"/>
        </w:trPr>
        <w:tc>
          <w:tcPr>
            <w:tcW w:w="3770" w:type="dxa"/>
            <w:tcBorders>
              <w:top w:val="nil"/>
              <w:left w:val="nil"/>
              <w:bottom w:val="nil"/>
              <w:right w:val="nil"/>
            </w:tcBorders>
          </w:tcPr>
          <w:p w:rsidR="001742B9" w:rsidRDefault="00256ADB" w14:paraId="7BB4271C" w14:textId="77777777">
            <w:pPr>
              <w:spacing w:after="0" w:line="259" w:lineRule="auto"/>
              <w:ind w:left="102" w:right="0" w:firstLine="0"/>
              <w:jc w:val="left"/>
            </w:pPr>
            <w:r>
              <w:rPr>
                <w:sz w:val="14"/>
              </w:rPr>
              <w:t>Consumption over the past 7 days (cereals and tubers)</w:t>
            </w:r>
          </w:p>
        </w:tc>
        <w:tc>
          <w:tcPr>
            <w:tcW w:w="644" w:type="dxa"/>
            <w:tcBorders>
              <w:top w:val="nil"/>
              <w:left w:val="nil"/>
              <w:bottom w:val="nil"/>
              <w:right w:val="nil"/>
            </w:tcBorders>
          </w:tcPr>
          <w:p w:rsidR="001742B9" w:rsidRDefault="00256ADB" w14:paraId="494D4566" w14:textId="77777777">
            <w:pPr>
              <w:spacing w:after="0" w:line="259" w:lineRule="auto"/>
              <w:ind w:left="92" w:right="0" w:firstLine="0"/>
              <w:jc w:val="left"/>
            </w:pPr>
            <w:r>
              <w:rPr>
                <w:sz w:val="14"/>
              </w:rPr>
              <w:t>6.99</w:t>
            </w:r>
          </w:p>
        </w:tc>
        <w:tc>
          <w:tcPr>
            <w:tcW w:w="644" w:type="dxa"/>
            <w:tcBorders>
              <w:top w:val="nil"/>
              <w:left w:val="nil"/>
              <w:bottom w:val="nil"/>
              <w:right w:val="nil"/>
            </w:tcBorders>
          </w:tcPr>
          <w:p w:rsidR="001742B9" w:rsidRDefault="00256ADB" w14:paraId="346C2702" w14:textId="77777777">
            <w:pPr>
              <w:spacing w:after="0" w:line="259" w:lineRule="auto"/>
              <w:ind w:left="92" w:right="0" w:firstLine="0"/>
              <w:jc w:val="left"/>
            </w:pPr>
            <w:r>
              <w:rPr>
                <w:sz w:val="14"/>
              </w:rPr>
              <w:t>7.00</w:t>
            </w:r>
          </w:p>
        </w:tc>
        <w:tc>
          <w:tcPr>
            <w:tcW w:w="572" w:type="dxa"/>
            <w:tcBorders>
              <w:top w:val="nil"/>
              <w:left w:val="nil"/>
              <w:bottom w:val="nil"/>
              <w:right w:val="nil"/>
            </w:tcBorders>
          </w:tcPr>
          <w:p w:rsidR="001742B9" w:rsidRDefault="00256ADB" w14:paraId="3421401C" w14:textId="77777777">
            <w:pPr>
              <w:spacing w:after="0" w:line="259" w:lineRule="auto"/>
              <w:ind w:left="56" w:right="0" w:firstLine="0"/>
              <w:jc w:val="left"/>
            </w:pPr>
            <w:r>
              <w:rPr>
                <w:sz w:val="14"/>
              </w:rPr>
              <w:t>0.01</w:t>
            </w:r>
          </w:p>
        </w:tc>
        <w:tc>
          <w:tcPr>
            <w:tcW w:w="644" w:type="dxa"/>
            <w:gridSpan w:val="2"/>
            <w:tcBorders>
              <w:top w:val="nil"/>
              <w:left w:val="nil"/>
              <w:bottom w:val="nil"/>
              <w:right w:val="nil"/>
            </w:tcBorders>
          </w:tcPr>
          <w:p w:rsidR="001742B9" w:rsidRDefault="00256ADB" w14:paraId="7AA5377A" w14:textId="77777777">
            <w:pPr>
              <w:spacing w:after="0" w:line="259" w:lineRule="auto"/>
              <w:ind w:left="92" w:right="0" w:firstLine="0"/>
              <w:jc w:val="left"/>
            </w:pPr>
            <w:r>
              <w:rPr>
                <w:sz w:val="14"/>
              </w:rPr>
              <w:t>5.38</w:t>
            </w:r>
          </w:p>
        </w:tc>
        <w:tc>
          <w:tcPr>
            <w:tcW w:w="644" w:type="dxa"/>
            <w:tcBorders>
              <w:top w:val="nil"/>
              <w:left w:val="nil"/>
              <w:bottom w:val="nil"/>
              <w:right w:val="nil"/>
            </w:tcBorders>
          </w:tcPr>
          <w:p w:rsidR="001742B9" w:rsidRDefault="00256ADB" w14:paraId="2F4E4433" w14:textId="77777777">
            <w:pPr>
              <w:spacing w:after="0" w:line="259" w:lineRule="auto"/>
              <w:ind w:left="92" w:right="0" w:firstLine="0"/>
              <w:jc w:val="left"/>
            </w:pPr>
            <w:r>
              <w:rPr>
                <w:sz w:val="14"/>
              </w:rPr>
              <w:t>5.38</w:t>
            </w:r>
          </w:p>
        </w:tc>
        <w:tc>
          <w:tcPr>
            <w:tcW w:w="580" w:type="dxa"/>
            <w:tcBorders>
              <w:top w:val="nil"/>
              <w:left w:val="nil"/>
              <w:bottom w:val="nil"/>
              <w:right w:val="nil"/>
            </w:tcBorders>
          </w:tcPr>
          <w:p w:rsidR="001742B9" w:rsidRDefault="00256ADB" w14:paraId="689B1C2F" w14:textId="77777777">
            <w:pPr>
              <w:spacing w:after="0" w:line="259" w:lineRule="auto"/>
              <w:ind w:left="36" w:right="0" w:firstLine="0"/>
              <w:jc w:val="left"/>
            </w:pPr>
            <w:r>
              <w:rPr>
                <w:sz w:val="14"/>
              </w:rPr>
              <w:t>-0.00</w:t>
            </w:r>
          </w:p>
        </w:tc>
        <w:tc>
          <w:tcPr>
            <w:tcW w:w="567" w:type="dxa"/>
            <w:tcBorders>
              <w:top w:val="nil"/>
              <w:left w:val="nil"/>
              <w:bottom w:val="nil"/>
              <w:right w:val="nil"/>
            </w:tcBorders>
          </w:tcPr>
          <w:p w:rsidR="001742B9" w:rsidRDefault="00256ADB" w14:paraId="2195381A" w14:textId="77777777">
            <w:pPr>
              <w:spacing w:after="0" w:line="259" w:lineRule="auto"/>
              <w:ind w:left="92" w:right="0" w:firstLine="0"/>
              <w:jc w:val="left"/>
            </w:pPr>
            <w:r>
              <w:rPr>
                <w:sz w:val="14"/>
              </w:rPr>
              <w:t>5.79</w:t>
            </w:r>
          </w:p>
        </w:tc>
        <w:tc>
          <w:tcPr>
            <w:tcW w:w="721" w:type="dxa"/>
            <w:tcBorders>
              <w:top w:val="nil"/>
              <w:left w:val="nil"/>
              <w:bottom w:val="nil"/>
              <w:right w:val="nil"/>
            </w:tcBorders>
          </w:tcPr>
          <w:p w:rsidR="001742B9" w:rsidRDefault="00256ADB" w14:paraId="74960F0A" w14:textId="77777777">
            <w:pPr>
              <w:spacing w:after="0" w:line="259" w:lineRule="auto"/>
              <w:ind w:left="169" w:right="0" w:firstLine="0"/>
              <w:jc w:val="left"/>
            </w:pPr>
            <w:r>
              <w:rPr>
                <w:sz w:val="14"/>
              </w:rPr>
              <w:t>5.95</w:t>
            </w:r>
          </w:p>
        </w:tc>
        <w:tc>
          <w:tcPr>
            <w:tcW w:w="574" w:type="dxa"/>
            <w:tcBorders>
              <w:top w:val="nil"/>
              <w:left w:val="nil"/>
              <w:bottom w:val="nil"/>
              <w:right w:val="nil"/>
            </w:tcBorders>
          </w:tcPr>
          <w:p w:rsidR="001742B9" w:rsidRDefault="00256ADB" w14:paraId="3BCBEB6B" w14:textId="77777777">
            <w:pPr>
              <w:spacing w:after="0" w:line="259" w:lineRule="auto"/>
              <w:ind w:left="108" w:right="0" w:firstLine="0"/>
              <w:jc w:val="left"/>
            </w:pPr>
            <w:r>
              <w:rPr>
                <w:sz w:val="14"/>
              </w:rPr>
              <w:t>0.17</w:t>
            </w:r>
          </w:p>
        </w:tc>
      </w:tr>
      <w:tr w:rsidR="001742B9" w14:paraId="4707B101" w14:textId="77777777">
        <w:trPr>
          <w:trHeight w:val="161"/>
        </w:trPr>
        <w:tc>
          <w:tcPr>
            <w:tcW w:w="3770" w:type="dxa"/>
            <w:tcBorders>
              <w:top w:val="nil"/>
              <w:left w:val="nil"/>
              <w:bottom w:val="nil"/>
              <w:right w:val="nil"/>
            </w:tcBorders>
          </w:tcPr>
          <w:p w:rsidR="001742B9" w:rsidRDefault="001742B9" w14:paraId="11AD41BA"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3EBF25B5" w14:textId="77777777">
            <w:pPr>
              <w:spacing w:after="0" w:line="259" w:lineRule="auto"/>
              <w:ind w:left="36" w:right="0" w:firstLine="0"/>
              <w:jc w:val="left"/>
            </w:pPr>
            <w:r>
              <w:rPr>
                <w:sz w:val="14"/>
              </w:rPr>
              <w:t>(0.17)</w:t>
            </w:r>
          </w:p>
        </w:tc>
        <w:tc>
          <w:tcPr>
            <w:tcW w:w="644" w:type="dxa"/>
            <w:tcBorders>
              <w:top w:val="nil"/>
              <w:left w:val="nil"/>
              <w:bottom w:val="nil"/>
              <w:right w:val="nil"/>
            </w:tcBorders>
          </w:tcPr>
          <w:p w:rsidR="001742B9" w:rsidRDefault="00256ADB" w14:paraId="46165FE1" w14:textId="77777777">
            <w:pPr>
              <w:spacing w:after="0" w:line="259" w:lineRule="auto"/>
              <w:ind w:left="36" w:right="0" w:firstLine="0"/>
              <w:jc w:val="left"/>
            </w:pPr>
            <w:r>
              <w:rPr>
                <w:sz w:val="14"/>
              </w:rPr>
              <w:t>(0.00)</w:t>
            </w:r>
          </w:p>
        </w:tc>
        <w:tc>
          <w:tcPr>
            <w:tcW w:w="572" w:type="dxa"/>
            <w:tcBorders>
              <w:top w:val="nil"/>
              <w:left w:val="nil"/>
              <w:bottom w:val="nil"/>
              <w:right w:val="nil"/>
            </w:tcBorders>
          </w:tcPr>
          <w:p w:rsidR="001742B9" w:rsidRDefault="00256ADB" w14:paraId="63690D62" w14:textId="77777777">
            <w:pPr>
              <w:spacing w:after="0" w:line="259" w:lineRule="auto"/>
              <w:ind w:left="0" w:right="0" w:firstLine="0"/>
              <w:jc w:val="left"/>
            </w:pPr>
            <w:r>
              <w:rPr>
                <w:sz w:val="14"/>
              </w:rPr>
              <w:t>(0.32)</w:t>
            </w:r>
          </w:p>
        </w:tc>
        <w:tc>
          <w:tcPr>
            <w:tcW w:w="644" w:type="dxa"/>
            <w:gridSpan w:val="2"/>
            <w:tcBorders>
              <w:top w:val="nil"/>
              <w:left w:val="nil"/>
              <w:bottom w:val="nil"/>
              <w:right w:val="nil"/>
            </w:tcBorders>
          </w:tcPr>
          <w:p w:rsidR="001742B9" w:rsidRDefault="00256ADB" w14:paraId="50334FDA" w14:textId="77777777">
            <w:pPr>
              <w:spacing w:after="0" w:line="259" w:lineRule="auto"/>
              <w:ind w:left="36" w:right="0" w:firstLine="0"/>
              <w:jc w:val="left"/>
            </w:pPr>
            <w:r>
              <w:rPr>
                <w:sz w:val="14"/>
              </w:rPr>
              <w:t>(2.31)</w:t>
            </w:r>
          </w:p>
        </w:tc>
        <w:tc>
          <w:tcPr>
            <w:tcW w:w="644" w:type="dxa"/>
            <w:tcBorders>
              <w:top w:val="nil"/>
              <w:left w:val="nil"/>
              <w:bottom w:val="nil"/>
              <w:right w:val="nil"/>
            </w:tcBorders>
          </w:tcPr>
          <w:p w:rsidR="001742B9" w:rsidRDefault="00256ADB" w14:paraId="5B8B4392" w14:textId="77777777">
            <w:pPr>
              <w:spacing w:after="0" w:line="259" w:lineRule="auto"/>
              <w:ind w:left="36" w:right="0" w:firstLine="0"/>
              <w:jc w:val="left"/>
            </w:pPr>
            <w:r>
              <w:rPr>
                <w:sz w:val="14"/>
              </w:rPr>
              <w:t>(2.25)</w:t>
            </w:r>
          </w:p>
        </w:tc>
        <w:tc>
          <w:tcPr>
            <w:tcW w:w="580" w:type="dxa"/>
            <w:tcBorders>
              <w:top w:val="nil"/>
              <w:left w:val="nil"/>
              <w:bottom w:val="nil"/>
              <w:right w:val="nil"/>
            </w:tcBorders>
          </w:tcPr>
          <w:p w:rsidR="001742B9" w:rsidRDefault="00256ADB" w14:paraId="08AC2F07" w14:textId="77777777">
            <w:pPr>
              <w:spacing w:after="0" w:line="259" w:lineRule="auto"/>
              <w:ind w:left="4" w:right="0" w:firstLine="0"/>
              <w:jc w:val="left"/>
            </w:pPr>
            <w:r>
              <w:rPr>
                <w:sz w:val="14"/>
              </w:rPr>
              <w:t>(1.00)</w:t>
            </w:r>
          </w:p>
        </w:tc>
        <w:tc>
          <w:tcPr>
            <w:tcW w:w="567" w:type="dxa"/>
            <w:tcBorders>
              <w:top w:val="nil"/>
              <w:left w:val="nil"/>
              <w:bottom w:val="nil"/>
              <w:right w:val="nil"/>
            </w:tcBorders>
          </w:tcPr>
          <w:p w:rsidR="001742B9" w:rsidRDefault="00256ADB" w14:paraId="5094E41A" w14:textId="77777777">
            <w:pPr>
              <w:spacing w:after="0" w:line="259" w:lineRule="auto"/>
              <w:ind w:left="36" w:right="0" w:firstLine="0"/>
              <w:jc w:val="left"/>
            </w:pPr>
            <w:r>
              <w:rPr>
                <w:sz w:val="14"/>
              </w:rPr>
              <w:t>(1.96)</w:t>
            </w:r>
          </w:p>
        </w:tc>
        <w:tc>
          <w:tcPr>
            <w:tcW w:w="721" w:type="dxa"/>
            <w:tcBorders>
              <w:top w:val="nil"/>
              <w:left w:val="nil"/>
              <w:bottom w:val="nil"/>
              <w:right w:val="nil"/>
            </w:tcBorders>
          </w:tcPr>
          <w:p w:rsidR="001742B9" w:rsidRDefault="00256ADB" w14:paraId="7AFF9B00" w14:textId="77777777">
            <w:pPr>
              <w:spacing w:after="0" w:line="259" w:lineRule="auto"/>
              <w:ind w:left="113" w:right="0" w:firstLine="0"/>
              <w:jc w:val="left"/>
            </w:pPr>
            <w:r>
              <w:rPr>
                <w:sz w:val="14"/>
              </w:rPr>
              <w:t>(1.75)</w:t>
            </w:r>
          </w:p>
        </w:tc>
        <w:tc>
          <w:tcPr>
            <w:tcW w:w="574" w:type="dxa"/>
            <w:tcBorders>
              <w:top w:val="nil"/>
              <w:left w:val="nil"/>
              <w:bottom w:val="nil"/>
              <w:right w:val="nil"/>
            </w:tcBorders>
          </w:tcPr>
          <w:p w:rsidR="001742B9" w:rsidRDefault="00256ADB" w14:paraId="3AEA3BDF" w14:textId="77777777">
            <w:pPr>
              <w:spacing w:after="0" w:line="259" w:lineRule="auto"/>
              <w:ind w:left="52" w:right="0" w:firstLine="0"/>
              <w:jc w:val="left"/>
            </w:pPr>
            <w:r>
              <w:rPr>
                <w:sz w:val="14"/>
              </w:rPr>
              <w:t>(0.45)</w:t>
            </w:r>
          </w:p>
        </w:tc>
      </w:tr>
      <w:tr w:rsidR="001742B9" w14:paraId="7B63CDCD" w14:textId="77777777">
        <w:trPr>
          <w:trHeight w:val="161"/>
        </w:trPr>
        <w:tc>
          <w:tcPr>
            <w:tcW w:w="3770" w:type="dxa"/>
            <w:tcBorders>
              <w:top w:val="nil"/>
              <w:left w:val="nil"/>
              <w:bottom w:val="nil"/>
              <w:right w:val="nil"/>
            </w:tcBorders>
          </w:tcPr>
          <w:p w:rsidR="001742B9" w:rsidRDefault="00256ADB" w14:paraId="0D1E48C9" w14:textId="77777777">
            <w:pPr>
              <w:spacing w:after="0" w:line="259" w:lineRule="auto"/>
              <w:ind w:left="102" w:right="0" w:firstLine="0"/>
              <w:jc w:val="left"/>
            </w:pPr>
            <w:r>
              <w:rPr>
                <w:sz w:val="14"/>
              </w:rPr>
              <w:t>Consumption over the past 7 days (pulses)</w:t>
            </w:r>
          </w:p>
        </w:tc>
        <w:tc>
          <w:tcPr>
            <w:tcW w:w="644" w:type="dxa"/>
            <w:tcBorders>
              <w:top w:val="nil"/>
              <w:left w:val="nil"/>
              <w:bottom w:val="nil"/>
              <w:right w:val="nil"/>
            </w:tcBorders>
          </w:tcPr>
          <w:p w:rsidR="001742B9" w:rsidRDefault="00256ADB" w14:paraId="5DDAFD31" w14:textId="77777777">
            <w:pPr>
              <w:spacing w:after="0" w:line="259" w:lineRule="auto"/>
              <w:ind w:left="92" w:right="0" w:firstLine="0"/>
              <w:jc w:val="left"/>
            </w:pPr>
            <w:r>
              <w:rPr>
                <w:sz w:val="14"/>
              </w:rPr>
              <w:t>1.60</w:t>
            </w:r>
          </w:p>
        </w:tc>
        <w:tc>
          <w:tcPr>
            <w:tcW w:w="644" w:type="dxa"/>
            <w:tcBorders>
              <w:top w:val="nil"/>
              <w:left w:val="nil"/>
              <w:bottom w:val="nil"/>
              <w:right w:val="nil"/>
            </w:tcBorders>
          </w:tcPr>
          <w:p w:rsidR="001742B9" w:rsidRDefault="00256ADB" w14:paraId="35302727" w14:textId="77777777">
            <w:pPr>
              <w:spacing w:after="0" w:line="259" w:lineRule="auto"/>
              <w:ind w:left="92" w:right="0" w:firstLine="0"/>
              <w:jc w:val="left"/>
            </w:pPr>
            <w:r>
              <w:rPr>
                <w:sz w:val="14"/>
              </w:rPr>
              <w:t>1.66</w:t>
            </w:r>
          </w:p>
        </w:tc>
        <w:tc>
          <w:tcPr>
            <w:tcW w:w="572" w:type="dxa"/>
            <w:tcBorders>
              <w:top w:val="nil"/>
              <w:left w:val="nil"/>
              <w:bottom w:val="nil"/>
              <w:right w:val="nil"/>
            </w:tcBorders>
          </w:tcPr>
          <w:p w:rsidR="001742B9" w:rsidRDefault="00256ADB" w14:paraId="135AE1A8" w14:textId="77777777">
            <w:pPr>
              <w:spacing w:after="0" w:line="259" w:lineRule="auto"/>
              <w:ind w:left="56" w:right="0" w:firstLine="0"/>
              <w:jc w:val="left"/>
            </w:pPr>
            <w:r>
              <w:rPr>
                <w:sz w:val="14"/>
              </w:rPr>
              <w:t>0.06</w:t>
            </w:r>
          </w:p>
        </w:tc>
        <w:tc>
          <w:tcPr>
            <w:tcW w:w="644" w:type="dxa"/>
            <w:gridSpan w:val="2"/>
            <w:tcBorders>
              <w:top w:val="nil"/>
              <w:left w:val="nil"/>
              <w:bottom w:val="nil"/>
              <w:right w:val="nil"/>
            </w:tcBorders>
          </w:tcPr>
          <w:p w:rsidR="001742B9" w:rsidRDefault="00256ADB" w14:paraId="208F9F62" w14:textId="77777777">
            <w:pPr>
              <w:spacing w:after="0" w:line="259" w:lineRule="auto"/>
              <w:ind w:left="92" w:right="0" w:firstLine="0"/>
              <w:jc w:val="left"/>
            </w:pPr>
            <w:r>
              <w:rPr>
                <w:sz w:val="14"/>
              </w:rPr>
              <w:t>1.91</w:t>
            </w:r>
          </w:p>
        </w:tc>
        <w:tc>
          <w:tcPr>
            <w:tcW w:w="644" w:type="dxa"/>
            <w:tcBorders>
              <w:top w:val="nil"/>
              <w:left w:val="nil"/>
              <w:bottom w:val="nil"/>
              <w:right w:val="nil"/>
            </w:tcBorders>
          </w:tcPr>
          <w:p w:rsidR="001742B9" w:rsidRDefault="00256ADB" w14:paraId="40E232AA" w14:textId="77777777">
            <w:pPr>
              <w:spacing w:after="0" w:line="259" w:lineRule="auto"/>
              <w:ind w:left="92" w:right="0" w:firstLine="0"/>
              <w:jc w:val="left"/>
            </w:pPr>
            <w:r>
              <w:rPr>
                <w:sz w:val="14"/>
              </w:rPr>
              <w:t>2.09</w:t>
            </w:r>
          </w:p>
        </w:tc>
        <w:tc>
          <w:tcPr>
            <w:tcW w:w="580" w:type="dxa"/>
            <w:tcBorders>
              <w:top w:val="nil"/>
              <w:left w:val="nil"/>
              <w:bottom w:val="nil"/>
              <w:right w:val="nil"/>
            </w:tcBorders>
          </w:tcPr>
          <w:p w:rsidR="001742B9" w:rsidRDefault="00256ADB" w14:paraId="40BE8936" w14:textId="77777777">
            <w:pPr>
              <w:spacing w:after="0" w:line="259" w:lineRule="auto"/>
              <w:ind w:left="60" w:right="0" w:firstLine="0"/>
              <w:jc w:val="left"/>
            </w:pPr>
            <w:r>
              <w:rPr>
                <w:sz w:val="14"/>
              </w:rPr>
              <w:t>0.18</w:t>
            </w:r>
          </w:p>
        </w:tc>
        <w:tc>
          <w:tcPr>
            <w:tcW w:w="567" w:type="dxa"/>
            <w:tcBorders>
              <w:top w:val="nil"/>
              <w:left w:val="nil"/>
              <w:bottom w:val="nil"/>
              <w:right w:val="nil"/>
            </w:tcBorders>
          </w:tcPr>
          <w:p w:rsidR="001742B9" w:rsidRDefault="00256ADB" w14:paraId="68A2B435" w14:textId="77777777">
            <w:pPr>
              <w:spacing w:after="0" w:line="259" w:lineRule="auto"/>
              <w:ind w:left="92" w:right="0" w:firstLine="0"/>
              <w:jc w:val="left"/>
            </w:pPr>
            <w:r>
              <w:rPr>
                <w:sz w:val="14"/>
              </w:rPr>
              <w:t>3.71</w:t>
            </w:r>
          </w:p>
        </w:tc>
        <w:tc>
          <w:tcPr>
            <w:tcW w:w="721" w:type="dxa"/>
            <w:tcBorders>
              <w:top w:val="nil"/>
              <w:left w:val="nil"/>
              <w:bottom w:val="nil"/>
              <w:right w:val="nil"/>
            </w:tcBorders>
          </w:tcPr>
          <w:p w:rsidR="001742B9" w:rsidRDefault="00256ADB" w14:paraId="44E83C0E" w14:textId="77777777">
            <w:pPr>
              <w:spacing w:after="0" w:line="259" w:lineRule="auto"/>
              <w:ind w:left="169" w:right="0" w:firstLine="0"/>
              <w:jc w:val="left"/>
            </w:pPr>
            <w:r>
              <w:rPr>
                <w:sz w:val="14"/>
              </w:rPr>
              <w:t>3.78</w:t>
            </w:r>
          </w:p>
        </w:tc>
        <w:tc>
          <w:tcPr>
            <w:tcW w:w="574" w:type="dxa"/>
            <w:tcBorders>
              <w:top w:val="nil"/>
              <w:left w:val="nil"/>
              <w:bottom w:val="nil"/>
              <w:right w:val="nil"/>
            </w:tcBorders>
          </w:tcPr>
          <w:p w:rsidR="001742B9" w:rsidRDefault="00256ADB" w14:paraId="1C54C705" w14:textId="77777777">
            <w:pPr>
              <w:spacing w:after="0" w:line="259" w:lineRule="auto"/>
              <w:ind w:left="108" w:right="0" w:firstLine="0"/>
              <w:jc w:val="left"/>
            </w:pPr>
            <w:r>
              <w:rPr>
                <w:sz w:val="14"/>
              </w:rPr>
              <w:t>0.08</w:t>
            </w:r>
          </w:p>
        </w:tc>
      </w:tr>
      <w:tr w:rsidR="001742B9" w14:paraId="6D4A8257" w14:textId="77777777">
        <w:trPr>
          <w:trHeight w:val="161"/>
        </w:trPr>
        <w:tc>
          <w:tcPr>
            <w:tcW w:w="3770" w:type="dxa"/>
            <w:tcBorders>
              <w:top w:val="nil"/>
              <w:left w:val="nil"/>
              <w:bottom w:val="nil"/>
              <w:right w:val="nil"/>
            </w:tcBorders>
          </w:tcPr>
          <w:p w:rsidR="001742B9" w:rsidRDefault="001742B9" w14:paraId="3EDB1A26"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7686F433" w14:textId="77777777">
            <w:pPr>
              <w:spacing w:after="0" w:line="259" w:lineRule="auto"/>
              <w:ind w:left="36" w:right="0" w:firstLine="0"/>
              <w:jc w:val="left"/>
            </w:pPr>
            <w:r>
              <w:rPr>
                <w:sz w:val="14"/>
              </w:rPr>
              <w:t>(1.42)</w:t>
            </w:r>
          </w:p>
        </w:tc>
        <w:tc>
          <w:tcPr>
            <w:tcW w:w="644" w:type="dxa"/>
            <w:tcBorders>
              <w:top w:val="nil"/>
              <w:left w:val="nil"/>
              <w:bottom w:val="nil"/>
              <w:right w:val="nil"/>
            </w:tcBorders>
          </w:tcPr>
          <w:p w:rsidR="001742B9" w:rsidRDefault="00256ADB" w14:paraId="325344E9" w14:textId="77777777">
            <w:pPr>
              <w:spacing w:after="0" w:line="259" w:lineRule="auto"/>
              <w:ind w:left="36" w:right="0" w:firstLine="0"/>
              <w:jc w:val="left"/>
            </w:pPr>
            <w:r>
              <w:rPr>
                <w:sz w:val="14"/>
              </w:rPr>
              <w:t>(1.50)</w:t>
            </w:r>
          </w:p>
        </w:tc>
        <w:tc>
          <w:tcPr>
            <w:tcW w:w="572" w:type="dxa"/>
            <w:tcBorders>
              <w:top w:val="nil"/>
              <w:left w:val="nil"/>
              <w:bottom w:val="nil"/>
              <w:right w:val="nil"/>
            </w:tcBorders>
          </w:tcPr>
          <w:p w:rsidR="001742B9" w:rsidRDefault="00256ADB" w14:paraId="3F876634" w14:textId="77777777">
            <w:pPr>
              <w:spacing w:after="0" w:line="259" w:lineRule="auto"/>
              <w:ind w:left="0" w:right="0" w:firstLine="0"/>
              <w:jc w:val="left"/>
            </w:pPr>
            <w:r>
              <w:rPr>
                <w:sz w:val="14"/>
              </w:rPr>
              <w:t>(0.62)</w:t>
            </w:r>
          </w:p>
        </w:tc>
        <w:tc>
          <w:tcPr>
            <w:tcW w:w="644" w:type="dxa"/>
            <w:gridSpan w:val="2"/>
            <w:tcBorders>
              <w:top w:val="nil"/>
              <w:left w:val="nil"/>
              <w:bottom w:val="nil"/>
              <w:right w:val="nil"/>
            </w:tcBorders>
          </w:tcPr>
          <w:p w:rsidR="001742B9" w:rsidRDefault="00256ADB" w14:paraId="48689E46" w14:textId="77777777">
            <w:pPr>
              <w:spacing w:after="0" w:line="259" w:lineRule="auto"/>
              <w:ind w:left="36" w:right="0" w:firstLine="0"/>
              <w:jc w:val="left"/>
            </w:pPr>
            <w:r>
              <w:rPr>
                <w:sz w:val="14"/>
              </w:rPr>
              <w:t>(2.07)</w:t>
            </w:r>
          </w:p>
        </w:tc>
        <w:tc>
          <w:tcPr>
            <w:tcW w:w="644" w:type="dxa"/>
            <w:tcBorders>
              <w:top w:val="nil"/>
              <w:left w:val="nil"/>
              <w:bottom w:val="nil"/>
              <w:right w:val="nil"/>
            </w:tcBorders>
          </w:tcPr>
          <w:p w:rsidR="001742B9" w:rsidRDefault="00256ADB" w14:paraId="708CC4E9" w14:textId="77777777">
            <w:pPr>
              <w:spacing w:after="0" w:line="259" w:lineRule="auto"/>
              <w:ind w:left="36" w:right="0" w:firstLine="0"/>
              <w:jc w:val="left"/>
            </w:pPr>
            <w:r>
              <w:rPr>
                <w:sz w:val="14"/>
              </w:rPr>
              <w:t>(2.05)</w:t>
            </w:r>
          </w:p>
        </w:tc>
        <w:tc>
          <w:tcPr>
            <w:tcW w:w="580" w:type="dxa"/>
            <w:tcBorders>
              <w:top w:val="nil"/>
              <w:left w:val="nil"/>
              <w:bottom w:val="nil"/>
              <w:right w:val="nil"/>
            </w:tcBorders>
          </w:tcPr>
          <w:p w:rsidR="001742B9" w:rsidRDefault="00256ADB" w14:paraId="636B048C" w14:textId="77777777">
            <w:pPr>
              <w:spacing w:after="0" w:line="259" w:lineRule="auto"/>
              <w:ind w:left="4" w:right="0" w:firstLine="0"/>
              <w:jc w:val="left"/>
            </w:pPr>
            <w:r>
              <w:rPr>
                <w:sz w:val="14"/>
              </w:rPr>
              <w:t>(0.23)</w:t>
            </w:r>
          </w:p>
        </w:tc>
        <w:tc>
          <w:tcPr>
            <w:tcW w:w="567" w:type="dxa"/>
            <w:tcBorders>
              <w:top w:val="nil"/>
              <w:left w:val="nil"/>
              <w:bottom w:val="nil"/>
              <w:right w:val="nil"/>
            </w:tcBorders>
          </w:tcPr>
          <w:p w:rsidR="001742B9" w:rsidRDefault="00256ADB" w14:paraId="1B9A49E6" w14:textId="77777777">
            <w:pPr>
              <w:spacing w:after="0" w:line="259" w:lineRule="auto"/>
              <w:ind w:left="36" w:right="0" w:firstLine="0"/>
              <w:jc w:val="left"/>
            </w:pPr>
            <w:r>
              <w:rPr>
                <w:sz w:val="14"/>
              </w:rPr>
              <w:t>(2.21)</w:t>
            </w:r>
          </w:p>
        </w:tc>
        <w:tc>
          <w:tcPr>
            <w:tcW w:w="721" w:type="dxa"/>
            <w:tcBorders>
              <w:top w:val="nil"/>
              <w:left w:val="nil"/>
              <w:bottom w:val="nil"/>
              <w:right w:val="nil"/>
            </w:tcBorders>
          </w:tcPr>
          <w:p w:rsidR="001742B9" w:rsidRDefault="00256ADB" w14:paraId="0911CAA2" w14:textId="77777777">
            <w:pPr>
              <w:spacing w:after="0" w:line="259" w:lineRule="auto"/>
              <w:ind w:left="113" w:right="0" w:firstLine="0"/>
              <w:jc w:val="left"/>
            </w:pPr>
            <w:r>
              <w:rPr>
                <w:sz w:val="14"/>
              </w:rPr>
              <w:t>(2.45)</w:t>
            </w:r>
          </w:p>
        </w:tc>
        <w:tc>
          <w:tcPr>
            <w:tcW w:w="574" w:type="dxa"/>
            <w:tcBorders>
              <w:top w:val="nil"/>
              <w:left w:val="nil"/>
              <w:bottom w:val="nil"/>
              <w:right w:val="nil"/>
            </w:tcBorders>
          </w:tcPr>
          <w:p w:rsidR="001742B9" w:rsidRDefault="00256ADB" w14:paraId="0A9766AC" w14:textId="77777777">
            <w:pPr>
              <w:spacing w:after="0" w:line="259" w:lineRule="auto"/>
              <w:ind w:left="52" w:right="0" w:firstLine="0"/>
              <w:jc w:val="left"/>
            </w:pPr>
            <w:r>
              <w:rPr>
                <w:sz w:val="14"/>
              </w:rPr>
              <w:t>(0.77)</w:t>
            </w:r>
          </w:p>
        </w:tc>
      </w:tr>
      <w:tr w:rsidR="001742B9" w14:paraId="2D7A4CD4" w14:textId="77777777">
        <w:trPr>
          <w:trHeight w:val="161"/>
        </w:trPr>
        <w:tc>
          <w:tcPr>
            <w:tcW w:w="3770" w:type="dxa"/>
            <w:tcBorders>
              <w:top w:val="nil"/>
              <w:left w:val="nil"/>
              <w:bottom w:val="nil"/>
              <w:right w:val="nil"/>
            </w:tcBorders>
          </w:tcPr>
          <w:p w:rsidR="001742B9" w:rsidRDefault="00256ADB" w14:paraId="5E7723BD" w14:textId="77777777">
            <w:pPr>
              <w:spacing w:after="0" w:line="259" w:lineRule="auto"/>
              <w:ind w:left="102" w:right="0" w:firstLine="0"/>
              <w:jc w:val="left"/>
            </w:pPr>
            <w:r>
              <w:rPr>
                <w:sz w:val="14"/>
              </w:rPr>
              <w:t>Consumption over the past 7 days (dairy products)</w:t>
            </w:r>
          </w:p>
        </w:tc>
        <w:tc>
          <w:tcPr>
            <w:tcW w:w="644" w:type="dxa"/>
            <w:tcBorders>
              <w:top w:val="nil"/>
              <w:left w:val="nil"/>
              <w:bottom w:val="nil"/>
              <w:right w:val="nil"/>
            </w:tcBorders>
          </w:tcPr>
          <w:p w:rsidR="001742B9" w:rsidRDefault="00256ADB" w14:paraId="1BA2E54D" w14:textId="77777777">
            <w:pPr>
              <w:spacing w:after="0" w:line="259" w:lineRule="auto"/>
              <w:ind w:left="92" w:right="0" w:firstLine="0"/>
              <w:jc w:val="left"/>
            </w:pPr>
            <w:r>
              <w:rPr>
                <w:sz w:val="14"/>
              </w:rPr>
              <w:t>0.16</w:t>
            </w:r>
          </w:p>
        </w:tc>
        <w:tc>
          <w:tcPr>
            <w:tcW w:w="644" w:type="dxa"/>
            <w:tcBorders>
              <w:top w:val="nil"/>
              <w:left w:val="nil"/>
              <w:bottom w:val="nil"/>
              <w:right w:val="nil"/>
            </w:tcBorders>
          </w:tcPr>
          <w:p w:rsidR="001742B9" w:rsidRDefault="00256ADB" w14:paraId="53437411" w14:textId="77777777">
            <w:pPr>
              <w:spacing w:after="0" w:line="259" w:lineRule="auto"/>
              <w:ind w:left="92" w:right="0" w:firstLine="0"/>
              <w:jc w:val="left"/>
            </w:pPr>
            <w:r>
              <w:rPr>
                <w:sz w:val="14"/>
              </w:rPr>
              <w:t>0.17</w:t>
            </w:r>
          </w:p>
        </w:tc>
        <w:tc>
          <w:tcPr>
            <w:tcW w:w="572" w:type="dxa"/>
            <w:tcBorders>
              <w:top w:val="nil"/>
              <w:left w:val="nil"/>
              <w:bottom w:val="nil"/>
              <w:right w:val="nil"/>
            </w:tcBorders>
          </w:tcPr>
          <w:p w:rsidR="001742B9" w:rsidRDefault="00256ADB" w14:paraId="5DC899C0" w14:textId="77777777">
            <w:pPr>
              <w:spacing w:after="0" w:line="259" w:lineRule="auto"/>
              <w:ind w:left="56" w:right="0" w:firstLine="0"/>
              <w:jc w:val="left"/>
            </w:pPr>
            <w:r>
              <w:rPr>
                <w:sz w:val="14"/>
              </w:rPr>
              <w:t>0.01</w:t>
            </w:r>
          </w:p>
        </w:tc>
        <w:tc>
          <w:tcPr>
            <w:tcW w:w="644" w:type="dxa"/>
            <w:gridSpan w:val="2"/>
            <w:tcBorders>
              <w:top w:val="nil"/>
              <w:left w:val="nil"/>
              <w:bottom w:val="nil"/>
              <w:right w:val="nil"/>
            </w:tcBorders>
          </w:tcPr>
          <w:p w:rsidR="001742B9" w:rsidRDefault="00256ADB" w14:paraId="73BF31F7" w14:textId="77777777">
            <w:pPr>
              <w:spacing w:after="0" w:line="259" w:lineRule="auto"/>
              <w:ind w:left="92" w:right="0" w:firstLine="0"/>
              <w:jc w:val="left"/>
            </w:pPr>
            <w:r>
              <w:rPr>
                <w:sz w:val="14"/>
              </w:rPr>
              <w:t>1.35</w:t>
            </w:r>
          </w:p>
        </w:tc>
        <w:tc>
          <w:tcPr>
            <w:tcW w:w="644" w:type="dxa"/>
            <w:tcBorders>
              <w:top w:val="nil"/>
              <w:left w:val="nil"/>
              <w:bottom w:val="nil"/>
              <w:right w:val="nil"/>
            </w:tcBorders>
          </w:tcPr>
          <w:p w:rsidR="001742B9" w:rsidRDefault="00256ADB" w14:paraId="08ECBB0F" w14:textId="77777777">
            <w:pPr>
              <w:spacing w:after="0" w:line="259" w:lineRule="auto"/>
              <w:ind w:left="92" w:right="0" w:firstLine="0"/>
              <w:jc w:val="left"/>
            </w:pPr>
            <w:r>
              <w:rPr>
                <w:sz w:val="14"/>
              </w:rPr>
              <w:t>1.40</w:t>
            </w:r>
          </w:p>
        </w:tc>
        <w:tc>
          <w:tcPr>
            <w:tcW w:w="580" w:type="dxa"/>
            <w:tcBorders>
              <w:top w:val="nil"/>
              <w:left w:val="nil"/>
              <w:bottom w:val="nil"/>
              <w:right w:val="nil"/>
            </w:tcBorders>
          </w:tcPr>
          <w:p w:rsidR="001742B9" w:rsidRDefault="00256ADB" w14:paraId="7CD0D855" w14:textId="77777777">
            <w:pPr>
              <w:spacing w:after="0" w:line="259" w:lineRule="auto"/>
              <w:ind w:left="60" w:right="0" w:firstLine="0"/>
              <w:jc w:val="left"/>
            </w:pPr>
            <w:r>
              <w:rPr>
                <w:sz w:val="14"/>
              </w:rPr>
              <w:t>0.06</w:t>
            </w:r>
          </w:p>
        </w:tc>
        <w:tc>
          <w:tcPr>
            <w:tcW w:w="567" w:type="dxa"/>
            <w:tcBorders>
              <w:top w:val="nil"/>
              <w:left w:val="nil"/>
              <w:bottom w:val="nil"/>
              <w:right w:val="nil"/>
            </w:tcBorders>
          </w:tcPr>
          <w:p w:rsidR="001742B9" w:rsidRDefault="00256ADB" w14:paraId="73082352" w14:textId="77777777">
            <w:pPr>
              <w:spacing w:after="0" w:line="259" w:lineRule="auto"/>
              <w:ind w:left="92" w:right="0" w:firstLine="0"/>
              <w:jc w:val="left"/>
            </w:pPr>
            <w:r>
              <w:rPr>
                <w:sz w:val="14"/>
              </w:rPr>
              <w:t>0.55</w:t>
            </w:r>
          </w:p>
        </w:tc>
        <w:tc>
          <w:tcPr>
            <w:tcW w:w="721" w:type="dxa"/>
            <w:tcBorders>
              <w:top w:val="nil"/>
              <w:left w:val="nil"/>
              <w:bottom w:val="nil"/>
              <w:right w:val="nil"/>
            </w:tcBorders>
          </w:tcPr>
          <w:p w:rsidR="001742B9" w:rsidRDefault="00256ADB" w14:paraId="1A3FF6F4" w14:textId="77777777">
            <w:pPr>
              <w:spacing w:after="0" w:line="259" w:lineRule="auto"/>
              <w:ind w:left="169" w:right="0" w:firstLine="0"/>
              <w:jc w:val="left"/>
            </w:pPr>
            <w:r>
              <w:rPr>
                <w:sz w:val="14"/>
              </w:rPr>
              <w:t>0.45</w:t>
            </w:r>
          </w:p>
        </w:tc>
        <w:tc>
          <w:tcPr>
            <w:tcW w:w="574" w:type="dxa"/>
            <w:tcBorders>
              <w:top w:val="nil"/>
              <w:left w:val="nil"/>
              <w:bottom w:val="nil"/>
              <w:right w:val="nil"/>
            </w:tcBorders>
          </w:tcPr>
          <w:p w:rsidR="001742B9" w:rsidRDefault="00256ADB" w14:paraId="22F1B35A" w14:textId="77777777">
            <w:pPr>
              <w:spacing w:after="0" w:line="259" w:lineRule="auto"/>
              <w:ind w:left="84" w:right="0" w:firstLine="0"/>
              <w:jc w:val="left"/>
            </w:pPr>
            <w:r>
              <w:rPr>
                <w:sz w:val="14"/>
              </w:rPr>
              <w:t>-0.10</w:t>
            </w:r>
          </w:p>
        </w:tc>
      </w:tr>
      <w:tr w:rsidR="001742B9" w14:paraId="3B835D67" w14:textId="77777777">
        <w:trPr>
          <w:trHeight w:val="161"/>
        </w:trPr>
        <w:tc>
          <w:tcPr>
            <w:tcW w:w="3770" w:type="dxa"/>
            <w:tcBorders>
              <w:top w:val="nil"/>
              <w:left w:val="nil"/>
              <w:bottom w:val="nil"/>
              <w:right w:val="nil"/>
            </w:tcBorders>
          </w:tcPr>
          <w:p w:rsidR="001742B9" w:rsidRDefault="001742B9" w14:paraId="47E21F48"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48D6E4D2" w14:textId="77777777">
            <w:pPr>
              <w:spacing w:after="0" w:line="259" w:lineRule="auto"/>
              <w:ind w:left="36" w:right="0" w:firstLine="0"/>
              <w:jc w:val="left"/>
            </w:pPr>
            <w:r>
              <w:rPr>
                <w:sz w:val="14"/>
              </w:rPr>
              <w:t>(0.77)</w:t>
            </w:r>
          </w:p>
        </w:tc>
        <w:tc>
          <w:tcPr>
            <w:tcW w:w="644" w:type="dxa"/>
            <w:tcBorders>
              <w:top w:val="nil"/>
              <w:left w:val="nil"/>
              <w:bottom w:val="nil"/>
              <w:right w:val="nil"/>
            </w:tcBorders>
          </w:tcPr>
          <w:p w:rsidR="001742B9" w:rsidRDefault="00256ADB" w14:paraId="77153A0E" w14:textId="77777777">
            <w:pPr>
              <w:spacing w:after="0" w:line="259" w:lineRule="auto"/>
              <w:ind w:left="36" w:right="0" w:firstLine="0"/>
              <w:jc w:val="left"/>
            </w:pPr>
            <w:r>
              <w:rPr>
                <w:sz w:val="14"/>
              </w:rPr>
              <w:t>(0.56)</w:t>
            </w:r>
          </w:p>
        </w:tc>
        <w:tc>
          <w:tcPr>
            <w:tcW w:w="572" w:type="dxa"/>
            <w:tcBorders>
              <w:top w:val="nil"/>
              <w:left w:val="nil"/>
              <w:bottom w:val="nil"/>
              <w:right w:val="nil"/>
            </w:tcBorders>
          </w:tcPr>
          <w:p w:rsidR="001742B9" w:rsidRDefault="00256ADB" w14:paraId="04612F43" w14:textId="77777777">
            <w:pPr>
              <w:spacing w:after="0" w:line="259" w:lineRule="auto"/>
              <w:ind w:left="0" w:right="0" w:firstLine="0"/>
              <w:jc w:val="left"/>
            </w:pPr>
            <w:r>
              <w:rPr>
                <w:sz w:val="14"/>
              </w:rPr>
              <w:t>(0.86)</w:t>
            </w:r>
          </w:p>
        </w:tc>
        <w:tc>
          <w:tcPr>
            <w:tcW w:w="644" w:type="dxa"/>
            <w:gridSpan w:val="2"/>
            <w:tcBorders>
              <w:top w:val="nil"/>
              <w:left w:val="nil"/>
              <w:bottom w:val="nil"/>
              <w:right w:val="nil"/>
            </w:tcBorders>
          </w:tcPr>
          <w:p w:rsidR="001742B9" w:rsidRDefault="00256ADB" w14:paraId="1F5EE0B4" w14:textId="77777777">
            <w:pPr>
              <w:spacing w:after="0" w:line="259" w:lineRule="auto"/>
              <w:ind w:left="36" w:right="0" w:firstLine="0"/>
              <w:jc w:val="left"/>
            </w:pPr>
            <w:r>
              <w:rPr>
                <w:sz w:val="14"/>
              </w:rPr>
              <w:t>(1.96)</w:t>
            </w:r>
          </w:p>
        </w:tc>
        <w:tc>
          <w:tcPr>
            <w:tcW w:w="644" w:type="dxa"/>
            <w:tcBorders>
              <w:top w:val="nil"/>
              <w:left w:val="nil"/>
              <w:bottom w:val="nil"/>
              <w:right w:val="nil"/>
            </w:tcBorders>
          </w:tcPr>
          <w:p w:rsidR="001742B9" w:rsidRDefault="00256ADB" w14:paraId="15DF182F" w14:textId="77777777">
            <w:pPr>
              <w:spacing w:after="0" w:line="259" w:lineRule="auto"/>
              <w:ind w:left="36" w:right="0" w:firstLine="0"/>
              <w:jc w:val="left"/>
            </w:pPr>
            <w:r>
              <w:rPr>
                <w:sz w:val="14"/>
              </w:rPr>
              <w:t>(2.08)</w:t>
            </w:r>
          </w:p>
        </w:tc>
        <w:tc>
          <w:tcPr>
            <w:tcW w:w="580" w:type="dxa"/>
            <w:tcBorders>
              <w:top w:val="nil"/>
              <w:left w:val="nil"/>
              <w:bottom w:val="nil"/>
              <w:right w:val="nil"/>
            </w:tcBorders>
          </w:tcPr>
          <w:p w:rsidR="001742B9" w:rsidRDefault="00256ADB" w14:paraId="2AAF7ECB" w14:textId="77777777">
            <w:pPr>
              <w:spacing w:after="0" w:line="259" w:lineRule="auto"/>
              <w:ind w:left="4" w:right="0" w:firstLine="0"/>
              <w:jc w:val="left"/>
            </w:pPr>
            <w:r>
              <w:rPr>
                <w:sz w:val="14"/>
              </w:rPr>
              <w:t>(0.70)</w:t>
            </w:r>
          </w:p>
        </w:tc>
        <w:tc>
          <w:tcPr>
            <w:tcW w:w="567" w:type="dxa"/>
            <w:tcBorders>
              <w:top w:val="nil"/>
              <w:left w:val="nil"/>
              <w:bottom w:val="nil"/>
              <w:right w:val="nil"/>
            </w:tcBorders>
          </w:tcPr>
          <w:p w:rsidR="001742B9" w:rsidRDefault="00256ADB" w14:paraId="29A002AC" w14:textId="77777777">
            <w:pPr>
              <w:spacing w:after="0" w:line="259" w:lineRule="auto"/>
              <w:ind w:left="36" w:right="0" w:firstLine="0"/>
              <w:jc w:val="left"/>
            </w:pPr>
            <w:r>
              <w:rPr>
                <w:sz w:val="14"/>
              </w:rPr>
              <w:t>(1.61)</w:t>
            </w:r>
          </w:p>
        </w:tc>
        <w:tc>
          <w:tcPr>
            <w:tcW w:w="721" w:type="dxa"/>
            <w:tcBorders>
              <w:top w:val="nil"/>
              <w:left w:val="nil"/>
              <w:bottom w:val="nil"/>
              <w:right w:val="nil"/>
            </w:tcBorders>
          </w:tcPr>
          <w:p w:rsidR="001742B9" w:rsidRDefault="00256ADB" w14:paraId="7A933A8D" w14:textId="77777777">
            <w:pPr>
              <w:spacing w:after="0" w:line="259" w:lineRule="auto"/>
              <w:ind w:left="113" w:right="0" w:firstLine="0"/>
              <w:jc w:val="left"/>
            </w:pPr>
            <w:r>
              <w:rPr>
                <w:sz w:val="14"/>
              </w:rPr>
              <w:t>(1.53)</w:t>
            </w:r>
          </w:p>
        </w:tc>
        <w:tc>
          <w:tcPr>
            <w:tcW w:w="574" w:type="dxa"/>
            <w:tcBorders>
              <w:top w:val="nil"/>
              <w:left w:val="nil"/>
              <w:bottom w:val="nil"/>
              <w:right w:val="nil"/>
            </w:tcBorders>
          </w:tcPr>
          <w:p w:rsidR="001742B9" w:rsidRDefault="00256ADB" w14:paraId="7D3A2AA8" w14:textId="77777777">
            <w:pPr>
              <w:spacing w:after="0" w:line="259" w:lineRule="auto"/>
              <w:ind w:left="52" w:right="0" w:firstLine="0"/>
              <w:jc w:val="left"/>
            </w:pPr>
            <w:r>
              <w:rPr>
                <w:sz w:val="14"/>
              </w:rPr>
              <w:t>(0.60)</w:t>
            </w:r>
          </w:p>
        </w:tc>
      </w:tr>
      <w:tr w:rsidR="001742B9" w14:paraId="34B5DA85" w14:textId="77777777">
        <w:trPr>
          <w:trHeight w:val="161"/>
        </w:trPr>
        <w:tc>
          <w:tcPr>
            <w:tcW w:w="3770" w:type="dxa"/>
            <w:tcBorders>
              <w:top w:val="nil"/>
              <w:left w:val="nil"/>
              <w:bottom w:val="nil"/>
              <w:right w:val="nil"/>
            </w:tcBorders>
          </w:tcPr>
          <w:p w:rsidR="001742B9" w:rsidRDefault="00256ADB" w14:paraId="39A30153" w14:textId="77777777">
            <w:pPr>
              <w:spacing w:after="0" w:line="259" w:lineRule="auto"/>
              <w:ind w:left="102" w:right="0" w:firstLine="0"/>
              <w:jc w:val="left"/>
            </w:pPr>
            <w:r>
              <w:rPr>
                <w:sz w:val="14"/>
              </w:rPr>
              <w:t>Consumption over the past 7 days (protein-rich foods)</w:t>
            </w:r>
          </w:p>
        </w:tc>
        <w:tc>
          <w:tcPr>
            <w:tcW w:w="644" w:type="dxa"/>
            <w:tcBorders>
              <w:top w:val="nil"/>
              <w:left w:val="nil"/>
              <w:bottom w:val="nil"/>
              <w:right w:val="nil"/>
            </w:tcBorders>
          </w:tcPr>
          <w:p w:rsidR="001742B9" w:rsidRDefault="00256ADB" w14:paraId="3D769CE0" w14:textId="77777777">
            <w:pPr>
              <w:spacing w:after="0" w:line="259" w:lineRule="auto"/>
              <w:ind w:left="92" w:right="0" w:firstLine="0"/>
              <w:jc w:val="left"/>
            </w:pPr>
            <w:r>
              <w:rPr>
                <w:sz w:val="14"/>
              </w:rPr>
              <w:t>3.35</w:t>
            </w:r>
          </w:p>
        </w:tc>
        <w:tc>
          <w:tcPr>
            <w:tcW w:w="644" w:type="dxa"/>
            <w:tcBorders>
              <w:top w:val="nil"/>
              <w:left w:val="nil"/>
              <w:bottom w:val="nil"/>
              <w:right w:val="nil"/>
            </w:tcBorders>
          </w:tcPr>
          <w:p w:rsidR="001742B9" w:rsidRDefault="00256ADB" w14:paraId="0A6D2168" w14:textId="77777777">
            <w:pPr>
              <w:spacing w:after="0" w:line="259" w:lineRule="auto"/>
              <w:ind w:left="92" w:right="0" w:firstLine="0"/>
              <w:jc w:val="left"/>
            </w:pPr>
            <w:r>
              <w:rPr>
                <w:sz w:val="14"/>
              </w:rPr>
              <w:t>3.10</w:t>
            </w:r>
          </w:p>
        </w:tc>
        <w:tc>
          <w:tcPr>
            <w:tcW w:w="572" w:type="dxa"/>
            <w:tcBorders>
              <w:top w:val="nil"/>
              <w:left w:val="nil"/>
              <w:bottom w:val="nil"/>
              <w:right w:val="nil"/>
            </w:tcBorders>
          </w:tcPr>
          <w:p w:rsidR="001742B9" w:rsidRDefault="00256ADB" w14:paraId="17A75911" w14:textId="77777777">
            <w:pPr>
              <w:spacing w:after="0" w:line="259" w:lineRule="auto"/>
              <w:ind w:left="32" w:right="0" w:firstLine="0"/>
              <w:jc w:val="left"/>
            </w:pPr>
            <w:r>
              <w:rPr>
                <w:sz w:val="14"/>
              </w:rPr>
              <w:t>-0.25</w:t>
            </w:r>
          </w:p>
        </w:tc>
        <w:tc>
          <w:tcPr>
            <w:tcW w:w="644" w:type="dxa"/>
            <w:gridSpan w:val="2"/>
            <w:tcBorders>
              <w:top w:val="nil"/>
              <w:left w:val="nil"/>
              <w:bottom w:val="nil"/>
              <w:right w:val="nil"/>
            </w:tcBorders>
          </w:tcPr>
          <w:p w:rsidR="001742B9" w:rsidRDefault="00256ADB" w14:paraId="0A10A331" w14:textId="77777777">
            <w:pPr>
              <w:spacing w:after="0" w:line="259" w:lineRule="auto"/>
              <w:ind w:left="92" w:right="0" w:firstLine="0"/>
              <w:jc w:val="left"/>
            </w:pPr>
            <w:r>
              <w:rPr>
                <w:sz w:val="14"/>
              </w:rPr>
              <w:t>3.06</w:t>
            </w:r>
          </w:p>
        </w:tc>
        <w:tc>
          <w:tcPr>
            <w:tcW w:w="644" w:type="dxa"/>
            <w:tcBorders>
              <w:top w:val="nil"/>
              <w:left w:val="nil"/>
              <w:bottom w:val="nil"/>
              <w:right w:val="nil"/>
            </w:tcBorders>
          </w:tcPr>
          <w:p w:rsidR="001742B9" w:rsidRDefault="00256ADB" w14:paraId="3B514340" w14:textId="77777777">
            <w:pPr>
              <w:spacing w:after="0" w:line="259" w:lineRule="auto"/>
              <w:ind w:left="92" w:right="0" w:firstLine="0"/>
              <w:jc w:val="left"/>
            </w:pPr>
            <w:r>
              <w:rPr>
                <w:sz w:val="14"/>
              </w:rPr>
              <w:t>3.00</w:t>
            </w:r>
          </w:p>
        </w:tc>
        <w:tc>
          <w:tcPr>
            <w:tcW w:w="580" w:type="dxa"/>
            <w:tcBorders>
              <w:top w:val="nil"/>
              <w:left w:val="nil"/>
              <w:bottom w:val="nil"/>
              <w:right w:val="nil"/>
            </w:tcBorders>
          </w:tcPr>
          <w:p w:rsidR="001742B9" w:rsidRDefault="00256ADB" w14:paraId="378DCDC9" w14:textId="77777777">
            <w:pPr>
              <w:spacing w:after="0" w:line="259" w:lineRule="auto"/>
              <w:ind w:left="36" w:right="0" w:firstLine="0"/>
              <w:jc w:val="left"/>
            </w:pPr>
            <w:r>
              <w:rPr>
                <w:sz w:val="14"/>
              </w:rPr>
              <w:t>-0.06</w:t>
            </w:r>
          </w:p>
        </w:tc>
        <w:tc>
          <w:tcPr>
            <w:tcW w:w="567" w:type="dxa"/>
            <w:tcBorders>
              <w:top w:val="nil"/>
              <w:left w:val="nil"/>
              <w:bottom w:val="nil"/>
              <w:right w:val="nil"/>
            </w:tcBorders>
          </w:tcPr>
          <w:p w:rsidR="001742B9" w:rsidRDefault="00256ADB" w14:paraId="561C6233" w14:textId="77777777">
            <w:pPr>
              <w:spacing w:after="0" w:line="259" w:lineRule="auto"/>
              <w:ind w:left="92" w:right="0" w:firstLine="0"/>
              <w:jc w:val="left"/>
            </w:pPr>
            <w:r>
              <w:rPr>
                <w:sz w:val="14"/>
              </w:rPr>
              <w:t>1.66</w:t>
            </w:r>
          </w:p>
        </w:tc>
        <w:tc>
          <w:tcPr>
            <w:tcW w:w="721" w:type="dxa"/>
            <w:tcBorders>
              <w:top w:val="nil"/>
              <w:left w:val="nil"/>
              <w:bottom w:val="nil"/>
              <w:right w:val="nil"/>
            </w:tcBorders>
          </w:tcPr>
          <w:p w:rsidR="001742B9" w:rsidRDefault="00256ADB" w14:paraId="19F011A0" w14:textId="77777777">
            <w:pPr>
              <w:spacing w:after="0" w:line="259" w:lineRule="auto"/>
              <w:ind w:left="169" w:right="0" w:firstLine="0"/>
              <w:jc w:val="left"/>
            </w:pPr>
            <w:r>
              <w:rPr>
                <w:sz w:val="14"/>
              </w:rPr>
              <w:t>1.78</w:t>
            </w:r>
          </w:p>
        </w:tc>
        <w:tc>
          <w:tcPr>
            <w:tcW w:w="574" w:type="dxa"/>
            <w:tcBorders>
              <w:top w:val="nil"/>
              <w:left w:val="nil"/>
              <w:bottom w:val="nil"/>
              <w:right w:val="nil"/>
            </w:tcBorders>
          </w:tcPr>
          <w:p w:rsidR="001742B9" w:rsidRDefault="00256ADB" w14:paraId="29E0EB76" w14:textId="77777777">
            <w:pPr>
              <w:spacing w:after="0" w:line="259" w:lineRule="auto"/>
              <w:ind w:left="108" w:right="0" w:firstLine="0"/>
              <w:jc w:val="left"/>
            </w:pPr>
            <w:r>
              <w:rPr>
                <w:sz w:val="14"/>
              </w:rPr>
              <w:t>0.11</w:t>
            </w:r>
          </w:p>
        </w:tc>
      </w:tr>
      <w:tr w:rsidR="001742B9" w14:paraId="27A35F0B" w14:textId="77777777">
        <w:trPr>
          <w:trHeight w:val="161"/>
        </w:trPr>
        <w:tc>
          <w:tcPr>
            <w:tcW w:w="3770" w:type="dxa"/>
            <w:tcBorders>
              <w:top w:val="nil"/>
              <w:left w:val="nil"/>
              <w:bottom w:val="nil"/>
              <w:right w:val="nil"/>
            </w:tcBorders>
          </w:tcPr>
          <w:p w:rsidR="001742B9" w:rsidRDefault="001742B9" w14:paraId="3F8CF330"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1D5A4E3C" w14:textId="77777777">
            <w:pPr>
              <w:spacing w:after="0" w:line="259" w:lineRule="auto"/>
              <w:ind w:left="36" w:right="0" w:firstLine="0"/>
              <w:jc w:val="left"/>
            </w:pPr>
            <w:r>
              <w:rPr>
                <w:sz w:val="14"/>
              </w:rPr>
              <w:t>(2.04)</w:t>
            </w:r>
          </w:p>
        </w:tc>
        <w:tc>
          <w:tcPr>
            <w:tcW w:w="644" w:type="dxa"/>
            <w:tcBorders>
              <w:top w:val="nil"/>
              <w:left w:val="nil"/>
              <w:bottom w:val="nil"/>
              <w:right w:val="nil"/>
            </w:tcBorders>
          </w:tcPr>
          <w:p w:rsidR="001742B9" w:rsidRDefault="00256ADB" w14:paraId="2C780673" w14:textId="77777777">
            <w:pPr>
              <w:spacing w:after="0" w:line="259" w:lineRule="auto"/>
              <w:ind w:left="36" w:right="0" w:firstLine="0"/>
              <w:jc w:val="left"/>
            </w:pPr>
            <w:r>
              <w:rPr>
                <w:sz w:val="14"/>
              </w:rPr>
              <w:t>(2.04)</w:t>
            </w:r>
          </w:p>
        </w:tc>
        <w:tc>
          <w:tcPr>
            <w:tcW w:w="572" w:type="dxa"/>
            <w:tcBorders>
              <w:top w:val="nil"/>
              <w:left w:val="nil"/>
              <w:bottom w:val="nil"/>
              <w:right w:val="nil"/>
            </w:tcBorders>
          </w:tcPr>
          <w:p w:rsidR="001742B9" w:rsidRDefault="00256ADB" w14:paraId="139C3B87" w14:textId="77777777">
            <w:pPr>
              <w:spacing w:after="0" w:line="259" w:lineRule="auto"/>
              <w:ind w:left="0" w:right="0" w:firstLine="0"/>
              <w:jc w:val="left"/>
            </w:pPr>
            <w:r>
              <w:rPr>
                <w:sz w:val="14"/>
              </w:rPr>
              <w:t>(0.13)</w:t>
            </w:r>
          </w:p>
        </w:tc>
        <w:tc>
          <w:tcPr>
            <w:tcW w:w="644" w:type="dxa"/>
            <w:gridSpan w:val="2"/>
            <w:tcBorders>
              <w:top w:val="nil"/>
              <w:left w:val="nil"/>
              <w:bottom w:val="nil"/>
              <w:right w:val="nil"/>
            </w:tcBorders>
          </w:tcPr>
          <w:p w:rsidR="001742B9" w:rsidRDefault="00256ADB" w14:paraId="6BA46409" w14:textId="77777777">
            <w:pPr>
              <w:spacing w:after="0" w:line="259" w:lineRule="auto"/>
              <w:ind w:left="36" w:right="0" w:firstLine="0"/>
              <w:jc w:val="left"/>
            </w:pPr>
            <w:r>
              <w:rPr>
                <w:sz w:val="14"/>
              </w:rPr>
              <w:t>(2.45)</w:t>
            </w:r>
          </w:p>
        </w:tc>
        <w:tc>
          <w:tcPr>
            <w:tcW w:w="644" w:type="dxa"/>
            <w:tcBorders>
              <w:top w:val="nil"/>
              <w:left w:val="nil"/>
              <w:bottom w:val="nil"/>
              <w:right w:val="nil"/>
            </w:tcBorders>
          </w:tcPr>
          <w:p w:rsidR="001742B9" w:rsidRDefault="00256ADB" w14:paraId="1C9E9DBD" w14:textId="77777777">
            <w:pPr>
              <w:spacing w:after="0" w:line="259" w:lineRule="auto"/>
              <w:ind w:left="36" w:right="0" w:firstLine="0"/>
              <w:jc w:val="left"/>
            </w:pPr>
            <w:r>
              <w:rPr>
                <w:sz w:val="14"/>
              </w:rPr>
              <w:t>(2.39)</w:t>
            </w:r>
          </w:p>
        </w:tc>
        <w:tc>
          <w:tcPr>
            <w:tcW w:w="580" w:type="dxa"/>
            <w:tcBorders>
              <w:top w:val="nil"/>
              <w:left w:val="nil"/>
              <w:bottom w:val="nil"/>
              <w:right w:val="nil"/>
            </w:tcBorders>
          </w:tcPr>
          <w:p w:rsidR="001742B9" w:rsidRDefault="00256ADB" w14:paraId="0C1627DE" w14:textId="77777777">
            <w:pPr>
              <w:spacing w:after="0" w:line="259" w:lineRule="auto"/>
              <w:ind w:left="4" w:right="0" w:firstLine="0"/>
              <w:jc w:val="left"/>
            </w:pPr>
            <w:r>
              <w:rPr>
                <w:sz w:val="14"/>
              </w:rPr>
              <w:t>(0.73)</w:t>
            </w:r>
          </w:p>
        </w:tc>
        <w:tc>
          <w:tcPr>
            <w:tcW w:w="567" w:type="dxa"/>
            <w:tcBorders>
              <w:top w:val="nil"/>
              <w:left w:val="nil"/>
              <w:bottom w:val="nil"/>
              <w:right w:val="nil"/>
            </w:tcBorders>
          </w:tcPr>
          <w:p w:rsidR="001742B9" w:rsidRDefault="00256ADB" w14:paraId="490418B5" w14:textId="77777777">
            <w:pPr>
              <w:spacing w:after="0" w:line="259" w:lineRule="auto"/>
              <w:ind w:left="36" w:right="0" w:firstLine="0"/>
              <w:jc w:val="left"/>
            </w:pPr>
            <w:r>
              <w:rPr>
                <w:sz w:val="14"/>
              </w:rPr>
              <w:t>(1.69)</w:t>
            </w:r>
          </w:p>
        </w:tc>
        <w:tc>
          <w:tcPr>
            <w:tcW w:w="721" w:type="dxa"/>
            <w:tcBorders>
              <w:top w:val="nil"/>
              <w:left w:val="nil"/>
              <w:bottom w:val="nil"/>
              <w:right w:val="nil"/>
            </w:tcBorders>
          </w:tcPr>
          <w:p w:rsidR="001742B9" w:rsidRDefault="00256ADB" w14:paraId="3D34C646" w14:textId="77777777">
            <w:pPr>
              <w:spacing w:after="0" w:line="259" w:lineRule="auto"/>
              <w:ind w:left="113" w:right="0" w:firstLine="0"/>
              <w:jc w:val="left"/>
            </w:pPr>
            <w:r>
              <w:rPr>
                <w:sz w:val="14"/>
              </w:rPr>
              <w:t>(1.92)</w:t>
            </w:r>
          </w:p>
        </w:tc>
        <w:tc>
          <w:tcPr>
            <w:tcW w:w="574" w:type="dxa"/>
            <w:tcBorders>
              <w:top w:val="nil"/>
              <w:left w:val="nil"/>
              <w:bottom w:val="nil"/>
              <w:right w:val="nil"/>
            </w:tcBorders>
          </w:tcPr>
          <w:p w:rsidR="001742B9" w:rsidRDefault="00256ADB" w14:paraId="2CA74233" w14:textId="77777777">
            <w:pPr>
              <w:spacing w:after="0" w:line="259" w:lineRule="auto"/>
              <w:ind w:left="52" w:right="0" w:firstLine="0"/>
              <w:jc w:val="left"/>
            </w:pPr>
            <w:r>
              <w:rPr>
                <w:sz w:val="14"/>
              </w:rPr>
              <w:t>(0.59)</w:t>
            </w:r>
          </w:p>
        </w:tc>
      </w:tr>
      <w:tr w:rsidR="001742B9" w14:paraId="2D5675B4" w14:textId="77777777">
        <w:trPr>
          <w:trHeight w:val="161"/>
        </w:trPr>
        <w:tc>
          <w:tcPr>
            <w:tcW w:w="3770" w:type="dxa"/>
            <w:tcBorders>
              <w:top w:val="nil"/>
              <w:left w:val="nil"/>
              <w:bottom w:val="nil"/>
              <w:right w:val="nil"/>
            </w:tcBorders>
          </w:tcPr>
          <w:p w:rsidR="001742B9" w:rsidRDefault="00256ADB" w14:paraId="4181EB88" w14:textId="77777777">
            <w:pPr>
              <w:spacing w:after="0" w:line="259" w:lineRule="auto"/>
              <w:ind w:left="102" w:right="0" w:firstLine="0"/>
              <w:jc w:val="left"/>
            </w:pPr>
            <w:r>
              <w:rPr>
                <w:sz w:val="14"/>
              </w:rPr>
              <w:t>Consumption over the past 7 days (vegetables)</w:t>
            </w:r>
          </w:p>
        </w:tc>
        <w:tc>
          <w:tcPr>
            <w:tcW w:w="644" w:type="dxa"/>
            <w:tcBorders>
              <w:top w:val="nil"/>
              <w:left w:val="nil"/>
              <w:bottom w:val="nil"/>
              <w:right w:val="nil"/>
            </w:tcBorders>
          </w:tcPr>
          <w:p w:rsidR="001742B9" w:rsidRDefault="00256ADB" w14:paraId="3035A5A3" w14:textId="77777777">
            <w:pPr>
              <w:spacing w:after="0" w:line="259" w:lineRule="auto"/>
              <w:ind w:left="92" w:right="0" w:firstLine="0"/>
              <w:jc w:val="left"/>
            </w:pPr>
            <w:r>
              <w:rPr>
                <w:sz w:val="14"/>
              </w:rPr>
              <w:t>6.37</w:t>
            </w:r>
          </w:p>
        </w:tc>
        <w:tc>
          <w:tcPr>
            <w:tcW w:w="644" w:type="dxa"/>
            <w:tcBorders>
              <w:top w:val="nil"/>
              <w:left w:val="nil"/>
              <w:bottom w:val="nil"/>
              <w:right w:val="nil"/>
            </w:tcBorders>
          </w:tcPr>
          <w:p w:rsidR="001742B9" w:rsidRDefault="00256ADB" w14:paraId="152020E7" w14:textId="77777777">
            <w:pPr>
              <w:spacing w:after="0" w:line="259" w:lineRule="auto"/>
              <w:ind w:left="92" w:right="0" w:firstLine="0"/>
              <w:jc w:val="left"/>
            </w:pPr>
            <w:r>
              <w:rPr>
                <w:sz w:val="14"/>
              </w:rPr>
              <w:t>6.47</w:t>
            </w:r>
          </w:p>
        </w:tc>
        <w:tc>
          <w:tcPr>
            <w:tcW w:w="572" w:type="dxa"/>
            <w:tcBorders>
              <w:top w:val="nil"/>
              <w:left w:val="nil"/>
              <w:bottom w:val="nil"/>
              <w:right w:val="nil"/>
            </w:tcBorders>
          </w:tcPr>
          <w:p w:rsidR="001742B9" w:rsidRDefault="00256ADB" w14:paraId="0C9B0AB9" w14:textId="77777777">
            <w:pPr>
              <w:spacing w:after="0" w:line="259" w:lineRule="auto"/>
              <w:ind w:left="56" w:right="0" w:firstLine="0"/>
              <w:jc w:val="left"/>
            </w:pPr>
            <w:r>
              <w:rPr>
                <w:sz w:val="14"/>
              </w:rPr>
              <w:t>0.10</w:t>
            </w:r>
          </w:p>
        </w:tc>
        <w:tc>
          <w:tcPr>
            <w:tcW w:w="644" w:type="dxa"/>
            <w:gridSpan w:val="2"/>
            <w:tcBorders>
              <w:top w:val="nil"/>
              <w:left w:val="nil"/>
              <w:bottom w:val="nil"/>
              <w:right w:val="nil"/>
            </w:tcBorders>
          </w:tcPr>
          <w:p w:rsidR="001742B9" w:rsidRDefault="00256ADB" w14:paraId="32F715A7" w14:textId="77777777">
            <w:pPr>
              <w:spacing w:after="0" w:line="259" w:lineRule="auto"/>
              <w:ind w:left="92" w:right="0" w:firstLine="0"/>
              <w:jc w:val="left"/>
            </w:pPr>
            <w:r>
              <w:rPr>
                <w:sz w:val="14"/>
              </w:rPr>
              <w:t>4.00</w:t>
            </w:r>
          </w:p>
        </w:tc>
        <w:tc>
          <w:tcPr>
            <w:tcW w:w="644" w:type="dxa"/>
            <w:tcBorders>
              <w:top w:val="nil"/>
              <w:left w:val="nil"/>
              <w:bottom w:val="nil"/>
              <w:right w:val="nil"/>
            </w:tcBorders>
          </w:tcPr>
          <w:p w:rsidR="001742B9" w:rsidRDefault="00256ADB" w14:paraId="4C067538" w14:textId="77777777">
            <w:pPr>
              <w:spacing w:after="0" w:line="259" w:lineRule="auto"/>
              <w:ind w:left="92" w:right="0" w:firstLine="0"/>
              <w:jc w:val="left"/>
            </w:pPr>
            <w:r>
              <w:rPr>
                <w:sz w:val="14"/>
              </w:rPr>
              <w:t>3.87</w:t>
            </w:r>
          </w:p>
        </w:tc>
        <w:tc>
          <w:tcPr>
            <w:tcW w:w="580" w:type="dxa"/>
            <w:tcBorders>
              <w:top w:val="nil"/>
              <w:left w:val="nil"/>
              <w:bottom w:val="nil"/>
              <w:right w:val="nil"/>
            </w:tcBorders>
          </w:tcPr>
          <w:p w:rsidR="001742B9" w:rsidRDefault="00256ADB" w14:paraId="2ECBBF1C" w14:textId="77777777">
            <w:pPr>
              <w:spacing w:after="0" w:line="259" w:lineRule="auto"/>
              <w:ind w:left="36" w:right="0" w:firstLine="0"/>
              <w:jc w:val="left"/>
            </w:pPr>
            <w:r>
              <w:rPr>
                <w:sz w:val="14"/>
              </w:rPr>
              <w:t>-0.13</w:t>
            </w:r>
          </w:p>
        </w:tc>
        <w:tc>
          <w:tcPr>
            <w:tcW w:w="567" w:type="dxa"/>
            <w:tcBorders>
              <w:top w:val="nil"/>
              <w:left w:val="nil"/>
              <w:bottom w:val="nil"/>
              <w:right w:val="nil"/>
            </w:tcBorders>
          </w:tcPr>
          <w:p w:rsidR="001742B9" w:rsidRDefault="00256ADB" w14:paraId="596F5FE0" w14:textId="77777777">
            <w:pPr>
              <w:spacing w:after="0" w:line="259" w:lineRule="auto"/>
              <w:ind w:left="92" w:right="0" w:firstLine="0"/>
              <w:jc w:val="left"/>
            </w:pPr>
            <w:r>
              <w:rPr>
                <w:sz w:val="14"/>
              </w:rPr>
              <w:t>2.10</w:t>
            </w:r>
          </w:p>
        </w:tc>
        <w:tc>
          <w:tcPr>
            <w:tcW w:w="721" w:type="dxa"/>
            <w:tcBorders>
              <w:top w:val="nil"/>
              <w:left w:val="nil"/>
              <w:bottom w:val="nil"/>
              <w:right w:val="nil"/>
            </w:tcBorders>
          </w:tcPr>
          <w:p w:rsidR="001742B9" w:rsidRDefault="00256ADB" w14:paraId="20BDF1E3" w14:textId="77777777">
            <w:pPr>
              <w:spacing w:after="0" w:line="259" w:lineRule="auto"/>
              <w:ind w:left="169" w:right="0" w:firstLine="0"/>
              <w:jc w:val="left"/>
            </w:pPr>
            <w:r>
              <w:rPr>
                <w:sz w:val="14"/>
              </w:rPr>
              <w:t>5.34</w:t>
            </w:r>
          </w:p>
        </w:tc>
        <w:tc>
          <w:tcPr>
            <w:tcW w:w="574" w:type="dxa"/>
            <w:tcBorders>
              <w:top w:val="nil"/>
              <w:left w:val="nil"/>
              <w:bottom w:val="nil"/>
              <w:right w:val="nil"/>
            </w:tcBorders>
          </w:tcPr>
          <w:p w:rsidR="001742B9" w:rsidRDefault="00256ADB" w14:paraId="31F55F51" w14:textId="77777777">
            <w:pPr>
              <w:spacing w:after="0" w:line="259" w:lineRule="auto"/>
              <w:ind w:left="0" w:right="0" w:firstLine="0"/>
              <w:jc w:val="left"/>
            </w:pPr>
            <w:r>
              <w:rPr>
                <w:sz w:val="14"/>
              </w:rPr>
              <w:t>3.24***</w:t>
            </w:r>
          </w:p>
        </w:tc>
      </w:tr>
      <w:tr w:rsidR="001742B9" w14:paraId="31BB1F72" w14:textId="77777777">
        <w:trPr>
          <w:trHeight w:val="161"/>
        </w:trPr>
        <w:tc>
          <w:tcPr>
            <w:tcW w:w="3770" w:type="dxa"/>
            <w:tcBorders>
              <w:top w:val="nil"/>
              <w:left w:val="nil"/>
              <w:bottom w:val="nil"/>
              <w:right w:val="nil"/>
            </w:tcBorders>
          </w:tcPr>
          <w:p w:rsidR="001742B9" w:rsidRDefault="001742B9" w14:paraId="68EE349C"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156523AF" w14:textId="77777777">
            <w:pPr>
              <w:spacing w:after="0" w:line="259" w:lineRule="auto"/>
              <w:ind w:left="36" w:right="0" w:firstLine="0"/>
              <w:jc w:val="left"/>
            </w:pPr>
            <w:r>
              <w:rPr>
                <w:sz w:val="14"/>
              </w:rPr>
              <w:t>(1.40)</w:t>
            </w:r>
          </w:p>
        </w:tc>
        <w:tc>
          <w:tcPr>
            <w:tcW w:w="644" w:type="dxa"/>
            <w:tcBorders>
              <w:top w:val="nil"/>
              <w:left w:val="nil"/>
              <w:bottom w:val="nil"/>
              <w:right w:val="nil"/>
            </w:tcBorders>
          </w:tcPr>
          <w:p w:rsidR="001742B9" w:rsidRDefault="00256ADB" w14:paraId="6416B056" w14:textId="77777777">
            <w:pPr>
              <w:spacing w:after="0" w:line="259" w:lineRule="auto"/>
              <w:ind w:left="36" w:right="0" w:firstLine="0"/>
              <w:jc w:val="left"/>
            </w:pPr>
            <w:r>
              <w:rPr>
                <w:sz w:val="14"/>
              </w:rPr>
              <w:t>(1.32)</w:t>
            </w:r>
          </w:p>
        </w:tc>
        <w:tc>
          <w:tcPr>
            <w:tcW w:w="572" w:type="dxa"/>
            <w:tcBorders>
              <w:top w:val="nil"/>
              <w:left w:val="nil"/>
              <w:bottom w:val="nil"/>
              <w:right w:val="nil"/>
            </w:tcBorders>
          </w:tcPr>
          <w:p w:rsidR="001742B9" w:rsidRDefault="00256ADB" w14:paraId="5577C32F" w14:textId="77777777">
            <w:pPr>
              <w:spacing w:after="0" w:line="259" w:lineRule="auto"/>
              <w:ind w:left="0" w:right="0" w:firstLine="0"/>
              <w:jc w:val="left"/>
            </w:pPr>
            <w:r>
              <w:rPr>
                <w:sz w:val="14"/>
              </w:rPr>
              <w:t>(0.36)</w:t>
            </w:r>
          </w:p>
        </w:tc>
        <w:tc>
          <w:tcPr>
            <w:tcW w:w="644" w:type="dxa"/>
            <w:gridSpan w:val="2"/>
            <w:tcBorders>
              <w:top w:val="nil"/>
              <w:left w:val="nil"/>
              <w:bottom w:val="nil"/>
              <w:right w:val="nil"/>
            </w:tcBorders>
          </w:tcPr>
          <w:p w:rsidR="001742B9" w:rsidRDefault="00256ADB" w14:paraId="6E87CA26" w14:textId="77777777">
            <w:pPr>
              <w:spacing w:after="0" w:line="259" w:lineRule="auto"/>
              <w:ind w:left="36" w:right="0" w:firstLine="0"/>
              <w:jc w:val="left"/>
            </w:pPr>
            <w:r>
              <w:rPr>
                <w:sz w:val="14"/>
              </w:rPr>
              <w:t>(2.79)</w:t>
            </w:r>
          </w:p>
        </w:tc>
        <w:tc>
          <w:tcPr>
            <w:tcW w:w="644" w:type="dxa"/>
            <w:tcBorders>
              <w:top w:val="nil"/>
              <w:left w:val="nil"/>
              <w:bottom w:val="nil"/>
              <w:right w:val="nil"/>
            </w:tcBorders>
          </w:tcPr>
          <w:p w:rsidR="001742B9" w:rsidRDefault="00256ADB" w14:paraId="6A62F91B" w14:textId="77777777">
            <w:pPr>
              <w:spacing w:after="0" w:line="259" w:lineRule="auto"/>
              <w:ind w:left="36" w:right="0" w:firstLine="0"/>
              <w:jc w:val="left"/>
            </w:pPr>
            <w:r>
              <w:rPr>
                <w:sz w:val="14"/>
              </w:rPr>
              <w:t>(2.86)</w:t>
            </w:r>
          </w:p>
        </w:tc>
        <w:tc>
          <w:tcPr>
            <w:tcW w:w="580" w:type="dxa"/>
            <w:tcBorders>
              <w:top w:val="nil"/>
              <w:left w:val="nil"/>
              <w:bottom w:val="nil"/>
              <w:right w:val="nil"/>
            </w:tcBorders>
          </w:tcPr>
          <w:p w:rsidR="001742B9" w:rsidRDefault="00256ADB" w14:paraId="71FB70D3" w14:textId="77777777">
            <w:pPr>
              <w:spacing w:after="0" w:line="259" w:lineRule="auto"/>
              <w:ind w:left="4" w:right="0" w:firstLine="0"/>
              <w:jc w:val="left"/>
            </w:pPr>
            <w:r>
              <w:rPr>
                <w:sz w:val="14"/>
              </w:rPr>
              <w:t>(0.53)</w:t>
            </w:r>
          </w:p>
        </w:tc>
        <w:tc>
          <w:tcPr>
            <w:tcW w:w="567" w:type="dxa"/>
            <w:tcBorders>
              <w:top w:val="nil"/>
              <w:left w:val="nil"/>
              <w:bottom w:val="nil"/>
              <w:right w:val="nil"/>
            </w:tcBorders>
          </w:tcPr>
          <w:p w:rsidR="001742B9" w:rsidRDefault="00256ADB" w14:paraId="56243DB2" w14:textId="77777777">
            <w:pPr>
              <w:spacing w:after="0" w:line="259" w:lineRule="auto"/>
              <w:ind w:left="36" w:right="0" w:firstLine="0"/>
              <w:jc w:val="left"/>
            </w:pPr>
            <w:r>
              <w:rPr>
                <w:sz w:val="14"/>
              </w:rPr>
              <w:t>(2.76)</w:t>
            </w:r>
          </w:p>
        </w:tc>
        <w:tc>
          <w:tcPr>
            <w:tcW w:w="721" w:type="dxa"/>
            <w:tcBorders>
              <w:top w:val="nil"/>
              <w:left w:val="nil"/>
              <w:bottom w:val="nil"/>
              <w:right w:val="nil"/>
            </w:tcBorders>
          </w:tcPr>
          <w:p w:rsidR="001742B9" w:rsidRDefault="00256ADB" w14:paraId="475FB6D9" w14:textId="77777777">
            <w:pPr>
              <w:spacing w:after="0" w:line="259" w:lineRule="auto"/>
              <w:ind w:left="113" w:right="0" w:firstLine="0"/>
              <w:jc w:val="left"/>
            </w:pPr>
            <w:r>
              <w:rPr>
                <w:sz w:val="14"/>
              </w:rPr>
              <w:t>(2.08)</w:t>
            </w:r>
          </w:p>
        </w:tc>
        <w:tc>
          <w:tcPr>
            <w:tcW w:w="574" w:type="dxa"/>
            <w:tcBorders>
              <w:top w:val="nil"/>
              <w:left w:val="nil"/>
              <w:bottom w:val="nil"/>
              <w:right w:val="nil"/>
            </w:tcBorders>
          </w:tcPr>
          <w:p w:rsidR="001742B9" w:rsidRDefault="00256ADB" w14:paraId="3DF66CDD" w14:textId="77777777">
            <w:pPr>
              <w:spacing w:after="0" w:line="259" w:lineRule="auto"/>
              <w:ind w:left="52" w:right="0" w:firstLine="0"/>
              <w:jc w:val="left"/>
            </w:pPr>
            <w:r>
              <w:rPr>
                <w:sz w:val="14"/>
              </w:rPr>
              <w:t>(0.00)</w:t>
            </w:r>
          </w:p>
        </w:tc>
      </w:tr>
      <w:tr w:rsidR="001742B9" w14:paraId="0F8EA302" w14:textId="77777777">
        <w:trPr>
          <w:trHeight w:val="161"/>
        </w:trPr>
        <w:tc>
          <w:tcPr>
            <w:tcW w:w="3770" w:type="dxa"/>
            <w:tcBorders>
              <w:top w:val="nil"/>
              <w:left w:val="nil"/>
              <w:bottom w:val="nil"/>
              <w:right w:val="nil"/>
            </w:tcBorders>
          </w:tcPr>
          <w:p w:rsidR="001742B9" w:rsidRDefault="00256ADB" w14:paraId="72B224FD" w14:textId="77777777">
            <w:pPr>
              <w:spacing w:after="0" w:line="259" w:lineRule="auto"/>
              <w:ind w:left="102" w:right="0" w:firstLine="0"/>
              <w:jc w:val="left"/>
            </w:pPr>
            <w:r>
              <w:rPr>
                <w:sz w:val="14"/>
              </w:rPr>
              <w:t>Consumption over the past 7 days (fruit)</w:t>
            </w:r>
          </w:p>
        </w:tc>
        <w:tc>
          <w:tcPr>
            <w:tcW w:w="644" w:type="dxa"/>
            <w:tcBorders>
              <w:top w:val="nil"/>
              <w:left w:val="nil"/>
              <w:bottom w:val="nil"/>
              <w:right w:val="nil"/>
            </w:tcBorders>
          </w:tcPr>
          <w:p w:rsidR="001742B9" w:rsidRDefault="00256ADB" w14:paraId="3741F02D" w14:textId="77777777">
            <w:pPr>
              <w:spacing w:after="0" w:line="259" w:lineRule="auto"/>
              <w:ind w:left="92" w:right="0" w:firstLine="0"/>
              <w:jc w:val="left"/>
            </w:pPr>
            <w:r>
              <w:rPr>
                <w:sz w:val="14"/>
              </w:rPr>
              <w:t>1.76</w:t>
            </w:r>
          </w:p>
        </w:tc>
        <w:tc>
          <w:tcPr>
            <w:tcW w:w="644" w:type="dxa"/>
            <w:tcBorders>
              <w:top w:val="nil"/>
              <w:left w:val="nil"/>
              <w:bottom w:val="nil"/>
              <w:right w:val="nil"/>
            </w:tcBorders>
          </w:tcPr>
          <w:p w:rsidR="001742B9" w:rsidRDefault="00256ADB" w14:paraId="77A7C855" w14:textId="77777777">
            <w:pPr>
              <w:spacing w:after="0" w:line="259" w:lineRule="auto"/>
              <w:ind w:left="92" w:right="0" w:firstLine="0"/>
              <w:jc w:val="left"/>
            </w:pPr>
            <w:r>
              <w:rPr>
                <w:sz w:val="14"/>
              </w:rPr>
              <w:t>1.69</w:t>
            </w:r>
          </w:p>
        </w:tc>
        <w:tc>
          <w:tcPr>
            <w:tcW w:w="572" w:type="dxa"/>
            <w:tcBorders>
              <w:top w:val="nil"/>
              <w:left w:val="nil"/>
              <w:bottom w:val="nil"/>
              <w:right w:val="nil"/>
            </w:tcBorders>
          </w:tcPr>
          <w:p w:rsidR="001742B9" w:rsidRDefault="00256ADB" w14:paraId="7ABD6AD9" w14:textId="77777777">
            <w:pPr>
              <w:spacing w:after="0" w:line="259" w:lineRule="auto"/>
              <w:ind w:left="32" w:right="0" w:firstLine="0"/>
              <w:jc w:val="left"/>
            </w:pPr>
            <w:r>
              <w:rPr>
                <w:sz w:val="14"/>
              </w:rPr>
              <w:t>-0.07</w:t>
            </w:r>
          </w:p>
        </w:tc>
        <w:tc>
          <w:tcPr>
            <w:tcW w:w="644" w:type="dxa"/>
            <w:gridSpan w:val="2"/>
            <w:tcBorders>
              <w:top w:val="nil"/>
              <w:left w:val="nil"/>
              <w:bottom w:val="nil"/>
              <w:right w:val="nil"/>
            </w:tcBorders>
          </w:tcPr>
          <w:p w:rsidR="001742B9" w:rsidRDefault="00256ADB" w14:paraId="4FB8FE58" w14:textId="77777777">
            <w:pPr>
              <w:spacing w:after="0" w:line="259" w:lineRule="auto"/>
              <w:ind w:left="92" w:right="0" w:firstLine="0"/>
              <w:jc w:val="left"/>
            </w:pPr>
            <w:r>
              <w:rPr>
                <w:sz w:val="14"/>
              </w:rPr>
              <w:t>2.77</w:t>
            </w:r>
          </w:p>
        </w:tc>
        <w:tc>
          <w:tcPr>
            <w:tcW w:w="644" w:type="dxa"/>
            <w:tcBorders>
              <w:top w:val="nil"/>
              <w:left w:val="nil"/>
              <w:bottom w:val="nil"/>
              <w:right w:val="nil"/>
            </w:tcBorders>
          </w:tcPr>
          <w:p w:rsidR="001742B9" w:rsidRDefault="00256ADB" w14:paraId="07024506" w14:textId="77777777">
            <w:pPr>
              <w:spacing w:after="0" w:line="259" w:lineRule="auto"/>
              <w:ind w:left="92" w:right="0" w:firstLine="0"/>
              <w:jc w:val="left"/>
            </w:pPr>
            <w:r>
              <w:rPr>
                <w:sz w:val="14"/>
              </w:rPr>
              <w:t>2.40</w:t>
            </w:r>
          </w:p>
        </w:tc>
        <w:tc>
          <w:tcPr>
            <w:tcW w:w="580" w:type="dxa"/>
            <w:tcBorders>
              <w:top w:val="nil"/>
              <w:left w:val="nil"/>
              <w:bottom w:val="nil"/>
              <w:right w:val="nil"/>
            </w:tcBorders>
          </w:tcPr>
          <w:p w:rsidR="001742B9" w:rsidRDefault="00256ADB" w14:paraId="7D1E9C7E" w14:textId="77777777">
            <w:pPr>
              <w:spacing w:after="0" w:line="259" w:lineRule="auto"/>
              <w:ind w:left="0" w:right="0" w:firstLine="0"/>
              <w:jc w:val="left"/>
            </w:pPr>
            <w:r>
              <w:rPr>
                <w:sz w:val="14"/>
              </w:rPr>
              <w:t>-0.38*</w:t>
            </w:r>
          </w:p>
        </w:tc>
        <w:tc>
          <w:tcPr>
            <w:tcW w:w="567" w:type="dxa"/>
            <w:tcBorders>
              <w:top w:val="nil"/>
              <w:left w:val="nil"/>
              <w:bottom w:val="nil"/>
              <w:right w:val="nil"/>
            </w:tcBorders>
          </w:tcPr>
          <w:p w:rsidR="001742B9" w:rsidRDefault="00256ADB" w14:paraId="1A667926" w14:textId="77777777">
            <w:pPr>
              <w:spacing w:after="0" w:line="259" w:lineRule="auto"/>
              <w:ind w:left="92" w:right="0" w:firstLine="0"/>
              <w:jc w:val="left"/>
            </w:pPr>
            <w:r>
              <w:rPr>
                <w:sz w:val="14"/>
              </w:rPr>
              <w:t>0.46</w:t>
            </w:r>
          </w:p>
        </w:tc>
        <w:tc>
          <w:tcPr>
            <w:tcW w:w="721" w:type="dxa"/>
            <w:tcBorders>
              <w:top w:val="nil"/>
              <w:left w:val="nil"/>
              <w:bottom w:val="nil"/>
              <w:right w:val="nil"/>
            </w:tcBorders>
          </w:tcPr>
          <w:p w:rsidR="001742B9" w:rsidRDefault="00256ADB" w14:paraId="68426584" w14:textId="77777777">
            <w:pPr>
              <w:spacing w:after="0" w:line="259" w:lineRule="auto"/>
              <w:ind w:left="169" w:right="0" w:firstLine="0"/>
              <w:jc w:val="left"/>
            </w:pPr>
            <w:r>
              <w:rPr>
                <w:sz w:val="14"/>
              </w:rPr>
              <w:t>0.62</w:t>
            </w:r>
          </w:p>
        </w:tc>
        <w:tc>
          <w:tcPr>
            <w:tcW w:w="574" w:type="dxa"/>
            <w:tcBorders>
              <w:top w:val="nil"/>
              <w:left w:val="nil"/>
              <w:bottom w:val="nil"/>
              <w:right w:val="nil"/>
            </w:tcBorders>
          </w:tcPr>
          <w:p w:rsidR="001742B9" w:rsidRDefault="00256ADB" w14:paraId="563D7A6E" w14:textId="77777777">
            <w:pPr>
              <w:spacing w:after="0" w:line="259" w:lineRule="auto"/>
              <w:ind w:left="108" w:right="0" w:firstLine="0"/>
              <w:jc w:val="left"/>
            </w:pPr>
            <w:r>
              <w:rPr>
                <w:sz w:val="14"/>
              </w:rPr>
              <w:t>0.16</w:t>
            </w:r>
          </w:p>
        </w:tc>
      </w:tr>
      <w:tr w:rsidR="001742B9" w14:paraId="2753A896" w14:textId="77777777">
        <w:trPr>
          <w:trHeight w:val="161"/>
        </w:trPr>
        <w:tc>
          <w:tcPr>
            <w:tcW w:w="3770" w:type="dxa"/>
            <w:tcBorders>
              <w:top w:val="nil"/>
              <w:left w:val="nil"/>
              <w:bottom w:val="nil"/>
              <w:right w:val="nil"/>
            </w:tcBorders>
          </w:tcPr>
          <w:p w:rsidR="001742B9" w:rsidRDefault="001742B9" w14:paraId="6E103D6B"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00112CD5" w14:textId="77777777">
            <w:pPr>
              <w:spacing w:after="0" w:line="259" w:lineRule="auto"/>
              <w:ind w:left="36" w:right="0" w:firstLine="0"/>
              <w:jc w:val="left"/>
            </w:pPr>
            <w:r>
              <w:rPr>
                <w:sz w:val="14"/>
              </w:rPr>
              <w:t>(1.97)</w:t>
            </w:r>
          </w:p>
        </w:tc>
        <w:tc>
          <w:tcPr>
            <w:tcW w:w="644" w:type="dxa"/>
            <w:tcBorders>
              <w:top w:val="nil"/>
              <w:left w:val="nil"/>
              <w:bottom w:val="nil"/>
              <w:right w:val="nil"/>
            </w:tcBorders>
          </w:tcPr>
          <w:p w:rsidR="001742B9" w:rsidRDefault="00256ADB" w14:paraId="2DF19DB4" w14:textId="77777777">
            <w:pPr>
              <w:spacing w:after="0" w:line="259" w:lineRule="auto"/>
              <w:ind w:left="36" w:right="0" w:firstLine="0"/>
              <w:jc w:val="left"/>
            </w:pPr>
            <w:r>
              <w:rPr>
                <w:sz w:val="14"/>
              </w:rPr>
              <w:t>(1.88)</w:t>
            </w:r>
          </w:p>
        </w:tc>
        <w:tc>
          <w:tcPr>
            <w:tcW w:w="572" w:type="dxa"/>
            <w:tcBorders>
              <w:top w:val="nil"/>
              <w:left w:val="nil"/>
              <w:bottom w:val="nil"/>
              <w:right w:val="nil"/>
            </w:tcBorders>
          </w:tcPr>
          <w:p w:rsidR="001742B9" w:rsidRDefault="00256ADB" w14:paraId="293BD052" w14:textId="77777777">
            <w:pPr>
              <w:spacing w:after="0" w:line="259" w:lineRule="auto"/>
              <w:ind w:left="0" w:right="0" w:firstLine="0"/>
              <w:jc w:val="left"/>
            </w:pPr>
            <w:r>
              <w:rPr>
                <w:sz w:val="14"/>
              </w:rPr>
              <w:t>(0.64)</w:t>
            </w:r>
          </w:p>
        </w:tc>
        <w:tc>
          <w:tcPr>
            <w:tcW w:w="644" w:type="dxa"/>
            <w:gridSpan w:val="2"/>
            <w:tcBorders>
              <w:top w:val="nil"/>
              <w:left w:val="nil"/>
              <w:bottom w:val="nil"/>
              <w:right w:val="nil"/>
            </w:tcBorders>
          </w:tcPr>
          <w:p w:rsidR="001742B9" w:rsidRDefault="00256ADB" w14:paraId="76B3974D" w14:textId="77777777">
            <w:pPr>
              <w:spacing w:after="0" w:line="259" w:lineRule="auto"/>
              <w:ind w:left="36" w:right="0" w:firstLine="0"/>
              <w:jc w:val="left"/>
            </w:pPr>
            <w:r>
              <w:rPr>
                <w:sz w:val="14"/>
              </w:rPr>
              <w:t>(2.59)</w:t>
            </w:r>
          </w:p>
        </w:tc>
        <w:tc>
          <w:tcPr>
            <w:tcW w:w="644" w:type="dxa"/>
            <w:tcBorders>
              <w:top w:val="nil"/>
              <w:left w:val="nil"/>
              <w:bottom w:val="nil"/>
              <w:right w:val="nil"/>
            </w:tcBorders>
          </w:tcPr>
          <w:p w:rsidR="001742B9" w:rsidRDefault="00256ADB" w14:paraId="62C06A0B" w14:textId="77777777">
            <w:pPr>
              <w:spacing w:after="0" w:line="259" w:lineRule="auto"/>
              <w:ind w:left="36" w:right="0" w:firstLine="0"/>
              <w:jc w:val="left"/>
            </w:pPr>
            <w:r>
              <w:rPr>
                <w:sz w:val="14"/>
              </w:rPr>
              <w:t>(2.53)</w:t>
            </w:r>
          </w:p>
        </w:tc>
        <w:tc>
          <w:tcPr>
            <w:tcW w:w="580" w:type="dxa"/>
            <w:tcBorders>
              <w:top w:val="nil"/>
              <w:left w:val="nil"/>
              <w:bottom w:val="nil"/>
              <w:right w:val="nil"/>
            </w:tcBorders>
          </w:tcPr>
          <w:p w:rsidR="001742B9" w:rsidRDefault="00256ADB" w14:paraId="0AB1189E" w14:textId="77777777">
            <w:pPr>
              <w:spacing w:after="0" w:line="259" w:lineRule="auto"/>
              <w:ind w:left="4" w:right="0" w:firstLine="0"/>
              <w:jc w:val="left"/>
            </w:pPr>
            <w:r>
              <w:rPr>
                <w:sz w:val="14"/>
              </w:rPr>
              <w:t>(0.04)</w:t>
            </w:r>
          </w:p>
        </w:tc>
        <w:tc>
          <w:tcPr>
            <w:tcW w:w="567" w:type="dxa"/>
            <w:tcBorders>
              <w:top w:val="nil"/>
              <w:left w:val="nil"/>
              <w:bottom w:val="nil"/>
              <w:right w:val="nil"/>
            </w:tcBorders>
          </w:tcPr>
          <w:p w:rsidR="001742B9" w:rsidRDefault="00256ADB" w14:paraId="470A1919" w14:textId="77777777">
            <w:pPr>
              <w:spacing w:after="0" w:line="259" w:lineRule="auto"/>
              <w:ind w:left="36" w:right="0" w:firstLine="0"/>
              <w:jc w:val="left"/>
            </w:pPr>
            <w:r>
              <w:rPr>
                <w:sz w:val="14"/>
              </w:rPr>
              <w:t>(1.26)</w:t>
            </w:r>
          </w:p>
        </w:tc>
        <w:tc>
          <w:tcPr>
            <w:tcW w:w="721" w:type="dxa"/>
            <w:tcBorders>
              <w:top w:val="nil"/>
              <w:left w:val="nil"/>
              <w:bottom w:val="nil"/>
              <w:right w:val="nil"/>
            </w:tcBorders>
          </w:tcPr>
          <w:p w:rsidR="001742B9" w:rsidRDefault="00256ADB" w14:paraId="6971BAA8" w14:textId="77777777">
            <w:pPr>
              <w:spacing w:after="0" w:line="259" w:lineRule="auto"/>
              <w:ind w:left="113" w:right="0" w:firstLine="0"/>
              <w:jc w:val="left"/>
            </w:pPr>
            <w:r>
              <w:rPr>
                <w:sz w:val="14"/>
              </w:rPr>
              <w:t>(1.36)</w:t>
            </w:r>
          </w:p>
        </w:tc>
        <w:tc>
          <w:tcPr>
            <w:tcW w:w="574" w:type="dxa"/>
            <w:tcBorders>
              <w:top w:val="nil"/>
              <w:left w:val="nil"/>
              <w:bottom w:val="nil"/>
              <w:right w:val="nil"/>
            </w:tcBorders>
          </w:tcPr>
          <w:p w:rsidR="001742B9" w:rsidRDefault="00256ADB" w14:paraId="4B12B26C" w14:textId="77777777">
            <w:pPr>
              <w:spacing w:after="0" w:line="259" w:lineRule="auto"/>
              <w:ind w:left="52" w:right="0" w:firstLine="0"/>
              <w:jc w:val="left"/>
            </w:pPr>
            <w:r>
              <w:rPr>
                <w:sz w:val="14"/>
              </w:rPr>
              <w:t>(0.29)</w:t>
            </w:r>
          </w:p>
        </w:tc>
      </w:tr>
      <w:tr w:rsidR="001742B9" w14:paraId="63FDDF91" w14:textId="77777777">
        <w:trPr>
          <w:trHeight w:val="161"/>
        </w:trPr>
        <w:tc>
          <w:tcPr>
            <w:tcW w:w="3770" w:type="dxa"/>
            <w:tcBorders>
              <w:top w:val="nil"/>
              <w:left w:val="nil"/>
              <w:bottom w:val="nil"/>
              <w:right w:val="nil"/>
            </w:tcBorders>
          </w:tcPr>
          <w:p w:rsidR="001742B9" w:rsidRDefault="00256ADB" w14:paraId="4F7743AE" w14:textId="77777777">
            <w:pPr>
              <w:spacing w:after="0" w:line="259" w:lineRule="auto"/>
              <w:ind w:left="102" w:right="0" w:firstLine="0"/>
              <w:jc w:val="left"/>
            </w:pPr>
            <w:r>
              <w:rPr>
                <w:sz w:val="14"/>
              </w:rPr>
              <w:t>Consumption over the past 7 days (oil)</w:t>
            </w:r>
          </w:p>
        </w:tc>
        <w:tc>
          <w:tcPr>
            <w:tcW w:w="644" w:type="dxa"/>
            <w:tcBorders>
              <w:top w:val="nil"/>
              <w:left w:val="nil"/>
              <w:bottom w:val="nil"/>
              <w:right w:val="nil"/>
            </w:tcBorders>
          </w:tcPr>
          <w:p w:rsidR="001742B9" w:rsidRDefault="00256ADB" w14:paraId="2D6C451A" w14:textId="77777777">
            <w:pPr>
              <w:spacing w:after="0" w:line="259" w:lineRule="auto"/>
              <w:ind w:left="92" w:right="0" w:firstLine="0"/>
              <w:jc w:val="left"/>
            </w:pPr>
            <w:r>
              <w:rPr>
                <w:sz w:val="14"/>
              </w:rPr>
              <w:t>6.66</w:t>
            </w:r>
          </w:p>
        </w:tc>
        <w:tc>
          <w:tcPr>
            <w:tcW w:w="644" w:type="dxa"/>
            <w:tcBorders>
              <w:top w:val="nil"/>
              <w:left w:val="nil"/>
              <w:bottom w:val="nil"/>
              <w:right w:val="nil"/>
            </w:tcBorders>
          </w:tcPr>
          <w:p w:rsidR="001742B9" w:rsidRDefault="00256ADB" w14:paraId="2DA3B696" w14:textId="77777777">
            <w:pPr>
              <w:spacing w:after="0" w:line="259" w:lineRule="auto"/>
              <w:ind w:left="92" w:right="0" w:firstLine="0"/>
              <w:jc w:val="left"/>
            </w:pPr>
            <w:r>
              <w:rPr>
                <w:sz w:val="14"/>
              </w:rPr>
              <w:t>6.68</w:t>
            </w:r>
          </w:p>
        </w:tc>
        <w:tc>
          <w:tcPr>
            <w:tcW w:w="572" w:type="dxa"/>
            <w:tcBorders>
              <w:top w:val="nil"/>
              <w:left w:val="nil"/>
              <w:bottom w:val="nil"/>
              <w:right w:val="nil"/>
            </w:tcBorders>
          </w:tcPr>
          <w:p w:rsidR="001742B9" w:rsidRDefault="00256ADB" w14:paraId="7CA05E8C" w14:textId="77777777">
            <w:pPr>
              <w:spacing w:after="0" w:line="259" w:lineRule="auto"/>
              <w:ind w:left="56" w:right="0" w:firstLine="0"/>
              <w:jc w:val="left"/>
            </w:pPr>
            <w:r>
              <w:rPr>
                <w:sz w:val="14"/>
              </w:rPr>
              <w:t>0.02</w:t>
            </w:r>
          </w:p>
        </w:tc>
        <w:tc>
          <w:tcPr>
            <w:tcW w:w="644" w:type="dxa"/>
            <w:gridSpan w:val="2"/>
            <w:tcBorders>
              <w:top w:val="nil"/>
              <w:left w:val="nil"/>
              <w:bottom w:val="nil"/>
              <w:right w:val="nil"/>
            </w:tcBorders>
          </w:tcPr>
          <w:p w:rsidR="001742B9" w:rsidRDefault="00256ADB" w14:paraId="2F581AB2" w14:textId="77777777">
            <w:pPr>
              <w:spacing w:after="0" w:line="259" w:lineRule="auto"/>
              <w:ind w:left="92" w:right="0" w:firstLine="0"/>
              <w:jc w:val="left"/>
            </w:pPr>
            <w:r>
              <w:rPr>
                <w:sz w:val="14"/>
              </w:rPr>
              <w:t>5.59</w:t>
            </w:r>
          </w:p>
        </w:tc>
        <w:tc>
          <w:tcPr>
            <w:tcW w:w="644" w:type="dxa"/>
            <w:tcBorders>
              <w:top w:val="nil"/>
              <w:left w:val="nil"/>
              <w:bottom w:val="nil"/>
              <w:right w:val="nil"/>
            </w:tcBorders>
          </w:tcPr>
          <w:p w:rsidR="001742B9" w:rsidRDefault="00256ADB" w14:paraId="6204DF7A" w14:textId="77777777">
            <w:pPr>
              <w:spacing w:after="0" w:line="259" w:lineRule="auto"/>
              <w:ind w:left="92" w:right="0" w:firstLine="0"/>
              <w:jc w:val="left"/>
            </w:pPr>
            <w:r>
              <w:rPr>
                <w:sz w:val="14"/>
              </w:rPr>
              <w:t>5.17</w:t>
            </w:r>
          </w:p>
        </w:tc>
        <w:tc>
          <w:tcPr>
            <w:tcW w:w="580" w:type="dxa"/>
            <w:tcBorders>
              <w:top w:val="nil"/>
              <w:left w:val="nil"/>
              <w:bottom w:val="nil"/>
              <w:right w:val="nil"/>
            </w:tcBorders>
          </w:tcPr>
          <w:p w:rsidR="001742B9" w:rsidRDefault="00256ADB" w14:paraId="6FFE29BA" w14:textId="77777777">
            <w:pPr>
              <w:spacing w:after="0" w:line="259" w:lineRule="auto"/>
              <w:ind w:left="0" w:right="0" w:firstLine="0"/>
              <w:jc w:val="left"/>
            </w:pPr>
            <w:r>
              <w:rPr>
                <w:sz w:val="14"/>
              </w:rPr>
              <w:t>-0.42*</w:t>
            </w:r>
          </w:p>
        </w:tc>
        <w:tc>
          <w:tcPr>
            <w:tcW w:w="567" w:type="dxa"/>
            <w:tcBorders>
              <w:top w:val="nil"/>
              <w:left w:val="nil"/>
              <w:bottom w:val="nil"/>
              <w:right w:val="nil"/>
            </w:tcBorders>
          </w:tcPr>
          <w:p w:rsidR="001742B9" w:rsidRDefault="00256ADB" w14:paraId="0493BFAE" w14:textId="77777777">
            <w:pPr>
              <w:spacing w:after="0" w:line="259" w:lineRule="auto"/>
              <w:ind w:left="92" w:right="0" w:firstLine="0"/>
              <w:jc w:val="left"/>
            </w:pPr>
            <w:r>
              <w:rPr>
                <w:sz w:val="14"/>
              </w:rPr>
              <w:t>4.69</w:t>
            </w:r>
          </w:p>
        </w:tc>
        <w:tc>
          <w:tcPr>
            <w:tcW w:w="721" w:type="dxa"/>
            <w:tcBorders>
              <w:top w:val="nil"/>
              <w:left w:val="nil"/>
              <w:bottom w:val="nil"/>
              <w:right w:val="nil"/>
            </w:tcBorders>
          </w:tcPr>
          <w:p w:rsidR="001742B9" w:rsidRDefault="00256ADB" w14:paraId="332D3A79" w14:textId="77777777">
            <w:pPr>
              <w:spacing w:after="0" w:line="259" w:lineRule="auto"/>
              <w:ind w:left="169" w:right="0" w:firstLine="0"/>
              <w:jc w:val="left"/>
            </w:pPr>
            <w:r>
              <w:rPr>
                <w:sz w:val="14"/>
              </w:rPr>
              <w:t>5.10</w:t>
            </w:r>
          </w:p>
        </w:tc>
        <w:tc>
          <w:tcPr>
            <w:tcW w:w="574" w:type="dxa"/>
            <w:tcBorders>
              <w:top w:val="nil"/>
              <w:left w:val="nil"/>
              <w:bottom w:val="nil"/>
              <w:right w:val="nil"/>
            </w:tcBorders>
          </w:tcPr>
          <w:p w:rsidR="001742B9" w:rsidRDefault="00256ADB" w14:paraId="6928F9A3" w14:textId="77777777">
            <w:pPr>
              <w:spacing w:after="0" w:line="259" w:lineRule="auto"/>
              <w:ind w:left="108" w:right="0" w:firstLine="0"/>
              <w:jc w:val="left"/>
            </w:pPr>
            <w:r>
              <w:rPr>
                <w:sz w:val="14"/>
              </w:rPr>
              <w:t>0.41</w:t>
            </w:r>
          </w:p>
        </w:tc>
      </w:tr>
      <w:tr w:rsidR="001742B9" w14:paraId="34563BC3" w14:textId="77777777">
        <w:trPr>
          <w:trHeight w:val="161"/>
        </w:trPr>
        <w:tc>
          <w:tcPr>
            <w:tcW w:w="3770" w:type="dxa"/>
            <w:tcBorders>
              <w:top w:val="nil"/>
              <w:left w:val="nil"/>
              <w:bottom w:val="nil"/>
              <w:right w:val="nil"/>
            </w:tcBorders>
          </w:tcPr>
          <w:p w:rsidR="001742B9" w:rsidRDefault="001742B9" w14:paraId="1D76B976"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6EB59A0A" w14:textId="77777777">
            <w:pPr>
              <w:spacing w:after="0" w:line="259" w:lineRule="auto"/>
              <w:ind w:left="36" w:right="0" w:firstLine="0"/>
              <w:jc w:val="left"/>
            </w:pPr>
            <w:r>
              <w:rPr>
                <w:sz w:val="14"/>
              </w:rPr>
              <w:t>(1.21)</w:t>
            </w:r>
          </w:p>
        </w:tc>
        <w:tc>
          <w:tcPr>
            <w:tcW w:w="644" w:type="dxa"/>
            <w:tcBorders>
              <w:top w:val="nil"/>
              <w:left w:val="nil"/>
              <w:bottom w:val="nil"/>
              <w:right w:val="nil"/>
            </w:tcBorders>
          </w:tcPr>
          <w:p w:rsidR="001742B9" w:rsidRDefault="00256ADB" w14:paraId="47E357FC" w14:textId="77777777">
            <w:pPr>
              <w:spacing w:after="0" w:line="259" w:lineRule="auto"/>
              <w:ind w:left="36" w:right="0" w:firstLine="0"/>
              <w:jc w:val="left"/>
            </w:pPr>
            <w:r>
              <w:rPr>
                <w:sz w:val="14"/>
              </w:rPr>
              <w:t>(1.21)</w:t>
            </w:r>
          </w:p>
        </w:tc>
        <w:tc>
          <w:tcPr>
            <w:tcW w:w="572" w:type="dxa"/>
            <w:tcBorders>
              <w:top w:val="nil"/>
              <w:left w:val="nil"/>
              <w:bottom w:val="nil"/>
              <w:right w:val="nil"/>
            </w:tcBorders>
          </w:tcPr>
          <w:p w:rsidR="001742B9" w:rsidRDefault="00256ADB" w14:paraId="77B33D07" w14:textId="77777777">
            <w:pPr>
              <w:spacing w:after="0" w:line="259" w:lineRule="auto"/>
              <w:ind w:left="0" w:right="0" w:firstLine="0"/>
              <w:jc w:val="left"/>
            </w:pPr>
            <w:r>
              <w:rPr>
                <w:sz w:val="14"/>
              </w:rPr>
              <w:t>(0.84)</w:t>
            </w:r>
          </w:p>
        </w:tc>
        <w:tc>
          <w:tcPr>
            <w:tcW w:w="644" w:type="dxa"/>
            <w:gridSpan w:val="2"/>
            <w:tcBorders>
              <w:top w:val="nil"/>
              <w:left w:val="nil"/>
              <w:bottom w:val="nil"/>
              <w:right w:val="nil"/>
            </w:tcBorders>
          </w:tcPr>
          <w:p w:rsidR="001742B9" w:rsidRDefault="00256ADB" w14:paraId="3239379F" w14:textId="77777777">
            <w:pPr>
              <w:spacing w:after="0" w:line="259" w:lineRule="auto"/>
              <w:ind w:left="36" w:right="0" w:firstLine="0"/>
              <w:jc w:val="left"/>
            </w:pPr>
            <w:r>
              <w:rPr>
                <w:sz w:val="14"/>
              </w:rPr>
              <w:t>(2.42)</w:t>
            </w:r>
          </w:p>
        </w:tc>
        <w:tc>
          <w:tcPr>
            <w:tcW w:w="644" w:type="dxa"/>
            <w:tcBorders>
              <w:top w:val="nil"/>
              <w:left w:val="nil"/>
              <w:bottom w:val="nil"/>
              <w:right w:val="nil"/>
            </w:tcBorders>
          </w:tcPr>
          <w:p w:rsidR="001742B9" w:rsidRDefault="00256ADB" w14:paraId="58178ED3" w14:textId="77777777">
            <w:pPr>
              <w:spacing w:after="0" w:line="259" w:lineRule="auto"/>
              <w:ind w:left="36" w:right="0" w:firstLine="0"/>
              <w:jc w:val="left"/>
            </w:pPr>
            <w:r>
              <w:rPr>
                <w:sz w:val="14"/>
              </w:rPr>
              <w:t>(2.59)</w:t>
            </w:r>
          </w:p>
        </w:tc>
        <w:tc>
          <w:tcPr>
            <w:tcW w:w="580" w:type="dxa"/>
            <w:tcBorders>
              <w:top w:val="nil"/>
              <w:left w:val="nil"/>
              <w:bottom w:val="nil"/>
              <w:right w:val="nil"/>
            </w:tcBorders>
          </w:tcPr>
          <w:p w:rsidR="001742B9" w:rsidRDefault="00256ADB" w14:paraId="1ACF1A1C" w14:textId="77777777">
            <w:pPr>
              <w:spacing w:after="0" w:line="259" w:lineRule="auto"/>
              <w:ind w:left="4" w:right="0" w:firstLine="0"/>
              <w:jc w:val="left"/>
            </w:pPr>
            <w:r>
              <w:rPr>
                <w:sz w:val="14"/>
              </w:rPr>
              <w:t>(0.02)</w:t>
            </w:r>
          </w:p>
        </w:tc>
        <w:tc>
          <w:tcPr>
            <w:tcW w:w="567" w:type="dxa"/>
            <w:tcBorders>
              <w:top w:val="nil"/>
              <w:left w:val="nil"/>
              <w:bottom w:val="nil"/>
              <w:right w:val="nil"/>
            </w:tcBorders>
          </w:tcPr>
          <w:p w:rsidR="001742B9" w:rsidRDefault="00256ADB" w14:paraId="16295567" w14:textId="77777777">
            <w:pPr>
              <w:spacing w:after="0" w:line="259" w:lineRule="auto"/>
              <w:ind w:left="36" w:right="0" w:firstLine="0"/>
              <w:jc w:val="left"/>
            </w:pPr>
            <w:r>
              <w:rPr>
                <w:sz w:val="14"/>
              </w:rPr>
              <w:t>(2.39)</w:t>
            </w:r>
          </w:p>
        </w:tc>
        <w:tc>
          <w:tcPr>
            <w:tcW w:w="721" w:type="dxa"/>
            <w:tcBorders>
              <w:top w:val="nil"/>
              <w:left w:val="nil"/>
              <w:bottom w:val="nil"/>
              <w:right w:val="nil"/>
            </w:tcBorders>
          </w:tcPr>
          <w:p w:rsidR="001742B9" w:rsidRDefault="00256ADB" w14:paraId="4ABE10DB" w14:textId="77777777">
            <w:pPr>
              <w:spacing w:after="0" w:line="259" w:lineRule="auto"/>
              <w:ind w:left="113" w:right="0" w:firstLine="0"/>
              <w:jc w:val="left"/>
            </w:pPr>
            <w:r>
              <w:rPr>
                <w:sz w:val="14"/>
              </w:rPr>
              <w:t>(2.34)</w:t>
            </w:r>
          </w:p>
        </w:tc>
        <w:tc>
          <w:tcPr>
            <w:tcW w:w="574" w:type="dxa"/>
            <w:tcBorders>
              <w:top w:val="nil"/>
              <w:left w:val="nil"/>
              <w:bottom w:val="nil"/>
              <w:right w:val="nil"/>
            </w:tcBorders>
          </w:tcPr>
          <w:p w:rsidR="001742B9" w:rsidRDefault="00256ADB" w14:paraId="7899837D" w14:textId="77777777">
            <w:pPr>
              <w:spacing w:after="0" w:line="259" w:lineRule="auto"/>
              <w:ind w:left="52" w:right="0" w:firstLine="0"/>
              <w:jc w:val="left"/>
            </w:pPr>
            <w:r>
              <w:rPr>
                <w:sz w:val="14"/>
              </w:rPr>
              <w:t>(0.14)</w:t>
            </w:r>
          </w:p>
        </w:tc>
      </w:tr>
      <w:tr w:rsidR="001742B9" w14:paraId="3FCCFD91" w14:textId="77777777">
        <w:trPr>
          <w:trHeight w:val="161"/>
        </w:trPr>
        <w:tc>
          <w:tcPr>
            <w:tcW w:w="3770" w:type="dxa"/>
            <w:tcBorders>
              <w:top w:val="nil"/>
              <w:left w:val="nil"/>
              <w:bottom w:val="nil"/>
              <w:right w:val="nil"/>
            </w:tcBorders>
          </w:tcPr>
          <w:p w:rsidR="001742B9" w:rsidRDefault="00256ADB" w14:paraId="6B3F6A26" w14:textId="77777777">
            <w:pPr>
              <w:spacing w:after="0" w:line="259" w:lineRule="auto"/>
              <w:ind w:left="102" w:right="0" w:firstLine="0"/>
              <w:jc w:val="left"/>
            </w:pPr>
            <w:r>
              <w:rPr>
                <w:sz w:val="14"/>
              </w:rPr>
              <w:t>Consumption over the past 7 days (sugar)</w:t>
            </w:r>
          </w:p>
        </w:tc>
        <w:tc>
          <w:tcPr>
            <w:tcW w:w="644" w:type="dxa"/>
            <w:tcBorders>
              <w:top w:val="nil"/>
              <w:left w:val="nil"/>
              <w:bottom w:val="nil"/>
              <w:right w:val="nil"/>
            </w:tcBorders>
          </w:tcPr>
          <w:p w:rsidR="001742B9" w:rsidRDefault="00256ADB" w14:paraId="7AD82A7D" w14:textId="77777777">
            <w:pPr>
              <w:spacing w:after="0" w:line="259" w:lineRule="auto"/>
              <w:ind w:left="92" w:right="0" w:firstLine="0"/>
              <w:jc w:val="left"/>
            </w:pPr>
            <w:r>
              <w:rPr>
                <w:sz w:val="14"/>
              </w:rPr>
              <w:t>0.81</w:t>
            </w:r>
          </w:p>
        </w:tc>
        <w:tc>
          <w:tcPr>
            <w:tcW w:w="644" w:type="dxa"/>
            <w:tcBorders>
              <w:top w:val="nil"/>
              <w:left w:val="nil"/>
              <w:bottom w:val="nil"/>
              <w:right w:val="nil"/>
            </w:tcBorders>
          </w:tcPr>
          <w:p w:rsidR="001742B9" w:rsidRDefault="00256ADB" w14:paraId="51E2F2D2" w14:textId="77777777">
            <w:pPr>
              <w:spacing w:after="0" w:line="259" w:lineRule="auto"/>
              <w:ind w:left="92" w:right="0" w:firstLine="0"/>
              <w:jc w:val="left"/>
            </w:pPr>
            <w:r>
              <w:rPr>
                <w:sz w:val="14"/>
              </w:rPr>
              <w:t>0.83</w:t>
            </w:r>
          </w:p>
        </w:tc>
        <w:tc>
          <w:tcPr>
            <w:tcW w:w="572" w:type="dxa"/>
            <w:tcBorders>
              <w:top w:val="nil"/>
              <w:left w:val="nil"/>
              <w:bottom w:val="nil"/>
              <w:right w:val="nil"/>
            </w:tcBorders>
          </w:tcPr>
          <w:p w:rsidR="001742B9" w:rsidRDefault="00256ADB" w14:paraId="0A8A5469" w14:textId="77777777">
            <w:pPr>
              <w:spacing w:after="0" w:line="259" w:lineRule="auto"/>
              <w:ind w:left="56" w:right="0" w:firstLine="0"/>
              <w:jc w:val="left"/>
            </w:pPr>
            <w:r>
              <w:rPr>
                <w:sz w:val="14"/>
              </w:rPr>
              <w:t>0.03</w:t>
            </w:r>
          </w:p>
        </w:tc>
        <w:tc>
          <w:tcPr>
            <w:tcW w:w="644" w:type="dxa"/>
            <w:gridSpan w:val="2"/>
            <w:tcBorders>
              <w:top w:val="nil"/>
              <w:left w:val="nil"/>
              <w:bottom w:val="nil"/>
              <w:right w:val="nil"/>
            </w:tcBorders>
          </w:tcPr>
          <w:p w:rsidR="001742B9" w:rsidRDefault="00256ADB" w14:paraId="77D4E5C1" w14:textId="77777777">
            <w:pPr>
              <w:spacing w:after="0" w:line="259" w:lineRule="auto"/>
              <w:ind w:left="92" w:right="0" w:firstLine="0"/>
              <w:jc w:val="left"/>
            </w:pPr>
            <w:r>
              <w:rPr>
                <w:sz w:val="14"/>
              </w:rPr>
              <w:t>5.45</w:t>
            </w:r>
          </w:p>
        </w:tc>
        <w:tc>
          <w:tcPr>
            <w:tcW w:w="644" w:type="dxa"/>
            <w:tcBorders>
              <w:top w:val="nil"/>
              <w:left w:val="nil"/>
              <w:bottom w:val="nil"/>
              <w:right w:val="nil"/>
            </w:tcBorders>
          </w:tcPr>
          <w:p w:rsidR="001742B9" w:rsidRDefault="00256ADB" w14:paraId="3D7F245C" w14:textId="77777777">
            <w:pPr>
              <w:spacing w:after="0" w:line="259" w:lineRule="auto"/>
              <w:ind w:left="92" w:right="0" w:firstLine="0"/>
              <w:jc w:val="left"/>
            </w:pPr>
            <w:r>
              <w:rPr>
                <w:sz w:val="14"/>
              </w:rPr>
              <w:t>5.32</w:t>
            </w:r>
          </w:p>
        </w:tc>
        <w:tc>
          <w:tcPr>
            <w:tcW w:w="580" w:type="dxa"/>
            <w:tcBorders>
              <w:top w:val="nil"/>
              <w:left w:val="nil"/>
              <w:bottom w:val="nil"/>
              <w:right w:val="nil"/>
            </w:tcBorders>
          </w:tcPr>
          <w:p w:rsidR="001742B9" w:rsidRDefault="00256ADB" w14:paraId="51A2B204" w14:textId="77777777">
            <w:pPr>
              <w:spacing w:after="0" w:line="259" w:lineRule="auto"/>
              <w:ind w:left="36" w:right="0" w:firstLine="0"/>
              <w:jc w:val="left"/>
            </w:pPr>
            <w:r>
              <w:rPr>
                <w:sz w:val="14"/>
              </w:rPr>
              <w:t>-0.14</w:t>
            </w:r>
          </w:p>
        </w:tc>
        <w:tc>
          <w:tcPr>
            <w:tcW w:w="567" w:type="dxa"/>
            <w:tcBorders>
              <w:top w:val="nil"/>
              <w:left w:val="nil"/>
              <w:bottom w:val="nil"/>
              <w:right w:val="nil"/>
            </w:tcBorders>
          </w:tcPr>
          <w:p w:rsidR="001742B9" w:rsidRDefault="00256ADB" w14:paraId="69942010" w14:textId="77777777">
            <w:pPr>
              <w:spacing w:after="0" w:line="259" w:lineRule="auto"/>
              <w:ind w:left="92" w:right="0" w:firstLine="0"/>
              <w:jc w:val="left"/>
            </w:pPr>
            <w:r>
              <w:rPr>
                <w:sz w:val="14"/>
              </w:rPr>
              <w:t>2.25</w:t>
            </w:r>
          </w:p>
        </w:tc>
        <w:tc>
          <w:tcPr>
            <w:tcW w:w="721" w:type="dxa"/>
            <w:tcBorders>
              <w:top w:val="nil"/>
              <w:left w:val="nil"/>
              <w:bottom w:val="nil"/>
              <w:right w:val="nil"/>
            </w:tcBorders>
          </w:tcPr>
          <w:p w:rsidR="001742B9" w:rsidRDefault="00256ADB" w14:paraId="729EF321" w14:textId="77777777">
            <w:pPr>
              <w:spacing w:after="0" w:line="259" w:lineRule="auto"/>
              <w:ind w:left="169" w:right="0" w:firstLine="0"/>
              <w:jc w:val="left"/>
            </w:pPr>
            <w:r>
              <w:rPr>
                <w:sz w:val="14"/>
              </w:rPr>
              <w:t>2.47</w:t>
            </w:r>
          </w:p>
        </w:tc>
        <w:tc>
          <w:tcPr>
            <w:tcW w:w="574" w:type="dxa"/>
            <w:tcBorders>
              <w:top w:val="nil"/>
              <w:left w:val="nil"/>
              <w:bottom w:val="nil"/>
              <w:right w:val="nil"/>
            </w:tcBorders>
          </w:tcPr>
          <w:p w:rsidR="001742B9" w:rsidRDefault="00256ADB" w14:paraId="56E239B7" w14:textId="77777777">
            <w:pPr>
              <w:spacing w:after="0" w:line="259" w:lineRule="auto"/>
              <w:ind w:left="108" w:right="0" w:firstLine="0"/>
              <w:jc w:val="left"/>
            </w:pPr>
            <w:r>
              <w:rPr>
                <w:sz w:val="14"/>
              </w:rPr>
              <w:t>0.22</w:t>
            </w:r>
          </w:p>
        </w:tc>
      </w:tr>
      <w:tr w:rsidR="001742B9" w14:paraId="5A4E8D9C" w14:textId="77777777">
        <w:trPr>
          <w:trHeight w:val="166"/>
        </w:trPr>
        <w:tc>
          <w:tcPr>
            <w:tcW w:w="3770" w:type="dxa"/>
            <w:tcBorders>
              <w:top w:val="nil"/>
              <w:left w:val="nil"/>
              <w:bottom w:val="single" w:color="000000" w:sz="3" w:space="0"/>
              <w:right w:val="nil"/>
            </w:tcBorders>
          </w:tcPr>
          <w:p w:rsidR="001742B9" w:rsidRDefault="001742B9" w14:paraId="36288695" w14:textId="77777777">
            <w:pPr>
              <w:spacing w:after="160" w:line="259" w:lineRule="auto"/>
              <w:ind w:left="0" w:right="0" w:firstLine="0"/>
              <w:jc w:val="left"/>
            </w:pPr>
          </w:p>
        </w:tc>
        <w:tc>
          <w:tcPr>
            <w:tcW w:w="644" w:type="dxa"/>
            <w:tcBorders>
              <w:top w:val="nil"/>
              <w:left w:val="nil"/>
              <w:bottom w:val="single" w:color="000000" w:sz="3" w:space="0"/>
              <w:right w:val="nil"/>
            </w:tcBorders>
          </w:tcPr>
          <w:p w:rsidR="001742B9" w:rsidRDefault="00256ADB" w14:paraId="4BBFD2FA" w14:textId="77777777">
            <w:pPr>
              <w:spacing w:after="0" w:line="259" w:lineRule="auto"/>
              <w:ind w:left="36" w:right="0" w:firstLine="0"/>
              <w:jc w:val="left"/>
            </w:pPr>
            <w:r>
              <w:rPr>
                <w:sz w:val="14"/>
              </w:rPr>
              <w:t>(1.58)</w:t>
            </w:r>
          </w:p>
        </w:tc>
        <w:tc>
          <w:tcPr>
            <w:tcW w:w="644" w:type="dxa"/>
            <w:tcBorders>
              <w:top w:val="nil"/>
              <w:left w:val="nil"/>
              <w:bottom w:val="single" w:color="000000" w:sz="3" w:space="0"/>
              <w:right w:val="nil"/>
            </w:tcBorders>
          </w:tcPr>
          <w:p w:rsidR="001742B9" w:rsidRDefault="00256ADB" w14:paraId="190D9A4A" w14:textId="77777777">
            <w:pPr>
              <w:spacing w:after="0" w:line="259" w:lineRule="auto"/>
              <w:ind w:left="36" w:right="0" w:firstLine="0"/>
              <w:jc w:val="left"/>
            </w:pPr>
            <w:r>
              <w:rPr>
                <w:sz w:val="14"/>
              </w:rPr>
              <w:t>(1.41)</w:t>
            </w:r>
          </w:p>
        </w:tc>
        <w:tc>
          <w:tcPr>
            <w:tcW w:w="572" w:type="dxa"/>
            <w:tcBorders>
              <w:top w:val="nil"/>
              <w:left w:val="nil"/>
              <w:bottom w:val="single" w:color="000000" w:sz="3" w:space="0"/>
              <w:right w:val="nil"/>
            </w:tcBorders>
          </w:tcPr>
          <w:p w:rsidR="001742B9" w:rsidRDefault="00256ADB" w14:paraId="39E4B7B7" w14:textId="77777777">
            <w:pPr>
              <w:spacing w:after="0" w:line="259" w:lineRule="auto"/>
              <w:ind w:left="0" w:right="0" w:firstLine="0"/>
              <w:jc w:val="left"/>
            </w:pPr>
            <w:r>
              <w:rPr>
                <w:sz w:val="14"/>
              </w:rPr>
              <w:t>(0.83)</w:t>
            </w:r>
          </w:p>
        </w:tc>
        <w:tc>
          <w:tcPr>
            <w:tcW w:w="644" w:type="dxa"/>
            <w:gridSpan w:val="2"/>
            <w:tcBorders>
              <w:top w:val="nil"/>
              <w:left w:val="nil"/>
              <w:bottom w:val="single" w:color="000000" w:sz="3" w:space="0"/>
              <w:right w:val="nil"/>
            </w:tcBorders>
          </w:tcPr>
          <w:p w:rsidR="001742B9" w:rsidRDefault="00256ADB" w14:paraId="1668AF1D" w14:textId="77777777">
            <w:pPr>
              <w:spacing w:after="0" w:line="259" w:lineRule="auto"/>
              <w:ind w:left="36" w:right="0" w:firstLine="0"/>
              <w:jc w:val="left"/>
            </w:pPr>
            <w:r>
              <w:rPr>
                <w:sz w:val="14"/>
              </w:rPr>
              <w:t>(2.55)</w:t>
            </w:r>
          </w:p>
        </w:tc>
        <w:tc>
          <w:tcPr>
            <w:tcW w:w="644" w:type="dxa"/>
            <w:tcBorders>
              <w:top w:val="nil"/>
              <w:left w:val="nil"/>
              <w:bottom w:val="single" w:color="000000" w:sz="3" w:space="0"/>
              <w:right w:val="nil"/>
            </w:tcBorders>
          </w:tcPr>
          <w:p w:rsidR="001742B9" w:rsidRDefault="00256ADB" w14:paraId="4912B7E3" w14:textId="77777777">
            <w:pPr>
              <w:spacing w:after="0" w:line="259" w:lineRule="auto"/>
              <w:ind w:left="36" w:right="0" w:firstLine="0"/>
              <w:jc w:val="left"/>
            </w:pPr>
            <w:r>
              <w:rPr>
                <w:sz w:val="14"/>
              </w:rPr>
              <w:t>(2.59)</w:t>
            </w:r>
          </w:p>
        </w:tc>
        <w:tc>
          <w:tcPr>
            <w:tcW w:w="580" w:type="dxa"/>
            <w:tcBorders>
              <w:top w:val="nil"/>
              <w:left w:val="nil"/>
              <w:bottom w:val="single" w:color="000000" w:sz="3" w:space="0"/>
              <w:right w:val="nil"/>
            </w:tcBorders>
          </w:tcPr>
          <w:p w:rsidR="001742B9" w:rsidRDefault="00256ADB" w14:paraId="6E255CD3" w14:textId="77777777">
            <w:pPr>
              <w:spacing w:after="0" w:line="259" w:lineRule="auto"/>
              <w:ind w:left="4" w:right="0" w:firstLine="0"/>
              <w:jc w:val="left"/>
            </w:pPr>
            <w:r>
              <w:rPr>
                <w:sz w:val="14"/>
              </w:rPr>
              <w:t>(0.47)</w:t>
            </w:r>
          </w:p>
        </w:tc>
        <w:tc>
          <w:tcPr>
            <w:tcW w:w="567" w:type="dxa"/>
            <w:tcBorders>
              <w:top w:val="nil"/>
              <w:left w:val="nil"/>
              <w:bottom w:val="single" w:color="000000" w:sz="3" w:space="0"/>
              <w:right w:val="nil"/>
            </w:tcBorders>
          </w:tcPr>
          <w:p w:rsidR="001742B9" w:rsidRDefault="00256ADB" w14:paraId="2A66F0EE" w14:textId="77777777">
            <w:pPr>
              <w:spacing w:after="0" w:line="259" w:lineRule="auto"/>
              <w:ind w:left="36" w:right="0" w:firstLine="0"/>
              <w:jc w:val="left"/>
            </w:pPr>
            <w:r>
              <w:rPr>
                <w:sz w:val="14"/>
              </w:rPr>
              <w:t>(2.39)</w:t>
            </w:r>
          </w:p>
        </w:tc>
        <w:tc>
          <w:tcPr>
            <w:tcW w:w="721" w:type="dxa"/>
            <w:tcBorders>
              <w:top w:val="nil"/>
              <w:left w:val="nil"/>
              <w:bottom w:val="single" w:color="000000" w:sz="3" w:space="0"/>
              <w:right w:val="nil"/>
            </w:tcBorders>
          </w:tcPr>
          <w:p w:rsidR="001742B9" w:rsidRDefault="00256ADB" w14:paraId="4A35B20D" w14:textId="77777777">
            <w:pPr>
              <w:spacing w:after="0" w:line="259" w:lineRule="auto"/>
              <w:ind w:left="113" w:right="0" w:firstLine="0"/>
              <w:jc w:val="left"/>
            </w:pPr>
            <w:r>
              <w:rPr>
                <w:sz w:val="14"/>
              </w:rPr>
              <w:t>(2.79)</w:t>
            </w:r>
          </w:p>
        </w:tc>
        <w:tc>
          <w:tcPr>
            <w:tcW w:w="574" w:type="dxa"/>
            <w:tcBorders>
              <w:top w:val="nil"/>
              <w:left w:val="nil"/>
              <w:bottom w:val="single" w:color="000000" w:sz="3" w:space="0"/>
              <w:right w:val="nil"/>
            </w:tcBorders>
          </w:tcPr>
          <w:p w:rsidR="001742B9" w:rsidRDefault="00256ADB" w14:paraId="08FC8387" w14:textId="77777777">
            <w:pPr>
              <w:spacing w:after="0" w:line="259" w:lineRule="auto"/>
              <w:ind w:left="52" w:right="0" w:firstLine="0"/>
              <w:jc w:val="left"/>
            </w:pPr>
            <w:r>
              <w:rPr>
                <w:sz w:val="14"/>
              </w:rPr>
              <w:t>(0.47)</w:t>
            </w:r>
          </w:p>
        </w:tc>
      </w:tr>
      <w:tr w:rsidR="001742B9" w14:paraId="7A57FCD6" w14:textId="77777777">
        <w:trPr>
          <w:trHeight w:val="188"/>
        </w:trPr>
        <w:tc>
          <w:tcPr>
            <w:tcW w:w="3770" w:type="dxa"/>
            <w:tcBorders>
              <w:top w:val="single" w:color="000000" w:sz="3" w:space="0"/>
              <w:left w:val="nil"/>
              <w:bottom w:val="double" w:color="000000" w:sz="3" w:space="0"/>
              <w:right w:val="nil"/>
            </w:tcBorders>
          </w:tcPr>
          <w:p w:rsidR="001742B9" w:rsidRDefault="00256ADB" w14:paraId="129B8306" w14:textId="77777777">
            <w:pPr>
              <w:spacing w:after="0" w:line="259" w:lineRule="auto"/>
              <w:ind w:left="102" w:right="0" w:firstLine="0"/>
              <w:jc w:val="left"/>
            </w:pPr>
            <w:r>
              <w:rPr>
                <w:sz w:val="14"/>
              </w:rPr>
              <w:t>Observations</w:t>
            </w:r>
          </w:p>
        </w:tc>
        <w:tc>
          <w:tcPr>
            <w:tcW w:w="644" w:type="dxa"/>
            <w:tcBorders>
              <w:top w:val="single" w:color="000000" w:sz="3" w:space="0"/>
              <w:left w:val="nil"/>
              <w:bottom w:val="double" w:color="000000" w:sz="3" w:space="0"/>
              <w:right w:val="nil"/>
            </w:tcBorders>
          </w:tcPr>
          <w:p w:rsidR="001742B9" w:rsidRDefault="00256ADB" w14:paraId="72FE3F7D" w14:textId="77777777">
            <w:pPr>
              <w:spacing w:after="0" w:line="259" w:lineRule="auto"/>
              <w:ind w:left="112" w:right="0" w:firstLine="0"/>
              <w:jc w:val="left"/>
            </w:pPr>
            <w:r>
              <w:rPr>
                <w:sz w:val="14"/>
              </w:rPr>
              <w:t>305</w:t>
            </w:r>
          </w:p>
        </w:tc>
        <w:tc>
          <w:tcPr>
            <w:tcW w:w="644" w:type="dxa"/>
            <w:tcBorders>
              <w:top w:val="single" w:color="000000" w:sz="3" w:space="0"/>
              <w:left w:val="nil"/>
              <w:bottom w:val="double" w:color="000000" w:sz="3" w:space="0"/>
              <w:right w:val="nil"/>
            </w:tcBorders>
          </w:tcPr>
          <w:p w:rsidR="001742B9" w:rsidRDefault="00256ADB" w14:paraId="1ED69519" w14:textId="77777777">
            <w:pPr>
              <w:spacing w:after="0" w:line="259" w:lineRule="auto"/>
              <w:ind w:left="112" w:right="0" w:firstLine="0"/>
              <w:jc w:val="left"/>
            </w:pPr>
            <w:r>
              <w:rPr>
                <w:sz w:val="14"/>
              </w:rPr>
              <w:t>305</w:t>
            </w:r>
          </w:p>
        </w:tc>
        <w:tc>
          <w:tcPr>
            <w:tcW w:w="572" w:type="dxa"/>
            <w:tcBorders>
              <w:top w:val="single" w:color="000000" w:sz="3" w:space="0"/>
              <w:left w:val="nil"/>
              <w:bottom w:val="double" w:color="000000" w:sz="3" w:space="0"/>
              <w:right w:val="nil"/>
            </w:tcBorders>
          </w:tcPr>
          <w:p w:rsidR="001742B9" w:rsidRDefault="00256ADB" w14:paraId="2922AF22" w14:textId="77777777">
            <w:pPr>
              <w:spacing w:after="0" w:line="259" w:lineRule="auto"/>
              <w:ind w:left="76" w:right="0" w:firstLine="0"/>
              <w:jc w:val="left"/>
            </w:pPr>
            <w:r>
              <w:rPr>
                <w:sz w:val="14"/>
              </w:rPr>
              <w:t>610</w:t>
            </w:r>
          </w:p>
        </w:tc>
        <w:tc>
          <w:tcPr>
            <w:tcW w:w="644" w:type="dxa"/>
            <w:gridSpan w:val="2"/>
            <w:tcBorders>
              <w:top w:val="single" w:color="000000" w:sz="3" w:space="0"/>
              <w:left w:val="nil"/>
              <w:bottom w:val="double" w:color="000000" w:sz="3" w:space="0"/>
              <w:right w:val="nil"/>
            </w:tcBorders>
          </w:tcPr>
          <w:p w:rsidR="001742B9" w:rsidRDefault="00256ADB" w14:paraId="32A57708" w14:textId="77777777">
            <w:pPr>
              <w:spacing w:after="0" w:line="259" w:lineRule="auto"/>
              <w:ind w:left="112" w:right="0" w:firstLine="0"/>
              <w:jc w:val="left"/>
            </w:pPr>
            <w:r>
              <w:rPr>
                <w:sz w:val="14"/>
              </w:rPr>
              <w:t>377</w:t>
            </w:r>
          </w:p>
        </w:tc>
        <w:tc>
          <w:tcPr>
            <w:tcW w:w="644" w:type="dxa"/>
            <w:tcBorders>
              <w:top w:val="single" w:color="000000" w:sz="3" w:space="0"/>
              <w:left w:val="nil"/>
              <w:bottom w:val="double" w:color="000000" w:sz="3" w:space="0"/>
              <w:right w:val="nil"/>
            </w:tcBorders>
          </w:tcPr>
          <w:p w:rsidR="001742B9" w:rsidRDefault="00256ADB" w14:paraId="10D432EB" w14:textId="77777777">
            <w:pPr>
              <w:spacing w:after="0" w:line="259" w:lineRule="auto"/>
              <w:ind w:left="112" w:right="0" w:firstLine="0"/>
              <w:jc w:val="left"/>
            </w:pPr>
            <w:r>
              <w:rPr>
                <w:sz w:val="14"/>
              </w:rPr>
              <w:t>383</w:t>
            </w:r>
          </w:p>
        </w:tc>
        <w:tc>
          <w:tcPr>
            <w:tcW w:w="580" w:type="dxa"/>
            <w:tcBorders>
              <w:top w:val="single" w:color="000000" w:sz="3" w:space="0"/>
              <w:left w:val="nil"/>
              <w:bottom w:val="double" w:color="000000" w:sz="3" w:space="0"/>
              <w:right w:val="nil"/>
            </w:tcBorders>
          </w:tcPr>
          <w:p w:rsidR="001742B9" w:rsidRDefault="00256ADB" w14:paraId="37B22003" w14:textId="77777777">
            <w:pPr>
              <w:spacing w:after="0" w:line="259" w:lineRule="auto"/>
              <w:ind w:left="80" w:right="0" w:firstLine="0"/>
              <w:jc w:val="left"/>
            </w:pPr>
            <w:r>
              <w:rPr>
                <w:sz w:val="14"/>
              </w:rPr>
              <w:t>760</w:t>
            </w:r>
          </w:p>
        </w:tc>
        <w:tc>
          <w:tcPr>
            <w:tcW w:w="567" w:type="dxa"/>
            <w:tcBorders>
              <w:top w:val="single" w:color="000000" w:sz="3" w:space="0"/>
              <w:left w:val="nil"/>
              <w:bottom w:val="double" w:color="000000" w:sz="3" w:space="0"/>
              <w:right w:val="nil"/>
            </w:tcBorders>
          </w:tcPr>
          <w:p w:rsidR="001742B9" w:rsidRDefault="00256ADB" w14:paraId="4782E73C" w14:textId="77777777">
            <w:pPr>
              <w:spacing w:after="0" w:line="259" w:lineRule="auto"/>
              <w:ind w:left="112" w:right="0" w:firstLine="0"/>
              <w:jc w:val="left"/>
            </w:pPr>
            <w:r>
              <w:rPr>
                <w:sz w:val="14"/>
              </w:rPr>
              <w:t>146</w:t>
            </w:r>
          </w:p>
        </w:tc>
        <w:tc>
          <w:tcPr>
            <w:tcW w:w="721" w:type="dxa"/>
            <w:tcBorders>
              <w:top w:val="single" w:color="000000" w:sz="3" w:space="0"/>
              <w:left w:val="nil"/>
              <w:bottom w:val="double" w:color="000000" w:sz="3" w:space="0"/>
              <w:right w:val="nil"/>
            </w:tcBorders>
          </w:tcPr>
          <w:p w:rsidR="001742B9" w:rsidRDefault="00256ADB" w14:paraId="03EDC1F7" w14:textId="77777777">
            <w:pPr>
              <w:spacing w:after="0" w:line="259" w:lineRule="auto"/>
              <w:ind w:left="189" w:right="0" w:firstLine="0"/>
              <w:jc w:val="left"/>
            </w:pPr>
            <w:r>
              <w:rPr>
                <w:sz w:val="14"/>
              </w:rPr>
              <w:t>148</w:t>
            </w:r>
          </w:p>
        </w:tc>
        <w:tc>
          <w:tcPr>
            <w:tcW w:w="574" w:type="dxa"/>
            <w:tcBorders>
              <w:top w:val="single" w:color="000000" w:sz="3" w:space="0"/>
              <w:left w:val="nil"/>
              <w:bottom w:val="double" w:color="000000" w:sz="3" w:space="0"/>
              <w:right w:val="nil"/>
            </w:tcBorders>
          </w:tcPr>
          <w:p w:rsidR="001742B9" w:rsidRDefault="00256ADB" w14:paraId="5336DA0D" w14:textId="77777777">
            <w:pPr>
              <w:spacing w:after="0" w:line="259" w:lineRule="auto"/>
              <w:ind w:left="128" w:right="0" w:firstLine="0"/>
              <w:jc w:val="left"/>
            </w:pPr>
            <w:r>
              <w:rPr>
                <w:sz w:val="14"/>
              </w:rPr>
              <w:t>294</w:t>
            </w:r>
          </w:p>
        </w:tc>
      </w:tr>
    </w:tbl>
    <w:p w:rsidR="001742B9" w:rsidRDefault="00256ADB" w14:paraId="1C8B8EF6" w14:textId="77777777">
      <w:pPr>
        <w:spacing w:after="515" w:line="339" w:lineRule="auto"/>
        <w:ind w:left="30" w:right="0"/>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w:t>
      </w:r>
    </w:p>
    <w:p w:rsidR="001742B9" w:rsidRDefault="00256ADB" w14:paraId="30F83887" w14:textId="77777777">
      <w:pPr>
        <w:pStyle w:val="Heading2"/>
        <w:ind w:left="598" w:hanging="613"/>
      </w:pPr>
      <w:r>
        <w:t>Expenditure Long vs. Short</w:t>
      </w:r>
    </w:p>
    <w:p w:rsidR="001742B9" w:rsidRDefault="00256ADB" w14:paraId="3D9D5F9F" w14:textId="77777777">
      <w:pPr>
        <w:ind w:left="-5" w:right="132"/>
      </w:pPr>
      <w:r>
        <w:t>The FES however remains stable showing no statistical significance between the short and long modules in all pilot countries (see Tables 17). The results are similar for the two versions used in the remote surveys (showing no significant difference between short and long).</w:t>
      </w:r>
    </w:p>
    <w:p w:rsidR="001742B9" w:rsidRDefault="00256ADB" w14:paraId="596A22AA" w14:textId="77777777">
      <w:pPr>
        <w:spacing w:after="0" w:line="259" w:lineRule="auto"/>
        <w:ind w:right="1101"/>
        <w:jc w:val="right"/>
      </w:pPr>
      <w:r>
        <w:t>Table 17: Impact of Module Length on Expenditure and FES in F2F Surveys</w:t>
      </w:r>
    </w:p>
    <w:tbl>
      <w:tblPr>
        <w:tblW w:w="8098" w:type="dxa"/>
        <w:tblInd w:w="631" w:type="dxa"/>
        <w:tblCellMar>
          <w:top w:w="24" w:type="dxa"/>
          <w:right w:w="88" w:type="dxa"/>
        </w:tblCellMar>
        <w:tblLook w:val="04A0" w:firstRow="1" w:lastRow="0" w:firstColumn="1" w:lastColumn="0" w:noHBand="0" w:noVBand="1"/>
      </w:tblPr>
      <w:tblGrid>
        <w:gridCol w:w="2122"/>
        <w:gridCol w:w="668"/>
        <w:gridCol w:w="668"/>
        <w:gridCol w:w="667"/>
        <w:gridCol w:w="400"/>
        <w:gridCol w:w="267"/>
        <w:gridCol w:w="667"/>
        <w:gridCol w:w="667"/>
        <w:gridCol w:w="577"/>
        <w:gridCol w:w="818"/>
        <w:gridCol w:w="577"/>
      </w:tblGrid>
      <w:tr w:rsidR="001742B9" w14:paraId="39A02A6D" w14:textId="77777777">
        <w:trPr>
          <w:trHeight w:val="216"/>
        </w:trPr>
        <w:tc>
          <w:tcPr>
            <w:tcW w:w="2170" w:type="dxa"/>
            <w:tcBorders>
              <w:top w:val="double" w:color="000000" w:sz="3" w:space="0"/>
              <w:left w:val="nil"/>
              <w:bottom w:val="nil"/>
              <w:right w:val="nil"/>
            </w:tcBorders>
          </w:tcPr>
          <w:p w:rsidR="001742B9" w:rsidRDefault="001742B9" w14:paraId="57C0ADAC" w14:textId="77777777">
            <w:pPr>
              <w:spacing w:after="160" w:line="259" w:lineRule="auto"/>
              <w:ind w:left="0" w:right="0" w:firstLine="0"/>
              <w:jc w:val="left"/>
            </w:pPr>
          </w:p>
        </w:tc>
        <w:tc>
          <w:tcPr>
            <w:tcW w:w="2416" w:type="dxa"/>
            <w:gridSpan w:val="4"/>
            <w:tcBorders>
              <w:top w:val="double" w:color="000000" w:sz="3" w:space="0"/>
              <w:left w:val="nil"/>
              <w:bottom w:val="nil"/>
              <w:right w:val="nil"/>
            </w:tcBorders>
          </w:tcPr>
          <w:p w:rsidR="001742B9" w:rsidRDefault="00256ADB" w14:paraId="15D37821" w14:textId="77777777">
            <w:pPr>
              <w:spacing w:after="0" w:line="259" w:lineRule="auto"/>
              <w:ind w:left="352" w:right="0" w:firstLine="0"/>
              <w:jc w:val="left"/>
            </w:pPr>
            <w:r>
              <w:rPr>
                <w:sz w:val="16"/>
              </w:rPr>
              <w:t>Myanmar F2F</w:t>
            </w:r>
          </w:p>
        </w:tc>
        <w:tc>
          <w:tcPr>
            <w:tcW w:w="1615" w:type="dxa"/>
            <w:gridSpan w:val="3"/>
            <w:tcBorders>
              <w:top w:val="double" w:color="000000" w:sz="3" w:space="0"/>
              <w:left w:val="nil"/>
              <w:bottom w:val="nil"/>
              <w:right w:val="nil"/>
            </w:tcBorders>
          </w:tcPr>
          <w:p w:rsidR="001742B9" w:rsidRDefault="00256ADB" w14:paraId="6CB438E4" w14:textId="77777777">
            <w:pPr>
              <w:spacing w:after="0" w:line="259" w:lineRule="auto"/>
              <w:ind w:left="0" w:right="0" w:firstLine="0"/>
              <w:jc w:val="left"/>
            </w:pPr>
            <w:r>
              <w:rPr>
                <w:sz w:val="16"/>
              </w:rPr>
              <w:t>Ecuador F2F</w:t>
            </w:r>
          </w:p>
        </w:tc>
        <w:tc>
          <w:tcPr>
            <w:tcW w:w="521" w:type="dxa"/>
            <w:tcBorders>
              <w:top w:val="double" w:color="000000" w:sz="3" w:space="0"/>
              <w:left w:val="nil"/>
              <w:bottom w:val="nil"/>
              <w:right w:val="nil"/>
            </w:tcBorders>
          </w:tcPr>
          <w:p w:rsidR="001742B9" w:rsidRDefault="001742B9" w14:paraId="58F777CA" w14:textId="77777777">
            <w:pPr>
              <w:spacing w:after="160" w:line="259" w:lineRule="auto"/>
              <w:ind w:left="0" w:right="0" w:firstLine="0"/>
              <w:jc w:val="left"/>
            </w:pPr>
          </w:p>
        </w:tc>
        <w:tc>
          <w:tcPr>
            <w:tcW w:w="1376" w:type="dxa"/>
            <w:gridSpan w:val="2"/>
            <w:tcBorders>
              <w:top w:val="double" w:color="000000" w:sz="3" w:space="0"/>
              <w:left w:val="nil"/>
              <w:bottom w:val="nil"/>
              <w:right w:val="nil"/>
            </w:tcBorders>
          </w:tcPr>
          <w:p w:rsidR="001742B9" w:rsidRDefault="00256ADB" w14:paraId="28BB6F0E" w14:textId="77777777">
            <w:pPr>
              <w:spacing w:after="0" w:line="259" w:lineRule="auto"/>
              <w:ind w:left="0" w:right="0" w:firstLine="0"/>
              <w:jc w:val="left"/>
            </w:pPr>
            <w:r>
              <w:rPr>
                <w:sz w:val="16"/>
              </w:rPr>
              <w:t>CAR F2F</w:t>
            </w:r>
          </w:p>
        </w:tc>
      </w:tr>
      <w:tr w:rsidR="001742B9" w14:paraId="1FA0420A" w14:textId="77777777">
        <w:trPr>
          <w:trHeight w:val="195"/>
        </w:trPr>
        <w:tc>
          <w:tcPr>
            <w:tcW w:w="2170" w:type="dxa"/>
            <w:tcBorders>
              <w:top w:val="nil"/>
              <w:left w:val="nil"/>
              <w:bottom w:val="single" w:color="000000" w:sz="3" w:space="0"/>
              <w:right w:val="nil"/>
            </w:tcBorders>
          </w:tcPr>
          <w:p w:rsidR="001742B9" w:rsidRDefault="00256ADB" w14:paraId="5088763B" w14:textId="77777777">
            <w:pPr>
              <w:spacing w:after="0" w:line="259" w:lineRule="auto"/>
              <w:ind w:left="120" w:right="0" w:firstLine="0"/>
              <w:jc w:val="left"/>
            </w:pPr>
            <w:r>
              <w:rPr>
                <w:sz w:val="16"/>
              </w:rPr>
              <w:t>Variable</w:t>
            </w:r>
          </w:p>
        </w:tc>
        <w:tc>
          <w:tcPr>
            <w:tcW w:w="672" w:type="dxa"/>
            <w:tcBorders>
              <w:top w:val="nil"/>
              <w:left w:val="nil"/>
              <w:bottom w:val="single" w:color="000000" w:sz="3" w:space="0"/>
              <w:right w:val="nil"/>
            </w:tcBorders>
          </w:tcPr>
          <w:p w:rsidR="001742B9" w:rsidRDefault="00256ADB" w14:paraId="1E2C9F16" w14:textId="77777777">
            <w:pPr>
              <w:spacing w:after="0" w:line="259" w:lineRule="auto"/>
              <w:ind w:left="32" w:right="0" w:firstLine="0"/>
              <w:jc w:val="left"/>
            </w:pPr>
            <w:r>
              <w:rPr>
                <w:sz w:val="16"/>
              </w:rPr>
              <w:t>Long</w:t>
            </w:r>
          </w:p>
        </w:tc>
        <w:tc>
          <w:tcPr>
            <w:tcW w:w="672" w:type="dxa"/>
            <w:tcBorders>
              <w:top w:val="nil"/>
              <w:left w:val="nil"/>
              <w:bottom w:val="single" w:color="000000" w:sz="3" w:space="0"/>
              <w:right w:val="nil"/>
            </w:tcBorders>
          </w:tcPr>
          <w:p w:rsidR="001742B9" w:rsidRDefault="00256ADB" w14:paraId="30DFC6D1" w14:textId="77777777">
            <w:pPr>
              <w:spacing w:after="0" w:line="259" w:lineRule="auto"/>
              <w:ind w:left="14" w:right="0" w:firstLine="0"/>
              <w:jc w:val="left"/>
            </w:pPr>
            <w:r>
              <w:rPr>
                <w:sz w:val="16"/>
              </w:rPr>
              <w:t>Short</w:t>
            </w:r>
          </w:p>
        </w:tc>
        <w:tc>
          <w:tcPr>
            <w:tcW w:w="672" w:type="dxa"/>
            <w:tcBorders>
              <w:top w:val="nil"/>
              <w:left w:val="nil"/>
              <w:bottom w:val="single" w:color="000000" w:sz="3" w:space="0"/>
              <w:right w:val="nil"/>
            </w:tcBorders>
          </w:tcPr>
          <w:p w:rsidR="001742B9" w:rsidRDefault="00256ADB" w14:paraId="13DAFFC5" w14:textId="77777777">
            <w:pPr>
              <w:spacing w:after="0" w:line="259" w:lineRule="auto"/>
              <w:ind w:left="79" w:right="0" w:firstLine="0"/>
              <w:jc w:val="left"/>
            </w:pPr>
            <w:r>
              <w:rPr>
                <w:sz w:val="16"/>
              </w:rPr>
              <w:t>Diff</w:t>
            </w:r>
          </w:p>
        </w:tc>
        <w:tc>
          <w:tcPr>
            <w:tcW w:w="672" w:type="dxa"/>
            <w:gridSpan w:val="2"/>
            <w:tcBorders>
              <w:top w:val="nil"/>
              <w:left w:val="nil"/>
              <w:bottom w:val="single" w:color="000000" w:sz="3" w:space="0"/>
              <w:right w:val="nil"/>
            </w:tcBorders>
          </w:tcPr>
          <w:p w:rsidR="001742B9" w:rsidRDefault="00256ADB" w14:paraId="5392D2C0" w14:textId="77777777">
            <w:pPr>
              <w:spacing w:after="0" w:line="259" w:lineRule="auto"/>
              <w:ind w:left="32" w:right="0" w:firstLine="0"/>
              <w:jc w:val="left"/>
            </w:pPr>
            <w:r>
              <w:rPr>
                <w:sz w:val="16"/>
              </w:rPr>
              <w:t>Long</w:t>
            </w:r>
          </w:p>
        </w:tc>
        <w:tc>
          <w:tcPr>
            <w:tcW w:w="672" w:type="dxa"/>
            <w:tcBorders>
              <w:top w:val="nil"/>
              <w:left w:val="nil"/>
              <w:bottom w:val="single" w:color="000000" w:sz="3" w:space="0"/>
              <w:right w:val="nil"/>
            </w:tcBorders>
          </w:tcPr>
          <w:p w:rsidR="001742B9" w:rsidRDefault="00256ADB" w14:paraId="42ABF3B4" w14:textId="77777777">
            <w:pPr>
              <w:spacing w:after="0" w:line="259" w:lineRule="auto"/>
              <w:ind w:left="14" w:right="0" w:firstLine="0"/>
              <w:jc w:val="left"/>
            </w:pPr>
            <w:r>
              <w:rPr>
                <w:sz w:val="16"/>
              </w:rPr>
              <w:t>Short</w:t>
            </w:r>
          </w:p>
        </w:tc>
        <w:tc>
          <w:tcPr>
            <w:tcW w:w="672" w:type="dxa"/>
            <w:tcBorders>
              <w:top w:val="nil"/>
              <w:left w:val="nil"/>
              <w:bottom w:val="single" w:color="000000" w:sz="3" w:space="0"/>
              <w:right w:val="nil"/>
            </w:tcBorders>
          </w:tcPr>
          <w:p w:rsidR="001742B9" w:rsidRDefault="00256ADB" w14:paraId="59B12611" w14:textId="77777777">
            <w:pPr>
              <w:spacing w:after="0" w:line="259" w:lineRule="auto"/>
              <w:ind w:left="79" w:right="0" w:firstLine="0"/>
              <w:jc w:val="left"/>
            </w:pPr>
            <w:r>
              <w:rPr>
                <w:sz w:val="16"/>
              </w:rPr>
              <w:t>Diff</w:t>
            </w:r>
          </w:p>
        </w:tc>
        <w:tc>
          <w:tcPr>
            <w:tcW w:w="521" w:type="dxa"/>
            <w:tcBorders>
              <w:top w:val="nil"/>
              <w:left w:val="nil"/>
              <w:bottom w:val="single" w:color="000000" w:sz="3" w:space="0"/>
              <w:right w:val="nil"/>
            </w:tcBorders>
          </w:tcPr>
          <w:p w:rsidR="001742B9" w:rsidRDefault="00256ADB" w14:paraId="7C0E46AB" w14:textId="77777777">
            <w:pPr>
              <w:spacing w:after="0" w:line="259" w:lineRule="auto"/>
              <w:ind w:left="32" w:right="0" w:firstLine="0"/>
              <w:jc w:val="left"/>
            </w:pPr>
            <w:r>
              <w:rPr>
                <w:sz w:val="16"/>
              </w:rPr>
              <w:t>Long</w:t>
            </w:r>
          </w:p>
        </w:tc>
        <w:tc>
          <w:tcPr>
            <w:tcW w:w="823" w:type="dxa"/>
            <w:tcBorders>
              <w:top w:val="nil"/>
              <w:left w:val="nil"/>
              <w:bottom w:val="single" w:color="000000" w:sz="3" w:space="0"/>
              <w:right w:val="nil"/>
            </w:tcBorders>
          </w:tcPr>
          <w:p w:rsidR="001742B9" w:rsidRDefault="00256ADB" w14:paraId="4ABA0EEC" w14:textId="77777777">
            <w:pPr>
              <w:spacing w:after="0" w:line="259" w:lineRule="auto"/>
              <w:ind w:left="165" w:right="0" w:firstLine="0"/>
              <w:jc w:val="left"/>
            </w:pPr>
            <w:r>
              <w:rPr>
                <w:sz w:val="16"/>
              </w:rPr>
              <w:t>Short</w:t>
            </w:r>
          </w:p>
        </w:tc>
        <w:tc>
          <w:tcPr>
            <w:tcW w:w="552" w:type="dxa"/>
            <w:tcBorders>
              <w:top w:val="nil"/>
              <w:left w:val="nil"/>
              <w:bottom w:val="single" w:color="000000" w:sz="3" w:space="0"/>
              <w:right w:val="nil"/>
            </w:tcBorders>
          </w:tcPr>
          <w:p w:rsidR="001742B9" w:rsidRDefault="00256ADB" w14:paraId="5EDB56DD" w14:textId="77777777">
            <w:pPr>
              <w:spacing w:after="0" w:line="259" w:lineRule="auto"/>
              <w:ind w:left="79" w:right="0" w:firstLine="0"/>
              <w:jc w:val="left"/>
            </w:pPr>
            <w:r>
              <w:rPr>
                <w:sz w:val="16"/>
              </w:rPr>
              <w:t>Diff</w:t>
            </w:r>
          </w:p>
        </w:tc>
      </w:tr>
      <w:tr w:rsidR="001742B9" w14:paraId="4D31F458" w14:textId="77777777">
        <w:trPr>
          <w:trHeight w:val="192"/>
        </w:trPr>
        <w:tc>
          <w:tcPr>
            <w:tcW w:w="2170" w:type="dxa"/>
            <w:tcBorders>
              <w:top w:val="single" w:color="000000" w:sz="3" w:space="0"/>
              <w:left w:val="nil"/>
              <w:bottom w:val="nil"/>
              <w:right w:val="nil"/>
            </w:tcBorders>
          </w:tcPr>
          <w:p w:rsidR="001742B9" w:rsidRDefault="00256ADB" w14:paraId="621246BB" w14:textId="77777777">
            <w:pPr>
              <w:spacing w:after="0" w:line="259" w:lineRule="auto"/>
              <w:ind w:left="120" w:right="0" w:firstLine="0"/>
              <w:jc w:val="left"/>
            </w:pPr>
            <w:r>
              <w:rPr>
                <w:sz w:val="16"/>
              </w:rPr>
              <w:t>Food Expenditure Share</w:t>
            </w:r>
          </w:p>
        </w:tc>
        <w:tc>
          <w:tcPr>
            <w:tcW w:w="672" w:type="dxa"/>
            <w:tcBorders>
              <w:top w:val="single" w:color="000000" w:sz="3" w:space="0"/>
              <w:left w:val="nil"/>
              <w:bottom w:val="nil"/>
              <w:right w:val="nil"/>
            </w:tcBorders>
          </w:tcPr>
          <w:p w:rsidR="001742B9" w:rsidRDefault="00256ADB" w14:paraId="7230709D" w14:textId="77777777">
            <w:pPr>
              <w:spacing w:after="0" w:line="259" w:lineRule="auto"/>
              <w:ind w:left="66" w:right="0" w:firstLine="0"/>
              <w:jc w:val="left"/>
            </w:pPr>
            <w:r>
              <w:rPr>
                <w:sz w:val="16"/>
              </w:rPr>
              <w:t>0.66</w:t>
            </w:r>
          </w:p>
        </w:tc>
        <w:tc>
          <w:tcPr>
            <w:tcW w:w="672" w:type="dxa"/>
            <w:tcBorders>
              <w:top w:val="single" w:color="000000" w:sz="3" w:space="0"/>
              <w:left w:val="nil"/>
              <w:bottom w:val="nil"/>
              <w:right w:val="nil"/>
            </w:tcBorders>
          </w:tcPr>
          <w:p w:rsidR="001742B9" w:rsidRDefault="00256ADB" w14:paraId="475D1A77" w14:textId="77777777">
            <w:pPr>
              <w:spacing w:after="0" w:line="259" w:lineRule="auto"/>
              <w:ind w:left="66" w:right="0" w:firstLine="0"/>
              <w:jc w:val="left"/>
            </w:pPr>
            <w:r>
              <w:rPr>
                <w:sz w:val="16"/>
              </w:rPr>
              <w:t>0.66</w:t>
            </w:r>
          </w:p>
        </w:tc>
        <w:tc>
          <w:tcPr>
            <w:tcW w:w="672" w:type="dxa"/>
            <w:tcBorders>
              <w:top w:val="single" w:color="000000" w:sz="3" w:space="0"/>
              <w:left w:val="nil"/>
              <w:bottom w:val="nil"/>
              <w:right w:val="nil"/>
            </w:tcBorders>
          </w:tcPr>
          <w:p w:rsidR="001742B9" w:rsidRDefault="00256ADB" w14:paraId="59CD2291" w14:textId="77777777">
            <w:pPr>
              <w:spacing w:after="0" w:line="259" w:lineRule="auto"/>
              <w:ind w:left="66" w:right="0" w:firstLine="0"/>
              <w:jc w:val="left"/>
            </w:pPr>
            <w:r>
              <w:rPr>
                <w:sz w:val="16"/>
              </w:rPr>
              <w:t>0.00</w:t>
            </w:r>
          </w:p>
        </w:tc>
        <w:tc>
          <w:tcPr>
            <w:tcW w:w="672" w:type="dxa"/>
            <w:gridSpan w:val="2"/>
            <w:tcBorders>
              <w:top w:val="single" w:color="000000" w:sz="3" w:space="0"/>
              <w:left w:val="nil"/>
              <w:bottom w:val="nil"/>
              <w:right w:val="nil"/>
            </w:tcBorders>
          </w:tcPr>
          <w:p w:rsidR="001742B9" w:rsidRDefault="00256ADB" w14:paraId="2DB3FEA0" w14:textId="77777777">
            <w:pPr>
              <w:spacing w:after="0" w:line="259" w:lineRule="auto"/>
              <w:ind w:left="66" w:right="0" w:firstLine="0"/>
              <w:jc w:val="left"/>
            </w:pPr>
            <w:r>
              <w:rPr>
                <w:sz w:val="16"/>
              </w:rPr>
              <w:t>0.72</w:t>
            </w:r>
          </w:p>
        </w:tc>
        <w:tc>
          <w:tcPr>
            <w:tcW w:w="672" w:type="dxa"/>
            <w:tcBorders>
              <w:top w:val="single" w:color="000000" w:sz="3" w:space="0"/>
              <w:left w:val="nil"/>
              <w:bottom w:val="nil"/>
              <w:right w:val="nil"/>
            </w:tcBorders>
          </w:tcPr>
          <w:p w:rsidR="001742B9" w:rsidRDefault="00256ADB" w14:paraId="6D3C13D1" w14:textId="77777777">
            <w:pPr>
              <w:spacing w:after="0" w:line="259" w:lineRule="auto"/>
              <w:ind w:left="66" w:right="0" w:firstLine="0"/>
              <w:jc w:val="left"/>
            </w:pPr>
            <w:r>
              <w:rPr>
                <w:sz w:val="16"/>
              </w:rPr>
              <w:t>0.70</w:t>
            </w:r>
          </w:p>
        </w:tc>
        <w:tc>
          <w:tcPr>
            <w:tcW w:w="672" w:type="dxa"/>
            <w:tcBorders>
              <w:top w:val="single" w:color="000000" w:sz="3" w:space="0"/>
              <w:left w:val="nil"/>
              <w:bottom w:val="nil"/>
              <w:right w:val="nil"/>
            </w:tcBorders>
          </w:tcPr>
          <w:p w:rsidR="001742B9" w:rsidRDefault="00256ADB" w14:paraId="34D13502" w14:textId="77777777">
            <w:pPr>
              <w:spacing w:after="0" w:line="259" w:lineRule="auto"/>
              <w:ind w:left="38" w:right="0" w:firstLine="0"/>
              <w:jc w:val="left"/>
            </w:pPr>
            <w:r>
              <w:rPr>
                <w:sz w:val="16"/>
              </w:rPr>
              <w:t>-0.02</w:t>
            </w:r>
          </w:p>
        </w:tc>
        <w:tc>
          <w:tcPr>
            <w:tcW w:w="521" w:type="dxa"/>
            <w:tcBorders>
              <w:top w:val="single" w:color="000000" w:sz="3" w:space="0"/>
              <w:left w:val="nil"/>
              <w:bottom w:val="nil"/>
              <w:right w:val="nil"/>
            </w:tcBorders>
          </w:tcPr>
          <w:p w:rsidR="001742B9" w:rsidRDefault="00256ADB" w14:paraId="58EB5FC6" w14:textId="77777777">
            <w:pPr>
              <w:spacing w:after="0" w:line="259" w:lineRule="auto"/>
              <w:ind w:left="66" w:right="0" w:firstLine="0"/>
              <w:jc w:val="left"/>
            </w:pPr>
            <w:r>
              <w:rPr>
                <w:sz w:val="16"/>
              </w:rPr>
              <w:t>0.67</w:t>
            </w:r>
          </w:p>
        </w:tc>
        <w:tc>
          <w:tcPr>
            <w:tcW w:w="823" w:type="dxa"/>
            <w:tcBorders>
              <w:top w:val="single" w:color="000000" w:sz="3" w:space="0"/>
              <w:left w:val="nil"/>
              <w:bottom w:val="nil"/>
              <w:right w:val="nil"/>
            </w:tcBorders>
          </w:tcPr>
          <w:p w:rsidR="001742B9" w:rsidRDefault="00256ADB" w14:paraId="58C604CC" w14:textId="77777777">
            <w:pPr>
              <w:spacing w:after="0" w:line="259" w:lineRule="auto"/>
              <w:ind w:left="217" w:right="0" w:firstLine="0"/>
              <w:jc w:val="left"/>
            </w:pPr>
            <w:r>
              <w:rPr>
                <w:sz w:val="16"/>
              </w:rPr>
              <w:t>0.67</w:t>
            </w:r>
          </w:p>
        </w:tc>
        <w:tc>
          <w:tcPr>
            <w:tcW w:w="552" w:type="dxa"/>
            <w:tcBorders>
              <w:top w:val="single" w:color="000000" w:sz="3" w:space="0"/>
              <w:left w:val="nil"/>
              <w:bottom w:val="nil"/>
              <w:right w:val="nil"/>
            </w:tcBorders>
          </w:tcPr>
          <w:p w:rsidR="001742B9" w:rsidRDefault="00256ADB" w14:paraId="3FB2E618" w14:textId="77777777">
            <w:pPr>
              <w:spacing w:after="0" w:line="259" w:lineRule="auto"/>
              <w:ind w:left="66" w:right="0" w:firstLine="0"/>
              <w:jc w:val="left"/>
            </w:pPr>
            <w:r>
              <w:rPr>
                <w:sz w:val="16"/>
              </w:rPr>
              <w:t>0.00</w:t>
            </w:r>
          </w:p>
        </w:tc>
      </w:tr>
      <w:tr w:rsidR="001742B9" w14:paraId="7BCA4A74" w14:textId="77777777">
        <w:trPr>
          <w:trHeight w:val="189"/>
        </w:trPr>
        <w:tc>
          <w:tcPr>
            <w:tcW w:w="2170" w:type="dxa"/>
            <w:tcBorders>
              <w:top w:val="nil"/>
              <w:left w:val="nil"/>
              <w:bottom w:val="nil"/>
              <w:right w:val="nil"/>
            </w:tcBorders>
          </w:tcPr>
          <w:p w:rsidR="001742B9" w:rsidRDefault="001742B9" w14:paraId="1077B4B4"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5B5C23F9" w14:textId="77777777">
            <w:pPr>
              <w:spacing w:after="0" w:line="259" w:lineRule="auto"/>
              <w:ind w:left="0" w:right="0" w:firstLine="0"/>
              <w:jc w:val="left"/>
            </w:pPr>
            <w:r>
              <w:rPr>
                <w:sz w:val="16"/>
              </w:rPr>
              <w:t>(0.15)</w:t>
            </w:r>
          </w:p>
        </w:tc>
        <w:tc>
          <w:tcPr>
            <w:tcW w:w="672" w:type="dxa"/>
            <w:tcBorders>
              <w:top w:val="nil"/>
              <w:left w:val="nil"/>
              <w:bottom w:val="nil"/>
              <w:right w:val="nil"/>
            </w:tcBorders>
          </w:tcPr>
          <w:p w:rsidR="001742B9" w:rsidRDefault="00256ADB" w14:paraId="78DCE557" w14:textId="77777777">
            <w:pPr>
              <w:spacing w:after="0" w:line="259" w:lineRule="auto"/>
              <w:ind w:left="0" w:right="0" w:firstLine="0"/>
              <w:jc w:val="left"/>
            </w:pPr>
            <w:r>
              <w:rPr>
                <w:sz w:val="16"/>
              </w:rPr>
              <w:t>(0.14)</w:t>
            </w:r>
          </w:p>
        </w:tc>
        <w:tc>
          <w:tcPr>
            <w:tcW w:w="672" w:type="dxa"/>
            <w:tcBorders>
              <w:top w:val="nil"/>
              <w:left w:val="nil"/>
              <w:bottom w:val="nil"/>
              <w:right w:val="nil"/>
            </w:tcBorders>
          </w:tcPr>
          <w:p w:rsidR="001742B9" w:rsidRDefault="00256ADB" w14:paraId="4D572B4C" w14:textId="77777777">
            <w:pPr>
              <w:spacing w:after="0" w:line="259" w:lineRule="auto"/>
              <w:ind w:left="0" w:right="0" w:firstLine="0"/>
              <w:jc w:val="left"/>
            </w:pPr>
            <w:r>
              <w:rPr>
                <w:sz w:val="16"/>
              </w:rPr>
              <w:t>(0.89)</w:t>
            </w:r>
          </w:p>
        </w:tc>
        <w:tc>
          <w:tcPr>
            <w:tcW w:w="672" w:type="dxa"/>
            <w:gridSpan w:val="2"/>
            <w:tcBorders>
              <w:top w:val="nil"/>
              <w:left w:val="nil"/>
              <w:bottom w:val="nil"/>
              <w:right w:val="nil"/>
            </w:tcBorders>
          </w:tcPr>
          <w:p w:rsidR="001742B9" w:rsidRDefault="00256ADB" w14:paraId="2424E3A5" w14:textId="77777777">
            <w:pPr>
              <w:spacing w:after="0" w:line="259" w:lineRule="auto"/>
              <w:ind w:left="0" w:right="0" w:firstLine="0"/>
              <w:jc w:val="left"/>
            </w:pPr>
            <w:r>
              <w:rPr>
                <w:sz w:val="16"/>
              </w:rPr>
              <w:t>(0.19)</w:t>
            </w:r>
          </w:p>
        </w:tc>
        <w:tc>
          <w:tcPr>
            <w:tcW w:w="672" w:type="dxa"/>
            <w:tcBorders>
              <w:top w:val="nil"/>
              <w:left w:val="nil"/>
              <w:bottom w:val="nil"/>
              <w:right w:val="nil"/>
            </w:tcBorders>
          </w:tcPr>
          <w:p w:rsidR="001742B9" w:rsidRDefault="00256ADB" w14:paraId="363DED09" w14:textId="77777777">
            <w:pPr>
              <w:spacing w:after="0" w:line="259" w:lineRule="auto"/>
              <w:ind w:left="0" w:right="0" w:firstLine="0"/>
              <w:jc w:val="left"/>
            </w:pPr>
            <w:r>
              <w:rPr>
                <w:sz w:val="16"/>
              </w:rPr>
              <w:t>(0.18)</w:t>
            </w:r>
          </w:p>
        </w:tc>
        <w:tc>
          <w:tcPr>
            <w:tcW w:w="672" w:type="dxa"/>
            <w:tcBorders>
              <w:top w:val="nil"/>
              <w:left w:val="nil"/>
              <w:bottom w:val="nil"/>
              <w:right w:val="nil"/>
            </w:tcBorders>
          </w:tcPr>
          <w:p w:rsidR="001742B9" w:rsidRDefault="00256ADB" w14:paraId="00BB3FAD" w14:textId="77777777">
            <w:pPr>
              <w:spacing w:after="0" w:line="259" w:lineRule="auto"/>
              <w:ind w:left="0" w:right="0" w:firstLine="0"/>
              <w:jc w:val="left"/>
            </w:pPr>
            <w:r>
              <w:rPr>
                <w:sz w:val="16"/>
              </w:rPr>
              <w:t>(0.14)</w:t>
            </w:r>
          </w:p>
        </w:tc>
        <w:tc>
          <w:tcPr>
            <w:tcW w:w="521" w:type="dxa"/>
            <w:tcBorders>
              <w:top w:val="nil"/>
              <w:left w:val="nil"/>
              <w:bottom w:val="nil"/>
              <w:right w:val="nil"/>
            </w:tcBorders>
          </w:tcPr>
          <w:p w:rsidR="001742B9" w:rsidRDefault="00256ADB" w14:paraId="2A867550" w14:textId="77777777">
            <w:pPr>
              <w:spacing w:after="0" w:line="259" w:lineRule="auto"/>
              <w:ind w:left="0" w:right="0" w:firstLine="0"/>
              <w:jc w:val="left"/>
            </w:pPr>
            <w:r>
              <w:rPr>
                <w:sz w:val="16"/>
              </w:rPr>
              <w:t>(0.19)</w:t>
            </w:r>
          </w:p>
        </w:tc>
        <w:tc>
          <w:tcPr>
            <w:tcW w:w="823" w:type="dxa"/>
            <w:tcBorders>
              <w:top w:val="nil"/>
              <w:left w:val="nil"/>
              <w:bottom w:val="nil"/>
              <w:right w:val="nil"/>
            </w:tcBorders>
          </w:tcPr>
          <w:p w:rsidR="001742B9" w:rsidRDefault="00256ADB" w14:paraId="034F5103" w14:textId="77777777">
            <w:pPr>
              <w:spacing w:after="0" w:line="259" w:lineRule="auto"/>
              <w:ind w:left="151" w:right="0" w:firstLine="0"/>
              <w:jc w:val="left"/>
            </w:pPr>
            <w:r>
              <w:rPr>
                <w:sz w:val="16"/>
              </w:rPr>
              <w:t>(0.20)</w:t>
            </w:r>
          </w:p>
        </w:tc>
        <w:tc>
          <w:tcPr>
            <w:tcW w:w="552" w:type="dxa"/>
            <w:tcBorders>
              <w:top w:val="nil"/>
              <w:left w:val="nil"/>
              <w:bottom w:val="nil"/>
              <w:right w:val="nil"/>
            </w:tcBorders>
          </w:tcPr>
          <w:p w:rsidR="001742B9" w:rsidRDefault="00256ADB" w14:paraId="14E3A1FE" w14:textId="77777777">
            <w:pPr>
              <w:spacing w:after="0" w:line="259" w:lineRule="auto"/>
              <w:ind w:left="0" w:right="0" w:firstLine="0"/>
              <w:jc w:val="left"/>
            </w:pPr>
            <w:r>
              <w:rPr>
                <w:sz w:val="16"/>
              </w:rPr>
              <w:t>(0.92)</w:t>
            </w:r>
          </w:p>
        </w:tc>
      </w:tr>
      <w:tr w:rsidR="001742B9" w14:paraId="32B34856" w14:textId="77777777">
        <w:trPr>
          <w:trHeight w:val="189"/>
        </w:trPr>
        <w:tc>
          <w:tcPr>
            <w:tcW w:w="2170" w:type="dxa"/>
            <w:tcBorders>
              <w:top w:val="nil"/>
              <w:left w:val="nil"/>
              <w:bottom w:val="nil"/>
              <w:right w:val="nil"/>
            </w:tcBorders>
          </w:tcPr>
          <w:p w:rsidR="001742B9" w:rsidRDefault="00256ADB" w14:paraId="1A972DAE" w14:textId="77777777">
            <w:pPr>
              <w:spacing w:after="0" w:line="259" w:lineRule="auto"/>
              <w:ind w:left="120" w:right="0" w:firstLine="0"/>
              <w:jc w:val="left"/>
            </w:pPr>
            <w:r>
              <w:rPr>
                <w:sz w:val="16"/>
              </w:rPr>
              <w:t>FES &lt; 50 percent</w:t>
            </w:r>
          </w:p>
        </w:tc>
        <w:tc>
          <w:tcPr>
            <w:tcW w:w="672" w:type="dxa"/>
            <w:tcBorders>
              <w:top w:val="nil"/>
              <w:left w:val="nil"/>
              <w:bottom w:val="nil"/>
              <w:right w:val="nil"/>
            </w:tcBorders>
          </w:tcPr>
          <w:p w:rsidR="001742B9" w:rsidRDefault="00256ADB" w14:paraId="34C02CBA" w14:textId="77777777">
            <w:pPr>
              <w:spacing w:after="0" w:line="259" w:lineRule="auto"/>
              <w:ind w:left="66" w:right="0" w:firstLine="0"/>
              <w:jc w:val="left"/>
            </w:pPr>
            <w:r>
              <w:rPr>
                <w:sz w:val="16"/>
              </w:rPr>
              <w:t>0.15</w:t>
            </w:r>
          </w:p>
        </w:tc>
        <w:tc>
          <w:tcPr>
            <w:tcW w:w="672" w:type="dxa"/>
            <w:tcBorders>
              <w:top w:val="nil"/>
              <w:left w:val="nil"/>
              <w:bottom w:val="nil"/>
              <w:right w:val="nil"/>
            </w:tcBorders>
          </w:tcPr>
          <w:p w:rsidR="001742B9" w:rsidRDefault="00256ADB" w14:paraId="4B809E1B" w14:textId="77777777">
            <w:pPr>
              <w:spacing w:after="0" w:line="259" w:lineRule="auto"/>
              <w:ind w:left="66" w:right="0" w:firstLine="0"/>
              <w:jc w:val="left"/>
            </w:pPr>
            <w:r>
              <w:rPr>
                <w:sz w:val="16"/>
              </w:rPr>
              <w:t>0.12</w:t>
            </w:r>
          </w:p>
        </w:tc>
        <w:tc>
          <w:tcPr>
            <w:tcW w:w="672" w:type="dxa"/>
            <w:tcBorders>
              <w:top w:val="nil"/>
              <w:left w:val="nil"/>
              <w:bottom w:val="nil"/>
              <w:right w:val="nil"/>
            </w:tcBorders>
          </w:tcPr>
          <w:p w:rsidR="001742B9" w:rsidRDefault="00256ADB" w14:paraId="203E570A" w14:textId="77777777">
            <w:pPr>
              <w:spacing w:after="0" w:line="259" w:lineRule="auto"/>
              <w:ind w:left="38" w:right="0" w:firstLine="0"/>
              <w:jc w:val="left"/>
            </w:pPr>
            <w:r>
              <w:rPr>
                <w:sz w:val="16"/>
              </w:rPr>
              <w:t>-0.03</w:t>
            </w:r>
          </w:p>
        </w:tc>
        <w:tc>
          <w:tcPr>
            <w:tcW w:w="672" w:type="dxa"/>
            <w:gridSpan w:val="2"/>
            <w:tcBorders>
              <w:top w:val="nil"/>
              <w:left w:val="nil"/>
              <w:bottom w:val="nil"/>
              <w:right w:val="nil"/>
            </w:tcBorders>
          </w:tcPr>
          <w:p w:rsidR="001742B9" w:rsidRDefault="00256ADB" w14:paraId="129DDD52" w14:textId="77777777">
            <w:pPr>
              <w:spacing w:after="0" w:line="259" w:lineRule="auto"/>
              <w:ind w:left="66" w:right="0" w:firstLine="0"/>
              <w:jc w:val="left"/>
            </w:pPr>
            <w:r>
              <w:rPr>
                <w:sz w:val="16"/>
              </w:rPr>
              <w:t>0.14</w:t>
            </w:r>
          </w:p>
        </w:tc>
        <w:tc>
          <w:tcPr>
            <w:tcW w:w="672" w:type="dxa"/>
            <w:tcBorders>
              <w:top w:val="nil"/>
              <w:left w:val="nil"/>
              <w:bottom w:val="nil"/>
              <w:right w:val="nil"/>
            </w:tcBorders>
          </w:tcPr>
          <w:p w:rsidR="001742B9" w:rsidRDefault="00256ADB" w14:paraId="4D405F97" w14:textId="77777777">
            <w:pPr>
              <w:spacing w:after="0" w:line="259" w:lineRule="auto"/>
              <w:ind w:left="66" w:right="0" w:firstLine="0"/>
              <w:jc w:val="left"/>
            </w:pPr>
            <w:r>
              <w:rPr>
                <w:sz w:val="16"/>
              </w:rPr>
              <w:t>0.16</w:t>
            </w:r>
          </w:p>
        </w:tc>
        <w:tc>
          <w:tcPr>
            <w:tcW w:w="672" w:type="dxa"/>
            <w:tcBorders>
              <w:top w:val="nil"/>
              <w:left w:val="nil"/>
              <w:bottom w:val="nil"/>
              <w:right w:val="nil"/>
            </w:tcBorders>
          </w:tcPr>
          <w:p w:rsidR="001742B9" w:rsidRDefault="00256ADB" w14:paraId="39A004AA" w14:textId="77777777">
            <w:pPr>
              <w:spacing w:after="0" w:line="259" w:lineRule="auto"/>
              <w:ind w:left="66" w:right="0" w:firstLine="0"/>
              <w:jc w:val="left"/>
            </w:pPr>
            <w:r>
              <w:rPr>
                <w:sz w:val="16"/>
              </w:rPr>
              <w:t>0.03</w:t>
            </w:r>
          </w:p>
        </w:tc>
        <w:tc>
          <w:tcPr>
            <w:tcW w:w="521" w:type="dxa"/>
            <w:tcBorders>
              <w:top w:val="nil"/>
              <w:left w:val="nil"/>
              <w:bottom w:val="nil"/>
              <w:right w:val="nil"/>
            </w:tcBorders>
          </w:tcPr>
          <w:p w:rsidR="001742B9" w:rsidRDefault="00256ADB" w14:paraId="4ADFBB4F" w14:textId="77777777">
            <w:pPr>
              <w:spacing w:after="0" w:line="259" w:lineRule="auto"/>
              <w:ind w:left="66" w:right="0" w:firstLine="0"/>
              <w:jc w:val="left"/>
            </w:pPr>
            <w:r>
              <w:rPr>
                <w:sz w:val="16"/>
              </w:rPr>
              <w:t>0.20</w:t>
            </w:r>
          </w:p>
        </w:tc>
        <w:tc>
          <w:tcPr>
            <w:tcW w:w="823" w:type="dxa"/>
            <w:tcBorders>
              <w:top w:val="nil"/>
              <w:left w:val="nil"/>
              <w:bottom w:val="nil"/>
              <w:right w:val="nil"/>
            </w:tcBorders>
          </w:tcPr>
          <w:p w:rsidR="001742B9" w:rsidRDefault="00256ADB" w14:paraId="04219F78" w14:textId="77777777">
            <w:pPr>
              <w:spacing w:after="0" w:line="259" w:lineRule="auto"/>
              <w:ind w:left="217" w:right="0" w:firstLine="0"/>
              <w:jc w:val="left"/>
            </w:pPr>
            <w:r>
              <w:rPr>
                <w:sz w:val="16"/>
              </w:rPr>
              <w:t>0.20</w:t>
            </w:r>
          </w:p>
        </w:tc>
        <w:tc>
          <w:tcPr>
            <w:tcW w:w="552" w:type="dxa"/>
            <w:tcBorders>
              <w:top w:val="nil"/>
              <w:left w:val="nil"/>
              <w:bottom w:val="nil"/>
              <w:right w:val="nil"/>
            </w:tcBorders>
          </w:tcPr>
          <w:p w:rsidR="001742B9" w:rsidRDefault="00256ADB" w14:paraId="18EF62F0" w14:textId="77777777">
            <w:pPr>
              <w:spacing w:after="0" w:line="259" w:lineRule="auto"/>
              <w:ind w:left="66" w:right="0" w:firstLine="0"/>
              <w:jc w:val="left"/>
            </w:pPr>
            <w:r>
              <w:rPr>
                <w:sz w:val="16"/>
              </w:rPr>
              <w:t>0.00</w:t>
            </w:r>
          </w:p>
        </w:tc>
      </w:tr>
      <w:tr w:rsidR="001742B9" w14:paraId="311ADEAC" w14:textId="77777777">
        <w:trPr>
          <w:trHeight w:val="189"/>
        </w:trPr>
        <w:tc>
          <w:tcPr>
            <w:tcW w:w="2170" w:type="dxa"/>
            <w:tcBorders>
              <w:top w:val="nil"/>
              <w:left w:val="nil"/>
              <w:bottom w:val="nil"/>
              <w:right w:val="nil"/>
            </w:tcBorders>
          </w:tcPr>
          <w:p w:rsidR="001742B9" w:rsidRDefault="001742B9" w14:paraId="22EAD918"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26973CFF" w14:textId="77777777">
            <w:pPr>
              <w:spacing w:after="0" w:line="259" w:lineRule="auto"/>
              <w:ind w:left="0" w:right="0" w:firstLine="0"/>
              <w:jc w:val="left"/>
            </w:pPr>
            <w:r>
              <w:rPr>
                <w:sz w:val="16"/>
              </w:rPr>
              <w:t>(0.36)</w:t>
            </w:r>
          </w:p>
        </w:tc>
        <w:tc>
          <w:tcPr>
            <w:tcW w:w="672" w:type="dxa"/>
            <w:tcBorders>
              <w:top w:val="nil"/>
              <w:left w:val="nil"/>
              <w:bottom w:val="nil"/>
              <w:right w:val="nil"/>
            </w:tcBorders>
          </w:tcPr>
          <w:p w:rsidR="001742B9" w:rsidRDefault="00256ADB" w14:paraId="130BBCDC" w14:textId="77777777">
            <w:pPr>
              <w:spacing w:after="0" w:line="259" w:lineRule="auto"/>
              <w:ind w:left="0" w:right="0" w:firstLine="0"/>
              <w:jc w:val="left"/>
            </w:pPr>
            <w:r>
              <w:rPr>
                <w:sz w:val="16"/>
              </w:rPr>
              <w:t>(0.32)</w:t>
            </w:r>
          </w:p>
        </w:tc>
        <w:tc>
          <w:tcPr>
            <w:tcW w:w="672" w:type="dxa"/>
            <w:tcBorders>
              <w:top w:val="nil"/>
              <w:left w:val="nil"/>
              <w:bottom w:val="nil"/>
              <w:right w:val="nil"/>
            </w:tcBorders>
          </w:tcPr>
          <w:p w:rsidR="001742B9" w:rsidRDefault="00256ADB" w14:paraId="4458FC91" w14:textId="77777777">
            <w:pPr>
              <w:spacing w:after="0" w:line="259" w:lineRule="auto"/>
              <w:ind w:left="0" w:right="0" w:firstLine="0"/>
              <w:jc w:val="left"/>
            </w:pPr>
            <w:r>
              <w:rPr>
                <w:sz w:val="16"/>
              </w:rPr>
              <w:t>(0.24)</w:t>
            </w:r>
          </w:p>
        </w:tc>
        <w:tc>
          <w:tcPr>
            <w:tcW w:w="672" w:type="dxa"/>
            <w:gridSpan w:val="2"/>
            <w:tcBorders>
              <w:top w:val="nil"/>
              <w:left w:val="nil"/>
              <w:bottom w:val="nil"/>
              <w:right w:val="nil"/>
            </w:tcBorders>
          </w:tcPr>
          <w:p w:rsidR="001742B9" w:rsidRDefault="00256ADB" w14:paraId="24DE2CCE" w14:textId="77777777">
            <w:pPr>
              <w:spacing w:after="0" w:line="259" w:lineRule="auto"/>
              <w:ind w:left="0" w:right="0" w:firstLine="0"/>
              <w:jc w:val="left"/>
            </w:pPr>
            <w:r>
              <w:rPr>
                <w:sz w:val="16"/>
              </w:rPr>
              <w:t>(0.34)</w:t>
            </w:r>
          </w:p>
        </w:tc>
        <w:tc>
          <w:tcPr>
            <w:tcW w:w="672" w:type="dxa"/>
            <w:tcBorders>
              <w:top w:val="nil"/>
              <w:left w:val="nil"/>
              <w:bottom w:val="nil"/>
              <w:right w:val="nil"/>
            </w:tcBorders>
          </w:tcPr>
          <w:p w:rsidR="001742B9" w:rsidRDefault="00256ADB" w14:paraId="7A69A46A" w14:textId="77777777">
            <w:pPr>
              <w:spacing w:after="0" w:line="259" w:lineRule="auto"/>
              <w:ind w:left="0" w:right="0" w:firstLine="0"/>
              <w:jc w:val="left"/>
            </w:pPr>
            <w:r>
              <w:rPr>
                <w:sz w:val="16"/>
              </w:rPr>
              <w:t>(0.37)</w:t>
            </w:r>
          </w:p>
        </w:tc>
        <w:tc>
          <w:tcPr>
            <w:tcW w:w="672" w:type="dxa"/>
            <w:tcBorders>
              <w:top w:val="nil"/>
              <w:left w:val="nil"/>
              <w:bottom w:val="nil"/>
              <w:right w:val="nil"/>
            </w:tcBorders>
          </w:tcPr>
          <w:p w:rsidR="001742B9" w:rsidRDefault="00256ADB" w14:paraId="41D55E95" w14:textId="77777777">
            <w:pPr>
              <w:spacing w:after="0" w:line="259" w:lineRule="auto"/>
              <w:ind w:left="0" w:right="0" w:firstLine="0"/>
              <w:jc w:val="left"/>
            </w:pPr>
            <w:r>
              <w:rPr>
                <w:sz w:val="16"/>
              </w:rPr>
              <w:t>(0.30)</w:t>
            </w:r>
          </w:p>
        </w:tc>
        <w:tc>
          <w:tcPr>
            <w:tcW w:w="521" w:type="dxa"/>
            <w:tcBorders>
              <w:top w:val="nil"/>
              <w:left w:val="nil"/>
              <w:bottom w:val="nil"/>
              <w:right w:val="nil"/>
            </w:tcBorders>
          </w:tcPr>
          <w:p w:rsidR="001742B9" w:rsidRDefault="00256ADB" w14:paraId="319A5F82" w14:textId="77777777">
            <w:pPr>
              <w:spacing w:after="0" w:line="259" w:lineRule="auto"/>
              <w:ind w:left="0" w:right="0" w:firstLine="0"/>
              <w:jc w:val="left"/>
            </w:pPr>
            <w:r>
              <w:rPr>
                <w:sz w:val="16"/>
              </w:rPr>
              <w:t>(0.40)</w:t>
            </w:r>
          </w:p>
        </w:tc>
        <w:tc>
          <w:tcPr>
            <w:tcW w:w="823" w:type="dxa"/>
            <w:tcBorders>
              <w:top w:val="nil"/>
              <w:left w:val="nil"/>
              <w:bottom w:val="nil"/>
              <w:right w:val="nil"/>
            </w:tcBorders>
          </w:tcPr>
          <w:p w:rsidR="001742B9" w:rsidRDefault="00256ADB" w14:paraId="0A4ECEDA" w14:textId="77777777">
            <w:pPr>
              <w:spacing w:after="0" w:line="259" w:lineRule="auto"/>
              <w:ind w:left="151" w:right="0" w:firstLine="0"/>
              <w:jc w:val="left"/>
            </w:pPr>
            <w:r>
              <w:rPr>
                <w:sz w:val="16"/>
              </w:rPr>
              <w:t>(0.40)</w:t>
            </w:r>
          </w:p>
        </w:tc>
        <w:tc>
          <w:tcPr>
            <w:tcW w:w="552" w:type="dxa"/>
            <w:tcBorders>
              <w:top w:val="nil"/>
              <w:left w:val="nil"/>
              <w:bottom w:val="nil"/>
              <w:right w:val="nil"/>
            </w:tcBorders>
          </w:tcPr>
          <w:p w:rsidR="001742B9" w:rsidRDefault="00256ADB" w14:paraId="0C6245C2" w14:textId="77777777">
            <w:pPr>
              <w:spacing w:after="0" w:line="259" w:lineRule="auto"/>
              <w:ind w:left="0" w:right="0" w:firstLine="0"/>
              <w:jc w:val="left"/>
            </w:pPr>
            <w:r>
              <w:rPr>
                <w:sz w:val="16"/>
              </w:rPr>
              <w:t>(0.93)</w:t>
            </w:r>
          </w:p>
        </w:tc>
      </w:tr>
      <w:tr w:rsidR="001742B9" w14:paraId="73AE384B" w14:textId="77777777">
        <w:trPr>
          <w:trHeight w:val="189"/>
        </w:trPr>
        <w:tc>
          <w:tcPr>
            <w:tcW w:w="2170" w:type="dxa"/>
            <w:tcBorders>
              <w:top w:val="nil"/>
              <w:left w:val="nil"/>
              <w:bottom w:val="nil"/>
              <w:right w:val="nil"/>
            </w:tcBorders>
          </w:tcPr>
          <w:p w:rsidR="001742B9" w:rsidRDefault="00256ADB" w14:paraId="6EDD32FD" w14:textId="77777777">
            <w:pPr>
              <w:spacing w:after="0" w:line="259" w:lineRule="auto"/>
              <w:ind w:left="120" w:right="0" w:firstLine="0"/>
              <w:jc w:val="left"/>
            </w:pPr>
            <w:r>
              <w:rPr>
                <w:sz w:val="16"/>
              </w:rPr>
              <w:t>FES: 50-65 percent</w:t>
            </w:r>
          </w:p>
        </w:tc>
        <w:tc>
          <w:tcPr>
            <w:tcW w:w="672" w:type="dxa"/>
            <w:tcBorders>
              <w:top w:val="nil"/>
              <w:left w:val="nil"/>
              <w:bottom w:val="nil"/>
              <w:right w:val="nil"/>
            </w:tcBorders>
          </w:tcPr>
          <w:p w:rsidR="001742B9" w:rsidRDefault="00256ADB" w14:paraId="36FA1131" w14:textId="77777777">
            <w:pPr>
              <w:spacing w:after="0" w:line="259" w:lineRule="auto"/>
              <w:ind w:left="66" w:right="0" w:firstLine="0"/>
              <w:jc w:val="left"/>
            </w:pPr>
            <w:r>
              <w:rPr>
                <w:sz w:val="16"/>
              </w:rPr>
              <w:t>0.29</w:t>
            </w:r>
          </w:p>
        </w:tc>
        <w:tc>
          <w:tcPr>
            <w:tcW w:w="672" w:type="dxa"/>
            <w:tcBorders>
              <w:top w:val="nil"/>
              <w:left w:val="nil"/>
              <w:bottom w:val="nil"/>
              <w:right w:val="nil"/>
            </w:tcBorders>
          </w:tcPr>
          <w:p w:rsidR="001742B9" w:rsidRDefault="00256ADB" w14:paraId="32725340" w14:textId="77777777">
            <w:pPr>
              <w:spacing w:after="0" w:line="259" w:lineRule="auto"/>
              <w:ind w:left="66" w:right="0" w:firstLine="0"/>
              <w:jc w:val="left"/>
            </w:pPr>
            <w:r>
              <w:rPr>
                <w:sz w:val="16"/>
              </w:rPr>
              <w:t>0.31</w:t>
            </w:r>
          </w:p>
        </w:tc>
        <w:tc>
          <w:tcPr>
            <w:tcW w:w="672" w:type="dxa"/>
            <w:tcBorders>
              <w:top w:val="nil"/>
              <w:left w:val="nil"/>
              <w:bottom w:val="nil"/>
              <w:right w:val="nil"/>
            </w:tcBorders>
          </w:tcPr>
          <w:p w:rsidR="001742B9" w:rsidRDefault="00256ADB" w14:paraId="66F09EE8" w14:textId="77777777">
            <w:pPr>
              <w:spacing w:after="0" w:line="259" w:lineRule="auto"/>
              <w:ind w:left="66" w:right="0" w:firstLine="0"/>
              <w:jc w:val="left"/>
            </w:pPr>
            <w:r>
              <w:rPr>
                <w:sz w:val="16"/>
              </w:rPr>
              <w:t>0.03</w:t>
            </w:r>
          </w:p>
        </w:tc>
        <w:tc>
          <w:tcPr>
            <w:tcW w:w="672" w:type="dxa"/>
            <w:gridSpan w:val="2"/>
            <w:tcBorders>
              <w:top w:val="nil"/>
              <w:left w:val="nil"/>
              <w:bottom w:val="nil"/>
              <w:right w:val="nil"/>
            </w:tcBorders>
          </w:tcPr>
          <w:p w:rsidR="001742B9" w:rsidRDefault="00256ADB" w14:paraId="380D1042" w14:textId="77777777">
            <w:pPr>
              <w:spacing w:after="0" w:line="259" w:lineRule="auto"/>
              <w:ind w:left="66" w:right="0" w:firstLine="0"/>
              <w:jc w:val="left"/>
            </w:pPr>
            <w:r>
              <w:rPr>
                <w:sz w:val="16"/>
              </w:rPr>
              <w:t>0.18</w:t>
            </w:r>
          </w:p>
        </w:tc>
        <w:tc>
          <w:tcPr>
            <w:tcW w:w="672" w:type="dxa"/>
            <w:tcBorders>
              <w:top w:val="nil"/>
              <w:left w:val="nil"/>
              <w:bottom w:val="nil"/>
              <w:right w:val="nil"/>
            </w:tcBorders>
          </w:tcPr>
          <w:p w:rsidR="001742B9" w:rsidRDefault="00256ADB" w14:paraId="683595FB" w14:textId="77777777">
            <w:pPr>
              <w:spacing w:after="0" w:line="259" w:lineRule="auto"/>
              <w:ind w:left="66" w:right="0" w:firstLine="0"/>
              <w:jc w:val="left"/>
            </w:pPr>
            <w:r>
              <w:rPr>
                <w:sz w:val="16"/>
              </w:rPr>
              <w:t>0.17</w:t>
            </w:r>
          </w:p>
        </w:tc>
        <w:tc>
          <w:tcPr>
            <w:tcW w:w="672" w:type="dxa"/>
            <w:tcBorders>
              <w:top w:val="nil"/>
              <w:left w:val="nil"/>
              <w:bottom w:val="nil"/>
              <w:right w:val="nil"/>
            </w:tcBorders>
          </w:tcPr>
          <w:p w:rsidR="001742B9" w:rsidRDefault="00256ADB" w14:paraId="6AC7AE80" w14:textId="77777777">
            <w:pPr>
              <w:spacing w:after="0" w:line="259" w:lineRule="auto"/>
              <w:ind w:left="38" w:right="0" w:firstLine="0"/>
              <w:jc w:val="left"/>
            </w:pPr>
            <w:r>
              <w:rPr>
                <w:sz w:val="16"/>
              </w:rPr>
              <w:t>-0.00</w:t>
            </w:r>
          </w:p>
        </w:tc>
        <w:tc>
          <w:tcPr>
            <w:tcW w:w="521" w:type="dxa"/>
            <w:tcBorders>
              <w:top w:val="nil"/>
              <w:left w:val="nil"/>
              <w:bottom w:val="nil"/>
              <w:right w:val="nil"/>
            </w:tcBorders>
          </w:tcPr>
          <w:p w:rsidR="001742B9" w:rsidRDefault="00256ADB" w14:paraId="097E490F" w14:textId="77777777">
            <w:pPr>
              <w:spacing w:after="0" w:line="259" w:lineRule="auto"/>
              <w:ind w:left="66" w:right="0" w:firstLine="0"/>
              <w:jc w:val="left"/>
            </w:pPr>
            <w:r>
              <w:rPr>
                <w:sz w:val="16"/>
              </w:rPr>
              <w:t>0.23</w:t>
            </w:r>
          </w:p>
        </w:tc>
        <w:tc>
          <w:tcPr>
            <w:tcW w:w="823" w:type="dxa"/>
            <w:tcBorders>
              <w:top w:val="nil"/>
              <w:left w:val="nil"/>
              <w:bottom w:val="nil"/>
              <w:right w:val="nil"/>
            </w:tcBorders>
          </w:tcPr>
          <w:p w:rsidR="001742B9" w:rsidRDefault="00256ADB" w14:paraId="4CC56EC9" w14:textId="77777777">
            <w:pPr>
              <w:spacing w:after="0" w:line="259" w:lineRule="auto"/>
              <w:ind w:left="217" w:right="0" w:firstLine="0"/>
              <w:jc w:val="left"/>
            </w:pPr>
            <w:r>
              <w:rPr>
                <w:sz w:val="16"/>
              </w:rPr>
              <w:t>0.22</w:t>
            </w:r>
          </w:p>
        </w:tc>
        <w:tc>
          <w:tcPr>
            <w:tcW w:w="552" w:type="dxa"/>
            <w:tcBorders>
              <w:top w:val="nil"/>
              <w:left w:val="nil"/>
              <w:bottom w:val="nil"/>
              <w:right w:val="nil"/>
            </w:tcBorders>
          </w:tcPr>
          <w:p w:rsidR="001742B9" w:rsidRDefault="00256ADB" w14:paraId="4D37E08C" w14:textId="77777777">
            <w:pPr>
              <w:spacing w:after="0" w:line="259" w:lineRule="auto"/>
              <w:ind w:left="38" w:right="0" w:firstLine="0"/>
              <w:jc w:val="left"/>
            </w:pPr>
            <w:r>
              <w:rPr>
                <w:sz w:val="16"/>
              </w:rPr>
              <w:t>-0.01</w:t>
            </w:r>
          </w:p>
        </w:tc>
      </w:tr>
      <w:tr w:rsidR="001742B9" w14:paraId="3AA4AF40" w14:textId="77777777">
        <w:trPr>
          <w:trHeight w:val="189"/>
        </w:trPr>
        <w:tc>
          <w:tcPr>
            <w:tcW w:w="2170" w:type="dxa"/>
            <w:tcBorders>
              <w:top w:val="nil"/>
              <w:left w:val="nil"/>
              <w:bottom w:val="nil"/>
              <w:right w:val="nil"/>
            </w:tcBorders>
          </w:tcPr>
          <w:p w:rsidR="001742B9" w:rsidRDefault="001742B9" w14:paraId="7DB2827D"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444EF2B" w14:textId="77777777">
            <w:pPr>
              <w:spacing w:after="0" w:line="259" w:lineRule="auto"/>
              <w:ind w:left="0" w:right="0" w:firstLine="0"/>
              <w:jc w:val="left"/>
            </w:pPr>
            <w:r>
              <w:rPr>
                <w:sz w:val="16"/>
              </w:rPr>
              <w:t>(0.45)</w:t>
            </w:r>
          </w:p>
        </w:tc>
        <w:tc>
          <w:tcPr>
            <w:tcW w:w="672" w:type="dxa"/>
            <w:tcBorders>
              <w:top w:val="nil"/>
              <w:left w:val="nil"/>
              <w:bottom w:val="nil"/>
              <w:right w:val="nil"/>
            </w:tcBorders>
          </w:tcPr>
          <w:p w:rsidR="001742B9" w:rsidRDefault="00256ADB" w14:paraId="239824E8" w14:textId="77777777">
            <w:pPr>
              <w:spacing w:after="0" w:line="259" w:lineRule="auto"/>
              <w:ind w:left="0" w:right="0" w:firstLine="0"/>
              <w:jc w:val="left"/>
            </w:pPr>
            <w:r>
              <w:rPr>
                <w:sz w:val="16"/>
              </w:rPr>
              <w:t>(0.46)</w:t>
            </w:r>
          </w:p>
        </w:tc>
        <w:tc>
          <w:tcPr>
            <w:tcW w:w="672" w:type="dxa"/>
            <w:tcBorders>
              <w:top w:val="nil"/>
              <w:left w:val="nil"/>
              <w:bottom w:val="nil"/>
              <w:right w:val="nil"/>
            </w:tcBorders>
          </w:tcPr>
          <w:p w:rsidR="001742B9" w:rsidRDefault="00256ADB" w14:paraId="1ECC9B6B" w14:textId="77777777">
            <w:pPr>
              <w:spacing w:after="0" w:line="259" w:lineRule="auto"/>
              <w:ind w:left="0" w:right="0" w:firstLine="0"/>
              <w:jc w:val="left"/>
            </w:pPr>
            <w:r>
              <w:rPr>
                <w:sz w:val="16"/>
              </w:rPr>
              <w:t>(0.48)</w:t>
            </w:r>
          </w:p>
        </w:tc>
        <w:tc>
          <w:tcPr>
            <w:tcW w:w="672" w:type="dxa"/>
            <w:gridSpan w:val="2"/>
            <w:tcBorders>
              <w:top w:val="nil"/>
              <w:left w:val="nil"/>
              <w:bottom w:val="nil"/>
              <w:right w:val="nil"/>
            </w:tcBorders>
          </w:tcPr>
          <w:p w:rsidR="001742B9" w:rsidRDefault="00256ADB" w14:paraId="2A73281F" w14:textId="77777777">
            <w:pPr>
              <w:spacing w:after="0" w:line="259" w:lineRule="auto"/>
              <w:ind w:left="0" w:right="0" w:firstLine="0"/>
              <w:jc w:val="left"/>
            </w:pPr>
            <w:r>
              <w:rPr>
                <w:sz w:val="16"/>
              </w:rPr>
              <w:t>(0.38)</w:t>
            </w:r>
          </w:p>
        </w:tc>
        <w:tc>
          <w:tcPr>
            <w:tcW w:w="672" w:type="dxa"/>
            <w:tcBorders>
              <w:top w:val="nil"/>
              <w:left w:val="nil"/>
              <w:bottom w:val="nil"/>
              <w:right w:val="nil"/>
            </w:tcBorders>
          </w:tcPr>
          <w:p w:rsidR="001742B9" w:rsidRDefault="00256ADB" w14:paraId="1ED6F558" w14:textId="77777777">
            <w:pPr>
              <w:spacing w:after="0" w:line="259" w:lineRule="auto"/>
              <w:ind w:left="0" w:right="0" w:firstLine="0"/>
              <w:jc w:val="left"/>
            </w:pPr>
            <w:r>
              <w:rPr>
                <w:sz w:val="16"/>
              </w:rPr>
              <w:t>(0.38)</w:t>
            </w:r>
          </w:p>
        </w:tc>
        <w:tc>
          <w:tcPr>
            <w:tcW w:w="672" w:type="dxa"/>
            <w:tcBorders>
              <w:top w:val="nil"/>
              <w:left w:val="nil"/>
              <w:bottom w:val="nil"/>
              <w:right w:val="nil"/>
            </w:tcBorders>
          </w:tcPr>
          <w:p w:rsidR="001742B9" w:rsidRDefault="00256ADB" w14:paraId="378F00C5" w14:textId="77777777">
            <w:pPr>
              <w:spacing w:after="0" w:line="259" w:lineRule="auto"/>
              <w:ind w:left="0" w:right="0" w:firstLine="0"/>
              <w:jc w:val="left"/>
            </w:pPr>
            <w:r>
              <w:rPr>
                <w:sz w:val="16"/>
              </w:rPr>
              <w:t>(1.00)</w:t>
            </w:r>
          </w:p>
        </w:tc>
        <w:tc>
          <w:tcPr>
            <w:tcW w:w="521" w:type="dxa"/>
            <w:tcBorders>
              <w:top w:val="nil"/>
              <w:left w:val="nil"/>
              <w:bottom w:val="nil"/>
              <w:right w:val="nil"/>
            </w:tcBorders>
          </w:tcPr>
          <w:p w:rsidR="001742B9" w:rsidRDefault="00256ADB" w14:paraId="041D4A34" w14:textId="77777777">
            <w:pPr>
              <w:spacing w:after="0" w:line="259" w:lineRule="auto"/>
              <w:ind w:left="0" w:right="0" w:firstLine="0"/>
              <w:jc w:val="left"/>
            </w:pPr>
            <w:r>
              <w:rPr>
                <w:sz w:val="16"/>
              </w:rPr>
              <w:t>(0.42)</w:t>
            </w:r>
          </w:p>
        </w:tc>
        <w:tc>
          <w:tcPr>
            <w:tcW w:w="823" w:type="dxa"/>
            <w:tcBorders>
              <w:top w:val="nil"/>
              <w:left w:val="nil"/>
              <w:bottom w:val="nil"/>
              <w:right w:val="nil"/>
            </w:tcBorders>
          </w:tcPr>
          <w:p w:rsidR="001742B9" w:rsidRDefault="00256ADB" w14:paraId="72B46F0D" w14:textId="77777777">
            <w:pPr>
              <w:spacing w:after="0" w:line="259" w:lineRule="auto"/>
              <w:ind w:left="151" w:right="0" w:firstLine="0"/>
              <w:jc w:val="left"/>
            </w:pPr>
            <w:r>
              <w:rPr>
                <w:sz w:val="16"/>
              </w:rPr>
              <w:t>(0.42)</w:t>
            </w:r>
          </w:p>
        </w:tc>
        <w:tc>
          <w:tcPr>
            <w:tcW w:w="552" w:type="dxa"/>
            <w:tcBorders>
              <w:top w:val="nil"/>
              <w:left w:val="nil"/>
              <w:bottom w:val="nil"/>
              <w:right w:val="nil"/>
            </w:tcBorders>
          </w:tcPr>
          <w:p w:rsidR="001742B9" w:rsidRDefault="00256ADB" w14:paraId="0F152E7A" w14:textId="77777777">
            <w:pPr>
              <w:spacing w:after="0" w:line="259" w:lineRule="auto"/>
              <w:ind w:left="0" w:right="0" w:firstLine="0"/>
              <w:jc w:val="left"/>
            </w:pPr>
            <w:r>
              <w:rPr>
                <w:sz w:val="16"/>
              </w:rPr>
              <w:t>(0.84)</w:t>
            </w:r>
          </w:p>
        </w:tc>
      </w:tr>
      <w:tr w:rsidR="001742B9" w14:paraId="79C89D0B" w14:textId="77777777">
        <w:trPr>
          <w:trHeight w:val="189"/>
        </w:trPr>
        <w:tc>
          <w:tcPr>
            <w:tcW w:w="2170" w:type="dxa"/>
            <w:tcBorders>
              <w:top w:val="nil"/>
              <w:left w:val="nil"/>
              <w:bottom w:val="nil"/>
              <w:right w:val="nil"/>
            </w:tcBorders>
          </w:tcPr>
          <w:p w:rsidR="001742B9" w:rsidRDefault="00256ADB" w14:paraId="5AE3F52D" w14:textId="77777777">
            <w:pPr>
              <w:spacing w:after="0" w:line="259" w:lineRule="auto"/>
              <w:ind w:left="120" w:right="0" w:firstLine="0"/>
              <w:jc w:val="left"/>
            </w:pPr>
            <w:r>
              <w:rPr>
                <w:sz w:val="16"/>
              </w:rPr>
              <w:t>FES: 65-75 percent</w:t>
            </w:r>
          </w:p>
        </w:tc>
        <w:tc>
          <w:tcPr>
            <w:tcW w:w="672" w:type="dxa"/>
            <w:tcBorders>
              <w:top w:val="nil"/>
              <w:left w:val="nil"/>
              <w:bottom w:val="nil"/>
              <w:right w:val="nil"/>
            </w:tcBorders>
          </w:tcPr>
          <w:p w:rsidR="001742B9" w:rsidRDefault="00256ADB" w14:paraId="7641B1C3" w14:textId="77777777">
            <w:pPr>
              <w:spacing w:after="0" w:line="259" w:lineRule="auto"/>
              <w:ind w:left="66" w:right="0" w:firstLine="0"/>
              <w:jc w:val="left"/>
            </w:pPr>
            <w:r>
              <w:rPr>
                <w:sz w:val="16"/>
              </w:rPr>
              <w:t>0.26</w:t>
            </w:r>
          </w:p>
        </w:tc>
        <w:tc>
          <w:tcPr>
            <w:tcW w:w="672" w:type="dxa"/>
            <w:tcBorders>
              <w:top w:val="nil"/>
              <w:left w:val="nil"/>
              <w:bottom w:val="nil"/>
              <w:right w:val="nil"/>
            </w:tcBorders>
          </w:tcPr>
          <w:p w:rsidR="001742B9" w:rsidRDefault="00256ADB" w14:paraId="514D6DB1" w14:textId="77777777">
            <w:pPr>
              <w:spacing w:after="0" w:line="259" w:lineRule="auto"/>
              <w:ind w:left="66" w:right="0" w:firstLine="0"/>
              <w:jc w:val="left"/>
            </w:pPr>
            <w:r>
              <w:rPr>
                <w:sz w:val="16"/>
              </w:rPr>
              <w:t>0.28</w:t>
            </w:r>
          </w:p>
        </w:tc>
        <w:tc>
          <w:tcPr>
            <w:tcW w:w="672" w:type="dxa"/>
            <w:tcBorders>
              <w:top w:val="nil"/>
              <w:left w:val="nil"/>
              <w:bottom w:val="nil"/>
              <w:right w:val="nil"/>
            </w:tcBorders>
          </w:tcPr>
          <w:p w:rsidR="001742B9" w:rsidRDefault="00256ADB" w14:paraId="2275EFB3" w14:textId="77777777">
            <w:pPr>
              <w:spacing w:after="0" w:line="259" w:lineRule="auto"/>
              <w:ind w:left="66" w:right="0" w:firstLine="0"/>
              <w:jc w:val="left"/>
            </w:pPr>
            <w:r>
              <w:rPr>
                <w:sz w:val="16"/>
              </w:rPr>
              <w:t>0.02</w:t>
            </w:r>
          </w:p>
        </w:tc>
        <w:tc>
          <w:tcPr>
            <w:tcW w:w="672" w:type="dxa"/>
            <w:gridSpan w:val="2"/>
            <w:tcBorders>
              <w:top w:val="nil"/>
              <w:left w:val="nil"/>
              <w:bottom w:val="nil"/>
              <w:right w:val="nil"/>
            </w:tcBorders>
          </w:tcPr>
          <w:p w:rsidR="001742B9" w:rsidRDefault="00256ADB" w14:paraId="21797C0C" w14:textId="77777777">
            <w:pPr>
              <w:spacing w:after="0" w:line="259" w:lineRule="auto"/>
              <w:ind w:left="66" w:right="0" w:firstLine="0"/>
              <w:jc w:val="left"/>
            </w:pPr>
            <w:r>
              <w:rPr>
                <w:sz w:val="16"/>
              </w:rPr>
              <w:t>0.17</w:t>
            </w:r>
          </w:p>
        </w:tc>
        <w:tc>
          <w:tcPr>
            <w:tcW w:w="672" w:type="dxa"/>
            <w:tcBorders>
              <w:top w:val="nil"/>
              <w:left w:val="nil"/>
              <w:bottom w:val="nil"/>
              <w:right w:val="nil"/>
            </w:tcBorders>
          </w:tcPr>
          <w:p w:rsidR="001742B9" w:rsidRDefault="00256ADB" w14:paraId="4C989FEA" w14:textId="77777777">
            <w:pPr>
              <w:spacing w:after="0" w:line="259" w:lineRule="auto"/>
              <w:ind w:left="66" w:right="0" w:firstLine="0"/>
              <w:jc w:val="left"/>
            </w:pPr>
            <w:r>
              <w:rPr>
                <w:sz w:val="16"/>
              </w:rPr>
              <w:t>0.21</w:t>
            </w:r>
          </w:p>
        </w:tc>
        <w:tc>
          <w:tcPr>
            <w:tcW w:w="672" w:type="dxa"/>
            <w:tcBorders>
              <w:top w:val="nil"/>
              <w:left w:val="nil"/>
              <w:bottom w:val="nil"/>
              <w:right w:val="nil"/>
            </w:tcBorders>
          </w:tcPr>
          <w:p w:rsidR="001742B9" w:rsidRDefault="00256ADB" w14:paraId="163BBFC2" w14:textId="77777777">
            <w:pPr>
              <w:spacing w:after="0" w:line="259" w:lineRule="auto"/>
              <w:ind w:left="66" w:right="0" w:firstLine="0"/>
              <w:jc w:val="left"/>
            </w:pPr>
            <w:r>
              <w:rPr>
                <w:sz w:val="16"/>
              </w:rPr>
              <w:t>0.04</w:t>
            </w:r>
          </w:p>
        </w:tc>
        <w:tc>
          <w:tcPr>
            <w:tcW w:w="521" w:type="dxa"/>
            <w:tcBorders>
              <w:top w:val="nil"/>
              <w:left w:val="nil"/>
              <w:bottom w:val="nil"/>
              <w:right w:val="nil"/>
            </w:tcBorders>
          </w:tcPr>
          <w:p w:rsidR="001742B9" w:rsidRDefault="00256ADB" w14:paraId="0D383099" w14:textId="77777777">
            <w:pPr>
              <w:spacing w:after="0" w:line="259" w:lineRule="auto"/>
              <w:ind w:left="66" w:right="0" w:firstLine="0"/>
              <w:jc w:val="left"/>
            </w:pPr>
            <w:r>
              <w:rPr>
                <w:sz w:val="16"/>
              </w:rPr>
              <w:t>0.15</w:t>
            </w:r>
          </w:p>
        </w:tc>
        <w:tc>
          <w:tcPr>
            <w:tcW w:w="823" w:type="dxa"/>
            <w:tcBorders>
              <w:top w:val="nil"/>
              <w:left w:val="nil"/>
              <w:bottom w:val="nil"/>
              <w:right w:val="nil"/>
            </w:tcBorders>
          </w:tcPr>
          <w:p w:rsidR="001742B9" w:rsidRDefault="00256ADB" w14:paraId="3FAD1D1F" w14:textId="77777777">
            <w:pPr>
              <w:spacing w:after="0" w:line="259" w:lineRule="auto"/>
              <w:ind w:left="217" w:right="0" w:firstLine="0"/>
              <w:jc w:val="left"/>
            </w:pPr>
            <w:r>
              <w:rPr>
                <w:sz w:val="16"/>
              </w:rPr>
              <w:t>0.11</w:t>
            </w:r>
          </w:p>
        </w:tc>
        <w:tc>
          <w:tcPr>
            <w:tcW w:w="552" w:type="dxa"/>
            <w:tcBorders>
              <w:top w:val="nil"/>
              <w:left w:val="nil"/>
              <w:bottom w:val="nil"/>
              <w:right w:val="nil"/>
            </w:tcBorders>
          </w:tcPr>
          <w:p w:rsidR="001742B9" w:rsidRDefault="00256ADB" w14:paraId="6F43094C" w14:textId="77777777">
            <w:pPr>
              <w:spacing w:after="0" w:line="259" w:lineRule="auto"/>
              <w:ind w:left="38" w:right="0" w:firstLine="0"/>
              <w:jc w:val="left"/>
            </w:pPr>
            <w:r>
              <w:rPr>
                <w:sz w:val="16"/>
              </w:rPr>
              <w:t>-0.04</w:t>
            </w:r>
          </w:p>
        </w:tc>
      </w:tr>
      <w:tr w:rsidR="001742B9" w14:paraId="640F5713" w14:textId="77777777">
        <w:trPr>
          <w:trHeight w:val="189"/>
        </w:trPr>
        <w:tc>
          <w:tcPr>
            <w:tcW w:w="2170" w:type="dxa"/>
            <w:tcBorders>
              <w:top w:val="nil"/>
              <w:left w:val="nil"/>
              <w:bottom w:val="nil"/>
              <w:right w:val="nil"/>
            </w:tcBorders>
          </w:tcPr>
          <w:p w:rsidR="001742B9" w:rsidRDefault="001742B9" w14:paraId="203DB98A"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7B03B76D" w14:textId="77777777">
            <w:pPr>
              <w:spacing w:after="0" w:line="259" w:lineRule="auto"/>
              <w:ind w:left="0" w:right="0" w:firstLine="0"/>
              <w:jc w:val="left"/>
            </w:pPr>
            <w:r>
              <w:rPr>
                <w:sz w:val="16"/>
              </w:rPr>
              <w:t>(0.44)</w:t>
            </w:r>
          </w:p>
        </w:tc>
        <w:tc>
          <w:tcPr>
            <w:tcW w:w="672" w:type="dxa"/>
            <w:tcBorders>
              <w:top w:val="nil"/>
              <w:left w:val="nil"/>
              <w:bottom w:val="nil"/>
              <w:right w:val="nil"/>
            </w:tcBorders>
          </w:tcPr>
          <w:p w:rsidR="001742B9" w:rsidRDefault="00256ADB" w14:paraId="58A0B7B3" w14:textId="77777777">
            <w:pPr>
              <w:spacing w:after="0" w:line="259" w:lineRule="auto"/>
              <w:ind w:left="0" w:right="0" w:firstLine="0"/>
              <w:jc w:val="left"/>
            </w:pPr>
            <w:r>
              <w:rPr>
                <w:sz w:val="16"/>
              </w:rPr>
              <w:t>(0.45)</w:t>
            </w:r>
          </w:p>
        </w:tc>
        <w:tc>
          <w:tcPr>
            <w:tcW w:w="672" w:type="dxa"/>
            <w:tcBorders>
              <w:top w:val="nil"/>
              <w:left w:val="nil"/>
              <w:bottom w:val="nil"/>
              <w:right w:val="nil"/>
            </w:tcBorders>
          </w:tcPr>
          <w:p w:rsidR="001742B9" w:rsidRDefault="00256ADB" w14:paraId="28B42578" w14:textId="77777777">
            <w:pPr>
              <w:spacing w:after="0" w:line="259" w:lineRule="auto"/>
              <w:ind w:left="0" w:right="0" w:firstLine="0"/>
              <w:jc w:val="left"/>
            </w:pPr>
            <w:r>
              <w:rPr>
                <w:sz w:val="16"/>
              </w:rPr>
              <w:t>(0.58)</w:t>
            </w:r>
          </w:p>
        </w:tc>
        <w:tc>
          <w:tcPr>
            <w:tcW w:w="672" w:type="dxa"/>
            <w:gridSpan w:val="2"/>
            <w:tcBorders>
              <w:top w:val="nil"/>
              <w:left w:val="nil"/>
              <w:bottom w:val="nil"/>
              <w:right w:val="nil"/>
            </w:tcBorders>
          </w:tcPr>
          <w:p w:rsidR="001742B9" w:rsidRDefault="00256ADB" w14:paraId="220E4576" w14:textId="77777777">
            <w:pPr>
              <w:spacing w:after="0" w:line="259" w:lineRule="auto"/>
              <w:ind w:left="0" w:right="0" w:firstLine="0"/>
              <w:jc w:val="left"/>
            </w:pPr>
            <w:r>
              <w:rPr>
                <w:sz w:val="16"/>
              </w:rPr>
              <w:t>(0.38)</w:t>
            </w:r>
          </w:p>
        </w:tc>
        <w:tc>
          <w:tcPr>
            <w:tcW w:w="672" w:type="dxa"/>
            <w:tcBorders>
              <w:top w:val="nil"/>
              <w:left w:val="nil"/>
              <w:bottom w:val="nil"/>
              <w:right w:val="nil"/>
            </w:tcBorders>
          </w:tcPr>
          <w:p w:rsidR="001742B9" w:rsidRDefault="00256ADB" w14:paraId="188B83AE" w14:textId="77777777">
            <w:pPr>
              <w:spacing w:after="0" w:line="259" w:lineRule="auto"/>
              <w:ind w:left="0" w:right="0" w:firstLine="0"/>
              <w:jc w:val="left"/>
            </w:pPr>
            <w:r>
              <w:rPr>
                <w:sz w:val="16"/>
              </w:rPr>
              <w:t>(0.41)</w:t>
            </w:r>
          </w:p>
        </w:tc>
        <w:tc>
          <w:tcPr>
            <w:tcW w:w="672" w:type="dxa"/>
            <w:tcBorders>
              <w:top w:val="nil"/>
              <w:left w:val="nil"/>
              <w:bottom w:val="nil"/>
              <w:right w:val="nil"/>
            </w:tcBorders>
          </w:tcPr>
          <w:p w:rsidR="001742B9" w:rsidRDefault="00256ADB" w14:paraId="3B476C73" w14:textId="77777777">
            <w:pPr>
              <w:spacing w:after="0" w:line="259" w:lineRule="auto"/>
              <w:ind w:left="0" w:right="0" w:firstLine="0"/>
              <w:jc w:val="left"/>
            </w:pPr>
            <w:r>
              <w:rPr>
                <w:sz w:val="16"/>
              </w:rPr>
              <w:t>(0.17)</w:t>
            </w:r>
          </w:p>
        </w:tc>
        <w:tc>
          <w:tcPr>
            <w:tcW w:w="521" w:type="dxa"/>
            <w:tcBorders>
              <w:top w:val="nil"/>
              <w:left w:val="nil"/>
              <w:bottom w:val="nil"/>
              <w:right w:val="nil"/>
            </w:tcBorders>
          </w:tcPr>
          <w:p w:rsidR="001742B9" w:rsidRDefault="00256ADB" w14:paraId="3E184122" w14:textId="77777777">
            <w:pPr>
              <w:spacing w:after="0" w:line="259" w:lineRule="auto"/>
              <w:ind w:left="0" w:right="0" w:firstLine="0"/>
              <w:jc w:val="left"/>
            </w:pPr>
            <w:r>
              <w:rPr>
                <w:sz w:val="16"/>
              </w:rPr>
              <w:t>(0.36)</w:t>
            </w:r>
          </w:p>
        </w:tc>
        <w:tc>
          <w:tcPr>
            <w:tcW w:w="823" w:type="dxa"/>
            <w:tcBorders>
              <w:top w:val="nil"/>
              <w:left w:val="nil"/>
              <w:bottom w:val="nil"/>
              <w:right w:val="nil"/>
            </w:tcBorders>
          </w:tcPr>
          <w:p w:rsidR="001742B9" w:rsidRDefault="00256ADB" w14:paraId="43878886" w14:textId="77777777">
            <w:pPr>
              <w:spacing w:after="0" w:line="259" w:lineRule="auto"/>
              <w:ind w:left="151" w:right="0" w:firstLine="0"/>
              <w:jc w:val="left"/>
            </w:pPr>
            <w:r>
              <w:rPr>
                <w:sz w:val="16"/>
              </w:rPr>
              <w:t>(0.32)</w:t>
            </w:r>
          </w:p>
        </w:tc>
        <w:tc>
          <w:tcPr>
            <w:tcW w:w="552" w:type="dxa"/>
            <w:tcBorders>
              <w:top w:val="nil"/>
              <w:left w:val="nil"/>
              <w:bottom w:val="nil"/>
              <w:right w:val="nil"/>
            </w:tcBorders>
          </w:tcPr>
          <w:p w:rsidR="001742B9" w:rsidRDefault="00256ADB" w14:paraId="418D47FC" w14:textId="77777777">
            <w:pPr>
              <w:spacing w:after="0" w:line="259" w:lineRule="auto"/>
              <w:ind w:left="0" w:right="0" w:firstLine="0"/>
              <w:jc w:val="left"/>
            </w:pPr>
            <w:r>
              <w:rPr>
                <w:sz w:val="16"/>
              </w:rPr>
              <w:t>(0.37)</w:t>
            </w:r>
          </w:p>
        </w:tc>
      </w:tr>
      <w:tr w:rsidR="001742B9" w14:paraId="5ED5F25E" w14:textId="77777777">
        <w:trPr>
          <w:trHeight w:val="189"/>
        </w:trPr>
        <w:tc>
          <w:tcPr>
            <w:tcW w:w="2170" w:type="dxa"/>
            <w:tcBorders>
              <w:top w:val="nil"/>
              <w:left w:val="nil"/>
              <w:bottom w:val="nil"/>
              <w:right w:val="nil"/>
            </w:tcBorders>
          </w:tcPr>
          <w:p w:rsidR="001742B9" w:rsidRDefault="00256ADB" w14:paraId="3B8C6D83" w14:textId="77777777">
            <w:pPr>
              <w:spacing w:after="0" w:line="259" w:lineRule="auto"/>
              <w:ind w:left="120" w:right="0" w:firstLine="0"/>
              <w:jc w:val="left"/>
            </w:pPr>
            <w:r>
              <w:rPr>
                <w:sz w:val="16"/>
              </w:rPr>
              <w:t>FES: &gt;= 75 percent</w:t>
            </w:r>
          </w:p>
        </w:tc>
        <w:tc>
          <w:tcPr>
            <w:tcW w:w="672" w:type="dxa"/>
            <w:tcBorders>
              <w:top w:val="nil"/>
              <w:left w:val="nil"/>
              <w:bottom w:val="nil"/>
              <w:right w:val="nil"/>
            </w:tcBorders>
          </w:tcPr>
          <w:p w:rsidR="001742B9" w:rsidRDefault="00256ADB" w14:paraId="15520CDD" w14:textId="77777777">
            <w:pPr>
              <w:spacing w:after="0" w:line="259" w:lineRule="auto"/>
              <w:ind w:left="66" w:right="0" w:firstLine="0"/>
              <w:jc w:val="left"/>
            </w:pPr>
            <w:r>
              <w:rPr>
                <w:sz w:val="16"/>
              </w:rPr>
              <w:t>0.30</w:t>
            </w:r>
          </w:p>
        </w:tc>
        <w:tc>
          <w:tcPr>
            <w:tcW w:w="672" w:type="dxa"/>
            <w:tcBorders>
              <w:top w:val="nil"/>
              <w:left w:val="nil"/>
              <w:bottom w:val="nil"/>
              <w:right w:val="nil"/>
            </w:tcBorders>
          </w:tcPr>
          <w:p w:rsidR="001742B9" w:rsidRDefault="00256ADB" w14:paraId="07C43EB3" w14:textId="77777777">
            <w:pPr>
              <w:spacing w:after="0" w:line="259" w:lineRule="auto"/>
              <w:ind w:left="66" w:right="0" w:firstLine="0"/>
              <w:jc w:val="left"/>
            </w:pPr>
            <w:r>
              <w:rPr>
                <w:sz w:val="16"/>
              </w:rPr>
              <w:t>0.29</w:t>
            </w:r>
          </w:p>
        </w:tc>
        <w:tc>
          <w:tcPr>
            <w:tcW w:w="672" w:type="dxa"/>
            <w:tcBorders>
              <w:top w:val="nil"/>
              <w:left w:val="nil"/>
              <w:bottom w:val="nil"/>
              <w:right w:val="nil"/>
            </w:tcBorders>
          </w:tcPr>
          <w:p w:rsidR="001742B9" w:rsidRDefault="00256ADB" w14:paraId="0EA6064A" w14:textId="77777777">
            <w:pPr>
              <w:spacing w:after="0" w:line="259" w:lineRule="auto"/>
              <w:ind w:left="38" w:right="0" w:firstLine="0"/>
              <w:jc w:val="left"/>
            </w:pPr>
            <w:r>
              <w:rPr>
                <w:sz w:val="16"/>
              </w:rPr>
              <w:t>-0.01</w:t>
            </w:r>
          </w:p>
        </w:tc>
        <w:tc>
          <w:tcPr>
            <w:tcW w:w="672" w:type="dxa"/>
            <w:gridSpan w:val="2"/>
            <w:tcBorders>
              <w:top w:val="nil"/>
              <w:left w:val="nil"/>
              <w:bottom w:val="nil"/>
              <w:right w:val="nil"/>
            </w:tcBorders>
          </w:tcPr>
          <w:p w:rsidR="001742B9" w:rsidRDefault="00256ADB" w14:paraId="124BED46" w14:textId="77777777">
            <w:pPr>
              <w:spacing w:after="0" w:line="259" w:lineRule="auto"/>
              <w:ind w:left="66" w:right="0" w:firstLine="0"/>
              <w:jc w:val="left"/>
            </w:pPr>
            <w:r>
              <w:rPr>
                <w:sz w:val="16"/>
              </w:rPr>
              <w:t>0.52</w:t>
            </w:r>
          </w:p>
        </w:tc>
        <w:tc>
          <w:tcPr>
            <w:tcW w:w="672" w:type="dxa"/>
            <w:tcBorders>
              <w:top w:val="nil"/>
              <w:left w:val="nil"/>
              <w:bottom w:val="nil"/>
              <w:right w:val="nil"/>
            </w:tcBorders>
          </w:tcPr>
          <w:p w:rsidR="001742B9" w:rsidRDefault="00256ADB" w14:paraId="05DA463D" w14:textId="77777777">
            <w:pPr>
              <w:spacing w:after="0" w:line="259" w:lineRule="auto"/>
              <w:ind w:left="66" w:right="0" w:firstLine="0"/>
              <w:jc w:val="left"/>
            </w:pPr>
            <w:r>
              <w:rPr>
                <w:sz w:val="16"/>
              </w:rPr>
              <w:t>0.45</w:t>
            </w:r>
          </w:p>
        </w:tc>
        <w:tc>
          <w:tcPr>
            <w:tcW w:w="672" w:type="dxa"/>
            <w:tcBorders>
              <w:top w:val="nil"/>
              <w:left w:val="nil"/>
              <w:bottom w:val="nil"/>
              <w:right w:val="nil"/>
            </w:tcBorders>
          </w:tcPr>
          <w:p w:rsidR="001742B9" w:rsidRDefault="00256ADB" w14:paraId="21C5414B" w14:textId="77777777">
            <w:pPr>
              <w:spacing w:after="0" w:line="259" w:lineRule="auto"/>
              <w:ind w:left="38" w:right="0" w:firstLine="0"/>
              <w:jc w:val="left"/>
            </w:pPr>
            <w:r>
              <w:rPr>
                <w:sz w:val="16"/>
              </w:rPr>
              <w:t>-0.07</w:t>
            </w:r>
          </w:p>
        </w:tc>
        <w:tc>
          <w:tcPr>
            <w:tcW w:w="521" w:type="dxa"/>
            <w:tcBorders>
              <w:top w:val="nil"/>
              <w:left w:val="nil"/>
              <w:bottom w:val="nil"/>
              <w:right w:val="nil"/>
            </w:tcBorders>
          </w:tcPr>
          <w:p w:rsidR="001742B9" w:rsidRDefault="00256ADB" w14:paraId="27669764" w14:textId="77777777">
            <w:pPr>
              <w:spacing w:after="0" w:line="259" w:lineRule="auto"/>
              <w:ind w:left="66" w:right="0" w:firstLine="0"/>
              <w:jc w:val="left"/>
            </w:pPr>
            <w:r>
              <w:rPr>
                <w:sz w:val="16"/>
              </w:rPr>
              <w:t>0.42</w:t>
            </w:r>
          </w:p>
        </w:tc>
        <w:tc>
          <w:tcPr>
            <w:tcW w:w="823" w:type="dxa"/>
            <w:tcBorders>
              <w:top w:val="nil"/>
              <w:left w:val="nil"/>
              <w:bottom w:val="nil"/>
              <w:right w:val="nil"/>
            </w:tcBorders>
          </w:tcPr>
          <w:p w:rsidR="001742B9" w:rsidRDefault="00256ADB" w14:paraId="25CA9333" w14:textId="77777777">
            <w:pPr>
              <w:spacing w:after="0" w:line="259" w:lineRule="auto"/>
              <w:ind w:left="217" w:right="0" w:firstLine="0"/>
              <w:jc w:val="left"/>
            </w:pPr>
            <w:r>
              <w:rPr>
                <w:sz w:val="16"/>
              </w:rPr>
              <w:t>0.46</w:t>
            </w:r>
          </w:p>
        </w:tc>
        <w:tc>
          <w:tcPr>
            <w:tcW w:w="552" w:type="dxa"/>
            <w:tcBorders>
              <w:top w:val="nil"/>
              <w:left w:val="nil"/>
              <w:bottom w:val="nil"/>
              <w:right w:val="nil"/>
            </w:tcBorders>
          </w:tcPr>
          <w:p w:rsidR="001742B9" w:rsidRDefault="00256ADB" w14:paraId="677DC405" w14:textId="77777777">
            <w:pPr>
              <w:spacing w:after="0" w:line="259" w:lineRule="auto"/>
              <w:ind w:left="66" w:right="0" w:firstLine="0"/>
              <w:jc w:val="left"/>
            </w:pPr>
            <w:r>
              <w:rPr>
                <w:sz w:val="16"/>
              </w:rPr>
              <w:t>0.04</w:t>
            </w:r>
          </w:p>
        </w:tc>
      </w:tr>
      <w:tr w:rsidR="001742B9" w14:paraId="64B2AA17" w14:textId="77777777">
        <w:trPr>
          <w:trHeight w:val="195"/>
        </w:trPr>
        <w:tc>
          <w:tcPr>
            <w:tcW w:w="2170" w:type="dxa"/>
            <w:tcBorders>
              <w:top w:val="nil"/>
              <w:left w:val="nil"/>
              <w:bottom w:val="single" w:color="000000" w:sz="3" w:space="0"/>
              <w:right w:val="nil"/>
            </w:tcBorders>
          </w:tcPr>
          <w:p w:rsidR="001742B9" w:rsidRDefault="001742B9" w14:paraId="50BFF855" w14:textId="77777777">
            <w:pPr>
              <w:spacing w:after="160" w:line="259" w:lineRule="auto"/>
              <w:ind w:left="0" w:right="0" w:firstLine="0"/>
              <w:jc w:val="left"/>
            </w:pPr>
          </w:p>
        </w:tc>
        <w:tc>
          <w:tcPr>
            <w:tcW w:w="672" w:type="dxa"/>
            <w:tcBorders>
              <w:top w:val="nil"/>
              <w:left w:val="nil"/>
              <w:bottom w:val="single" w:color="000000" w:sz="3" w:space="0"/>
              <w:right w:val="nil"/>
            </w:tcBorders>
          </w:tcPr>
          <w:p w:rsidR="001742B9" w:rsidRDefault="00256ADB" w14:paraId="6FA6BC34" w14:textId="77777777">
            <w:pPr>
              <w:spacing w:after="0" w:line="259" w:lineRule="auto"/>
              <w:ind w:left="0" w:right="0" w:firstLine="0"/>
              <w:jc w:val="left"/>
            </w:pPr>
            <w:r>
              <w:rPr>
                <w:sz w:val="16"/>
              </w:rPr>
              <w:t>(0.46)</w:t>
            </w:r>
          </w:p>
        </w:tc>
        <w:tc>
          <w:tcPr>
            <w:tcW w:w="672" w:type="dxa"/>
            <w:tcBorders>
              <w:top w:val="nil"/>
              <w:left w:val="nil"/>
              <w:bottom w:val="single" w:color="000000" w:sz="3" w:space="0"/>
              <w:right w:val="nil"/>
            </w:tcBorders>
          </w:tcPr>
          <w:p w:rsidR="001742B9" w:rsidRDefault="00256ADB" w14:paraId="6A8F033C" w14:textId="77777777">
            <w:pPr>
              <w:spacing w:after="0" w:line="259" w:lineRule="auto"/>
              <w:ind w:left="0" w:right="0" w:firstLine="0"/>
              <w:jc w:val="left"/>
            </w:pPr>
            <w:r>
              <w:rPr>
                <w:sz w:val="16"/>
              </w:rPr>
              <w:t>(0.46)</w:t>
            </w:r>
          </w:p>
        </w:tc>
        <w:tc>
          <w:tcPr>
            <w:tcW w:w="672" w:type="dxa"/>
            <w:tcBorders>
              <w:top w:val="nil"/>
              <w:left w:val="nil"/>
              <w:bottom w:val="single" w:color="000000" w:sz="3" w:space="0"/>
              <w:right w:val="nil"/>
            </w:tcBorders>
          </w:tcPr>
          <w:p w:rsidR="001742B9" w:rsidRDefault="00256ADB" w14:paraId="0B7C07AA" w14:textId="77777777">
            <w:pPr>
              <w:spacing w:after="0" w:line="259" w:lineRule="auto"/>
              <w:ind w:left="0" w:right="0" w:firstLine="0"/>
              <w:jc w:val="left"/>
            </w:pPr>
            <w:r>
              <w:rPr>
                <w:sz w:val="16"/>
              </w:rPr>
              <w:t>(0.72)</w:t>
            </w:r>
          </w:p>
        </w:tc>
        <w:tc>
          <w:tcPr>
            <w:tcW w:w="672" w:type="dxa"/>
            <w:gridSpan w:val="2"/>
            <w:tcBorders>
              <w:top w:val="nil"/>
              <w:left w:val="nil"/>
              <w:bottom w:val="single" w:color="000000" w:sz="3" w:space="0"/>
              <w:right w:val="nil"/>
            </w:tcBorders>
          </w:tcPr>
          <w:p w:rsidR="001742B9" w:rsidRDefault="00256ADB" w14:paraId="303EC9B1" w14:textId="77777777">
            <w:pPr>
              <w:spacing w:after="0" w:line="259" w:lineRule="auto"/>
              <w:ind w:left="0" w:right="0" w:firstLine="0"/>
              <w:jc w:val="left"/>
            </w:pPr>
            <w:r>
              <w:rPr>
                <w:sz w:val="16"/>
              </w:rPr>
              <w:t>(0.50)</w:t>
            </w:r>
          </w:p>
        </w:tc>
        <w:tc>
          <w:tcPr>
            <w:tcW w:w="672" w:type="dxa"/>
            <w:tcBorders>
              <w:top w:val="nil"/>
              <w:left w:val="nil"/>
              <w:bottom w:val="single" w:color="000000" w:sz="3" w:space="0"/>
              <w:right w:val="nil"/>
            </w:tcBorders>
          </w:tcPr>
          <w:p w:rsidR="001742B9" w:rsidRDefault="00256ADB" w14:paraId="73CC6955" w14:textId="77777777">
            <w:pPr>
              <w:spacing w:after="0" w:line="259" w:lineRule="auto"/>
              <w:ind w:left="0" w:right="0" w:firstLine="0"/>
              <w:jc w:val="left"/>
            </w:pPr>
            <w:r>
              <w:rPr>
                <w:sz w:val="16"/>
              </w:rPr>
              <w:t>(0.50)</w:t>
            </w:r>
          </w:p>
        </w:tc>
        <w:tc>
          <w:tcPr>
            <w:tcW w:w="672" w:type="dxa"/>
            <w:tcBorders>
              <w:top w:val="nil"/>
              <w:left w:val="nil"/>
              <w:bottom w:val="single" w:color="000000" w:sz="3" w:space="0"/>
              <w:right w:val="nil"/>
            </w:tcBorders>
          </w:tcPr>
          <w:p w:rsidR="001742B9" w:rsidRDefault="00256ADB" w14:paraId="03F1E083" w14:textId="77777777">
            <w:pPr>
              <w:spacing w:after="0" w:line="259" w:lineRule="auto"/>
              <w:ind w:left="0" w:right="0" w:firstLine="0"/>
              <w:jc w:val="left"/>
            </w:pPr>
            <w:r>
              <w:rPr>
                <w:sz w:val="16"/>
              </w:rPr>
              <w:t>(0.07)</w:t>
            </w:r>
          </w:p>
        </w:tc>
        <w:tc>
          <w:tcPr>
            <w:tcW w:w="521" w:type="dxa"/>
            <w:tcBorders>
              <w:top w:val="nil"/>
              <w:left w:val="nil"/>
              <w:bottom w:val="single" w:color="000000" w:sz="3" w:space="0"/>
              <w:right w:val="nil"/>
            </w:tcBorders>
          </w:tcPr>
          <w:p w:rsidR="001742B9" w:rsidRDefault="00256ADB" w14:paraId="713EB404" w14:textId="77777777">
            <w:pPr>
              <w:spacing w:after="0" w:line="259" w:lineRule="auto"/>
              <w:ind w:left="0" w:right="0" w:firstLine="0"/>
              <w:jc w:val="left"/>
            </w:pPr>
            <w:r>
              <w:rPr>
                <w:sz w:val="16"/>
              </w:rPr>
              <w:t>(0.49)</w:t>
            </w:r>
          </w:p>
        </w:tc>
        <w:tc>
          <w:tcPr>
            <w:tcW w:w="823" w:type="dxa"/>
            <w:tcBorders>
              <w:top w:val="nil"/>
              <w:left w:val="nil"/>
              <w:bottom w:val="single" w:color="000000" w:sz="3" w:space="0"/>
              <w:right w:val="nil"/>
            </w:tcBorders>
          </w:tcPr>
          <w:p w:rsidR="001742B9" w:rsidRDefault="00256ADB" w14:paraId="0D8CE0A9" w14:textId="77777777">
            <w:pPr>
              <w:spacing w:after="0" w:line="259" w:lineRule="auto"/>
              <w:ind w:left="151" w:right="0" w:firstLine="0"/>
              <w:jc w:val="left"/>
            </w:pPr>
            <w:r>
              <w:rPr>
                <w:sz w:val="16"/>
              </w:rPr>
              <w:t>(0.50)</w:t>
            </w:r>
          </w:p>
        </w:tc>
        <w:tc>
          <w:tcPr>
            <w:tcW w:w="552" w:type="dxa"/>
            <w:tcBorders>
              <w:top w:val="nil"/>
              <w:left w:val="nil"/>
              <w:bottom w:val="single" w:color="000000" w:sz="3" w:space="0"/>
              <w:right w:val="nil"/>
            </w:tcBorders>
          </w:tcPr>
          <w:p w:rsidR="001742B9" w:rsidRDefault="00256ADB" w14:paraId="709379C0" w14:textId="77777777">
            <w:pPr>
              <w:spacing w:after="0" w:line="259" w:lineRule="auto"/>
              <w:ind w:left="0" w:right="0" w:firstLine="0"/>
              <w:jc w:val="left"/>
            </w:pPr>
            <w:r>
              <w:rPr>
                <w:sz w:val="16"/>
              </w:rPr>
              <w:t>(0.47)</w:t>
            </w:r>
          </w:p>
        </w:tc>
      </w:tr>
      <w:tr w:rsidR="001742B9" w14:paraId="3C6BFC3B" w14:textId="77777777">
        <w:trPr>
          <w:trHeight w:val="221"/>
        </w:trPr>
        <w:tc>
          <w:tcPr>
            <w:tcW w:w="2170" w:type="dxa"/>
            <w:tcBorders>
              <w:top w:val="single" w:color="000000" w:sz="3" w:space="0"/>
              <w:left w:val="nil"/>
              <w:bottom w:val="double" w:color="000000" w:sz="3" w:space="0"/>
              <w:right w:val="nil"/>
            </w:tcBorders>
          </w:tcPr>
          <w:p w:rsidR="001742B9" w:rsidRDefault="00256ADB" w14:paraId="35343169" w14:textId="77777777">
            <w:pPr>
              <w:spacing w:after="0" w:line="259" w:lineRule="auto"/>
              <w:ind w:left="120" w:right="0" w:firstLine="0"/>
              <w:jc w:val="left"/>
            </w:pPr>
            <w:r>
              <w:rPr>
                <w:sz w:val="16"/>
              </w:rPr>
              <w:t>Observations</w:t>
            </w:r>
          </w:p>
        </w:tc>
        <w:tc>
          <w:tcPr>
            <w:tcW w:w="672" w:type="dxa"/>
            <w:tcBorders>
              <w:top w:val="single" w:color="000000" w:sz="3" w:space="0"/>
              <w:left w:val="nil"/>
              <w:bottom w:val="double" w:color="000000" w:sz="3" w:space="0"/>
              <w:right w:val="nil"/>
            </w:tcBorders>
          </w:tcPr>
          <w:p w:rsidR="001742B9" w:rsidRDefault="00256ADB" w14:paraId="2E58690E" w14:textId="77777777">
            <w:pPr>
              <w:spacing w:after="0" w:line="259" w:lineRule="auto"/>
              <w:ind w:left="89" w:right="0" w:firstLine="0"/>
              <w:jc w:val="left"/>
            </w:pPr>
            <w:r>
              <w:rPr>
                <w:sz w:val="16"/>
              </w:rPr>
              <w:t>305</w:t>
            </w:r>
          </w:p>
        </w:tc>
        <w:tc>
          <w:tcPr>
            <w:tcW w:w="672" w:type="dxa"/>
            <w:tcBorders>
              <w:top w:val="single" w:color="000000" w:sz="3" w:space="0"/>
              <w:left w:val="nil"/>
              <w:bottom w:val="double" w:color="000000" w:sz="3" w:space="0"/>
              <w:right w:val="nil"/>
            </w:tcBorders>
          </w:tcPr>
          <w:p w:rsidR="001742B9" w:rsidRDefault="00256ADB" w14:paraId="10C304BF" w14:textId="77777777">
            <w:pPr>
              <w:spacing w:after="0" w:line="259" w:lineRule="auto"/>
              <w:ind w:left="89" w:right="0" w:firstLine="0"/>
              <w:jc w:val="left"/>
            </w:pPr>
            <w:r>
              <w:rPr>
                <w:sz w:val="16"/>
              </w:rPr>
              <w:t>305</w:t>
            </w:r>
          </w:p>
        </w:tc>
        <w:tc>
          <w:tcPr>
            <w:tcW w:w="672" w:type="dxa"/>
            <w:tcBorders>
              <w:top w:val="single" w:color="000000" w:sz="3" w:space="0"/>
              <w:left w:val="nil"/>
              <w:bottom w:val="double" w:color="000000" w:sz="3" w:space="0"/>
              <w:right w:val="nil"/>
            </w:tcBorders>
          </w:tcPr>
          <w:p w:rsidR="001742B9" w:rsidRDefault="00256ADB" w14:paraId="2499D1E1" w14:textId="77777777">
            <w:pPr>
              <w:spacing w:after="0" w:line="259" w:lineRule="auto"/>
              <w:ind w:left="89" w:right="0" w:firstLine="0"/>
              <w:jc w:val="left"/>
            </w:pPr>
            <w:r>
              <w:rPr>
                <w:sz w:val="16"/>
              </w:rPr>
              <w:t>610</w:t>
            </w:r>
          </w:p>
        </w:tc>
        <w:tc>
          <w:tcPr>
            <w:tcW w:w="672" w:type="dxa"/>
            <w:gridSpan w:val="2"/>
            <w:tcBorders>
              <w:top w:val="single" w:color="000000" w:sz="3" w:space="0"/>
              <w:left w:val="nil"/>
              <w:bottom w:val="double" w:color="000000" w:sz="3" w:space="0"/>
              <w:right w:val="nil"/>
            </w:tcBorders>
          </w:tcPr>
          <w:p w:rsidR="001742B9" w:rsidRDefault="00256ADB" w14:paraId="3C156AF2" w14:textId="77777777">
            <w:pPr>
              <w:spacing w:after="0" w:line="259" w:lineRule="auto"/>
              <w:ind w:left="89" w:right="0" w:firstLine="0"/>
              <w:jc w:val="left"/>
            </w:pPr>
            <w:r>
              <w:rPr>
                <w:sz w:val="16"/>
              </w:rPr>
              <w:t>377</w:t>
            </w:r>
          </w:p>
        </w:tc>
        <w:tc>
          <w:tcPr>
            <w:tcW w:w="672" w:type="dxa"/>
            <w:tcBorders>
              <w:top w:val="single" w:color="000000" w:sz="3" w:space="0"/>
              <w:left w:val="nil"/>
              <w:bottom w:val="double" w:color="000000" w:sz="3" w:space="0"/>
              <w:right w:val="nil"/>
            </w:tcBorders>
          </w:tcPr>
          <w:p w:rsidR="001742B9" w:rsidRDefault="00256ADB" w14:paraId="1CB4A753" w14:textId="77777777">
            <w:pPr>
              <w:spacing w:after="0" w:line="259" w:lineRule="auto"/>
              <w:ind w:left="89" w:right="0" w:firstLine="0"/>
              <w:jc w:val="left"/>
            </w:pPr>
            <w:r>
              <w:rPr>
                <w:sz w:val="16"/>
              </w:rPr>
              <w:t>383</w:t>
            </w:r>
          </w:p>
        </w:tc>
        <w:tc>
          <w:tcPr>
            <w:tcW w:w="672" w:type="dxa"/>
            <w:tcBorders>
              <w:top w:val="single" w:color="000000" w:sz="3" w:space="0"/>
              <w:left w:val="nil"/>
              <w:bottom w:val="double" w:color="000000" w:sz="3" w:space="0"/>
              <w:right w:val="nil"/>
            </w:tcBorders>
          </w:tcPr>
          <w:p w:rsidR="001742B9" w:rsidRDefault="00256ADB" w14:paraId="5983D3B9" w14:textId="77777777">
            <w:pPr>
              <w:spacing w:after="0" w:line="259" w:lineRule="auto"/>
              <w:ind w:left="89" w:right="0" w:firstLine="0"/>
              <w:jc w:val="left"/>
            </w:pPr>
            <w:r>
              <w:rPr>
                <w:sz w:val="16"/>
              </w:rPr>
              <w:t>760</w:t>
            </w:r>
          </w:p>
        </w:tc>
        <w:tc>
          <w:tcPr>
            <w:tcW w:w="521" w:type="dxa"/>
            <w:tcBorders>
              <w:top w:val="single" w:color="000000" w:sz="3" w:space="0"/>
              <w:left w:val="nil"/>
              <w:bottom w:val="double" w:color="000000" w:sz="3" w:space="0"/>
              <w:right w:val="nil"/>
            </w:tcBorders>
          </w:tcPr>
          <w:p w:rsidR="001742B9" w:rsidRDefault="00256ADB" w14:paraId="315E3F5E" w14:textId="77777777">
            <w:pPr>
              <w:spacing w:after="0" w:line="259" w:lineRule="auto"/>
              <w:ind w:left="89" w:right="0" w:firstLine="0"/>
              <w:jc w:val="left"/>
            </w:pPr>
            <w:r>
              <w:rPr>
                <w:sz w:val="16"/>
              </w:rPr>
              <w:t>146</w:t>
            </w:r>
          </w:p>
        </w:tc>
        <w:tc>
          <w:tcPr>
            <w:tcW w:w="823" w:type="dxa"/>
            <w:tcBorders>
              <w:top w:val="single" w:color="000000" w:sz="3" w:space="0"/>
              <w:left w:val="nil"/>
              <w:bottom w:val="double" w:color="000000" w:sz="3" w:space="0"/>
              <w:right w:val="nil"/>
            </w:tcBorders>
          </w:tcPr>
          <w:p w:rsidR="001742B9" w:rsidRDefault="00256ADB" w14:paraId="07B1C6DA" w14:textId="77777777">
            <w:pPr>
              <w:spacing w:after="0" w:line="259" w:lineRule="auto"/>
              <w:ind w:left="241" w:right="0" w:firstLine="0"/>
              <w:jc w:val="left"/>
            </w:pPr>
            <w:r>
              <w:rPr>
                <w:sz w:val="16"/>
              </w:rPr>
              <w:t>148</w:t>
            </w:r>
          </w:p>
        </w:tc>
        <w:tc>
          <w:tcPr>
            <w:tcW w:w="552" w:type="dxa"/>
            <w:tcBorders>
              <w:top w:val="single" w:color="000000" w:sz="3" w:space="0"/>
              <w:left w:val="nil"/>
              <w:bottom w:val="double" w:color="000000" w:sz="3" w:space="0"/>
              <w:right w:val="nil"/>
            </w:tcBorders>
          </w:tcPr>
          <w:p w:rsidR="001742B9" w:rsidRDefault="00256ADB" w14:paraId="4A265A88" w14:textId="77777777">
            <w:pPr>
              <w:spacing w:after="0" w:line="259" w:lineRule="auto"/>
              <w:ind w:left="89" w:right="0" w:firstLine="0"/>
              <w:jc w:val="left"/>
            </w:pPr>
            <w:r>
              <w:rPr>
                <w:sz w:val="16"/>
              </w:rPr>
              <w:t>294</w:t>
            </w:r>
          </w:p>
        </w:tc>
      </w:tr>
    </w:tbl>
    <w:p w:rsidR="001742B9" w:rsidRDefault="00256ADB" w14:paraId="15B841B2" w14:textId="77777777">
      <w:pPr>
        <w:spacing w:after="1014" w:line="265" w:lineRule="auto"/>
        <w:ind w:left="679"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58BD1078" w14:textId="77777777">
      <w:pPr>
        <w:spacing w:after="0"/>
        <w:ind w:left="1541" w:right="947"/>
      </w:pPr>
      <w:r>
        <w:t>Table 18: Impact of Module Length on Expenditure and FES in Remote Surveys</w:t>
      </w:r>
    </w:p>
    <w:tbl>
      <w:tblPr>
        <w:tblW w:w="6299" w:type="dxa"/>
        <w:tblInd w:w="1531" w:type="dxa"/>
        <w:tblCellMar>
          <w:top w:w="24" w:type="dxa"/>
          <w:right w:w="115" w:type="dxa"/>
        </w:tblCellMar>
        <w:tblLook w:val="04A0" w:firstRow="1" w:lastRow="0" w:firstColumn="1" w:lastColumn="0" w:noHBand="0" w:noVBand="1"/>
      </w:tblPr>
      <w:tblGrid>
        <w:gridCol w:w="2073"/>
        <w:gridCol w:w="665"/>
        <w:gridCol w:w="665"/>
        <w:gridCol w:w="840"/>
        <w:gridCol w:w="604"/>
        <w:gridCol w:w="785"/>
        <w:gridCol w:w="667"/>
      </w:tblGrid>
      <w:tr w:rsidR="001742B9" w14:paraId="77C02D31" w14:textId="77777777">
        <w:trPr>
          <w:trHeight w:val="216"/>
        </w:trPr>
        <w:tc>
          <w:tcPr>
            <w:tcW w:w="2170" w:type="dxa"/>
            <w:tcBorders>
              <w:top w:val="double" w:color="000000" w:sz="3" w:space="0"/>
              <w:left w:val="nil"/>
              <w:bottom w:val="nil"/>
              <w:right w:val="nil"/>
            </w:tcBorders>
          </w:tcPr>
          <w:p w:rsidR="001742B9" w:rsidRDefault="001742B9" w14:paraId="682DBE62" w14:textId="77777777">
            <w:pPr>
              <w:spacing w:after="160" w:line="259" w:lineRule="auto"/>
              <w:ind w:left="0" w:right="0" w:firstLine="0"/>
              <w:jc w:val="left"/>
            </w:pPr>
          </w:p>
        </w:tc>
        <w:tc>
          <w:tcPr>
            <w:tcW w:w="2195" w:type="dxa"/>
            <w:gridSpan w:val="3"/>
            <w:tcBorders>
              <w:top w:val="double" w:color="000000" w:sz="3" w:space="0"/>
              <w:left w:val="nil"/>
              <w:bottom w:val="nil"/>
              <w:right w:val="nil"/>
            </w:tcBorders>
          </w:tcPr>
          <w:p w:rsidR="001742B9" w:rsidRDefault="00256ADB" w14:paraId="3DED99EE" w14:textId="77777777">
            <w:pPr>
              <w:spacing w:after="0" w:line="259" w:lineRule="auto"/>
              <w:ind w:left="503" w:right="0" w:firstLine="0"/>
              <w:jc w:val="left"/>
            </w:pPr>
            <w:r>
              <w:rPr>
                <w:sz w:val="16"/>
              </w:rPr>
              <w:t>Ecuador RM</w:t>
            </w:r>
          </w:p>
        </w:tc>
        <w:tc>
          <w:tcPr>
            <w:tcW w:w="552" w:type="dxa"/>
            <w:tcBorders>
              <w:top w:val="double" w:color="000000" w:sz="3" w:space="0"/>
              <w:left w:val="nil"/>
              <w:bottom w:val="nil"/>
              <w:right w:val="nil"/>
            </w:tcBorders>
          </w:tcPr>
          <w:p w:rsidR="001742B9" w:rsidRDefault="001742B9" w14:paraId="5F37219E" w14:textId="77777777">
            <w:pPr>
              <w:spacing w:after="160" w:line="259" w:lineRule="auto"/>
              <w:ind w:left="0" w:right="0" w:firstLine="0"/>
              <w:jc w:val="left"/>
            </w:pPr>
          </w:p>
        </w:tc>
        <w:tc>
          <w:tcPr>
            <w:tcW w:w="1382" w:type="dxa"/>
            <w:gridSpan w:val="2"/>
            <w:tcBorders>
              <w:top w:val="double" w:color="000000" w:sz="3" w:space="0"/>
              <w:left w:val="nil"/>
              <w:bottom w:val="nil"/>
              <w:right w:val="nil"/>
            </w:tcBorders>
          </w:tcPr>
          <w:p w:rsidR="001742B9" w:rsidRDefault="00256ADB" w14:paraId="6111824A" w14:textId="77777777">
            <w:pPr>
              <w:spacing w:after="0" w:line="259" w:lineRule="auto"/>
              <w:ind w:left="0" w:right="0" w:firstLine="0"/>
              <w:jc w:val="left"/>
            </w:pPr>
            <w:r>
              <w:rPr>
                <w:sz w:val="16"/>
              </w:rPr>
              <w:t>CAR RM</w:t>
            </w:r>
          </w:p>
        </w:tc>
      </w:tr>
      <w:tr w:rsidR="001742B9" w14:paraId="42511A42" w14:textId="77777777">
        <w:trPr>
          <w:trHeight w:val="195"/>
        </w:trPr>
        <w:tc>
          <w:tcPr>
            <w:tcW w:w="2170" w:type="dxa"/>
            <w:tcBorders>
              <w:top w:val="nil"/>
              <w:left w:val="nil"/>
              <w:bottom w:val="single" w:color="000000" w:sz="3" w:space="0"/>
              <w:right w:val="nil"/>
            </w:tcBorders>
          </w:tcPr>
          <w:p w:rsidR="001742B9" w:rsidRDefault="00256ADB" w14:paraId="2292A89D" w14:textId="77777777">
            <w:pPr>
              <w:spacing w:after="0" w:line="259" w:lineRule="auto"/>
              <w:ind w:left="120" w:right="0" w:firstLine="0"/>
              <w:jc w:val="left"/>
            </w:pPr>
            <w:r>
              <w:rPr>
                <w:sz w:val="16"/>
              </w:rPr>
              <w:t>Variable</w:t>
            </w:r>
          </w:p>
        </w:tc>
        <w:tc>
          <w:tcPr>
            <w:tcW w:w="672" w:type="dxa"/>
            <w:tcBorders>
              <w:top w:val="nil"/>
              <w:left w:val="nil"/>
              <w:bottom w:val="single" w:color="000000" w:sz="3" w:space="0"/>
              <w:right w:val="nil"/>
            </w:tcBorders>
          </w:tcPr>
          <w:p w:rsidR="001742B9" w:rsidRDefault="00256ADB" w14:paraId="6F5B5398" w14:textId="77777777">
            <w:pPr>
              <w:spacing w:after="0" w:line="259" w:lineRule="auto"/>
              <w:ind w:left="32" w:right="0" w:firstLine="0"/>
              <w:jc w:val="left"/>
            </w:pPr>
            <w:r>
              <w:rPr>
                <w:sz w:val="16"/>
              </w:rPr>
              <w:t>Long</w:t>
            </w:r>
          </w:p>
        </w:tc>
        <w:tc>
          <w:tcPr>
            <w:tcW w:w="672" w:type="dxa"/>
            <w:tcBorders>
              <w:top w:val="nil"/>
              <w:left w:val="nil"/>
              <w:bottom w:val="single" w:color="000000" w:sz="3" w:space="0"/>
              <w:right w:val="nil"/>
            </w:tcBorders>
          </w:tcPr>
          <w:p w:rsidR="001742B9" w:rsidRDefault="00256ADB" w14:paraId="1DA2CFC7" w14:textId="77777777">
            <w:pPr>
              <w:spacing w:after="0" w:line="259" w:lineRule="auto"/>
              <w:ind w:left="14" w:right="0" w:firstLine="0"/>
              <w:jc w:val="left"/>
            </w:pPr>
            <w:r>
              <w:rPr>
                <w:sz w:val="16"/>
              </w:rPr>
              <w:t>Short</w:t>
            </w:r>
          </w:p>
        </w:tc>
        <w:tc>
          <w:tcPr>
            <w:tcW w:w="851" w:type="dxa"/>
            <w:tcBorders>
              <w:top w:val="nil"/>
              <w:left w:val="nil"/>
              <w:bottom w:val="single" w:color="000000" w:sz="3" w:space="0"/>
              <w:right w:val="nil"/>
            </w:tcBorders>
          </w:tcPr>
          <w:p w:rsidR="001742B9" w:rsidRDefault="00256ADB" w14:paraId="0A09CBCE" w14:textId="77777777">
            <w:pPr>
              <w:spacing w:after="0" w:line="259" w:lineRule="auto"/>
              <w:ind w:left="168" w:right="0" w:firstLine="0"/>
              <w:jc w:val="left"/>
            </w:pPr>
            <w:r>
              <w:rPr>
                <w:sz w:val="16"/>
              </w:rPr>
              <w:t>Diff</w:t>
            </w:r>
          </w:p>
        </w:tc>
        <w:tc>
          <w:tcPr>
            <w:tcW w:w="552" w:type="dxa"/>
            <w:tcBorders>
              <w:top w:val="nil"/>
              <w:left w:val="nil"/>
              <w:bottom w:val="single" w:color="000000" w:sz="3" w:space="0"/>
              <w:right w:val="nil"/>
            </w:tcBorders>
          </w:tcPr>
          <w:p w:rsidR="001742B9" w:rsidRDefault="00256ADB" w14:paraId="34DC4E64" w14:textId="77777777">
            <w:pPr>
              <w:spacing w:after="0" w:line="259" w:lineRule="auto"/>
              <w:ind w:left="32" w:right="0" w:firstLine="0"/>
              <w:jc w:val="left"/>
            </w:pPr>
            <w:r>
              <w:rPr>
                <w:sz w:val="16"/>
              </w:rPr>
              <w:t>Long</w:t>
            </w:r>
          </w:p>
        </w:tc>
        <w:tc>
          <w:tcPr>
            <w:tcW w:w="792" w:type="dxa"/>
            <w:tcBorders>
              <w:top w:val="nil"/>
              <w:left w:val="nil"/>
              <w:bottom w:val="single" w:color="000000" w:sz="3" w:space="0"/>
              <w:right w:val="nil"/>
            </w:tcBorders>
          </w:tcPr>
          <w:p w:rsidR="001742B9" w:rsidRDefault="00256ADB" w14:paraId="02B820C8" w14:textId="77777777">
            <w:pPr>
              <w:spacing w:after="0" w:line="259" w:lineRule="auto"/>
              <w:ind w:left="134" w:right="0" w:firstLine="0"/>
              <w:jc w:val="left"/>
            </w:pPr>
            <w:r>
              <w:rPr>
                <w:sz w:val="16"/>
              </w:rPr>
              <w:t>Short</w:t>
            </w:r>
          </w:p>
        </w:tc>
        <w:tc>
          <w:tcPr>
            <w:tcW w:w="590" w:type="dxa"/>
            <w:tcBorders>
              <w:top w:val="nil"/>
              <w:left w:val="nil"/>
              <w:bottom w:val="single" w:color="000000" w:sz="3" w:space="0"/>
              <w:right w:val="nil"/>
            </w:tcBorders>
          </w:tcPr>
          <w:p w:rsidR="001742B9" w:rsidRDefault="00256ADB" w14:paraId="6CCE52F3" w14:textId="77777777">
            <w:pPr>
              <w:spacing w:after="0" w:line="259" w:lineRule="auto"/>
              <w:ind w:left="98" w:right="0" w:firstLine="0"/>
              <w:jc w:val="left"/>
            </w:pPr>
            <w:r>
              <w:rPr>
                <w:sz w:val="16"/>
              </w:rPr>
              <w:t>Diff</w:t>
            </w:r>
          </w:p>
        </w:tc>
      </w:tr>
      <w:tr w:rsidR="001742B9" w14:paraId="7FF1C001" w14:textId="77777777">
        <w:trPr>
          <w:trHeight w:val="192"/>
        </w:trPr>
        <w:tc>
          <w:tcPr>
            <w:tcW w:w="2170" w:type="dxa"/>
            <w:tcBorders>
              <w:top w:val="single" w:color="000000" w:sz="3" w:space="0"/>
              <w:left w:val="nil"/>
              <w:bottom w:val="nil"/>
              <w:right w:val="nil"/>
            </w:tcBorders>
          </w:tcPr>
          <w:p w:rsidR="001742B9" w:rsidRDefault="00256ADB" w14:paraId="3C69289F" w14:textId="77777777">
            <w:pPr>
              <w:spacing w:after="0" w:line="259" w:lineRule="auto"/>
              <w:ind w:left="120" w:right="0" w:firstLine="0"/>
              <w:jc w:val="left"/>
            </w:pPr>
            <w:r>
              <w:rPr>
                <w:sz w:val="16"/>
              </w:rPr>
              <w:t>Food Expenditure Share</w:t>
            </w:r>
          </w:p>
        </w:tc>
        <w:tc>
          <w:tcPr>
            <w:tcW w:w="672" w:type="dxa"/>
            <w:tcBorders>
              <w:top w:val="single" w:color="000000" w:sz="3" w:space="0"/>
              <w:left w:val="nil"/>
              <w:bottom w:val="nil"/>
              <w:right w:val="nil"/>
            </w:tcBorders>
          </w:tcPr>
          <w:p w:rsidR="001742B9" w:rsidRDefault="00256ADB" w14:paraId="29484304" w14:textId="77777777">
            <w:pPr>
              <w:spacing w:after="0" w:line="259" w:lineRule="auto"/>
              <w:ind w:left="66" w:right="0" w:firstLine="0"/>
              <w:jc w:val="left"/>
            </w:pPr>
            <w:r>
              <w:rPr>
                <w:sz w:val="16"/>
              </w:rPr>
              <w:t>0.78</w:t>
            </w:r>
          </w:p>
        </w:tc>
        <w:tc>
          <w:tcPr>
            <w:tcW w:w="672" w:type="dxa"/>
            <w:tcBorders>
              <w:top w:val="single" w:color="000000" w:sz="3" w:space="0"/>
              <w:left w:val="nil"/>
              <w:bottom w:val="nil"/>
              <w:right w:val="nil"/>
            </w:tcBorders>
          </w:tcPr>
          <w:p w:rsidR="001742B9" w:rsidRDefault="00256ADB" w14:paraId="543FAF78" w14:textId="77777777">
            <w:pPr>
              <w:spacing w:after="0" w:line="259" w:lineRule="auto"/>
              <w:ind w:left="66" w:right="0" w:firstLine="0"/>
              <w:jc w:val="left"/>
            </w:pPr>
            <w:r>
              <w:rPr>
                <w:sz w:val="16"/>
              </w:rPr>
              <w:t>0.80</w:t>
            </w:r>
          </w:p>
        </w:tc>
        <w:tc>
          <w:tcPr>
            <w:tcW w:w="851" w:type="dxa"/>
            <w:tcBorders>
              <w:top w:val="single" w:color="000000" w:sz="3" w:space="0"/>
              <w:left w:val="nil"/>
              <w:bottom w:val="nil"/>
              <w:right w:val="nil"/>
            </w:tcBorders>
          </w:tcPr>
          <w:p w:rsidR="001742B9" w:rsidRDefault="00256ADB" w14:paraId="2A3B5F38" w14:textId="77777777">
            <w:pPr>
              <w:spacing w:after="0" w:line="259" w:lineRule="auto"/>
              <w:ind w:left="155" w:right="0" w:firstLine="0"/>
              <w:jc w:val="left"/>
            </w:pPr>
            <w:r>
              <w:rPr>
                <w:sz w:val="16"/>
              </w:rPr>
              <w:t>0.02</w:t>
            </w:r>
          </w:p>
        </w:tc>
        <w:tc>
          <w:tcPr>
            <w:tcW w:w="552" w:type="dxa"/>
            <w:tcBorders>
              <w:top w:val="single" w:color="000000" w:sz="3" w:space="0"/>
              <w:left w:val="nil"/>
              <w:bottom w:val="nil"/>
              <w:right w:val="nil"/>
            </w:tcBorders>
          </w:tcPr>
          <w:p w:rsidR="001742B9" w:rsidRDefault="00256ADB" w14:paraId="42C0ABE7" w14:textId="77777777">
            <w:pPr>
              <w:spacing w:after="0" w:line="259" w:lineRule="auto"/>
              <w:ind w:left="66" w:right="0" w:firstLine="0"/>
              <w:jc w:val="left"/>
            </w:pPr>
            <w:r>
              <w:rPr>
                <w:sz w:val="16"/>
              </w:rPr>
              <w:t>0.65</w:t>
            </w:r>
          </w:p>
        </w:tc>
        <w:tc>
          <w:tcPr>
            <w:tcW w:w="792" w:type="dxa"/>
            <w:tcBorders>
              <w:top w:val="single" w:color="000000" w:sz="3" w:space="0"/>
              <w:left w:val="nil"/>
              <w:bottom w:val="nil"/>
              <w:right w:val="nil"/>
            </w:tcBorders>
          </w:tcPr>
          <w:p w:rsidR="001742B9" w:rsidRDefault="00256ADB" w14:paraId="748F9E79" w14:textId="77777777">
            <w:pPr>
              <w:spacing w:after="0" w:line="259" w:lineRule="auto"/>
              <w:ind w:left="186" w:right="0" w:firstLine="0"/>
              <w:jc w:val="left"/>
            </w:pPr>
            <w:r>
              <w:rPr>
                <w:sz w:val="16"/>
              </w:rPr>
              <w:t>0.78</w:t>
            </w:r>
          </w:p>
        </w:tc>
        <w:tc>
          <w:tcPr>
            <w:tcW w:w="590" w:type="dxa"/>
            <w:tcBorders>
              <w:top w:val="single" w:color="000000" w:sz="3" w:space="0"/>
              <w:left w:val="nil"/>
              <w:bottom w:val="nil"/>
              <w:right w:val="nil"/>
            </w:tcBorders>
          </w:tcPr>
          <w:p w:rsidR="001742B9" w:rsidRDefault="00256ADB" w14:paraId="44BF74D4" w14:textId="77777777">
            <w:pPr>
              <w:spacing w:after="0" w:line="259" w:lineRule="auto"/>
              <w:ind w:left="0" w:right="0" w:firstLine="0"/>
              <w:jc w:val="left"/>
            </w:pPr>
            <w:r>
              <w:rPr>
                <w:sz w:val="16"/>
              </w:rPr>
              <w:t>0.12**</w:t>
            </w:r>
          </w:p>
        </w:tc>
      </w:tr>
      <w:tr w:rsidR="001742B9" w14:paraId="4F3E3EBE" w14:textId="77777777">
        <w:trPr>
          <w:trHeight w:val="189"/>
        </w:trPr>
        <w:tc>
          <w:tcPr>
            <w:tcW w:w="2170" w:type="dxa"/>
            <w:tcBorders>
              <w:top w:val="nil"/>
              <w:left w:val="nil"/>
              <w:bottom w:val="nil"/>
              <w:right w:val="nil"/>
            </w:tcBorders>
          </w:tcPr>
          <w:p w:rsidR="001742B9" w:rsidRDefault="001742B9" w14:paraId="785FE224"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117381FB" w14:textId="77777777">
            <w:pPr>
              <w:spacing w:after="0" w:line="259" w:lineRule="auto"/>
              <w:ind w:left="0" w:right="0" w:firstLine="0"/>
              <w:jc w:val="left"/>
            </w:pPr>
            <w:r>
              <w:rPr>
                <w:sz w:val="16"/>
              </w:rPr>
              <w:t>(0.15)</w:t>
            </w:r>
          </w:p>
        </w:tc>
        <w:tc>
          <w:tcPr>
            <w:tcW w:w="672" w:type="dxa"/>
            <w:tcBorders>
              <w:top w:val="nil"/>
              <w:left w:val="nil"/>
              <w:bottom w:val="nil"/>
              <w:right w:val="nil"/>
            </w:tcBorders>
          </w:tcPr>
          <w:p w:rsidR="001742B9" w:rsidRDefault="00256ADB" w14:paraId="174E3A40" w14:textId="77777777">
            <w:pPr>
              <w:spacing w:after="0" w:line="259" w:lineRule="auto"/>
              <w:ind w:left="0" w:right="0" w:firstLine="0"/>
              <w:jc w:val="left"/>
            </w:pPr>
            <w:r>
              <w:rPr>
                <w:sz w:val="16"/>
              </w:rPr>
              <w:t>(0.17)</w:t>
            </w:r>
          </w:p>
        </w:tc>
        <w:tc>
          <w:tcPr>
            <w:tcW w:w="851" w:type="dxa"/>
            <w:tcBorders>
              <w:top w:val="nil"/>
              <w:left w:val="nil"/>
              <w:bottom w:val="nil"/>
              <w:right w:val="nil"/>
            </w:tcBorders>
          </w:tcPr>
          <w:p w:rsidR="001742B9" w:rsidRDefault="00256ADB" w14:paraId="2F1D6857" w14:textId="77777777">
            <w:pPr>
              <w:spacing w:after="0" w:line="259" w:lineRule="auto"/>
              <w:ind w:left="90" w:right="0" w:firstLine="0"/>
              <w:jc w:val="left"/>
            </w:pPr>
            <w:r>
              <w:rPr>
                <w:sz w:val="16"/>
              </w:rPr>
              <w:t>(0.06)</w:t>
            </w:r>
          </w:p>
        </w:tc>
        <w:tc>
          <w:tcPr>
            <w:tcW w:w="552" w:type="dxa"/>
            <w:tcBorders>
              <w:top w:val="nil"/>
              <w:left w:val="nil"/>
              <w:bottom w:val="nil"/>
              <w:right w:val="nil"/>
            </w:tcBorders>
          </w:tcPr>
          <w:p w:rsidR="001742B9" w:rsidRDefault="00256ADB" w14:paraId="1638A933" w14:textId="77777777">
            <w:pPr>
              <w:spacing w:after="0" w:line="259" w:lineRule="auto"/>
              <w:ind w:left="0" w:right="0" w:firstLine="0"/>
              <w:jc w:val="left"/>
            </w:pPr>
            <w:r>
              <w:rPr>
                <w:sz w:val="16"/>
              </w:rPr>
              <w:t>(0.26)</w:t>
            </w:r>
          </w:p>
        </w:tc>
        <w:tc>
          <w:tcPr>
            <w:tcW w:w="792" w:type="dxa"/>
            <w:tcBorders>
              <w:top w:val="nil"/>
              <w:left w:val="nil"/>
              <w:bottom w:val="nil"/>
              <w:right w:val="nil"/>
            </w:tcBorders>
          </w:tcPr>
          <w:p w:rsidR="001742B9" w:rsidRDefault="00256ADB" w14:paraId="16BFC9F8" w14:textId="77777777">
            <w:pPr>
              <w:spacing w:after="0" w:line="259" w:lineRule="auto"/>
              <w:ind w:left="120" w:right="0" w:firstLine="0"/>
              <w:jc w:val="left"/>
            </w:pPr>
            <w:r>
              <w:rPr>
                <w:sz w:val="16"/>
              </w:rPr>
              <w:t>(0.21)</w:t>
            </w:r>
          </w:p>
        </w:tc>
        <w:tc>
          <w:tcPr>
            <w:tcW w:w="590" w:type="dxa"/>
            <w:tcBorders>
              <w:top w:val="nil"/>
              <w:left w:val="nil"/>
              <w:bottom w:val="nil"/>
              <w:right w:val="nil"/>
            </w:tcBorders>
          </w:tcPr>
          <w:p w:rsidR="001742B9" w:rsidRDefault="00256ADB" w14:paraId="56B3EAA9" w14:textId="77777777">
            <w:pPr>
              <w:spacing w:after="0" w:line="259" w:lineRule="auto"/>
              <w:ind w:left="19" w:right="0" w:firstLine="0"/>
              <w:jc w:val="left"/>
            </w:pPr>
            <w:r>
              <w:rPr>
                <w:sz w:val="16"/>
              </w:rPr>
              <w:t>(0.00)</w:t>
            </w:r>
          </w:p>
        </w:tc>
      </w:tr>
      <w:tr w:rsidR="001742B9" w14:paraId="1EFAE950" w14:textId="77777777">
        <w:trPr>
          <w:trHeight w:val="189"/>
        </w:trPr>
        <w:tc>
          <w:tcPr>
            <w:tcW w:w="2170" w:type="dxa"/>
            <w:tcBorders>
              <w:top w:val="nil"/>
              <w:left w:val="nil"/>
              <w:bottom w:val="nil"/>
              <w:right w:val="nil"/>
            </w:tcBorders>
          </w:tcPr>
          <w:p w:rsidR="001742B9" w:rsidRDefault="00256ADB" w14:paraId="21F9E7B3" w14:textId="77777777">
            <w:pPr>
              <w:spacing w:after="0" w:line="259" w:lineRule="auto"/>
              <w:ind w:left="120" w:right="0" w:firstLine="0"/>
              <w:jc w:val="left"/>
            </w:pPr>
            <w:r>
              <w:rPr>
                <w:sz w:val="16"/>
              </w:rPr>
              <w:t>FES &lt; 50 percent</w:t>
            </w:r>
          </w:p>
        </w:tc>
        <w:tc>
          <w:tcPr>
            <w:tcW w:w="672" w:type="dxa"/>
            <w:tcBorders>
              <w:top w:val="nil"/>
              <w:left w:val="nil"/>
              <w:bottom w:val="nil"/>
              <w:right w:val="nil"/>
            </w:tcBorders>
          </w:tcPr>
          <w:p w:rsidR="001742B9" w:rsidRDefault="00256ADB" w14:paraId="0B3A8E5B" w14:textId="77777777">
            <w:pPr>
              <w:spacing w:after="0" w:line="259" w:lineRule="auto"/>
              <w:ind w:left="66" w:right="0" w:firstLine="0"/>
              <w:jc w:val="left"/>
            </w:pPr>
            <w:r>
              <w:rPr>
                <w:sz w:val="16"/>
              </w:rPr>
              <w:t>0.04</w:t>
            </w:r>
          </w:p>
        </w:tc>
        <w:tc>
          <w:tcPr>
            <w:tcW w:w="672" w:type="dxa"/>
            <w:tcBorders>
              <w:top w:val="nil"/>
              <w:left w:val="nil"/>
              <w:bottom w:val="nil"/>
              <w:right w:val="nil"/>
            </w:tcBorders>
          </w:tcPr>
          <w:p w:rsidR="001742B9" w:rsidRDefault="00256ADB" w14:paraId="6073E1BE" w14:textId="77777777">
            <w:pPr>
              <w:spacing w:after="0" w:line="259" w:lineRule="auto"/>
              <w:ind w:left="66" w:right="0" w:firstLine="0"/>
              <w:jc w:val="left"/>
            </w:pPr>
            <w:r>
              <w:rPr>
                <w:sz w:val="16"/>
              </w:rPr>
              <w:t>0.06</w:t>
            </w:r>
          </w:p>
        </w:tc>
        <w:tc>
          <w:tcPr>
            <w:tcW w:w="851" w:type="dxa"/>
            <w:tcBorders>
              <w:top w:val="nil"/>
              <w:left w:val="nil"/>
              <w:bottom w:val="nil"/>
              <w:right w:val="nil"/>
            </w:tcBorders>
          </w:tcPr>
          <w:p w:rsidR="001742B9" w:rsidRDefault="00256ADB" w14:paraId="58A82810" w14:textId="77777777">
            <w:pPr>
              <w:spacing w:after="0" w:line="259" w:lineRule="auto"/>
              <w:ind w:left="155" w:right="0" w:firstLine="0"/>
              <w:jc w:val="left"/>
            </w:pPr>
            <w:r>
              <w:rPr>
                <w:sz w:val="16"/>
              </w:rPr>
              <w:t>0.02</w:t>
            </w:r>
          </w:p>
        </w:tc>
        <w:tc>
          <w:tcPr>
            <w:tcW w:w="552" w:type="dxa"/>
            <w:tcBorders>
              <w:top w:val="nil"/>
              <w:left w:val="nil"/>
              <w:bottom w:val="nil"/>
              <w:right w:val="nil"/>
            </w:tcBorders>
          </w:tcPr>
          <w:p w:rsidR="001742B9" w:rsidRDefault="00256ADB" w14:paraId="4615D92F" w14:textId="77777777">
            <w:pPr>
              <w:spacing w:after="0" w:line="259" w:lineRule="auto"/>
              <w:ind w:left="66" w:right="0" w:firstLine="0"/>
              <w:jc w:val="left"/>
            </w:pPr>
            <w:r>
              <w:rPr>
                <w:sz w:val="16"/>
              </w:rPr>
              <w:t>0.22</w:t>
            </w:r>
          </w:p>
        </w:tc>
        <w:tc>
          <w:tcPr>
            <w:tcW w:w="792" w:type="dxa"/>
            <w:tcBorders>
              <w:top w:val="nil"/>
              <w:left w:val="nil"/>
              <w:bottom w:val="nil"/>
              <w:right w:val="nil"/>
            </w:tcBorders>
          </w:tcPr>
          <w:p w:rsidR="001742B9" w:rsidRDefault="00256ADB" w14:paraId="4F39C514" w14:textId="77777777">
            <w:pPr>
              <w:spacing w:after="0" w:line="259" w:lineRule="auto"/>
              <w:ind w:left="186" w:right="0" w:firstLine="0"/>
              <w:jc w:val="left"/>
            </w:pPr>
            <w:r>
              <w:rPr>
                <w:sz w:val="16"/>
              </w:rPr>
              <w:t>0.12</w:t>
            </w:r>
          </w:p>
        </w:tc>
        <w:tc>
          <w:tcPr>
            <w:tcW w:w="590" w:type="dxa"/>
            <w:tcBorders>
              <w:top w:val="nil"/>
              <w:left w:val="nil"/>
              <w:bottom w:val="nil"/>
              <w:right w:val="nil"/>
            </w:tcBorders>
          </w:tcPr>
          <w:p w:rsidR="001742B9" w:rsidRDefault="00256ADB" w14:paraId="764A6468" w14:textId="77777777">
            <w:pPr>
              <w:spacing w:after="0" w:line="259" w:lineRule="auto"/>
              <w:ind w:left="57" w:right="0" w:firstLine="0"/>
              <w:jc w:val="left"/>
            </w:pPr>
            <w:r>
              <w:rPr>
                <w:sz w:val="16"/>
              </w:rPr>
              <w:t>-0.10</w:t>
            </w:r>
          </w:p>
        </w:tc>
      </w:tr>
      <w:tr w:rsidR="001742B9" w14:paraId="225443F2" w14:textId="77777777">
        <w:trPr>
          <w:trHeight w:val="189"/>
        </w:trPr>
        <w:tc>
          <w:tcPr>
            <w:tcW w:w="2170" w:type="dxa"/>
            <w:tcBorders>
              <w:top w:val="nil"/>
              <w:left w:val="nil"/>
              <w:bottom w:val="nil"/>
              <w:right w:val="nil"/>
            </w:tcBorders>
          </w:tcPr>
          <w:p w:rsidR="001742B9" w:rsidRDefault="001742B9" w14:paraId="1AD55B63"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061F96B9" w14:textId="77777777">
            <w:pPr>
              <w:spacing w:after="0" w:line="259" w:lineRule="auto"/>
              <w:ind w:left="0" w:right="0" w:firstLine="0"/>
              <w:jc w:val="left"/>
            </w:pPr>
            <w:r>
              <w:rPr>
                <w:sz w:val="16"/>
              </w:rPr>
              <w:t>(0.20)</w:t>
            </w:r>
          </w:p>
        </w:tc>
        <w:tc>
          <w:tcPr>
            <w:tcW w:w="672" w:type="dxa"/>
            <w:tcBorders>
              <w:top w:val="nil"/>
              <w:left w:val="nil"/>
              <w:bottom w:val="nil"/>
              <w:right w:val="nil"/>
            </w:tcBorders>
          </w:tcPr>
          <w:p w:rsidR="001742B9" w:rsidRDefault="00256ADB" w14:paraId="04E5DBB3" w14:textId="77777777">
            <w:pPr>
              <w:spacing w:after="0" w:line="259" w:lineRule="auto"/>
              <w:ind w:left="0" w:right="0" w:firstLine="0"/>
              <w:jc w:val="left"/>
            </w:pPr>
            <w:r>
              <w:rPr>
                <w:sz w:val="16"/>
              </w:rPr>
              <w:t>(0.24)</w:t>
            </w:r>
          </w:p>
        </w:tc>
        <w:tc>
          <w:tcPr>
            <w:tcW w:w="851" w:type="dxa"/>
            <w:tcBorders>
              <w:top w:val="nil"/>
              <w:left w:val="nil"/>
              <w:bottom w:val="nil"/>
              <w:right w:val="nil"/>
            </w:tcBorders>
          </w:tcPr>
          <w:p w:rsidR="001742B9" w:rsidRDefault="00256ADB" w14:paraId="012A271E" w14:textId="77777777">
            <w:pPr>
              <w:spacing w:after="0" w:line="259" w:lineRule="auto"/>
              <w:ind w:left="90" w:right="0" w:firstLine="0"/>
              <w:jc w:val="left"/>
            </w:pPr>
            <w:r>
              <w:rPr>
                <w:sz w:val="16"/>
              </w:rPr>
              <w:t>(0.33)</w:t>
            </w:r>
          </w:p>
        </w:tc>
        <w:tc>
          <w:tcPr>
            <w:tcW w:w="552" w:type="dxa"/>
            <w:tcBorders>
              <w:top w:val="nil"/>
              <w:left w:val="nil"/>
              <w:bottom w:val="nil"/>
              <w:right w:val="nil"/>
            </w:tcBorders>
          </w:tcPr>
          <w:p w:rsidR="001742B9" w:rsidRDefault="00256ADB" w14:paraId="492B4925" w14:textId="77777777">
            <w:pPr>
              <w:spacing w:after="0" w:line="259" w:lineRule="auto"/>
              <w:ind w:left="0" w:right="0" w:firstLine="0"/>
              <w:jc w:val="left"/>
            </w:pPr>
            <w:r>
              <w:rPr>
                <w:sz w:val="16"/>
              </w:rPr>
              <w:t>(0.41)</w:t>
            </w:r>
          </w:p>
        </w:tc>
        <w:tc>
          <w:tcPr>
            <w:tcW w:w="792" w:type="dxa"/>
            <w:tcBorders>
              <w:top w:val="nil"/>
              <w:left w:val="nil"/>
              <w:bottom w:val="nil"/>
              <w:right w:val="nil"/>
            </w:tcBorders>
          </w:tcPr>
          <w:p w:rsidR="001742B9" w:rsidRDefault="00256ADB" w14:paraId="1CA1E078" w14:textId="77777777">
            <w:pPr>
              <w:spacing w:after="0" w:line="259" w:lineRule="auto"/>
              <w:ind w:left="120" w:right="0" w:firstLine="0"/>
              <w:jc w:val="left"/>
            </w:pPr>
            <w:r>
              <w:rPr>
                <w:sz w:val="16"/>
              </w:rPr>
              <w:t>(0.33)</w:t>
            </w:r>
          </w:p>
        </w:tc>
        <w:tc>
          <w:tcPr>
            <w:tcW w:w="590" w:type="dxa"/>
            <w:tcBorders>
              <w:top w:val="nil"/>
              <w:left w:val="nil"/>
              <w:bottom w:val="nil"/>
              <w:right w:val="nil"/>
            </w:tcBorders>
          </w:tcPr>
          <w:p w:rsidR="001742B9" w:rsidRDefault="00256ADB" w14:paraId="092D1A3D" w14:textId="77777777">
            <w:pPr>
              <w:spacing w:after="0" w:line="259" w:lineRule="auto"/>
              <w:ind w:left="19" w:right="0" w:firstLine="0"/>
              <w:jc w:val="left"/>
            </w:pPr>
            <w:r>
              <w:rPr>
                <w:sz w:val="16"/>
              </w:rPr>
              <w:t>(0.12)</w:t>
            </w:r>
          </w:p>
        </w:tc>
      </w:tr>
      <w:tr w:rsidR="001742B9" w14:paraId="3E48432C" w14:textId="77777777">
        <w:trPr>
          <w:trHeight w:val="189"/>
        </w:trPr>
        <w:tc>
          <w:tcPr>
            <w:tcW w:w="2170" w:type="dxa"/>
            <w:tcBorders>
              <w:top w:val="nil"/>
              <w:left w:val="nil"/>
              <w:bottom w:val="nil"/>
              <w:right w:val="nil"/>
            </w:tcBorders>
          </w:tcPr>
          <w:p w:rsidR="001742B9" w:rsidRDefault="00256ADB" w14:paraId="15BF4DB8" w14:textId="77777777">
            <w:pPr>
              <w:spacing w:after="0" w:line="259" w:lineRule="auto"/>
              <w:ind w:left="120" w:right="0" w:firstLine="0"/>
              <w:jc w:val="left"/>
            </w:pPr>
            <w:r>
              <w:rPr>
                <w:sz w:val="16"/>
              </w:rPr>
              <w:t>FES: 50-65 percent</w:t>
            </w:r>
          </w:p>
        </w:tc>
        <w:tc>
          <w:tcPr>
            <w:tcW w:w="672" w:type="dxa"/>
            <w:tcBorders>
              <w:top w:val="nil"/>
              <w:left w:val="nil"/>
              <w:bottom w:val="nil"/>
              <w:right w:val="nil"/>
            </w:tcBorders>
          </w:tcPr>
          <w:p w:rsidR="001742B9" w:rsidRDefault="00256ADB" w14:paraId="67154529" w14:textId="77777777">
            <w:pPr>
              <w:spacing w:after="0" w:line="259" w:lineRule="auto"/>
              <w:ind w:left="66" w:right="0" w:firstLine="0"/>
              <w:jc w:val="left"/>
            </w:pPr>
            <w:r>
              <w:rPr>
                <w:sz w:val="16"/>
              </w:rPr>
              <w:t>0.08</w:t>
            </w:r>
          </w:p>
        </w:tc>
        <w:tc>
          <w:tcPr>
            <w:tcW w:w="672" w:type="dxa"/>
            <w:tcBorders>
              <w:top w:val="nil"/>
              <w:left w:val="nil"/>
              <w:bottom w:val="nil"/>
              <w:right w:val="nil"/>
            </w:tcBorders>
          </w:tcPr>
          <w:p w:rsidR="001742B9" w:rsidRDefault="00256ADB" w14:paraId="360B3460" w14:textId="77777777">
            <w:pPr>
              <w:spacing w:after="0" w:line="259" w:lineRule="auto"/>
              <w:ind w:left="66" w:right="0" w:firstLine="0"/>
              <w:jc w:val="left"/>
            </w:pPr>
            <w:r>
              <w:rPr>
                <w:sz w:val="16"/>
              </w:rPr>
              <w:t>0.10</w:t>
            </w:r>
          </w:p>
        </w:tc>
        <w:tc>
          <w:tcPr>
            <w:tcW w:w="851" w:type="dxa"/>
            <w:tcBorders>
              <w:top w:val="nil"/>
              <w:left w:val="nil"/>
              <w:bottom w:val="nil"/>
              <w:right w:val="nil"/>
            </w:tcBorders>
          </w:tcPr>
          <w:p w:rsidR="001742B9" w:rsidRDefault="00256ADB" w14:paraId="66E511BA" w14:textId="77777777">
            <w:pPr>
              <w:spacing w:after="0" w:line="259" w:lineRule="auto"/>
              <w:ind w:left="155" w:right="0" w:firstLine="0"/>
              <w:jc w:val="left"/>
            </w:pPr>
            <w:r>
              <w:rPr>
                <w:sz w:val="16"/>
              </w:rPr>
              <w:t>0.02</w:t>
            </w:r>
          </w:p>
        </w:tc>
        <w:tc>
          <w:tcPr>
            <w:tcW w:w="552" w:type="dxa"/>
            <w:tcBorders>
              <w:top w:val="nil"/>
              <w:left w:val="nil"/>
              <w:bottom w:val="nil"/>
              <w:right w:val="nil"/>
            </w:tcBorders>
          </w:tcPr>
          <w:p w:rsidR="001742B9" w:rsidRDefault="00256ADB" w14:paraId="7CE5F804" w14:textId="77777777">
            <w:pPr>
              <w:spacing w:after="0" w:line="259" w:lineRule="auto"/>
              <w:ind w:left="66" w:right="0" w:firstLine="0"/>
              <w:jc w:val="left"/>
            </w:pPr>
            <w:r>
              <w:rPr>
                <w:sz w:val="16"/>
              </w:rPr>
              <w:t>0.18</w:t>
            </w:r>
          </w:p>
        </w:tc>
        <w:tc>
          <w:tcPr>
            <w:tcW w:w="792" w:type="dxa"/>
            <w:tcBorders>
              <w:top w:val="nil"/>
              <w:left w:val="nil"/>
              <w:bottom w:val="nil"/>
              <w:right w:val="nil"/>
            </w:tcBorders>
          </w:tcPr>
          <w:p w:rsidR="001742B9" w:rsidRDefault="00256ADB" w14:paraId="1D689D6D" w14:textId="77777777">
            <w:pPr>
              <w:spacing w:after="0" w:line="259" w:lineRule="auto"/>
              <w:ind w:left="186" w:right="0" w:firstLine="0"/>
              <w:jc w:val="left"/>
            </w:pPr>
            <w:r>
              <w:rPr>
                <w:sz w:val="16"/>
              </w:rPr>
              <w:t>0.16</w:t>
            </w:r>
          </w:p>
        </w:tc>
        <w:tc>
          <w:tcPr>
            <w:tcW w:w="590" w:type="dxa"/>
            <w:tcBorders>
              <w:top w:val="nil"/>
              <w:left w:val="nil"/>
              <w:bottom w:val="nil"/>
              <w:right w:val="nil"/>
            </w:tcBorders>
          </w:tcPr>
          <w:p w:rsidR="001742B9" w:rsidRDefault="00256ADB" w14:paraId="516C2EB2" w14:textId="77777777">
            <w:pPr>
              <w:spacing w:after="0" w:line="259" w:lineRule="auto"/>
              <w:ind w:left="57" w:right="0" w:firstLine="0"/>
              <w:jc w:val="left"/>
            </w:pPr>
            <w:r>
              <w:rPr>
                <w:sz w:val="16"/>
              </w:rPr>
              <w:t>-0.02</w:t>
            </w:r>
          </w:p>
        </w:tc>
      </w:tr>
      <w:tr w:rsidR="001742B9" w14:paraId="2CAA8DA3" w14:textId="77777777">
        <w:trPr>
          <w:trHeight w:val="189"/>
        </w:trPr>
        <w:tc>
          <w:tcPr>
            <w:tcW w:w="2170" w:type="dxa"/>
            <w:tcBorders>
              <w:top w:val="nil"/>
              <w:left w:val="nil"/>
              <w:bottom w:val="nil"/>
              <w:right w:val="nil"/>
            </w:tcBorders>
          </w:tcPr>
          <w:p w:rsidR="001742B9" w:rsidRDefault="001742B9" w14:paraId="7545C706"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10F11B6E" w14:textId="77777777">
            <w:pPr>
              <w:spacing w:after="0" w:line="259" w:lineRule="auto"/>
              <w:ind w:left="0" w:right="0" w:firstLine="0"/>
              <w:jc w:val="left"/>
            </w:pPr>
            <w:r>
              <w:rPr>
                <w:sz w:val="16"/>
              </w:rPr>
              <w:t>(0.28)</w:t>
            </w:r>
          </w:p>
        </w:tc>
        <w:tc>
          <w:tcPr>
            <w:tcW w:w="672" w:type="dxa"/>
            <w:tcBorders>
              <w:top w:val="nil"/>
              <w:left w:val="nil"/>
              <w:bottom w:val="nil"/>
              <w:right w:val="nil"/>
            </w:tcBorders>
          </w:tcPr>
          <w:p w:rsidR="001742B9" w:rsidRDefault="00256ADB" w14:paraId="0CB6142B" w14:textId="77777777">
            <w:pPr>
              <w:spacing w:after="0" w:line="259" w:lineRule="auto"/>
              <w:ind w:left="0" w:right="0" w:firstLine="0"/>
              <w:jc w:val="left"/>
            </w:pPr>
            <w:r>
              <w:rPr>
                <w:sz w:val="16"/>
              </w:rPr>
              <w:t>(0.30)</w:t>
            </w:r>
          </w:p>
        </w:tc>
        <w:tc>
          <w:tcPr>
            <w:tcW w:w="851" w:type="dxa"/>
            <w:tcBorders>
              <w:top w:val="nil"/>
              <w:left w:val="nil"/>
              <w:bottom w:val="nil"/>
              <w:right w:val="nil"/>
            </w:tcBorders>
          </w:tcPr>
          <w:p w:rsidR="001742B9" w:rsidRDefault="00256ADB" w14:paraId="40307ADB" w14:textId="77777777">
            <w:pPr>
              <w:spacing w:after="0" w:line="259" w:lineRule="auto"/>
              <w:ind w:left="90" w:right="0" w:firstLine="0"/>
              <w:jc w:val="left"/>
            </w:pPr>
            <w:r>
              <w:rPr>
                <w:sz w:val="16"/>
              </w:rPr>
              <w:t>(0.40)</w:t>
            </w:r>
          </w:p>
        </w:tc>
        <w:tc>
          <w:tcPr>
            <w:tcW w:w="552" w:type="dxa"/>
            <w:tcBorders>
              <w:top w:val="nil"/>
              <w:left w:val="nil"/>
              <w:bottom w:val="nil"/>
              <w:right w:val="nil"/>
            </w:tcBorders>
          </w:tcPr>
          <w:p w:rsidR="001742B9" w:rsidRDefault="00256ADB" w14:paraId="1EE5F71B" w14:textId="77777777">
            <w:pPr>
              <w:spacing w:after="0" w:line="259" w:lineRule="auto"/>
              <w:ind w:left="0" w:right="0" w:firstLine="0"/>
              <w:jc w:val="left"/>
            </w:pPr>
            <w:r>
              <w:rPr>
                <w:sz w:val="16"/>
              </w:rPr>
              <w:t>(0.39)</w:t>
            </w:r>
          </w:p>
        </w:tc>
        <w:tc>
          <w:tcPr>
            <w:tcW w:w="792" w:type="dxa"/>
            <w:tcBorders>
              <w:top w:val="nil"/>
              <w:left w:val="nil"/>
              <w:bottom w:val="nil"/>
              <w:right w:val="nil"/>
            </w:tcBorders>
          </w:tcPr>
          <w:p w:rsidR="001742B9" w:rsidRDefault="00256ADB" w14:paraId="77458E96" w14:textId="77777777">
            <w:pPr>
              <w:spacing w:after="0" w:line="259" w:lineRule="auto"/>
              <w:ind w:left="120" w:right="0" w:firstLine="0"/>
              <w:jc w:val="left"/>
            </w:pPr>
            <w:r>
              <w:rPr>
                <w:sz w:val="16"/>
              </w:rPr>
              <w:t>(0.37)</w:t>
            </w:r>
          </w:p>
        </w:tc>
        <w:tc>
          <w:tcPr>
            <w:tcW w:w="590" w:type="dxa"/>
            <w:tcBorders>
              <w:top w:val="nil"/>
              <w:left w:val="nil"/>
              <w:bottom w:val="nil"/>
              <w:right w:val="nil"/>
            </w:tcBorders>
          </w:tcPr>
          <w:p w:rsidR="001742B9" w:rsidRDefault="00256ADB" w14:paraId="427C1125" w14:textId="77777777">
            <w:pPr>
              <w:spacing w:after="0" w:line="259" w:lineRule="auto"/>
              <w:ind w:left="19" w:right="0" w:firstLine="0"/>
              <w:jc w:val="left"/>
            </w:pPr>
            <w:r>
              <w:rPr>
                <w:sz w:val="16"/>
              </w:rPr>
              <w:t>(0.73)</w:t>
            </w:r>
          </w:p>
        </w:tc>
      </w:tr>
      <w:tr w:rsidR="001742B9" w14:paraId="1D45DC3E" w14:textId="77777777">
        <w:trPr>
          <w:trHeight w:val="189"/>
        </w:trPr>
        <w:tc>
          <w:tcPr>
            <w:tcW w:w="2170" w:type="dxa"/>
            <w:tcBorders>
              <w:top w:val="nil"/>
              <w:left w:val="nil"/>
              <w:bottom w:val="nil"/>
              <w:right w:val="nil"/>
            </w:tcBorders>
          </w:tcPr>
          <w:p w:rsidR="001742B9" w:rsidRDefault="00256ADB" w14:paraId="26086DD9" w14:textId="77777777">
            <w:pPr>
              <w:spacing w:after="0" w:line="259" w:lineRule="auto"/>
              <w:ind w:left="120" w:right="0" w:firstLine="0"/>
              <w:jc w:val="left"/>
            </w:pPr>
            <w:r>
              <w:rPr>
                <w:sz w:val="16"/>
              </w:rPr>
              <w:t>FES: 65-75 percent</w:t>
            </w:r>
          </w:p>
        </w:tc>
        <w:tc>
          <w:tcPr>
            <w:tcW w:w="672" w:type="dxa"/>
            <w:tcBorders>
              <w:top w:val="nil"/>
              <w:left w:val="nil"/>
              <w:bottom w:val="nil"/>
              <w:right w:val="nil"/>
            </w:tcBorders>
          </w:tcPr>
          <w:p w:rsidR="001742B9" w:rsidRDefault="00256ADB" w14:paraId="2C6AEA2F" w14:textId="77777777">
            <w:pPr>
              <w:spacing w:after="0" w:line="259" w:lineRule="auto"/>
              <w:ind w:left="66" w:right="0" w:firstLine="0"/>
              <w:jc w:val="left"/>
            </w:pPr>
            <w:r>
              <w:rPr>
                <w:sz w:val="16"/>
              </w:rPr>
              <w:t>0.23</w:t>
            </w:r>
          </w:p>
        </w:tc>
        <w:tc>
          <w:tcPr>
            <w:tcW w:w="672" w:type="dxa"/>
            <w:tcBorders>
              <w:top w:val="nil"/>
              <w:left w:val="nil"/>
              <w:bottom w:val="nil"/>
              <w:right w:val="nil"/>
            </w:tcBorders>
          </w:tcPr>
          <w:p w:rsidR="001742B9" w:rsidRDefault="00256ADB" w14:paraId="1CA6EA70" w14:textId="77777777">
            <w:pPr>
              <w:spacing w:after="0" w:line="259" w:lineRule="auto"/>
              <w:ind w:left="66" w:right="0" w:firstLine="0"/>
              <w:jc w:val="left"/>
            </w:pPr>
            <w:r>
              <w:rPr>
                <w:sz w:val="16"/>
              </w:rPr>
              <w:t>0.13</w:t>
            </w:r>
          </w:p>
        </w:tc>
        <w:tc>
          <w:tcPr>
            <w:tcW w:w="851" w:type="dxa"/>
            <w:tcBorders>
              <w:top w:val="nil"/>
              <w:left w:val="nil"/>
              <w:bottom w:val="nil"/>
              <w:right w:val="nil"/>
            </w:tcBorders>
          </w:tcPr>
          <w:p w:rsidR="001742B9" w:rsidRDefault="00256ADB" w14:paraId="4A7C8A9A" w14:textId="77777777">
            <w:pPr>
              <w:spacing w:after="0" w:line="259" w:lineRule="auto"/>
              <w:ind w:left="0" w:right="0" w:firstLine="0"/>
              <w:jc w:val="left"/>
            </w:pPr>
            <w:r>
              <w:rPr>
                <w:sz w:val="16"/>
              </w:rPr>
              <w:t>-0.10***</w:t>
            </w:r>
          </w:p>
        </w:tc>
        <w:tc>
          <w:tcPr>
            <w:tcW w:w="552" w:type="dxa"/>
            <w:tcBorders>
              <w:top w:val="nil"/>
              <w:left w:val="nil"/>
              <w:bottom w:val="nil"/>
              <w:right w:val="nil"/>
            </w:tcBorders>
          </w:tcPr>
          <w:p w:rsidR="001742B9" w:rsidRDefault="00256ADB" w14:paraId="26DE0D77" w14:textId="77777777">
            <w:pPr>
              <w:spacing w:after="0" w:line="259" w:lineRule="auto"/>
              <w:ind w:left="66" w:right="0" w:firstLine="0"/>
              <w:jc w:val="left"/>
            </w:pPr>
            <w:r>
              <w:rPr>
                <w:sz w:val="16"/>
              </w:rPr>
              <w:t>0.18</w:t>
            </w:r>
          </w:p>
        </w:tc>
        <w:tc>
          <w:tcPr>
            <w:tcW w:w="792" w:type="dxa"/>
            <w:tcBorders>
              <w:top w:val="nil"/>
              <w:left w:val="nil"/>
              <w:bottom w:val="nil"/>
              <w:right w:val="nil"/>
            </w:tcBorders>
          </w:tcPr>
          <w:p w:rsidR="001742B9" w:rsidRDefault="00256ADB" w14:paraId="2FB747B4" w14:textId="77777777">
            <w:pPr>
              <w:spacing w:after="0" w:line="259" w:lineRule="auto"/>
              <w:ind w:left="186" w:right="0" w:firstLine="0"/>
              <w:jc w:val="left"/>
            </w:pPr>
            <w:r>
              <w:rPr>
                <w:sz w:val="16"/>
              </w:rPr>
              <w:t>0.09</w:t>
            </w:r>
          </w:p>
        </w:tc>
        <w:tc>
          <w:tcPr>
            <w:tcW w:w="590" w:type="dxa"/>
            <w:tcBorders>
              <w:top w:val="nil"/>
              <w:left w:val="nil"/>
              <w:bottom w:val="nil"/>
              <w:right w:val="nil"/>
            </w:tcBorders>
          </w:tcPr>
          <w:p w:rsidR="001742B9" w:rsidRDefault="00256ADB" w14:paraId="25468415" w14:textId="77777777">
            <w:pPr>
              <w:spacing w:after="0" w:line="259" w:lineRule="auto"/>
              <w:ind w:left="57" w:right="0" w:firstLine="0"/>
              <w:jc w:val="left"/>
            </w:pPr>
            <w:r>
              <w:rPr>
                <w:sz w:val="16"/>
              </w:rPr>
              <w:t>-0.10</w:t>
            </w:r>
          </w:p>
        </w:tc>
      </w:tr>
      <w:tr w:rsidR="001742B9" w14:paraId="08AFDD92" w14:textId="77777777">
        <w:trPr>
          <w:trHeight w:val="189"/>
        </w:trPr>
        <w:tc>
          <w:tcPr>
            <w:tcW w:w="2170" w:type="dxa"/>
            <w:tcBorders>
              <w:top w:val="nil"/>
              <w:left w:val="nil"/>
              <w:bottom w:val="nil"/>
              <w:right w:val="nil"/>
            </w:tcBorders>
          </w:tcPr>
          <w:p w:rsidR="001742B9" w:rsidRDefault="001742B9" w14:paraId="1C1EFC5C"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6BC413FC" w14:textId="77777777">
            <w:pPr>
              <w:spacing w:after="0" w:line="259" w:lineRule="auto"/>
              <w:ind w:left="0" w:right="0" w:firstLine="0"/>
              <w:jc w:val="left"/>
            </w:pPr>
            <w:r>
              <w:rPr>
                <w:sz w:val="16"/>
              </w:rPr>
              <w:t>(0.42)</w:t>
            </w:r>
          </w:p>
        </w:tc>
        <w:tc>
          <w:tcPr>
            <w:tcW w:w="672" w:type="dxa"/>
            <w:tcBorders>
              <w:top w:val="nil"/>
              <w:left w:val="nil"/>
              <w:bottom w:val="nil"/>
              <w:right w:val="nil"/>
            </w:tcBorders>
          </w:tcPr>
          <w:p w:rsidR="001742B9" w:rsidRDefault="00256ADB" w14:paraId="5C3F9E16" w14:textId="77777777">
            <w:pPr>
              <w:spacing w:after="0" w:line="259" w:lineRule="auto"/>
              <w:ind w:left="0" w:right="0" w:firstLine="0"/>
              <w:jc w:val="left"/>
            </w:pPr>
            <w:r>
              <w:rPr>
                <w:sz w:val="16"/>
              </w:rPr>
              <w:t>(0.33)</w:t>
            </w:r>
          </w:p>
        </w:tc>
        <w:tc>
          <w:tcPr>
            <w:tcW w:w="851" w:type="dxa"/>
            <w:tcBorders>
              <w:top w:val="nil"/>
              <w:left w:val="nil"/>
              <w:bottom w:val="nil"/>
              <w:right w:val="nil"/>
            </w:tcBorders>
          </w:tcPr>
          <w:p w:rsidR="001742B9" w:rsidRDefault="00256ADB" w14:paraId="0FA08F48" w14:textId="77777777">
            <w:pPr>
              <w:spacing w:after="0" w:line="259" w:lineRule="auto"/>
              <w:ind w:left="90" w:right="0" w:firstLine="0"/>
              <w:jc w:val="left"/>
            </w:pPr>
            <w:r>
              <w:rPr>
                <w:sz w:val="16"/>
              </w:rPr>
              <w:t>(0.00)</w:t>
            </w:r>
          </w:p>
        </w:tc>
        <w:tc>
          <w:tcPr>
            <w:tcW w:w="552" w:type="dxa"/>
            <w:tcBorders>
              <w:top w:val="nil"/>
              <w:left w:val="nil"/>
              <w:bottom w:val="nil"/>
              <w:right w:val="nil"/>
            </w:tcBorders>
          </w:tcPr>
          <w:p w:rsidR="001742B9" w:rsidRDefault="00256ADB" w14:paraId="1DA5761B" w14:textId="77777777">
            <w:pPr>
              <w:spacing w:after="0" w:line="259" w:lineRule="auto"/>
              <w:ind w:left="0" w:right="0" w:firstLine="0"/>
              <w:jc w:val="left"/>
            </w:pPr>
            <w:r>
              <w:rPr>
                <w:sz w:val="16"/>
              </w:rPr>
              <w:t>(0.39)</w:t>
            </w:r>
          </w:p>
        </w:tc>
        <w:tc>
          <w:tcPr>
            <w:tcW w:w="792" w:type="dxa"/>
            <w:tcBorders>
              <w:top w:val="nil"/>
              <w:left w:val="nil"/>
              <w:bottom w:val="nil"/>
              <w:right w:val="nil"/>
            </w:tcBorders>
          </w:tcPr>
          <w:p w:rsidR="001742B9" w:rsidRDefault="00256ADB" w14:paraId="6FB09F14" w14:textId="77777777">
            <w:pPr>
              <w:spacing w:after="0" w:line="259" w:lineRule="auto"/>
              <w:ind w:left="120" w:right="0" w:firstLine="0"/>
              <w:jc w:val="left"/>
            </w:pPr>
            <w:r>
              <w:rPr>
                <w:sz w:val="16"/>
              </w:rPr>
              <w:t>(0.28)</w:t>
            </w:r>
          </w:p>
        </w:tc>
        <w:tc>
          <w:tcPr>
            <w:tcW w:w="590" w:type="dxa"/>
            <w:tcBorders>
              <w:top w:val="nil"/>
              <w:left w:val="nil"/>
              <w:bottom w:val="nil"/>
              <w:right w:val="nil"/>
            </w:tcBorders>
          </w:tcPr>
          <w:p w:rsidR="001742B9" w:rsidRDefault="00256ADB" w14:paraId="65D3C816" w14:textId="77777777">
            <w:pPr>
              <w:spacing w:after="0" w:line="259" w:lineRule="auto"/>
              <w:ind w:left="19" w:right="0" w:firstLine="0"/>
              <w:jc w:val="left"/>
            </w:pPr>
            <w:r>
              <w:rPr>
                <w:sz w:val="16"/>
              </w:rPr>
              <w:t>(0.09)</w:t>
            </w:r>
          </w:p>
        </w:tc>
      </w:tr>
      <w:tr w:rsidR="001742B9" w14:paraId="12403D37" w14:textId="77777777">
        <w:trPr>
          <w:trHeight w:val="189"/>
        </w:trPr>
        <w:tc>
          <w:tcPr>
            <w:tcW w:w="2170" w:type="dxa"/>
            <w:tcBorders>
              <w:top w:val="nil"/>
              <w:left w:val="nil"/>
              <w:bottom w:val="nil"/>
              <w:right w:val="nil"/>
            </w:tcBorders>
          </w:tcPr>
          <w:p w:rsidR="001742B9" w:rsidRDefault="00256ADB" w14:paraId="5DD3DAE4" w14:textId="77777777">
            <w:pPr>
              <w:spacing w:after="0" w:line="259" w:lineRule="auto"/>
              <w:ind w:left="120" w:right="0" w:firstLine="0"/>
              <w:jc w:val="left"/>
            </w:pPr>
            <w:r>
              <w:rPr>
                <w:sz w:val="16"/>
              </w:rPr>
              <w:t>FES: &gt;= 75 percent</w:t>
            </w:r>
          </w:p>
        </w:tc>
        <w:tc>
          <w:tcPr>
            <w:tcW w:w="672" w:type="dxa"/>
            <w:tcBorders>
              <w:top w:val="nil"/>
              <w:left w:val="nil"/>
              <w:bottom w:val="nil"/>
              <w:right w:val="nil"/>
            </w:tcBorders>
          </w:tcPr>
          <w:p w:rsidR="001742B9" w:rsidRDefault="00256ADB" w14:paraId="23814727" w14:textId="77777777">
            <w:pPr>
              <w:spacing w:after="0" w:line="259" w:lineRule="auto"/>
              <w:ind w:left="66" w:right="0" w:firstLine="0"/>
              <w:jc w:val="left"/>
            </w:pPr>
            <w:r>
              <w:rPr>
                <w:sz w:val="16"/>
              </w:rPr>
              <w:t>0.65</w:t>
            </w:r>
          </w:p>
        </w:tc>
        <w:tc>
          <w:tcPr>
            <w:tcW w:w="672" w:type="dxa"/>
            <w:tcBorders>
              <w:top w:val="nil"/>
              <w:left w:val="nil"/>
              <w:bottom w:val="nil"/>
              <w:right w:val="nil"/>
            </w:tcBorders>
          </w:tcPr>
          <w:p w:rsidR="001742B9" w:rsidRDefault="00256ADB" w14:paraId="31937358" w14:textId="77777777">
            <w:pPr>
              <w:spacing w:after="0" w:line="259" w:lineRule="auto"/>
              <w:ind w:left="66" w:right="0" w:firstLine="0"/>
              <w:jc w:val="left"/>
            </w:pPr>
            <w:r>
              <w:rPr>
                <w:sz w:val="16"/>
              </w:rPr>
              <w:t>0.71</w:t>
            </w:r>
          </w:p>
        </w:tc>
        <w:tc>
          <w:tcPr>
            <w:tcW w:w="851" w:type="dxa"/>
            <w:tcBorders>
              <w:top w:val="nil"/>
              <w:left w:val="nil"/>
              <w:bottom w:val="nil"/>
              <w:right w:val="nil"/>
            </w:tcBorders>
          </w:tcPr>
          <w:p w:rsidR="001742B9" w:rsidRDefault="00256ADB" w14:paraId="00BCB816" w14:textId="77777777">
            <w:pPr>
              <w:spacing w:after="0" w:line="259" w:lineRule="auto"/>
              <w:ind w:left="155" w:right="0" w:firstLine="0"/>
              <w:jc w:val="left"/>
            </w:pPr>
            <w:r>
              <w:rPr>
                <w:sz w:val="16"/>
              </w:rPr>
              <w:t>0.07</w:t>
            </w:r>
          </w:p>
        </w:tc>
        <w:tc>
          <w:tcPr>
            <w:tcW w:w="552" w:type="dxa"/>
            <w:tcBorders>
              <w:top w:val="nil"/>
              <w:left w:val="nil"/>
              <w:bottom w:val="nil"/>
              <w:right w:val="nil"/>
            </w:tcBorders>
          </w:tcPr>
          <w:p w:rsidR="001742B9" w:rsidRDefault="00256ADB" w14:paraId="62EED18C" w14:textId="77777777">
            <w:pPr>
              <w:spacing w:after="0" w:line="259" w:lineRule="auto"/>
              <w:ind w:left="66" w:right="0" w:firstLine="0"/>
              <w:jc w:val="left"/>
            </w:pPr>
            <w:r>
              <w:rPr>
                <w:sz w:val="16"/>
              </w:rPr>
              <w:t>0.42</w:t>
            </w:r>
          </w:p>
        </w:tc>
        <w:tc>
          <w:tcPr>
            <w:tcW w:w="792" w:type="dxa"/>
            <w:tcBorders>
              <w:top w:val="nil"/>
              <w:left w:val="nil"/>
              <w:bottom w:val="nil"/>
              <w:right w:val="nil"/>
            </w:tcBorders>
          </w:tcPr>
          <w:p w:rsidR="001742B9" w:rsidRDefault="00256ADB" w14:paraId="7EE9D27B" w14:textId="77777777">
            <w:pPr>
              <w:spacing w:after="0" w:line="259" w:lineRule="auto"/>
              <w:ind w:left="186" w:right="0" w:firstLine="0"/>
              <w:jc w:val="left"/>
            </w:pPr>
            <w:r>
              <w:rPr>
                <w:sz w:val="16"/>
              </w:rPr>
              <w:t>0.63</w:t>
            </w:r>
          </w:p>
        </w:tc>
        <w:tc>
          <w:tcPr>
            <w:tcW w:w="590" w:type="dxa"/>
            <w:tcBorders>
              <w:top w:val="nil"/>
              <w:left w:val="nil"/>
              <w:bottom w:val="nil"/>
              <w:right w:val="nil"/>
            </w:tcBorders>
          </w:tcPr>
          <w:p w:rsidR="001742B9" w:rsidRDefault="00256ADB" w14:paraId="6B3CB031" w14:textId="77777777">
            <w:pPr>
              <w:spacing w:after="0" w:line="259" w:lineRule="auto"/>
              <w:ind w:left="0" w:right="0" w:firstLine="0"/>
              <w:jc w:val="left"/>
            </w:pPr>
            <w:r>
              <w:rPr>
                <w:sz w:val="16"/>
              </w:rPr>
              <w:t>0.22**</w:t>
            </w:r>
          </w:p>
        </w:tc>
      </w:tr>
      <w:tr w:rsidR="001742B9" w14:paraId="63604F29" w14:textId="77777777">
        <w:trPr>
          <w:trHeight w:val="195"/>
        </w:trPr>
        <w:tc>
          <w:tcPr>
            <w:tcW w:w="2170" w:type="dxa"/>
            <w:tcBorders>
              <w:top w:val="nil"/>
              <w:left w:val="nil"/>
              <w:bottom w:val="single" w:color="000000" w:sz="3" w:space="0"/>
              <w:right w:val="nil"/>
            </w:tcBorders>
          </w:tcPr>
          <w:p w:rsidR="001742B9" w:rsidRDefault="001742B9" w14:paraId="457932BC" w14:textId="77777777">
            <w:pPr>
              <w:spacing w:after="160" w:line="259" w:lineRule="auto"/>
              <w:ind w:left="0" w:right="0" w:firstLine="0"/>
              <w:jc w:val="left"/>
            </w:pPr>
          </w:p>
        </w:tc>
        <w:tc>
          <w:tcPr>
            <w:tcW w:w="672" w:type="dxa"/>
            <w:tcBorders>
              <w:top w:val="nil"/>
              <w:left w:val="nil"/>
              <w:bottom w:val="single" w:color="000000" w:sz="3" w:space="0"/>
              <w:right w:val="nil"/>
            </w:tcBorders>
          </w:tcPr>
          <w:p w:rsidR="001742B9" w:rsidRDefault="00256ADB" w14:paraId="559C2246" w14:textId="77777777">
            <w:pPr>
              <w:spacing w:after="0" w:line="259" w:lineRule="auto"/>
              <w:ind w:left="0" w:right="0" w:firstLine="0"/>
              <w:jc w:val="left"/>
            </w:pPr>
            <w:r>
              <w:rPr>
                <w:sz w:val="16"/>
              </w:rPr>
              <w:t>(0.48)</w:t>
            </w:r>
          </w:p>
        </w:tc>
        <w:tc>
          <w:tcPr>
            <w:tcW w:w="672" w:type="dxa"/>
            <w:tcBorders>
              <w:top w:val="nil"/>
              <w:left w:val="nil"/>
              <w:bottom w:val="single" w:color="000000" w:sz="3" w:space="0"/>
              <w:right w:val="nil"/>
            </w:tcBorders>
          </w:tcPr>
          <w:p w:rsidR="001742B9" w:rsidRDefault="00256ADB" w14:paraId="61DBB84F" w14:textId="77777777">
            <w:pPr>
              <w:spacing w:after="0" w:line="259" w:lineRule="auto"/>
              <w:ind w:left="0" w:right="0" w:firstLine="0"/>
              <w:jc w:val="left"/>
            </w:pPr>
            <w:r>
              <w:rPr>
                <w:sz w:val="16"/>
              </w:rPr>
              <w:t>(0.45)</w:t>
            </w:r>
          </w:p>
        </w:tc>
        <w:tc>
          <w:tcPr>
            <w:tcW w:w="851" w:type="dxa"/>
            <w:tcBorders>
              <w:top w:val="nil"/>
              <w:left w:val="nil"/>
              <w:bottom w:val="single" w:color="000000" w:sz="3" w:space="0"/>
              <w:right w:val="nil"/>
            </w:tcBorders>
          </w:tcPr>
          <w:p w:rsidR="001742B9" w:rsidRDefault="00256ADB" w14:paraId="453AA995" w14:textId="77777777">
            <w:pPr>
              <w:spacing w:after="0" w:line="259" w:lineRule="auto"/>
              <w:ind w:left="90" w:right="0" w:firstLine="0"/>
              <w:jc w:val="left"/>
            </w:pPr>
            <w:r>
              <w:rPr>
                <w:sz w:val="16"/>
              </w:rPr>
              <w:t>(0.07)</w:t>
            </w:r>
          </w:p>
        </w:tc>
        <w:tc>
          <w:tcPr>
            <w:tcW w:w="552" w:type="dxa"/>
            <w:tcBorders>
              <w:top w:val="nil"/>
              <w:left w:val="nil"/>
              <w:bottom w:val="single" w:color="000000" w:sz="3" w:space="0"/>
              <w:right w:val="nil"/>
            </w:tcBorders>
          </w:tcPr>
          <w:p w:rsidR="001742B9" w:rsidRDefault="00256ADB" w14:paraId="76888EC5" w14:textId="77777777">
            <w:pPr>
              <w:spacing w:after="0" w:line="259" w:lineRule="auto"/>
              <w:ind w:left="0" w:right="0" w:firstLine="0"/>
              <w:jc w:val="left"/>
            </w:pPr>
            <w:r>
              <w:rPr>
                <w:sz w:val="16"/>
              </w:rPr>
              <w:t>(0.50)</w:t>
            </w:r>
          </w:p>
        </w:tc>
        <w:tc>
          <w:tcPr>
            <w:tcW w:w="792" w:type="dxa"/>
            <w:tcBorders>
              <w:top w:val="nil"/>
              <w:left w:val="nil"/>
              <w:bottom w:val="single" w:color="000000" w:sz="3" w:space="0"/>
              <w:right w:val="nil"/>
            </w:tcBorders>
          </w:tcPr>
          <w:p w:rsidR="001742B9" w:rsidRDefault="00256ADB" w14:paraId="6FDA0D01" w14:textId="77777777">
            <w:pPr>
              <w:spacing w:after="0" w:line="259" w:lineRule="auto"/>
              <w:ind w:left="120" w:right="0" w:firstLine="0"/>
              <w:jc w:val="left"/>
            </w:pPr>
            <w:r>
              <w:rPr>
                <w:sz w:val="16"/>
              </w:rPr>
              <w:t>(0.49)</w:t>
            </w:r>
          </w:p>
        </w:tc>
        <w:tc>
          <w:tcPr>
            <w:tcW w:w="590" w:type="dxa"/>
            <w:tcBorders>
              <w:top w:val="nil"/>
              <w:left w:val="nil"/>
              <w:bottom w:val="single" w:color="000000" w:sz="3" w:space="0"/>
              <w:right w:val="nil"/>
            </w:tcBorders>
          </w:tcPr>
          <w:p w:rsidR="001742B9" w:rsidRDefault="00256ADB" w14:paraId="1B31DFB8" w14:textId="77777777">
            <w:pPr>
              <w:spacing w:after="0" w:line="259" w:lineRule="auto"/>
              <w:ind w:left="19" w:right="0" w:firstLine="0"/>
              <w:jc w:val="left"/>
            </w:pPr>
            <w:r>
              <w:rPr>
                <w:sz w:val="16"/>
              </w:rPr>
              <w:t>(0.01)</w:t>
            </w:r>
          </w:p>
        </w:tc>
      </w:tr>
      <w:tr w:rsidR="001742B9" w14:paraId="7966CCC1" w14:textId="77777777">
        <w:trPr>
          <w:trHeight w:val="221"/>
        </w:trPr>
        <w:tc>
          <w:tcPr>
            <w:tcW w:w="2170" w:type="dxa"/>
            <w:tcBorders>
              <w:top w:val="single" w:color="000000" w:sz="3" w:space="0"/>
              <w:left w:val="nil"/>
              <w:bottom w:val="double" w:color="000000" w:sz="3" w:space="0"/>
              <w:right w:val="nil"/>
            </w:tcBorders>
          </w:tcPr>
          <w:p w:rsidR="001742B9" w:rsidRDefault="00256ADB" w14:paraId="00C9D661" w14:textId="77777777">
            <w:pPr>
              <w:spacing w:after="0" w:line="259" w:lineRule="auto"/>
              <w:ind w:left="120" w:right="0" w:firstLine="0"/>
              <w:jc w:val="left"/>
            </w:pPr>
            <w:r>
              <w:rPr>
                <w:sz w:val="16"/>
              </w:rPr>
              <w:t>Observations</w:t>
            </w:r>
          </w:p>
        </w:tc>
        <w:tc>
          <w:tcPr>
            <w:tcW w:w="672" w:type="dxa"/>
            <w:tcBorders>
              <w:top w:val="single" w:color="000000" w:sz="3" w:space="0"/>
              <w:left w:val="nil"/>
              <w:bottom w:val="double" w:color="000000" w:sz="3" w:space="0"/>
              <w:right w:val="nil"/>
            </w:tcBorders>
          </w:tcPr>
          <w:p w:rsidR="001742B9" w:rsidRDefault="00256ADB" w14:paraId="5A31EBBA" w14:textId="77777777">
            <w:pPr>
              <w:spacing w:after="0" w:line="259" w:lineRule="auto"/>
              <w:ind w:left="89" w:right="0" w:firstLine="0"/>
              <w:jc w:val="left"/>
            </w:pPr>
            <w:r>
              <w:rPr>
                <w:sz w:val="16"/>
              </w:rPr>
              <w:t>324</w:t>
            </w:r>
          </w:p>
        </w:tc>
        <w:tc>
          <w:tcPr>
            <w:tcW w:w="672" w:type="dxa"/>
            <w:tcBorders>
              <w:top w:val="single" w:color="000000" w:sz="3" w:space="0"/>
              <w:left w:val="nil"/>
              <w:bottom w:val="double" w:color="000000" w:sz="3" w:space="0"/>
              <w:right w:val="nil"/>
            </w:tcBorders>
          </w:tcPr>
          <w:p w:rsidR="001742B9" w:rsidRDefault="00256ADB" w14:paraId="482D2A05" w14:textId="77777777">
            <w:pPr>
              <w:spacing w:after="0" w:line="259" w:lineRule="auto"/>
              <w:ind w:left="89" w:right="0" w:firstLine="0"/>
              <w:jc w:val="left"/>
            </w:pPr>
            <w:r>
              <w:rPr>
                <w:sz w:val="16"/>
              </w:rPr>
              <w:t>332</w:t>
            </w:r>
          </w:p>
        </w:tc>
        <w:tc>
          <w:tcPr>
            <w:tcW w:w="851" w:type="dxa"/>
            <w:tcBorders>
              <w:top w:val="single" w:color="000000" w:sz="3" w:space="0"/>
              <w:left w:val="nil"/>
              <w:bottom w:val="double" w:color="000000" w:sz="3" w:space="0"/>
              <w:right w:val="nil"/>
            </w:tcBorders>
          </w:tcPr>
          <w:p w:rsidR="001742B9" w:rsidRDefault="00256ADB" w14:paraId="07B1D2E5" w14:textId="77777777">
            <w:pPr>
              <w:spacing w:after="0" w:line="259" w:lineRule="auto"/>
              <w:ind w:left="179" w:right="0" w:firstLine="0"/>
              <w:jc w:val="left"/>
            </w:pPr>
            <w:r>
              <w:rPr>
                <w:sz w:val="16"/>
              </w:rPr>
              <w:t>656</w:t>
            </w:r>
          </w:p>
        </w:tc>
        <w:tc>
          <w:tcPr>
            <w:tcW w:w="552" w:type="dxa"/>
            <w:tcBorders>
              <w:top w:val="single" w:color="000000" w:sz="3" w:space="0"/>
              <w:left w:val="nil"/>
              <w:bottom w:val="double" w:color="000000" w:sz="3" w:space="0"/>
              <w:right w:val="nil"/>
            </w:tcBorders>
          </w:tcPr>
          <w:p w:rsidR="001742B9" w:rsidRDefault="00256ADB" w14:paraId="4BF43CD5" w14:textId="77777777">
            <w:pPr>
              <w:spacing w:after="0" w:line="259" w:lineRule="auto"/>
              <w:ind w:left="132" w:right="0" w:firstLine="0"/>
              <w:jc w:val="left"/>
            </w:pPr>
            <w:r>
              <w:rPr>
                <w:sz w:val="16"/>
              </w:rPr>
              <w:t>65</w:t>
            </w:r>
          </w:p>
        </w:tc>
        <w:tc>
          <w:tcPr>
            <w:tcW w:w="792" w:type="dxa"/>
            <w:tcBorders>
              <w:top w:val="single" w:color="000000" w:sz="3" w:space="0"/>
              <w:left w:val="nil"/>
              <w:bottom w:val="double" w:color="000000" w:sz="3" w:space="0"/>
              <w:right w:val="nil"/>
            </w:tcBorders>
          </w:tcPr>
          <w:p w:rsidR="001742B9" w:rsidRDefault="00256ADB" w14:paraId="73CEA692" w14:textId="77777777">
            <w:pPr>
              <w:spacing w:after="0" w:line="259" w:lineRule="auto"/>
              <w:ind w:left="251" w:right="0" w:firstLine="0"/>
              <w:jc w:val="left"/>
            </w:pPr>
            <w:r>
              <w:rPr>
                <w:sz w:val="16"/>
              </w:rPr>
              <w:t>92</w:t>
            </w:r>
          </w:p>
        </w:tc>
        <w:tc>
          <w:tcPr>
            <w:tcW w:w="590" w:type="dxa"/>
            <w:tcBorders>
              <w:top w:val="single" w:color="000000" w:sz="3" w:space="0"/>
              <w:left w:val="nil"/>
              <w:bottom w:val="double" w:color="000000" w:sz="3" w:space="0"/>
              <w:right w:val="nil"/>
            </w:tcBorders>
          </w:tcPr>
          <w:p w:rsidR="001742B9" w:rsidRDefault="00256ADB" w14:paraId="59D91E28" w14:textId="77777777">
            <w:pPr>
              <w:spacing w:after="0" w:line="259" w:lineRule="auto"/>
              <w:ind w:left="108" w:right="0" w:firstLine="0"/>
              <w:jc w:val="left"/>
            </w:pPr>
            <w:r>
              <w:rPr>
                <w:sz w:val="16"/>
              </w:rPr>
              <w:t>157</w:t>
            </w:r>
          </w:p>
        </w:tc>
      </w:tr>
    </w:tbl>
    <w:p w:rsidR="001742B9" w:rsidRDefault="00256ADB" w14:paraId="77C9FB5A" w14:textId="77777777">
      <w:pPr>
        <w:spacing w:after="3" w:line="265" w:lineRule="auto"/>
        <w:ind w:left="1579"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1ABC9379" w14:textId="77777777">
      <w:pPr>
        <w:spacing w:after="1002" w:line="265" w:lineRule="auto"/>
        <w:ind w:left="1541" w:right="0"/>
        <w:jc w:val="left"/>
      </w:pPr>
      <w:r>
        <w:rPr>
          <w:sz w:val="16"/>
        </w:rPr>
        <w:t>Myanmar is excluded due to translation issue.</w:t>
      </w:r>
    </w:p>
    <w:p w:rsidR="001742B9" w:rsidRDefault="00256ADB" w14:paraId="4F725276" w14:textId="77777777">
      <w:pPr>
        <w:spacing w:after="0" w:line="259" w:lineRule="auto"/>
        <w:ind w:left="0" w:right="1009" w:firstLine="0"/>
        <w:jc w:val="right"/>
      </w:pPr>
      <w:r>
        <w:rPr>
          <w:sz w:val="20"/>
        </w:rPr>
        <w:t>Table 19: Impact of Module Length on Expenditure and FES: F2F vs. Remote Long</w:t>
      </w:r>
    </w:p>
    <w:tbl>
      <w:tblPr>
        <w:tblW w:w="9360" w:type="dxa"/>
        <w:tblCellMar>
          <w:top w:w="23" w:type="dxa"/>
          <w:right w:w="112" w:type="dxa"/>
        </w:tblCellMar>
        <w:tblLook w:val="04A0" w:firstRow="1" w:lastRow="0" w:firstColumn="1" w:lastColumn="0" w:noHBand="0" w:noVBand="1"/>
      </w:tblPr>
      <w:tblGrid>
        <w:gridCol w:w="2014"/>
        <w:gridCol w:w="629"/>
        <w:gridCol w:w="1151"/>
        <w:gridCol w:w="638"/>
        <w:gridCol w:w="629"/>
        <w:gridCol w:w="1148"/>
        <w:gridCol w:w="797"/>
        <w:gridCol w:w="629"/>
        <w:gridCol w:w="1148"/>
        <w:gridCol w:w="577"/>
      </w:tblGrid>
      <w:tr w:rsidR="001742B9" w14:paraId="15D7128D" w14:textId="77777777">
        <w:trPr>
          <w:trHeight w:val="202"/>
        </w:trPr>
        <w:tc>
          <w:tcPr>
            <w:tcW w:w="2038" w:type="dxa"/>
            <w:tcBorders>
              <w:top w:val="double" w:color="000000" w:sz="3" w:space="0"/>
              <w:left w:val="nil"/>
              <w:bottom w:val="nil"/>
              <w:right w:val="nil"/>
            </w:tcBorders>
          </w:tcPr>
          <w:p w:rsidR="001742B9" w:rsidRDefault="001742B9" w14:paraId="6FD259F9" w14:textId="77777777">
            <w:pPr>
              <w:spacing w:after="160" w:line="259" w:lineRule="auto"/>
              <w:ind w:left="0" w:right="0" w:firstLine="0"/>
              <w:jc w:val="left"/>
            </w:pPr>
          </w:p>
        </w:tc>
        <w:tc>
          <w:tcPr>
            <w:tcW w:w="631" w:type="dxa"/>
            <w:tcBorders>
              <w:top w:val="double" w:color="000000" w:sz="3" w:space="0"/>
              <w:left w:val="nil"/>
              <w:bottom w:val="nil"/>
              <w:right w:val="nil"/>
            </w:tcBorders>
          </w:tcPr>
          <w:p w:rsidR="001742B9" w:rsidRDefault="001742B9" w14:paraId="73D28EE1" w14:textId="77777777">
            <w:pPr>
              <w:spacing w:after="160" w:line="259" w:lineRule="auto"/>
              <w:ind w:left="0" w:right="0" w:firstLine="0"/>
              <w:jc w:val="left"/>
            </w:pPr>
          </w:p>
        </w:tc>
        <w:tc>
          <w:tcPr>
            <w:tcW w:w="1157" w:type="dxa"/>
            <w:tcBorders>
              <w:top w:val="double" w:color="000000" w:sz="3" w:space="0"/>
              <w:left w:val="nil"/>
              <w:bottom w:val="nil"/>
              <w:right w:val="nil"/>
            </w:tcBorders>
          </w:tcPr>
          <w:p w:rsidR="001742B9" w:rsidRDefault="00256ADB" w14:paraId="6FC03D74" w14:textId="77777777">
            <w:pPr>
              <w:spacing w:after="0" w:line="259" w:lineRule="auto"/>
              <w:ind w:left="137" w:right="0" w:firstLine="0"/>
              <w:jc w:val="left"/>
            </w:pPr>
            <w:r>
              <w:rPr>
                <w:sz w:val="15"/>
              </w:rPr>
              <w:t>Myanmar</w:t>
            </w:r>
          </w:p>
        </w:tc>
        <w:tc>
          <w:tcPr>
            <w:tcW w:w="640" w:type="dxa"/>
            <w:tcBorders>
              <w:top w:val="double" w:color="000000" w:sz="3" w:space="0"/>
              <w:left w:val="nil"/>
              <w:bottom w:val="nil"/>
              <w:right w:val="nil"/>
            </w:tcBorders>
          </w:tcPr>
          <w:p w:rsidR="001742B9" w:rsidRDefault="001742B9" w14:paraId="3D0284C0" w14:textId="77777777">
            <w:pPr>
              <w:spacing w:after="160" w:line="259" w:lineRule="auto"/>
              <w:ind w:left="0" w:right="0" w:firstLine="0"/>
              <w:jc w:val="left"/>
            </w:pPr>
          </w:p>
        </w:tc>
        <w:tc>
          <w:tcPr>
            <w:tcW w:w="631" w:type="dxa"/>
            <w:tcBorders>
              <w:top w:val="double" w:color="000000" w:sz="3" w:space="0"/>
              <w:left w:val="nil"/>
              <w:bottom w:val="nil"/>
              <w:right w:val="nil"/>
            </w:tcBorders>
          </w:tcPr>
          <w:p w:rsidR="001742B9" w:rsidRDefault="001742B9" w14:paraId="24AB8C19" w14:textId="77777777">
            <w:pPr>
              <w:spacing w:after="160" w:line="259" w:lineRule="auto"/>
              <w:ind w:left="0" w:right="0" w:firstLine="0"/>
              <w:jc w:val="left"/>
            </w:pPr>
          </w:p>
        </w:tc>
        <w:tc>
          <w:tcPr>
            <w:tcW w:w="1157" w:type="dxa"/>
            <w:tcBorders>
              <w:top w:val="double" w:color="000000" w:sz="3" w:space="0"/>
              <w:left w:val="nil"/>
              <w:bottom w:val="nil"/>
              <w:right w:val="nil"/>
            </w:tcBorders>
          </w:tcPr>
          <w:p w:rsidR="001742B9" w:rsidRDefault="00256ADB" w14:paraId="642A6675" w14:textId="77777777">
            <w:pPr>
              <w:spacing w:after="0" w:line="259" w:lineRule="auto"/>
              <w:ind w:left="56" w:right="0" w:firstLine="0"/>
              <w:jc w:val="center"/>
            </w:pPr>
            <w:r>
              <w:rPr>
                <w:sz w:val="15"/>
              </w:rPr>
              <w:t>Ecuador</w:t>
            </w:r>
          </w:p>
        </w:tc>
        <w:tc>
          <w:tcPr>
            <w:tcW w:w="799" w:type="dxa"/>
            <w:tcBorders>
              <w:top w:val="double" w:color="000000" w:sz="3" w:space="0"/>
              <w:left w:val="nil"/>
              <w:bottom w:val="nil"/>
              <w:right w:val="nil"/>
            </w:tcBorders>
          </w:tcPr>
          <w:p w:rsidR="001742B9" w:rsidRDefault="001742B9" w14:paraId="49A98C5E" w14:textId="77777777">
            <w:pPr>
              <w:spacing w:after="160" w:line="259" w:lineRule="auto"/>
              <w:ind w:left="0" w:right="0" w:firstLine="0"/>
              <w:jc w:val="left"/>
            </w:pPr>
          </w:p>
        </w:tc>
        <w:tc>
          <w:tcPr>
            <w:tcW w:w="631" w:type="dxa"/>
            <w:tcBorders>
              <w:top w:val="double" w:color="000000" w:sz="3" w:space="0"/>
              <w:left w:val="nil"/>
              <w:bottom w:val="nil"/>
              <w:right w:val="nil"/>
            </w:tcBorders>
          </w:tcPr>
          <w:p w:rsidR="001742B9" w:rsidRDefault="001742B9" w14:paraId="087AC147" w14:textId="77777777">
            <w:pPr>
              <w:spacing w:after="160" w:line="259" w:lineRule="auto"/>
              <w:ind w:left="0" w:right="0" w:firstLine="0"/>
              <w:jc w:val="left"/>
            </w:pPr>
          </w:p>
        </w:tc>
        <w:tc>
          <w:tcPr>
            <w:tcW w:w="1157" w:type="dxa"/>
            <w:tcBorders>
              <w:top w:val="double" w:color="000000" w:sz="3" w:space="0"/>
              <w:left w:val="nil"/>
              <w:bottom w:val="nil"/>
              <w:right w:val="nil"/>
            </w:tcBorders>
          </w:tcPr>
          <w:p w:rsidR="001742B9" w:rsidRDefault="00256ADB" w14:paraId="68556D13" w14:textId="77777777">
            <w:pPr>
              <w:spacing w:after="0" w:line="259" w:lineRule="auto"/>
              <w:ind w:left="291" w:right="0" w:firstLine="0"/>
              <w:jc w:val="left"/>
            </w:pPr>
            <w:r>
              <w:rPr>
                <w:sz w:val="15"/>
              </w:rPr>
              <w:t>CAR</w:t>
            </w:r>
          </w:p>
        </w:tc>
        <w:tc>
          <w:tcPr>
            <w:tcW w:w="519" w:type="dxa"/>
            <w:tcBorders>
              <w:top w:val="double" w:color="000000" w:sz="3" w:space="0"/>
              <w:left w:val="nil"/>
              <w:bottom w:val="nil"/>
              <w:right w:val="nil"/>
            </w:tcBorders>
          </w:tcPr>
          <w:p w:rsidR="001742B9" w:rsidRDefault="001742B9" w14:paraId="30465928" w14:textId="77777777">
            <w:pPr>
              <w:spacing w:after="160" w:line="259" w:lineRule="auto"/>
              <w:ind w:left="0" w:right="0" w:firstLine="0"/>
              <w:jc w:val="left"/>
            </w:pPr>
          </w:p>
        </w:tc>
      </w:tr>
      <w:tr w:rsidR="001742B9" w14:paraId="4F65F982" w14:textId="77777777">
        <w:trPr>
          <w:trHeight w:val="183"/>
        </w:trPr>
        <w:tc>
          <w:tcPr>
            <w:tcW w:w="2038" w:type="dxa"/>
            <w:tcBorders>
              <w:top w:val="nil"/>
              <w:left w:val="nil"/>
              <w:bottom w:val="single" w:color="000000" w:sz="3" w:space="0"/>
              <w:right w:val="nil"/>
            </w:tcBorders>
          </w:tcPr>
          <w:p w:rsidR="001742B9" w:rsidRDefault="00256ADB" w14:paraId="76EF557B" w14:textId="77777777">
            <w:pPr>
              <w:spacing w:after="0" w:line="259" w:lineRule="auto"/>
              <w:ind w:left="112" w:right="0" w:firstLine="0"/>
              <w:jc w:val="left"/>
            </w:pPr>
            <w:r>
              <w:rPr>
                <w:sz w:val="15"/>
              </w:rPr>
              <w:t>Variable</w:t>
            </w:r>
          </w:p>
        </w:tc>
        <w:tc>
          <w:tcPr>
            <w:tcW w:w="631" w:type="dxa"/>
            <w:tcBorders>
              <w:top w:val="nil"/>
              <w:left w:val="nil"/>
              <w:bottom w:val="single" w:color="000000" w:sz="3" w:space="0"/>
              <w:right w:val="nil"/>
            </w:tcBorders>
          </w:tcPr>
          <w:p w:rsidR="001742B9" w:rsidRDefault="00256ADB" w14:paraId="56AF3A9B" w14:textId="77777777">
            <w:pPr>
              <w:spacing w:after="0" w:line="259" w:lineRule="auto"/>
              <w:ind w:left="60" w:right="0" w:firstLine="0"/>
              <w:jc w:val="left"/>
            </w:pPr>
            <w:r>
              <w:rPr>
                <w:sz w:val="15"/>
              </w:rPr>
              <w:t>F2F</w:t>
            </w:r>
          </w:p>
        </w:tc>
        <w:tc>
          <w:tcPr>
            <w:tcW w:w="1157" w:type="dxa"/>
            <w:tcBorders>
              <w:top w:val="nil"/>
              <w:left w:val="nil"/>
              <w:bottom w:val="single" w:color="000000" w:sz="3" w:space="0"/>
              <w:right w:val="nil"/>
            </w:tcBorders>
          </w:tcPr>
          <w:p w:rsidR="001742B9" w:rsidRDefault="00256ADB" w14:paraId="1B682DF1" w14:textId="77777777">
            <w:pPr>
              <w:spacing w:after="0" w:line="259" w:lineRule="auto"/>
              <w:ind w:left="0" w:right="0" w:firstLine="0"/>
              <w:jc w:val="left"/>
            </w:pPr>
            <w:r>
              <w:rPr>
                <w:sz w:val="15"/>
              </w:rPr>
              <w:t>Remote Long</w:t>
            </w:r>
          </w:p>
        </w:tc>
        <w:tc>
          <w:tcPr>
            <w:tcW w:w="640" w:type="dxa"/>
            <w:tcBorders>
              <w:top w:val="nil"/>
              <w:left w:val="nil"/>
              <w:bottom w:val="single" w:color="000000" w:sz="3" w:space="0"/>
              <w:right w:val="nil"/>
            </w:tcBorders>
          </w:tcPr>
          <w:p w:rsidR="001742B9" w:rsidRDefault="00256ADB" w14:paraId="06B74408" w14:textId="77777777">
            <w:pPr>
              <w:spacing w:after="0" w:line="259" w:lineRule="auto"/>
              <w:ind w:left="78" w:right="0" w:firstLine="0"/>
              <w:jc w:val="left"/>
            </w:pPr>
            <w:r>
              <w:rPr>
                <w:sz w:val="15"/>
              </w:rPr>
              <w:t>Diff</w:t>
            </w:r>
          </w:p>
        </w:tc>
        <w:tc>
          <w:tcPr>
            <w:tcW w:w="631" w:type="dxa"/>
            <w:tcBorders>
              <w:top w:val="nil"/>
              <w:left w:val="nil"/>
              <w:bottom w:val="single" w:color="000000" w:sz="3" w:space="0"/>
              <w:right w:val="nil"/>
            </w:tcBorders>
          </w:tcPr>
          <w:p w:rsidR="001742B9" w:rsidRDefault="00256ADB" w14:paraId="3FB99357" w14:textId="77777777">
            <w:pPr>
              <w:spacing w:after="0" w:line="259" w:lineRule="auto"/>
              <w:ind w:left="60" w:right="0" w:firstLine="0"/>
              <w:jc w:val="left"/>
            </w:pPr>
            <w:r>
              <w:rPr>
                <w:sz w:val="15"/>
              </w:rPr>
              <w:t>F2F</w:t>
            </w:r>
          </w:p>
        </w:tc>
        <w:tc>
          <w:tcPr>
            <w:tcW w:w="1157" w:type="dxa"/>
            <w:tcBorders>
              <w:top w:val="nil"/>
              <w:left w:val="nil"/>
              <w:bottom w:val="single" w:color="000000" w:sz="3" w:space="0"/>
              <w:right w:val="nil"/>
            </w:tcBorders>
          </w:tcPr>
          <w:p w:rsidR="001742B9" w:rsidRDefault="00256ADB" w14:paraId="4D563F6E" w14:textId="77777777">
            <w:pPr>
              <w:spacing w:after="0" w:line="259" w:lineRule="auto"/>
              <w:ind w:left="0" w:right="0" w:firstLine="0"/>
              <w:jc w:val="left"/>
            </w:pPr>
            <w:r>
              <w:rPr>
                <w:sz w:val="15"/>
              </w:rPr>
              <w:t>Remote Long</w:t>
            </w:r>
          </w:p>
        </w:tc>
        <w:tc>
          <w:tcPr>
            <w:tcW w:w="799" w:type="dxa"/>
            <w:tcBorders>
              <w:top w:val="nil"/>
              <w:left w:val="nil"/>
              <w:bottom w:val="single" w:color="000000" w:sz="3" w:space="0"/>
              <w:right w:val="nil"/>
            </w:tcBorders>
          </w:tcPr>
          <w:p w:rsidR="001742B9" w:rsidRDefault="00256ADB" w14:paraId="00CC3C1A" w14:textId="77777777">
            <w:pPr>
              <w:spacing w:after="0" w:line="259" w:lineRule="auto"/>
              <w:ind w:left="158" w:right="0" w:firstLine="0"/>
              <w:jc w:val="left"/>
            </w:pPr>
            <w:r>
              <w:rPr>
                <w:sz w:val="15"/>
              </w:rPr>
              <w:t>Diff</w:t>
            </w:r>
          </w:p>
        </w:tc>
        <w:tc>
          <w:tcPr>
            <w:tcW w:w="631" w:type="dxa"/>
            <w:tcBorders>
              <w:top w:val="nil"/>
              <w:left w:val="nil"/>
              <w:bottom w:val="single" w:color="000000" w:sz="3" w:space="0"/>
              <w:right w:val="nil"/>
            </w:tcBorders>
          </w:tcPr>
          <w:p w:rsidR="001742B9" w:rsidRDefault="00256ADB" w14:paraId="362A5C75" w14:textId="77777777">
            <w:pPr>
              <w:spacing w:after="0" w:line="259" w:lineRule="auto"/>
              <w:ind w:left="60" w:right="0" w:firstLine="0"/>
              <w:jc w:val="left"/>
            </w:pPr>
            <w:r>
              <w:rPr>
                <w:sz w:val="15"/>
              </w:rPr>
              <w:t>F2F</w:t>
            </w:r>
          </w:p>
        </w:tc>
        <w:tc>
          <w:tcPr>
            <w:tcW w:w="1157" w:type="dxa"/>
            <w:tcBorders>
              <w:top w:val="nil"/>
              <w:left w:val="nil"/>
              <w:bottom w:val="single" w:color="000000" w:sz="3" w:space="0"/>
              <w:right w:val="nil"/>
            </w:tcBorders>
          </w:tcPr>
          <w:p w:rsidR="001742B9" w:rsidRDefault="00256ADB" w14:paraId="1229B206" w14:textId="77777777">
            <w:pPr>
              <w:spacing w:after="0" w:line="259" w:lineRule="auto"/>
              <w:ind w:left="0" w:right="0" w:firstLine="0"/>
              <w:jc w:val="left"/>
            </w:pPr>
            <w:r>
              <w:rPr>
                <w:sz w:val="15"/>
              </w:rPr>
              <w:t>Remote Long</w:t>
            </w:r>
          </w:p>
        </w:tc>
        <w:tc>
          <w:tcPr>
            <w:tcW w:w="519" w:type="dxa"/>
            <w:tcBorders>
              <w:top w:val="nil"/>
              <w:left w:val="nil"/>
              <w:bottom w:val="single" w:color="000000" w:sz="3" w:space="0"/>
              <w:right w:val="nil"/>
            </w:tcBorders>
          </w:tcPr>
          <w:p w:rsidR="001742B9" w:rsidRDefault="00256ADB" w14:paraId="649F53FD" w14:textId="77777777">
            <w:pPr>
              <w:spacing w:after="0" w:line="259" w:lineRule="auto"/>
              <w:ind w:left="74" w:right="0" w:firstLine="0"/>
              <w:jc w:val="left"/>
            </w:pPr>
            <w:r>
              <w:rPr>
                <w:sz w:val="15"/>
              </w:rPr>
              <w:t>Diff</w:t>
            </w:r>
          </w:p>
        </w:tc>
      </w:tr>
      <w:tr w:rsidR="001742B9" w14:paraId="5AF9B48C" w14:textId="77777777">
        <w:trPr>
          <w:trHeight w:val="180"/>
        </w:trPr>
        <w:tc>
          <w:tcPr>
            <w:tcW w:w="2038" w:type="dxa"/>
            <w:tcBorders>
              <w:top w:val="single" w:color="000000" w:sz="3" w:space="0"/>
              <w:left w:val="nil"/>
              <w:bottom w:val="nil"/>
              <w:right w:val="nil"/>
            </w:tcBorders>
          </w:tcPr>
          <w:p w:rsidR="001742B9" w:rsidRDefault="00256ADB" w14:paraId="1621DFF3" w14:textId="77777777">
            <w:pPr>
              <w:spacing w:after="0" w:line="259" w:lineRule="auto"/>
              <w:ind w:left="112" w:right="0" w:firstLine="0"/>
              <w:jc w:val="left"/>
            </w:pPr>
            <w:r>
              <w:rPr>
                <w:sz w:val="15"/>
              </w:rPr>
              <w:t>Food Expenditure Share</w:t>
            </w:r>
          </w:p>
        </w:tc>
        <w:tc>
          <w:tcPr>
            <w:tcW w:w="631" w:type="dxa"/>
            <w:tcBorders>
              <w:top w:val="single" w:color="000000" w:sz="3" w:space="0"/>
              <w:left w:val="nil"/>
              <w:bottom w:val="nil"/>
              <w:right w:val="nil"/>
            </w:tcBorders>
          </w:tcPr>
          <w:p w:rsidR="001742B9" w:rsidRDefault="00256ADB" w14:paraId="2C991A16" w14:textId="77777777">
            <w:pPr>
              <w:spacing w:after="0" w:line="259" w:lineRule="auto"/>
              <w:ind w:left="62" w:right="0" w:firstLine="0"/>
              <w:jc w:val="left"/>
            </w:pPr>
            <w:r>
              <w:rPr>
                <w:sz w:val="15"/>
              </w:rPr>
              <w:t>0.66</w:t>
            </w:r>
          </w:p>
        </w:tc>
        <w:tc>
          <w:tcPr>
            <w:tcW w:w="1157" w:type="dxa"/>
            <w:tcBorders>
              <w:top w:val="single" w:color="000000" w:sz="3" w:space="0"/>
              <w:left w:val="nil"/>
              <w:bottom w:val="nil"/>
              <w:right w:val="nil"/>
            </w:tcBorders>
          </w:tcPr>
          <w:p w:rsidR="001742B9" w:rsidRDefault="00256ADB" w14:paraId="088A894D" w14:textId="77777777">
            <w:pPr>
              <w:spacing w:after="0" w:line="259" w:lineRule="auto"/>
              <w:ind w:left="325" w:right="0" w:firstLine="0"/>
              <w:jc w:val="left"/>
            </w:pPr>
            <w:r>
              <w:rPr>
                <w:sz w:val="15"/>
              </w:rPr>
              <w:t>0.71</w:t>
            </w:r>
          </w:p>
        </w:tc>
        <w:tc>
          <w:tcPr>
            <w:tcW w:w="640" w:type="dxa"/>
            <w:tcBorders>
              <w:top w:val="single" w:color="000000" w:sz="3" w:space="0"/>
              <w:left w:val="nil"/>
              <w:bottom w:val="nil"/>
              <w:right w:val="nil"/>
            </w:tcBorders>
          </w:tcPr>
          <w:p w:rsidR="001742B9" w:rsidRDefault="00256ADB" w14:paraId="45C1F124" w14:textId="77777777">
            <w:pPr>
              <w:spacing w:after="0" w:line="259" w:lineRule="auto"/>
              <w:ind w:left="40" w:right="0" w:firstLine="0"/>
              <w:jc w:val="left"/>
            </w:pPr>
            <w:r>
              <w:rPr>
                <w:sz w:val="15"/>
              </w:rPr>
              <w:t>-0.02</w:t>
            </w:r>
          </w:p>
        </w:tc>
        <w:tc>
          <w:tcPr>
            <w:tcW w:w="631" w:type="dxa"/>
            <w:tcBorders>
              <w:top w:val="single" w:color="000000" w:sz="3" w:space="0"/>
              <w:left w:val="nil"/>
              <w:bottom w:val="nil"/>
              <w:right w:val="nil"/>
            </w:tcBorders>
          </w:tcPr>
          <w:p w:rsidR="001742B9" w:rsidRDefault="00256ADB" w14:paraId="3C4CC553" w14:textId="77777777">
            <w:pPr>
              <w:spacing w:after="0" w:line="259" w:lineRule="auto"/>
              <w:ind w:left="62" w:right="0" w:firstLine="0"/>
              <w:jc w:val="left"/>
            </w:pPr>
            <w:r>
              <w:rPr>
                <w:sz w:val="15"/>
              </w:rPr>
              <w:t>0.71</w:t>
            </w:r>
          </w:p>
        </w:tc>
        <w:tc>
          <w:tcPr>
            <w:tcW w:w="1157" w:type="dxa"/>
            <w:tcBorders>
              <w:top w:val="single" w:color="000000" w:sz="3" w:space="0"/>
              <w:left w:val="nil"/>
              <w:bottom w:val="nil"/>
              <w:right w:val="nil"/>
            </w:tcBorders>
          </w:tcPr>
          <w:p w:rsidR="001742B9" w:rsidRDefault="00256ADB" w14:paraId="683AD36C" w14:textId="77777777">
            <w:pPr>
              <w:spacing w:after="0" w:line="259" w:lineRule="auto"/>
              <w:ind w:left="325" w:right="0" w:firstLine="0"/>
              <w:jc w:val="left"/>
            </w:pPr>
            <w:r>
              <w:rPr>
                <w:sz w:val="15"/>
              </w:rPr>
              <w:t>0.78</w:t>
            </w:r>
          </w:p>
        </w:tc>
        <w:tc>
          <w:tcPr>
            <w:tcW w:w="799" w:type="dxa"/>
            <w:tcBorders>
              <w:top w:val="single" w:color="000000" w:sz="3" w:space="0"/>
              <w:left w:val="nil"/>
              <w:bottom w:val="nil"/>
              <w:right w:val="nil"/>
            </w:tcBorders>
          </w:tcPr>
          <w:p w:rsidR="001742B9" w:rsidRDefault="00256ADB" w14:paraId="33CDC102" w14:textId="77777777">
            <w:pPr>
              <w:spacing w:after="0" w:line="259" w:lineRule="auto"/>
              <w:ind w:left="0" w:right="0" w:firstLine="0"/>
              <w:jc w:val="left"/>
            </w:pPr>
            <w:r>
              <w:rPr>
                <w:sz w:val="15"/>
              </w:rPr>
              <w:t>-0.05***</w:t>
            </w:r>
          </w:p>
        </w:tc>
        <w:tc>
          <w:tcPr>
            <w:tcW w:w="631" w:type="dxa"/>
            <w:tcBorders>
              <w:top w:val="single" w:color="000000" w:sz="3" w:space="0"/>
              <w:left w:val="nil"/>
              <w:bottom w:val="nil"/>
              <w:right w:val="nil"/>
            </w:tcBorders>
          </w:tcPr>
          <w:p w:rsidR="001742B9" w:rsidRDefault="00256ADB" w14:paraId="77723D58" w14:textId="77777777">
            <w:pPr>
              <w:spacing w:after="0" w:line="259" w:lineRule="auto"/>
              <w:ind w:left="62" w:right="0" w:firstLine="0"/>
              <w:jc w:val="left"/>
            </w:pPr>
            <w:r>
              <w:rPr>
                <w:sz w:val="15"/>
              </w:rPr>
              <w:t>0.67</w:t>
            </w:r>
          </w:p>
        </w:tc>
        <w:tc>
          <w:tcPr>
            <w:tcW w:w="1157" w:type="dxa"/>
            <w:tcBorders>
              <w:top w:val="single" w:color="000000" w:sz="3" w:space="0"/>
              <w:left w:val="nil"/>
              <w:bottom w:val="nil"/>
              <w:right w:val="nil"/>
            </w:tcBorders>
          </w:tcPr>
          <w:p w:rsidR="001742B9" w:rsidRDefault="00256ADB" w14:paraId="74A84E14" w14:textId="77777777">
            <w:pPr>
              <w:spacing w:after="0" w:line="259" w:lineRule="auto"/>
              <w:ind w:left="325" w:right="0" w:firstLine="0"/>
              <w:jc w:val="left"/>
            </w:pPr>
            <w:r>
              <w:rPr>
                <w:sz w:val="15"/>
              </w:rPr>
              <w:t>0.65</w:t>
            </w:r>
          </w:p>
        </w:tc>
        <w:tc>
          <w:tcPr>
            <w:tcW w:w="519" w:type="dxa"/>
            <w:tcBorders>
              <w:top w:val="single" w:color="000000" w:sz="3" w:space="0"/>
              <w:left w:val="nil"/>
              <w:bottom w:val="nil"/>
              <w:right w:val="nil"/>
            </w:tcBorders>
          </w:tcPr>
          <w:p w:rsidR="001742B9" w:rsidRDefault="00256ADB" w14:paraId="77C851DE" w14:textId="77777777">
            <w:pPr>
              <w:spacing w:after="0" w:line="259" w:lineRule="auto"/>
              <w:ind w:left="62" w:right="0" w:firstLine="0"/>
              <w:jc w:val="left"/>
            </w:pPr>
            <w:r>
              <w:rPr>
                <w:sz w:val="15"/>
              </w:rPr>
              <w:t>0.01</w:t>
            </w:r>
          </w:p>
        </w:tc>
      </w:tr>
      <w:tr w:rsidR="001742B9" w14:paraId="4E96DE49" w14:textId="77777777">
        <w:trPr>
          <w:trHeight w:val="178"/>
        </w:trPr>
        <w:tc>
          <w:tcPr>
            <w:tcW w:w="2038" w:type="dxa"/>
            <w:tcBorders>
              <w:top w:val="nil"/>
              <w:left w:val="nil"/>
              <w:bottom w:val="nil"/>
              <w:right w:val="nil"/>
            </w:tcBorders>
          </w:tcPr>
          <w:p w:rsidR="001742B9" w:rsidRDefault="001742B9" w14:paraId="3890454A" w14:textId="77777777">
            <w:pPr>
              <w:spacing w:after="160" w:line="259" w:lineRule="auto"/>
              <w:ind w:left="0" w:right="0" w:firstLine="0"/>
              <w:jc w:val="left"/>
            </w:pPr>
          </w:p>
        </w:tc>
        <w:tc>
          <w:tcPr>
            <w:tcW w:w="631" w:type="dxa"/>
            <w:tcBorders>
              <w:top w:val="nil"/>
              <w:left w:val="nil"/>
              <w:bottom w:val="nil"/>
              <w:right w:val="nil"/>
            </w:tcBorders>
          </w:tcPr>
          <w:p w:rsidR="001742B9" w:rsidRDefault="00256ADB" w14:paraId="11BEE6FA" w14:textId="77777777">
            <w:pPr>
              <w:spacing w:after="0" w:line="259" w:lineRule="auto"/>
              <w:ind w:left="0" w:right="0" w:firstLine="0"/>
              <w:jc w:val="left"/>
            </w:pPr>
            <w:r>
              <w:rPr>
                <w:sz w:val="15"/>
              </w:rPr>
              <w:t>(0.15)</w:t>
            </w:r>
          </w:p>
        </w:tc>
        <w:tc>
          <w:tcPr>
            <w:tcW w:w="1157" w:type="dxa"/>
            <w:tcBorders>
              <w:top w:val="nil"/>
              <w:left w:val="nil"/>
              <w:bottom w:val="nil"/>
              <w:right w:val="nil"/>
            </w:tcBorders>
          </w:tcPr>
          <w:p w:rsidR="001742B9" w:rsidRDefault="00256ADB" w14:paraId="63AFB60C" w14:textId="77777777">
            <w:pPr>
              <w:spacing w:after="0" w:line="259" w:lineRule="auto"/>
              <w:ind w:left="263" w:right="0" w:firstLine="0"/>
              <w:jc w:val="left"/>
            </w:pPr>
            <w:r>
              <w:rPr>
                <w:sz w:val="15"/>
              </w:rPr>
              <w:t>(0.14)</w:t>
            </w:r>
          </w:p>
        </w:tc>
        <w:tc>
          <w:tcPr>
            <w:tcW w:w="640" w:type="dxa"/>
            <w:tcBorders>
              <w:top w:val="nil"/>
              <w:left w:val="nil"/>
              <w:bottom w:val="nil"/>
              <w:right w:val="nil"/>
            </w:tcBorders>
          </w:tcPr>
          <w:p w:rsidR="001742B9" w:rsidRDefault="00256ADB" w14:paraId="66E7D129" w14:textId="77777777">
            <w:pPr>
              <w:spacing w:after="0" w:line="259" w:lineRule="auto"/>
              <w:ind w:left="4" w:right="0" w:firstLine="0"/>
              <w:jc w:val="left"/>
            </w:pPr>
            <w:r>
              <w:rPr>
                <w:sz w:val="15"/>
              </w:rPr>
              <w:t>(0.07)</w:t>
            </w:r>
          </w:p>
        </w:tc>
        <w:tc>
          <w:tcPr>
            <w:tcW w:w="631" w:type="dxa"/>
            <w:tcBorders>
              <w:top w:val="nil"/>
              <w:left w:val="nil"/>
              <w:bottom w:val="nil"/>
              <w:right w:val="nil"/>
            </w:tcBorders>
          </w:tcPr>
          <w:p w:rsidR="001742B9" w:rsidRDefault="00256ADB" w14:paraId="664FF3D3" w14:textId="77777777">
            <w:pPr>
              <w:spacing w:after="0" w:line="259" w:lineRule="auto"/>
              <w:ind w:left="0" w:right="0" w:firstLine="0"/>
              <w:jc w:val="left"/>
            </w:pPr>
            <w:r>
              <w:rPr>
                <w:sz w:val="15"/>
              </w:rPr>
              <w:t>(0.19)</w:t>
            </w:r>
          </w:p>
        </w:tc>
        <w:tc>
          <w:tcPr>
            <w:tcW w:w="1157" w:type="dxa"/>
            <w:tcBorders>
              <w:top w:val="nil"/>
              <w:left w:val="nil"/>
              <w:bottom w:val="nil"/>
              <w:right w:val="nil"/>
            </w:tcBorders>
          </w:tcPr>
          <w:p w:rsidR="001742B9" w:rsidRDefault="00256ADB" w14:paraId="2449CF01" w14:textId="77777777">
            <w:pPr>
              <w:spacing w:after="0" w:line="259" w:lineRule="auto"/>
              <w:ind w:left="263" w:right="0" w:firstLine="0"/>
              <w:jc w:val="left"/>
            </w:pPr>
            <w:r>
              <w:rPr>
                <w:sz w:val="15"/>
              </w:rPr>
              <w:t>(0.15)</w:t>
            </w:r>
          </w:p>
        </w:tc>
        <w:tc>
          <w:tcPr>
            <w:tcW w:w="799" w:type="dxa"/>
            <w:tcBorders>
              <w:top w:val="nil"/>
              <w:left w:val="nil"/>
              <w:bottom w:val="nil"/>
              <w:right w:val="nil"/>
            </w:tcBorders>
          </w:tcPr>
          <w:p w:rsidR="001742B9" w:rsidRDefault="00256ADB" w14:paraId="3E971BAD" w14:textId="77777777">
            <w:pPr>
              <w:spacing w:after="0" w:line="259" w:lineRule="auto"/>
              <w:ind w:left="84" w:right="0" w:firstLine="0"/>
              <w:jc w:val="left"/>
            </w:pPr>
            <w:r>
              <w:rPr>
                <w:sz w:val="15"/>
              </w:rPr>
              <w:t>(0.00)</w:t>
            </w:r>
          </w:p>
        </w:tc>
        <w:tc>
          <w:tcPr>
            <w:tcW w:w="631" w:type="dxa"/>
            <w:tcBorders>
              <w:top w:val="nil"/>
              <w:left w:val="nil"/>
              <w:bottom w:val="nil"/>
              <w:right w:val="nil"/>
            </w:tcBorders>
          </w:tcPr>
          <w:p w:rsidR="001742B9" w:rsidRDefault="00256ADB" w14:paraId="460D8C2C" w14:textId="77777777">
            <w:pPr>
              <w:spacing w:after="0" w:line="259" w:lineRule="auto"/>
              <w:ind w:left="0" w:right="0" w:firstLine="0"/>
              <w:jc w:val="left"/>
            </w:pPr>
            <w:r>
              <w:rPr>
                <w:sz w:val="15"/>
              </w:rPr>
              <w:t>(0.20)</w:t>
            </w:r>
          </w:p>
        </w:tc>
        <w:tc>
          <w:tcPr>
            <w:tcW w:w="1157" w:type="dxa"/>
            <w:tcBorders>
              <w:top w:val="nil"/>
              <w:left w:val="nil"/>
              <w:bottom w:val="nil"/>
              <w:right w:val="nil"/>
            </w:tcBorders>
          </w:tcPr>
          <w:p w:rsidR="001742B9" w:rsidRDefault="00256ADB" w14:paraId="10C74309" w14:textId="77777777">
            <w:pPr>
              <w:spacing w:after="0" w:line="259" w:lineRule="auto"/>
              <w:ind w:left="263" w:right="0" w:firstLine="0"/>
              <w:jc w:val="left"/>
            </w:pPr>
            <w:r>
              <w:rPr>
                <w:sz w:val="15"/>
              </w:rPr>
              <w:t>(0.26)</w:t>
            </w:r>
          </w:p>
        </w:tc>
        <w:tc>
          <w:tcPr>
            <w:tcW w:w="519" w:type="dxa"/>
            <w:tcBorders>
              <w:top w:val="nil"/>
              <w:left w:val="nil"/>
              <w:bottom w:val="nil"/>
              <w:right w:val="nil"/>
            </w:tcBorders>
          </w:tcPr>
          <w:p w:rsidR="001742B9" w:rsidRDefault="00256ADB" w14:paraId="47637BF2" w14:textId="77777777">
            <w:pPr>
              <w:spacing w:after="0" w:line="259" w:lineRule="auto"/>
              <w:ind w:left="0" w:right="0" w:firstLine="0"/>
              <w:jc w:val="left"/>
            </w:pPr>
            <w:r>
              <w:rPr>
                <w:sz w:val="15"/>
              </w:rPr>
              <w:t>(0.77)</w:t>
            </w:r>
          </w:p>
        </w:tc>
      </w:tr>
      <w:tr w:rsidR="001742B9" w14:paraId="1907BEC4" w14:textId="77777777">
        <w:trPr>
          <w:trHeight w:val="178"/>
        </w:trPr>
        <w:tc>
          <w:tcPr>
            <w:tcW w:w="2038" w:type="dxa"/>
            <w:tcBorders>
              <w:top w:val="nil"/>
              <w:left w:val="nil"/>
              <w:bottom w:val="nil"/>
              <w:right w:val="nil"/>
            </w:tcBorders>
          </w:tcPr>
          <w:p w:rsidR="001742B9" w:rsidRDefault="00256ADB" w14:paraId="0CDA7B87" w14:textId="77777777">
            <w:pPr>
              <w:spacing w:after="0" w:line="259" w:lineRule="auto"/>
              <w:ind w:left="112" w:right="0" w:firstLine="0"/>
              <w:jc w:val="left"/>
            </w:pPr>
            <w:r>
              <w:rPr>
                <w:sz w:val="15"/>
              </w:rPr>
              <w:t>FES &lt; 50 percent</w:t>
            </w:r>
          </w:p>
        </w:tc>
        <w:tc>
          <w:tcPr>
            <w:tcW w:w="631" w:type="dxa"/>
            <w:tcBorders>
              <w:top w:val="nil"/>
              <w:left w:val="nil"/>
              <w:bottom w:val="nil"/>
              <w:right w:val="nil"/>
            </w:tcBorders>
          </w:tcPr>
          <w:p w:rsidR="001742B9" w:rsidRDefault="00256ADB" w14:paraId="34C197D3" w14:textId="77777777">
            <w:pPr>
              <w:spacing w:after="0" w:line="259" w:lineRule="auto"/>
              <w:ind w:left="62" w:right="0" w:firstLine="0"/>
              <w:jc w:val="left"/>
            </w:pPr>
            <w:r>
              <w:rPr>
                <w:sz w:val="15"/>
              </w:rPr>
              <w:t>0.13</w:t>
            </w:r>
          </w:p>
        </w:tc>
        <w:tc>
          <w:tcPr>
            <w:tcW w:w="1157" w:type="dxa"/>
            <w:tcBorders>
              <w:top w:val="nil"/>
              <w:left w:val="nil"/>
              <w:bottom w:val="nil"/>
              <w:right w:val="nil"/>
            </w:tcBorders>
          </w:tcPr>
          <w:p w:rsidR="001742B9" w:rsidRDefault="00256ADB" w14:paraId="01EA52D2" w14:textId="77777777">
            <w:pPr>
              <w:spacing w:after="0" w:line="259" w:lineRule="auto"/>
              <w:ind w:left="325" w:right="0" w:firstLine="0"/>
              <w:jc w:val="left"/>
            </w:pPr>
            <w:r>
              <w:rPr>
                <w:sz w:val="15"/>
              </w:rPr>
              <w:t>0.08</w:t>
            </w:r>
          </w:p>
        </w:tc>
        <w:tc>
          <w:tcPr>
            <w:tcW w:w="640" w:type="dxa"/>
            <w:tcBorders>
              <w:top w:val="nil"/>
              <w:left w:val="nil"/>
              <w:bottom w:val="nil"/>
              <w:right w:val="nil"/>
            </w:tcBorders>
          </w:tcPr>
          <w:p w:rsidR="001742B9" w:rsidRDefault="00256ADB" w14:paraId="1577FB9D" w14:textId="77777777">
            <w:pPr>
              <w:spacing w:after="0" w:line="259" w:lineRule="auto"/>
              <w:ind w:left="40" w:right="0" w:firstLine="0"/>
              <w:jc w:val="left"/>
            </w:pPr>
            <w:r>
              <w:rPr>
                <w:sz w:val="15"/>
              </w:rPr>
              <w:t>-0.00</w:t>
            </w:r>
          </w:p>
        </w:tc>
        <w:tc>
          <w:tcPr>
            <w:tcW w:w="631" w:type="dxa"/>
            <w:tcBorders>
              <w:top w:val="nil"/>
              <w:left w:val="nil"/>
              <w:bottom w:val="nil"/>
              <w:right w:val="nil"/>
            </w:tcBorders>
          </w:tcPr>
          <w:p w:rsidR="001742B9" w:rsidRDefault="00256ADB" w14:paraId="36FC67CA" w14:textId="77777777">
            <w:pPr>
              <w:spacing w:after="0" w:line="259" w:lineRule="auto"/>
              <w:ind w:left="62" w:right="0" w:firstLine="0"/>
              <w:jc w:val="left"/>
            </w:pPr>
            <w:r>
              <w:rPr>
                <w:sz w:val="15"/>
              </w:rPr>
              <w:t>0.15</w:t>
            </w:r>
          </w:p>
        </w:tc>
        <w:tc>
          <w:tcPr>
            <w:tcW w:w="1157" w:type="dxa"/>
            <w:tcBorders>
              <w:top w:val="nil"/>
              <w:left w:val="nil"/>
              <w:bottom w:val="nil"/>
              <w:right w:val="nil"/>
            </w:tcBorders>
          </w:tcPr>
          <w:p w:rsidR="001742B9" w:rsidRDefault="00256ADB" w14:paraId="0C26923E" w14:textId="77777777">
            <w:pPr>
              <w:spacing w:after="0" w:line="259" w:lineRule="auto"/>
              <w:ind w:left="325" w:right="0" w:firstLine="0"/>
              <w:jc w:val="left"/>
            </w:pPr>
            <w:r>
              <w:rPr>
                <w:sz w:val="15"/>
              </w:rPr>
              <w:t>0.04</w:t>
            </w:r>
          </w:p>
        </w:tc>
        <w:tc>
          <w:tcPr>
            <w:tcW w:w="799" w:type="dxa"/>
            <w:tcBorders>
              <w:top w:val="nil"/>
              <w:left w:val="nil"/>
              <w:bottom w:val="nil"/>
              <w:right w:val="nil"/>
            </w:tcBorders>
          </w:tcPr>
          <w:p w:rsidR="001742B9" w:rsidRDefault="00256ADB" w14:paraId="3EC5108B" w14:textId="77777777">
            <w:pPr>
              <w:spacing w:after="0" w:line="259" w:lineRule="auto"/>
              <w:ind w:left="66" w:right="0" w:firstLine="0"/>
              <w:jc w:val="left"/>
            </w:pPr>
            <w:r>
              <w:rPr>
                <w:sz w:val="15"/>
              </w:rPr>
              <w:t>0.07**</w:t>
            </w:r>
          </w:p>
        </w:tc>
        <w:tc>
          <w:tcPr>
            <w:tcW w:w="631" w:type="dxa"/>
            <w:tcBorders>
              <w:top w:val="nil"/>
              <w:left w:val="nil"/>
              <w:bottom w:val="nil"/>
              <w:right w:val="nil"/>
            </w:tcBorders>
          </w:tcPr>
          <w:p w:rsidR="001742B9" w:rsidRDefault="00256ADB" w14:paraId="29186AEE" w14:textId="77777777">
            <w:pPr>
              <w:spacing w:after="0" w:line="259" w:lineRule="auto"/>
              <w:ind w:left="62" w:right="0" w:firstLine="0"/>
              <w:jc w:val="left"/>
            </w:pPr>
            <w:r>
              <w:rPr>
                <w:sz w:val="15"/>
              </w:rPr>
              <w:t>0.20</w:t>
            </w:r>
          </w:p>
        </w:tc>
        <w:tc>
          <w:tcPr>
            <w:tcW w:w="1157" w:type="dxa"/>
            <w:tcBorders>
              <w:top w:val="nil"/>
              <w:left w:val="nil"/>
              <w:bottom w:val="nil"/>
              <w:right w:val="nil"/>
            </w:tcBorders>
          </w:tcPr>
          <w:p w:rsidR="001742B9" w:rsidRDefault="00256ADB" w14:paraId="28CAFC69" w14:textId="77777777">
            <w:pPr>
              <w:spacing w:after="0" w:line="259" w:lineRule="auto"/>
              <w:ind w:left="325" w:right="0" w:firstLine="0"/>
              <w:jc w:val="left"/>
            </w:pPr>
            <w:r>
              <w:rPr>
                <w:sz w:val="15"/>
              </w:rPr>
              <w:t>0.22</w:t>
            </w:r>
          </w:p>
        </w:tc>
        <w:tc>
          <w:tcPr>
            <w:tcW w:w="519" w:type="dxa"/>
            <w:tcBorders>
              <w:top w:val="nil"/>
              <w:left w:val="nil"/>
              <w:bottom w:val="nil"/>
              <w:right w:val="nil"/>
            </w:tcBorders>
          </w:tcPr>
          <w:p w:rsidR="001742B9" w:rsidRDefault="00256ADB" w14:paraId="0E421AB8" w14:textId="77777777">
            <w:pPr>
              <w:spacing w:after="0" w:line="259" w:lineRule="auto"/>
              <w:ind w:left="35" w:right="0" w:firstLine="0"/>
              <w:jc w:val="left"/>
            </w:pPr>
            <w:r>
              <w:rPr>
                <w:sz w:val="15"/>
              </w:rPr>
              <w:t>-0.00</w:t>
            </w:r>
          </w:p>
        </w:tc>
      </w:tr>
      <w:tr w:rsidR="001742B9" w14:paraId="3C343E90" w14:textId="77777777">
        <w:trPr>
          <w:trHeight w:val="178"/>
        </w:trPr>
        <w:tc>
          <w:tcPr>
            <w:tcW w:w="2038" w:type="dxa"/>
            <w:tcBorders>
              <w:top w:val="nil"/>
              <w:left w:val="nil"/>
              <w:bottom w:val="nil"/>
              <w:right w:val="nil"/>
            </w:tcBorders>
          </w:tcPr>
          <w:p w:rsidR="001742B9" w:rsidRDefault="001742B9" w14:paraId="592E2856" w14:textId="77777777">
            <w:pPr>
              <w:spacing w:after="160" w:line="259" w:lineRule="auto"/>
              <w:ind w:left="0" w:right="0" w:firstLine="0"/>
              <w:jc w:val="left"/>
            </w:pPr>
          </w:p>
        </w:tc>
        <w:tc>
          <w:tcPr>
            <w:tcW w:w="631" w:type="dxa"/>
            <w:tcBorders>
              <w:top w:val="nil"/>
              <w:left w:val="nil"/>
              <w:bottom w:val="nil"/>
              <w:right w:val="nil"/>
            </w:tcBorders>
          </w:tcPr>
          <w:p w:rsidR="001742B9" w:rsidRDefault="00256ADB" w14:paraId="5ACE61DA" w14:textId="77777777">
            <w:pPr>
              <w:spacing w:after="0" w:line="259" w:lineRule="auto"/>
              <w:ind w:left="0" w:right="0" w:firstLine="0"/>
              <w:jc w:val="left"/>
            </w:pPr>
            <w:r>
              <w:rPr>
                <w:sz w:val="15"/>
              </w:rPr>
              <w:t>(0.34)</w:t>
            </w:r>
          </w:p>
        </w:tc>
        <w:tc>
          <w:tcPr>
            <w:tcW w:w="1157" w:type="dxa"/>
            <w:tcBorders>
              <w:top w:val="nil"/>
              <w:left w:val="nil"/>
              <w:bottom w:val="nil"/>
              <w:right w:val="nil"/>
            </w:tcBorders>
          </w:tcPr>
          <w:p w:rsidR="001742B9" w:rsidRDefault="00256ADB" w14:paraId="3A8CD6A4" w14:textId="77777777">
            <w:pPr>
              <w:spacing w:after="0" w:line="259" w:lineRule="auto"/>
              <w:ind w:left="263" w:right="0" w:firstLine="0"/>
              <w:jc w:val="left"/>
            </w:pPr>
            <w:r>
              <w:rPr>
                <w:sz w:val="15"/>
              </w:rPr>
              <w:t>(0.27)</w:t>
            </w:r>
          </w:p>
        </w:tc>
        <w:tc>
          <w:tcPr>
            <w:tcW w:w="640" w:type="dxa"/>
            <w:tcBorders>
              <w:top w:val="nil"/>
              <w:left w:val="nil"/>
              <w:bottom w:val="nil"/>
              <w:right w:val="nil"/>
            </w:tcBorders>
          </w:tcPr>
          <w:p w:rsidR="001742B9" w:rsidRDefault="00256ADB" w14:paraId="48132160" w14:textId="77777777">
            <w:pPr>
              <w:spacing w:after="0" w:line="259" w:lineRule="auto"/>
              <w:ind w:left="4" w:right="0" w:firstLine="0"/>
              <w:jc w:val="left"/>
            </w:pPr>
            <w:r>
              <w:rPr>
                <w:sz w:val="15"/>
              </w:rPr>
              <w:t>(0.97)</w:t>
            </w:r>
          </w:p>
        </w:tc>
        <w:tc>
          <w:tcPr>
            <w:tcW w:w="631" w:type="dxa"/>
            <w:tcBorders>
              <w:top w:val="nil"/>
              <w:left w:val="nil"/>
              <w:bottom w:val="nil"/>
              <w:right w:val="nil"/>
            </w:tcBorders>
          </w:tcPr>
          <w:p w:rsidR="001742B9" w:rsidRDefault="00256ADB" w14:paraId="20F44AE0" w14:textId="77777777">
            <w:pPr>
              <w:spacing w:after="0" w:line="259" w:lineRule="auto"/>
              <w:ind w:left="0" w:right="0" w:firstLine="0"/>
              <w:jc w:val="left"/>
            </w:pPr>
            <w:r>
              <w:rPr>
                <w:sz w:val="15"/>
              </w:rPr>
              <w:t>(0.36)</w:t>
            </w:r>
          </w:p>
        </w:tc>
        <w:tc>
          <w:tcPr>
            <w:tcW w:w="1157" w:type="dxa"/>
            <w:tcBorders>
              <w:top w:val="nil"/>
              <w:left w:val="nil"/>
              <w:bottom w:val="nil"/>
              <w:right w:val="nil"/>
            </w:tcBorders>
          </w:tcPr>
          <w:p w:rsidR="001742B9" w:rsidRDefault="00256ADB" w14:paraId="56E93589" w14:textId="77777777">
            <w:pPr>
              <w:spacing w:after="0" w:line="259" w:lineRule="auto"/>
              <w:ind w:left="263" w:right="0" w:firstLine="0"/>
              <w:jc w:val="left"/>
            </w:pPr>
            <w:r>
              <w:rPr>
                <w:sz w:val="15"/>
              </w:rPr>
              <w:t>(0.20)</w:t>
            </w:r>
          </w:p>
        </w:tc>
        <w:tc>
          <w:tcPr>
            <w:tcW w:w="799" w:type="dxa"/>
            <w:tcBorders>
              <w:top w:val="nil"/>
              <w:left w:val="nil"/>
              <w:bottom w:val="nil"/>
              <w:right w:val="nil"/>
            </w:tcBorders>
          </w:tcPr>
          <w:p w:rsidR="001742B9" w:rsidRDefault="00256ADB" w14:paraId="4BB7B185" w14:textId="77777777">
            <w:pPr>
              <w:spacing w:after="0" w:line="259" w:lineRule="auto"/>
              <w:ind w:left="84" w:right="0" w:firstLine="0"/>
              <w:jc w:val="left"/>
            </w:pPr>
            <w:r>
              <w:rPr>
                <w:sz w:val="15"/>
              </w:rPr>
              <w:t>(0.00)</w:t>
            </w:r>
          </w:p>
        </w:tc>
        <w:tc>
          <w:tcPr>
            <w:tcW w:w="631" w:type="dxa"/>
            <w:tcBorders>
              <w:top w:val="nil"/>
              <w:left w:val="nil"/>
              <w:bottom w:val="nil"/>
              <w:right w:val="nil"/>
            </w:tcBorders>
          </w:tcPr>
          <w:p w:rsidR="001742B9" w:rsidRDefault="00256ADB" w14:paraId="6122129B" w14:textId="77777777">
            <w:pPr>
              <w:spacing w:after="0" w:line="259" w:lineRule="auto"/>
              <w:ind w:left="0" w:right="0" w:firstLine="0"/>
              <w:jc w:val="left"/>
            </w:pPr>
            <w:r>
              <w:rPr>
                <w:sz w:val="15"/>
              </w:rPr>
              <w:t>(0.40)</w:t>
            </w:r>
          </w:p>
        </w:tc>
        <w:tc>
          <w:tcPr>
            <w:tcW w:w="1157" w:type="dxa"/>
            <w:tcBorders>
              <w:top w:val="nil"/>
              <w:left w:val="nil"/>
              <w:bottom w:val="nil"/>
              <w:right w:val="nil"/>
            </w:tcBorders>
          </w:tcPr>
          <w:p w:rsidR="001742B9" w:rsidRDefault="00256ADB" w14:paraId="7330B599" w14:textId="77777777">
            <w:pPr>
              <w:spacing w:after="0" w:line="259" w:lineRule="auto"/>
              <w:ind w:left="263" w:right="0" w:firstLine="0"/>
              <w:jc w:val="left"/>
            </w:pPr>
            <w:r>
              <w:rPr>
                <w:sz w:val="15"/>
              </w:rPr>
              <w:t>(0.41)</w:t>
            </w:r>
          </w:p>
        </w:tc>
        <w:tc>
          <w:tcPr>
            <w:tcW w:w="519" w:type="dxa"/>
            <w:tcBorders>
              <w:top w:val="nil"/>
              <w:left w:val="nil"/>
              <w:bottom w:val="nil"/>
              <w:right w:val="nil"/>
            </w:tcBorders>
          </w:tcPr>
          <w:p w:rsidR="001742B9" w:rsidRDefault="00256ADB" w14:paraId="2EB3A100" w14:textId="77777777">
            <w:pPr>
              <w:spacing w:after="0" w:line="259" w:lineRule="auto"/>
              <w:ind w:left="0" w:right="0" w:firstLine="0"/>
              <w:jc w:val="left"/>
            </w:pPr>
            <w:r>
              <w:rPr>
                <w:sz w:val="15"/>
              </w:rPr>
              <w:t>(0.98)</w:t>
            </w:r>
          </w:p>
        </w:tc>
      </w:tr>
      <w:tr w:rsidR="001742B9" w14:paraId="5321FAA1" w14:textId="77777777">
        <w:trPr>
          <w:trHeight w:val="178"/>
        </w:trPr>
        <w:tc>
          <w:tcPr>
            <w:tcW w:w="2038" w:type="dxa"/>
            <w:tcBorders>
              <w:top w:val="nil"/>
              <w:left w:val="nil"/>
              <w:bottom w:val="nil"/>
              <w:right w:val="nil"/>
            </w:tcBorders>
          </w:tcPr>
          <w:p w:rsidR="001742B9" w:rsidRDefault="00256ADB" w14:paraId="3B50F1AE" w14:textId="77777777">
            <w:pPr>
              <w:spacing w:after="0" w:line="259" w:lineRule="auto"/>
              <w:ind w:left="112" w:right="0" w:firstLine="0"/>
              <w:jc w:val="left"/>
            </w:pPr>
            <w:r>
              <w:rPr>
                <w:sz w:val="15"/>
              </w:rPr>
              <w:t>FES: 50-65 percent</w:t>
            </w:r>
          </w:p>
        </w:tc>
        <w:tc>
          <w:tcPr>
            <w:tcW w:w="631" w:type="dxa"/>
            <w:tcBorders>
              <w:top w:val="nil"/>
              <w:left w:val="nil"/>
              <w:bottom w:val="nil"/>
              <w:right w:val="nil"/>
            </w:tcBorders>
          </w:tcPr>
          <w:p w:rsidR="001742B9" w:rsidRDefault="00256ADB" w14:paraId="2B54721C" w14:textId="77777777">
            <w:pPr>
              <w:spacing w:after="0" w:line="259" w:lineRule="auto"/>
              <w:ind w:left="62" w:right="0" w:firstLine="0"/>
              <w:jc w:val="left"/>
            </w:pPr>
            <w:r>
              <w:rPr>
                <w:sz w:val="15"/>
              </w:rPr>
              <w:t>0.30</w:t>
            </w:r>
          </w:p>
        </w:tc>
        <w:tc>
          <w:tcPr>
            <w:tcW w:w="1157" w:type="dxa"/>
            <w:tcBorders>
              <w:top w:val="nil"/>
              <w:left w:val="nil"/>
              <w:bottom w:val="nil"/>
              <w:right w:val="nil"/>
            </w:tcBorders>
          </w:tcPr>
          <w:p w:rsidR="001742B9" w:rsidRDefault="00256ADB" w14:paraId="61AA641A" w14:textId="77777777">
            <w:pPr>
              <w:spacing w:after="0" w:line="259" w:lineRule="auto"/>
              <w:ind w:left="325" w:right="0" w:firstLine="0"/>
              <w:jc w:val="left"/>
            </w:pPr>
            <w:r>
              <w:rPr>
                <w:sz w:val="15"/>
              </w:rPr>
              <w:t>0.21</w:t>
            </w:r>
          </w:p>
        </w:tc>
        <w:tc>
          <w:tcPr>
            <w:tcW w:w="640" w:type="dxa"/>
            <w:tcBorders>
              <w:top w:val="nil"/>
              <w:left w:val="nil"/>
              <w:bottom w:val="nil"/>
              <w:right w:val="nil"/>
            </w:tcBorders>
          </w:tcPr>
          <w:p w:rsidR="001742B9" w:rsidRDefault="00256ADB" w14:paraId="60CF21AB" w14:textId="77777777">
            <w:pPr>
              <w:spacing w:after="0" w:line="259" w:lineRule="auto"/>
              <w:ind w:left="66" w:right="0" w:firstLine="0"/>
              <w:jc w:val="left"/>
            </w:pPr>
            <w:r>
              <w:rPr>
                <w:sz w:val="15"/>
              </w:rPr>
              <w:t>0.06</w:t>
            </w:r>
          </w:p>
        </w:tc>
        <w:tc>
          <w:tcPr>
            <w:tcW w:w="631" w:type="dxa"/>
            <w:tcBorders>
              <w:top w:val="nil"/>
              <w:left w:val="nil"/>
              <w:bottom w:val="nil"/>
              <w:right w:val="nil"/>
            </w:tcBorders>
          </w:tcPr>
          <w:p w:rsidR="001742B9" w:rsidRDefault="00256ADB" w14:paraId="054B905D" w14:textId="77777777">
            <w:pPr>
              <w:spacing w:after="0" w:line="259" w:lineRule="auto"/>
              <w:ind w:left="62" w:right="0" w:firstLine="0"/>
              <w:jc w:val="left"/>
            </w:pPr>
            <w:r>
              <w:rPr>
                <w:sz w:val="15"/>
              </w:rPr>
              <w:t>0.17</w:t>
            </w:r>
          </w:p>
        </w:tc>
        <w:tc>
          <w:tcPr>
            <w:tcW w:w="1157" w:type="dxa"/>
            <w:tcBorders>
              <w:top w:val="nil"/>
              <w:left w:val="nil"/>
              <w:bottom w:val="nil"/>
              <w:right w:val="nil"/>
            </w:tcBorders>
          </w:tcPr>
          <w:p w:rsidR="001742B9" w:rsidRDefault="00256ADB" w14:paraId="3EEE0133" w14:textId="77777777">
            <w:pPr>
              <w:spacing w:after="0" w:line="259" w:lineRule="auto"/>
              <w:ind w:left="325" w:right="0" w:firstLine="0"/>
              <w:jc w:val="left"/>
            </w:pPr>
            <w:r>
              <w:rPr>
                <w:sz w:val="15"/>
              </w:rPr>
              <w:t>0.08</w:t>
            </w:r>
          </w:p>
        </w:tc>
        <w:tc>
          <w:tcPr>
            <w:tcW w:w="799" w:type="dxa"/>
            <w:tcBorders>
              <w:top w:val="nil"/>
              <w:left w:val="nil"/>
              <w:bottom w:val="nil"/>
              <w:right w:val="nil"/>
            </w:tcBorders>
          </w:tcPr>
          <w:p w:rsidR="001742B9" w:rsidRDefault="00256ADB" w14:paraId="4BB0CAF5" w14:textId="77777777">
            <w:pPr>
              <w:spacing w:after="0" w:line="259" w:lineRule="auto"/>
              <w:ind w:left="146" w:right="0" w:firstLine="0"/>
              <w:jc w:val="left"/>
            </w:pPr>
            <w:r>
              <w:rPr>
                <w:sz w:val="15"/>
              </w:rPr>
              <w:t>0.04</w:t>
            </w:r>
          </w:p>
        </w:tc>
        <w:tc>
          <w:tcPr>
            <w:tcW w:w="631" w:type="dxa"/>
            <w:tcBorders>
              <w:top w:val="nil"/>
              <w:left w:val="nil"/>
              <w:bottom w:val="nil"/>
              <w:right w:val="nil"/>
            </w:tcBorders>
          </w:tcPr>
          <w:p w:rsidR="001742B9" w:rsidRDefault="00256ADB" w14:paraId="5866F324" w14:textId="77777777">
            <w:pPr>
              <w:spacing w:after="0" w:line="259" w:lineRule="auto"/>
              <w:ind w:left="62" w:right="0" w:firstLine="0"/>
              <w:jc w:val="left"/>
            </w:pPr>
            <w:r>
              <w:rPr>
                <w:sz w:val="15"/>
              </w:rPr>
              <w:t>0.23</w:t>
            </w:r>
          </w:p>
        </w:tc>
        <w:tc>
          <w:tcPr>
            <w:tcW w:w="1157" w:type="dxa"/>
            <w:tcBorders>
              <w:top w:val="nil"/>
              <w:left w:val="nil"/>
              <w:bottom w:val="nil"/>
              <w:right w:val="nil"/>
            </w:tcBorders>
          </w:tcPr>
          <w:p w:rsidR="001742B9" w:rsidRDefault="00256ADB" w14:paraId="008A99A1" w14:textId="77777777">
            <w:pPr>
              <w:spacing w:after="0" w:line="259" w:lineRule="auto"/>
              <w:ind w:left="325" w:right="0" w:firstLine="0"/>
              <w:jc w:val="left"/>
            </w:pPr>
            <w:r>
              <w:rPr>
                <w:sz w:val="15"/>
              </w:rPr>
              <w:t>0.18</w:t>
            </w:r>
          </w:p>
        </w:tc>
        <w:tc>
          <w:tcPr>
            <w:tcW w:w="519" w:type="dxa"/>
            <w:tcBorders>
              <w:top w:val="nil"/>
              <w:left w:val="nil"/>
              <w:bottom w:val="nil"/>
              <w:right w:val="nil"/>
            </w:tcBorders>
          </w:tcPr>
          <w:p w:rsidR="001742B9" w:rsidRDefault="00256ADB" w14:paraId="60345807" w14:textId="77777777">
            <w:pPr>
              <w:spacing w:after="0" w:line="259" w:lineRule="auto"/>
              <w:ind w:left="62" w:right="0" w:firstLine="0"/>
              <w:jc w:val="left"/>
            </w:pPr>
            <w:r>
              <w:rPr>
                <w:sz w:val="15"/>
              </w:rPr>
              <w:t>0.00</w:t>
            </w:r>
          </w:p>
        </w:tc>
      </w:tr>
      <w:tr w:rsidR="001742B9" w14:paraId="451A5011" w14:textId="77777777">
        <w:trPr>
          <w:trHeight w:val="178"/>
        </w:trPr>
        <w:tc>
          <w:tcPr>
            <w:tcW w:w="2038" w:type="dxa"/>
            <w:tcBorders>
              <w:top w:val="nil"/>
              <w:left w:val="nil"/>
              <w:bottom w:val="nil"/>
              <w:right w:val="nil"/>
            </w:tcBorders>
          </w:tcPr>
          <w:p w:rsidR="001742B9" w:rsidRDefault="001742B9" w14:paraId="5998E1FB" w14:textId="77777777">
            <w:pPr>
              <w:spacing w:after="160" w:line="259" w:lineRule="auto"/>
              <w:ind w:left="0" w:right="0" w:firstLine="0"/>
              <w:jc w:val="left"/>
            </w:pPr>
          </w:p>
        </w:tc>
        <w:tc>
          <w:tcPr>
            <w:tcW w:w="631" w:type="dxa"/>
            <w:tcBorders>
              <w:top w:val="nil"/>
              <w:left w:val="nil"/>
              <w:bottom w:val="nil"/>
              <w:right w:val="nil"/>
            </w:tcBorders>
          </w:tcPr>
          <w:p w:rsidR="001742B9" w:rsidRDefault="00256ADB" w14:paraId="59223ED0" w14:textId="77777777">
            <w:pPr>
              <w:spacing w:after="0" w:line="259" w:lineRule="auto"/>
              <w:ind w:left="0" w:right="0" w:firstLine="0"/>
              <w:jc w:val="left"/>
            </w:pPr>
            <w:r>
              <w:rPr>
                <w:sz w:val="15"/>
              </w:rPr>
              <w:t>(0.46)</w:t>
            </w:r>
          </w:p>
        </w:tc>
        <w:tc>
          <w:tcPr>
            <w:tcW w:w="1157" w:type="dxa"/>
            <w:tcBorders>
              <w:top w:val="nil"/>
              <w:left w:val="nil"/>
              <w:bottom w:val="nil"/>
              <w:right w:val="nil"/>
            </w:tcBorders>
          </w:tcPr>
          <w:p w:rsidR="001742B9" w:rsidRDefault="00256ADB" w14:paraId="11D0893B" w14:textId="77777777">
            <w:pPr>
              <w:spacing w:after="0" w:line="259" w:lineRule="auto"/>
              <w:ind w:left="263" w:right="0" w:firstLine="0"/>
              <w:jc w:val="left"/>
            </w:pPr>
            <w:r>
              <w:rPr>
                <w:sz w:val="15"/>
              </w:rPr>
              <w:t>(0.41)</w:t>
            </w:r>
          </w:p>
        </w:tc>
        <w:tc>
          <w:tcPr>
            <w:tcW w:w="640" w:type="dxa"/>
            <w:tcBorders>
              <w:top w:val="nil"/>
              <w:left w:val="nil"/>
              <w:bottom w:val="nil"/>
              <w:right w:val="nil"/>
            </w:tcBorders>
          </w:tcPr>
          <w:p w:rsidR="001742B9" w:rsidRDefault="00256ADB" w14:paraId="082D63D8" w14:textId="77777777">
            <w:pPr>
              <w:spacing w:after="0" w:line="259" w:lineRule="auto"/>
              <w:ind w:left="4" w:right="0" w:firstLine="0"/>
              <w:jc w:val="left"/>
            </w:pPr>
            <w:r>
              <w:rPr>
                <w:sz w:val="15"/>
              </w:rPr>
              <w:t>(0.08)</w:t>
            </w:r>
          </w:p>
        </w:tc>
        <w:tc>
          <w:tcPr>
            <w:tcW w:w="631" w:type="dxa"/>
            <w:tcBorders>
              <w:top w:val="nil"/>
              <w:left w:val="nil"/>
              <w:bottom w:val="nil"/>
              <w:right w:val="nil"/>
            </w:tcBorders>
          </w:tcPr>
          <w:p w:rsidR="001742B9" w:rsidRDefault="00256ADB" w14:paraId="505C0CEA" w14:textId="77777777">
            <w:pPr>
              <w:spacing w:after="0" w:line="259" w:lineRule="auto"/>
              <w:ind w:left="0" w:right="0" w:firstLine="0"/>
              <w:jc w:val="left"/>
            </w:pPr>
            <w:r>
              <w:rPr>
                <w:sz w:val="15"/>
              </w:rPr>
              <w:t>(0.38)</w:t>
            </w:r>
          </w:p>
        </w:tc>
        <w:tc>
          <w:tcPr>
            <w:tcW w:w="1157" w:type="dxa"/>
            <w:tcBorders>
              <w:top w:val="nil"/>
              <w:left w:val="nil"/>
              <w:bottom w:val="nil"/>
              <w:right w:val="nil"/>
            </w:tcBorders>
          </w:tcPr>
          <w:p w:rsidR="001742B9" w:rsidRDefault="00256ADB" w14:paraId="766856BB" w14:textId="77777777">
            <w:pPr>
              <w:spacing w:after="0" w:line="259" w:lineRule="auto"/>
              <w:ind w:left="263" w:right="0" w:firstLine="0"/>
              <w:jc w:val="left"/>
            </w:pPr>
            <w:r>
              <w:rPr>
                <w:sz w:val="15"/>
              </w:rPr>
              <w:t>(0.28)</w:t>
            </w:r>
          </w:p>
        </w:tc>
        <w:tc>
          <w:tcPr>
            <w:tcW w:w="799" w:type="dxa"/>
            <w:tcBorders>
              <w:top w:val="nil"/>
              <w:left w:val="nil"/>
              <w:bottom w:val="nil"/>
              <w:right w:val="nil"/>
            </w:tcBorders>
          </w:tcPr>
          <w:p w:rsidR="001742B9" w:rsidRDefault="00256ADB" w14:paraId="1BD42917" w14:textId="77777777">
            <w:pPr>
              <w:spacing w:after="0" w:line="259" w:lineRule="auto"/>
              <w:ind w:left="84" w:right="0" w:firstLine="0"/>
              <w:jc w:val="left"/>
            </w:pPr>
            <w:r>
              <w:rPr>
                <w:sz w:val="15"/>
              </w:rPr>
              <w:t>(0.07)</w:t>
            </w:r>
          </w:p>
        </w:tc>
        <w:tc>
          <w:tcPr>
            <w:tcW w:w="631" w:type="dxa"/>
            <w:tcBorders>
              <w:top w:val="nil"/>
              <w:left w:val="nil"/>
              <w:bottom w:val="nil"/>
              <w:right w:val="nil"/>
            </w:tcBorders>
          </w:tcPr>
          <w:p w:rsidR="001742B9" w:rsidRDefault="00256ADB" w14:paraId="35391313" w14:textId="77777777">
            <w:pPr>
              <w:spacing w:after="0" w:line="259" w:lineRule="auto"/>
              <w:ind w:left="0" w:right="0" w:firstLine="0"/>
              <w:jc w:val="left"/>
            </w:pPr>
            <w:r>
              <w:rPr>
                <w:sz w:val="15"/>
              </w:rPr>
              <w:t>(0.42)</w:t>
            </w:r>
          </w:p>
        </w:tc>
        <w:tc>
          <w:tcPr>
            <w:tcW w:w="1157" w:type="dxa"/>
            <w:tcBorders>
              <w:top w:val="nil"/>
              <w:left w:val="nil"/>
              <w:bottom w:val="nil"/>
              <w:right w:val="nil"/>
            </w:tcBorders>
          </w:tcPr>
          <w:p w:rsidR="001742B9" w:rsidRDefault="00256ADB" w14:paraId="699D90D3" w14:textId="77777777">
            <w:pPr>
              <w:spacing w:after="0" w:line="259" w:lineRule="auto"/>
              <w:ind w:left="263" w:right="0" w:firstLine="0"/>
              <w:jc w:val="left"/>
            </w:pPr>
            <w:r>
              <w:rPr>
                <w:sz w:val="15"/>
              </w:rPr>
              <w:t>(0.39)</w:t>
            </w:r>
          </w:p>
        </w:tc>
        <w:tc>
          <w:tcPr>
            <w:tcW w:w="519" w:type="dxa"/>
            <w:tcBorders>
              <w:top w:val="nil"/>
              <w:left w:val="nil"/>
              <w:bottom w:val="nil"/>
              <w:right w:val="nil"/>
            </w:tcBorders>
          </w:tcPr>
          <w:p w:rsidR="001742B9" w:rsidRDefault="00256ADB" w14:paraId="5CC9CF15" w14:textId="77777777">
            <w:pPr>
              <w:spacing w:after="0" w:line="259" w:lineRule="auto"/>
              <w:ind w:left="0" w:right="0" w:firstLine="0"/>
              <w:jc w:val="left"/>
            </w:pPr>
            <w:r>
              <w:rPr>
                <w:sz w:val="15"/>
              </w:rPr>
              <w:t>(0.91)</w:t>
            </w:r>
          </w:p>
        </w:tc>
      </w:tr>
      <w:tr w:rsidR="001742B9" w14:paraId="7F770F37" w14:textId="77777777">
        <w:trPr>
          <w:trHeight w:val="178"/>
        </w:trPr>
        <w:tc>
          <w:tcPr>
            <w:tcW w:w="2038" w:type="dxa"/>
            <w:tcBorders>
              <w:top w:val="nil"/>
              <w:left w:val="nil"/>
              <w:bottom w:val="nil"/>
              <w:right w:val="nil"/>
            </w:tcBorders>
          </w:tcPr>
          <w:p w:rsidR="001742B9" w:rsidRDefault="00256ADB" w14:paraId="1D7E642F" w14:textId="77777777">
            <w:pPr>
              <w:spacing w:after="0" w:line="259" w:lineRule="auto"/>
              <w:ind w:left="112" w:right="0" w:firstLine="0"/>
              <w:jc w:val="left"/>
            </w:pPr>
            <w:r>
              <w:rPr>
                <w:sz w:val="15"/>
              </w:rPr>
              <w:t>FES: 65-75 percent</w:t>
            </w:r>
          </w:p>
        </w:tc>
        <w:tc>
          <w:tcPr>
            <w:tcW w:w="631" w:type="dxa"/>
            <w:tcBorders>
              <w:top w:val="nil"/>
              <w:left w:val="nil"/>
              <w:bottom w:val="nil"/>
              <w:right w:val="nil"/>
            </w:tcBorders>
          </w:tcPr>
          <w:p w:rsidR="001742B9" w:rsidRDefault="00256ADB" w14:paraId="14D627E8" w14:textId="77777777">
            <w:pPr>
              <w:spacing w:after="0" w:line="259" w:lineRule="auto"/>
              <w:ind w:left="62" w:right="0" w:firstLine="0"/>
              <w:jc w:val="left"/>
            </w:pPr>
            <w:r>
              <w:rPr>
                <w:sz w:val="15"/>
              </w:rPr>
              <w:t>0.27</w:t>
            </w:r>
          </w:p>
        </w:tc>
        <w:tc>
          <w:tcPr>
            <w:tcW w:w="1157" w:type="dxa"/>
            <w:tcBorders>
              <w:top w:val="nil"/>
              <w:left w:val="nil"/>
              <w:bottom w:val="nil"/>
              <w:right w:val="nil"/>
            </w:tcBorders>
          </w:tcPr>
          <w:p w:rsidR="001742B9" w:rsidRDefault="00256ADB" w14:paraId="76C5B809" w14:textId="77777777">
            <w:pPr>
              <w:spacing w:after="0" w:line="259" w:lineRule="auto"/>
              <w:ind w:left="325" w:right="0" w:firstLine="0"/>
              <w:jc w:val="left"/>
            </w:pPr>
            <w:r>
              <w:rPr>
                <w:sz w:val="15"/>
              </w:rPr>
              <w:t>0.26</w:t>
            </w:r>
          </w:p>
        </w:tc>
        <w:tc>
          <w:tcPr>
            <w:tcW w:w="640" w:type="dxa"/>
            <w:tcBorders>
              <w:top w:val="nil"/>
              <w:left w:val="nil"/>
              <w:bottom w:val="nil"/>
              <w:right w:val="nil"/>
            </w:tcBorders>
          </w:tcPr>
          <w:p w:rsidR="001742B9" w:rsidRDefault="00256ADB" w14:paraId="1A32196C" w14:textId="77777777">
            <w:pPr>
              <w:spacing w:after="0" w:line="259" w:lineRule="auto"/>
              <w:ind w:left="66" w:right="0" w:firstLine="0"/>
              <w:jc w:val="left"/>
            </w:pPr>
            <w:r>
              <w:rPr>
                <w:sz w:val="15"/>
              </w:rPr>
              <w:t>0.02</w:t>
            </w:r>
          </w:p>
        </w:tc>
        <w:tc>
          <w:tcPr>
            <w:tcW w:w="631" w:type="dxa"/>
            <w:tcBorders>
              <w:top w:val="nil"/>
              <w:left w:val="nil"/>
              <w:bottom w:val="nil"/>
              <w:right w:val="nil"/>
            </w:tcBorders>
          </w:tcPr>
          <w:p w:rsidR="001742B9" w:rsidRDefault="00256ADB" w14:paraId="0F060A25" w14:textId="77777777">
            <w:pPr>
              <w:spacing w:after="0" w:line="259" w:lineRule="auto"/>
              <w:ind w:left="62" w:right="0" w:firstLine="0"/>
              <w:jc w:val="left"/>
            </w:pPr>
            <w:r>
              <w:rPr>
                <w:sz w:val="15"/>
              </w:rPr>
              <w:t>0.19</w:t>
            </w:r>
          </w:p>
        </w:tc>
        <w:tc>
          <w:tcPr>
            <w:tcW w:w="1157" w:type="dxa"/>
            <w:tcBorders>
              <w:top w:val="nil"/>
              <w:left w:val="nil"/>
              <w:bottom w:val="nil"/>
              <w:right w:val="nil"/>
            </w:tcBorders>
          </w:tcPr>
          <w:p w:rsidR="001742B9" w:rsidRDefault="00256ADB" w14:paraId="75BFF2F9" w14:textId="77777777">
            <w:pPr>
              <w:spacing w:after="0" w:line="259" w:lineRule="auto"/>
              <w:ind w:left="325" w:right="0" w:firstLine="0"/>
              <w:jc w:val="left"/>
            </w:pPr>
            <w:r>
              <w:rPr>
                <w:sz w:val="15"/>
              </w:rPr>
              <w:t>0.23</w:t>
            </w:r>
          </w:p>
        </w:tc>
        <w:tc>
          <w:tcPr>
            <w:tcW w:w="799" w:type="dxa"/>
            <w:tcBorders>
              <w:top w:val="nil"/>
              <w:left w:val="nil"/>
              <w:bottom w:val="nil"/>
              <w:right w:val="nil"/>
            </w:tcBorders>
          </w:tcPr>
          <w:p w:rsidR="001742B9" w:rsidRDefault="00256ADB" w14:paraId="5FD929E0" w14:textId="77777777">
            <w:pPr>
              <w:spacing w:after="0" w:line="259" w:lineRule="auto"/>
              <w:ind w:left="146" w:right="0" w:firstLine="0"/>
              <w:jc w:val="left"/>
            </w:pPr>
            <w:r>
              <w:rPr>
                <w:sz w:val="15"/>
              </w:rPr>
              <w:t>0.01</w:t>
            </w:r>
          </w:p>
        </w:tc>
        <w:tc>
          <w:tcPr>
            <w:tcW w:w="631" w:type="dxa"/>
            <w:tcBorders>
              <w:top w:val="nil"/>
              <w:left w:val="nil"/>
              <w:bottom w:val="nil"/>
              <w:right w:val="nil"/>
            </w:tcBorders>
          </w:tcPr>
          <w:p w:rsidR="001742B9" w:rsidRDefault="00256ADB" w14:paraId="2928541D" w14:textId="77777777">
            <w:pPr>
              <w:spacing w:after="0" w:line="259" w:lineRule="auto"/>
              <w:ind w:left="62" w:right="0" w:firstLine="0"/>
              <w:jc w:val="left"/>
            </w:pPr>
            <w:r>
              <w:rPr>
                <w:sz w:val="15"/>
              </w:rPr>
              <w:t>0.13</w:t>
            </w:r>
          </w:p>
        </w:tc>
        <w:tc>
          <w:tcPr>
            <w:tcW w:w="1157" w:type="dxa"/>
            <w:tcBorders>
              <w:top w:val="nil"/>
              <w:left w:val="nil"/>
              <w:bottom w:val="nil"/>
              <w:right w:val="nil"/>
            </w:tcBorders>
          </w:tcPr>
          <w:p w:rsidR="001742B9" w:rsidRDefault="00256ADB" w14:paraId="0B2F98EE" w14:textId="77777777">
            <w:pPr>
              <w:spacing w:after="0" w:line="259" w:lineRule="auto"/>
              <w:ind w:left="325" w:right="0" w:firstLine="0"/>
              <w:jc w:val="left"/>
            </w:pPr>
            <w:r>
              <w:rPr>
                <w:sz w:val="15"/>
              </w:rPr>
              <w:t>0.18</w:t>
            </w:r>
          </w:p>
        </w:tc>
        <w:tc>
          <w:tcPr>
            <w:tcW w:w="519" w:type="dxa"/>
            <w:tcBorders>
              <w:top w:val="nil"/>
              <w:left w:val="nil"/>
              <w:bottom w:val="nil"/>
              <w:right w:val="nil"/>
            </w:tcBorders>
          </w:tcPr>
          <w:p w:rsidR="001742B9" w:rsidRDefault="00256ADB" w14:paraId="3C0AA55F" w14:textId="77777777">
            <w:pPr>
              <w:spacing w:after="0" w:line="259" w:lineRule="auto"/>
              <w:ind w:left="35" w:right="0" w:firstLine="0"/>
              <w:jc w:val="left"/>
            </w:pPr>
            <w:r>
              <w:rPr>
                <w:sz w:val="15"/>
              </w:rPr>
              <w:t>-0.05</w:t>
            </w:r>
          </w:p>
        </w:tc>
      </w:tr>
      <w:tr w:rsidR="001742B9" w14:paraId="7F2CF83E" w14:textId="77777777">
        <w:trPr>
          <w:trHeight w:val="178"/>
        </w:trPr>
        <w:tc>
          <w:tcPr>
            <w:tcW w:w="2038" w:type="dxa"/>
            <w:tcBorders>
              <w:top w:val="nil"/>
              <w:left w:val="nil"/>
              <w:bottom w:val="nil"/>
              <w:right w:val="nil"/>
            </w:tcBorders>
          </w:tcPr>
          <w:p w:rsidR="001742B9" w:rsidRDefault="001742B9" w14:paraId="158FABCA" w14:textId="77777777">
            <w:pPr>
              <w:spacing w:after="160" w:line="259" w:lineRule="auto"/>
              <w:ind w:left="0" w:right="0" w:firstLine="0"/>
              <w:jc w:val="left"/>
            </w:pPr>
          </w:p>
        </w:tc>
        <w:tc>
          <w:tcPr>
            <w:tcW w:w="631" w:type="dxa"/>
            <w:tcBorders>
              <w:top w:val="nil"/>
              <w:left w:val="nil"/>
              <w:bottom w:val="nil"/>
              <w:right w:val="nil"/>
            </w:tcBorders>
          </w:tcPr>
          <w:p w:rsidR="001742B9" w:rsidRDefault="00256ADB" w14:paraId="43BE3322" w14:textId="77777777">
            <w:pPr>
              <w:spacing w:after="0" w:line="259" w:lineRule="auto"/>
              <w:ind w:left="0" w:right="0" w:firstLine="0"/>
              <w:jc w:val="left"/>
            </w:pPr>
            <w:r>
              <w:rPr>
                <w:sz w:val="15"/>
              </w:rPr>
              <w:t>(0.44)</w:t>
            </w:r>
          </w:p>
        </w:tc>
        <w:tc>
          <w:tcPr>
            <w:tcW w:w="1157" w:type="dxa"/>
            <w:tcBorders>
              <w:top w:val="nil"/>
              <w:left w:val="nil"/>
              <w:bottom w:val="nil"/>
              <w:right w:val="nil"/>
            </w:tcBorders>
          </w:tcPr>
          <w:p w:rsidR="001742B9" w:rsidRDefault="00256ADB" w14:paraId="72BC7584" w14:textId="77777777">
            <w:pPr>
              <w:spacing w:after="0" w:line="259" w:lineRule="auto"/>
              <w:ind w:left="263" w:right="0" w:firstLine="0"/>
              <w:jc w:val="left"/>
            </w:pPr>
            <w:r>
              <w:rPr>
                <w:sz w:val="15"/>
              </w:rPr>
              <w:t>(0.44)</w:t>
            </w:r>
          </w:p>
        </w:tc>
        <w:tc>
          <w:tcPr>
            <w:tcW w:w="640" w:type="dxa"/>
            <w:tcBorders>
              <w:top w:val="nil"/>
              <w:left w:val="nil"/>
              <w:bottom w:val="nil"/>
              <w:right w:val="nil"/>
            </w:tcBorders>
          </w:tcPr>
          <w:p w:rsidR="001742B9" w:rsidRDefault="00256ADB" w14:paraId="42F544CF" w14:textId="77777777">
            <w:pPr>
              <w:spacing w:after="0" w:line="259" w:lineRule="auto"/>
              <w:ind w:left="4" w:right="0" w:firstLine="0"/>
              <w:jc w:val="left"/>
            </w:pPr>
            <w:r>
              <w:rPr>
                <w:sz w:val="15"/>
              </w:rPr>
              <w:t>(0.56)</w:t>
            </w:r>
          </w:p>
        </w:tc>
        <w:tc>
          <w:tcPr>
            <w:tcW w:w="631" w:type="dxa"/>
            <w:tcBorders>
              <w:top w:val="nil"/>
              <w:left w:val="nil"/>
              <w:bottom w:val="nil"/>
              <w:right w:val="nil"/>
            </w:tcBorders>
          </w:tcPr>
          <w:p w:rsidR="001742B9" w:rsidRDefault="00256ADB" w14:paraId="565D9CC7" w14:textId="77777777">
            <w:pPr>
              <w:spacing w:after="0" w:line="259" w:lineRule="auto"/>
              <w:ind w:left="0" w:right="0" w:firstLine="0"/>
              <w:jc w:val="left"/>
            </w:pPr>
            <w:r>
              <w:rPr>
                <w:sz w:val="15"/>
              </w:rPr>
              <w:t>(0.39)</w:t>
            </w:r>
          </w:p>
        </w:tc>
        <w:tc>
          <w:tcPr>
            <w:tcW w:w="1157" w:type="dxa"/>
            <w:tcBorders>
              <w:top w:val="nil"/>
              <w:left w:val="nil"/>
              <w:bottom w:val="nil"/>
              <w:right w:val="nil"/>
            </w:tcBorders>
          </w:tcPr>
          <w:p w:rsidR="001742B9" w:rsidRDefault="00256ADB" w14:paraId="6054677E" w14:textId="77777777">
            <w:pPr>
              <w:spacing w:after="0" w:line="259" w:lineRule="auto"/>
              <w:ind w:left="263" w:right="0" w:firstLine="0"/>
              <w:jc w:val="left"/>
            </w:pPr>
            <w:r>
              <w:rPr>
                <w:sz w:val="15"/>
              </w:rPr>
              <w:t>(0.42)</w:t>
            </w:r>
          </w:p>
        </w:tc>
        <w:tc>
          <w:tcPr>
            <w:tcW w:w="799" w:type="dxa"/>
            <w:tcBorders>
              <w:top w:val="nil"/>
              <w:left w:val="nil"/>
              <w:bottom w:val="nil"/>
              <w:right w:val="nil"/>
            </w:tcBorders>
          </w:tcPr>
          <w:p w:rsidR="001742B9" w:rsidRDefault="00256ADB" w14:paraId="21132784" w14:textId="77777777">
            <w:pPr>
              <w:spacing w:after="0" w:line="259" w:lineRule="auto"/>
              <w:ind w:left="84" w:right="0" w:firstLine="0"/>
              <w:jc w:val="left"/>
            </w:pPr>
            <w:r>
              <w:rPr>
                <w:sz w:val="15"/>
              </w:rPr>
              <w:t>(0.64)</w:t>
            </w:r>
          </w:p>
        </w:tc>
        <w:tc>
          <w:tcPr>
            <w:tcW w:w="631" w:type="dxa"/>
            <w:tcBorders>
              <w:top w:val="nil"/>
              <w:left w:val="nil"/>
              <w:bottom w:val="nil"/>
              <w:right w:val="nil"/>
            </w:tcBorders>
          </w:tcPr>
          <w:p w:rsidR="001742B9" w:rsidRDefault="00256ADB" w14:paraId="76DFA527" w14:textId="77777777">
            <w:pPr>
              <w:spacing w:after="0" w:line="259" w:lineRule="auto"/>
              <w:ind w:left="0" w:right="0" w:firstLine="0"/>
              <w:jc w:val="left"/>
            </w:pPr>
            <w:r>
              <w:rPr>
                <w:sz w:val="15"/>
              </w:rPr>
              <w:t>(0.34)</w:t>
            </w:r>
          </w:p>
        </w:tc>
        <w:tc>
          <w:tcPr>
            <w:tcW w:w="1157" w:type="dxa"/>
            <w:tcBorders>
              <w:top w:val="nil"/>
              <w:left w:val="nil"/>
              <w:bottom w:val="nil"/>
              <w:right w:val="nil"/>
            </w:tcBorders>
          </w:tcPr>
          <w:p w:rsidR="001742B9" w:rsidRDefault="00256ADB" w14:paraId="7CCFBDD4" w14:textId="77777777">
            <w:pPr>
              <w:spacing w:after="0" w:line="259" w:lineRule="auto"/>
              <w:ind w:left="263" w:right="0" w:firstLine="0"/>
              <w:jc w:val="left"/>
            </w:pPr>
            <w:r>
              <w:rPr>
                <w:sz w:val="15"/>
              </w:rPr>
              <w:t>(0.39)</w:t>
            </w:r>
          </w:p>
        </w:tc>
        <w:tc>
          <w:tcPr>
            <w:tcW w:w="519" w:type="dxa"/>
            <w:tcBorders>
              <w:top w:val="nil"/>
              <w:left w:val="nil"/>
              <w:bottom w:val="nil"/>
              <w:right w:val="nil"/>
            </w:tcBorders>
          </w:tcPr>
          <w:p w:rsidR="001742B9" w:rsidRDefault="00256ADB" w14:paraId="48B2672D" w14:textId="77777777">
            <w:pPr>
              <w:spacing w:after="0" w:line="259" w:lineRule="auto"/>
              <w:ind w:left="0" w:right="0" w:firstLine="0"/>
              <w:jc w:val="left"/>
            </w:pPr>
            <w:r>
              <w:rPr>
                <w:sz w:val="15"/>
              </w:rPr>
              <w:t>(0.21)</w:t>
            </w:r>
          </w:p>
        </w:tc>
      </w:tr>
      <w:tr w:rsidR="001742B9" w14:paraId="6165DEC3" w14:textId="77777777">
        <w:trPr>
          <w:trHeight w:val="178"/>
        </w:trPr>
        <w:tc>
          <w:tcPr>
            <w:tcW w:w="2038" w:type="dxa"/>
            <w:tcBorders>
              <w:top w:val="nil"/>
              <w:left w:val="nil"/>
              <w:bottom w:val="nil"/>
              <w:right w:val="nil"/>
            </w:tcBorders>
          </w:tcPr>
          <w:p w:rsidR="001742B9" w:rsidRDefault="00256ADB" w14:paraId="7B3C6CFD" w14:textId="77777777">
            <w:pPr>
              <w:spacing w:after="0" w:line="259" w:lineRule="auto"/>
              <w:ind w:left="112" w:right="0" w:firstLine="0"/>
              <w:jc w:val="left"/>
            </w:pPr>
            <w:r>
              <w:rPr>
                <w:sz w:val="15"/>
              </w:rPr>
              <w:t>FES: &gt;= 75 percent</w:t>
            </w:r>
          </w:p>
        </w:tc>
        <w:tc>
          <w:tcPr>
            <w:tcW w:w="631" w:type="dxa"/>
            <w:tcBorders>
              <w:top w:val="nil"/>
              <w:left w:val="nil"/>
              <w:bottom w:val="nil"/>
              <w:right w:val="nil"/>
            </w:tcBorders>
          </w:tcPr>
          <w:p w:rsidR="001742B9" w:rsidRDefault="00256ADB" w14:paraId="582E1986" w14:textId="77777777">
            <w:pPr>
              <w:spacing w:after="0" w:line="259" w:lineRule="auto"/>
              <w:ind w:left="62" w:right="0" w:firstLine="0"/>
              <w:jc w:val="left"/>
            </w:pPr>
            <w:r>
              <w:rPr>
                <w:sz w:val="15"/>
              </w:rPr>
              <w:t>0.30</w:t>
            </w:r>
          </w:p>
        </w:tc>
        <w:tc>
          <w:tcPr>
            <w:tcW w:w="1157" w:type="dxa"/>
            <w:tcBorders>
              <w:top w:val="nil"/>
              <w:left w:val="nil"/>
              <w:bottom w:val="nil"/>
              <w:right w:val="nil"/>
            </w:tcBorders>
          </w:tcPr>
          <w:p w:rsidR="001742B9" w:rsidRDefault="00256ADB" w14:paraId="7B960E01" w14:textId="77777777">
            <w:pPr>
              <w:spacing w:after="0" w:line="259" w:lineRule="auto"/>
              <w:ind w:left="325" w:right="0" w:firstLine="0"/>
              <w:jc w:val="left"/>
            </w:pPr>
            <w:r>
              <w:rPr>
                <w:sz w:val="15"/>
              </w:rPr>
              <w:t>0.45</w:t>
            </w:r>
          </w:p>
        </w:tc>
        <w:tc>
          <w:tcPr>
            <w:tcW w:w="640" w:type="dxa"/>
            <w:tcBorders>
              <w:top w:val="nil"/>
              <w:left w:val="nil"/>
              <w:bottom w:val="nil"/>
              <w:right w:val="nil"/>
            </w:tcBorders>
          </w:tcPr>
          <w:p w:rsidR="001742B9" w:rsidRDefault="00256ADB" w14:paraId="46A444E2" w14:textId="77777777">
            <w:pPr>
              <w:spacing w:after="0" w:line="259" w:lineRule="auto"/>
              <w:ind w:left="0" w:right="0" w:firstLine="0"/>
              <w:jc w:val="left"/>
            </w:pPr>
            <w:r>
              <w:rPr>
                <w:sz w:val="15"/>
              </w:rPr>
              <w:t>-0.07*</w:t>
            </w:r>
          </w:p>
        </w:tc>
        <w:tc>
          <w:tcPr>
            <w:tcW w:w="631" w:type="dxa"/>
            <w:tcBorders>
              <w:top w:val="nil"/>
              <w:left w:val="nil"/>
              <w:bottom w:val="nil"/>
              <w:right w:val="nil"/>
            </w:tcBorders>
          </w:tcPr>
          <w:p w:rsidR="001742B9" w:rsidRDefault="00256ADB" w14:paraId="26F369FF" w14:textId="77777777">
            <w:pPr>
              <w:spacing w:after="0" w:line="259" w:lineRule="auto"/>
              <w:ind w:left="62" w:right="0" w:firstLine="0"/>
              <w:jc w:val="left"/>
            </w:pPr>
            <w:r>
              <w:rPr>
                <w:sz w:val="15"/>
              </w:rPr>
              <w:t>0.49</w:t>
            </w:r>
          </w:p>
        </w:tc>
        <w:tc>
          <w:tcPr>
            <w:tcW w:w="1157" w:type="dxa"/>
            <w:tcBorders>
              <w:top w:val="nil"/>
              <w:left w:val="nil"/>
              <w:bottom w:val="nil"/>
              <w:right w:val="nil"/>
            </w:tcBorders>
          </w:tcPr>
          <w:p w:rsidR="001742B9" w:rsidRDefault="00256ADB" w14:paraId="63361195" w14:textId="77777777">
            <w:pPr>
              <w:spacing w:after="0" w:line="259" w:lineRule="auto"/>
              <w:ind w:left="325" w:right="0" w:firstLine="0"/>
              <w:jc w:val="left"/>
            </w:pPr>
            <w:r>
              <w:rPr>
                <w:sz w:val="15"/>
              </w:rPr>
              <w:t>0.65</w:t>
            </w:r>
          </w:p>
        </w:tc>
        <w:tc>
          <w:tcPr>
            <w:tcW w:w="799" w:type="dxa"/>
            <w:tcBorders>
              <w:top w:val="nil"/>
              <w:left w:val="nil"/>
              <w:bottom w:val="nil"/>
              <w:right w:val="nil"/>
            </w:tcBorders>
          </w:tcPr>
          <w:p w:rsidR="001742B9" w:rsidRDefault="00256ADB" w14:paraId="2C4D78F1" w14:textId="77777777">
            <w:pPr>
              <w:spacing w:after="0" w:line="259" w:lineRule="auto"/>
              <w:ind w:left="0" w:right="0" w:firstLine="0"/>
              <w:jc w:val="left"/>
            </w:pPr>
            <w:r>
              <w:rPr>
                <w:sz w:val="15"/>
              </w:rPr>
              <w:t>-0.12***</w:t>
            </w:r>
          </w:p>
        </w:tc>
        <w:tc>
          <w:tcPr>
            <w:tcW w:w="631" w:type="dxa"/>
            <w:tcBorders>
              <w:top w:val="nil"/>
              <w:left w:val="nil"/>
              <w:bottom w:val="nil"/>
              <w:right w:val="nil"/>
            </w:tcBorders>
          </w:tcPr>
          <w:p w:rsidR="001742B9" w:rsidRDefault="00256ADB" w14:paraId="33257A09" w14:textId="77777777">
            <w:pPr>
              <w:spacing w:after="0" w:line="259" w:lineRule="auto"/>
              <w:ind w:left="62" w:right="0" w:firstLine="0"/>
              <w:jc w:val="left"/>
            </w:pPr>
            <w:r>
              <w:rPr>
                <w:sz w:val="15"/>
              </w:rPr>
              <w:t>0.44</w:t>
            </w:r>
          </w:p>
        </w:tc>
        <w:tc>
          <w:tcPr>
            <w:tcW w:w="1157" w:type="dxa"/>
            <w:tcBorders>
              <w:top w:val="nil"/>
              <w:left w:val="nil"/>
              <w:bottom w:val="nil"/>
              <w:right w:val="nil"/>
            </w:tcBorders>
          </w:tcPr>
          <w:p w:rsidR="001742B9" w:rsidRDefault="00256ADB" w14:paraId="3FC785DC" w14:textId="77777777">
            <w:pPr>
              <w:spacing w:after="0" w:line="259" w:lineRule="auto"/>
              <w:ind w:left="325" w:right="0" w:firstLine="0"/>
              <w:jc w:val="left"/>
            </w:pPr>
            <w:r>
              <w:rPr>
                <w:sz w:val="15"/>
              </w:rPr>
              <w:t>0.42</w:t>
            </w:r>
          </w:p>
        </w:tc>
        <w:tc>
          <w:tcPr>
            <w:tcW w:w="519" w:type="dxa"/>
            <w:tcBorders>
              <w:top w:val="nil"/>
              <w:left w:val="nil"/>
              <w:bottom w:val="nil"/>
              <w:right w:val="nil"/>
            </w:tcBorders>
          </w:tcPr>
          <w:p w:rsidR="001742B9" w:rsidRDefault="00256ADB" w14:paraId="6467138C" w14:textId="77777777">
            <w:pPr>
              <w:spacing w:after="0" w:line="259" w:lineRule="auto"/>
              <w:ind w:left="62" w:right="0" w:firstLine="0"/>
              <w:jc w:val="left"/>
            </w:pPr>
            <w:r>
              <w:rPr>
                <w:sz w:val="15"/>
              </w:rPr>
              <w:t>0.04</w:t>
            </w:r>
          </w:p>
        </w:tc>
      </w:tr>
      <w:tr w:rsidR="001742B9" w14:paraId="45FDDED8" w14:textId="77777777">
        <w:trPr>
          <w:trHeight w:val="183"/>
        </w:trPr>
        <w:tc>
          <w:tcPr>
            <w:tcW w:w="2038" w:type="dxa"/>
            <w:tcBorders>
              <w:top w:val="nil"/>
              <w:left w:val="nil"/>
              <w:bottom w:val="single" w:color="000000" w:sz="3" w:space="0"/>
              <w:right w:val="nil"/>
            </w:tcBorders>
          </w:tcPr>
          <w:p w:rsidR="001742B9" w:rsidRDefault="001742B9" w14:paraId="1C1FD72D" w14:textId="77777777">
            <w:pPr>
              <w:spacing w:after="160" w:line="259" w:lineRule="auto"/>
              <w:ind w:left="0" w:right="0" w:firstLine="0"/>
              <w:jc w:val="left"/>
            </w:pPr>
          </w:p>
        </w:tc>
        <w:tc>
          <w:tcPr>
            <w:tcW w:w="631" w:type="dxa"/>
            <w:tcBorders>
              <w:top w:val="nil"/>
              <w:left w:val="nil"/>
              <w:bottom w:val="single" w:color="000000" w:sz="3" w:space="0"/>
              <w:right w:val="nil"/>
            </w:tcBorders>
          </w:tcPr>
          <w:p w:rsidR="001742B9" w:rsidRDefault="00256ADB" w14:paraId="0C8EA840" w14:textId="77777777">
            <w:pPr>
              <w:spacing w:after="0" w:line="259" w:lineRule="auto"/>
              <w:ind w:left="0" w:right="0" w:firstLine="0"/>
              <w:jc w:val="left"/>
            </w:pPr>
            <w:r>
              <w:rPr>
                <w:sz w:val="15"/>
              </w:rPr>
              <w:t>(0.46)</w:t>
            </w:r>
          </w:p>
        </w:tc>
        <w:tc>
          <w:tcPr>
            <w:tcW w:w="1157" w:type="dxa"/>
            <w:tcBorders>
              <w:top w:val="nil"/>
              <w:left w:val="nil"/>
              <w:bottom w:val="single" w:color="000000" w:sz="3" w:space="0"/>
              <w:right w:val="nil"/>
            </w:tcBorders>
          </w:tcPr>
          <w:p w:rsidR="001742B9" w:rsidRDefault="00256ADB" w14:paraId="57D95CFD" w14:textId="77777777">
            <w:pPr>
              <w:spacing w:after="0" w:line="259" w:lineRule="auto"/>
              <w:ind w:left="263" w:right="0" w:firstLine="0"/>
              <w:jc w:val="left"/>
            </w:pPr>
            <w:r>
              <w:rPr>
                <w:sz w:val="15"/>
              </w:rPr>
              <w:t>(0.50)</w:t>
            </w:r>
          </w:p>
        </w:tc>
        <w:tc>
          <w:tcPr>
            <w:tcW w:w="640" w:type="dxa"/>
            <w:tcBorders>
              <w:top w:val="nil"/>
              <w:left w:val="nil"/>
              <w:bottom w:val="single" w:color="000000" w:sz="3" w:space="0"/>
              <w:right w:val="nil"/>
            </w:tcBorders>
          </w:tcPr>
          <w:p w:rsidR="001742B9" w:rsidRDefault="00256ADB" w14:paraId="48D14986" w14:textId="77777777">
            <w:pPr>
              <w:spacing w:after="0" w:line="259" w:lineRule="auto"/>
              <w:ind w:left="4" w:right="0" w:firstLine="0"/>
              <w:jc w:val="left"/>
            </w:pPr>
            <w:r>
              <w:rPr>
                <w:sz w:val="15"/>
              </w:rPr>
              <w:t>(0.03)</w:t>
            </w:r>
          </w:p>
        </w:tc>
        <w:tc>
          <w:tcPr>
            <w:tcW w:w="631" w:type="dxa"/>
            <w:tcBorders>
              <w:top w:val="nil"/>
              <w:left w:val="nil"/>
              <w:bottom w:val="single" w:color="000000" w:sz="3" w:space="0"/>
              <w:right w:val="nil"/>
            </w:tcBorders>
          </w:tcPr>
          <w:p w:rsidR="001742B9" w:rsidRDefault="00256ADB" w14:paraId="1FFE7DF0" w14:textId="77777777">
            <w:pPr>
              <w:spacing w:after="0" w:line="259" w:lineRule="auto"/>
              <w:ind w:left="0" w:right="0" w:firstLine="0"/>
              <w:jc w:val="left"/>
            </w:pPr>
            <w:r>
              <w:rPr>
                <w:sz w:val="15"/>
              </w:rPr>
              <w:t>(0.50)</w:t>
            </w:r>
          </w:p>
        </w:tc>
        <w:tc>
          <w:tcPr>
            <w:tcW w:w="1157" w:type="dxa"/>
            <w:tcBorders>
              <w:top w:val="nil"/>
              <w:left w:val="nil"/>
              <w:bottom w:val="single" w:color="000000" w:sz="3" w:space="0"/>
              <w:right w:val="nil"/>
            </w:tcBorders>
          </w:tcPr>
          <w:p w:rsidR="001742B9" w:rsidRDefault="00256ADB" w14:paraId="01321504" w14:textId="77777777">
            <w:pPr>
              <w:spacing w:after="0" w:line="259" w:lineRule="auto"/>
              <w:ind w:left="263" w:right="0" w:firstLine="0"/>
              <w:jc w:val="left"/>
            </w:pPr>
            <w:r>
              <w:rPr>
                <w:sz w:val="15"/>
              </w:rPr>
              <w:t>(0.48)</w:t>
            </w:r>
          </w:p>
        </w:tc>
        <w:tc>
          <w:tcPr>
            <w:tcW w:w="799" w:type="dxa"/>
            <w:tcBorders>
              <w:top w:val="nil"/>
              <w:left w:val="nil"/>
              <w:bottom w:val="single" w:color="000000" w:sz="3" w:space="0"/>
              <w:right w:val="nil"/>
            </w:tcBorders>
          </w:tcPr>
          <w:p w:rsidR="001742B9" w:rsidRDefault="00256ADB" w14:paraId="795CF019" w14:textId="77777777">
            <w:pPr>
              <w:spacing w:after="0" w:line="259" w:lineRule="auto"/>
              <w:ind w:left="84" w:right="0" w:firstLine="0"/>
              <w:jc w:val="left"/>
            </w:pPr>
            <w:r>
              <w:rPr>
                <w:sz w:val="15"/>
              </w:rPr>
              <w:t>(0.00)</w:t>
            </w:r>
          </w:p>
        </w:tc>
        <w:tc>
          <w:tcPr>
            <w:tcW w:w="631" w:type="dxa"/>
            <w:tcBorders>
              <w:top w:val="nil"/>
              <w:left w:val="nil"/>
              <w:bottom w:val="single" w:color="000000" w:sz="3" w:space="0"/>
              <w:right w:val="nil"/>
            </w:tcBorders>
          </w:tcPr>
          <w:p w:rsidR="001742B9" w:rsidRDefault="00256ADB" w14:paraId="7D73F161" w14:textId="77777777">
            <w:pPr>
              <w:spacing w:after="0" w:line="259" w:lineRule="auto"/>
              <w:ind w:left="0" w:right="0" w:firstLine="0"/>
              <w:jc w:val="left"/>
            </w:pPr>
            <w:r>
              <w:rPr>
                <w:sz w:val="15"/>
              </w:rPr>
              <w:t>(0.50)</w:t>
            </w:r>
          </w:p>
        </w:tc>
        <w:tc>
          <w:tcPr>
            <w:tcW w:w="1157" w:type="dxa"/>
            <w:tcBorders>
              <w:top w:val="nil"/>
              <w:left w:val="nil"/>
              <w:bottom w:val="single" w:color="000000" w:sz="3" w:space="0"/>
              <w:right w:val="nil"/>
            </w:tcBorders>
          </w:tcPr>
          <w:p w:rsidR="001742B9" w:rsidRDefault="00256ADB" w14:paraId="64001D08" w14:textId="77777777">
            <w:pPr>
              <w:spacing w:after="0" w:line="259" w:lineRule="auto"/>
              <w:ind w:left="263" w:right="0" w:firstLine="0"/>
              <w:jc w:val="left"/>
            </w:pPr>
            <w:r>
              <w:rPr>
                <w:sz w:val="15"/>
              </w:rPr>
              <w:t>(0.50)</w:t>
            </w:r>
          </w:p>
        </w:tc>
        <w:tc>
          <w:tcPr>
            <w:tcW w:w="519" w:type="dxa"/>
            <w:tcBorders>
              <w:top w:val="nil"/>
              <w:left w:val="nil"/>
              <w:bottom w:val="single" w:color="000000" w:sz="3" w:space="0"/>
              <w:right w:val="nil"/>
            </w:tcBorders>
          </w:tcPr>
          <w:p w:rsidR="001742B9" w:rsidRDefault="00256ADB" w14:paraId="7366B36A" w14:textId="77777777">
            <w:pPr>
              <w:spacing w:after="0" w:line="259" w:lineRule="auto"/>
              <w:ind w:left="0" w:right="0" w:firstLine="0"/>
              <w:jc w:val="left"/>
            </w:pPr>
            <w:r>
              <w:rPr>
                <w:sz w:val="15"/>
              </w:rPr>
              <w:t>(0.43)</w:t>
            </w:r>
          </w:p>
        </w:tc>
      </w:tr>
      <w:tr w:rsidR="001742B9" w14:paraId="01F76DA8" w14:textId="77777777">
        <w:trPr>
          <w:trHeight w:val="208"/>
        </w:trPr>
        <w:tc>
          <w:tcPr>
            <w:tcW w:w="2038" w:type="dxa"/>
            <w:tcBorders>
              <w:top w:val="single" w:color="000000" w:sz="3" w:space="0"/>
              <w:left w:val="nil"/>
              <w:bottom w:val="double" w:color="000000" w:sz="3" w:space="0"/>
              <w:right w:val="nil"/>
            </w:tcBorders>
          </w:tcPr>
          <w:p w:rsidR="001742B9" w:rsidRDefault="00256ADB" w14:paraId="375AEF8B" w14:textId="77777777">
            <w:pPr>
              <w:spacing w:after="0" w:line="259" w:lineRule="auto"/>
              <w:ind w:left="112" w:right="0" w:firstLine="0"/>
              <w:jc w:val="left"/>
            </w:pPr>
            <w:r>
              <w:rPr>
                <w:sz w:val="15"/>
              </w:rPr>
              <w:t>Observations</w:t>
            </w:r>
          </w:p>
        </w:tc>
        <w:tc>
          <w:tcPr>
            <w:tcW w:w="631" w:type="dxa"/>
            <w:tcBorders>
              <w:top w:val="single" w:color="000000" w:sz="3" w:space="0"/>
              <w:left w:val="nil"/>
              <w:bottom w:val="double" w:color="000000" w:sz="3" w:space="0"/>
              <w:right w:val="nil"/>
            </w:tcBorders>
          </w:tcPr>
          <w:p w:rsidR="001742B9" w:rsidRDefault="00256ADB" w14:paraId="36A470A1" w14:textId="77777777">
            <w:pPr>
              <w:spacing w:after="0" w:line="259" w:lineRule="auto"/>
              <w:ind w:left="84" w:right="0" w:firstLine="0"/>
              <w:jc w:val="left"/>
            </w:pPr>
            <w:r>
              <w:rPr>
                <w:sz w:val="15"/>
              </w:rPr>
              <w:t>610</w:t>
            </w:r>
          </w:p>
        </w:tc>
        <w:tc>
          <w:tcPr>
            <w:tcW w:w="1157" w:type="dxa"/>
            <w:tcBorders>
              <w:top w:val="single" w:color="000000" w:sz="3" w:space="0"/>
              <w:left w:val="nil"/>
              <w:bottom w:val="double" w:color="000000" w:sz="3" w:space="0"/>
              <w:right w:val="nil"/>
            </w:tcBorders>
          </w:tcPr>
          <w:p w:rsidR="001742B9" w:rsidRDefault="00256ADB" w14:paraId="5D818EC1" w14:textId="77777777">
            <w:pPr>
              <w:spacing w:after="0" w:line="259" w:lineRule="auto"/>
              <w:ind w:left="347" w:right="0" w:firstLine="0"/>
              <w:jc w:val="left"/>
            </w:pPr>
            <w:r>
              <w:rPr>
                <w:sz w:val="15"/>
              </w:rPr>
              <w:t>233</w:t>
            </w:r>
          </w:p>
        </w:tc>
        <w:tc>
          <w:tcPr>
            <w:tcW w:w="640" w:type="dxa"/>
            <w:tcBorders>
              <w:top w:val="single" w:color="000000" w:sz="3" w:space="0"/>
              <w:left w:val="nil"/>
              <w:bottom w:val="double" w:color="000000" w:sz="3" w:space="0"/>
              <w:right w:val="nil"/>
            </w:tcBorders>
          </w:tcPr>
          <w:p w:rsidR="001742B9" w:rsidRDefault="00256ADB" w14:paraId="4E4E59C7" w14:textId="77777777">
            <w:pPr>
              <w:spacing w:after="0" w:line="259" w:lineRule="auto"/>
              <w:ind w:left="88" w:right="0" w:firstLine="0"/>
              <w:jc w:val="left"/>
            </w:pPr>
            <w:r>
              <w:rPr>
                <w:sz w:val="15"/>
              </w:rPr>
              <w:t>843</w:t>
            </w:r>
          </w:p>
        </w:tc>
        <w:tc>
          <w:tcPr>
            <w:tcW w:w="631" w:type="dxa"/>
            <w:tcBorders>
              <w:top w:val="single" w:color="000000" w:sz="3" w:space="0"/>
              <w:left w:val="nil"/>
              <w:bottom w:val="double" w:color="000000" w:sz="3" w:space="0"/>
              <w:right w:val="nil"/>
            </w:tcBorders>
          </w:tcPr>
          <w:p w:rsidR="001742B9" w:rsidRDefault="00256ADB" w14:paraId="2ED71510" w14:textId="77777777">
            <w:pPr>
              <w:spacing w:after="0" w:line="259" w:lineRule="auto"/>
              <w:ind w:left="84" w:right="0" w:firstLine="0"/>
              <w:jc w:val="left"/>
            </w:pPr>
            <w:r>
              <w:rPr>
                <w:sz w:val="15"/>
              </w:rPr>
              <w:t>760</w:t>
            </w:r>
          </w:p>
        </w:tc>
        <w:tc>
          <w:tcPr>
            <w:tcW w:w="1157" w:type="dxa"/>
            <w:tcBorders>
              <w:top w:val="single" w:color="000000" w:sz="3" w:space="0"/>
              <w:left w:val="nil"/>
              <w:bottom w:val="double" w:color="000000" w:sz="3" w:space="0"/>
              <w:right w:val="nil"/>
            </w:tcBorders>
          </w:tcPr>
          <w:p w:rsidR="001742B9" w:rsidRDefault="00256ADB" w14:paraId="0C4FE4A0" w14:textId="77777777">
            <w:pPr>
              <w:spacing w:after="0" w:line="259" w:lineRule="auto"/>
              <w:ind w:left="347" w:right="0" w:firstLine="0"/>
              <w:jc w:val="left"/>
            </w:pPr>
            <w:r>
              <w:rPr>
                <w:sz w:val="15"/>
              </w:rPr>
              <w:t>324</w:t>
            </w:r>
          </w:p>
        </w:tc>
        <w:tc>
          <w:tcPr>
            <w:tcW w:w="799" w:type="dxa"/>
            <w:tcBorders>
              <w:top w:val="single" w:color="000000" w:sz="3" w:space="0"/>
              <w:left w:val="nil"/>
              <w:bottom w:val="double" w:color="000000" w:sz="3" w:space="0"/>
              <w:right w:val="nil"/>
            </w:tcBorders>
          </w:tcPr>
          <w:p w:rsidR="001742B9" w:rsidRDefault="00256ADB" w14:paraId="7002917C" w14:textId="77777777">
            <w:pPr>
              <w:spacing w:after="0" w:line="259" w:lineRule="auto"/>
              <w:ind w:left="106" w:right="0" w:firstLine="0"/>
              <w:jc w:val="left"/>
            </w:pPr>
            <w:r>
              <w:rPr>
                <w:sz w:val="15"/>
              </w:rPr>
              <w:t>1,084</w:t>
            </w:r>
          </w:p>
        </w:tc>
        <w:tc>
          <w:tcPr>
            <w:tcW w:w="631" w:type="dxa"/>
            <w:tcBorders>
              <w:top w:val="single" w:color="000000" w:sz="3" w:space="0"/>
              <w:left w:val="nil"/>
              <w:bottom w:val="double" w:color="000000" w:sz="3" w:space="0"/>
              <w:right w:val="nil"/>
            </w:tcBorders>
          </w:tcPr>
          <w:p w:rsidR="001742B9" w:rsidRDefault="00256ADB" w14:paraId="2D942734" w14:textId="77777777">
            <w:pPr>
              <w:spacing w:after="0" w:line="259" w:lineRule="auto"/>
              <w:ind w:left="84" w:right="0" w:firstLine="0"/>
              <w:jc w:val="left"/>
            </w:pPr>
            <w:r>
              <w:rPr>
                <w:sz w:val="15"/>
              </w:rPr>
              <w:t>294</w:t>
            </w:r>
          </w:p>
        </w:tc>
        <w:tc>
          <w:tcPr>
            <w:tcW w:w="1157" w:type="dxa"/>
            <w:tcBorders>
              <w:top w:val="single" w:color="000000" w:sz="3" w:space="0"/>
              <w:left w:val="nil"/>
              <w:bottom w:val="double" w:color="000000" w:sz="3" w:space="0"/>
              <w:right w:val="nil"/>
            </w:tcBorders>
          </w:tcPr>
          <w:p w:rsidR="001742B9" w:rsidRDefault="00256ADB" w14:paraId="27B0B19C" w14:textId="77777777">
            <w:pPr>
              <w:spacing w:after="0" w:line="259" w:lineRule="auto"/>
              <w:ind w:left="387" w:right="0" w:firstLine="0"/>
              <w:jc w:val="left"/>
            </w:pPr>
            <w:r>
              <w:rPr>
                <w:sz w:val="15"/>
              </w:rPr>
              <w:t>65</w:t>
            </w:r>
          </w:p>
        </w:tc>
        <w:tc>
          <w:tcPr>
            <w:tcW w:w="519" w:type="dxa"/>
            <w:tcBorders>
              <w:top w:val="single" w:color="000000" w:sz="3" w:space="0"/>
              <w:left w:val="nil"/>
              <w:bottom w:val="double" w:color="000000" w:sz="3" w:space="0"/>
              <w:right w:val="nil"/>
            </w:tcBorders>
          </w:tcPr>
          <w:p w:rsidR="001742B9" w:rsidRDefault="00256ADB" w14:paraId="409A7E98" w14:textId="77777777">
            <w:pPr>
              <w:spacing w:after="0" w:line="259" w:lineRule="auto"/>
              <w:ind w:left="84" w:right="0" w:firstLine="0"/>
              <w:jc w:val="left"/>
            </w:pPr>
            <w:r>
              <w:rPr>
                <w:sz w:val="15"/>
              </w:rPr>
              <w:t>359</w:t>
            </w:r>
          </w:p>
        </w:tc>
      </w:tr>
    </w:tbl>
    <w:p w:rsidR="001742B9" w:rsidRDefault="00256ADB" w14:paraId="0C3670BE" w14:textId="77777777">
      <w:pPr>
        <w:spacing w:after="358" w:line="265" w:lineRule="auto"/>
        <w:ind w:left="32" w:right="0"/>
        <w:jc w:val="left"/>
      </w:pPr>
      <w:r>
        <w:rPr>
          <w:sz w:val="15"/>
        </w:rPr>
        <w:t>Note: Significance: * p</w:t>
      </w:r>
      <w:r>
        <w:rPr>
          <w:i/>
          <w:sz w:val="15"/>
        </w:rPr>
        <w:t>&lt;</w:t>
      </w:r>
      <w:r>
        <w:rPr>
          <w:sz w:val="15"/>
        </w:rPr>
        <w:t>0.05, ** p</w:t>
      </w:r>
      <w:r>
        <w:rPr>
          <w:i/>
          <w:sz w:val="15"/>
        </w:rPr>
        <w:t>&lt;</w:t>
      </w:r>
      <w:r>
        <w:rPr>
          <w:sz w:val="15"/>
        </w:rPr>
        <w:t>0.01, *** p</w:t>
      </w:r>
      <w:r>
        <w:rPr>
          <w:i/>
          <w:sz w:val="15"/>
        </w:rPr>
        <w:t>&lt;</w:t>
      </w:r>
      <w:r>
        <w:rPr>
          <w:sz w:val="15"/>
        </w:rPr>
        <w:t>0.001.</w:t>
      </w:r>
    </w:p>
    <w:p w:rsidR="001742B9" w:rsidRDefault="00256ADB" w14:paraId="1F8FF109" w14:textId="77777777">
      <w:pPr>
        <w:spacing w:after="0"/>
        <w:ind w:left="964" w:right="579"/>
      </w:pPr>
      <w:r>
        <w:t>Table 20: Impact of Module Length on Expenditure and FES: F2F vs. Remote Short</w:t>
      </w:r>
    </w:p>
    <w:tbl>
      <w:tblPr>
        <w:tblW w:w="7451" w:type="dxa"/>
        <w:tblInd w:w="954" w:type="dxa"/>
        <w:tblCellMar>
          <w:top w:w="24" w:type="dxa"/>
          <w:right w:w="115" w:type="dxa"/>
        </w:tblCellMar>
        <w:tblLook w:val="04A0" w:firstRow="1" w:lastRow="0" w:firstColumn="1" w:lastColumn="0" w:noHBand="0" w:noVBand="1"/>
      </w:tblPr>
      <w:tblGrid>
        <w:gridCol w:w="2145"/>
        <w:gridCol w:w="670"/>
        <w:gridCol w:w="1257"/>
        <w:gridCol w:w="848"/>
        <w:gridCol w:w="670"/>
        <w:gridCol w:w="1257"/>
        <w:gridCol w:w="604"/>
      </w:tblGrid>
      <w:tr w:rsidR="001742B9" w14:paraId="1B1845E0" w14:textId="77777777">
        <w:trPr>
          <w:trHeight w:val="216"/>
        </w:trPr>
        <w:tc>
          <w:tcPr>
            <w:tcW w:w="2170" w:type="dxa"/>
            <w:tcBorders>
              <w:top w:val="double" w:color="000000" w:sz="3" w:space="0"/>
              <w:left w:val="nil"/>
              <w:bottom w:val="nil"/>
              <w:right w:val="nil"/>
            </w:tcBorders>
          </w:tcPr>
          <w:p w:rsidR="001742B9" w:rsidRDefault="001742B9" w14:paraId="701E9FBA"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61E29FBC" w14:textId="77777777">
            <w:pPr>
              <w:spacing w:after="160" w:line="259" w:lineRule="auto"/>
              <w:ind w:left="0" w:right="0" w:firstLine="0"/>
              <w:jc w:val="left"/>
            </w:pPr>
          </w:p>
        </w:tc>
        <w:tc>
          <w:tcPr>
            <w:tcW w:w="1267" w:type="dxa"/>
            <w:tcBorders>
              <w:top w:val="double" w:color="000000" w:sz="3" w:space="0"/>
              <w:left w:val="nil"/>
              <w:bottom w:val="nil"/>
              <w:right w:val="nil"/>
            </w:tcBorders>
          </w:tcPr>
          <w:p w:rsidR="001742B9" w:rsidRDefault="00256ADB" w14:paraId="4E16ECCD" w14:textId="77777777">
            <w:pPr>
              <w:spacing w:after="0" w:line="259" w:lineRule="auto"/>
              <w:ind w:left="55" w:right="0" w:firstLine="0"/>
              <w:jc w:val="center"/>
            </w:pPr>
            <w:r>
              <w:rPr>
                <w:sz w:val="16"/>
              </w:rPr>
              <w:t>Ecuador</w:t>
            </w:r>
          </w:p>
        </w:tc>
        <w:tc>
          <w:tcPr>
            <w:tcW w:w="851" w:type="dxa"/>
            <w:tcBorders>
              <w:top w:val="double" w:color="000000" w:sz="3" w:space="0"/>
              <w:left w:val="nil"/>
              <w:bottom w:val="nil"/>
              <w:right w:val="nil"/>
            </w:tcBorders>
          </w:tcPr>
          <w:p w:rsidR="001742B9" w:rsidRDefault="001742B9" w14:paraId="608757D3"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4341344F" w14:textId="77777777">
            <w:pPr>
              <w:spacing w:after="160" w:line="259" w:lineRule="auto"/>
              <w:ind w:left="0" w:right="0" w:firstLine="0"/>
              <w:jc w:val="left"/>
            </w:pPr>
          </w:p>
        </w:tc>
        <w:tc>
          <w:tcPr>
            <w:tcW w:w="1267" w:type="dxa"/>
            <w:tcBorders>
              <w:top w:val="double" w:color="000000" w:sz="3" w:space="0"/>
              <w:left w:val="nil"/>
              <w:bottom w:val="nil"/>
              <w:right w:val="nil"/>
            </w:tcBorders>
          </w:tcPr>
          <w:p w:rsidR="001742B9" w:rsidRDefault="00256ADB" w14:paraId="3780A1CD" w14:textId="77777777">
            <w:pPr>
              <w:spacing w:after="0" w:line="259" w:lineRule="auto"/>
              <w:ind w:left="327" w:right="0" w:firstLine="0"/>
              <w:jc w:val="left"/>
            </w:pPr>
            <w:r>
              <w:rPr>
                <w:sz w:val="16"/>
              </w:rPr>
              <w:t>CAR</w:t>
            </w:r>
          </w:p>
        </w:tc>
        <w:tc>
          <w:tcPr>
            <w:tcW w:w="552" w:type="dxa"/>
            <w:tcBorders>
              <w:top w:val="double" w:color="000000" w:sz="3" w:space="0"/>
              <w:left w:val="nil"/>
              <w:bottom w:val="nil"/>
              <w:right w:val="nil"/>
            </w:tcBorders>
          </w:tcPr>
          <w:p w:rsidR="001742B9" w:rsidRDefault="001742B9" w14:paraId="5CCC0CEA" w14:textId="77777777">
            <w:pPr>
              <w:spacing w:after="160" w:line="259" w:lineRule="auto"/>
              <w:ind w:left="0" w:right="0" w:firstLine="0"/>
              <w:jc w:val="left"/>
            </w:pPr>
          </w:p>
        </w:tc>
      </w:tr>
      <w:tr w:rsidR="001742B9" w14:paraId="1FCFBF87" w14:textId="77777777">
        <w:trPr>
          <w:trHeight w:val="195"/>
        </w:trPr>
        <w:tc>
          <w:tcPr>
            <w:tcW w:w="2170" w:type="dxa"/>
            <w:tcBorders>
              <w:top w:val="nil"/>
              <w:left w:val="nil"/>
              <w:bottom w:val="single" w:color="000000" w:sz="3" w:space="0"/>
              <w:right w:val="nil"/>
            </w:tcBorders>
          </w:tcPr>
          <w:p w:rsidR="001742B9" w:rsidRDefault="00256ADB" w14:paraId="0D3D6630" w14:textId="77777777">
            <w:pPr>
              <w:spacing w:after="0" w:line="259" w:lineRule="auto"/>
              <w:ind w:left="120" w:right="0" w:firstLine="0"/>
              <w:jc w:val="left"/>
            </w:pPr>
            <w:r>
              <w:rPr>
                <w:sz w:val="16"/>
              </w:rPr>
              <w:t>Variable</w:t>
            </w:r>
          </w:p>
        </w:tc>
        <w:tc>
          <w:tcPr>
            <w:tcW w:w="672" w:type="dxa"/>
            <w:tcBorders>
              <w:top w:val="nil"/>
              <w:left w:val="nil"/>
              <w:bottom w:val="single" w:color="000000" w:sz="3" w:space="0"/>
              <w:right w:val="nil"/>
            </w:tcBorders>
          </w:tcPr>
          <w:p w:rsidR="001742B9" w:rsidRDefault="00256ADB" w14:paraId="078601AE" w14:textId="77777777">
            <w:pPr>
              <w:spacing w:after="0" w:line="259" w:lineRule="auto"/>
              <w:ind w:left="64" w:right="0" w:firstLine="0"/>
              <w:jc w:val="left"/>
            </w:pPr>
            <w:r>
              <w:rPr>
                <w:sz w:val="16"/>
              </w:rPr>
              <w:t>F2F</w:t>
            </w:r>
          </w:p>
        </w:tc>
        <w:tc>
          <w:tcPr>
            <w:tcW w:w="1267" w:type="dxa"/>
            <w:tcBorders>
              <w:top w:val="nil"/>
              <w:left w:val="nil"/>
              <w:bottom w:val="single" w:color="000000" w:sz="3" w:space="0"/>
              <w:right w:val="nil"/>
            </w:tcBorders>
          </w:tcPr>
          <w:p w:rsidR="001742B9" w:rsidRDefault="00256ADB" w14:paraId="3AFB1334" w14:textId="77777777">
            <w:pPr>
              <w:spacing w:after="0" w:line="259" w:lineRule="auto"/>
              <w:ind w:left="0" w:right="0" w:firstLine="0"/>
              <w:jc w:val="left"/>
            </w:pPr>
            <w:r>
              <w:rPr>
                <w:sz w:val="16"/>
              </w:rPr>
              <w:t>Remote Short</w:t>
            </w:r>
          </w:p>
        </w:tc>
        <w:tc>
          <w:tcPr>
            <w:tcW w:w="851" w:type="dxa"/>
            <w:tcBorders>
              <w:top w:val="nil"/>
              <w:left w:val="nil"/>
              <w:bottom w:val="single" w:color="000000" w:sz="3" w:space="0"/>
              <w:right w:val="nil"/>
            </w:tcBorders>
          </w:tcPr>
          <w:p w:rsidR="001742B9" w:rsidRDefault="00256ADB" w14:paraId="4D1C8510" w14:textId="77777777">
            <w:pPr>
              <w:spacing w:after="0" w:line="259" w:lineRule="auto"/>
              <w:ind w:left="168" w:right="0" w:firstLine="0"/>
              <w:jc w:val="left"/>
            </w:pPr>
            <w:r>
              <w:rPr>
                <w:sz w:val="16"/>
              </w:rPr>
              <w:t>Diff</w:t>
            </w:r>
          </w:p>
        </w:tc>
        <w:tc>
          <w:tcPr>
            <w:tcW w:w="672" w:type="dxa"/>
            <w:tcBorders>
              <w:top w:val="nil"/>
              <w:left w:val="nil"/>
              <w:bottom w:val="single" w:color="000000" w:sz="3" w:space="0"/>
              <w:right w:val="nil"/>
            </w:tcBorders>
          </w:tcPr>
          <w:p w:rsidR="001742B9" w:rsidRDefault="00256ADB" w14:paraId="5A29821D" w14:textId="77777777">
            <w:pPr>
              <w:spacing w:after="0" w:line="259" w:lineRule="auto"/>
              <w:ind w:left="64" w:right="0" w:firstLine="0"/>
              <w:jc w:val="left"/>
            </w:pPr>
            <w:r>
              <w:rPr>
                <w:sz w:val="16"/>
              </w:rPr>
              <w:t>F2F</w:t>
            </w:r>
          </w:p>
        </w:tc>
        <w:tc>
          <w:tcPr>
            <w:tcW w:w="1267" w:type="dxa"/>
            <w:tcBorders>
              <w:top w:val="nil"/>
              <w:left w:val="nil"/>
              <w:bottom w:val="single" w:color="000000" w:sz="3" w:space="0"/>
              <w:right w:val="nil"/>
            </w:tcBorders>
          </w:tcPr>
          <w:p w:rsidR="001742B9" w:rsidRDefault="00256ADB" w14:paraId="0571816F" w14:textId="77777777">
            <w:pPr>
              <w:spacing w:after="0" w:line="259" w:lineRule="auto"/>
              <w:ind w:left="0" w:right="0" w:firstLine="0"/>
              <w:jc w:val="left"/>
            </w:pPr>
            <w:r>
              <w:rPr>
                <w:sz w:val="16"/>
              </w:rPr>
              <w:t>Remote Short</w:t>
            </w:r>
          </w:p>
        </w:tc>
        <w:tc>
          <w:tcPr>
            <w:tcW w:w="552" w:type="dxa"/>
            <w:tcBorders>
              <w:top w:val="nil"/>
              <w:left w:val="nil"/>
              <w:bottom w:val="single" w:color="000000" w:sz="3" w:space="0"/>
              <w:right w:val="nil"/>
            </w:tcBorders>
          </w:tcPr>
          <w:p w:rsidR="001742B9" w:rsidRDefault="00256ADB" w14:paraId="6E7F2C34" w14:textId="77777777">
            <w:pPr>
              <w:spacing w:after="0" w:line="259" w:lineRule="auto"/>
              <w:ind w:left="79" w:right="0" w:firstLine="0"/>
              <w:jc w:val="left"/>
            </w:pPr>
            <w:r>
              <w:rPr>
                <w:sz w:val="16"/>
              </w:rPr>
              <w:t>Diff</w:t>
            </w:r>
          </w:p>
        </w:tc>
      </w:tr>
      <w:tr w:rsidR="001742B9" w14:paraId="426490F0" w14:textId="77777777">
        <w:trPr>
          <w:trHeight w:val="192"/>
        </w:trPr>
        <w:tc>
          <w:tcPr>
            <w:tcW w:w="2170" w:type="dxa"/>
            <w:tcBorders>
              <w:top w:val="single" w:color="000000" w:sz="3" w:space="0"/>
              <w:left w:val="nil"/>
              <w:bottom w:val="nil"/>
              <w:right w:val="nil"/>
            </w:tcBorders>
          </w:tcPr>
          <w:p w:rsidR="001742B9" w:rsidRDefault="00256ADB" w14:paraId="7FF36273" w14:textId="77777777">
            <w:pPr>
              <w:spacing w:after="0" w:line="259" w:lineRule="auto"/>
              <w:ind w:left="120" w:right="0" w:firstLine="0"/>
              <w:jc w:val="left"/>
            </w:pPr>
            <w:r>
              <w:rPr>
                <w:sz w:val="16"/>
              </w:rPr>
              <w:t>Food Expenditure Share</w:t>
            </w:r>
          </w:p>
        </w:tc>
        <w:tc>
          <w:tcPr>
            <w:tcW w:w="672" w:type="dxa"/>
            <w:tcBorders>
              <w:top w:val="single" w:color="000000" w:sz="3" w:space="0"/>
              <w:left w:val="nil"/>
              <w:bottom w:val="nil"/>
              <w:right w:val="nil"/>
            </w:tcBorders>
          </w:tcPr>
          <w:p w:rsidR="001742B9" w:rsidRDefault="00256ADB" w14:paraId="3714CFC3" w14:textId="77777777">
            <w:pPr>
              <w:spacing w:after="0" w:line="259" w:lineRule="auto"/>
              <w:ind w:left="66" w:right="0" w:firstLine="0"/>
              <w:jc w:val="left"/>
            </w:pPr>
            <w:r>
              <w:rPr>
                <w:sz w:val="16"/>
              </w:rPr>
              <w:t>0.71</w:t>
            </w:r>
          </w:p>
        </w:tc>
        <w:tc>
          <w:tcPr>
            <w:tcW w:w="1267" w:type="dxa"/>
            <w:tcBorders>
              <w:top w:val="single" w:color="000000" w:sz="3" w:space="0"/>
              <w:left w:val="nil"/>
              <w:bottom w:val="nil"/>
              <w:right w:val="nil"/>
            </w:tcBorders>
          </w:tcPr>
          <w:p w:rsidR="001742B9" w:rsidRDefault="00256ADB" w14:paraId="34733A97" w14:textId="77777777">
            <w:pPr>
              <w:spacing w:after="0" w:line="259" w:lineRule="auto"/>
              <w:ind w:left="364" w:right="0" w:firstLine="0"/>
              <w:jc w:val="left"/>
            </w:pPr>
            <w:r>
              <w:rPr>
                <w:sz w:val="16"/>
              </w:rPr>
              <w:t>0.80</w:t>
            </w:r>
          </w:p>
        </w:tc>
        <w:tc>
          <w:tcPr>
            <w:tcW w:w="851" w:type="dxa"/>
            <w:tcBorders>
              <w:top w:val="single" w:color="000000" w:sz="3" w:space="0"/>
              <w:left w:val="nil"/>
              <w:bottom w:val="nil"/>
              <w:right w:val="nil"/>
            </w:tcBorders>
          </w:tcPr>
          <w:p w:rsidR="001742B9" w:rsidRDefault="00256ADB" w14:paraId="439B8906" w14:textId="77777777">
            <w:pPr>
              <w:spacing w:after="0" w:line="259" w:lineRule="auto"/>
              <w:ind w:left="0" w:right="0" w:firstLine="0"/>
              <w:jc w:val="left"/>
            </w:pPr>
            <w:r>
              <w:rPr>
                <w:sz w:val="16"/>
              </w:rPr>
              <w:t>-0.05***</w:t>
            </w:r>
          </w:p>
        </w:tc>
        <w:tc>
          <w:tcPr>
            <w:tcW w:w="672" w:type="dxa"/>
            <w:tcBorders>
              <w:top w:val="single" w:color="000000" w:sz="3" w:space="0"/>
              <w:left w:val="nil"/>
              <w:bottom w:val="nil"/>
              <w:right w:val="nil"/>
            </w:tcBorders>
          </w:tcPr>
          <w:p w:rsidR="001742B9" w:rsidRDefault="00256ADB" w14:paraId="40E480AC" w14:textId="77777777">
            <w:pPr>
              <w:spacing w:after="0" w:line="259" w:lineRule="auto"/>
              <w:ind w:left="66" w:right="0" w:firstLine="0"/>
              <w:jc w:val="left"/>
            </w:pPr>
            <w:r>
              <w:rPr>
                <w:sz w:val="16"/>
              </w:rPr>
              <w:t>0.67</w:t>
            </w:r>
          </w:p>
        </w:tc>
        <w:tc>
          <w:tcPr>
            <w:tcW w:w="1267" w:type="dxa"/>
            <w:tcBorders>
              <w:top w:val="single" w:color="000000" w:sz="3" w:space="0"/>
              <w:left w:val="nil"/>
              <w:bottom w:val="nil"/>
              <w:right w:val="nil"/>
            </w:tcBorders>
          </w:tcPr>
          <w:p w:rsidR="001742B9" w:rsidRDefault="00256ADB" w14:paraId="192929FE" w14:textId="77777777">
            <w:pPr>
              <w:spacing w:after="0" w:line="259" w:lineRule="auto"/>
              <w:ind w:left="363" w:right="0" w:firstLine="0"/>
              <w:jc w:val="left"/>
            </w:pPr>
            <w:r>
              <w:rPr>
                <w:sz w:val="16"/>
              </w:rPr>
              <w:t>0.78</w:t>
            </w:r>
          </w:p>
        </w:tc>
        <w:tc>
          <w:tcPr>
            <w:tcW w:w="552" w:type="dxa"/>
            <w:tcBorders>
              <w:top w:val="single" w:color="000000" w:sz="3" w:space="0"/>
              <w:left w:val="nil"/>
              <w:bottom w:val="nil"/>
              <w:right w:val="nil"/>
            </w:tcBorders>
          </w:tcPr>
          <w:p w:rsidR="001742B9" w:rsidRDefault="00256ADB" w14:paraId="5B3CB124" w14:textId="77777777">
            <w:pPr>
              <w:spacing w:after="0" w:line="259" w:lineRule="auto"/>
              <w:ind w:left="66" w:right="0" w:firstLine="0"/>
              <w:jc w:val="left"/>
            </w:pPr>
            <w:r>
              <w:rPr>
                <w:sz w:val="16"/>
              </w:rPr>
              <w:t>0.01</w:t>
            </w:r>
          </w:p>
        </w:tc>
      </w:tr>
      <w:tr w:rsidR="001742B9" w14:paraId="6D9E998F" w14:textId="77777777">
        <w:trPr>
          <w:trHeight w:val="189"/>
        </w:trPr>
        <w:tc>
          <w:tcPr>
            <w:tcW w:w="2170" w:type="dxa"/>
            <w:tcBorders>
              <w:top w:val="nil"/>
              <w:left w:val="nil"/>
              <w:bottom w:val="nil"/>
              <w:right w:val="nil"/>
            </w:tcBorders>
          </w:tcPr>
          <w:p w:rsidR="001742B9" w:rsidRDefault="001742B9" w14:paraId="27191F61"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09D59E10" w14:textId="77777777">
            <w:pPr>
              <w:spacing w:after="0" w:line="259" w:lineRule="auto"/>
              <w:ind w:left="0" w:right="0" w:firstLine="0"/>
              <w:jc w:val="left"/>
            </w:pPr>
            <w:r>
              <w:rPr>
                <w:sz w:val="16"/>
              </w:rPr>
              <w:t>(0.19)</w:t>
            </w:r>
          </w:p>
        </w:tc>
        <w:tc>
          <w:tcPr>
            <w:tcW w:w="1267" w:type="dxa"/>
            <w:tcBorders>
              <w:top w:val="nil"/>
              <w:left w:val="nil"/>
              <w:bottom w:val="nil"/>
              <w:right w:val="nil"/>
            </w:tcBorders>
          </w:tcPr>
          <w:p w:rsidR="001742B9" w:rsidRDefault="00256ADB" w14:paraId="631D8CC6" w14:textId="77777777">
            <w:pPr>
              <w:spacing w:after="0" w:line="259" w:lineRule="auto"/>
              <w:ind w:left="298" w:right="0" w:firstLine="0"/>
              <w:jc w:val="left"/>
            </w:pPr>
            <w:r>
              <w:rPr>
                <w:sz w:val="16"/>
              </w:rPr>
              <w:t>(0.17)</w:t>
            </w:r>
          </w:p>
        </w:tc>
        <w:tc>
          <w:tcPr>
            <w:tcW w:w="851" w:type="dxa"/>
            <w:tcBorders>
              <w:top w:val="nil"/>
              <w:left w:val="nil"/>
              <w:bottom w:val="nil"/>
              <w:right w:val="nil"/>
            </w:tcBorders>
          </w:tcPr>
          <w:p w:rsidR="001742B9" w:rsidRDefault="00256ADB" w14:paraId="7FAE7446" w14:textId="77777777">
            <w:pPr>
              <w:spacing w:after="0" w:line="259" w:lineRule="auto"/>
              <w:ind w:left="90" w:right="0" w:firstLine="0"/>
              <w:jc w:val="left"/>
            </w:pPr>
            <w:r>
              <w:rPr>
                <w:sz w:val="16"/>
              </w:rPr>
              <w:t>(0.00)</w:t>
            </w:r>
          </w:p>
        </w:tc>
        <w:tc>
          <w:tcPr>
            <w:tcW w:w="672" w:type="dxa"/>
            <w:tcBorders>
              <w:top w:val="nil"/>
              <w:left w:val="nil"/>
              <w:bottom w:val="nil"/>
              <w:right w:val="nil"/>
            </w:tcBorders>
          </w:tcPr>
          <w:p w:rsidR="001742B9" w:rsidRDefault="00256ADB" w14:paraId="62AF944B" w14:textId="77777777">
            <w:pPr>
              <w:spacing w:after="0" w:line="259" w:lineRule="auto"/>
              <w:ind w:left="0" w:right="0" w:firstLine="0"/>
              <w:jc w:val="left"/>
            </w:pPr>
            <w:r>
              <w:rPr>
                <w:sz w:val="16"/>
              </w:rPr>
              <w:t>(0.20)</w:t>
            </w:r>
          </w:p>
        </w:tc>
        <w:tc>
          <w:tcPr>
            <w:tcW w:w="1267" w:type="dxa"/>
            <w:tcBorders>
              <w:top w:val="nil"/>
              <w:left w:val="nil"/>
              <w:bottom w:val="nil"/>
              <w:right w:val="nil"/>
            </w:tcBorders>
          </w:tcPr>
          <w:p w:rsidR="001742B9" w:rsidRDefault="00256ADB" w14:paraId="04D8EC9F" w14:textId="77777777">
            <w:pPr>
              <w:spacing w:after="0" w:line="259" w:lineRule="auto"/>
              <w:ind w:left="298" w:right="0" w:firstLine="0"/>
              <w:jc w:val="left"/>
            </w:pPr>
            <w:r>
              <w:rPr>
                <w:sz w:val="16"/>
              </w:rPr>
              <w:t>(0.21)</w:t>
            </w:r>
          </w:p>
        </w:tc>
        <w:tc>
          <w:tcPr>
            <w:tcW w:w="552" w:type="dxa"/>
            <w:tcBorders>
              <w:top w:val="nil"/>
              <w:left w:val="nil"/>
              <w:bottom w:val="nil"/>
              <w:right w:val="nil"/>
            </w:tcBorders>
          </w:tcPr>
          <w:p w:rsidR="001742B9" w:rsidRDefault="00256ADB" w14:paraId="10FA4E68" w14:textId="77777777">
            <w:pPr>
              <w:spacing w:after="0" w:line="259" w:lineRule="auto"/>
              <w:ind w:left="0" w:right="0" w:firstLine="0"/>
              <w:jc w:val="left"/>
            </w:pPr>
            <w:r>
              <w:rPr>
                <w:sz w:val="16"/>
              </w:rPr>
              <w:t>(0.77)</w:t>
            </w:r>
          </w:p>
        </w:tc>
      </w:tr>
      <w:tr w:rsidR="001742B9" w14:paraId="1DF0A735" w14:textId="77777777">
        <w:trPr>
          <w:trHeight w:val="189"/>
        </w:trPr>
        <w:tc>
          <w:tcPr>
            <w:tcW w:w="2170" w:type="dxa"/>
            <w:tcBorders>
              <w:top w:val="nil"/>
              <w:left w:val="nil"/>
              <w:bottom w:val="nil"/>
              <w:right w:val="nil"/>
            </w:tcBorders>
          </w:tcPr>
          <w:p w:rsidR="001742B9" w:rsidRDefault="00256ADB" w14:paraId="78760279" w14:textId="77777777">
            <w:pPr>
              <w:spacing w:after="0" w:line="259" w:lineRule="auto"/>
              <w:ind w:left="120" w:right="0" w:firstLine="0"/>
              <w:jc w:val="left"/>
            </w:pPr>
            <w:r>
              <w:rPr>
                <w:sz w:val="16"/>
              </w:rPr>
              <w:t>FES &lt; 50 percent</w:t>
            </w:r>
          </w:p>
        </w:tc>
        <w:tc>
          <w:tcPr>
            <w:tcW w:w="672" w:type="dxa"/>
            <w:tcBorders>
              <w:top w:val="nil"/>
              <w:left w:val="nil"/>
              <w:bottom w:val="nil"/>
              <w:right w:val="nil"/>
            </w:tcBorders>
          </w:tcPr>
          <w:p w:rsidR="001742B9" w:rsidRDefault="00256ADB" w14:paraId="6249E201" w14:textId="77777777">
            <w:pPr>
              <w:spacing w:after="0" w:line="259" w:lineRule="auto"/>
              <w:ind w:left="66" w:right="0" w:firstLine="0"/>
              <w:jc w:val="left"/>
            </w:pPr>
            <w:r>
              <w:rPr>
                <w:sz w:val="16"/>
              </w:rPr>
              <w:t>0.15</w:t>
            </w:r>
          </w:p>
        </w:tc>
        <w:tc>
          <w:tcPr>
            <w:tcW w:w="1267" w:type="dxa"/>
            <w:tcBorders>
              <w:top w:val="nil"/>
              <w:left w:val="nil"/>
              <w:bottom w:val="nil"/>
              <w:right w:val="nil"/>
            </w:tcBorders>
          </w:tcPr>
          <w:p w:rsidR="001742B9" w:rsidRDefault="00256ADB" w14:paraId="4770188E" w14:textId="77777777">
            <w:pPr>
              <w:spacing w:after="0" w:line="259" w:lineRule="auto"/>
              <w:ind w:left="364" w:right="0" w:firstLine="0"/>
              <w:jc w:val="left"/>
            </w:pPr>
            <w:r>
              <w:rPr>
                <w:sz w:val="16"/>
              </w:rPr>
              <w:t>0.06</w:t>
            </w:r>
          </w:p>
        </w:tc>
        <w:tc>
          <w:tcPr>
            <w:tcW w:w="851" w:type="dxa"/>
            <w:tcBorders>
              <w:top w:val="nil"/>
              <w:left w:val="nil"/>
              <w:bottom w:val="nil"/>
              <w:right w:val="nil"/>
            </w:tcBorders>
          </w:tcPr>
          <w:p w:rsidR="001742B9" w:rsidRDefault="00256ADB" w14:paraId="326AD169" w14:textId="77777777">
            <w:pPr>
              <w:spacing w:after="0" w:line="259" w:lineRule="auto"/>
              <w:ind w:left="71" w:right="0" w:firstLine="0"/>
              <w:jc w:val="left"/>
            </w:pPr>
            <w:r>
              <w:rPr>
                <w:sz w:val="16"/>
              </w:rPr>
              <w:t>0.07**</w:t>
            </w:r>
          </w:p>
        </w:tc>
        <w:tc>
          <w:tcPr>
            <w:tcW w:w="672" w:type="dxa"/>
            <w:tcBorders>
              <w:top w:val="nil"/>
              <w:left w:val="nil"/>
              <w:bottom w:val="nil"/>
              <w:right w:val="nil"/>
            </w:tcBorders>
          </w:tcPr>
          <w:p w:rsidR="001742B9" w:rsidRDefault="00256ADB" w14:paraId="46F06A1B" w14:textId="77777777">
            <w:pPr>
              <w:spacing w:after="0" w:line="259" w:lineRule="auto"/>
              <w:ind w:left="66" w:right="0" w:firstLine="0"/>
              <w:jc w:val="left"/>
            </w:pPr>
            <w:r>
              <w:rPr>
                <w:sz w:val="16"/>
              </w:rPr>
              <w:t>0.20</w:t>
            </w:r>
          </w:p>
        </w:tc>
        <w:tc>
          <w:tcPr>
            <w:tcW w:w="1267" w:type="dxa"/>
            <w:tcBorders>
              <w:top w:val="nil"/>
              <w:left w:val="nil"/>
              <w:bottom w:val="nil"/>
              <w:right w:val="nil"/>
            </w:tcBorders>
          </w:tcPr>
          <w:p w:rsidR="001742B9" w:rsidRDefault="00256ADB" w14:paraId="10237A28" w14:textId="77777777">
            <w:pPr>
              <w:spacing w:after="0" w:line="259" w:lineRule="auto"/>
              <w:ind w:left="364" w:right="0" w:firstLine="0"/>
              <w:jc w:val="left"/>
            </w:pPr>
            <w:r>
              <w:rPr>
                <w:sz w:val="16"/>
              </w:rPr>
              <w:t>0.12</w:t>
            </w:r>
          </w:p>
        </w:tc>
        <w:tc>
          <w:tcPr>
            <w:tcW w:w="552" w:type="dxa"/>
            <w:tcBorders>
              <w:top w:val="nil"/>
              <w:left w:val="nil"/>
              <w:bottom w:val="nil"/>
              <w:right w:val="nil"/>
            </w:tcBorders>
          </w:tcPr>
          <w:p w:rsidR="001742B9" w:rsidRDefault="00256ADB" w14:paraId="3C121D09" w14:textId="77777777">
            <w:pPr>
              <w:spacing w:after="0" w:line="259" w:lineRule="auto"/>
              <w:ind w:left="38" w:right="0" w:firstLine="0"/>
              <w:jc w:val="left"/>
            </w:pPr>
            <w:r>
              <w:rPr>
                <w:sz w:val="16"/>
              </w:rPr>
              <w:t>-0.00</w:t>
            </w:r>
          </w:p>
        </w:tc>
      </w:tr>
      <w:tr w:rsidR="001742B9" w14:paraId="1DA64071" w14:textId="77777777">
        <w:trPr>
          <w:trHeight w:val="189"/>
        </w:trPr>
        <w:tc>
          <w:tcPr>
            <w:tcW w:w="2170" w:type="dxa"/>
            <w:tcBorders>
              <w:top w:val="nil"/>
              <w:left w:val="nil"/>
              <w:bottom w:val="nil"/>
              <w:right w:val="nil"/>
            </w:tcBorders>
          </w:tcPr>
          <w:p w:rsidR="001742B9" w:rsidRDefault="001742B9" w14:paraId="344B53ED"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8DF835D" w14:textId="77777777">
            <w:pPr>
              <w:spacing w:after="0" w:line="259" w:lineRule="auto"/>
              <w:ind w:left="0" w:right="0" w:firstLine="0"/>
              <w:jc w:val="left"/>
            </w:pPr>
            <w:r>
              <w:rPr>
                <w:sz w:val="16"/>
              </w:rPr>
              <w:t>(0.36)</w:t>
            </w:r>
          </w:p>
        </w:tc>
        <w:tc>
          <w:tcPr>
            <w:tcW w:w="1267" w:type="dxa"/>
            <w:tcBorders>
              <w:top w:val="nil"/>
              <w:left w:val="nil"/>
              <w:bottom w:val="nil"/>
              <w:right w:val="nil"/>
            </w:tcBorders>
          </w:tcPr>
          <w:p w:rsidR="001742B9" w:rsidRDefault="00256ADB" w14:paraId="41BF5F93" w14:textId="77777777">
            <w:pPr>
              <w:spacing w:after="0" w:line="259" w:lineRule="auto"/>
              <w:ind w:left="298" w:right="0" w:firstLine="0"/>
              <w:jc w:val="left"/>
            </w:pPr>
            <w:r>
              <w:rPr>
                <w:sz w:val="16"/>
              </w:rPr>
              <w:t>(0.24)</w:t>
            </w:r>
          </w:p>
        </w:tc>
        <w:tc>
          <w:tcPr>
            <w:tcW w:w="851" w:type="dxa"/>
            <w:tcBorders>
              <w:top w:val="nil"/>
              <w:left w:val="nil"/>
              <w:bottom w:val="nil"/>
              <w:right w:val="nil"/>
            </w:tcBorders>
          </w:tcPr>
          <w:p w:rsidR="001742B9" w:rsidRDefault="00256ADB" w14:paraId="65C26D9B" w14:textId="77777777">
            <w:pPr>
              <w:spacing w:after="0" w:line="259" w:lineRule="auto"/>
              <w:ind w:left="90" w:right="0" w:firstLine="0"/>
              <w:jc w:val="left"/>
            </w:pPr>
            <w:r>
              <w:rPr>
                <w:sz w:val="16"/>
              </w:rPr>
              <w:t>(0.00)</w:t>
            </w:r>
          </w:p>
        </w:tc>
        <w:tc>
          <w:tcPr>
            <w:tcW w:w="672" w:type="dxa"/>
            <w:tcBorders>
              <w:top w:val="nil"/>
              <w:left w:val="nil"/>
              <w:bottom w:val="nil"/>
              <w:right w:val="nil"/>
            </w:tcBorders>
          </w:tcPr>
          <w:p w:rsidR="001742B9" w:rsidRDefault="00256ADB" w14:paraId="6EF3C007" w14:textId="77777777">
            <w:pPr>
              <w:spacing w:after="0" w:line="259" w:lineRule="auto"/>
              <w:ind w:left="0" w:right="0" w:firstLine="0"/>
              <w:jc w:val="left"/>
            </w:pPr>
            <w:r>
              <w:rPr>
                <w:sz w:val="16"/>
              </w:rPr>
              <w:t>(0.40)</w:t>
            </w:r>
          </w:p>
        </w:tc>
        <w:tc>
          <w:tcPr>
            <w:tcW w:w="1267" w:type="dxa"/>
            <w:tcBorders>
              <w:top w:val="nil"/>
              <w:left w:val="nil"/>
              <w:bottom w:val="nil"/>
              <w:right w:val="nil"/>
            </w:tcBorders>
          </w:tcPr>
          <w:p w:rsidR="001742B9" w:rsidRDefault="00256ADB" w14:paraId="181ABBE4" w14:textId="77777777">
            <w:pPr>
              <w:spacing w:after="0" w:line="259" w:lineRule="auto"/>
              <w:ind w:left="298" w:right="0" w:firstLine="0"/>
              <w:jc w:val="left"/>
            </w:pPr>
            <w:r>
              <w:rPr>
                <w:sz w:val="16"/>
              </w:rPr>
              <w:t>(0.33)</w:t>
            </w:r>
          </w:p>
        </w:tc>
        <w:tc>
          <w:tcPr>
            <w:tcW w:w="552" w:type="dxa"/>
            <w:tcBorders>
              <w:top w:val="nil"/>
              <w:left w:val="nil"/>
              <w:bottom w:val="nil"/>
              <w:right w:val="nil"/>
            </w:tcBorders>
          </w:tcPr>
          <w:p w:rsidR="001742B9" w:rsidRDefault="00256ADB" w14:paraId="54A6CA28" w14:textId="77777777">
            <w:pPr>
              <w:spacing w:after="0" w:line="259" w:lineRule="auto"/>
              <w:ind w:left="0" w:right="0" w:firstLine="0"/>
              <w:jc w:val="left"/>
            </w:pPr>
            <w:r>
              <w:rPr>
                <w:sz w:val="16"/>
              </w:rPr>
              <w:t>(0.98)</w:t>
            </w:r>
          </w:p>
        </w:tc>
      </w:tr>
      <w:tr w:rsidR="001742B9" w14:paraId="564157CB" w14:textId="77777777">
        <w:trPr>
          <w:trHeight w:val="189"/>
        </w:trPr>
        <w:tc>
          <w:tcPr>
            <w:tcW w:w="2170" w:type="dxa"/>
            <w:tcBorders>
              <w:top w:val="nil"/>
              <w:left w:val="nil"/>
              <w:bottom w:val="nil"/>
              <w:right w:val="nil"/>
            </w:tcBorders>
          </w:tcPr>
          <w:p w:rsidR="001742B9" w:rsidRDefault="00256ADB" w14:paraId="0E02F5B6" w14:textId="77777777">
            <w:pPr>
              <w:spacing w:after="0" w:line="259" w:lineRule="auto"/>
              <w:ind w:left="120" w:right="0" w:firstLine="0"/>
              <w:jc w:val="left"/>
            </w:pPr>
            <w:r>
              <w:rPr>
                <w:sz w:val="16"/>
              </w:rPr>
              <w:t>FES: 50-65 percent</w:t>
            </w:r>
          </w:p>
        </w:tc>
        <w:tc>
          <w:tcPr>
            <w:tcW w:w="672" w:type="dxa"/>
            <w:tcBorders>
              <w:top w:val="nil"/>
              <w:left w:val="nil"/>
              <w:bottom w:val="nil"/>
              <w:right w:val="nil"/>
            </w:tcBorders>
          </w:tcPr>
          <w:p w:rsidR="001742B9" w:rsidRDefault="00256ADB" w14:paraId="2299059C" w14:textId="77777777">
            <w:pPr>
              <w:spacing w:after="0" w:line="259" w:lineRule="auto"/>
              <w:ind w:left="66" w:right="0" w:firstLine="0"/>
              <w:jc w:val="left"/>
            </w:pPr>
            <w:r>
              <w:rPr>
                <w:sz w:val="16"/>
              </w:rPr>
              <w:t>0.17</w:t>
            </w:r>
          </w:p>
        </w:tc>
        <w:tc>
          <w:tcPr>
            <w:tcW w:w="1267" w:type="dxa"/>
            <w:tcBorders>
              <w:top w:val="nil"/>
              <w:left w:val="nil"/>
              <w:bottom w:val="nil"/>
              <w:right w:val="nil"/>
            </w:tcBorders>
          </w:tcPr>
          <w:p w:rsidR="001742B9" w:rsidRDefault="00256ADB" w14:paraId="6378F7E1" w14:textId="77777777">
            <w:pPr>
              <w:spacing w:after="0" w:line="259" w:lineRule="auto"/>
              <w:ind w:left="363" w:right="0" w:firstLine="0"/>
              <w:jc w:val="left"/>
            </w:pPr>
            <w:r>
              <w:rPr>
                <w:sz w:val="16"/>
              </w:rPr>
              <w:t>0.10</w:t>
            </w:r>
          </w:p>
        </w:tc>
        <w:tc>
          <w:tcPr>
            <w:tcW w:w="851" w:type="dxa"/>
            <w:tcBorders>
              <w:top w:val="nil"/>
              <w:left w:val="nil"/>
              <w:bottom w:val="nil"/>
              <w:right w:val="nil"/>
            </w:tcBorders>
          </w:tcPr>
          <w:p w:rsidR="001742B9" w:rsidRDefault="00256ADB" w14:paraId="32CA5425" w14:textId="77777777">
            <w:pPr>
              <w:spacing w:after="0" w:line="259" w:lineRule="auto"/>
              <w:ind w:left="155" w:right="0" w:firstLine="0"/>
              <w:jc w:val="left"/>
            </w:pPr>
            <w:r>
              <w:rPr>
                <w:sz w:val="16"/>
              </w:rPr>
              <w:t>0.04</w:t>
            </w:r>
          </w:p>
        </w:tc>
        <w:tc>
          <w:tcPr>
            <w:tcW w:w="672" w:type="dxa"/>
            <w:tcBorders>
              <w:top w:val="nil"/>
              <w:left w:val="nil"/>
              <w:bottom w:val="nil"/>
              <w:right w:val="nil"/>
            </w:tcBorders>
          </w:tcPr>
          <w:p w:rsidR="001742B9" w:rsidRDefault="00256ADB" w14:paraId="170AEE61" w14:textId="77777777">
            <w:pPr>
              <w:spacing w:after="0" w:line="259" w:lineRule="auto"/>
              <w:ind w:left="66" w:right="0" w:firstLine="0"/>
              <w:jc w:val="left"/>
            </w:pPr>
            <w:r>
              <w:rPr>
                <w:sz w:val="16"/>
              </w:rPr>
              <w:t>0.23</w:t>
            </w:r>
          </w:p>
        </w:tc>
        <w:tc>
          <w:tcPr>
            <w:tcW w:w="1267" w:type="dxa"/>
            <w:tcBorders>
              <w:top w:val="nil"/>
              <w:left w:val="nil"/>
              <w:bottom w:val="nil"/>
              <w:right w:val="nil"/>
            </w:tcBorders>
          </w:tcPr>
          <w:p w:rsidR="001742B9" w:rsidRDefault="00256ADB" w14:paraId="1967B809" w14:textId="77777777">
            <w:pPr>
              <w:spacing w:after="0" w:line="259" w:lineRule="auto"/>
              <w:ind w:left="364" w:right="0" w:firstLine="0"/>
              <w:jc w:val="left"/>
            </w:pPr>
            <w:r>
              <w:rPr>
                <w:sz w:val="16"/>
              </w:rPr>
              <w:t>0.16</w:t>
            </w:r>
          </w:p>
        </w:tc>
        <w:tc>
          <w:tcPr>
            <w:tcW w:w="552" w:type="dxa"/>
            <w:tcBorders>
              <w:top w:val="nil"/>
              <w:left w:val="nil"/>
              <w:bottom w:val="nil"/>
              <w:right w:val="nil"/>
            </w:tcBorders>
          </w:tcPr>
          <w:p w:rsidR="001742B9" w:rsidRDefault="00256ADB" w14:paraId="3B0BFEF9" w14:textId="77777777">
            <w:pPr>
              <w:spacing w:after="0" w:line="259" w:lineRule="auto"/>
              <w:ind w:left="66" w:right="0" w:firstLine="0"/>
              <w:jc w:val="left"/>
            </w:pPr>
            <w:r>
              <w:rPr>
                <w:sz w:val="16"/>
              </w:rPr>
              <w:t>0.00</w:t>
            </w:r>
          </w:p>
        </w:tc>
      </w:tr>
      <w:tr w:rsidR="001742B9" w14:paraId="03B4FC69" w14:textId="77777777">
        <w:trPr>
          <w:trHeight w:val="189"/>
        </w:trPr>
        <w:tc>
          <w:tcPr>
            <w:tcW w:w="2170" w:type="dxa"/>
            <w:tcBorders>
              <w:top w:val="nil"/>
              <w:left w:val="nil"/>
              <w:bottom w:val="nil"/>
              <w:right w:val="nil"/>
            </w:tcBorders>
          </w:tcPr>
          <w:p w:rsidR="001742B9" w:rsidRDefault="001742B9" w14:paraId="23D1EF93"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7E0924C" w14:textId="77777777">
            <w:pPr>
              <w:spacing w:after="0" w:line="259" w:lineRule="auto"/>
              <w:ind w:left="0" w:right="0" w:firstLine="0"/>
              <w:jc w:val="left"/>
            </w:pPr>
            <w:r>
              <w:rPr>
                <w:sz w:val="16"/>
              </w:rPr>
              <w:t>(0.38)</w:t>
            </w:r>
          </w:p>
        </w:tc>
        <w:tc>
          <w:tcPr>
            <w:tcW w:w="1267" w:type="dxa"/>
            <w:tcBorders>
              <w:top w:val="nil"/>
              <w:left w:val="nil"/>
              <w:bottom w:val="nil"/>
              <w:right w:val="nil"/>
            </w:tcBorders>
          </w:tcPr>
          <w:p w:rsidR="001742B9" w:rsidRDefault="00256ADB" w14:paraId="0D595AC9" w14:textId="77777777">
            <w:pPr>
              <w:spacing w:after="0" w:line="259" w:lineRule="auto"/>
              <w:ind w:left="298" w:right="0" w:firstLine="0"/>
              <w:jc w:val="left"/>
            </w:pPr>
            <w:r>
              <w:rPr>
                <w:sz w:val="16"/>
              </w:rPr>
              <w:t>(0.30)</w:t>
            </w:r>
          </w:p>
        </w:tc>
        <w:tc>
          <w:tcPr>
            <w:tcW w:w="851" w:type="dxa"/>
            <w:tcBorders>
              <w:top w:val="nil"/>
              <w:left w:val="nil"/>
              <w:bottom w:val="nil"/>
              <w:right w:val="nil"/>
            </w:tcBorders>
          </w:tcPr>
          <w:p w:rsidR="001742B9" w:rsidRDefault="00256ADB" w14:paraId="37FC7715" w14:textId="77777777">
            <w:pPr>
              <w:spacing w:after="0" w:line="259" w:lineRule="auto"/>
              <w:ind w:left="90" w:right="0" w:firstLine="0"/>
              <w:jc w:val="left"/>
            </w:pPr>
            <w:r>
              <w:rPr>
                <w:sz w:val="16"/>
              </w:rPr>
              <w:t>(0.07)</w:t>
            </w:r>
          </w:p>
        </w:tc>
        <w:tc>
          <w:tcPr>
            <w:tcW w:w="672" w:type="dxa"/>
            <w:tcBorders>
              <w:top w:val="nil"/>
              <w:left w:val="nil"/>
              <w:bottom w:val="nil"/>
              <w:right w:val="nil"/>
            </w:tcBorders>
          </w:tcPr>
          <w:p w:rsidR="001742B9" w:rsidRDefault="00256ADB" w14:paraId="6B7144F5" w14:textId="77777777">
            <w:pPr>
              <w:spacing w:after="0" w:line="259" w:lineRule="auto"/>
              <w:ind w:left="0" w:right="0" w:firstLine="0"/>
              <w:jc w:val="left"/>
            </w:pPr>
            <w:r>
              <w:rPr>
                <w:sz w:val="16"/>
              </w:rPr>
              <w:t>(0.42)</w:t>
            </w:r>
          </w:p>
        </w:tc>
        <w:tc>
          <w:tcPr>
            <w:tcW w:w="1267" w:type="dxa"/>
            <w:tcBorders>
              <w:top w:val="nil"/>
              <w:left w:val="nil"/>
              <w:bottom w:val="nil"/>
              <w:right w:val="nil"/>
            </w:tcBorders>
          </w:tcPr>
          <w:p w:rsidR="001742B9" w:rsidRDefault="00256ADB" w14:paraId="736F4D28" w14:textId="77777777">
            <w:pPr>
              <w:spacing w:after="0" w:line="259" w:lineRule="auto"/>
              <w:ind w:left="298" w:right="0" w:firstLine="0"/>
              <w:jc w:val="left"/>
            </w:pPr>
            <w:r>
              <w:rPr>
                <w:sz w:val="16"/>
              </w:rPr>
              <w:t>(0.37)</w:t>
            </w:r>
          </w:p>
        </w:tc>
        <w:tc>
          <w:tcPr>
            <w:tcW w:w="552" w:type="dxa"/>
            <w:tcBorders>
              <w:top w:val="nil"/>
              <w:left w:val="nil"/>
              <w:bottom w:val="nil"/>
              <w:right w:val="nil"/>
            </w:tcBorders>
          </w:tcPr>
          <w:p w:rsidR="001742B9" w:rsidRDefault="00256ADB" w14:paraId="0FEFF5CA" w14:textId="77777777">
            <w:pPr>
              <w:spacing w:after="0" w:line="259" w:lineRule="auto"/>
              <w:ind w:left="0" w:right="0" w:firstLine="0"/>
              <w:jc w:val="left"/>
            </w:pPr>
            <w:r>
              <w:rPr>
                <w:sz w:val="16"/>
              </w:rPr>
              <w:t>(0.91)</w:t>
            </w:r>
          </w:p>
        </w:tc>
      </w:tr>
      <w:tr w:rsidR="001742B9" w14:paraId="36CC689D" w14:textId="77777777">
        <w:trPr>
          <w:trHeight w:val="189"/>
        </w:trPr>
        <w:tc>
          <w:tcPr>
            <w:tcW w:w="2170" w:type="dxa"/>
            <w:tcBorders>
              <w:top w:val="nil"/>
              <w:left w:val="nil"/>
              <w:bottom w:val="nil"/>
              <w:right w:val="nil"/>
            </w:tcBorders>
          </w:tcPr>
          <w:p w:rsidR="001742B9" w:rsidRDefault="00256ADB" w14:paraId="5143FA32" w14:textId="77777777">
            <w:pPr>
              <w:spacing w:after="0" w:line="259" w:lineRule="auto"/>
              <w:ind w:left="120" w:right="0" w:firstLine="0"/>
              <w:jc w:val="left"/>
            </w:pPr>
            <w:r>
              <w:rPr>
                <w:sz w:val="16"/>
              </w:rPr>
              <w:t>FES: 65-75 percent</w:t>
            </w:r>
          </w:p>
        </w:tc>
        <w:tc>
          <w:tcPr>
            <w:tcW w:w="672" w:type="dxa"/>
            <w:tcBorders>
              <w:top w:val="nil"/>
              <w:left w:val="nil"/>
              <w:bottom w:val="nil"/>
              <w:right w:val="nil"/>
            </w:tcBorders>
          </w:tcPr>
          <w:p w:rsidR="001742B9" w:rsidRDefault="00256ADB" w14:paraId="37E236E4" w14:textId="77777777">
            <w:pPr>
              <w:spacing w:after="0" w:line="259" w:lineRule="auto"/>
              <w:ind w:left="66" w:right="0" w:firstLine="0"/>
              <w:jc w:val="left"/>
            </w:pPr>
            <w:r>
              <w:rPr>
                <w:sz w:val="16"/>
              </w:rPr>
              <w:t>0.19</w:t>
            </w:r>
          </w:p>
        </w:tc>
        <w:tc>
          <w:tcPr>
            <w:tcW w:w="1267" w:type="dxa"/>
            <w:tcBorders>
              <w:top w:val="nil"/>
              <w:left w:val="nil"/>
              <w:bottom w:val="nil"/>
              <w:right w:val="nil"/>
            </w:tcBorders>
          </w:tcPr>
          <w:p w:rsidR="001742B9" w:rsidRDefault="00256ADB" w14:paraId="7C60A3CA" w14:textId="77777777">
            <w:pPr>
              <w:spacing w:after="0" w:line="259" w:lineRule="auto"/>
              <w:ind w:left="363" w:right="0" w:firstLine="0"/>
              <w:jc w:val="left"/>
            </w:pPr>
            <w:r>
              <w:rPr>
                <w:sz w:val="16"/>
              </w:rPr>
              <w:t>0.13</w:t>
            </w:r>
          </w:p>
        </w:tc>
        <w:tc>
          <w:tcPr>
            <w:tcW w:w="851" w:type="dxa"/>
            <w:tcBorders>
              <w:top w:val="nil"/>
              <w:left w:val="nil"/>
              <w:bottom w:val="nil"/>
              <w:right w:val="nil"/>
            </w:tcBorders>
          </w:tcPr>
          <w:p w:rsidR="001742B9" w:rsidRDefault="00256ADB" w14:paraId="227869DB" w14:textId="77777777">
            <w:pPr>
              <w:spacing w:after="0" w:line="259" w:lineRule="auto"/>
              <w:ind w:left="155" w:right="0" w:firstLine="0"/>
              <w:jc w:val="left"/>
            </w:pPr>
            <w:r>
              <w:rPr>
                <w:sz w:val="16"/>
              </w:rPr>
              <w:t>0.01</w:t>
            </w:r>
          </w:p>
        </w:tc>
        <w:tc>
          <w:tcPr>
            <w:tcW w:w="672" w:type="dxa"/>
            <w:tcBorders>
              <w:top w:val="nil"/>
              <w:left w:val="nil"/>
              <w:bottom w:val="nil"/>
              <w:right w:val="nil"/>
            </w:tcBorders>
          </w:tcPr>
          <w:p w:rsidR="001742B9" w:rsidRDefault="00256ADB" w14:paraId="0081B893" w14:textId="77777777">
            <w:pPr>
              <w:spacing w:after="0" w:line="259" w:lineRule="auto"/>
              <w:ind w:left="66" w:right="0" w:firstLine="0"/>
              <w:jc w:val="left"/>
            </w:pPr>
            <w:r>
              <w:rPr>
                <w:sz w:val="16"/>
              </w:rPr>
              <w:t>0.13</w:t>
            </w:r>
          </w:p>
        </w:tc>
        <w:tc>
          <w:tcPr>
            <w:tcW w:w="1267" w:type="dxa"/>
            <w:tcBorders>
              <w:top w:val="nil"/>
              <w:left w:val="nil"/>
              <w:bottom w:val="nil"/>
              <w:right w:val="nil"/>
            </w:tcBorders>
          </w:tcPr>
          <w:p w:rsidR="001742B9" w:rsidRDefault="00256ADB" w14:paraId="0B9293DB" w14:textId="77777777">
            <w:pPr>
              <w:spacing w:after="0" w:line="259" w:lineRule="auto"/>
              <w:ind w:left="364" w:right="0" w:firstLine="0"/>
              <w:jc w:val="left"/>
            </w:pPr>
            <w:r>
              <w:rPr>
                <w:sz w:val="16"/>
              </w:rPr>
              <w:t>0.09</w:t>
            </w:r>
          </w:p>
        </w:tc>
        <w:tc>
          <w:tcPr>
            <w:tcW w:w="552" w:type="dxa"/>
            <w:tcBorders>
              <w:top w:val="nil"/>
              <w:left w:val="nil"/>
              <w:bottom w:val="nil"/>
              <w:right w:val="nil"/>
            </w:tcBorders>
          </w:tcPr>
          <w:p w:rsidR="001742B9" w:rsidRDefault="00256ADB" w14:paraId="113EF1BC" w14:textId="77777777">
            <w:pPr>
              <w:spacing w:after="0" w:line="259" w:lineRule="auto"/>
              <w:ind w:left="38" w:right="0" w:firstLine="0"/>
              <w:jc w:val="left"/>
            </w:pPr>
            <w:r>
              <w:rPr>
                <w:sz w:val="16"/>
              </w:rPr>
              <w:t>-0.05</w:t>
            </w:r>
          </w:p>
        </w:tc>
      </w:tr>
      <w:tr w:rsidR="001742B9" w14:paraId="0EE81503" w14:textId="77777777">
        <w:trPr>
          <w:trHeight w:val="189"/>
        </w:trPr>
        <w:tc>
          <w:tcPr>
            <w:tcW w:w="2170" w:type="dxa"/>
            <w:tcBorders>
              <w:top w:val="nil"/>
              <w:left w:val="nil"/>
              <w:bottom w:val="nil"/>
              <w:right w:val="nil"/>
            </w:tcBorders>
          </w:tcPr>
          <w:p w:rsidR="001742B9" w:rsidRDefault="001742B9" w14:paraId="5AD630C7"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661A2D70" w14:textId="77777777">
            <w:pPr>
              <w:spacing w:after="0" w:line="259" w:lineRule="auto"/>
              <w:ind w:left="0" w:right="0" w:firstLine="0"/>
              <w:jc w:val="left"/>
            </w:pPr>
            <w:r>
              <w:rPr>
                <w:sz w:val="16"/>
              </w:rPr>
              <w:t>(0.39)</w:t>
            </w:r>
          </w:p>
        </w:tc>
        <w:tc>
          <w:tcPr>
            <w:tcW w:w="1267" w:type="dxa"/>
            <w:tcBorders>
              <w:top w:val="nil"/>
              <w:left w:val="nil"/>
              <w:bottom w:val="nil"/>
              <w:right w:val="nil"/>
            </w:tcBorders>
          </w:tcPr>
          <w:p w:rsidR="001742B9" w:rsidRDefault="00256ADB" w14:paraId="154E1827" w14:textId="77777777">
            <w:pPr>
              <w:spacing w:after="0" w:line="259" w:lineRule="auto"/>
              <w:ind w:left="298" w:right="0" w:firstLine="0"/>
              <w:jc w:val="left"/>
            </w:pPr>
            <w:r>
              <w:rPr>
                <w:sz w:val="16"/>
              </w:rPr>
              <w:t>(0.33)</w:t>
            </w:r>
          </w:p>
        </w:tc>
        <w:tc>
          <w:tcPr>
            <w:tcW w:w="851" w:type="dxa"/>
            <w:tcBorders>
              <w:top w:val="nil"/>
              <w:left w:val="nil"/>
              <w:bottom w:val="nil"/>
              <w:right w:val="nil"/>
            </w:tcBorders>
          </w:tcPr>
          <w:p w:rsidR="001742B9" w:rsidRDefault="00256ADB" w14:paraId="70014A4F" w14:textId="77777777">
            <w:pPr>
              <w:spacing w:after="0" w:line="259" w:lineRule="auto"/>
              <w:ind w:left="90" w:right="0" w:firstLine="0"/>
              <w:jc w:val="left"/>
            </w:pPr>
            <w:r>
              <w:rPr>
                <w:sz w:val="16"/>
              </w:rPr>
              <w:t>(0.64)</w:t>
            </w:r>
          </w:p>
        </w:tc>
        <w:tc>
          <w:tcPr>
            <w:tcW w:w="672" w:type="dxa"/>
            <w:tcBorders>
              <w:top w:val="nil"/>
              <w:left w:val="nil"/>
              <w:bottom w:val="nil"/>
              <w:right w:val="nil"/>
            </w:tcBorders>
          </w:tcPr>
          <w:p w:rsidR="001742B9" w:rsidRDefault="00256ADB" w14:paraId="7C8CB71A" w14:textId="77777777">
            <w:pPr>
              <w:spacing w:after="0" w:line="259" w:lineRule="auto"/>
              <w:ind w:left="0" w:right="0" w:firstLine="0"/>
              <w:jc w:val="left"/>
            </w:pPr>
            <w:r>
              <w:rPr>
                <w:sz w:val="16"/>
              </w:rPr>
              <w:t>(0.34)</w:t>
            </w:r>
          </w:p>
        </w:tc>
        <w:tc>
          <w:tcPr>
            <w:tcW w:w="1267" w:type="dxa"/>
            <w:tcBorders>
              <w:top w:val="nil"/>
              <w:left w:val="nil"/>
              <w:bottom w:val="nil"/>
              <w:right w:val="nil"/>
            </w:tcBorders>
          </w:tcPr>
          <w:p w:rsidR="001742B9" w:rsidRDefault="00256ADB" w14:paraId="3D594AC5" w14:textId="77777777">
            <w:pPr>
              <w:spacing w:after="0" w:line="259" w:lineRule="auto"/>
              <w:ind w:left="298" w:right="0" w:firstLine="0"/>
              <w:jc w:val="left"/>
            </w:pPr>
            <w:r>
              <w:rPr>
                <w:sz w:val="16"/>
              </w:rPr>
              <w:t>(0.28)</w:t>
            </w:r>
          </w:p>
        </w:tc>
        <w:tc>
          <w:tcPr>
            <w:tcW w:w="552" w:type="dxa"/>
            <w:tcBorders>
              <w:top w:val="nil"/>
              <w:left w:val="nil"/>
              <w:bottom w:val="nil"/>
              <w:right w:val="nil"/>
            </w:tcBorders>
          </w:tcPr>
          <w:p w:rsidR="001742B9" w:rsidRDefault="00256ADB" w14:paraId="259637D1" w14:textId="77777777">
            <w:pPr>
              <w:spacing w:after="0" w:line="259" w:lineRule="auto"/>
              <w:ind w:left="0" w:right="0" w:firstLine="0"/>
              <w:jc w:val="left"/>
            </w:pPr>
            <w:r>
              <w:rPr>
                <w:sz w:val="16"/>
              </w:rPr>
              <w:t>(0.21)</w:t>
            </w:r>
          </w:p>
        </w:tc>
      </w:tr>
      <w:tr w:rsidR="001742B9" w14:paraId="56E3C79A" w14:textId="77777777">
        <w:trPr>
          <w:trHeight w:val="189"/>
        </w:trPr>
        <w:tc>
          <w:tcPr>
            <w:tcW w:w="2170" w:type="dxa"/>
            <w:tcBorders>
              <w:top w:val="nil"/>
              <w:left w:val="nil"/>
              <w:bottom w:val="nil"/>
              <w:right w:val="nil"/>
            </w:tcBorders>
          </w:tcPr>
          <w:p w:rsidR="001742B9" w:rsidRDefault="00256ADB" w14:paraId="787ABD86" w14:textId="77777777">
            <w:pPr>
              <w:spacing w:after="0" w:line="259" w:lineRule="auto"/>
              <w:ind w:left="120" w:right="0" w:firstLine="0"/>
              <w:jc w:val="left"/>
            </w:pPr>
            <w:r>
              <w:rPr>
                <w:sz w:val="16"/>
              </w:rPr>
              <w:t>FES: &gt;= 75 percent</w:t>
            </w:r>
          </w:p>
        </w:tc>
        <w:tc>
          <w:tcPr>
            <w:tcW w:w="672" w:type="dxa"/>
            <w:tcBorders>
              <w:top w:val="nil"/>
              <w:left w:val="nil"/>
              <w:bottom w:val="nil"/>
              <w:right w:val="nil"/>
            </w:tcBorders>
          </w:tcPr>
          <w:p w:rsidR="001742B9" w:rsidRDefault="00256ADB" w14:paraId="17C5A8AE" w14:textId="77777777">
            <w:pPr>
              <w:spacing w:after="0" w:line="259" w:lineRule="auto"/>
              <w:ind w:left="66" w:right="0" w:firstLine="0"/>
              <w:jc w:val="left"/>
            </w:pPr>
            <w:r>
              <w:rPr>
                <w:sz w:val="16"/>
              </w:rPr>
              <w:t>0.49</w:t>
            </w:r>
          </w:p>
        </w:tc>
        <w:tc>
          <w:tcPr>
            <w:tcW w:w="1267" w:type="dxa"/>
            <w:tcBorders>
              <w:top w:val="nil"/>
              <w:left w:val="nil"/>
              <w:bottom w:val="nil"/>
              <w:right w:val="nil"/>
            </w:tcBorders>
          </w:tcPr>
          <w:p w:rsidR="001742B9" w:rsidRDefault="00256ADB" w14:paraId="14E4DD60" w14:textId="77777777">
            <w:pPr>
              <w:spacing w:after="0" w:line="259" w:lineRule="auto"/>
              <w:ind w:left="363" w:right="0" w:firstLine="0"/>
              <w:jc w:val="left"/>
            </w:pPr>
            <w:r>
              <w:rPr>
                <w:sz w:val="16"/>
              </w:rPr>
              <w:t>0.71</w:t>
            </w:r>
          </w:p>
        </w:tc>
        <w:tc>
          <w:tcPr>
            <w:tcW w:w="851" w:type="dxa"/>
            <w:tcBorders>
              <w:top w:val="nil"/>
              <w:left w:val="nil"/>
              <w:bottom w:val="nil"/>
              <w:right w:val="nil"/>
            </w:tcBorders>
          </w:tcPr>
          <w:p w:rsidR="001742B9" w:rsidRDefault="00256ADB" w14:paraId="2B0D6E43" w14:textId="77777777">
            <w:pPr>
              <w:spacing w:after="0" w:line="259" w:lineRule="auto"/>
              <w:ind w:left="0" w:right="0" w:firstLine="0"/>
              <w:jc w:val="left"/>
            </w:pPr>
            <w:r>
              <w:rPr>
                <w:sz w:val="16"/>
              </w:rPr>
              <w:t>-0.12***</w:t>
            </w:r>
          </w:p>
        </w:tc>
        <w:tc>
          <w:tcPr>
            <w:tcW w:w="672" w:type="dxa"/>
            <w:tcBorders>
              <w:top w:val="nil"/>
              <w:left w:val="nil"/>
              <w:bottom w:val="nil"/>
              <w:right w:val="nil"/>
            </w:tcBorders>
          </w:tcPr>
          <w:p w:rsidR="001742B9" w:rsidRDefault="00256ADB" w14:paraId="3D4BD7A2" w14:textId="77777777">
            <w:pPr>
              <w:spacing w:after="0" w:line="259" w:lineRule="auto"/>
              <w:ind w:left="66" w:right="0" w:firstLine="0"/>
              <w:jc w:val="left"/>
            </w:pPr>
            <w:r>
              <w:rPr>
                <w:sz w:val="16"/>
              </w:rPr>
              <w:t>0.44</w:t>
            </w:r>
          </w:p>
        </w:tc>
        <w:tc>
          <w:tcPr>
            <w:tcW w:w="1267" w:type="dxa"/>
            <w:tcBorders>
              <w:top w:val="nil"/>
              <w:left w:val="nil"/>
              <w:bottom w:val="nil"/>
              <w:right w:val="nil"/>
            </w:tcBorders>
          </w:tcPr>
          <w:p w:rsidR="001742B9" w:rsidRDefault="00256ADB" w14:paraId="219C2CC8" w14:textId="77777777">
            <w:pPr>
              <w:spacing w:after="0" w:line="259" w:lineRule="auto"/>
              <w:ind w:left="364" w:right="0" w:firstLine="0"/>
              <w:jc w:val="left"/>
            </w:pPr>
            <w:r>
              <w:rPr>
                <w:sz w:val="16"/>
              </w:rPr>
              <w:t>0.63</w:t>
            </w:r>
          </w:p>
        </w:tc>
        <w:tc>
          <w:tcPr>
            <w:tcW w:w="552" w:type="dxa"/>
            <w:tcBorders>
              <w:top w:val="nil"/>
              <w:left w:val="nil"/>
              <w:bottom w:val="nil"/>
              <w:right w:val="nil"/>
            </w:tcBorders>
          </w:tcPr>
          <w:p w:rsidR="001742B9" w:rsidRDefault="00256ADB" w14:paraId="7F6EC0B4" w14:textId="77777777">
            <w:pPr>
              <w:spacing w:after="0" w:line="259" w:lineRule="auto"/>
              <w:ind w:left="66" w:right="0" w:firstLine="0"/>
              <w:jc w:val="left"/>
            </w:pPr>
            <w:r>
              <w:rPr>
                <w:sz w:val="16"/>
              </w:rPr>
              <w:t>0.04</w:t>
            </w:r>
          </w:p>
        </w:tc>
      </w:tr>
      <w:tr w:rsidR="001742B9" w14:paraId="718E9936" w14:textId="77777777">
        <w:trPr>
          <w:trHeight w:val="195"/>
        </w:trPr>
        <w:tc>
          <w:tcPr>
            <w:tcW w:w="2170" w:type="dxa"/>
            <w:tcBorders>
              <w:top w:val="nil"/>
              <w:left w:val="nil"/>
              <w:bottom w:val="single" w:color="000000" w:sz="3" w:space="0"/>
              <w:right w:val="nil"/>
            </w:tcBorders>
          </w:tcPr>
          <w:p w:rsidR="001742B9" w:rsidRDefault="001742B9" w14:paraId="7B6D55B4" w14:textId="77777777">
            <w:pPr>
              <w:spacing w:after="160" w:line="259" w:lineRule="auto"/>
              <w:ind w:left="0" w:right="0" w:firstLine="0"/>
              <w:jc w:val="left"/>
            </w:pPr>
          </w:p>
        </w:tc>
        <w:tc>
          <w:tcPr>
            <w:tcW w:w="672" w:type="dxa"/>
            <w:tcBorders>
              <w:top w:val="nil"/>
              <w:left w:val="nil"/>
              <w:bottom w:val="single" w:color="000000" w:sz="3" w:space="0"/>
              <w:right w:val="nil"/>
            </w:tcBorders>
          </w:tcPr>
          <w:p w:rsidR="001742B9" w:rsidRDefault="00256ADB" w14:paraId="2C7DD6C6" w14:textId="77777777">
            <w:pPr>
              <w:spacing w:after="0" w:line="259" w:lineRule="auto"/>
              <w:ind w:left="0" w:right="0" w:firstLine="0"/>
              <w:jc w:val="left"/>
            </w:pPr>
            <w:r>
              <w:rPr>
                <w:sz w:val="16"/>
              </w:rPr>
              <w:t>(0.50)</w:t>
            </w:r>
          </w:p>
        </w:tc>
        <w:tc>
          <w:tcPr>
            <w:tcW w:w="1267" w:type="dxa"/>
            <w:tcBorders>
              <w:top w:val="nil"/>
              <w:left w:val="nil"/>
              <w:bottom w:val="single" w:color="000000" w:sz="3" w:space="0"/>
              <w:right w:val="nil"/>
            </w:tcBorders>
          </w:tcPr>
          <w:p w:rsidR="001742B9" w:rsidRDefault="00256ADB" w14:paraId="72A5317C" w14:textId="77777777">
            <w:pPr>
              <w:spacing w:after="0" w:line="259" w:lineRule="auto"/>
              <w:ind w:left="298" w:right="0" w:firstLine="0"/>
              <w:jc w:val="left"/>
            </w:pPr>
            <w:r>
              <w:rPr>
                <w:sz w:val="16"/>
              </w:rPr>
              <w:t>(0.45)</w:t>
            </w:r>
          </w:p>
        </w:tc>
        <w:tc>
          <w:tcPr>
            <w:tcW w:w="851" w:type="dxa"/>
            <w:tcBorders>
              <w:top w:val="nil"/>
              <w:left w:val="nil"/>
              <w:bottom w:val="single" w:color="000000" w:sz="3" w:space="0"/>
              <w:right w:val="nil"/>
            </w:tcBorders>
          </w:tcPr>
          <w:p w:rsidR="001742B9" w:rsidRDefault="00256ADB" w14:paraId="46684DCB" w14:textId="77777777">
            <w:pPr>
              <w:spacing w:after="0" w:line="259" w:lineRule="auto"/>
              <w:ind w:left="90" w:right="0" w:firstLine="0"/>
              <w:jc w:val="left"/>
            </w:pPr>
            <w:r>
              <w:rPr>
                <w:sz w:val="16"/>
              </w:rPr>
              <w:t>(0.00)</w:t>
            </w:r>
          </w:p>
        </w:tc>
        <w:tc>
          <w:tcPr>
            <w:tcW w:w="672" w:type="dxa"/>
            <w:tcBorders>
              <w:top w:val="nil"/>
              <w:left w:val="nil"/>
              <w:bottom w:val="single" w:color="000000" w:sz="3" w:space="0"/>
              <w:right w:val="nil"/>
            </w:tcBorders>
          </w:tcPr>
          <w:p w:rsidR="001742B9" w:rsidRDefault="00256ADB" w14:paraId="2A7D463B" w14:textId="77777777">
            <w:pPr>
              <w:spacing w:after="0" w:line="259" w:lineRule="auto"/>
              <w:ind w:left="0" w:right="0" w:firstLine="0"/>
              <w:jc w:val="left"/>
            </w:pPr>
            <w:r>
              <w:rPr>
                <w:sz w:val="16"/>
              </w:rPr>
              <w:t>(0.50)</w:t>
            </w:r>
          </w:p>
        </w:tc>
        <w:tc>
          <w:tcPr>
            <w:tcW w:w="1267" w:type="dxa"/>
            <w:tcBorders>
              <w:top w:val="nil"/>
              <w:left w:val="nil"/>
              <w:bottom w:val="single" w:color="000000" w:sz="3" w:space="0"/>
              <w:right w:val="nil"/>
            </w:tcBorders>
          </w:tcPr>
          <w:p w:rsidR="001742B9" w:rsidRDefault="00256ADB" w14:paraId="22FC04FA" w14:textId="77777777">
            <w:pPr>
              <w:spacing w:after="0" w:line="259" w:lineRule="auto"/>
              <w:ind w:left="298" w:right="0" w:firstLine="0"/>
              <w:jc w:val="left"/>
            </w:pPr>
            <w:r>
              <w:rPr>
                <w:sz w:val="16"/>
              </w:rPr>
              <w:t>(0.49)</w:t>
            </w:r>
          </w:p>
        </w:tc>
        <w:tc>
          <w:tcPr>
            <w:tcW w:w="552" w:type="dxa"/>
            <w:tcBorders>
              <w:top w:val="nil"/>
              <w:left w:val="nil"/>
              <w:bottom w:val="single" w:color="000000" w:sz="3" w:space="0"/>
              <w:right w:val="nil"/>
            </w:tcBorders>
          </w:tcPr>
          <w:p w:rsidR="001742B9" w:rsidRDefault="00256ADB" w14:paraId="39579F7F" w14:textId="77777777">
            <w:pPr>
              <w:spacing w:after="0" w:line="259" w:lineRule="auto"/>
              <w:ind w:left="0" w:right="0" w:firstLine="0"/>
              <w:jc w:val="left"/>
            </w:pPr>
            <w:r>
              <w:rPr>
                <w:sz w:val="16"/>
              </w:rPr>
              <w:t>(0.43)</w:t>
            </w:r>
          </w:p>
        </w:tc>
      </w:tr>
      <w:tr w:rsidR="001742B9" w14:paraId="5EFC276A" w14:textId="77777777">
        <w:trPr>
          <w:trHeight w:val="221"/>
        </w:trPr>
        <w:tc>
          <w:tcPr>
            <w:tcW w:w="2170" w:type="dxa"/>
            <w:tcBorders>
              <w:top w:val="single" w:color="000000" w:sz="3" w:space="0"/>
              <w:left w:val="nil"/>
              <w:bottom w:val="double" w:color="000000" w:sz="3" w:space="0"/>
              <w:right w:val="nil"/>
            </w:tcBorders>
          </w:tcPr>
          <w:p w:rsidR="001742B9" w:rsidRDefault="00256ADB" w14:paraId="069890CD" w14:textId="77777777">
            <w:pPr>
              <w:spacing w:after="0" w:line="259" w:lineRule="auto"/>
              <w:ind w:left="120" w:right="0" w:firstLine="0"/>
              <w:jc w:val="left"/>
            </w:pPr>
            <w:r>
              <w:rPr>
                <w:sz w:val="16"/>
              </w:rPr>
              <w:t>Observations</w:t>
            </w:r>
          </w:p>
        </w:tc>
        <w:tc>
          <w:tcPr>
            <w:tcW w:w="672" w:type="dxa"/>
            <w:tcBorders>
              <w:top w:val="single" w:color="000000" w:sz="3" w:space="0"/>
              <w:left w:val="nil"/>
              <w:bottom w:val="double" w:color="000000" w:sz="3" w:space="0"/>
              <w:right w:val="nil"/>
            </w:tcBorders>
          </w:tcPr>
          <w:p w:rsidR="001742B9" w:rsidRDefault="00256ADB" w14:paraId="25F7B668" w14:textId="77777777">
            <w:pPr>
              <w:spacing w:after="0" w:line="259" w:lineRule="auto"/>
              <w:ind w:left="89" w:right="0" w:firstLine="0"/>
              <w:jc w:val="left"/>
            </w:pPr>
            <w:r>
              <w:rPr>
                <w:sz w:val="16"/>
              </w:rPr>
              <w:t>760</w:t>
            </w:r>
          </w:p>
        </w:tc>
        <w:tc>
          <w:tcPr>
            <w:tcW w:w="1267" w:type="dxa"/>
            <w:tcBorders>
              <w:top w:val="single" w:color="000000" w:sz="3" w:space="0"/>
              <w:left w:val="nil"/>
              <w:bottom w:val="double" w:color="000000" w:sz="3" w:space="0"/>
              <w:right w:val="nil"/>
            </w:tcBorders>
          </w:tcPr>
          <w:p w:rsidR="001742B9" w:rsidRDefault="00256ADB" w14:paraId="2B1D7485" w14:textId="77777777">
            <w:pPr>
              <w:spacing w:after="0" w:line="259" w:lineRule="auto"/>
              <w:ind w:left="387" w:right="0" w:firstLine="0"/>
              <w:jc w:val="left"/>
            </w:pPr>
            <w:r>
              <w:rPr>
                <w:sz w:val="16"/>
              </w:rPr>
              <w:t>332</w:t>
            </w:r>
          </w:p>
        </w:tc>
        <w:tc>
          <w:tcPr>
            <w:tcW w:w="851" w:type="dxa"/>
            <w:tcBorders>
              <w:top w:val="single" w:color="000000" w:sz="3" w:space="0"/>
              <w:left w:val="nil"/>
              <w:bottom w:val="double" w:color="000000" w:sz="3" w:space="0"/>
              <w:right w:val="nil"/>
            </w:tcBorders>
          </w:tcPr>
          <w:p w:rsidR="001742B9" w:rsidRDefault="00256ADB" w14:paraId="240BE9C2" w14:textId="77777777">
            <w:pPr>
              <w:spacing w:after="0" w:line="259" w:lineRule="auto"/>
              <w:ind w:left="113" w:right="0" w:firstLine="0"/>
              <w:jc w:val="left"/>
            </w:pPr>
            <w:r>
              <w:rPr>
                <w:sz w:val="16"/>
              </w:rPr>
              <w:t>1,084</w:t>
            </w:r>
          </w:p>
        </w:tc>
        <w:tc>
          <w:tcPr>
            <w:tcW w:w="672" w:type="dxa"/>
            <w:tcBorders>
              <w:top w:val="single" w:color="000000" w:sz="3" w:space="0"/>
              <w:left w:val="nil"/>
              <w:bottom w:val="double" w:color="000000" w:sz="3" w:space="0"/>
              <w:right w:val="nil"/>
            </w:tcBorders>
          </w:tcPr>
          <w:p w:rsidR="001742B9" w:rsidRDefault="00256ADB" w14:paraId="78139057" w14:textId="77777777">
            <w:pPr>
              <w:spacing w:after="0" w:line="259" w:lineRule="auto"/>
              <w:ind w:left="89" w:right="0" w:firstLine="0"/>
              <w:jc w:val="left"/>
            </w:pPr>
            <w:r>
              <w:rPr>
                <w:sz w:val="16"/>
              </w:rPr>
              <w:t>294</w:t>
            </w:r>
          </w:p>
        </w:tc>
        <w:tc>
          <w:tcPr>
            <w:tcW w:w="1267" w:type="dxa"/>
            <w:tcBorders>
              <w:top w:val="single" w:color="000000" w:sz="3" w:space="0"/>
              <w:left w:val="nil"/>
              <w:bottom w:val="double" w:color="000000" w:sz="3" w:space="0"/>
              <w:right w:val="nil"/>
            </w:tcBorders>
          </w:tcPr>
          <w:p w:rsidR="001742B9" w:rsidRDefault="00256ADB" w14:paraId="219543C8" w14:textId="77777777">
            <w:pPr>
              <w:spacing w:after="0" w:line="259" w:lineRule="auto"/>
              <w:ind w:left="429" w:right="0" w:firstLine="0"/>
              <w:jc w:val="left"/>
            </w:pPr>
            <w:r>
              <w:rPr>
                <w:sz w:val="16"/>
              </w:rPr>
              <w:t>92</w:t>
            </w:r>
          </w:p>
        </w:tc>
        <w:tc>
          <w:tcPr>
            <w:tcW w:w="552" w:type="dxa"/>
            <w:tcBorders>
              <w:top w:val="single" w:color="000000" w:sz="3" w:space="0"/>
              <w:left w:val="nil"/>
              <w:bottom w:val="double" w:color="000000" w:sz="3" w:space="0"/>
              <w:right w:val="nil"/>
            </w:tcBorders>
          </w:tcPr>
          <w:p w:rsidR="001742B9" w:rsidRDefault="00256ADB" w14:paraId="765611F7" w14:textId="77777777">
            <w:pPr>
              <w:spacing w:after="0" w:line="259" w:lineRule="auto"/>
              <w:ind w:left="89" w:right="0" w:firstLine="0"/>
              <w:jc w:val="left"/>
            </w:pPr>
            <w:r>
              <w:rPr>
                <w:sz w:val="16"/>
              </w:rPr>
              <w:t>359</w:t>
            </w:r>
          </w:p>
        </w:tc>
      </w:tr>
    </w:tbl>
    <w:p w:rsidR="001742B9" w:rsidRDefault="00256ADB" w14:paraId="0A8102ED" w14:textId="77777777">
      <w:pPr>
        <w:spacing w:after="3" w:line="265" w:lineRule="auto"/>
        <w:ind w:left="1003"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1259E36A" w14:textId="77777777">
      <w:pPr>
        <w:spacing w:after="472" w:line="265" w:lineRule="auto"/>
        <w:ind w:left="964" w:right="0"/>
        <w:jc w:val="left"/>
      </w:pPr>
      <w:r>
        <w:rPr>
          <w:sz w:val="16"/>
        </w:rPr>
        <w:t>Myanmar is excluded due to translation issue.</w:t>
      </w:r>
    </w:p>
    <w:p w:rsidR="001742B9" w:rsidRDefault="00256ADB" w14:paraId="1D761E85" w14:textId="77777777">
      <w:pPr>
        <w:pStyle w:val="Heading1"/>
        <w:spacing w:after="222"/>
        <w:ind w:left="469" w:hanging="484"/>
      </w:pPr>
      <w:r>
        <w:t>Impact of LCS for Essential Needs or Food Security</w:t>
      </w:r>
    </w:p>
    <w:p w:rsidR="001742B9" w:rsidRDefault="00256ADB" w14:paraId="577D92F5" w14:textId="77777777">
      <w:pPr>
        <w:pStyle w:val="Heading2"/>
        <w:spacing w:after="99"/>
        <w:ind w:left="598" w:hanging="613"/>
      </w:pPr>
      <w:r>
        <w:t>Overall</w:t>
      </w:r>
    </w:p>
    <w:p w:rsidR="001742B9" w:rsidRDefault="00256ADB" w14:paraId="077B9527" w14:textId="77777777">
      <w:pPr>
        <w:spacing w:after="0" w:line="259" w:lineRule="auto"/>
        <w:ind w:left="1753" w:right="0" w:firstLine="0"/>
        <w:jc w:val="left"/>
      </w:pPr>
      <w:r>
        <w:rPr>
          <w:sz w:val="21"/>
        </w:rPr>
        <w:t>Table 21: Myanmar: LCS for Essential Needs vs. Food Security</w:t>
      </w:r>
    </w:p>
    <w:tbl>
      <w:tblPr>
        <w:tblW w:w="9360" w:type="dxa"/>
        <w:tblCellMar>
          <w:top w:w="23" w:type="dxa"/>
          <w:right w:w="84" w:type="dxa"/>
        </w:tblCellMar>
        <w:tblLook w:val="04A0" w:firstRow="1" w:lastRow="0" w:firstColumn="1" w:lastColumn="0" w:noHBand="0" w:noVBand="1"/>
      </w:tblPr>
      <w:tblGrid>
        <w:gridCol w:w="3624"/>
        <w:gridCol w:w="642"/>
        <w:gridCol w:w="642"/>
        <w:gridCol w:w="642"/>
        <w:gridCol w:w="382"/>
        <w:gridCol w:w="260"/>
        <w:gridCol w:w="641"/>
        <w:gridCol w:w="642"/>
        <w:gridCol w:w="549"/>
        <w:gridCol w:w="787"/>
        <w:gridCol w:w="549"/>
      </w:tblGrid>
      <w:tr w:rsidR="001742B9" w14:paraId="5CC39B99" w14:textId="77777777">
        <w:trPr>
          <w:trHeight w:val="207"/>
        </w:trPr>
        <w:tc>
          <w:tcPr>
            <w:tcW w:w="3682" w:type="dxa"/>
            <w:tcBorders>
              <w:top w:val="double" w:color="000000" w:sz="3" w:space="0"/>
              <w:left w:val="nil"/>
              <w:bottom w:val="nil"/>
              <w:right w:val="nil"/>
            </w:tcBorders>
          </w:tcPr>
          <w:p w:rsidR="001742B9" w:rsidRDefault="001742B9" w14:paraId="2B15ABF9" w14:textId="77777777">
            <w:pPr>
              <w:spacing w:after="160" w:line="259" w:lineRule="auto"/>
              <w:ind w:left="0" w:right="0" w:firstLine="0"/>
              <w:jc w:val="left"/>
            </w:pPr>
          </w:p>
        </w:tc>
        <w:tc>
          <w:tcPr>
            <w:tcW w:w="2314" w:type="dxa"/>
            <w:gridSpan w:val="4"/>
            <w:tcBorders>
              <w:top w:val="double" w:color="000000" w:sz="3" w:space="0"/>
              <w:left w:val="nil"/>
              <w:bottom w:val="nil"/>
              <w:right w:val="nil"/>
            </w:tcBorders>
          </w:tcPr>
          <w:p w:rsidR="001742B9" w:rsidRDefault="00256ADB" w14:paraId="797328C6" w14:textId="77777777">
            <w:pPr>
              <w:spacing w:after="0" w:line="259" w:lineRule="auto"/>
              <w:ind w:left="337" w:right="0" w:firstLine="0"/>
              <w:jc w:val="left"/>
            </w:pPr>
            <w:r>
              <w:rPr>
                <w:sz w:val="15"/>
              </w:rPr>
              <w:t>Myanmar F2F</w:t>
            </w:r>
          </w:p>
        </w:tc>
        <w:tc>
          <w:tcPr>
            <w:tcW w:w="1547" w:type="dxa"/>
            <w:gridSpan w:val="3"/>
            <w:tcBorders>
              <w:top w:val="double" w:color="000000" w:sz="3" w:space="0"/>
              <w:left w:val="nil"/>
              <w:bottom w:val="nil"/>
              <w:right w:val="nil"/>
            </w:tcBorders>
          </w:tcPr>
          <w:p w:rsidR="001742B9" w:rsidRDefault="00256ADB" w14:paraId="51F03268" w14:textId="77777777">
            <w:pPr>
              <w:spacing w:after="0" w:line="259" w:lineRule="auto"/>
              <w:ind w:left="0" w:right="0" w:firstLine="0"/>
              <w:jc w:val="left"/>
            </w:pPr>
            <w:r>
              <w:rPr>
                <w:sz w:val="15"/>
              </w:rPr>
              <w:t>Ecuador F2F</w:t>
            </w:r>
          </w:p>
        </w:tc>
        <w:tc>
          <w:tcPr>
            <w:tcW w:w="499" w:type="dxa"/>
            <w:tcBorders>
              <w:top w:val="double" w:color="000000" w:sz="3" w:space="0"/>
              <w:left w:val="nil"/>
              <w:bottom w:val="nil"/>
              <w:right w:val="nil"/>
            </w:tcBorders>
          </w:tcPr>
          <w:p w:rsidR="001742B9" w:rsidRDefault="001742B9" w14:paraId="06CAB100" w14:textId="77777777">
            <w:pPr>
              <w:spacing w:after="160" w:line="259" w:lineRule="auto"/>
              <w:ind w:left="0" w:right="0" w:firstLine="0"/>
              <w:jc w:val="left"/>
            </w:pPr>
          </w:p>
        </w:tc>
        <w:tc>
          <w:tcPr>
            <w:tcW w:w="1318" w:type="dxa"/>
            <w:gridSpan w:val="2"/>
            <w:tcBorders>
              <w:top w:val="double" w:color="000000" w:sz="3" w:space="0"/>
              <w:left w:val="nil"/>
              <w:bottom w:val="nil"/>
              <w:right w:val="nil"/>
            </w:tcBorders>
          </w:tcPr>
          <w:p w:rsidR="001742B9" w:rsidRDefault="00256ADB" w14:paraId="28F51216" w14:textId="77777777">
            <w:pPr>
              <w:spacing w:after="0" w:line="259" w:lineRule="auto"/>
              <w:ind w:left="0" w:right="0" w:firstLine="0"/>
              <w:jc w:val="left"/>
            </w:pPr>
            <w:r>
              <w:rPr>
                <w:sz w:val="15"/>
              </w:rPr>
              <w:t>CAR F2F</w:t>
            </w:r>
          </w:p>
        </w:tc>
      </w:tr>
      <w:tr w:rsidR="001742B9" w14:paraId="24B87B89" w14:textId="77777777">
        <w:trPr>
          <w:trHeight w:val="187"/>
        </w:trPr>
        <w:tc>
          <w:tcPr>
            <w:tcW w:w="3682" w:type="dxa"/>
            <w:tcBorders>
              <w:top w:val="nil"/>
              <w:left w:val="nil"/>
              <w:bottom w:val="single" w:color="000000" w:sz="3" w:space="0"/>
              <w:right w:val="nil"/>
            </w:tcBorders>
          </w:tcPr>
          <w:p w:rsidR="001742B9" w:rsidRDefault="00256ADB" w14:paraId="573532F8" w14:textId="77777777">
            <w:pPr>
              <w:spacing w:after="0" w:line="259" w:lineRule="auto"/>
              <w:ind w:left="115" w:right="0" w:firstLine="0"/>
              <w:jc w:val="left"/>
            </w:pPr>
            <w:r>
              <w:rPr>
                <w:sz w:val="15"/>
              </w:rPr>
              <w:t>Variable</w:t>
            </w:r>
          </w:p>
        </w:tc>
        <w:tc>
          <w:tcPr>
            <w:tcW w:w="644" w:type="dxa"/>
            <w:tcBorders>
              <w:top w:val="nil"/>
              <w:left w:val="nil"/>
              <w:bottom w:val="single" w:color="000000" w:sz="3" w:space="0"/>
              <w:right w:val="nil"/>
            </w:tcBorders>
          </w:tcPr>
          <w:p w:rsidR="001742B9" w:rsidRDefault="00256ADB" w14:paraId="2EF12DA2" w14:textId="77777777">
            <w:pPr>
              <w:spacing w:after="0" w:line="259" w:lineRule="auto"/>
              <w:ind w:left="91" w:right="0" w:firstLine="0"/>
              <w:jc w:val="left"/>
            </w:pPr>
            <w:r>
              <w:rPr>
                <w:sz w:val="15"/>
              </w:rPr>
              <w:t>EN</w:t>
            </w:r>
          </w:p>
        </w:tc>
        <w:tc>
          <w:tcPr>
            <w:tcW w:w="644" w:type="dxa"/>
            <w:tcBorders>
              <w:top w:val="nil"/>
              <w:left w:val="nil"/>
              <w:bottom w:val="single" w:color="000000" w:sz="3" w:space="0"/>
              <w:right w:val="nil"/>
            </w:tcBorders>
          </w:tcPr>
          <w:p w:rsidR="001742B9" w:rsidRDefault="00256ADB" w14:paraId="75707C03" w14:textId="77777777">
            <w:pPr>
              <w:spacing w:after="0" w:line="259" w:lineRule="auto"/>
              <w:ind w:left="109" w:right="0" w:firstLine="0"/>
              <w:jc w:val="left"/>
            </w:pPr>
            <w:r>
              <w:rPr>
                <w:sz w:val="15"/>
              </w:rPr>
              <w:t>FS</w:t>
            </w:r>
          </w:p>
        </w:tc>
        <w:tc>
          <w:tcPr>
            <w:tcW w:w="644" w:type="dxa"/>
            <w:tcBorders>
              <w:top w:val="nil"/>
              <w:left w:val="nil"/>
              <w:bottom w:val="single" w:color="000000" w:sz="3" w:space="0"/>
              <w:right w:val="nil"/>
            </w:tcBorders>
          </w:tcPr>
          <w:p w:rsidR="001742B9" w:rsidRDefault="00256ADB" w14:paraId="775268F6" w14:textId="77777777">
            <w:pPr>
              <w:spacing w:after="0" w:line="259" w:lineRule="auto"/>
              <w:ind w:left="75" w:right="0" w:firstLine="0"/>
              <w:jc w:val="left"/>
            </w:pPr>
            <w:r>
              <w:rPr>
                <w:sz w:val="15"/>
              </w:rPr>
              <w:t>Diff</w:t>
            </w:r>
          </w:p>
        </w:tc>
        <w:tc>
          <w:tcPr>
            <w:tcW w:w="644" w:type="dxa"/>
            <w:gridSpan w:val="2"/>
            <w:tcBorders>
              <w:top w:val="nil"/>
              <w:left w:val="nil"/>
              <w:bottom w:val="single" w:color="000000" w:sz="3" w:space="0"/>
              <w:right w:val="nil"/>
            </w:tcBorders>
          </w:tcPr>
          <w:p w:rsidR="001742B9" w:rsidRDefault="00256ADB" w14:paraId="2F919889" w14:textId="77777777">
            <w:pPr>
              <w:spacing w:after="0" w:line="259" w:lineRule="auto"/>
              <w:ind w:left="91" w:right="0" w:firstLine="0"/>
              <w:jc w:val="left"/>
            </w:pPr>
            <w:r>
              <w:rPr>
                <w:sz w:val="15"/>
              </w:rPr>
              <w:t>EN</w:t>
            </w:r>
          </w:p>
        </w:tc>
        <w:tc>
          <w:tcPr>
            <w:tcW w:w="643" w:type="dxa"/>
            <w:tcBorders>
              <w:top w:val="nil"/>
              <w:left w:val="nil"/>
              <w:bottom w:val="single" w:color="000000" w:sz="3" w:space="0"/>
              <w:right w:val="nil"/>
            </w:tcBorders>
          </w:tcPr>
          <w:p w:rsidR="001742B9" w:rsidRDefault="00256ADB" w14:paraId="7F957A49" w14:textId="77777777">
            <w:pPr>
              <w:spacing w:after="0" w:line="259" w:lineRule="auto"/>
              <w:ind w:left="109" w:right="0" w:firstLine="0"/>
              <w:jc w:val="left"/>
            </w:pPr>
            <w:r>
              <w:rPr>
                <w:sz w:val="15"/>
              </w:rPr>
              <w:t>FS</w:t>
            </w:r>
          </w:p>
        </w:tc>
        <w:tc>
          <w:tcPr>
            <w:tcW w:w="644" w:type="dxa"/>
            <w:tcBorders>
              <w:top w:val="nil"/>
              <w:left w:val="nil"/>
              <w:bottom w:val="single" w:color="000000" w:sz="3" w:space="0"/>
              <w:right w:val="nil"/>
            </w:tcBorders>
          </w:tcPr>
          <w:p w:rsidR="001742B9" w:rsidRDefault="00256ADB" w14:paraId="24813D67" w14:textId="77777777">
            <w:pPr>
              <w:spacing w:after="0" w:line="259" w:lineRule="auto"/>
              <w:ind w:left="76" w:right="0" w:firstLine="0"/>
              <w:jc w:val="left"/>
            </w:pPr>
            <w:r>
              <w:rPr>
                <w:sz w:val="15"/>
              </w:rPr>
              <w:t>Diff</w:t>
            </w:r>
          </w:p>
        </w:tc>
        <w:tc>
          <w:tcPr>
            <w:tcW w:w="499" w:type="dxa"/>
            <w:tcBorders>
              <w:top w:val="nil"/>
              <w:left w:val="nil"/>
              <w:bottom w:val="single" w:color="000000" w:sz="3" w:space="0"/>
              <w:right w:val="nil"/>
            </w:tcBorders>
          </w:tcPr>
          <w:p w:rsidR="001742B9" w:rsidRDefault="00256ADB" w14:paraId="0D1D6E10" w14:textId="77777777">
            <w:pPr>
              <w:spacing w:after="0" w:line="259" w:lineRule="auto"/>
              <w:ind w:left="91" w:right="0" w:firstLine="0"/>
              <w:jc w:val="left"/>
            </w:pPr>
            <w:r>
              <w:rPr>
                <w:sz w:val="15"/>
              </w:rPr>
              <w:t>EN</w:t>
            </w:r>
          </w:p>
        </w:tc>
        <w:tc>
          <w:tcPr>
            <w:tcW w:w="789" w:type="dxa"/>
            <w:tcBorders>
              <w:top w:val="nil"/>
              <w:left w:val="nil"/>
              <w:bottom w:val="single" w:color="000000" w:sz="3" w:space="0"/>
              <w:right w:val="nil"/>
            </w:tcBorders>
          </w:tcPr>
          <w:p w:rsidR="001742B9" w:rsidRDefault="00256ADB" w14:paraId="3D1426E4" w14:textId="77777777">
            <w:pPr>
              <w:spacing w:after="0" w:line="259" w:lineRule="auto"/>
              <w:ind w:left="254" w:right="0" w:firstLine="0"/>
              <w:jc w:val="left"/>
            </w:pPr>
            <w:r>
              <w:rPr>
                <w:sz w:val="15"/>
              </w:rPr>
              <w:t>FS</w:t>
            </w:r>
          </w:p>
        </w:tc>
        <w:tc>
          <w:tcPr>
            <w:tcW w:w="529" w:type="dxa"/>
            <w:tcBorders>
              <w:top w:val="nil"/>
              <w:left w:val="nil"/>
              <w:bottom w:val="single" w:color="000000" w:sz="3" w:space="0"/>
              <w:right w:val="nil"/>
            </w:tcBorders>
          </w:tcPr>
          <w:p w:rsidR="001742B9" w:rsidRDefault="00256ADB" w14:paraId="4924D2D1" w14:textId="77777777">
            <w:pPr>
              <w:spacing w:after="0" w:line="259" w:lineRule="auto"/>
              <w:ind w:left="76" w:right="0" w:firstLine="0"/>
              <w:jc w:val="left"/>
            </w:pPr>
            <w:r>
              <w:rPr>
                <w:sz w:val="15"/>
              </w:rPr>
              <w:t>Diff</w:t>
            </w:r>
          </w:p>
        </w:tc>
      </w:tr>
      <w:tr w:rsidR="001742B9" w14:paraId="6071DA1B" w14:textId="77777777">
        <w:trPr>
          <w:trHeight w:val="184"/>
        </w:trPr>
        <w:tc>
          <w:tcPr>
            <w:tcW w:w="3682" w:type="dxa"/>
            <w:tcBorders>
              <w:top w:val="single" w:color="000000" w:sz="3" w:space="0"/>
              <w:left w:val="nil"/>
              <w:bottom w:val="nil"/>
              <w:right w:val="nil"/>
            </w:tcBorders>
          </w:tcPr>
          <w:p w:rsidR="001742B9" w:rsidRDefault="00256ADB" w14:paraId="546807EA" w14:textId="77777777">
            <w:pPr>
              <w:spacing w:after="0" w:line="259" w:lineRule="auto"/>
              <w:ind w:left="115" w:right="0" w:firstLine="0"/>
              <w:jc w:val="left"/>
            </w:pPr>
            <w:r>
              <w:rPr>
                <w:sz w:val="15"/>
              </w:rPr>
              <w:t>Maximum Livelihood Coping: None</w:t>
            </w:r>
          </w:p>
        </w:tc>
        <w:tc>
          <w:tcPr>
            <w:tcW w:w="644" w:type="dxa"/>
            <w:tcBorders>
              <w:top w:val="single" w:color="000000" w:sz="3" w:space="0"/>
              <w:left w:val="nil"/>
              <w:bottom w:val="nil"/>
              <w:right w:val="nil"/>
            </w:tcBorders>
          </w:tcPr>
          <w:p w:rsidR="001742B9" w:rsidRDefault="00256ADB" w14:paraId="36049159" w14:textId="77777777">
            <w:pPr>
              <w:spacing w:after="0" w:line="259" w:lineRule="auto"/>
              <w:ind w:left="63" w:right="0" w:firstLine="0"/>
              <w:jc w:val="left"/>
            </w:pPr>
            <w:r>
              <w:rPr>
                <w:sz w:val="15"/>
              </w:rPr>
              <w:t>0.25</w:t>
            </w:r>
          </w:p>
        </w:tc>
        <w:tc>
          <w:tcPr>
            <w:tcW w:w="644" w:type="dxa"/>
            <w:tcBorders>
              <w:top w:val="single" w:color="000000" w:sz="3" w:space="0"/>
              <w:left w:val="nil"/>
              <w:bottom w:val="nil"/>
              <w:right w:val="nil"/>
            </w:tcBorders>
          </w:tcPr>
          <w:p w:rsidR="001742B9" w:rsidRDefault="00256ADB" w14:paraId="6848C80A" w14:textId="77777777">
            <w:pPr>
              <w:spacing w:after="0" w:line="259" w:lineRule="auto"/>
              <w:ind w:left="63" w:right="0" w:firstLine="0"/>
              <w:jc w:val="left"/>
            </w:pPr>
            <w:r>
              <w:rPr>
                <w:sz w:val="15"/>
              </w:rPr>
              <w:t>0.26</w:t>
            </w:r>
          </w:p>
        </w:tc>
        <w:tc>
          <w:tcPr>
            <w:tcW w:w="644" w:type="dxa"/>
            <w:tcBorders>
              <w:top w:val="single" w:color="000000" w:sz="3" w:space="0"/>
              <w:left w:val="nil"/>
              <w:bottom w:val="nil"/>
              <w:right w:val="nil"/>
            </w:tcBorders>
          </w:tcPr>
          <w:p w:rsidR="001742B9" w:rsidRDefault="00256ADB" w14:paraId="4B2F1720" w14:textId="77777777">
            <w:pPr>
              <w:spacing w:after="0" w:line="259" w:lineRule="auto"/>
              <w:ind w:left="63" w:right="0" w:firstLine="0"/>
              <w:jc w:val="left"/>
            </w:pPr>
            <w:r>
              <w:rPr>
                <w:sz w:val="15"/>
              </w:rPr>
              <w:t>0.01</w:t>
            </w:r>
          </w:p>
        </w:tc>
        <w:tc>
          <w:tcPr>
            <w:tcW w:w="644" w:type="dxa"/>
            <w:gridSpan w:val="2"/>
            <w:tcBorders>
              <w:top w:val="single" w:color="000000" w:sz="3" w:space="0"/>
              <w:left w:val="nil"/>
              <w:bottom w:val="nil"/>
              <w:right w:val="nil"/>
            </w:tcBorders>
          </w:tcPr>
          <w:p w:rsidR="001742B9" w:rsidRDefault="00256ADB" w14:paraId="68970B40" w14:textId="77777777">
            <w:pPr>
              <w:spacing w:after="0" w:line="259" w:lineRule="auto"/>
              <w:ind w:left="63" w:right="0" w:firstLine="0"/>
              <w:jc w:val="left"/>
            </w:pPr>
            <w:r>
              <w:rPr>
                <w:sz w:val="15"/>
              </w:rPr>
              <w:t>0.11</w:t>
            </w:r>
          </w:p>
        </w:tc>
        <w:tc>
          <w:tcPr>
            <w:tcW w:w="643" w:type="dxa"/>
            <w:tcBorders>
              <w:top w:val="single" w:color="000000" w:sz="3" w:space="0"/>
              <w:left w:val="nil"/>
              <w:bottom w:val="nil"/>
              <w:right w:val="nil"/>
            </w:tcBorders>
          </w:tcPr>
          <w:p w:rsidR="001742B9" w:rsidRDefault="00256ADB" w14:paraId="05979449" w14:textId="77777777">
            <w:pPr>
              <w:spacing w:after="0" w:line="259" w:lineRule="auto"/>
              <w:ind w:left="63" w:right="0" w:firstLine="0"/>
              <w:jc w:val="left"/>
            </w:pPr>
            <w:r>
              <w:rPr>
                <w:sz w:val="15"/>
              </w:rPr>
              <w:t>0.07</w:t>
            </w:r>
          </w:p>
        </w:tc>
        <w:tc>
          <w:tcPr>
            <w:tcW w:w="644" w:type="dxa"/>
            <w:tcBorders>
              <w:top w:val="single" w:color="000000" w:sz="3" w:space="0"/>
              <w:left w:val="nil"/>
              <w:bottom w:val="nil"/>
              <w:right w:val="nil"/>
            </w:tcBorders>
          </w:tcPr>
          <w:p w:rsidR="001742B9" w:rsidRDefault="00256ADB" w14:paraId="23205591" w14:textId="77777777">
            <w:pPr>
              <w:spacing w:after="0" w:line="259" w:lineRule="auto"/>
              <w:ind w:left="36" w:right="0" w:firstLine="0"/>
              <w:jc w:val="left"/>
            </w:pPr>
            <w:r>
              <w:rPr>
                <w:sz w:val="15"/>
              </w:rPr>
              <w:t>-0.04</w:t>
            </w:r>
          </w:p>
        </w:tc>
        <w:tc>
          <w:tcPr>
            <w:tcW w:w="499" w:type="dxa"/>
            <w:tcBorders>
              <w:top w:val="single" w:color="000000" w:sz="3" w:space="0"/>
              <w:left w:val="nil"/>
              <w:bottom w:val="nil"/>
              <w:right w:val="nil"/>
            </w:tcBorders>
          </w:tcPr>
          <w:p w:rsidR="001742B9" w:rsidRDefault="00256ADB" w14:paraId="2A7F5320" w14:textId="77777777">
            <w:pPr>
              <w:spacing w:after="0" w:line="259" w:lineRule="auto"/>
              <w:ind w:left="63" w:right="0" w:firstLine="0"/>
              <w:jc w:val="left"/>
            </w:pPr>
            <w:r>
              <w:rPr>
                <w:sz w:val="15"/>
              </w:rPr>
              <w:t>0.19</w:t>
            </w:r>
          </w:p>
        </w:tc>
        <w:tc>
          <w:tcPr>
            <w:tcW w:w="789" w:type="dxa"/>
            <w:tcBorders>
              <w:top w:val="single" w:color="000000" w:sz="3" w:space="0"/>
              <w:left w:val="nil"/>
              <w:bottom w:val="nil"/>
              <w:right w:val="nil"/>
            </w:tcBorders>
          </w:tcPr>
          <w:p w:rsidR="001742B9" w:rsidRDefault="00256ADB" w14:paraId="71A4B5FC" w14:textId="77777777">
            <w:pPr>
              <w:spacing w:after="0" w:line="259" w:lineRule="auto"/>
              <w:ind w:left="208" w:right="0" w:firstLine="0"/>
              <w:jc w:val="left"/>
            </w:pPr>
            <w:r>
              <w:rPr>
                <w:sz w:val="15"/>
              </w:rPr>
              <w:t>0.21</w:t>
            </w:r>
          </w:p>
        </w:tc>
        <w:tc>
          <w:tcPr>
            <w:tcW w:w="529" w:type="dxa"/>
            <w:tcBorders>
              <w:top w:val="single" w:color="000000" w:sz="3" w:space="0"/>
              <w:left w:val="nil"/>
              <w:bottom w:val="nil"/>
              <w:right w:val="nil"/>
            </w:tcBorders>
          </w:tcPr>
          <w:p w:rsidR="001742B9" w:rsidRDefault="00256ADB" w14:paraId="56E669B3" w14:textId="77777777">
            <w:pPr>
              <w:spacing w:after="0" w:line="259" w:lineRule="auto"/>
              <w:ind w:left="63" w:right="0" w:firstLine="0"/>
              <w:jc w:val="left"/>
            </w:pPr>
            <w:r>
              <w:rPr>
                <w:sz w:val="15"/>
              </w:rPr>
              <w:t>0.02</w:t>
            </w:r>
          </w:p>
        </w:tc>
      </w:tr>
      <w:tr w:rsidR="001742B9" w14:paraId="506F3665" w14:textId="77777777">
        <w:trPr>
          <w:trHeight w:val="181"/>
        </w:trPr>
        <w:tc>
          <w:tcPr>
            <w:tcW w:w="3682" w:type="dxa"/>
            <w:tcBorders>
              <w:top w:val="nil"/>
              <w:left w:val="nil"/>
              <w:bottom w:val="nil"/>
              <w:right w:val="nil"/>
            </w:tcBorders>
          </w:tcPr>
          <w:p w:rsidR="001742B9" w:rsidRDefault="001742B9" w14:paraId="0AC93519"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6406BA26" w14:textId="77777777">
            <w:pPr>
              <w:spacing w:after="0" w:line="259" w:lineRule="auto"/>
              <w:ind w:left="0" w:right="0" w:firstLine="0"/>
              <w:jc w:val="left"/>
            </w:pPr>
            <w:r>
              <w:rPr>
                <w:sz w:val="15"/>
              </w:rPr>
              <w:t>(0.44)</w:t>
            </w:r>
          </w:p>
        </w:tc>
        <w:tc>
          <w:tcPr>
            <w:tcW w:w="644" w:type="dxa"/>
            <w:tcBorders>
              <w:top w:val="nil"/>
              <w:left w:val="nil"/>
              <w:bottom w:val="nil"/>
              <w:right w:val="nil"/>
            </w:tcBorders>
          </w:tcPr>
          <w:p w:rsidR="001742B9" w:rsidRDefault="00256ADB" w14:paraId="71203B3D" w14:textId="77777777">
            <w:pPr>
              <w:spacing w:after="0" w:line="259" w:lineRule="auto"/>
              <w:ind w:left="0" w:right="0" w:firstLine="0"/>
              <w:jc w:val="left"/>
            </w:pPr>
            <w:r>
              <w:rPr>
                <w:sz w:val="15"/>
              </w:rPr>
              <w:t>(0.44)</w:t>
            </w:r>
          </w:p>
        </w:tc>
        <w:tc>
          <w:tcPr>
            <w:tcW w:w="644" w:type="dxa"/>
            <w:tcBorders>
              <w:top w:val="nil"/>
              <w:left w:val="nil"/>
              <w:bottom w:val="nil"/>
              <w:right w:val="nil"/>
            </w:tcBorders>
          </w:tcPr>
          <w:p w:rsidR="001742B9" w:rsidRDefault="00256ADB" w14:paraId="7C8D8187" w14:textId="77777777">
            <w:pPr>
              <w:spacing w:after="0" w:line="259" w:lineRule="auto"/>
              <w:ind w:left="0" w:right="0" w:firstLine="0"/>
              <w:jc w:val="left"/>
            </w:pPr>
            <w:r>
              <w:rPr>
                <w:sz w:val="15"/>
              </w:rPr>
              <w:t>(0.78)</w:t>
            </w:r>
          </w:p>
        </w:tc>
        <w:tc>
          <w:tcPr>
            <w:tcW w:w="644" w:type="dxa"/>
            <w:gridSpan w:val="2"/>
            <w:tcBorders>
              <w:top w:val="nil"/>
              <w:left w:val="nil"/>
              <w:bottom w:val="nil"/>
              <w:right w:val="nil"/>
            </w:tcBorders>
          </w:tcPr>
          <w:p w:rsidR="001742B9" w:rsidRDefault="00256ADB" w14:paraId="5BAF074F" w14:textId="77777777">
            <w:pPr>
              <w:spacing w:after="0" w:line="259" w:lineRule="auto"/>
              <w:ind w:left="0" w:right="0" w:firstLine="0"/>
              <w:jc w:val="left"/>
            </w:pPr>
            <w:r>
              <w:rPr>
                <w:sz w:val="15"/>
              </w:rPr>
              <w:t>(0.32)</w:t>
            </w:r>
          </w:p>
        </w:tc>
        <w:tc>
          <w:tcPr>
            <w:tcW w:w="643" w:type="dxa"/>
            <w:tcBorders>
              <w:top w:val="nil"/>
              <w:left w:val="nil"/>
              <w:bottom w:val="nil"/>
              <w:right w:val="nil"/>
            </w:tcBorders>
          </w:tcPr>
          <w:p w:rsidR="001742B9" w:rsidRDefault="00256ADB" w14:paraId="64B857DC" w14:textId="77777777">
            <w:pPr>
              <w:spacing w:after="0" w:line="259" w:lineRule="auto"/>
              <w:ind w:left="0" w:right="0" w:firstLine="0"/>
              <w:jc w:val="left"/>
            </w:pPr>
            <w:r>
              <w:rPr>
                <w:sz w:val="15"/>
              </w:rPr>
              <w:t>(0.26)</w:t>
            </w:r>
          </w:p>
        </w:tc>
        <w:tc>
          <w:tcPr>
            <w:tcW w:w="644" w:type="dxa"/>
            <w:tcBorders>
              <w:top w:val="nil"/>
              <w:left w:val="nil"/>
              <w:bottom w:val="nil"/>
              <w:right w:val="nil"/>
            </w:tcBorders>
          </w:tcPr>
          <w:p w:rsidR="001742B9" w:rsidRDefault="00256ADB" w14:paraId="0F0F7DEC" w14:textId="77777777">
            <w:pPr>
              <w:spacing w:after="0" w:line="259" w:lineRule="auto"/>
              <w:ind w:left="0" w:right="0" w:firstLine="0"/>
              <w:jc w:val="left"/>
            </w:pPr>
            <w:r>
              <w:rPr>
                <w:sz w:val="15"/>
              </w:rPr>
              <w:t>(0.05)</w:t>
            </w:r>
          </w:p>
        </w:tc>
        <w:tc>
          <w:tcPr>
            <w:tcW w:w="499" w:type="dxa"/>
            <w:tcBorders>
              <w:top w:val="nil"/>
              <w:left w:val="nil"/>
              <w:bottom w:val="nil"/>
              <w:right w:val="nil"/>
            </w:tcBorders>
          </w:tcPr>
          <w:p w:rsidR="001742B9" w:rsidRDefault="00256ADB" w14:paraId="605E88E5" w14:textId="77777777">
            <w:pPr>
              <w:spacing w:after="0" w:line="259" w:lineRule="auto"/>
              <w:ind w:left="0" w:right="0" w:firstLine="0"/>
              <w:jc w:val="left"/>
            </w:pPr>
            <w:r>
              <w:rPr>
                <w:sz w:val="15"/>
              </w:rPr>
              <w:t>(0.40)</w:t>
            </w:r>
          </w:p>
        </w:tc>
        <w:tc>
          <w:tcPr>
            <w:tcW w:w="789" w:type="dxa"/>
            <w:tcBorders>
              <w:top w:val="nil"/>
              <w:left w:val="nil"/>
              <w:bottom w:val="nil"/>
              <w:right w:val="nil"/>
            </w:tcBorders>
          </w:tcPr>
          <w:p w:rsidR="001742B9" w:rsidRDefault="00256ADB" w14:paraId="25B6A1F1" w14:textId="77777777">
            <w:pPr>
              <w:spacing w:after="0" w:line="259" w:lineRule="auto"/>
              <w:ind w:left="145" w:right="0" w:firstLine="0"/>
              <w:jc w:val="left"/>
            </w:pPr>
            <w:r>
              <w:rPr>
                <w:sz w:val="15"/>
              </w:rPr>
              <w:t>(0.41)</w:t>
            </w:r>
          </w:p>
        </w:tc>
        <w:tc>
          <w:tcPr>
            <w:tcW w:w="529" w:type="dxa"/>
            <w:tcBorders>
              <w:top w:val="nil"/>
              <w:left w:val="nil"/>
              <w:bottom w:val="nil"/>
              <w:right w:val="nil"/>
            </w:tcBorders>
          </w:tcPr>
          <w:p w:rsidR="001742B9" w:rsidRDefault="00256ADB" w14:paraId="6A6F71D7" w14:textId="77777777">
            <w:pPr>
              <w:spacing w:after="0" w:line="259" w:lineRule="auto"/>
              <w:ind w:left="0" w:right="0" w:firstLine="0"/>
              <w:jc w:val="left"/>
            </w:pPr>
            <w:r>
              <w:rPr>
                <w:sz w:val="15"/>
              </w:rPr>
              <w:t>(0.71)</w:t>
            </w:r>
          </w:p>
        </w:tc>
      </w:tr>
      <w:tr w:rsidR="001742B9" w14:paraId="6811CEA1" w14:textId="77777777">
        <w:trPr>
          <w:trHeight w:val="181"/>
        </w:trPr>
        <w:tc>
          <w:tcPr>
            <w:tcW w:w="3682" w:type="dxa"/>
            <w:tcBorders>
              <w:top w:val="nil"/>
              <w:left w:val="nil"/>
              <w:bottom w:val="nil"/>
              <w:right w:val="nil"/>
            </w:tcBorders>
          </w:tcPr>
          <w:p w:rsidR="001742B9" w:rsidRDefault="00256ADB" w14:paraId="5586B31B" w14:textId="77777777">
            <w:pPr>
              <w:spacing w:after="0" w:line="259" w:lineRule="auto"/>
              <w:ind w:left="115" w:right="0" w:firstLine="0"/>
              <w:jc w:val="left"/>
            </w:pPr>
            <w:r>
              <w:rPr>
                <w:sz w:val="15"/>
              </w:rPr>
              <w:t>Maximum Livelihood Coping: Stress level</w:t>
            </w:r>
          </w:p>
        </w:tc>
        <w:tc>
          <w:tcPr>
            <w:tcW w:w="644" w:type="dxa"/>
            <w:tcBorders>
              <w:top w:val="nil"/>
              <w:left w:val="nil"/>
              <w:bottom w:val="nil"/>
              <w:right w:val="nil"/>
            </w:tcBorders>
          </w:tcPr>
          <w:p w:rsidR="001742B9" w:rsidRDefault="00256ADB" w14:paraId="2B91FAA9" w14:textId="77777777">
            <w:pPr>
              <w:spacing w:after="0" w:line="259" w:lineRule="auto"/>
              <w:ind w:left="63" w:right="0" w:firstLine="0"/>
              <w:jc w:val="left"/>
            </w:pPr>
            <w:r>
              <w:rPr>
                <w:sz w:val="15"/>
              </w:rPr>
              <w:t>0.47</w:t>
            </w:r>
          </w:p>
        </w:tc>
        <w:tc>
          <w:tcPr>
            <w:tcW w:w="644" w:type="dxa"/>
            <w:tcBorders>
              <w:top w:val="nil"/>
              <w:left w:val="nil"/>
              <w:bottom w:val="nil"/>
              <w:right w:val="nil"/>
            </w:tcBorders>
          </w:tcPr>
          <w:p w:rsidR="001742B9" w:rsidRDefault="00256ADB" w14:paraId="1A49F5CC" w14:textId="77777777">
            <w:pPr>
              <w:spacing w:after="0" w:line="259" w:lineRule="auto"/>
              <w:ind w:left="63" w:right="0" w:firstLine="0"/>
              <w:jc w:val="left"/>
            </w:pPr>
            <w:r>
              <w:rPr>
                <w:sz w:val="15"/>
              </w:rPr>
              <w:t>0.45</w:t>
            </w:r>
          </w:p>
        </w:tc>
        <w:tc>
          <w:tcPr>
            <w:tcW w:w="644" w:type="dxa"/>
            <w:tcBorders>
              <w:top w:val="nil"/>
              <w:left w:val="nil"/>
              <w:bottom w:val="nil"/>
              <w:right w:val="nil"/>
            </w:tcBorders>
          </w:tcPr>
          <w:p w:rsidR="001742B9" w:rsidRDefault="00256ADB" w14:paraId="226742C4" w14:textId="77777777">
            <w:pPr>
              <w:spacing w:after="0" w:line="259" w:lineRule="auto"/>
              <w:ind w:left="36" w:right="0" w:firstLine="0"/>
              <w:jc w:val="left"/>
            </w:pPr>
            <w:r>
              <w:rPr>
                <w:sz w:val="15"/>
              </w:rPr>
              <w:t>-0.02</w:t>
            </w:r>
          </w:p>
        </w:tc>
        <w:tc>
          <w:tcPr>
            <w:tcW w:w="644" w:type="dxa"/>
            <w:gridSpan w:val="2"/>
            <w:tcBorders>
              <w:top w:val="nil"/>
              <w:left w:val="nil"/>
              <w:bottom w:val="nil"/>
              <w:right w:val="nil"/>
            </w:tcBorders>
          </w:tcPr>
          <w:p w:rsidR="001742B9" w:rsidRDefault="00256ADB" w14:paraId="6E7920C2" w14:textId="77777777">
            <w:pPr>
              <w:spacing w:after="0" w:line="259" w:lineRule="auto"/>
              <w:ind w:left="63" w:right="0" w:firstLine="0"/>
              <w:jc w:val="left"/>
            </w:pPr>
            <w:r>
              <w:rPr>
                <w:sz w:val="15"/>
              </w:rPr>
              <w:t>0.26</w:t>
            </w:r>
          </w:p>
        </w:tc>
        <w:tc>
          <w:tcPr>
            <w:tcW w:w="643" w:type="dxa"/>
            <w:tcBorders>
              <w:top w:val="nil"/>
              <w:left w:val="nil"/>
              <w:bottom w:val="nil"/>
              <w:right w:val="nil"/>
            </w:tcBorders>
          </w:tcPr>
          <w:p w:rsidR="001742B9" w:rsidRDefault="00256ADB" w14:paraId="37EA9E39" w14:textId="77777777">
            <w:pPr>
              <w:spacing w:after="0" w:line="259" w:lineRule="auto"/>
              <w:ind w:left="63" w:right="0" w:firstLine="0"/>
              <w:jc w:val="left"/>
            </w:pPr>
            <w:r>
              <w:rPr>
                <w:sz w:val="15"/>
              </w:rPr>
              <w:t>0.30</w:t>
            </w:r>
          </w:p>
        </w:tc>
        <w:tc>
          <w:tcPr>
            <w:tcW w:w="644" w:type="dxa"/>
            <w:tcBorders>
              <w:top w:val="nil"/>
              <w:left w:val="nil"/>
              <w:bottom w:val="nil"/>
              <w:right w:val="nil"/>
            </w:tcBorders>
          </w:tcPr>
          <w:p w:rsidR="001742B9" w:rsidRDefault="00256ADB" w14:paraId="3EC4D230" w14:textId="77777777">
            <w:pPr>
              <w:spacing w:after="0" w:line="259" w:lineRule="auto"/>
              <w:ind w:left="63" w:right="0" w:firstLine="0"/>
              <w:jc w:val="left"/>
            </w:pPr>
            <w:r>
              <w:rPr>
                <w:sz w:val="15"/>
              </w:rPr>
              <w:t>0.05</w:t>
            </w:r>
          </w:p>
        </w:tc>
        <w:tc>
          <w:tcPr>
            <w:tcW w:w="499" w:type="dxa"/>
            <w:tcBorders>
              <w:top w:val="nil"/>
              <w:left w:val="nil"/>
              <w:bottom w:val="nil"/>
              <w:right w:val="nil"/>
            </w:tcBorders>
          </w:tcPr>
          <w:p w:rsidR="001742B9" w:rsidRDefault="00256ADB" w14:paraId="1FC06158" w14:textId="77777777">
            <w:pPr>
              <w:spacing w:after="0" w:line="259" w:lineRule="auto"/>
              <w:ind w:left="63" w:right="0" w:firstLine="0"/>
              <w:jc w:val="left"/>
            </w:pPr>
            <w:r>
              <w:rPr>
                <w:sz w:val="15"/>
              </w:rPr>
              <w:t>0.60</w:t>
            </w:r>
          </w:p>
        </w:tc>
        <w:tc>
          <w:tcPr>
            <w:tcW w:w="789" w:type="dxa"/>
            <w:tcBorders>
              <w:top w:val="nil"/>
              <w:left w:val="nil"/>
              <w:bottom w:val="nil"/>
              <w:right w:val="nil"/>
            </w:tcBorders>
          </w:tcPr>
          <w:p w:rsidR="001742B9" w:rsidRDefault="00256ADB" w14:paraId="326321A5" w14:textId="77777777">
            <w:pPr>
              <w:spacing w:after="0" w:line="259" w:lineRule="auto"/>
              <w:ind w:left="208" w:right="0" w:firstLine="0"/>
              <w:jc w:val="left"/>
            </w:pPr>
            <w:r>
              <w:rPr>
                <w:sz w:val="15"/>
              </w:rPr>
              <w:t>0.62</w:t>
            </w:r>
          </w:p>
        </w:tc>
        <w:tc>
          <w:tcPr>
            <w:tcW w:w="529" w:type="dxa"/>
            <w:tcBorders>
              <w:top w:val="nil"/>
              <w:left w:val="nil"/>
              <w:bottom w:val="nil"/>
              <w:right w:val="nil"/>
            </w:tcBorders>
          </w:tcPr>
          <w:p w:rsidR="001742B9" w:rsidRDefault="00256ADB" w14:paraId="200E8505" w14:textId="77777777">
            <w:pPr>
              <w:spacing w:after="0" w:line="259" w:lineRule="auto"/>
              <w:ind w:left="63" w:right="0" w:firstLine="0"/>
              <w:jc w:val="left"/>
            </w:pPr>
            <w:r>
              <w:rPr>
                <w:sz w:val="15"/>
              </w:rPr>
              <w:t>0.02</w:t>
            </w:r>
          </w:p>
        </w:tc>
      </w:tr>
      <w:tr w:rsidR="001742B9" w14:paraId="1B35D2DE" w14:textId="77777777">
        <w:trPr>
          <w:trHeight w:val="181"/>
        </w:trPr>
        <w:tc>
          <w:tcPr>
            <w:tcW w:w="3682" w:type="dxa"/>
            <w:tcBorders>
              <w:top w:val="nil"/>
              <w:left w:val="nil"/>
              <w:bottom w:val="nil"/>
              <w:right w:val="nil"/>
            </w:tcBorders>
          </w:tcPr>
          <w:p w:rsidR="001742B9" w:rsidRDefault="001742B9" w14:paraId="0E30F113"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069D1FAD" w14:textId="77777777">
            <w:pPr>
              <w:spacing w:after="0" w:line="259" w:lineRule="auto"/>
              <w:ind w:left="0" w:right="0" w:firstLine="0"/>
              <w:jc w:val="left"/>
            </w:pPr>
            <w:r>
              <w:rPr>
                <w:sz w:val="15"/>
              </w:rPr>
              <w:t>(0.50)</w:t>
            </w:r>
          </w:p>
        </w:tc>
        <w:tc>
          <w:tcPr>
            <w:tcW w:w="644" w:type="dxa"/>
            <w:tcBorders>
              <w:top w:val="nil"/>
              <w:left w:val="nil"/>
              <w:bottom w:val="nil"/>
              <w:right w:val="nil"/>
            </w:tcBorders>
          </w:tcPr>
          <w:p w:rsidR="001742B9" w:rsidRDefault="00256ADB" w14:paraId="54D4E50C" w14:textId="77777777">
            <w:pPr>
              <w:spacing w:after="0" w:line="259" w:lineRule="auto"/>
              <w:ind w:left="0" w:right="0" w:firstLine="0"/>
              <w:jc w:val="left"/>
            </w:pPr>
            <w:r>
              <w:rPr>
                <w:sz w:val="15"/>
              </w:rPr>
              <w:t>(0.50)</w:t>
            </w:r>
          </w:p>
        </w:tc>
        <w:tc>
          <w:tcPr>
            <w:tcW w:w="644" w:type="dxa"/>
            <w:tcBorders>
              <w:top w:val="nil"/>
              <w:left w:val="nil"/>
              <w:bottom w:val="nil"/>
              <w:right w:val="nil"/>
            </w:tcBorders>
          </w:tcPr>
          <w:p w:rsidR="001742B9" w:rsidRDefault="00256ADB" w14:paraId="0663D5DB" w14:textId="77777777">
            <w:pPr>
              <w:spacing w:after="0" w:line="259" w:lineRule="auto"/>
              <w:ind w:left="0" w:right="0" w:firstLine="0"/>
              <w:jc w:val="left"/>
            </w:pPr>
            <w:r>
              <w:rPr>
                <w:sz w:val="15"/>
              </w:rPr>
              <w:t>(0.63)</w:t>
            </w:r>
          </w:p>
        </w:tc>
        <w:tc>
          <w:tcPr>
            <w:tcW w:w="644" w:type="dxa"/>
            <w:gridSpan w:val="2"/>
            <w:tcBorders>
              <w:top w:val="nil"/>
              <w:left w:val="nil"/>
              <w:bottom w:val="nil"/>
              <w:right w:val="nil"/>
            </w:tcBorders>
          </w:tcPr>
          <w:p w:rsidR="001742B9" w:rsidRDefault="00256ADB" w14:paraId="3F0FD387" w14:textId="77777777">
            <w:pPr>
              <w:spacing w:after="0" w:line="259" w:lineRule="auto"/>
              <w:ind w:left="0" w:right="0" w:firstLine="0"/>
              <w:jc w:val="left"/>
            </w:pPr>
            <w:r>
              <w:rPr>
                <w:sz w:val="15"/>
              </w:rPr>
              <w:t>(0.44)</w:t>
            </w:r>
          </w:p>
        </w:tc>
        <w:tc>
          <w:tcPr>
            <w:tcW w:w="643" w:type="dxa"/>
            <w:tcBorders>
              <w:top w:val="nil"/>
              <w:left w:val="nil"/>
              <w:bottom w:val="nil"/>
              <w:right w:val="nil"/>
            </w:tcBorders>
          </w:tcPr>
          <w:p w:rsidR="001742B9" w:rsidRDefault="00256ADB" w14:paraId="5D32B8E2" w14:textId="77777777">
            <w:pPr>
              <w:spacing w:after="0" w:line="259" w:lineRule="auto"/>
              <w:ind w:left="0" w:right="0" w:firstLine="0"/>
              <w:jc w:val="left"/>
            </w:pPr>
            <w:r>
              <w:rPr>
                <w:sz w:val="15"/>
              </w:rPr>
              <w:t>(0.46)</w:t>
            </w:r>
          </w:p>
        </w:tc>
        <w:tc>
          <w:tcPr>
            <w:tcW w:w="644" w:type="dxa"/>
            <w:tcBorders>
              <w:top w:val="nil"/>
              <w:left w:val="nil"/>
              <w:bottom w:val="nil"/>
              <w:right w:val="nil"/>
            </w:tcBorders>
          </w:tcPr>
          <w:p w:rsidR="001742B9" w:rsidRDefault="00256ADB" w14:paraId="7DEBA3F1" w14:textId="77777777">
            <w:pPr>
              <w:spacing w:after="0" w:line="259" w:lineRule="auto"/>
              <w:ind w:left="0" w:right="0" w:firstLine="0"/>
              <w:jc w:val="left"/>
            </w:pPr>
            <w:r>
              <w:rPr>
                <w:sz w:val="15"/>
              </w:rPr>
              <w:t>(0.16)</w:t>
            </w:r>
          </w:p>
        </w:tc>
        <w:tc>
          <w:tcPr>
            <w:tcW w:w="499" w:type="dxa"/>
            <w:tcBorders>
              <w:top w:val="nil"/>
              <w:left w:val="nil"/>
              <w:bottom w:val="nil"/>
              <w:right w:val="nil"/>
            </w:tcBorders>
          </w:tcPr>
          <w:p w:rsidR="001742B9" w:rsidRDefault="00256ADB" w14:paraId="53FD5FB1" w14:textId="77777777">
            <w:pPr>
              <w:spacing w:after="0" w:line="259" w:lineRule="auto"/>
              <w:ind w:left="0" w:right="0" w:firstLine="0"/>
              <w:jc w:val="left"/>
            </w:pPr>
            <w:r>
              <w:rPr>
                <w:sz w:val="15"/>
              </w:rPr>
              <w:t>(0.49)</w:t>
            </w:r>
          </w:p>
        </w:tc>
        <w:tc>
          <w:tcPr>
            <w:tcW w:w="789" w:type="dxa"/>
            <w:tcBorders>
              <w:top w:val="nil"/>
              <w:left w:val="nil"/>
              <w:bottom w:val="nil"/>
              <w:right w:val="nil"/>
            </w:tcBorders>
          </w:tcPr>
          <w:p w:rsidR="001742B9" w:rsidRDefault="00256ADB" w14:paraId="3A4CEEFB" w14:textId="77777777">
            <w:pPr>
              <w:spacing w:after="0" w:line="259" w:lineRule="auto"/>
              <w:ind w:left="145" w:right="0" w:firstLine="0"/>
              <w:jc w:val="left"/>
            </w:pPr>
            <w:r>
              <w:rPr>
                <w:sz w:val="15"/>
              </w:rPr>
              <w:t>(0.49)</w:t>
            </w:r>
          </w:p>
        </w:tc>
        <w:tc>
          <w:tcPr>
            <w:tcW w:w="529" w:type="dxa"/>
            <w:tcBorders>
              <w:top w:val="nil"/>
              <w:left w:val="nil"/>
              <w:bottom w:val="nil"/>
              <w:right w:val="nil"/>
            </w:tcBorders>
          </w:tcPr>
          <w:p w:rsidR="001742B9" w:rsidRDefault="00256ADB" w14:paraId="3478D951" w14:textId="77777777">
            <w:pPr>
              <w:spacing w:after="0" w:line="259" w:lineRule="auto"/>
              <w:ind w:left="0" w:right="0" w:firstLine="0"/>
              <w:jc w:val="left"/>
            </w:pPr>
            <w:r>
              <w:rPr>
                <w:sz w:val="15"/>
              </w:rPr>
              <w:t>(0.74)</w:t>
            </w:r>
          </w:p>
        </w:tc>
      </w:tr>
      <w:tr w:rsidR="001742B9" w14:paraId="338D872A" w14:textId="77777777">
        <w:trPr>
          <w:trHeight w:val="181"/>
        </w:trPr>
        <w:tc>
          <w:tcPr>
            <w:tcW w:w="3682" w:type="dxa"/>
            <w:tcBorders>
              <w:top w:val="nil"/>
              <w:left w:val="nil"/>
              <w:bottom w:val="nil"/>
              <w:right w:val="nil"/>
            </w:tcBorders>
          </w:tcPr>
          <w:p w:rsidR="001742B9" w:rsidRDefault="00256ADB" w14:paraId="7AE74B56" w14:textId="77777777">
            <w:pPr>
              <w:spacing w:after="0" w:line="259" w:lineRule="auto"/>
              <w:ind w:left="115" w:right="0" w:firstLine="0"/>
              <w:jc w:val="left"/>
            </w:pPr>
            <w:r>
              <w:rPr>
                <w:sz w:val="15"/>
              </w:rPr>
              <w:t>Maximum Livelihood Coping: Crisis level</w:t>
            </w:r>
          </w:p>
        </w:tc>
        <w:tc>
          <w:tcPr>
            <w:tcW w:w="644" w:type="dxa"/>
            <w:tcBorders>
              <w:top w:val="nil"/>
              <w:left w:val="nil"/>
              <w:bottom w:val="nil"/>
              <w:right w:val="nil"/>
            </w:tcBorders>
          </w:tcPr>
          <w:p w:rsidR="001742B9" w:rsidRDefault="00256ADB" w14:paraId="16422765" w14:textId="77777777">
            <w:pPr>
              <w:spacing w:after="0" w:line="259" w:lineRule="auto"/>
              <w:ind w:left="63" w:right="0" w:firstLine="0"/>
              <w:jc w:val="left"/>
            </w:pPr>
            <w:r>
              <w:rPr>
                <w:sz w:val="15"/>
              </w:rPr>
              <w:t>0.26</w:t>
            </w:r>
          </w:p>
        </w:tc>
        <w:tc>
          <w:tcPr>
            <w:tcW w:w="644" w:type="dxa"/>
            <w:tcBorders>
              <w:top w:val="nil"/>
              <w:left w:val="nil"/>
              <w:bottom w:val="nil"/>
              <w:right w:val="nil"/>
            </w:tcBorders>
          </w:tcPr>
          <w:p w:rsidR="001742B9" w:rsidRDefault="00256ADB" w14:paraId="02EDF8A1" w14:textId="77777777">
            <w:pPr>
              <w:spacing w:after="0" w:line="259" w:lineRule="auto"/>
              <w:ind w:left="63" w:right="0" w:firstLine="0"/>
              <w:jc w:val="left"/>
            </w:pPr>
            <w:r>
              <w:rPr>
                <w:sz w:val="15"/>
              </w:rPr>
              <w:t>0.24</w:t>
            </w:r>
          </w:p>
        </w:tc>
        <w:tc>
          <w:tcPr>
            <w:tcW w:w="644" w:type="dxa"/>
            <w:tcBorders>
              <w:top w:val="nil"/>
              <w:left w:val="nil"/>
              <w:bottom w:val="nil"/>
              <w:right w:val="nil"/>
            </w:tcBorders>
          </w:tcPr>
          <w:p w:rsidR="001742B9" w:rsidRDefault="00256ADB" w14:paraId="7E67EF08" w14:textId="77777777">
            <w:pPr>
              <w:spacing w:after="0" w:line="259" w:lineRule="auto"/>
              <w:ind w:left="36" w:right="0" w:firstLine="0"/>
              <w:jc w:val="left"/>
            </w:pPr>
            <w:r>
              <w:rPr>
                <w:sz w:val="15"/>
              </w:rPr>
              <w:t>-0.01</w:t>
            </w:r>
          </w:p>
        </w:tc>
        <w:tc>
          <w:tcPr>
            <w:tcW w:w="644" w:type="dxa"/>
            <w:gridSpan w:val="2"/>
            <w:tcBorders>
              <w:top w:val="nil"/>
              <w:left w:val="nil"/>
              <w:bottom w:val="nil"/>
              <w:right w:val="nil"/>
            </w:tcBorders>
          </w:tcPr>
          <w:p w:rsidR="001742B9" w:rsidRDefault="00256ADB" w14:paraId="744A0F19" w14:textId="77777777">
            <w:pPr>
              <w:spacing w:after="0" w:line="259" w:lineRule="auto"/>
              <w:ind w:left="63" w:right="0" w:firstLine="0"/>
              <w:jc w:val="left"/>
            </w:pPr>
            <w:r>
              <w:rPr>
                <w:sz w:val="15"/>
              </w:rPr>
              <w:t>0.45</w:t>
            </w:r>
          </w:p>
        </w:tc>
        <w:tc>
          <w:tcPr>
            <w:tcW w:w="643" w:type="dxa"/>
            <w:tcBorders>
              <w:top w:val="nil"/>
              <w:left w:val="nil"/>
              <w:bottom w:val="nil"/>
              <w:right w:val="nil"/>
            </w:tcBorders>
          </w:tcPr>
          <w:p w:rsidR="001742B9" w:rsidRDefault="00256ADB" w14:paraId="58323954" w14:textId="77777777">
            <w:pPr>
              <w:spacing w:after="0" w:line="259" w:lineRule="auto"/>
              <w:ind w:left="63" w:right="0" w:firstLine="0"/>
              <w:jc w:val="left"/>
            </w:pPr>
            <w:r>
              <w:rPr>
                <w:sz w:val="15"/>
              </w:rPr>
              <w:t>0.40</w:t>
            </w:r>
          </w:p>
        </w:tc>
        <w:tc>
          <w:tcPr>
            <w:tcW w:w="644" w:type="dxa"/>
            <w:tcBorders>
              <w:top w:val="nil"/>
              <w:left w:val="nil"/>
              <w:bottom w:val="nil"/>
              <w:right w:val="nil"/>
            </w:tcBorders>
          </w:tcPr>
          <w:p w:rsidR="001742B9" w:rsidRDefault="00256ADB" w14:paraId="19CE201D" w14:textId="77777777">
            <w:pPr>
              <w:spacing w:after="0" w:line="259" w:lineRule="auto"/>
              <w:ind w:left="36" w:right="0" w:firstLine="0"/>
              <w:jc w:val="left"/>
            </w:pPr>
            <w:r>
              <w:rPr>
                <w:sz w:val="15"/>
              </w:rPr>
              <w:t>-0.05</w:t>
            </w:r>
          </w:p>
        </w:tc>
        <w:tc>
          <w:tcPr>
            <w:tcW w:w="499" w:type="dxa"/>
            <w:tcBorders>
              <w:top w:val="nil"/>
              <w:left w:val="nil"/>
              <w:bottom w:val="nil"/>
              <w:right w:val="nil"/>
            </w:tcBorders>
          </w:tcPr>
          <w:p w:rsidR="001742B9" w:rsidRDefault="00256ADB" w14:paraId="13B2AEC9" w14:textId="77777777">
            <w:pPr>
              <w:spacing w:after="0" w:line="259" w:lineRule="auto"/>
              <w:ind w:left="63" w:right="0" w:firstLine="0"/>
              <w:jc w:val="left"/>
            </w:pPr>
            <w:r>
              <w:rPr>
                <w:sz w:val="15"/>
              </w:rPr>
              <w:t>0.14</w:t>
            </w:r>
          </w:p>
        </w:tc>
        <w:tc>
          <w:tcPr>
            <w:tcW w:w="789" w:type="dxa"/>
            <w:tcBorders>
              <w:top w:val="nil"/>
              <w:left w:val="nil"/>
              <w:bottom w:val="nil"/>
              <w:right w:val="nil"/>
            </w:tcBorders>
          </w:tcPr>
          <w:p w:rsidR="001742B9" w:rsidRDefault="00256ADB" w14:paraId="48E81BFA" w14:textId="77777777">
            <w:pPr>
              <w:spacing w:after="0" w:line="259" w:lineRule="auto"/>
              <w:ind w:left="208" w:right="0" w:firstLine="0"/>
              <w:jc w:val="left"/>
            </w:pPr>
            <w:r>
              <w:rPr>
                <w:sz w:val="15"/>
              </w:rPr>
              <w:t>0.13</w:t>
            </w:r>
          </w:p>
        </w:tc>
        <w:tc>
          <w:tcPr>
            <w:tcW w:w="529" w:type="dxa"/>
            <w:tcBorders>
              <w:top w:val="nil"/>
              <w:left w:val="nil"/>
              <w:bottom w:val="nil"/>
              <w:right w:val="nil"/>
            </w:tcBorders>
          </w:tcPr>
          <w:p w:rsidR="001742B9" w:rsidRDefault="00256ADB" w14:paraId="0B862030" w14:textId="77777777">
            <w:pPr>
              <w:spacing w:after="0" w:line="259" w:lineRule="auto"/>
              <w:ind w:left="36" w:right="0" w:firstLine="0"/>
              <w:jc w:val="left"/>
            </w:pPr>
            <w:r>
              <w:rPr>
                <w:sz w:val="15"/>
              </w:rPr>
              <w:t>-0.02</w:t>
            </w:r>
          </w:p>
        </w:tc>
      </w:tr>
      <w:tr w:rsidR="001742B9" w14:paraId="126F3895" w14:textId="77777777">
        <w:trPr>
          <w:trHeight w:val="181"/>
        </w:trPr>
        <w:tc>
          <w:tcPr>
            <w:tcW w:w="3682" w:type="dxa"/>
            <w:tcBorders>
              <w:top w:val="nil"/>
              <w:left w:val="nil"/>
              <w:bottom w:val="nil"/>
              <w:right w:val="nil"/>
            </w:tcBorders>
          </w:tcPr>
          <w:p w:rsidR="001742B9" w:rsidRDefault="001742B9" w14:paraId="578712CC"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73E91351" w14:textId="77777777">
            <w:pPr>
              <w:spacing w:after="0" w:line="259" w:lineRule="auto"/>
              <w:ind w:left="0" w:right="0" w:firstLine="0"/>
              <w:jc w:val="left"/>
            </w:pPr>
            <w:r>
              <w:rPr>
                <w:sz w:val="15"/>
              </w:rPr>
              <w:t>(0.44)</w:t>
            </w:r>
          </w:p>
        </w:tc>
        <w:tc>
          <w:tcPr>
            <w:tcW w:w="644" w:type="dxa"/>
            <w:tcBorders>
              <w:top w:val="nil"/>
              <w:left w:val="nil"/>
              <w:bottom w:val="nil"/>
              <w:right w:val="nil"/>
            </w:tcBorders>
          </w:tcPr>
          <w:p w:rsidR="001742B9" w:rsidRDefault="00256ADB" w14:paraId="4F970A41" w14:textId="77777777">
            <w:pPr>
              <w:spacing w:after="0" w:line="259" w:lineRule="auto"/>
              <w:ind w:left="0" w:right="0" w:firstLine="0"/>
              <w:jc w:val="left"/>
            </w:pPr>
            <w:r>
              <w:rPr>
                <w:sz w:val="15"/>
              </w:rPr>
              <w:t>(0.43)</w:t>
            </w:r>
          </w:p>
        </w:tc>
        <w:tc>
          <w:tcPr>
            <w:tcW w:w="644" w:type="dxa"/>
            <w:tcBorders>
              <w:top w:val="nil"/>
              <w:left w:val="nil"/>
              <w:bottom w:val="nil"/>
              <w:right w:val="nil"/>
            </w:tcBorders>
          </w:tcPr>
          <w:p w:rsidR="001742B9" w:rsidRDefault="00256ADB" w14:paraId="707134CE" w14:textId="77777777">
            <w:pPr>
              <w:spacing w:after="0" w:line="259" w:lineRule="auto"/>
              <w:ind w:left="0" w:right="0" w:firstLine="0"/>
              <w:jc w:val="left"/>
            </w:pPr>
            <w:r>
              <w:rPr>
                <w:sz w:val="15"/>
              </w:rPr>
              <w:t>(0.71)</w:t>
            </w:r>
          </w:p>
        </w:tc>
        <w:tc>
          <w:tcPr>
            <w:tcW w:w="644" w:type="dxa"/>
            <w:gridSpan w:val="2"/>
            <w:tcBorders>
              <w:top w:val="nil"/>
              <w:left w:val="nil"/>
              <w:bottom w:val="nil"/>
              <w:right w:val="nil"/>
            </w:tcBorders>
          </w:tcPr>
          <w:p w:rsidR="001742B9" w:rsidRDefault="00256ADB" w14:paraId="4203B0D5" w14:textId="77777777">
            <w:pPr>
              <w:spacing w:after="0" w:line="259" w:lineRule="auto"/>
              <w:ind w:left="0" w:right="0" w:firstLine="0"/>
              <w:jc w:val="left"/>
            </w:pPr>
            <w:r>
              <w:rPr>
                <w:sz w:val="15"/>
              </w:rPr>
              <w:t>(0.50)</w:t>
            </w:r>
          </w:p>
        </w:tc>
        <w:tc>
          <w:tcPr>
            <w:tcW w:w="643" w:type="dxa"/>
            <w:tcBorders>
              <w:top w:val="nil"/>
              <w:left w:val="nil"/>
              <w:bottom w:val="nil"/>
              <w:right w:val="nil"/>
            </w:tcBorders>
          </w:tcPr>
          <w:p w:rsidR="001742B9" w:rsidRDefault="00256ADB" w14:paraId="22A3A7BC" w14:textId="77777777">
            <w:pPr>
              <w:spacing w:after="0" w:line="259" w:lineRule="auto"/>
              <w:ind w:left="0" w:right="0" w:firstLine="0"/>
              <w:jc w:val="left"/>
            </w:pPr>
            <w:r>
              <w:rPr>
                <w:sz w:val="15"/>
              </w:rPr>
              <w:t>(0.49)</w:t>
            </w:r>
          </w:p>
        </w:tc>
        <w:tc>
          <w:tcPr>
            <w:tcW w:w="644" w:type="dxa"/>
            <w:tcBorders>
              <w:top w:val="nil"/>
              <w:left w:val="nil"/>
              <w:bottom w:val="nil"/>
              <w:right w:val="nil"/>
            </w:tcBorders>
          </w:tcPr>
          <w:p w:rsidR="001742B9" w:rsidRDefault="00256ADB" w14:paraId="7B668E4A" w14:textId="77777777">
            <w:pPr>
              <w:spacing w:after="0" w:line="259" w:lineRule="auto"/>
              <w:ind w:left="0" w:right="0" w:firstLine="0"/>
              <w:jc w:val="left"/>
            </w:pPr>
            <w:r>
              <w:rPr>
                <w:sz w:val="15"/>
              </w:rPr>
              <w:t>(0.15)</w:t>
            </w:r>
          </w:p>
        </w:tc>
        <w:tc>
          <w:tcPr>
            <w:tcW w:w="499" w:type="dxa"/>
            <w:tcBorders>
              <w:top w:val="nil"/>
              <w:left w:val="nil"/>
              <w:bottom w:val="nil"/>
              <w:right w:val="nil"/>
            </w:tcBorders>
          </w:tcPr>
          <w:p w:rsidR="001742B9" w:rsidRDefault="00256ADB" w14:paraId="286DB986" w14:textId="77777777">
            <w:pPr>
              <w:spacing w:after="0" w:line="259" w:lineRule="auto"/>
              <w:ind w:left="0" w:right="0" w:firstLine="0"/>
              <w:jc w:val="left"/>
            </w:pPr>
            <w:r>
              <w:rPr>
                <w:sz w:val="15"/>
              </w:rPr>
              <w:t>(0.35)</w:t>
            </w:r>
          </w:p>
        </w:tc>
        <w:tc>
          <w:tcPr>
            <w:tcW w:w="789" w:type="dxa"/>
            <w:tcBorders>
              <w:top w:val="nil"/>
              <w:left w:val="nil"/>
              <w:bottom w:val="nil"/>
              <w:right w:val="nil"/>
            </w:tcBorders>
          </w:tcPr>
          <w:p w:rsidR="001742B9" w:rsidRDefault="00256ADB" w14:paraId="14732146" w14:textId="77777777">
            <w:pPr>
              <w:spacing w:after="0" w:line="259" w:lineRule="auto"/>
              <w:ind w:left="145" w:right="0" w:firstLine="0"/>
              <w:jc w:val="left"/>
            </w:pPr>
            <w:r>
              <w:rPr>
                <w:sz w:val="15"/>
              </w:rPr>
              <w:t>(0.34)</w:t>
            </w:r>
          </w:p>
        </w:tc>
        <w:tc>
          <w:tcPr>
            <w:tcW w:w="529" w:type="dxa"/>
            <w:tcBorders>
              <w:top w:val="nil"/>
              <w:left w:val="nil"/>
              <w:bottom w:val="nil"/>
              <w:right w:val="nil"/>
            </w:tcBorders>
          </w:tcPr>
          <w:p w:rsidR="001742B9" w:rsidRDefault="00256ADB" w14:paraId="1FD03ADF" w14:textId="77777777">
            <w:pPr>
              <w:spacing w:after="0" w:line="259" w:lineRule="auto"/>
              <w:ind w:left="0" w:right="0" w:firstLine="0"/>
              <w:jc w:val="left"/>
            </w:pPr>
            <w:r>
              <w:rPr>
                <w:sz w:val="15"/>
              </w:rPr>
              <w:t>(0.70)</w:t>
            </w:r>
          </w:p>
        </w:tc>
      </w:tr>
      <w:tr w:rsidR="001742B9" w14:paraId="29819AAF" w14:textId="77777777">
        <w:trPr>
          <w:trHeight w:val="181"/>
        </w:trPr>
        <w:tc>
          <w:tcPr>
            <w:tcW w:w="3682" w:type="dxa"/>
            <w:tcBorders>
              <w:top w:val="nil"/>
              <w:left w:val="nil"/>
              <w:bottom w:val="nil"/>
              <w:right w:val="nil"/>
            </w:tcBorders>
          </w:tcPr>
          <w:p w:rsidR="001742B9" w:rsidRDefault="00256ADB" w14:paraId="4FDA6F1D" w14:textId="77777777">
            <w:pPr>
              <w:spacing w:after="0" w:line="259" w:lineRule="auto"/>
              <w:ind w:left="115" w:right="0" w:firstLine="0"/>
              <w:jc w:val="left"/>
            </w:pPr>
            <w:r>
              <w:rPr>
                <w:sz w:val="15"/>
              </w:rPr>
              <w:t>Maximum Livelihood Coping: Emergency level</w:t>
            </w:r>
          </w:p>
        </w:tc>
        <w:tc>
          <w:tcPr>
            <w:tcW w:w="644" w:type="dxa"/>
            <w:tcBorders>
              <w:top w:val="nil"/>
              <w:left w:val="nil"/>
              <w:bottom w:val="nil"/>
              <w:right w:val="nil"/>
            </w:tcBorders>
          </w:tcPr>
          <w:p w:rsidR="001742B9" w:rsidRDefault="00256ADB" w14:paraId="09E59437" w14:textId="77777777">
            <w:pPr>
              <w:spacing w:after="0" w:line="259" w:lineRule="auto"/>
              <w:ind w:left="63" w:right="0" w:firstLine="0"/>
              <w:jc w:val="left"/>
            </w:pPr>
            <w:r>
              <w:rPr>
                <w:sz w:val="15"/>
              </w:rPr>
              <w:t>0.02</w:t>
            </w:r>
          </w:p>
        </w:tc>
        <w:tc>
          <w:tcPr>
            <w:tcW w:w="644" w:type="dxa"/>
            <w:tcBorders>
              <w:top w:val="nil"/>
              <w:left w:val="nil"/>
              <w:bottom w:val="nil"/>
              <w:right w:val="nil"/>
            </w:tcBorders>
          </w:tcPr>
          <w:p w:rsidR="001742B9" w:rsidRDefault="00256ADB" w14:paraId="4773ABF1" w14:textId="77777777">
            <w:pPr>
              <w:spacing w:after="0" w:line="259" w:lineRule="auto"/>
              <w:ind w:left="63" w:right="0" w:firstLine="0"/>
              <w:jc w:val="left"/>
            </w:pPr>
            <w:r>
              <w:rPr>
                <w:sz w:val="15"/>
              </w:rPr>
              <w:t>0.05</w:t>
            </w:r>
          </w:p>
        </w:tc>
        <w:tc>
          <w:tcPr>
            <w:tcW w:w="644" w:type="dxa"/>
            <w:tcBorders>
              <w:top w:val="nil"/>
              <w:left w:val="nil"/>
              <w:bottom w:val="nil"/>
              <w:right w:val="nil"/>
            </w:tcBorders>
          </w:tcPr>
          <w:p w:rsidR="001742B9" w:rsidRDefault="00256ADB" w14:paraId="3B980B9A" w14:textId="77777777">
            <w:pPr>
              <w:spacing w:after="0" w:line="259" w:lineRule="auto"/>
              <w:ind w:left="63" w:right="0" w:firstLine="0"/>
              <w:jc w:val="left"/>
            </w:pPr>
            <w:r>
              <w:rPr>
                <w:sz w:val="15"/>
              </w:rPr>
              <w:t>0.02</w:t>
            </w:r>
          </w:p>
        </w:tc>
        <w:tc>
          <w:tcPr>
            <w:tcW w:w="644" w:type="dxa"/>
            <w:gridSpan w:val="2"/>
            <w:tcBorders>
              <w:top w:val="nil"/>
              <w:left w:val="nil"/>
              <w:bottom w:val="nil"/>
              <w:right w:val="nil"/>
            </w:tcBorders>
          </w:tcPr>
          <w:p w:rsidR="001742B9" w:rsidRDefault="00256ADB" w14:paraId="5301DE9F" w14:textId="77777777">
            <w:pPr>
              <w:spacing w:after="0" w:line="259" w:lineRule="auto"/>
              <w:ind w:left="63" w:right="0" w:firstLine="0"/>
              <w:jc w:val="left"/>
            </w:pPr>
            <w:r>
              <w:rPr>
                <w:sz w:val="15"/>
              </w:rPr>
              <w:t>0.18</w:t>
            </w:r>
          </w:p>
        </w:tc>
        <w:tc>
          <w:tcPr>
            <w:tcW w:w="643" w:type="dxa"/>
            <w:tcBorders>
              <w:top w:val="nil"/>
              <w:left w:val="nil"/>
              <w:bottom w:val="nil"/>
              <w:right w:val="nil"/>
            </w:tcBorders>
          </w:tcPr>
          <w:p w:rsidR="001742B9" w:rsidRDefault="00256ADB" w14:paraId="09C66523" w14:textId="77777777">
            <w:pPr>
              <w:spacing w:after="0" w:line="259" w:lineRule="auto"/>
              <w:ind w:left="63" w:right="0" w:firstLine="0"/>
              <w:jc w:val="left"/>
            </w:pPr>
            <w:r>
              <w:rPr>
                <w:sz w:val="15"/>
              </w:rPr>
              <w:t>0.23</w:t>
            </w:r>
          </w:p>
        </w:tc>
        <w:tc>
          <w:tcPr>
            <w:tcW w:w="644" w:type="dxa"/>
            <w:tcBorders>
              <w:top w:val="nil"/>
              <w:left w:val="nil"/>
              <w:bottom w:val="nil"/>
              <w:right w:val="nil"/>
            </w:tcBorders>
          </w:tcPr>
          <w:p w:rsidR="001742B9" w:rsidRDefault="00256ADB" w14:paraId="1B22AE5C" w14:textId="77777777">
            <w:pPr>
              <w:spacing w:after="0" w:line="259" w:lineRule="auto"/>
              <w:ind w:left="63" w:right="0" w:firstLine="0"/>
              <w:jc w:val="left"/>
            </w:pPr>
            <w:r>
              <w:rPr>
                <w:sz w:val="15"/>
              </w:rPr>
              <w:t>0.05</w:t>
            </w:r>
          </w:p>
        </w:tc>
        <w:tc>
          <w:tcPr>
            <w:tcW w:w="499" w:type="dxa"/>
            <w:tcBorders>
              <w:top w:val="nil"/>
              <w:left w:val="nil"/>
              <w:bottom w:val="nil"/>
              <w:right w:val="nil"/>
            </w:tcBorders>
          </w:tcPr>
          <w:p w:rsidR="001742B9" w:rsidRDefault="00256ADB" w14:paraId="1C87AD35" w14:textId="77777777">
            <w:pPr>
              <w:spacing w:after="0" w:line="259" w:lineRule="auto"/>
              <w:ind w:left="63" w:right="0" w:firstLine="0"/>
              <w:jc w:val="left"/>
            </w:pPr>
            <w:r>
              <w:rPr>
                <w:sz w:val="15"/>
              </w:rPr>
              <w:t>0.06</w:t>
            </w:r>
          </w:p>
        </w:tc>
        <w:tc>
          <w:tcPr>
            <w:tcW w:w="789" w:type="dxa"/>
            <w:tcBorders>
              <w:top w:val="nil"/>
              <w:left w:val="nil"/>
              <w:bottom w:val="nil"/>
              <w:right w:val="nil"/>
            </w:tcBorders>
          </w:tcPr>
          <w:p w:rsidR="001742B9" w:rsidRDefault="00256ADB" w14:paraId="1C0C7D0F" w14:textId="77777777">
            <w:pPr>
              <w:spacing w:after="0" w:line="259" w:lineRule="auto"/>
              <w:ind w:left="208" w:right="0" w:firstLine="0"/>
              <w:jc w:val="left"/>
            </w:pPr>
            <w:r>
              <w:rPr>
                <w:sz w:val="15"/>
              </w:rPr>
              <w:t>0.04</w:t>
            </w:r>
          </w:p>
        </w:tc>
        <w:tc>
          <w:tcPr>
            <w:tcW w:w="529" w:type="dxa"/>
            <w:tcBorders>
              <w:top w:val="nil"/>
              <w:left w:val="nil"/>
              <w:bottom w:val="nil"/>
              <w:right w:val="nil"/>
            </w:tcBorders>
          </w:tcPr>
          <w:p w:rsidR="001742B9" w:rsidRDefault="00256ADB" w14:paraId="262661C5" w14:textId="77777777">
            <w:pPr>
              <w:spacing w:after="0" w:line="259" w:lineRule="auto"/>
              <w:ind w:left="36" w:right="0" w:firstLine="0"/>
              <w:jc w:val="left"/>
            </w:pPr>
            <w:r>
              <w:rPr>
                <w:sz w:val="15"/>
              </w:rPr>
              <w:t>-0.02</w:t>
            </w:r>
          </w:p>
        </w:tc>
      </w:tr>
      <w:tr w:rsidR="001742B9" w14:paraId="27834502" w14:textId="77777777">
        <w:trPr>
          <w:trHeight w:val="187"/>
        </w:trPr>
        <w:tc>
          <w:tcPr>
            <w:tcW w:w="3682" w:type="dxa"/>
            <w:tcBorders>
              <w:top w:val="nil"/>
              <w:left w:val="nil"/>
              <w:bottom w:val="single" w:color="000000" w:sz="3" w:space="0"/>
              <w:right w:val="nil"/>
            </w:tcBorders>
          </w:tcPr>
          <w:p w:rsidR="001742B9" w:rsidRDefault="001742B9" w14:paraId="6C17F66D" w14:textId="77777777">
            <w:pPr>
              <w:spacing w:after="160" w:line="259" w:lineRule="auto"/>
              <w:ind w:left="0" w:right="0" w:firstLine="0"/>
              <w:jc w:val="left"/>
            </w:pPr>
          </w:p>
        </w:tc>
        <w:tc>
          <w:tcPr>
            <w:tcW w:w="644" w:type="dxa"/>
            <w:tcBorders>
              <w:top w:val="nil"/>
              <w:left w:val="nil"/>
              <w:bottom w:val="single" w:color="000000" w:sz="3" w:space="0"/>
              <w:right w:val="nil"/>
            </w:tcBorders>
          </w:tcPr>
          <w:p w:rsidR="001742B9" w:rsidRDefault="00256ADB" w14:paraId="6E559F0B" w14:textId="77777777">
            <w:pPr>
              <w:spacing w:after="0" w:line="259" w:lineRule="auto"/>
              <w:ind w:left="0" w:right="0" w:firstLine="0"/>
              <w:jc w:val="left"/>
            </w:pPr>
            <w:r>
              <w:rPr>
                <w:sz w:val="15"/>
              </w:rPr>
              <w:t>(0.15)</w:t>
            </w:r>
          </w:p>
        </w:tc>
        <w:tc>
          <w:tcPr>
            <w:tcW w:w="644" w:type="dxa"/>
            <w:tcBorders>
              <w:top w:val="nil"/>
              <w:left w:val="nil"/>
              <w:bottom w:val="single" w:color="000000" w:sz="3" w:space="0"/>
              <w:right w:val="nil"/>
            </w:tcBorders>
          </w:tcPr>
          <w:p w:rsidR="001742B9" w:rsidRDefault="00256ADB" w14:paraId="65C354F7" w14:textId="77777777">
            <w:pPr>
              <w:spacing w:after="0" w:line="259" w:lineRule="auto"/>
              <w:ind w:left="0" w:right="0" w:firstLine="0"/>
              <w:jc w:val="left"/>
            </w:pPr>
            <w:r>
              <w:rPr>
                <w:sz w:val="15"/>
              </w:rPr>
              <w:t>(0.21)</w:t>
            </w:r>
          </w:p>
        </w:tc>
        <w:tc>
          <w:tcPr>
            <w:tcW w:w="644" w:type="dxa"/>
            <w:tcBorders>
              <w:top w:val="nil"/>
              <w:left w:val="nil"/>
              <w:bottom w:val="single" w:color="000000" w:sz="3" w:space="0"/>
              <w:right w:val="nil"/>
            </w:tcBorders>
          </w:tcPr>
          <w:p w:rsidR="001742B9" w:rsidRDefault="00256ADB" w14:paraId="119F7E32" w14:textId="77777777">
            <w:pPr>
              <w:spacing w:after="0" w:line="259" w:lineRule="auto"/>
              <w:ind w:left="0" w:right="0" w:firstLine="0"/>
              <w:jc w:val="left"/>
            </w:pPr>
            <w:r>
              <w:rPr>
                <w:sz w:val="15"/>
              </w:rPr>
              <w:t>(0.12)</w:t>
            </w:r>
          </w:p>
        </w:tc>
        <w:tc>
          <w:tcPr>
            <w:tcW w:w="644" w:type="dxa"/>
            <w:gridSpan w:val="2"/>
            <w:tcBorders>
              <w:top w:val="nil"/>
              <w:left w:val="nil"/>
              <w:bottom w:val="single" w:color="000000" w:sz="3" w:space="0"/>
              <w:right w:val="nil"/>
            </w:tcBorders>
          </w:tcPr>
          <w:p w:rsidR="001742B9" w:rsidRDefault="00256ADB" w14:paraId="2EB8FE4F" w14:textId="77777777">
            <w:pPr>
              <w:spacing w:after="0" w:line="259" w:lineRule="auto"/>
              <w:ind w:left="0" w:right="0" w:firstLine="0"/>
              <w:jc w:val="left"/>
            </w:pPr>
            <w:r>
              <w:rPr>
                <w:sz w:val="15"/>
              </w:rPr>
              <w:t>(0.39)</w:t>
            </w:r>
          </w:p>
        </w:tc>
        <w:tc>
          <w:tcPr>
            <w:tcW w:w="643" w:type="dxa"/>
            <w:tcBorders>
              <w:top w:val="nil"/>
              <w:left w:val="nil"/>
              <w:bottom w:val="single" w:color="000000" w:sz="3" w:space="0"/>
              <w:right w:val="nil"/>
            </w:tcBorders>
          </w:tcPr>
          <w:p w:rsidR="001742B9" w:rsidRDefault="00256ADB" w14:paraId="0A00F4BE" w14:textId="77777777">
            <w:pPr>
              <w:spacing w:after="0" w:line="259" w:lineRule="auto"/>
              <w:ind w:left="0" w:right="0" w:firstLine="0"/>
              <w:jc w:val="left"/>
            </w:pPr>
            <w:r>
              <w:rPr>
                <w:sz w:val="15"/>
              </w:rPr>
              <w:t>(0.42)</w:t>
            </w:r>
          </w:p>
        </w:tc>
        <w:tc>
          <w:tcPr>
            <w:tcW w:w="644" w:type="dxa"/>
            <w:tcBorders>
              <w:top w:val="nil"/>
              <w:left w:val="nil"/>
              <w:bottom w:val="single" w:color="000000" w:sz="3" w:space="0"/>
              <w:right w:val="nil"/>
            </w:tcBorders>
          </w:tcPr>
          <w:p w:rsidR="001742B9" w:rsidRDefault="00256ADB" w14:paraId="61B9E0E8" w14:textId="77777777">
            <w:pPr>
              <w:spacing w:after="0" w:line="259" w:lineRule="auto"/>
              <w:ind w:left="0" w:right="0" w:firstLine="0"/>
              <w:jc w:val="left"/>
            </w:pPr>
            <w:r>
              <w:rPr>
                <w:sz w:val="15"/>
              </w:rPr>
              <w:t>(0.11)</w:t>
            </w:r>
          </w:p>
        </w:tc>
        <w:tc>
          <w:tcPr>
            <w:tcW w:w="499" w:type="dxa"/>
            <w:tcBorders>
              <w:top w:val="nil"/>
              <w:left w:val="nil"/>
              <w:bottom w:val="single" w:color="000000" w:sz="3" w:space="0"/>
              <w:right w:val="nil"/>
            </w:tcBorders>
          </w:tcPr>
          <w:p w:rsidR="001742B9" w:rsidRDefault="00256ADB" w14:paraId="32F613DA" w14:textId="77777777">
            <w:pPr>
              <w:spacing w:after="0" w:line="259" w:lineRule="auto"/>
              <w:ind w:left="0" w:right="0" w:firstLine="0"/>
              <w:jc w:val="left"/>
            </w:pPr>
            <w:r>
              <w:rPr>
                <w:sz w:val="15"/>
              </w:rPr>
              <w:t>(0.24)</w:t>
            </w:r>
          </w:p>
        </w:tc>
        <w:tc>
          <w:tcPr>
            <w:tcW w:w="789" w:type="dxa"/>
            <w:tcBorders>
              <w:top w:val="nil"/>
              <w:left w:val="nil"/>
              <w:bottom w:val="single" w:color="000000" w:sz="3" w:space="0"/>
              <w:right w:val="nil"/>
            </w:tcBorders>
          </w:tcPr>
          <w:p w:rsidR="001742B9" w:rsidRDefault="00256ADB" w14:paraId="2564576E" w14:textId="77777777">
            <w:pPr>
              <w:spacing w:after="0" w:line="259" w:lineRule="auto"/>
              <w:ind w:left="145" w:right="0" w:firstLine="0"/>
              <w:jc w:val="left"/>
            </w:pPr>
            <w:r>
              <w:rPr>
                <w:sz w:val="15"/>
              </w:rPr>
              <w:t>(0.20)</w:t>
            </w:r>
          </w:p>
        </w:tc>
        <w:tc>
          <w:tcPr>
            <w:tcW w:w="529" w:type="dxa"/>
            <w:tcBorders>
              <w:top w:val="nil"/>
              <w:left w:val="nil"/>
              <w:bottom w:val="single" w:color="000000" w:sz="3" w:space="0"/>
              <w:right w:val="nil"/>
            </w:tcBorders>
          </w:tcPr>
          <w:p w:rsidR="001742B9" w:rsidRDefault="00256ADB" w14:paraId="157AEA82" w14:textId="77777777">
            <w:pPr>
              <w:spacing w:after="0" w:line="259" w:lineRule="auto"/>
              <w:ind w:left="0" w:right="0" w:firstLine="0"/>
              <w:jc w:val="left"/>
            </w:pPr>
            <w:r>
              <w:rPr>
                <w:sz w:val="15"/>
              </w:rPr>
              <w:t>(0.41)</w:t>
            </w:r>
          </w:p>
        </w:tc>
      </w:tr>
      <w:tr w:rsidR="001742B9" w14:paraId="6B1E1140" w14:textId="77777777">
        <w:trPr>
          <w:trHeight w:val="212"/>
        </w:trPr>
        <w:tc>
          <w:tcPr>
            <w:tcW w:w="3682" w:type="dxa"/>
            <w:tcBorders>
              <w:top w:val="single" w:color="000000" w:sz="3" w:space="0"/>
              <w:left w:val="nil"/>
              <w:bottom w:val="double" w:color="000000" w:sz="3" w:space="0"/>
              <w:right w:val="nil"/>
            </w:tcBorders>
          </w:tcPr>
          <w:p w:rsidR="001742B9" w:rsidRDefault="00256ADB" w14:paraId="71FB3803" w14:textId="77777777">
            <w:pPr>
              <w:spacing w:after="0" w:line="259" w:lineRule="auto"/>
              <w:ind w:left="115" w:right="0" w:firstLine="0"/>
              <w:jc w:val="left"/>
            </w:pPr>
            <w:r>
              <w:rPr>
                <w:sz w:val="15"/>
              </w:rPr>
              <w:t>Observations</w:t>
            </w:r>
          </w:p>
        </w:tc>
        <w:tc>
          <w:tcPr>
            <w:tcW w:w="644" w:type="dxa"/>
            <w:tcBorders>
              <w:top w:val="single" w:color="000000" w:sz="3" w:space="0"/>
              <w:left w:val="nil"/>
              <w:bottom w:val="double" w:color="000000" w:sz="3" w:space="0"/>
              <w:right w:val="nil"/>
            </w:tcBorders>
          </w:tcPr>
          <w:p w:rsidR="001742B9" w:rsidRDefault="00256ADB" w14:paraId="4DA0C692" w14:textId="77777777">
            <w:pPr>
              <w:spacing w:after="0" w:line="259" w:lineRule="auto"/>
              <w:ind w:left="86" w:right="0" w:firstLine="0"/>
              <w:jc w:val="left"/>
            </w:pPr>
            <w:r>
              <w:rPr>
                <w:sz w:val="15"/>
              </w:rPr>
              <w:t>305</w:t>
            </w:r>
          </w:p>
        </w:tc>
        <w:tc>
          <w:tcPr>
            <w:tcW w:w="644" w:type="dxa"/>
            <w:tcBorders>
              <w:top w:val="single" w:color="000000" w:sz="3" w:space="0"/>
              <w:left w:val="nil"/>
              <w:bottom w:val="double" w:color="000000" w:sz="3" w:space="0"/>
              <w:right w:val="nil"/>
            </w:tcBorders>
          </w:tcPr>
          <w:p w:rsidR="001742B9" w:rsidRDefault="00256ADB" w14:paraId="2BEEB611" w14:textId="77777777">
            <w:pPr>
              <w:spacing w:after="0" w:line="259" w:lineRule="auto"/>
              <w:ind w:left="86" w:right="0" w:firstLine="0"/>
              <w:jc w:val="left"/>
            </w:pPr>
            <w:r>
              <w:rPr>
                <w:sz w:val="15"/>
              </w:rPr>
              <w:t>305</w:t>
            </w:r>
          </w:p>
        </w:tc>
        <w:tc>
          <w:tcPr>
            <w:tcW w:w="644" w:type="dxa"/>
            <w:tcBorders>
              <w:top w:val="single" w:color="000000" w:sz="3" w:space="0"/>
              <w:left w:val="nil"/>
              <w:bottom w:val="double" w:color="000000" w:sz="3" w:space="0"/>
              <w:right w:val="nil"/>
            </w:tcBorders>
          </w:tcPr>
          <w:p w:rsidR="001742B9" w:rsidRDefault="00256ADB" w14:paraId="7FCB7AA5" w14:textId="77777777">
            <w:pPr>
              <w:spacing w:after="0" w:line="259" w:lineRule="auto"/>
              <w:ind w:left="86" w:right="0" w:firstLine="0"/>
              <w:jc w:val="left"/>
            </w:pPr>
            <w:r>
              <w:rPr>
                <w:sz w:val="15"/>
              </w:rPr>
              <w:t>610</w:t>
            </w:r>
          </w:p>
        </w:tc>
        <w:tc>
          <w:tcPr>
            <w:tcW w:w="644" w:type="dxa"/>
            <w:gridSpan w:val="2"/>
            <w:tcBorders>
              <w:top w:val="single" w:color="000000" w:sz="3" w:space="0"/>
              <w:left w:val="nil"/>
              <w:bottom w:val="double" w:color="000000" w:sz="3" w:space="0"/>
              <w:right w:val="nil"/>
            </w:tcBorders>
          </w:tcPr>
          <w:p w:rsidR="001742B9" w:rsidRDefault="00256ADB" w14:paraId="3C2D0F4B" w14:textId="77777777">
            <w:pPr>
              <w:spacing w:after="0" w:line="259" w:lineRule="auto"/>
              <w:ind w:left="86" w:right="0" w:firstLine="0"/>
              <w:jc w:val="left"/>
            </w:pPr>
            <w:r>
              <w:rPr>
                <w:sz w:val="15"/>
              </w:rPr>
              <w:t>377</w:t>
            </w:r>
          </w:p>
        </w:tc>
        <w:tc>
          <w:tcPr>
            <w:tcW w:w="643" w:type="dxa"/>
            <w:tcBorders>
              <w:top w:val="single" w:color="000000" w:sz="3" w:space="0"/>
              <w:left w:val="nil"/>
              <w:bottom w:val="double" w:color="000000" w:sz="3" w:space="0"/>
              <w:right w:val="nil"/>
            </w:tcBorders>
          </w:tcPr>
          <w:p w:rsidR="001742B9" w:rsidRDefault="00256ADB" w14:paraId="27B073C2" w14:textId="77777777">
            <w:pPr>
              <w:spacing w:after="0" w:line="259" w:lineRule="auto"/>
              <w:ind w:left="86" w:right="0" w:firstLine="0"/>
              <w:jc w:val="left"/>
            </w:pPr>
            <w:r>
              <w:rPr>
                <w:sz w:val="15"/>
              </w:rPr>
              <w:t>383</w:t>
            </w:r>
          </w:p>
        </w:tc>
        <w:tc>
          <w:tcPr>
            <w:tcW w:w="644" w:type="dxa"/>
            <w:tcBorders>
              <w:top w:val="single" w:color="000000" w:sz="3" w:space="0"/>
              <w:left w:val="nil"/>
              <w:bottom w:val="double" w:color="000000" w:sz="3" w:space="0"/>
              <w:right w:val="nil"/>
            </w:tcBorders>
          </w:tcPr>
          <w:p w:rsidR="001742B9" w:rsidRDefault="00256ADB" w14:paraId="3755A634" w14:textId="77777777">
            <w:pPr>
              <w:spacing w:after="0" w:line="259" w:lineRule="auto"/>
              <w:ind w:left="86" w:right="0" w:firstLine="0"/>
              <w:jc w:val="left"/>
            </w:pPr>
            <w:r>
              <w:rPr>
                <w:sz w:val="15"/>
              </w:rPr>
              <w:t>760</w:t>
            </w:r>
          </w:p>
        </w:tc>
        <w:tc>
          <w:tcPr>
            <w:tcW w:w="499" w:type="dxa"/>
            <w:tcBorders>
              <w:top w:val="single" w:color="000000" w:sz="3" w:space="0"/>
              <w:left w:val="nil"/>
              <w:bottom w:val="double" w:color="000000" w:sz="3" w:space="0"/>
              <w:right w:val="nil"/>
            </w:tcBorders>
          </w:tcPr>
          <w:p w:rsidR="001742B9" w:rsidRDefault="00256ADB" w14:paraId="6BD5F2BA" w14:textId="77777777">
            <w:pPr>
              <w:spacing w:after="0" w:line="259" w:lineRule="auto"/>
              <w:ind w:left="86" w:right="0" w:firstLine="0"/>
              <w:jc w:val="left"/>
            </w:pPr>
            <w:r>
              <w:rPr>
                <w:sz w:val="15"/>
              </w:rPr>
              <w:t>146</w:t>
            </w:r>
          </w:p>
        </w:tc>
        <w:tc>
          <w:tcPr>
            <w:tcW w:w="789" w:type="dxa"/>
            <w:tcBorders>
              <w:top w:val="single" w:color="000000" w:sz="3" w:space="0"/>
              <w:left w:val="nil"/>
              <w:bottom w:val="double" w:color="000000" w:sz="3" w:space="0"/>
              <w:right w:val="nil"/>
            </w:tcBorders>
          </w:tcPr>
          <w:p w:rsidR="001742B9" w:rsidRDefault="00256ADB" w14:paraId="09CDC19C" w14:textId="77777777">
            <w:pPr>
              <w:spacing w:after="0" w:line="259" w:lineRule="auto"/>
              <w:ind w:left="231" w:right="0" w:firstLine="0"/>
              <w:jc w:val="left"/>
            </w:pPr>
            <w:r>
              <w:rPr>
                <w:sz w:val="15"/>
              </w:rPr>
              <w:t>148</w:t>
            </w:r>
          </w:p>
        </w:tc>
        <w:tc>
          <w:tcPr>
            <w:tcW w:w="529" w:type="dxa"/>
            <w:tcBorders>
              <w:top w:val="single" w:color="000000" w:sz="3" w:space="0"/>
              <w:left w:val="nil"/>
              <w:bottom w:val="double" w:color="000000" w:sz="3" w:space="0"/>
              <w:right w:val="nil"/>
            </w:tcBorders>
          </w:tcPr>
          <w:p w:rsidR="001742B9" w:rsidRDefault="00256ADB" w14:paraId="358930B3" w14:textId="77777777">
            <w:pPr>
              <w:spacing w:after="0" w:line="259" w:lineRule="auto"/>
              <w:ind w:left="86" w:right="0" w:firstLine="0"/>
              <w:jc w:val="left"/>
            </w:pPr>
            <w:r>
              <w:rPr>
                <w:sz w:val="15"/>
              </w:rPr>
              <w:t>294</w:t>
            </w:r>
          </w:p>
        </w:tc>
      </w:tr>
    </w:tbl>
    <w:p w:rsidR="001742B9" w:rsidRDefault="00256ADB" w14:paraId="7B88B65D" w14:textId="77777777">
      <w:pPr>
        <w:spacing w:after="358" w:line="265" w:lineRule="auto"/>
        <w:ind w:left="32" w:right="0"/>
        <w:jc w:val="left"/>
      </w:pPr>
      <w:r>
        <w:rPr>
          <w:sz w:val="15"/>
        </w:rPr>
        <w:t>Note: Significance: * p</w:t>
      </w:r>
      <w:r>
        <w:rPr>
          <w:i/>
          <w:sz w:val="15"/>
        </w:rPr>
        <w:t>&lt;</w:t>
      </w:r>
      <w:r>
        <w:rPr>
          <w:sz w:val="15"/>
        </w:rPr>
        <w:t>0.05, ** p</w:t>
      </w:r>
      <w:r>
        <w:rPr>
          <w:i/>
          <w:sz w:val="15"/>
        </w:rPr>
        <w:t>&lt;</w:t>
      </w:r>
      <w:r>
        <w:rPr>
          <w:sz w:val="15"/>
        </w:rPr>
        <w:t>0.01, *** p</w:t>
      </w:r>
      <w:r>
        <w:rPr>
          <w:i/>
          <w:sz w:val="15"/>
        </w:rPr>
        <w:t>&lt;</w:t>
      </w:r>
      <w:r>
        <w:rPr>
          <w:sz w:val="15"/>
        </w:rPr>
        <w:t>0.001.</w:t>
      </w:r>
    </w:p>
    <w:p w:rsidR="001742B9" w:rsidRDefault="00256ADB" w14:paraId="46C90033" w14:textId="77777777">
      <w:pPr>
        <w:pStyle w:val="Heading2"/>
        <w:ind w:left="598" w:hanging="613"/>
      </w:pPr>
      <w:r>
        <w:t>Specific Strategy</w:t>
      </w:r>
    </w:p>
    <w:p w:rsidR="001742B9" w:rsidRDefault="00256ADB" w14:paraId="28198C74" w14:textId="77777777">
      <w:pPr>
        <w:spacing w:after="0"/>
        <w:ind w:left="1634" w:right="132"/>
      </w:pPr>
      <w:r>
        <w:t>Table 22: Myanmar: LCS for Essential Needs vs. Food Security</w:t>
      </w:r>
    </w:p>
    <w:p w:rsidR="001742B9" w:rsidRDefault="00256ADB" w14:paraId="772E1581" w14:textId="77777777">
      <w:pPr>
        <w:spacing w:after="27" w:line="259" w:lineRule="auto"/>
        <w:ind w:left="808" w:right="0" w:firstLine="0"/>
        <w:jc w:val="left"/>
      </w:pPr>
      <w:r>
        <w:rPr>
          <w:noProof/>
        </w:rPr>
        <mc:AlternateContent>
          <mc:Choice Requires="wpg">
            <w:drawing>
              <wp:inline distT="0" distB="0" distL="0" distR="0" wp14:anchorId="1DD57CDF" wp14:editId="222445FD">
                <wp:extent cx="4917821" cy="30366"/>
                <wp:effectExtent l="0" t="0" r="0" b="0"/>
                <wp:docPr id="81704" name="Group 81704"/>
                <wp:cNvGraphicFramePr/>
                <a:graphic xmlns:a="http://schemas.openxmlformats.org/drawingml/2006/main">
                  <a:graphicData uri="http://schemas.microsoft.com/office/word/2010/wordprocessingGroup">
                    <wpg:wgp>
                      <wpg:cNvGrpSpPr/>
                      <wpg:grpSpPr>
                        <a:xfrm>
                          <a:off x="0" y="0"/>
                          <a:ext cx="4917821" cy="30366"/>
                          <a:chOff x="0" y="0"/>
                          <a:chExt cx="4917821" cy="30366"/>
                        </a:xfrm>
                      </wpg:grpSpPr>
                      <wps:wsp>
                        <wps:cNvPr id="960" name="Shape 960"/>
                        <wps:cNvSpPr/>
                        <wps:spPr>
                          <a:xfrm>
                            <a:off x="0" y="0"/>
                            <a:ext cx="4917821" cy="0"/>
                          </a:xfrm>
                          <a:custGeom>
                            <a:avLst/>
                            <a:gdLst/>
                            <a:ahLst/>
                            <a:cxnLst/>
                            <a:rect l="0" t="0" r="0" b="0"/>
                            <a:pathLst>
                              <a:path w="4917821">
                                <a:moveTo>
                                  <a:pt x="0" y="0"/>
                                </a:moveTo>
                                <a:lnTo>
                                  <a:pt x="49178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61" name="Shape 961"/>
                        <wps:cNvSpPr/>
                        <wps:spPr>
                          <a:xfrm>
                            <a:off x="0" y="30366"/>
                            <a:ext cx="4917821" cy="0"/>
                          </a:xfrm>
                          <a:custGeom>
                            <a:avLst/>
                            <a:gdLst/>
                            <a:ahLst/>
                            <a:cxnLst/>
                            <a:rect l="0" t="0" r="0" b="0"/>
                            <a:pathLst>
                              <a:path w="4917821">
                                <a:moveTo>
                                  <a:pt x="0" y="0"/>
                                </a:moveTo>
                                <a:lnTo>
                                  <a:pt x="49178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w14:anchorId="1B2EC2F2">
              <v:group id="Group 81704" style="width:387.23pt;height:2.39099pt;mso-position-horizontal-relative:char;mso-position-vertical-relative:line" coordsize="49178,303">
                <v:shape id="Shape 960" style="position:absolute;width:49178;height:0;left:0;top:0;" coordsize="4917821,0" path="m0,0l4917821,0">
                  <v:stroke on="true" weight="0.398pt" color="#000000" miterlimit="10" joinstyle="miter" endcap="flat"/>
                  <v:fill on="false" color="#000000" opacity="0"/>
                </v:shape>
                <v:shape id="Shape 961" style="position:absolute;width:49178;height:0;left:0;top:303;" coordsize="4917821,0" path="m0,0l4917821,0">
                  <v:stroke on="true" weight="0.398pt" color="#000000" miterlimit="10" joinstyle="miter" endcap="flat"/>
                  <v:fill on="false" color="#000000" opacity="0"/>
                </v:shape>
              </v:group>
            </w:pict>
          </mc:Fallback>
        </mc:AlternateContent>
      </w:r>
    </w:p>
    <w:p w:rsidRPr="00697296" w:rsidR="001742B9" w:rsidRDefault="00256ADB" w14:paraId="3DFBEE20" w14:textId="77777777">
      <w:pPr>
        <w:spacing w:after="0" w:line="259" w:lineRule="auto"/>
        <w:ind w:right="1600"/>
        <w:jc w:val="right"/>
        <w:rPr>
          <w:lang w:val="fr-FR"/>
        </w:rPr>
      </w:pPr>
      <w:r w:rsidRPr="00697296">
        <w:rPr>
          <w:sz w:val="16"/>
          <w:lang w:val="fr-FR"/>
        </w:rPr>
        <w:t>Myanmar F2F</w:t>
      </w:r>
    </w:p>
    <w:p w:rsidRPr="00697296" w:rsidR="001742B9" w:rsidRDefault="00256ADB" w14:paraId="04EB09A3" w14:textId="77777777">
      <w:pPr>
        <w:tabs>
          <w:tab w:val="center" w:pos="1233"/>
          <w:tab w:val="center" w:pos="6619"/>
          <w:tab w:val="center" w:pos="7460"/>
          <w:tab w:val="center" w:pos="8212"/>
        </w:tabs>
        <w:spacing w:after="0" w:line="259" w:lineRule="auto"/>
        <w:ind w:left="0" w:right="0" w:firstLine="0"/>
        <w:jc w:val="left"/>
        <w:rPr>
          <w:lang w:val="fr-FR"/>
        </w:rPr>
      </w:pPr>
      <w:r w:rsidRPr="00697296">
        <w:rPr>
          <w:lang w:val="fr-FR"/>
        </w:rPr>
        <w:tab/>
      </w:r>
      <w:r w:rsidRPr="00697296">
        <w:rPr>
          <w:sz w:val="16"/>
          <w:lang w:val="fr-FR"/>
        </w:rPr>
        <w:t>Variable</w:t>
      </w:r>
      <w:r w:rsidRPr="00697296">
        <w:rPr>
          <w:sz w:val="16"/>
          <w:lang w:val="fr-FR"/>
        </w:rPr>
        <w:tab/>
      </w:r>
      <w:r w:rsidRPr="00697296">
        <w:rPr>
          <w:sz w:val="16"/>
          <w:lang w:val="fr-FR"/>
        </w:rPr>
        <w:t>LCS EN</w:t>
      </w:r>
      <w:r w:rsidRPr="00697296">
        <w:rPr>
          <w:sz w:val="16"/>
          <w:lang w:val="fr-FR"/>
        </w:rPr>
        <w:tab/>
      </w:r>
      <w:r w:rsidRPr="00697296">
        <w:rPr>
          <w:sz w:val="16"/>
          <w:lang w:val="fr-FR"/>
        </w:rPr>
        <w:t>LCS FS</w:t>
      </w:r>
      <w:r w:rsidRPr="00697296">
        <w:rPr>
          <w:sz w:val="16"/>
          <w:lang w:val="fr-FR"/>
        </w:rPr>
        <w:tab/>
      </w:r>
      <w:r w:rsidRPr="00697296">
        <w:rPr>
          <w:sz w:val="16"/>
          <w:lang w:val="fr-FR"/>
        </w:rPr>
        <w:t>Diff</w:t>
      </w:r>
    </w:p>
    <w:tbl>
      <w:tblPr>
        <w:tblW w:w="7745" w:type="dxa"/>
        <w:tblInd w:w="808" w:type="dxa"/>
        <w:tblCellMar>
          <w:top w:w="24" w:type="dxa"/>
          <w:right w:w="115" w:type="dxa"/>
        </w:tblCellMar>
        <w:tblLook w:val="04A0" w:firstRow="1" w:lastRow="0" w:firstColumn="1" w:lastColumn="0" w:noHBand="0" w:noVBand="1"/>
      </w:tblPr>
      <w:tblGrid>
        <w:gridCol w:w="5457"/>
        <w:gridCol w:w="858"/>
        <w:gridCol w:w="821"/>
        <w:gridCol w:w="609"/>
      </w:tblGrid>
      <w:tr w:rsidR="001742B9" w14:paraId="25FF9271" w14:textId="77777777">
        <w:trPr>
          <w:trHeight w:val="192"/>
        </w:trPr>
        <w:tc>
          <w:tcPr>
            <w:tcW w:w="5501" w:type="dxa"/>
            <w:tcBorders>
              <w:top w:val="single" w:color="000000" w:sz="3" w:space="0"/>
              <w:left w:val="nil"/>
              <w:bottom w:val="nil"/>
              <w:right w:val="nil"/>
            </w:tcBorders>
          </w:tcPr>
          <w:p w:rsidR="001742B9" w:rsidRDefault="00256ADB" w14:paraId="47DD54AF" w14:textId="77777777">
            <w:pPr>
              <w:spacing w:after="0" w:line="259" w:lineRule="auto"/>
              <w:ind w:left="120" w:right="0" w:firstLine="0"/>
              <w:jc w:val="left"/>
            </w:pPr>
            <w:r>
              <w:rPr>
                <w:sz w:val="16"/>
              </w:rPr>
              <w:t>Used Stress coping: Sold household assets/goods</w:t>
            </w:r>
          </w:p>
        </w:tc>
        <w:tc>
          <w:tcPr>
            <w:tcW w:w="860" w:type="dxa"/>
            <w:tcBorders>
              <w:top w:val="single" w:color="000000" w:sz="3" w:space="0"/>
              <w:left w:val="nil"/>
              <w:bottom w:val="nil"/>
              <w:right w:val="nil"/>
            </w:tcBorders>
          </w:tcPr>
          <w:p w:rsidR="001742B9" w:rsidRDefault="00256ADB" w14:paraId="11068655" w14:textId="77777777">
            <w:pPr>
              <w:spacing w:after="0" w:line="259" w:lineRule="auto"/>
              <w:ind w:left="160" w:right="0" w:firstLine="0"/>
              <w:jc w:val="left"/>
            </w:pPr>
            <w:r>
              <w:rPr>
                <w:sz w:val="16"/>
              </w:rPr>
              <w:t>0.07</w:t>
            </w:r>
          </w:p>
        </w:tc>
        <w:tc>
          <w:tcPr>
            <w:tcW w:w="822" w:type="dxa"/>
            <w:tcBorders>
              <w:top w:val="single" w:color="000000" w:sz="3" w:space="0"/>
              <w:left w:val="nil"/>
              <w:bottom w:val="nil"/>
              <w:right w:val="nil"/>
            </w:tcBorders>
          </w:tcPr>
          <w:p w:rsidR="001742B9" w:rsidRDefault="00256ADB" w14:paraId="425C2CAB" w14:textId="77777777">
            <w:pPr>
              <w:spacing w:after="0" w:line="259" w:lineRule="auto"/>
              <w:ind w:left="141" w:right="0" w:firstLine="0"/>
              <w:jc w:val="left"/>
            </w:pPr>
            <w:r>
              <w:rPr>
                <w:sz w:val="16"/>
              </w:rPr>
              <w:t>0.08</w:t>
            </w:r>
          </w:p>
        </w:tc>
        <w:tc>
          <w:tcPr>
            <w:tcW w:w="562" w:type="dxa"/>
            <w:tcBorders>
              <w:top w:val="single" w:color="000000" w:sz="3" w:space="0"/>
              <w:left w:val="nil"/>
              <w:bottom w:val="nil"/>
              <w:right w:val="nil"/>
            </w:tcBorders>
          </w:tcPr>
          <w:p w:rsidR="001742B9" w:rsidRDefault="00256ADB" w14:paraId="652A6207" w14:textId="77777777">
            <w:pPr>
              <w:spacing w:after="0" w:line="259" w:lineRule="auto"/>
              <w:ind w:left="71" w:right="0" w:firstLine="0"/>
              <w:jc w:val="left"/>
            </w:pPr>
            <w:r>
              <w:rPr>
                <w:sz w:val="16"/>
              </w:rPr>
              <w:t>0.01</w:t>
            </w:r>
          </w:p>
        </w:tc>
      </w:tr>
      <w:tr w:rsidR="001742B9" w14:paraId="7A0EC42E" w14:textId="77777777">
        <w:trPr>
          <w:trHeight w:val="189"/>
        </w:trPr>
        <w:tc>
          <w:tcPr>
            <w:tcW w:w="5501" w:type="dxa"/>
            <w:tcBorders>
              <w:top w:val="nil"/>
              <w:left w:val="nil"/>
              <w:bottom w:val="nil"/>
              <w:right w:val="nil"/>
            </w:tcBorders>
          </w:tcPr>
          <w:p w:rsidR="001742B9" w:rsidRDefault="001742B9" w14:paraId="58A1C21B"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0A06378" w14:textId="77777777">
            <w:pPr>
              <w:spacing w:after="0" w:line="259" w:lineRule="auto"/>
              <w:ind w:left="94" w:right="0" w:firstLine="0"/>
              <w:jc w:val="left"/>
            </w:pPr>
            <w:r>
              <w:rPr>
                <w:sz w:val="16"/>
              </w:rPr>
              <w:t>(0.25)</w:t>
            </w:r>
          </w:p>
        </w:tc>
        <w:tc>
          <w:tcPr>
            <w:tcW w:w="822" w:type="dxa"/>
            <w:tcBorders>
              <w:top w:val="nil"/>
              <w:left w:val="nil"/>
              <w:bottom w:val="nil"/>
              <w:right w:val="nil"/>
            </w:tcBorders>
          </w:tcPr>
          <w:p w:rsidR="001742B9" w:rsidRDefault="00256ADB" w14:paraId="3414CE62" w14:textId="77777777">
            <w:pPr>
              <w:spacing w:after="0" w:line="259" w:lineRule="auto"/>
              <w:ind w:left="75" w:right="0" w:firstLine="0"/>
              <w:jc w:val="left"/>
            </w:pPr>
            <w:r>
              <w:rPr>
                <w:sz w:val="16"/>
              </w:rPr>
              <w:t>(0.27)</w:t>
            </w:r>
          </w:p>
        </w:tc>
        <w:tc>
          <w:tcPr>
            <w:tcW w:w="562" w:type="dxa"/>
            <w:tcBorders>
              <w:top w:val="nil"/>
              <w:left w:val="nil"/>
              <w:bottom w:val="nil"/>
              <w:right w:val="nil"/>
            </w:tcBorders>
          </w:tcPr>
          <w:p w:rsidR="001742B9" w:rsidRDefault="00256ADB" w14:paraId="1D3E4CA3" w14:textId="77777777">
            <w:pPr>
              <w:spacing w:after="0" w:line="259" w:lineRule="auto"/>
              <w:ind w:left="5" w:right="0" w:firstLine="0"/>
              <w:jc w:val="left"/>
            </w:pPr>
            <w:r>
              <w:rPr>
                <w:sz w:val="16"/>
              </w:rPr>
              <w:t>(0.62)</w:t>
            </w:r>
          </w:p>
        </w:tc>
      </w:tr>
      <w:tr w:rsidR="001742B9" w14:paraId="28D2C384" w14:textId="77777777">
        <w:trPr>
          <w:trHeight w:val="189"/>
        </w:trPr>
        <w:tc>
          <w:tcPr>
            <w:tcW w:w="5501" w:type="dxa"/>
            <w:tcBorders>
              <w:top w:val="nil"/>
              <w:left w:val="nil"/>
              <w:bottom w:val="nil"/>
              <w:right w:val="nil"/>
            </w:tcBorders>
          </w:tcPr>
          <w:p w:rsidR="001742B9" w:rsidRDefault="00256ADB" w14:paraId="2389170B" w14:textId="77777777">
            <w:pPr>
              <w:spacing w:after="0" w:line="259" w:lineRule="auto"/>
              <w:ind w:left="120" w:right="0" w:firstLine="0"/>
              <w:jc w:val="left"/>
            </w:pPr>
            <w:r>
              <w:rPr>
                <w:sz w:val="16"/>
              </w:rPr>
              <w:t>Used Stress coping: Purchased food/non-food on credit (incur debts)</w:t>
            </w:r>
          </w:p>
        </w:tc>
        <w:tc>
          <w:tcPr>
            <w:tcW w:w="860" w:type="dxa"/>
            <w:tcBorders>
              <w:top w:val="nil"/>
              <w:left w:val="nil"/>
              <w:bottom w:val="nil"/>
              <w:right w:val="nil"/>
            </w:tcBorders>
          </w:tcPr>
          <w:p w:rsidR="001742B9" w:rsidRDefault="00256ADB" w14:paraId="5D45BDE9" w14:textId="77777777">
            <w:pPr>
              <w:spacing w:after="0" w:line="259" w:lineRule="auto"/>
              <w:ind w:left="160" w:right="0" w:firstLine="0"/>
              <w:jc w:val="left"/>
            </w:pPr>
            <w:r>
              <w:rPr>
                <w:sz w:val="16"/>
              </w:rPr>
              <w:t>0.54</w:t>
            </w:r>
          </w:p>
        </w:tc>
        <w:tc>
          <w:tcPr>
            <w:tcW w:w="822" w:type="dxa"/>
            <w:tcBorders>
              <w:top w:val="nil"/>
              <w:left w:val="nil"/>
              <w:bottom w:val="nil"/>
              <w:right w:val="nil"/>
            </w:tcBorders>
          </w:tcPr>
          <w:p w:rsidR="001742B9" w:rsidRDefault="00256ADB" w14:paraId="57938755" w14:textId="77777777">
            <w:pPr>
              <w:spacing w:after="0" w:line="259" w:lineRule="auto"/>
              <w:ind w:left="141" w:right="0" w:firstLine="0"/>
              <w:jc w:val="left"/>
            </w:pPr>
            <w:r>
              <w:rPr>
                <w:sz w:val="16"/>
              </w:rPr>
              <w:t>0.53</w:t>
            </w:r>
          </w:p>
        </w:tc>
        <w:tc>
          <w:tcPr>
            <w:tcW w:w="562" w:type="dxa"/>
            <w:tcBorders>
              <w:top w:val="nil"/>
              <w:left w:val="nil"/>
              <w:bottom w:val="nil"/>
              <w:right w:val="nil"/>
            </w:tcBorders>
          </w:tcPr>
          <w:p w:rsidR="001742B9" w:rsidRDefault="00256ADB" w14:paraId="51BBB31A" w14:textId="77777777">
            <w:pPr>
              <w:spacing w:after="0" w:line="259" w:lineRule="auto"/>
              <w:ind w:left="42" w:right="0" w:firstLine="0"/>
              <w:jc w:val="left"/>
            </w:pPr>
            <w:r>
              <w:rPr>
                <w:sz w:val="16"/>
              </w:rPr>
              <w:t>-0.01</w:t>
            </w:r>
          </w:p>
        </w:tc>
      </w:tr>
      <w:tr w:rsidR="001742B9" w14:paraId="49F456EB" w14:textId="77777777">
        <w:trPr>
          <w:trHeight w:val="189"/>
        </w:trPr>
        <w:tc>
          <w:tcPr>
            <w:tcW w:w="5501" w:type="dxa"/>
            <w:tcBorders>
              <w:top w:val="nil"/>
              <w:left w:val="nil"/>
              <w:bottom w:val="nil"/>
              <w:right w:val="nil"/>
            </w:tcBorders>
          </w:tcPr>
          <w:p w:rsidR="001742B9" w:rsidRDefault="001742B9" w14:paraId="38A354FA"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6CFFD33C" w14:textId="77777777">
            <w:pPr>
              <w:spacing w:after="0" w:line="259" w:lineRule="auto"/>
              <w:ind w:left="94" w:right="0" w:firstLine="0"/>
              <w:jc w:val="left"/>
            </w:pPr>
            <w:r>
              <w:rPr>
                <w:sz w:val="16"/>
              </w:rPr>
              <w:t>(0.50)</w:t>
            </w:r>
          </w:p>
        </w:tc>
        <w:tc>
          <w:tcPr>
            <w:tcW w:w="822" w:type="dxa"/>
            <w:tcBorders>
              <w:top w:val="nil"/>
              <w:left w:val="nil"/>
              <w:bottom w:val="nil"/>
              <w:right w:val="nil"/>
            </w:tcBorders>
          </w:tcPr>
          <w:p w:rsidR="001742B9" w:rsidRDefault="00256ADB" w14:paraId="2D578B86" w14:textId="77777777">
            <w:pPr>
              <w:spacing w:after="0" w:line="259" w:lineRule="auto"/>
              <w:ind w:left="75" w:right="0" w:firstLine="0"/>
              <w:jc w:val="left"/>
            </w:pPr>
            <w:r>
              <w:rPr>
                <w:sz w:val="16"/>
              </w:rPr>
              <w:t>(0.50)</w:t>
            </w:r>
          </w:p>
        </w:tc>
        <w:tc>
          <w:tcPr>
            <w:tcW w:w="562" w:type="dxa"/>
            <w:tcBorders>
              <w:top w:val="nil"/>
              <w:left w:val="nil"/>
              <w:bottom w:val="nil"/>
              <w:right w:val="nil"/>
            </w:tcBorders>
          </w:tcPr>
          <w:p w:rsidR="001742B9" w:rsidRDefault="00256ADB" w14:paraId="12906EB8" w14:textId="77777777">
            <w:pPr>
              <w:spacing w:after="0" w:line="259" w:lineRule="auto"/>
              <w:ind w:left="5" w:right="0" w:firstLine="0"/>
              <w:jc w:val="left"/>
            </w:pPr>
            <w:r>
              <w:rPr>
                <w:sz w:val="16"/>
              </w:rPr>
              <w:t>(0.81)</w:t>
            </w:r>
          </w:p>
        </w:tc>
      </w:tr>
      <w:tr w:rsidR="001742B9" w14:paraId="684ECCB4" w14:textId="77777777">
        <w:trPr>
          <w:trHeight w:val="189"/>
        </w:trPr>
        <w:tc>
          <w:tcPr>
            <w:tcW w:w="5501" w:type="dxa"/>
            <w:tcBorders>
              <w:top w:val="nil"/>
              <w:left w:val="nil"/>
              <w:bottom w:val="nil"/>
              <w:right w:val="nil"/>
            </w:tcBorders>
          </w:tcPr>
          <w:p w:rsidR="001742B9" w:rsidRDefault="00256ADB" w14:paraId="3DB7598D" w14:textId="77777777">
            <w:pPr>
              <w:spacing w:after="0" w:line="259" w:lineRule="auto"/>
              <w:ind w:left="120" w:right="0" w:firstLine="0"/>
              <w:jc w:val="left"/>
            </w:pPr>
            <w:r>
              <w:rPr>
                <w:sz w:val="16"/>
              </w:rPr>
              <w:t>Used Stress coping: Spent savings</w:t>
            </w:r>
          </w:p>
        </w:tc>
        <w:tc>
          <w:tcPr>
            <w:tcW w:w="860" w:type="dxa"/>
            <w:tcBorders>
              <w:top w:val="nil"/>
              <w:left w:val="nil"/>
              <w:bottom w:val="nil"/>
              <w:right w:val="nil"/>
            </w:tcBorders>
          </w:tcPr>
          <w:p w:rsidR="001742B9" w:rsidRDefault="00256ADB" w14:paraId="3DF34A71" w14:textId="77777777">
            <w:pPr>
              <w:spacing w:after="0" w:line="259" w:lineRule="auto"/>
              <w:ind w:left="160" w:right="0" w:firstLine="0"/>
              <w:jc w:val="left"/>
            </w:pPr>
            <w:r>
              <w:rPr>
                <w:sz w:val="16"/>
              </w:rPr>
              <w:t>0.22</w:t>
            </w:r>
          </w:p>
        </w:tc>
        <w:tc>
          <w:tcPr>
            <w:tcW w:w="822" w:type="dxa"/>
            <w:tcBorders>
              <w:top w:val="nil"/>
              <w:left w:val="nil"/>
              <w:bottom w:val="nil"/>
              <w:right w:val="nil"/>
            </w:tcBorders>
          </w:tcPr>
          <w:p w:rsidR="001742B9" w:rsidRDefault="00256ADB" w14:paraId="397BB12F" w14:textId="77777777">
            <w:pPr>
              <w:spacing w:after="0" w:line="259" w:lineRule="auto"/>
              <w:ind w:left="141" w:right="0" w:firstLine="0"/>
              <w:jc w:val="left"/>
            </w:pPr>
            <w:r>
              <w:rPr>
                <w:sz w:val="16"/>
              </w:rPr>
              <w:t>0.25</w:t>
            </w:r>
          </w:p>
        </w:tc>
        <w:tc>
          <w:tcPr>
            <w:tcW w:w="562" w:type="dxa"/>
            <w:tcBorders>
              <w:top w:val="nil"/>
              <w:left w:val="nil"/>
              <w:bottom w:val="nil"/>
              <w:right w:val="nil"/>
            </w:tcBorders>
          </w:tcPr>
          <w:p w:rsidR="001742B9" w:rsidRDefault="00256ADB" w14:paraId="594933A3" w14:textId="77777777">
            <w:pPr>
              <w:spacing w:after="0" w:line="259" w:lineRule="auto"/>
              <w:ind w:left="71" w:right="0" w:firstLine="0"/>
              <w:jc w:val="left"/>
            </w:pPr>
            <w:r>
              <w:rPr>
                <w:sz w:val="16"/>
              </w:rPr>
              <w:t>0.02</w:t>
            </w:r>
          </w:p>
        </w:tc>
      </w:tr>
      <w:tr w:rsidR="001742B9" w14:paraId="51F64BA6" w14:textId="77777777">
        <w:trPr>
          <w:trHeight w:val="189"/>
        </w:trPr>
        <w:tc>
          <w:tcPr>
            <w:tcW w:w="5501" w:type="dxa"/>
            <w:tcBorders>
              <w:top w:val="nil"/>
              <w:left w:val="nil"/>
              <w:bottom w:val="nil"/>
              <w:right w:val="nil"/>
            </w:tcBorders>
          </w:tcPr>
          <w:p w:rsidR="001742B9" w:rsidRDefault="001742B9" w14:paraId="32100316"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B5339D6" w14:textId="77777777">
            <w:pPr>
              <w:spacing w:after="0" w:line="259" w:lineRule="auto"/>
              <w:ind w:left="94" w:right="0" w:firstLine="0"/>
              <w:jc w:val="left"/>
            </w:pPr>
            <w:r>
              <w:rPr>
                <w:sz w:val="16"/>
              </w:rPr>
              <w:t>(0.42)</w:t>
            </w:r>
          </w:p>
        </w:tc>
        <w:tc>
          <w:tcPr>
            <w:tcW w:w="822" w:type="dxa"/>
            <w:tcBorders>
              <w:top w:val="nil"/>
              <w:left w:val="nil"/>
              <w:bottom w:val="nil"/>
              <w:right w:val="nil"/>
            </w:tcBorders>
          </w:tcPr>
          <w:p w:rsidR="001742B9" w:rsidRDefault="00256ADB" w14:paraId="32DE8E3A" w14:textId="77777777">
            <w:pPr>
              <w:spacing w:after="0" w:line="259" w:lineRule="auto"/>
              <w:ind w:left="75" w:right="0" w:firstLine="0"/>
              <w:jc w:val="left"/>
            </w:pPr>
            <w:r>
              <w:rPr>
                <w:sz w:val="16"/>
              </w:rPr>
              <w:t>(0.43)</w:t>
            </w:r>
          </w:p>
        </w:tc>
        <w:tc>
          <w:tcPr>
            <w:tcW w:w="562" w:type="dxa"/>
            <w:tcBorders>
              <w:top w:val="nil"/>
              <w:left w:val="nil"/>
              <w:bottom w:val="nil"/>
              <w:right w:val="nil"/>
            </w:tcBorders>
          </w:tcPr>
          <w:p w:rsidR="001742B9" w:rsidRDefault="00256ADB" w14:paraId="1F03057D" w14:textId="77777777">
            <w:pPr>
              <w:spacing w:after="0" w:line="259" w:lineRule="auto"/>
              <w:ind w:left="5" w:right="0" w:firstLine="0"/>
              <w:jc w:val="left"/>
            </w:pPr>
            <w:r>
              <w:rPr>
                <w:sz w:val="16"/>
              </w:rPr>
              <w:t>(0.48)</w:t>
            </w:r>
          </w:p>
        </w:tc>
      </w:tr>
      <w:tr w:rsidR="001742B9" w14:paraId="0B40D679" w14:textId="77777777">
        <w:trPr>
          <w:trHeight w:val="189"/>
        </w:trPr>
        <w:tc>
          <w:tcPr>
            <w:tcW w:w="5501" w:type="dxa"/>
            <w:tcBorders>
              <w:top w:val="nil"/>
              <w:left w:val="nil"/>
              <w:bottom w:val="nil"/>
              <w:right w:val="nil"/>
            </w:tcBorders>
          </w:tcPr>
          <w:p w:rsidR="001742B9" w:rsidRDefault="00256ADB" w14:paraId="70C104D4" w14:textId="77777777">
            <w:pPr>
              <w:spacing w:after="0" w:line="259" w:lineRule="auto"/>
              <w:ind w:left="120" w:right="0" w:firstLine="0"/>
              <w:jc w:val="left"/>
            </w:pPr>
            <w:r>
              <w:rPr>
                <w:sz w:val="16"/>
              </w:rPr>
              <w:t>Used Stress coping: Borrowed money</w:t>
            </w:r>
          </w:p>
        </w:tc>
        <w:tc>
          <w:tcPr>
            <w:tcW w:w="860" w:type="dxa"/>
            <w:tcBorders>
              <w:top w:val="nil"/>
              <w:left w:val="nil"/>
              <w:bottom w:val="nil"/>
              <w:right w:val="nil"/>
            </w:tcBorders>
          </w:tcPr>
          <w:p w:rsidR="001742B9" w:rsidRDefault="00256ADB" w14:paraId="37E33DF0" w14:textId="77777777">
            <w:pPr>
              <w:spacing w:after="0" w:line="259" w:lineRule="auto"/>
              <w:ind w:left="160" w:right="0" w:firstLine="0"/>
              <w:jc w:val="left"/>
            </w:pPr>
            <w:r>
              <w:rPr>
                <w:sz w:val="16"/>
              </w:rPr>
              <w:t>0.46</w:t>
            </w:r>
          </w:p>
        </w:tc>
        <w:tc>
          <w:tcPr>
            <w:tcW w:w="822" w:type="dxa"/>
            <w:tcBorders>
              <w:top w:val="nil"/>
              <w:left w:val="nil"/>
              <w:bottom w:val="nil"/>
              <w:right w:val="nil"/>
            </w:tcBorders>
          </w:tcPr>
          <w:p w:rsidR="001742B9" w:rsidRDefault="00256ADB" w14:paraId="23CC02DF" w14:textId="77777777">
            <w:pPr>
              <w:spacing w:after="0" w:line="259" w:lineRule="auto"/>
              <w:ind w:left="141" w:right="0" w:firstLine="0"/>
              <w:jc w:val="left"/>
            </w:pPr>
            <w:r>
              <w:rPr>
                <w:sz w:val="16"/>
              </w:rPr>
              <w:t>0.38</w:t>
            </w:r>
          </w:p>
        </w:tc>
        <w:tc>
          <w:tcPr>
            <w:tcW w:w="562" w:type="dxa"/>
            <w:tcBorders>
              <w:top w:val="nil"/>
              <w:left w:val="nil"/>
              <w:bottom w:val="nil"/>
              <w:right w:val="nil"/>
            </w:tcBorders>
          </w:tcPr>
          <w:p w:rsidR="001742B9" w:rsidRDefault="00256ADB" w14:paraId="6496E0F4" w14:textId="77777777">
            <w:pPr>
              <w:spacing w:after="0" w:line="259" w:lineRule="auto"/>
              <w:ind w:left="0" w:right="0" w:firstLine="0"/>
              <w:jc w:val="left"/>
            </w:pPr>
            <w:r>
              <w:rPr>
                <w:sz w:val="16"/>
              </w:rPr>
              <w:t>-0.08*</w:t>
            </w:r>
          </w:p>
        </w:tc>
      </w:tr>
      <w:tr w:rsidR="001742B9" w14:paraId="778D8DE7" w14:textId="77777777">
        <w:trPr>
          <w:trHeight w:val="189"/>
        </w:trPr>
        <w:tc>
          <w:tcPr>
            <w:tcW w:w="5501" w:type="dxa"/>
            <w:tcBorders>
              <w:top w:val="nil"/>
              <w:left w:val="nil"/>
              <w:bottom w:val="nil"/>
              <w:right w:val="nil"/>
            </w:tcBorders>
          </w:tcPr>
          <w:p w:rsidR="001742B9" w:rsidRDefault="001742B9" w14:paraId="51708DAA"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65F784F4" w14:textId="77777777">
            <w:pPr>
              <w:spacing w:after="0" w:line="259" w:lineRule="auto"/>
              <w:ind w:left="94" w:right="0" w:firstLine="0"/>
              <w:jc w:val="left"/>
            </w:pPr>
            <w:r>
              <w:rPr>
                <w:sz w:val="16"/>
              </w:rPr>
              <w:t>(0.50)</w:t>
            </w:r>
          </w:p>
        </w:tc>
        <w:tc>
          <w:tcPr>
            <w:tcW w:w="822" w:type="dxa"/>
            <w:tcBorders>
              <w:top w:val="nil"/>
              <w:left w:val="nil"/>
              <w:bottom w:val="nil"/>
              <w:right w:val="nil"/>
            </w:tcBorders>
          </w:tcPr>
          <w:p w:rsidR="001742B9" w:rsidRDefault="00256ADB" w14:paraId="63B46871" w14:textId="77777777">
            <w:pPr>
              <w:spacing w:after="0" w:line="259" w:lineRule="auto"/>
              <w:ind w:left="75" w:right="0" w:firstLine="0"/>
              <w:jc w:val="left"/>
            </w:pPr>
            <w:r>
              <w:rPr>
                <w:sz w:val="16"/>
              </w:rPr>
              <w:t>(0.49)</w:t>
            </w:r>
          </w:p>
        </w:tc>
        <w:tc>
          <w:tcPr>
            <w:tcW w:w="562" w:type="dxa"/>
            <w:tcBorders>
              <w:top w:val="nil"/>
              <w:left w:val="nil"/>
              <w:bottom w:val="nil"/>
              <w:right w:val="nil"/>
            </w:tcBorders>
          </w:tcPr>
          <w:p w:rsidR="001742B9" w:rsidRDefault="00256ADB" w14:paraId="1B17B528" w14:textId="77777777">
            <w:pPr>
              <w:spacing w:after="0" w:line="259" w:lineRule="auto"/>
              <w:ind w:left="5" w:right="0" w:firstLine="0"/>
              <w:jc w:val="left"/>
            </w:pPr>
            <w:r>
              <w:rPr>
                <w:sz w:val="16"/>
              </w:rPr>
              <w:t>(0.04)</w:t>
            </w:r>
          </w:p>
        </w:tc>
      </w:tr>
      <w:tr w:rsidR="001742B9" w14:paraId="23D50979" w14:textId="77777777">
        <w:trPr>
          <w:trHeight w:val="189"/>
        </w:trPr>
        <w:tc>
          <w:tcPr>
            <w:tcW w:w="5501" w:type="dxa"/>
            <w:tcBorders>
              <w:top w:val="nil"/>
              <w:left w:val="nil"/>
              <w:bottom w:val="nil"/>
              <w:right w:val="nil"/>
            </w:tcBorders>
          </w:tcPr>
          <w:p w:rsidR="001742B9" w:rsidRDefault="00256ADB" w14:paraId="0C89D6F9" w14:textId="77777777">
            <w:pPr>
              <w:spacing w:after="0" w:line="259" w:lineRule="auto"/>
              <w:ind w:left="120" w:right="0" w:firstLine="0"/>
              <w:jc w:val="left"/>
            </w:pPr>
            <w:r>
              <w:rPr>
                <w:sz w:val="16"/>
              </w:rPr>
              <w:t>Used Crisis coping: Sold productive assets or means of transport</w:t>
            </w:r>
          </w:p>
        </w:tc>
        <w:tc>
          <w:tcPr>
            <w:tcW w:w="860" w:type="dxa"/>
            <w:tcBorders>
              <w:top w:val="nil"/>
              <w:left w:val="nil"/>
              <w:bottom w:val="nil"/>
              <w:right w:val="nil"/>
            </w:tcBorders>
          </w:tcPr>
          <w:p w:rsidR="001742B9" w:rsidRDefault="00256ADB" w14:paraId="1F08D245" w14:textId="77777777">
            <w:pPr>
              <w:spacing w:after="0" w:line="259" w:lineRule="auto"/>
              <w:ind w:left="160" w:right="0" w:firstLine="0"/>
              <w:jc w:val="left"/>
            </w:pPr>
            <w:r>
              <w:rPr>
                <w:sz w:val="16"/>
              </w:rPr>
              <w:t>0.02</w:t>
            </w:r>
          </w:p>
        </w:tc>
        <w:tc>
          <w:tcPr>
            <w:tcW w:w="822" w:type="dxa"/>
            <w:tcBorders>
              <w:top w:val="nil"/>
              <w:left w:val="nil"/>
              <w:bottom w:val="nil"/>
              <w:right w:val="nil"/>
            </w:tcBorders>
          </w:tcPr>
          <w:p w:rsidR="001742B9" w:rsidRDefault="00256ADB" w14:paraId="3077634E" w14:textId="77777777">
            <w:pPr>
              <w:spacing w:after="0" w:line="259" w:lineRule="auto"/>
              <w:ind w:left="141" w:right="0" w:firstLine="0"/>
              <w:jc w:val="left"/>
            </w:pPr>
            <w:r>
              <w:rPr>
                <w:sz w:val="16"/>
              </w:rPr>
              <w:t>0.02</w:t>
            </w:r>
          </w:p>
        </w:tc>
        <w:tc>
          <w:tcPr>
            <w:tcW w:w="562" w:type="dxa"/>
            <w:tcBorders>
              <w:top w:val="nil"/>
              <w:left w:val="nil"/>
              <w:bottom w:val="nil"/>
              <w:right w:val="nil"/>
            </w:tcBorders>
          </w:tcPr>
          <w:p w:rsidR="001742B9" w:rsidRDefault="00256ADB" w14:paraId="6F2970B0" w14:textId="77777777">
            <w:pPr>
              <w:spacing w:after="0" w:line="259" w:lineRule="auto"/>
              <w:ind w:left="42" w:right="0" w:firstLine="0"/>
              <w:jc w:val="left"/>
            </w:pPr>
            <w:r>
              <w:rPr>
                <w:sz w:val="16"/>
              </w:rPr>
              <w:t>-0.00</w:t>
            </w:r>
          </w:p>
        </w:tc>
      </w:tr>
      <w:tr w:rsidR="001742B9" w14:paraId="726113A8" w14:textId="77777777">
        <w:trPr>
          <w:trHeight w:val="189"/>
        </w:trPr>
        <w:tc>
          <w:tcPr>
            <w:tcW w:w="5501" w:type="dxa"/>
            <w:tcBorders>
              <w:top w:val="nil"/>
              <w:left w:val="nil"/>
              <w:bottom w:val="nil"/>
              <w:right w:val="nil"/>
            </w:tcBorders>
          </w:tcPr>
          <w:p w:rsidR="001742B9" w:rsidRDefault="001742B9" w14:paraId="3ED93243"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D69FCDF" w14:textId="77777777">
            <w:pPr>
              <w:spacing w:after="0" w:line="259" w:lineRule="auto"/>
              <w:ind w:left="94" w:right="0" w:firstLine="0"/>
              <w:jc w:val="left"/>
            </w:pPr>
            <w:r>
              <w:rPr>
                <w:sz w:val="16"/>
              </w:rPr>
              <w:t>(0.15)</w:t>
            </w:r>
          </w:p>
        </w:tc>
        <w:tc>
          <w:tcPr>
            <w:tcW w:w="822" w:type="dxa"/>
            <w:tcBorders>
              <w:top w:val="nil"/>
              <w:left w:val="nil"/>
              <w:bottom w:val="nil"/>
              <w:right w:val="nil"/>
            </w:tcBorders>
          </w:tcPr>
          <w:p w:rsidR="001742B9" w:rsidRDefault="00256ADB" w14:paraId="5616CA42" w14:textId="77777777">
            <w:pPr>
              <w:spacing w:after="0" w:line="259" w:lineRule="auto"/>
              <w:ind w:left="75" w:right="0" w:firstLine="0"/>
              <w:jc w:val="left"/>
            </w:pPr>
            <w:r>
              <w:rPr>
                <w:sz w:val="16"/>
              </w:rPr>
              <w:t>(0.14)</w:t>
            </w:r>
          </w:p>
        </w:tc>
        <w:tc>
          <w:tcPr>
            <w:tcW w:w="562" w:type="dxa"/>
            <w:tcBorders>
              <w:top w:val="nil"/>
              <w:left w:val="nil"/>
              <w:bottom w:val="nil"/>
              <w:right w:val="nil"/>
            </w:tcBorders>
          </w:tcPr>
          <w:p w:rsidR="001742B9" w:rsidRDefault="00256ADB" w14:paraId="435A183F" w14:textId="77777777">
            <w:pPr>
              <w:spacing w:after="0" w:line="259" w:lineRule="auto"/>
              <w:ind w:left="5" w:right="0" w:firstLine="0"/>
              <w:jc w:val="left"/>
            </w:pPr>
            <w:r>
              <w:rPr>
                <w:sz w:val="16"/>
              </w:rPr>
              <w:t>(0.79)</w:t>
            </w:r>
          </w:p>
        </w:tc>
      </w:tr>
      <w:tr w:rsidR="001742B9" w14:paraId="7DDF240D" w14:textId="77777777">
        <w:trPr>
          <w:trHeight w:val="189"/>
        </w:trPr>
        <w:tc>
          <w:tcPr>
            <w:tcW w:w="5501" w:type="dxa"/>
            <w:tcBorders>
              <w:top w:val="nil"/>
              <w:left w:val="nil"/>
              <w:bottom w:val="nil"/>
              <w:right w:val="nil"/>
            </w:tcBorders>
          </w:tcPr>
          <w:p w:rsidR="001742B9" w:rsidRDefault="00256ADB" w14:paraId="113C0E05" w14:textId="77777777">
            <w:pPr>
              <w:spacing w:after="0" w:line="259" w:lineRule="auto"/>
              <w:ind w:left="120" w:right="0" w:firstLine="0"/>
              <w:jc w:val="left"/>
            </w:pPr>
            <w:r>
              <w:rPr>
                <w:sz w:val="16"/>
              </w:rPr>
              <w:t>Used Crisis coping: Reduced expenses on health</w:t>
            </w:r>
          </w:p>
        </w:tc>
        <w:tc>
          <w:tcPr>
            <w:tcW w:w="860" w:type="dxa"/>
            <w:tcBorders>
              <w:top w:val="nil"/>
              <w:left w:val="nil"/>
              <w:bottom w:val="nil"/>
              <w:right w:val="nil"/>
            </w:tcBorders>
          </w:tcPr>
          <w:p w:rsidR="001742B9" w:rsidRDefault="00256ADB" w14:paraId="47F27E34" w14:textId="77777777">
            <w:pPr>
              <w:spacing w:after="0" w:line="259" w:lineRule="auto"/>
              <w:ind w:left="160" w:right="0" w:firstLine="0"/>
              <w:jc w:val="left"/>
            </w:pPr>
            <w:r>
              <w:rPr>
                <w:sz w:val="16"/>
              </w:rPr>
              <w:t>0.26</w:t>
            </w:r>
          </w:p>
        </w:tc>
        <w:tc>
          <w:tcPr>
            <w:tcW w:w="822" w:type="dxa"/>
            <w:tcBorders>
              <w:top w:val="nil"/>
              <w:left w:val="nil"/>
              <w:bottom w:val="nil"/>
              <w:right w:val="nil"/>
            </w:tcBorders>
          </w:tcPr>
          <w:p w:rsidR="001742B9" w:rsidRDefault="00256ADB" w14:paraId="3CE0670F" w14:textId="77777777">
            <w:pPr>
              <w:spacing w:after="0" w:line="259" w:lineRule="auto"/>
              <w:ind w:left="141" w:right="0" w:firstLine="0"/>
              <w:jc w:val="left"/>
            </w:pPr>
            <w:r>
              <w:rPr>
                <w:sz w:val="16"/>
              </w:rPr>
              <w:t>0.25</w:t>
            </w:r>
          </w:p>
        </w:tc>
        <w:tc>
          <w:tcPr>
            <w:tcW w:w="562" w:type="dxa"/>
            <w:tcBorders>
              <w:top w:val="nil"/>
              <w:left w:val="nil"/>
              <w:bottom w:val="nil"/>
              <w:right w:val="nil"/>
            </w:tcBorders>
          </w:tcPr>
          <w:p w:rsidR="001742B9" w:rsidRDefault="00256ADB" w14:paraId="07DE7FF2" w14:textId="77777777">
            <w:pPr>
              <w:spacing w:after="0" w:line="259" w:lineRule="auto"/>
              <w:ind w:left="42" w:right="0" w:firstLine="0"/>
              <w:jc w:val="left"/>
            </w:pPr>
            <w:r>
              <w:rPr>
                <w:sz w:val="16"/>
              </w:rPr>
              <w:t>-0.01</w:t>
            </w:r>
          </w:p>
        </w:tc>
      </w:tr>
      <w:tr w:rsidR="001742B9" w14:paraId="7D5B449B" w14:textId="77777777">
        <w:trPr>
          <w:trHeight w:val="189"/>
        </w:trPr>
        <w:tc>
          <w:tcPr>
            <w:tcW w:w="5501" w:type="dxa"/>
            <w:tcBorders>
              <w:top w:val="nil"/>
              <w:left w:val="nil"/>
              <w:bottom w:val="nil"/>
              <w:right w:val="nil"/>
            </w:tcBorders>
          </w:tcPr>
          <w:p w:rsidR="001742B9" w:rsidRDefault="001742B9" w14:paraId="74770F50"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1693755D" w14:textId="77777777">
            <w:pPr>
              <w:spacing w:after="0" w:line="259" w:lineRule="auto"/>
              <w:ind w:left="94" w:right="0" w:firstLine="0"/>
              <w:jc w:val="left"/>
            </w:pPr>
            <w:r>
              <w:rPr>
                <w:sz w:val="16"/>
              </w:rPr>
              <w:t>(0.44)</w:t>
            </w:r>
          </w:p>
        </w:tc>
        <w:tc>
          <w:tcPr>
            <w:tcW w:w="822" w:type="dxa"/>
            <w:tcBorders>
              <w:top w:val="nil"/>
              <w:left w:val="nil"/>
              <w:bottom w:val="nil"/>
              <w:right w:val="nil"/>
            </w:tcBorders>
          </w:tcPr>
          <w:p w:rsidR="001742B9" w:rsidRDefault="00256ADB" w14:paraId="320A29A8" w14:textId="77777777">
            <w:pPr>
              <w:spacing w:after="0" w:line="259" w:lineRule="auto"/>
              <w:ind w:left="75" w:right="0" w:firstLine="0"/>
              <w:jc w:val="left"/>
            </w:pPr>
            <w:r>
              <w:rPr>
                <w:sz w:val="16"/>
              </w:rPr>
              <w:t>(0.43)</w:t>
            </w:r>
          </w:p>
        </w:tc>
        <w:tc>
          <w:tcPr>
            <w:tcW w:w="562" w:type="dxa"/>
            <w:tcBorders>
              <w:top w:val="nil"/>
              <w:left w:val="nil"/>
              <w:bottom w:val="nil"/>
              <w:right w:val="nil"/>
            </w:tcBorders>
          </w:tcPr>
          <w:p w:rsidR="001742B9" w:rsidRDefault="00256ADB" w14:paraId="4AECE6B3" w14:textId="77777777">
            <w:pPr>
              <w:spacing w:after="0" w:line="259" w:lineRule="auto"/>
              <w:ind w:left="5" w:right="0" w:firstLine="0"/>
              <w:jc w:val="left"/>
            </w:pPr>
            <w:r>
              <w:rPr>
                <w:sz w:val="16"/>
              </w:rPr>
              <w:t>(0.82)</w:t>
            </w:r>
          </w:p>
        </w:tc>
      </w:tr>
      <w:tr w:rsidR="001742B9" w14:paraId="0EDE765E" w14:textId="77777777">
        <w:trPr>
          <w:trHeight w:val="189"/>
        </w:trPr>
        <w:tc>
          <w:tcPr>
            <w:tcW w:w="5501" w:type="dxa"/>
            <w:tcBorders>
              <w:top w:val="nil"/>
              <w:left w:val="nil"/>
              <w:bottom w:val="nil"/>
              <w:right w:val="nil"/>
            </w:tcBorders>
          </w:tcPr>
          <w:p w:rsidR="001742B9" w:rsidRDefault="00256ADB" w14:paraId="3163D782" w14:textId="77777777">
            <w:pPr>
              <w:spacing w:after="0" w:line="259" w:lineRule="auto"/>
              <w:ind w:left="120" w:right="0" w:firstLine="0"/>
              <w:jc w:val="left"/>
            </w:pPr>
            <w:r>
              <w:rPr>
                <w:sz w:val="16"/>
              </w:rPr>
              <w:t>Used Crisis coping: Withdrew children from school</w:t>
            </w:r>
          </w:p>
        </w:tc>
        <w:tc>
          <w:tcPr>
            <w:tcW w:w="860" w:type="dxa"/>
            <w:tcBorders>
              <w:top w:val="nil"/>
              <w:left w:val="nil"/>
              <w:bottom w:val="nil"/>
              <w:right w:val="nil"/>
            </w:tcBorders>
          </w:tcPr>
          <w:p w:rsidR="001742B9" w:rsidRDefault="00256ADB" w14:paraId="5E4F70F7" w14:textId="77777777">
            <w:pPr>
              <w:spacing w:after="0" w:line="259" w:lineRule="auto"/>
              <w:ind w:left="160" w:right="0" w:firstLine="0"/>
              <w:jc w:val="left"/>
            </w:pPr>
            <w:r>
              <w:rPr>
                <w:sz w:val="16"/>
              </w:rPr>
              <w:t>0.01</w:t>
            </w:r>
          </w:p>
        </w:tc>
        <w:tc>
          <w:tcPr>
            <w:tcW w:w="822" w:type="dxa"/>
            <w:tcBorders>
              <w:top w:val="nil"/>
              <w:left w:val="nil"/>
              <w:bottom w:val="nil"/>
              <w:right w:val="nil"/>
            </w:tcBorders>
          </w:tcPr>
          <w:p w:rsidR="001742B9" w:rsidRDefault="00256ADB" w14:paraId="28AD8C4C" w14:textId="77777777">
            <w:pPr>
              <w:spacing w:after="0" w:line="259" w:lineRule="auto"/>
              <w:ind w:left="141" w:right="0" w:firstLine="0"/>
              <w:jc w:val="left"/>
            </w:pPr>
            <w:r>
              <w:rPr>
                <w:sz w:val="16"/>
              </w:rPr>
              <w:t>0.01</w:t>
            </w:r>
          </w:p>
        </w:tc>
        <w:tc>
          <w:tcPr>
            <w:tcW w:w="562" w:type="dxa"/>
            <w:tcBorders>
              <w:top w:val="nil"/>
              <w:left w:val="nil"/>
              <w:bottom w:val="nil"/>
              <w:right w:val="nil"/>
            </w:tcBorders>
          </w:tcPr>
          <w:p w:rsidR="001742B9" w:rsidRDefault="00256ADB" w14:paraId="24EC0DE9" w14:textId="77777777">
            <w:pPr>
              <w:spacing w:after="0" w:line="259" w:lineRule="auto"/>
              <w:ind w:left="71" w:right="0" w:firstLine="0"/>
              <w:jc w:val="left"/>
            </w:pPr>
            <w:r>
              <w:rPr>
                <w:sz w:val="16"/>
              </w:rPr>
              <w:t>0.00</w:t>
            </w:r>
          </w:p>
        </w:tc>
      </w:tr>
      <w:tr w:rsidR="001742B9" w14:paraId="6DD25CB0" w14:textId="77777777">
        <w:trPr>
          <w:trHeight w:val="189"/>
        </w:trPr>
        <w:tc>
          <w:tcPr>
            <w:tcW w:w="5501" w:type="dxa"/>
            <w:tcBorders>
              <w:top w:val="nil"/>
              <w:left w:val="nil"/>
              <w:bottom w:val="nil"/>
              <w:right w:val="nil"/>
            </w:tcBorders>
          </w:tcPr>
          <w:p w:rsidR="001742B9" w:rsidRDefault="001742B9" w14:paraId="076FBC02"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648C539E" w14:textId="77777777">
            <w:pPr>
              <w:spacing w:after="0" w:line="259" w:lineRule="auto"/>
              <w:ind w:left="94" w:right="0" w:firstLine="0"/>
              <w:jc w:val="left"/>
            </w:pPr>
            <w:r>
              <w:rPr>
                <w:sz w:val="16"/>
              </w:rPr>
              <w:t>(0.10)</w:t>
            </w:r>
          </w:p>
        </w:tc>
        <w:tc>
          <w:tcPr>
            <w:tcW w:w="822" w:type="dxa"/>
            <w:tcBorders>
              <w:top w:val="nil"/>
              <w:left w:val="nil"/>
              <w:bottom w:val="nil"/>
              <w:right w:val="nil"/>
            </w:tcBorders>
          </w:tcPr>
          <w:p w:rsidR="001742B9" w:rsidRDefault="00256ADB" w14:paraId="7670CBC2" w14:textId="77777777">
            <w:pPr>
              <w:spacing w:after="0" w:line="259" w:lineRule="auto"/>
              <w:ind w:left="75" w:right="0" w:firstLine="0"/>
              <w:jc w:val="left"/>
            </w:pPr>
            <w:r>
              <w:rPr>
                <w:sz w:val="16"/>
              </w:rPr>
              <w:t>(0.10)</w:t>
            </w:r>
          </w:p>
        </w:tc>
        <w:tc>
          <w:tcPr>
            <w:tcW w:w="562" w:type="dxa"/>
            <w:tcBorders>
              <w:top w:val="nil"/>
              <w:left w:val="nil"/>
              <w:bottom w:val="nil"/>
              <w:right w:val="nil"/>
            </w:tcBorders>
          </w:tcPr>
          <w:p w:rsidR="001742B9" w:rsidRDefault="00256ADB" w14:paraId="6045B8E0" w14:textId="77777777">
            <w:pPr>
              <w:spacing w:after="0" w:line="259" w:lineRule="auto"/>
              <w:ind w:left="5" w:right="0" w:firstLine="0"/>
              <w:jc w:val="left"/>
            </w:pPr>
            <w:r>
              <w:rPr>
                <w:sz w:val="16"/>
              </w:rPr>
              <w:t>(0.99)</w:t>
            </w:r>
          </w:p>
        </w:tc>
      </w:tr>
      <w:tr w:rsidR="001742B9" w14:paraId="40936F1D" w14:textId="77777777">
        <w:trPr>
          <w:trHeight w:val="189"/>
        </w:trPr>
        <w:tc>
          <w:tcPr>
            <w:tcW w:w="5501" w:type="dxa"/>
            <w:tcBorders>
              <w:top w:val="nil"/>
              <w:left w:val="nil"/>
              <w:bottom w:val="nil"/>
              <w:right w:val="nil"/>
            </w:tcBorders>
          </w:tcPr>
          <w:p w:rsidR="001742B9" w:rsidRDefault="00256ADB" w14:paraId="3A3ABAAF" w14:textId="77777777">
            <w:pPr>
              <w:spacing w:after="0" w:line="259" w:lineRule="auto"/>
              <w:ind w:left="120" w:right="0" w:firstLine="0"/>
              <w:jc w:val="left"/>
            </w:pPr>
            <w:r>
              <w:rPr>
                <w:sz w:val="16"/>
              </w:rPr>
              <w:t>Used Emergency coping: Send children to work for household income</w:t>
            </w:r>
          </w:p>
        </w:tc>
        <w:tc>
          <w:tcPr>
            <w:tcW w:w="860" w:type="dxa"/>
            <w:tcBorders>
              <w:top w:val="nil"/>
              <w:left w:val="nil"/>
              <w:bottom w:val="nil"/>
              <w:right w:val="nil"/>
            </w:tcBorders>
          </w:tcPr>
          <w:p w:rsidR="001742B9" w:rsidRDefault="00256ADB" w14:paraId="7A1890E1" w14:textId="77777777">
            <w:pPr>
              <w:spacing w:after="0" w:line="259" w:lineRule="auto"/>
              <w:ind w:left="160" w:right="0" w:firstLine="0"/>
              <w:jc w:val="left"/>
            </w:pPr>
            <w:r>
              <w:rPr>
                <w:sz w:val="16"/>
              </w:rPr>
              <w:t>0.00</w:t>
            </w:r>
          </w:p>
        </w:tc>
        <w:tc>
          <w:tcPr>
            <w:tcW w:w="822" w:type="dxa"/>
            <w:tcBorders>
              <w:top w:val="nil"/>
              <w:left w:val="nil"/>
              <w:bottom w:val="nil"/>
              <w:right w:val="nil"/>
            </w:tcBorders>
          </w:tcPr>
          <w:p w:rsidR="001742B9" w:rsidRDefault="00256ADB" w14:paraId="1B7B089E" w14:textId="77777777">
            <w:pPr>
              <w:spacing w:after="0" w:line="259" w:lineRule="auto"/>
              <w:ind w:left="141" w:right="0" w:firstLine="0"/>
              <w:jc w:val="left"/>
            </w:pPr>
            <w:r>
              <w:rPr>
                <w:sz w:val="16"/>
              </w:rPr>
              <w:t>0.02</w:t>
            </w:r>
          </w:p>
        </w:tc>
        <w:tc>
          <w:tcPr>
            <w:tcW w:w="562" w:type="dxa"/>
            <w:tcBorders>
              <w:top w:val="nil"/>
              <w:left w:val="nil"/>
              <w:bottom w:val="nil"/>
              <w:right w:val="nil"/>
            </w:tcBorders>
          </w:tcPr>
          <w:p w:rsidR="001742B9" w:rsidRDefault="00256ADB" w14:paraId="5A06590F" w14:textId="77777777">
            <w:pPr>
              <w:spacing w:after="0" w:line="259" w:lineRule="auto"/>
              <w:ind w:left="71" w:right="0" w:firstLine="0"/>
              <w:jc w:val="left"/>
            </w:pPr>
            <w:r>
              <w:rPr>
                <w:sz w:val="16"/>
              </w:rPr>
              <w:t>0.02</w:t>
            </w:r>
          </w:p>
        </w:tc>
      </w:tr>
      <w:tr w:rsidR="001742B9" w14:paraId="4788477C" w14:textId="77777777">
        <w:trPr>
          <w:trHeight w:val="189"/>
        </w:trPr>
        <w:tc>
          <w:tcPr>
            <w:tcW w:w="5501" w:type="dxa"/>
            <w:tcBorders>
              <w:top w:val="nil"/>
              <w:left w:val="nil"/>
              <w:bottom w:val="nil"/>
              <w:right w:val="nil"/>
            </w:tcBorders>
          </w:tcPr>
          <w:p w:rsidR="001742B9" w:rsidRDefault="001742B9" w14:paraId="731A7D21"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A3F53C5" w14:textId="77777777">
            <w:pPr>
              <w:spacing w:after="0" w:line="259" w:lineRule="auto"/>
              <w:ind w:left="94" w:right="0" w:firstLine="0"/>
              <w:jc w:val="left"/>
            </w:pPr>
            <w:r>
              <w:rPr>
                <w:sz w:val="16"/>
              </w:rPr>
              <w:t>(0.06)</w:t>
            </w:r>
          </w:p>
        </w:tc>
        <w:tc>
          <w:tcPr>
            <w:tcW w:w="822" w:type="dxa"/>
            <w:tcBorders>
              <w:top w:val="nil"/>
              <w:left w:val="nil"/>
              <w:bottom w:val="nil"/>
              <w:right w:val="nil"/>
            </w:tcBorders>
          </w:tcPr>
          <w:p w:rsidR="001742B9" w:rsidRDefault="00256ADB" w14:paraId="4A7DA547" w14:textId="77777777">
            <w:pPr>
              <w:spacing w:after="0" w:line="259" w:lineRule="auto"/>
              <w:ind w:left="75" w:right="0" w:firstLine="0"/>
              <w:jc w:val="left"/>
            </w:pPr>
            <w:r>
              <w:rPr>
                <w:sz w:val="16"/>
              </w:rPr>
              <w:t>(0.14)</w:t>
            </w:r>
          </w:p>
        </w:tc>
        <w:tc>
          <w:tcPr>
            <w:tcW w:w="562" w:type="dxa"/>
            <w:tcBorders>
              <w:top w:val="nil"/>
              <w:left w:val="nil"/>
              <w:bottom w:val="nil"/>
              <w:right w:val="nil"/>
            </w:tcBorders>
          </w:tcPr>
          <w:p w:rsidR="001742B9" w:rsidRDefault="00256ADB" w14:paraId="513A602C" w14:textId="77777777">
            <w:pPr>
              <w:spacing w:after="0" w:line="259" w:lineRule="auto"/>
              <w:ind w:left="5" w:right="0" w:firstLine="0"/>
              <w:jc w:val="left"/>
            </w:pPr>
            <w:r>
              <w:rPr>
                <w:sz w:val="16"/>
              </w:rPr>
              <w:t>(0.06)</w:t>
            </w:r>
          </w:p>
        </w:tc>
      </w:tr>
      <w:tr w:rsidR="001742B9" w14:paraId="5BF09841" w14:textId="77777777">
        <w:trPr>
          <w:trHeight w:val="189"/>
        </w:trPr>
        <w:tc>
          <w:tcPr>
            <w:tcW w:w="5501" w:type="dxa"/>
            <w:tcBorders>
              <w:top w:val="nil"/>
              <w:left w:val="nil"/>
              <w:bottom w:val="nil"/>
              <w:right w:val="nil"/>
            </w:tcBorders>
          </w:tcPr>
          <w:p w:rsidR="001742B9" w:rsidRDefault="00256ADB" w14:paraId="522B2F2C" w14:textId="77777777">
            <w:pPr>
              <w:spacing w:after="0" w:line="259" w:lineRule="auto"/>
              <w:ind w:left="120" w:right="0" w:firstLine="0"/>
              <w:jc w:val="left"/>
            </w:pPr>
            <w:r>
              <w:rPr>
                <w:sz w:val="16"/>
              </w:rPr>
              <w:t>Used Emergency coping: Begged and/or scavenged</w:t>
            </w:r>
          </w:p>
        </w:tc>
        <w:tc>
          <w:tcPr>
            <w:tcW w:w="860" w:type="dxa"/>
            <w:tcBorders>
              <w:top w:val="nil"/>
              <w:left w:val="nil"/>
              <w:bottom w:val="nil"/>
              <w:right w:val="nil"/>
            </w:tcBorders>
          </w:tcPr>
          <w:p w:rsidR="001742B9" w:rsidRDefault="00256ADB" w14:paraId="5DBD7DA1" w14:textId="77777777">
            <w:pPr>
              <w:spacing w:after="0" w:line="259" w:lineRule="auto"/>
              <w:ind w:left="160" w:right="0" w:firstLine="0"/>
              <w:jc w:val="left"/>
            </w:pPr>
            <w:r>
              <w:rPr>
                <w:sz w:val="16"/>
              </w:rPr>
              <w:t>0.01</w:t>
            </w:r>
          </w:p>
        </w:tc>
        <w:tc>
          <w:tcPr>
            <w:tcW w:w="822" w:type="dxa"/>
            <w:tcBorders>
              <w:top w:val="nil"/>
              <w:left w:val="nil"/>
              <w:bottom w:val="nil"/>
              <w:right w:val="nil"/>
            </w:tcBorders>
          </w:tcPr>
          <w:p w:rsidR="001742B9" w:rsidRDefault="00256ADB" w14:paraId="498970BD" w14:textId="77777777">
            <w:pPr>
              <w:spacing w:after="0" w:line="259" w:lineRule="auto"/>
              <w:ind w:left="141" w:right="0" w:firstLine="0"/>
              <w:jc w:val="left"/>
            </w:pPr>
            <w:r>
              <w:rPr>
                <w:sz w:val="16"/>
              </w:rPr>
              <w:t>0.01</w:t>
            </w:r>
          </w:p>
        </w:tc>
        <w:tc>
          <w:tcPr>
            <w:tcW w:w="562" w:type="dxa"/>
            <w:tcBorders>
              <w:top w:val="nil"/>
              <w:left w:val="nil"/>
              <w:bottom w:val="nil"/>
              <w:right w:val="nil"/>
            </w:tcBorders>
          </w:tcPr>
          <w:p w:rsidR="001742B9" w:rsidRDefault="00256ADB" w14:paraId="38B6E80A" w14:textId="77777777">
            <w:pPr>
              <w:spacing w:after="0" w:line="259" w:lineRule="auto"/>
              <w:ind w:left="42" w:right="0" w:firstLine="0"/>
              <w:jc w:val="left"/>
            </w:pPr>
            <w:r>
              <w:rPr>
                <w:sz w:val="16"/>
              </w:rPr>
              <w:t>-0.00</w:t>
            </w:r>
          </w:p>
        </w:tc>
      </w:tr>
      <w:tr w:rsidR="001742B9" w14:paraId="61D22888" w14:textId="77777777">
        <w:trPr>
          <w:trHeight w:val="189"/>
        </w:trPr>
        <w:tc>
          <w:tcPr>
            <w:tcW w:w="5501" w:type="dxa"/>
            <w:tcBorders>
              <w:top w:val="nil"/>
              <w:left w:val="nil"/>
              <w:bottom w:val="nil"/>
              <w:right w:val="nil"/>
            </w:tcBorders>
          </w:tcPr>
          <w:p w:rsidR="001742B9" w:rsidRDefault="001742B9" w14:paraId="380DE089"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076BC954" w14:textId="77777777">
            <w:pPr>
              <w:spacing w:after="0" w:line="259" w:lineRule="auto"/>
              <w:ind w:left="94" w:right="0" w:firstLine="0"/>
              <w:jc w:val="left"/>
            </w:pPr>
            <w:r>
              <w:rPr>
                <w:sz w:val="16"/>
              </w:rPr>
              <w:t>(0.11)</w:t>
            </w:r>
          </w:p>
        </w:tc>
        <w:tc>
          <w:tcPr>
            <w:tcW w:w="822" w:type="dxa"/>
            <w:tcBorders>
              <w:top w:val="nil"/>
              <w:left w:val="nil"/>
              <w:bottom w:val="nil"/>
              <w:right w:val="nil"/>
            </w:tcBorders>
          </w:tcPr>
          <w:p w:rsidR="001742B9" w:rsidRDefault="00256ADB" w14:paraId="4D176206" w14:textId="77777777">
            <w:pPr>
              <w:spacing w:after="0" w:line="259" w:lineRule="auto"/>
              <w:ind w:left="75" w:right="0" w:firstLine="0"/>
              <w:jc w:val="left"/>
            </w:pPr>
            <w:r>
              <w:rPr>
                <w:sz w:val="16"/>
              </w:rPr>
              <w:t>(0.10)</w:t>
            </w:r>
          </w:p>
        </w:tc>
        <w:tc>
          <w:tcPr>
            <w:tcW w:w="562" w:type="dxa"/>
            <w:tcBorders>
              <w:top w:val="nil"/>
              <w:left w:val="nil"/>
              <w:bottom w:val="nil"/>
              <w:right w:val="nil"/>
            </w:tcBorders>
          </w:tcPr>
          <w:p w:rsidR="001742B9" w:rsidRDefault="00256ADB" w14:paraId="15185719" w14:textId="77777777">
            <w:pPr>
              <w:spacing w:after="0" w:line="259" w:lineRule="auto"/>
              <w:ind w:left="5" w:right="0" w:firstLine="0"/>
              <w:jc w:val="left"/>
            </w:pPr>
            <w:r>
              <w:rPr>
                <w:sz w:val="16"/>
              </w:rPr>
              <w:t>(0.71)</w:t>
            </w:r>
          </w:p>
        </w:tc>
      </w:tr>
      <w:tr w:rsidR="001742B9" w14:paraId="04C79CB7" w14:textId="77777777">
        <w:trPr>
          <w:trHeight w:val="189"/>
        </w:trPr>
        <w:tc>
          <w:tcPr>
            <w:tcW w:w="5501" w:type="dxa"/>
            <w:tcBorders>
              <w:top w:val="nil"/>
              <w:left w:val="nil"/>
              <w:bottom w:val="nil"/>
              <w:right w:val="nil"/>
            </w:tcBorders>
          </w:tcPr>
          <w:p w:rsidR="001742B9" w:rsidRDefault="00256ADB" w14:paraId="5669CA10" w14:textId="77777777">
            <w:pPr>
              <w:spacing w:after="0" w:line="259" w:lineRule="auto"/>
              <w:ind w:left="120" w:right="0" w:firstLine="0"/>
              <w:jc w:val="left"/>
            </w:pPr>
            <w:r>
              <w:rPr>
                <w:sz w:val="16"/>
              </w:rPr>
              <w:t>Used Emergency coping: Engaged in illegal income activities</w:t>
            </w:r>
          </w:p>
        </w:tc>
        <w:tc>
          <w:tcPr>
            <w:tcW w:w="860" w:type="dxa"/>
            <w:tcBorders>
              <w:top w:val="nil"/>
              <w:left w:val="nil"/>
              <w:bottom w:val="nil"/>
              <w:right w:val="nil"/>
            </w:tcBorders>
          </w:tcPr>
          <w:p w:rsidR="001742B9" w:rsidRDefault="00256ADB" w14:paraId="3379ADCA" w14:textId="77777777">
            <w:pPr>
              <w:spacing w:after="0" w:line="259" w:lineRule="auto"/>
              <w:ind w:left="160" w:right="0" w:firstLine="0"/>
              <w:jc w:val="left"/>
            </w:pPr>
            <w:r>
              <w:rPr>
                <w:sz w:val="16"/>
              </w:rPr>
              <w:t>0.01</w:t>
            </w:r>
          </w:p>
        </w:tc>
        <w:tc>
          <w:tcPr>
            <w:tcW w:w="822" w:type="dxa"/>
            <w:tcBorders>
              <w:top w:val="nil"/>
              <w:left w:val="nil"/>
              <w:bottom w:val="nil"/>
              <w:right w:val="nil"/>
            </w:tcBorders>
          </w:tcPr>
          <w:p w:rsidR="001742B9" w:rsidRDefault="00256ADB" w14:paraId="5E0D0063" w14:textId="77777777">
            <w:pPr>
              <w:spacing w:after="0" w:line="259" w:lineRule="auto"/>
              <w:ind w:left="141" w:right="0" w:firstLine="0"/>
              <w:jc w:val="left"/>
            </w:pPr>
            <w:r>
              <w:rPr>
                <w:sz w:val="16"/>
              </w:rPr>
              <w:t>0.02</w:t>
            </w:r>
          </w:p>
        </w:tc>
        <w:tc>
          <w:tcPr>
            <w:tcW w:w="562" w:type="dxa"/>
            <w:tcBorders>
              <w:top w:val="nil"/>
              <w:left w:val="nil"/>
              <w:bottom w:val="nil"/>
              <w:right w:val="nil"/>
            </w:tcBorders>
          </w:tcPr>
          <w:p w:rsidR="001742B9" w:rsidRDefault="00256ADB" w14:paraId="33D4C649" w14:textId="77777777">
            <w:pPr>
              <w:spacing w:after="0" w:line="259" w:lineRule="auto"/>
              <w:ind w:left="71" w:right="0" w:firstLine="0"/>
              <w:jc w:val="left"/>
            </w:pPr>
            <w:r>
              <w:rPr>
                <w:sz w:val="16"/>
              </w:rPr>
              <w:t>0.01</w:t>
            </w:r>
          </w:p>
        </w:tc>
      </w:tr>
      <w:tr w:rsidR="001742B9" w14:paraId="44C9A1A5" w14:textId="77777777">
        <w:trPr>
          <w:trHeight w:val="195"/>
        </w:trPr>
        <w:tc>
          <w:tcPr>
            <w:tcW w:w="5501" w:type="dxa"/>
            <w:tcBorders>
              <w:top w:val="nil"/>
              <w:left w:val="nil"/>
              <w:bottom w:val="single" w:color="000000" w:sz="3" w:space="0"/>
              <w:right w:val="nil"/>
            </w:tcBorders>
          </w:tcPr>
          <w:p w:rsidR="001742B9" w:rsidRDefault="001742B9" w14:paraId="78D3C2D0" w14:textId="77777777">
            <w:pPr>
              <w:spacing w:after="160" w:line="259" w:lineRule="auto"/>
              <w:ind w:left="0" w:right="0" w:firstLine="0"/>
              <w:jc w:val="left"/>
            </w:pPr>
          </w:p>
        </w:tc>
        <w:tc>
          <w:tcPr>
            <w:tcW w:w="860" w:type="dxa"/>
            <w:tcBorders>
              <w:top w:val="nil"/>
              <w:left w:val="nil"/>
              <w:bottom w:val="single" w:color="000000" w:sz="3" w:space="0"/>
              <w:right w:val="nil"/>
            </w:tcBorders>
          </w:tcPr>
          <w:p w:rsidR="001742B9" w:rsidRDefault="00256ADB" w14:paraId="6EE59773" w14:textId="77777777">
            <w:pPr>
              <w:spacing w:after="0" w:line="259" w:lineRule="auto"/>
              <w:ind w:left="94" w:right="0" w:firstLine="0"/>
              <w:jc w:val="left"/>
            </w:pPr>
            <w:r>
              <w:rPr>
                <w:sz w:val="16"/>
              </w:rPr>
              <w:t>(0.10)</w:t>
            </w:r>
          </w:p>
        </w:tc>
        <w:tc>
          <w:tcPr>
            <w:tcW w:w="822" w:type="dxa"/>
            <w:tcBorders>
              <w:top w:val="nil"/>
              <w:left w:val="nil"/>
              <w:bottom w:val="single" w:color="000000" w:sz="3" w:space="0"/>
              <w:right w:val="nil"/>
            </w:tcBorders>
          </w:tcPr>
          <w:p w:rsidR="001742B9" w:rsidRDefault="00256ADB" w14:paraId="78F01A93" w14:textId="77777777">
            <w:pPr>
              <w:spacing w:after="0" w:line="259" w:lineRule="auto"/>
              <w:ind w:left="75" w:right="0" w:firstLine="0"/>
              <w:jc w:val="left"/>
            </w:pPr>
            <w:r>
              <w:rPr>
                <w:sz w:val="16"/>
              </w:rPr>
              <w:t>(0.15)</w:t>
            </w:r>
          </w:p>
        </w:tc>
        <w:tc>
          <w:tcPr>
            <w:tcW w:w="562" w:type="dxa"/>
            <w:tcBorders>
              <w:top w:val="nil"/>
              <w:left w:val="nil"/>
              <w:bottom w:val="single" w:color="000000" w:sz="3" w:space="0"/>
              <w:right w:val="nil"/>
            </w:tcBorders>
          </w:tcPr>
          <w:p w:rsidR="001742B9" w:rsidRDefault="00256ADB" w14:paraId="2E3866B9" w14:textId="77777777">
            <w:pPr>
              <w:spacing w:after="0" w:line="259" w:lineRule="auto"/>
              <w:ind w:left="5" w:right="0" w:firstLine="0"/>
              <w:jc w:val="left"/>
            </w:pPr>
            <w:r>
              <w:rPr>
                <w:sz w:val="16"/>
              </w:rPr>
              <w:t>(0.20)</w:t>
            </w:r>
          </w:p>
        </w:tc>
      </w:tr>
      <w:tr w:rsidR="001742B9" w14:paraId="63A4F45D" w14:textId="77777777">
        <w:trPr>
          <w:trHeight w:val="221"/>
        </w:trPr>
        <w:tc>
          <w:tcPr>
            <w:tcW w:w="5501" w:type="dxa"/>
            <w:tcBorders>
              <w:top w:val="single" w:color="000000" w:sz="3" w:space="0"/>
              <w:left w:val="nil"/>
              <w:bottom w:val="double" w:color="000000" w:sz="3" w:space="0"/>
              <w:right w:val="nil"/>
            </w:tcBorders>
          </w:tcPr>
          <w:p w:rsidR="001742B9" w:rsidRDefault="00256ADB" w14:paraId="064B1A00" w14:textId="77777777">
            <w:pPr>
              <w:spacing w:after="0" w:line="259" w:lineRule="auto"/>
              <w:ind w:left="120" w:right="0" w:firstLine="0"/>
              <w:jc w:val="left"/>
            </w:pPr>
            <w:r>
              <w:rPr>
                <w:sz w:val="16"/>
              </w:rPr>
              <w:t>Observations</w:t>
            </w:r>
          </w:p>
        </w:tc>
        <w:tc>
          <w:tcPr>
            <w:tcW w:w="860" w:type="dxa"/>
            <w:tcBorders>
              <w:top w:val="single" w:color="000000" w:sz="3" w:space="0"/>
              <w:left w:val="nil"/>
              <w:bottom w:val="double" w:color="000000" w:sz="3" w:space="0"/>
              <w:right w:val="nil"/>
            </w:tcBorders>
          </w:tcPr>
          <w:p w:rsidR="001742B9" w:rsidRDefault="00256ADB" w14:paraId="0A312A6D" w14:textId="77777777">
            <w:pPr>
              <w:spacing w:after="0" w:line="259" w:lineRule="auto"/>
              <w:ind w:left="183" w:right="0" w:firstLine="0"/>
              <w:jc w:val="left"/>
            </w:pPr>
            <w:r>
              <w:rPr>
                <w:sz w:val="16"/>
              </w:rPr>
              <w:t>305</w:t>
            </w:r>
          </w:p>
        </w:tc>
        <w:tc>
          <w:tcPr>
            <w:tcW w:w="822" w:type="dxa"/>
            <w:tcBorders>
              <w:top w:val="single" w:color="000000" w:sz="3" w:space="0"/>
              <w:left w:val="nil"/>
              <w:bottom w:val="double" w:color="000000" w:sz="3" w:space="0"/>
              <w:right w:val="nil"/>
            </w:tcBorders>
          </w:tcPr>
          <w:p w:rsidR="001742B9" w:rsidRDefault="00256ADB" w14:paraId="1B354276" w14:textId="77777777">
            <w:pPr>
              <w:spacing w:after="0" w:line="259" w:lineRule="auto"/>
              <w:ind w:left="165" w:right="0" w:firstLine="0"/>
              <w:jc w:val="left"/>
            </w:pPr>
            <w:r>
              <w:rPr>
                <w:sz w:val="16"/>
              </w:rPr>
              <w:t>305</w:t>
            </w:r>
          </w:p>
        </w:tc>
        <w:tc>
          <w:tcPr>
            <w:tcW w:w="562" w:type="dxa"/>
            <w:tcBorders>
              <w:top w:val="single" w:color="000000" w:sz="3" w:space="0"/>
              <w:left w:val="nil"/>
              <w:bottom w:val="double" w:color="000000" w:sz="3" w:space="0"/>
              <w:right w:val="nil"/>
            </w:tcBorders>
          </w:tcPr>
          <w:p w:rsidR="001742B9" w:rsidRDefault="00256ADB" w14:paraId="65435872" w14:textId="77777777">
            <w:pPr>
              <w:spacing w:after="0" w:line="259" w:lineRule="auto"/>
              <w:ind w:left="94" w:right="0" w:firstLine="0"/>
              <w:jc w:val="left"/>
            </w:pPr>
            <w:r>
              <w:rPr>
                <w:sz w:val="16"/>
              </w:rPr>
              <w:t>610</w:t>
            </w:r>
          </w:p>
        </w:tc>
      </w:tr>
    </w:tbl>
    <w:p w:rsidR="001742B9" w:rsidRDefault="00256ADB" w14:paraId="4A3F83A7" w14:textId="77777777">
      <w:pPr>
        <w:spacing w:after="3" w:line="265" w:lineRule="auto"/>
        <w:ind w:left="846"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r>
        <w:br w:type="page"/>
      </w:r>
    </w:p>
    <w:p w:rsidR="001742B9" w:rsidRDefault="00256ADB" w14:paraId="01AA7EC7" w14:textId="77777777">
      <w:pPr>
        <w:spacing w:after="0" w:line="259" w:lineRule="auto"/>
        <w:ind w:right="1832"/>
        <w:jc w:val="right"/>
      </w:pPr>
      <w:r>
        <w:t>Table 23: Ecuador: LCS for Essential Needs vs. Food Security</w:t>
      </w:r>
    </w:p>
    <w:tbl>
      <w:tblPr>
        <w:tblW w:w="7735" w:type="dxa"/>
        <w:tblInd w:w="812" w:type="dxa"/>
        <w:tblCellMar>
          <w:top w:w="24" w:type="dxa"/>
          <w:right w:w="115" w:type="dxa"/>
        </w:tblCellMar>
        <w:tblLook w:val="04A0" w:firstRow="1" w:lastRow="0" w:firstColumn="1" w:lastColumn="0" w:noHBand="0" w:noVBand="1"/>
      </w:tblPr>
      <w:tblGrid>
        <w:gridCol w:w="5447"/>
        <w:gridCol w:w="858"/>
        <w:gridCol w:w="820"/>
        <w:gridCol w:w="610"/>
      </w:tblGrid>
      <w:tr w:rsidR="001742B9" w14:paraId="7A3912E9" w14:textId="77777777">
        <w:trPr>
          <w:trHeight w:val="216"/>
        </w:trPr>
        <w:tc>
          <w:tcPr>
            <w:tcW w:w="5501" w:type="dxa"/>
            <w:tcBorders>
              <w:top w:val="double" w:color="000000" w:sz="3" w:space="0"/>
              <w:left w:val="nil"/>
              <w:bottom w:val="nil"/>
              <w:right w:val="nil"/>
            </w:tcBorders>
          </w:tcPr>
          <w:p w:rsidR="001742B9" w:rsidRDefault="001742B9" w14:paraId="04CE5B5C" w14:textId="77777777">
            <w:pPr>
              <w:spacing w:after="160" w:line="259" w:lineRule="auto"/>
              <w:ind w:left="0" w:right="0" w:firstLine="0"/>
              <w:jc w:val="left"/>
            </w:pPr>
          </w:p>
        </w:tc>
        <w:tc>
          <w:tcPr>
            <w:tcW w:w="1682" w:type="dxa"/>
            <w:gridSpan w:val="2"/>
            <w:tcBorders>
              <w:top w:val="double" w:color="000000" w:sz="3" w:space="0"/>
              <w:left w:val="nil"/>
              <w:bottom w:val="nil"/>
              <w:right w:val="nil"/>
            </w:tcBorders>
          </w:tcPr>
          <w:p w:rsidR="001742B9" w:rsidRDefault="00256ADB" w14:paraId="7B937B56" w14:textId="77777777">
            <w:pPr>
              <w:spacing w:after="0" w:line="259" w:lineRule="auto"/>
              <w:ind w:left="569" w:right="0" w:firstLine="0"/>
              <w:jc w:val="left"/>
            </w:pPr>
            <w:r>
              <w:rPr>
                <w:sz w:val="16"/>
              </w:rPr>
              <w:t>Ecuador F2F</w:t>
            </w:r>
          </w:p>
        </w:tc>
        <w:tc>
          <w:tcPr>
            <w:tcW w:w="552" w:type="dxa"/>
            <w:tcBorders>
              <w:top w:val="double" w:color="000000" w:sz="3" w:space="0"/>
              <w:left w:val="nil"/>
              <w:bottom w:val="nil"/>
              <w:right w:val="nil"/>
            </w:tcBorders>
          </w:tcPr>
          <w:p w:rsidR="001742B9" w:rsidRDefault="001742B9" w14:paraId="63EF9BCE" w14:textId="77777777">
            <w:pPr>
              <w:spacing w:after="160" w:line="259" w:lineRule="auto"/>
              <w:ind w:left="0" w:right="0" w:firstLine="0"/>
              <w:jc w:val="left"/>
            </w:pPr>
          </w:p>
        </w:tc>
      </w:tr>
      <w:tr w:rsidR="001742B9" w14:paraId="6492BA05" w14:textId="77777777">
        <w:trPr>
          <w:trHeight w:val="195"/>
        </w:trPr>
        <w:tc>
          <w:tcPr>
            <w:tcW w:w="5501" w:type="dxa"/>
            <w:tcBorders>
              <w:top w:val="nil"/>
              <w:left w:val="nil"/>
              <w:bottom w:val="single" w:color="000000" w:sz="3" w:space="0"/>
              <w:right w:val="nil"/>
            </w:tcBorders>
          </w:tcPr>
          <w:p w:rsidR="001742B9" w:rsidRDefault="00256ADB" w14:paraId="7A97761E" w14:textId="77777777">
            <w:pPr>
              <w:spacing w:after="0" w:line="259" w:lineRule="auto"/>
              <w:ind w:left="120" w:right="0" w:firstLine="0"/>
              <w:jc w:val="left"/>
            </w:pPr>
            <w:r>
              <w:rPr>
                <w:sz w:val="16"/>
              </w:rPr>
              <w:t>Variable</w:t>
            </w:r>
          </w:p>
        </w:tc>
        <w:tc>
          <w:tcPr>
            <w:tcW w:w="860" w:type="dxa"/>
            <w:tcBorders>
              <w:top w:val="nil"/>
              <w:left w:val="nil"/>
              <w:bottom w:val="single" w:color="000000" w:sz="3" w:space="0"/>
              <w:right w:val="nil"/>
            </w:tcBorders>
          </w:tcPr>
          <w:p w:rsidR="001742B9" w:rsidRDefault="00256ADB" w14:paraId="1F9B584F" w14:textId="77777777">
            <w:pPr>
              <w:spacing w:after="0" w:line="259" w:lineRule="auto"/>
              <w:ind w:left="0" w:right="0" w:firstLine="0"/>
              <w:jc w:val="left"/>
            </w:pPr>
            <w:r>
              <w:rPr>
                <w:sz w:val="16"/>
              </w:rPr>
              <w:t>LCS EN</w:t>
            </w:r>
          </w:p>
        </w:tc>
        <w:tc>
          <w:tcPr>
            <w:tcW w:w="822" w:type="dxa"/>
            <w:tcBorders>
              <w:top w:val="nil"/>
              <w:left w:val="nil"/>
              <w:bottom w:val="single" w:color="000000" w:sz="3" w:space="0"/>
              <w:right w:val="nil"/>
            </w:tcBorders>
          </w:tcPr>
          <w:p w:rsidR="001742B9" w:rsidRDefault="00256ADB" w14:paraId="25978879" w14:textId="77777777">
            <w:pPr>
              <w:spacing w:after="0" w:line="259" w:lineRule="auto"/>
              <w:ind w:left="0" w:right="0" w:firstLine="0"/>
              <w:jc w:val="left"/>
            </w:pPr>
            <w:r>
              <w:rPr>
                <w:sz w:val="16"/>
              </w:rPr>
              <w:t>LCS FS</w:t>
            </w:r>
          </w:p>
        </w:tc>
        <w:tc>
          <w:tcPr>
            <w:tcW w:w="552" w:type="dxa"/>
            <w:tcBorders>
              <w:top w:val="nil"/>
              <w:left w:val="nil"/>
              <w:bottom w:val="single" w:color="000000" w:sz="3" w:space="0"/>
              <w:right w:val="nil"/>
            </w:tcBorders>
          </w:tcPr>
          <w:p w:rsidR="001742B9" w:rsidRDefault="00256ADB" w14:paraId="415B3F28" w14:textId="77777777">
            <w:pPr>
              <w:spacing w:after="0" w:line="259" w:lineRule="auto"/>
              <w:ind w:left="79" w:right="0" w:firstLine="0"/>
              <w:jc w:val="left"/>
            </w:pPr>
            <w:r>
              <w:rPr>
                <w:sz w:val="16"/>
              </w:rPr>
              <w:t>Diff</w:t>
            </w:r>
          </w:p>
        </w:tc>
      </w:tr>
      <w:tr w:rsidR="001742B9" w14:paraId="0B74E588" w14:textId="77777777">
        <w:trPr>
          <w:trHeight w:val="192"/>
        </w:trPr>
        <w:tc>
          <w:tcPr>
            <w:tcW w:w="5501" w:type="dxa"/>
            <w:tcBorders>
              <w:top w:val="single" w:color="000000" w:sz="3" w:space="0"/>
              <w:left w:val="nil"/>
              <w:bottom w:val="nil"/>
              <w:right w:val="nil"/>
            </w:tcBorders>
          </w:tcPr>
          <w:p w:rsidR="001742B9" w:rsidRDefault="00256ADB" w14:paraId="6BF73F82" w14:textId="77777777">
            <w:pPr>
              <w:spacing w:after="0" w:line="259" w:lineRule="auto"/>
              <w:ind w:left="120" w:right="0" w:firstLine="0"/>
              <w:jc w:val="left"/>
            </w:pPr>
            <w:r>
              <w:rPr>
                <w:sz w:val="16"/>
              </w:rPr>
              <w:t>Used Stress coping: Sold household assets/goods</w:t>
            </w:r>
          </w:p>
        </w:tc>
        <w:tc>
          <w:tcPr>
            <w:tcW w:w="860" w:type="dxa"/>
            <w:tcBorders>
              <w:top w:val="single" w:color="000000" w:sz="3" w:space="0"/>
              <w:left w:val="nil"/>
              <w:bottom w:val="nil"/>
              <w:right w:val="nil"/>
            </w:tcBorders>
          </w:tcPr>
          <w:p w:rsidR="001742B9" w:rsidRDefault="00256ADB" w14:paraId="074C5B6F" w14:textId="77777777">
            <w:pPr>
              <w:spacing w:after="0" w:line="259" w:lineRule="auto"/>
              <w:ind w:left="160" w:right="0" w:firstLine="0"/>
              <w:jc w:val="left"/>
            </w:pPr>
            <w:r>
              <w:rPr>
                <w:sz w:val="16"/>
              </w:rPr>
              <w:t>0.10</w:t>
            </w:r>
          </w:p>
        </w:tc>
        <w:tc>
          <w:tcPr>
            <w:tcW w:w="822" w:type="dxa"/>
            <w:tcBorders>
              <w:top w:val="single" w:color="000000" w:sz="3" w:space="0"/>
              <w:left w:val="nil"/>
              <w:bottom w:val="nil"/>
              <w:right w:val="nil"/>
            </w:tcBorders>
          </w:tcPr>
          <w:p w:rsidR="001742B9" w:rsidRDefault="00256ADB" w14:paraId="175C78E2" w14:textId="77777777">
            <w:pPr>
              <w:spacing w:after="0" w:line="259" w:lineRule="auto"/>
              <w:ind w:left="141" w:right="0" w:firstLine="0"/>
              <w:jc w:val="left"/>
            </w:pPr>
            <w:r>
              <w:rPr>
                <w:sz w:val="16"/>
              </w:rPr>
              <w:t>0.11</w:t>
            </w:r>
          </w:p>
        </w:tc>
        <w:tc>
          <w:tcPr>
            <w:tcW w:w="552" w:type="dxa"/>
            <w:tcBorders>
              <w:top w:val="single" w:color="000000" w:sz="3" w:space="0"/>
              <w:left w:val="nil"/>
              <w:bottom w:val="nil"/>
              <w:right w:val="nil"/>
            </w:tcBorders>
          </w:tcPr>
          <w:p w:rsidR="001742B9" w:rsidRDefault="00256ADB" w14:paraId="51963B7C" w14:textId="77777777">
            <w:pPr>
              <w:spacing w:after="0" w:line="259" w:lineRule="auto"/>
              <w:ind w:left="66" w:right="0" w:firstLine="0"/>
              <w:jc w:val="left"/>
            </w:pPr>
            <w:r>
              <w:rPr>
                <w:sz w:val="16"/>
              </w:rPr>
              <w:t>0.01</w:t>
            </w:r>
          </w:p>
        </w:tc>
      </w:tr>
      <w:tr w:rsidR="001742B9" w14:paraId="1788BC9E" w14:textId="77777777">
        <w:trPr>
          <w:trHeight w:val="189"/>
        </w:trPr>
        <w:tc>
          <w:tcPr>
            <w:tcW w:w="5501" w:type="dxa"/>
            <w:tcBorders>
              <w:top w:val="nil"/>
              <w:left w:val="nil"/>
              <w:bottom w:val="nil"/>
              <w:right w:val="nil"/>
            </w:tcBorders>
          </w:tcPr>
          <w:p w:rsidR="001742B9" w:rsidRDefault="001742B9" w14:paraId="1E9651F3"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07D28BF5" w14:textId="77777777">
            <w:pPr>
              <w:spacing w:after="0" w:line="259" w:lineRule="auto"/>
              <w:ind w:left="94" w:right="0" w:firstLine="0"/>
              <w:jc w:val="left"/>
            </w:pPr>
            <w:r>
              <w:rPr>
                <w:sz w:val="16"/>
              </w:rPr>
              <w:t>(0.30)</w:t>
            </w:r>
          </w:p>
        </w:tc>
        <w:tc>
          <w:tcPr>
            <w:tcW w:w="822" w:type="dxa"/>
            <w:tcBorders>
              <w:top w:val="nil"/>
              <w:left w:val="nil"/>
              <w:bottom w:val="nil"/>
              <w:right w:val="nil"/>
            </w:tcBorders>
          </w:tcPr>
          <w:p w:rsidR="001742B9" w:rsidRDefault="00256ADB" w14:paraId="334FDDB8" w14:textId="77777777">
            <w:pPr>
              <w:spacing w:after="0" w:line="259" w:lineRule="auto"/>
              <w:ind w:left="75" w:right="0" w:firstLine="0"/>
              <w:jc w:val="left"/>
            </w:pPr>
            <w:r>
              <w:rPr>
                <w:sz w:val="16"/>
              </w:rPr>
              <w:t>(0.31)</w:t>
            </w:r>
          </w:p>
        </w:tc>
        <w:tc>
          <w:tcPr>
            <w:tcW w:w="552" w:type="dxa"/>
            <w:tcBorders>
              <w:top w:val="nil"/>
              <w:left w:val="nil"/>
              <w:bottom w:val="nil"/>
              <w:right w:val="nil"/>
            </w:tcBorders>
          </w:tcPr>
          <w:p w:rsidR="001742B9" w:rsidRDefault="00256ADB" w14:paraId="19F999AA" w14:textId="77777777">
            <w:pPr>
              <w:spacing w:after="0" w:line="259" w:lineRule="auto"/>
              <w:ind w:left="0" w:right="0" w:firstLine="0"/>
              <w:jc w:val="left"/>
            </w:pPr>
            <w:r>
              <w:rPr>
                <w:sz w:val="16"/>
              </w:rPr>
              <w:t>(0.60)</w:t>
            </w:r>
          </w:p>
        </w:tc>
      </w:tr>
      <w:tr w:rsidR="001742B9" w14:paraId="206E3C92" w14:textId="77777777">
        <w:trPr>
          <w:trHeight w:val="189"/>
        </w:trPr>
        <w:tc>
          <w:tcPr>
            <w:tcW w:w="5501" w:type="dxa"/>
            <w:tcBorders>
              <w:top w:val="nil"/>
              <w:left w:val="nil"/>
              <w:bottom w:val="nil"/>
              <w:right w:val="nil"/>
            </w:tcBorders>
          </w:tcPr>
          <w:p w:rsidR="001742B9" w:rsidRDefault="00256ADB" w14:paraId="73B8B32A" w14:textId="77777777">
            <w:pPr>
              <w:spacing w:after="0" w:line="259" w:lineRule="auto"/>
              <w:ind w:left="120" w:right="0" w:firstLine="0"/>
              <w:jc w:val="left"/>
            </w:pPr>
            <w:r>
              <w:rPr>
                <w:sz w:val="16"/>
              </w:rPr>
              <w:t>Used Stress coping: Purchased food/non-food on credit (incur debts)</w:t>
            </w:r>
          </w:p>
        </w:tc>
        <w:tc>
          <w:tcPr>
            <w:tcW w:w="860" w:type="dxa"/>
            <w:tcBorders>
              <w:top w:val="nil"/>
              <w:left w:val="nil"/>
              <w:bottom w:val="nil"/>
              <w:right w:val="nil"/>
            </w:tcBorders>
          </w:tcPr>
          <w:p w:rsidR="001742B9" w:rsidRDefault="00256ADB" w14:paraId="0FBE5430" w14:textId="77777777">
            <w:pPr>
              <w:spacing w:after="0" w:line="259" w:lineRule="auto"/>
              <w:ind w:left="160" w:right="0" w:firstLine="0"/>
              <w:jc w:val="left"/>
            </w:pPr>
            <w:r>
              <w:rPr>
                <w:sz w:val="16"/>
              </w:rPr>
              <w:t>0.37</w:t>
            </w:r>
          </w:p>
        </w:tc>
        <w:tc>
          <w:tcPr>
            <w:tcW w:w="822" w:type="dxa"/>
            <w:tcBorders>
              <w:top w:val="nil"/>
              <w:left w:val="nil"/>
              <w:bottom w:val="nil"/>
              <w:right w:val="nil"/>
            </w:tcBorders>
          </w:tcPr>
          <w:p w:rsidR="001742B9" w:rsidRDefault="00256ADB" w14:paraId="13B06791" w14:textId="77777777">
            <w:pPr>
              <w:spacing w:after="0" w:line="259" w:lineRule="auto"/>
              <w:ind w:left="141" w:right="0" w:firstLine="0"/>
              <w:jc w:val="left"/>
            </w:pPr>
            <w:r>
              <w:rPr>
                <w:sz w:val="16"/>
              </w:rPr>
              <w:t>0.41</w:t>
            </w:r>
          </w:p>
        </w:tc>
        <w:tc>
          <w:tcPr>
            <w:tcW w:w="552" w:type="dxa"/>
            <w:tcBorders>
              <w:top w:val="nil"/>
              <w:left w:val="nil"/>
              <w:bottom w:val="nil"/>
              <w:right w:val="nil"/>
            </w:tcBorders>
          </w:tcPr>
          <w:p w:rsidR="001742B9" w:rsidRDefault="00256ADB" w14:paraId="7181ED01" w14:textId="77777777">
            <w:pPr>
              <w:spacing w:after="0" w:line="259" w:lineRule="auto"/>
              <w:ind w:left="66" w:right="0" w:firstLine="0"/>
              <w:jc w:val="left"/>
            </w:pPr>
            <w:r>
              <w:rPr>
                <w:sz w:val="16"/>
              </w:rPr>
              <w:t>0.04</w:t>
            </w:r>
          </w:p>
        </w:tc>
      </w:tr>
      <w:tr w:rsidR="001742B9" w14:paraId="164FAD5B" w14:textId="77777777">
        <w:trPr>
          <w:trHeight w:val="189"/>
        </w:trPr>
        <w:tc>
          <w:tcPr>
            <w:tcW w:w="5501" w:type="dxa"/>
            <w:tcBorders>
              <w:top w:val="nil"/>
              <w:left w:val="nil"/>
              <w:bottom w:val="nil"/>
              <w:right w:val="nil"/>
            </w:tcBorders>
          </w:tcPr>
          <w:p w:rsidR="001742B9" w:rsidRDefault="001742B9" w14:paraId="40167499"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3883D6F7" w14:textId="77777777">
            <w:pPr>
              <w:spacing w:after="0" w:line="259" w:lineRule="auto"/>
              <w:ind w:left="94" w:right="0" w:firstLine="0"/>
              <w:jc w:val="left"/>
            </w:pPr>
            <w:r>
              <w:rPr>
                <w:sz w:val="16"/>
              </w:rPr>
              <w:t>(0.48)</w:t>
            </w:r>
          </w:p>
        </w:tc>
        <w:tc>
          <w:tcPr>
            <w:tcW w:w="822" w:type="dxa"/>
            <w:tcBorders>
              <w:top w:val="nil"/>
              <w:left w:val="nil"/>
              <w:bottom w:val="nil"/>
              <w:right w:val="nil"/>
            </w:tcBorders>
          </w:tcPr>
          <w:p w:rsidR="001742B9" w:rsidRDefault="00256ADB" w14:paraId="34DAA337" w14:textId="77777777">
            <w:pPr>
              <w:spacing w:after="0" w:line="259" w:lineRule="auto"/>
              <w:ind w:left="75" w:right="0" w:firstLine="0"/>
              <w:jc w:val="left"/>
            </w:pPr>
            <w:r>
              <w:rPr>
                <w:sz w:val="16"/>
              </w:rPr>
              <w:t>(0.49)</w:t>
            </w:r>
          </w:p>
        </w:tc>
        <w:tc>
          <w:tcPr>
            <w:tcW w:w="552" w:type="dxa"/>
            <w:tcBorders>
              <w:top w:val="nil"/>
              <w:left w:val="nil"/>
              <w:bottom w:val="nil"/>
              <w:right w:val="nil"/>
            </w:tcBorders>
          </w:tcPr>
          <w:p w:rsidR="001742B9" w:rsidRDefault="00256ADB" w14:paraId="42B43485" w14:textId="77777777">
            <w:pPr>
              <w:spacing w:after="0" w:line="259" w:lineRule="auto"/>
              <w:ind w:left="0" w:right="0" w:firstLine="0"/>
              <w:jc w:val="left"/>
            </w:pPr>
            <w:r>
              <w:rPr>
                <w:sz w:val="16"/>
              </w:rPr>
              <w:t>(0.22)</w:t>
            </w:r>
          </w:p>
        </w:tc>
      </w:tr>
      <w:tr w:rsidR="001742B9" w14:paraId="391FE49D" w14:textId="77777777">
        <w:trPr>
          <w:trHeight w:val="189"/>
        </w:trPr>
        <w:tc>
          <w:tcPr>
            <w:tcW w:w="5501" w:type="dxa"/>
            <w:tcBorders>
              <w:top w:val="nil"/>
              <w:left w:val="nil"/>
              <w:bottom w:val="nil"/>
              <w:right w:val="nil"/>
            </w:tcBorders>
          </w:tcPr>
          <w:p w:rsidR="001742B9" w:rsidRDefault="00256ADB" w14:paraId="09BA4A23" w14:textId="77777777">
            <w:pPr>
              <w:spacing w:after="0" w:line="259" w:lineRule="auto"/>
              <w:ind w:left="120" w:right="0" w:firstLine="0"/>
              <w:jc w:val="left"/>
            </w:pPr>
            <w:r>
              <w:rPr>
                <w:sz w:val="16"/>
              </w:rPr>
              <w:t>Used Stress coping: Spent savings</w:t>
            </w:r>
          </w:p>
        </w:tc>
        <w:tc>
          <w:tcPr>
            <w:tcW w:w="860" w:type="dxa"/>
            <w:tcBorders>
              <w:top w:val="nil"/>
              <w:left w:val="nil"/>
              <w:bottom w:val="nil"/>
              <w:right w:val="nil"/>
            </w:tcBorders>
          </w:tcPr>
          <w:p w:rsidR="001742B9" w:rsidRDefault="00256ADB" w14:paraId="4ABADE88" w14:textId="77777777">
            <w:pPr>
              <w:spacing w:after="0" w:line="259" w:lineRule="auto"/>
              <w:ind w:left="160" w:right="0" w:firstLine="0"/>
              <w:jc w:val="left"/>
            </w:pPr>
            <w:r>
              <w:rPr>
                <w:sz w:val="16"/>
              </w:rPr>
              <w:t>0.61</w:t>
            </w:r>
          </w:p>
        </w:tc>
        <w:tc>
          <w:tcPr>
            <w:tcW w:w="822" w:type="dxa"/>
            <w:tcBorders>
              <w:top w:val="nil"/>
              <w:left w:val="nil"/>
              <w:bottom w:val="nil"/>
              <w:right w:val="nil"/>
            </w:tcBorders>
          </w:tcPr>
          <w:p w:rsidR="001742B9" w:rsidRDefault="00256ADB" w14:paraId="7DF7DB9F" w14:textId="77777777">
            <w:pPr>
              <w:spacing w:after="0" w:line="259" w:lineRule="auto"/>
              <w:ind w:left="141" w:right="0" w:firstLine="0"/>
              <w:jc w:val="left"/>
            </w:pPr>
            <w:r>
              <w:rPr>
                <w:sz w:val="16"/>
              </w:rPr>
              <w:t>0.63</w:t>
            </w:r>
          </w:p>
        </w:tc>
        <w:tc>
          <w:tcPr>
            <w:tcW w:w="552" w:type="dxa"/>
            <w:tcBorders>
              <w:top w:val="nil"/>
              <w:left w:val="nil"/>
              <w:bottom w:val="nil"/>
              <w:right w:val="nil"/>
            </w:tcBorders>
          </w:tcPr>
          <w:p w:rsidR="001742B9" w:rsidRDefault="00256ADB" w14:paraId="28B16942" w14:textId="77777777">
            <w:pPr>
              <w:spacing w:after="0" w:line="259" w:lineRule="auto"/>
              <w:ind w:left="66" w:right="0" w:firstLine="0"/>
              <w:jc w:val="left"/>
            </w:pPr>
            <w:r>
              <w:rPr>
                <w:sz w:val="16"/>
              </w:rPr>
              <w:t>0.01</w:t>
            </w:r>
          </w:p>
        </w:tc>
      </w:tr>
      <w:tr w:rsidR="001742B9" w14:paraId="2F16B240" w14:textId="77777777">
        <w:trPr>
          <w:trHeight w:val="189"/>
        </w:trPr>
        <w:tc>
          <w:tcPr>
            <w:tcW w:w="5501" w:type="dxa"/>
            <w:tcBorders>
              <w:top w:val="nil"/>
              <w:left w:val="nil"/>
              <w:bottom w:val="nil"/>
              <w:right w:val="nil"/>
            </w:tcBorders>
          </w:tcPr>
          <w:p w:rsidR="001742B9" w:rsidRDefault="001742B9" w14:paraId="17923A7F"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FDADD59" w14:textId="77777777">
            <w:pPr>
              <w:spacing w:after="0" w:line="259" w:lineRule="auto"/>
              <w:ind w:left="94" w:right="0" w:firstLine="0"/>
              <w:jc w:val="left"/>
            </w:pPr>
            <w:r>
              <w:rPr>
                <w:sz w:val="16"/>
              </w:rPr>
              <w:t>(0.49)</w:t>
            </w:r>
          </w:p>
        </w:tc>
        <w:tc>
          <w:tcPr>
            <w:tcW w:w="822" w:type="dxa"/>
            <w:tcBorders>
              <w:top w:val="nil"/>
              <w:left w:val="nil"/>
              <w:bottom w:val="nil"/>
              <w:right w:val="nil"/>
            </w:tcBorders>
          </w:tcPr>
          <w:p w:rsidR="001742B9" w:rsidRDefault="00256ADB" w14:paraId="6A6A768C" w14:textId="77777777">
            <w:pPr>
              <w:spacing w:after="0" w:line="259" w:lineRule="auto"/>
              <w:ind w:left="75" w:right="0" w:firstLine="0"/>
              <w:jc w:val="left"/>
            </w:pPr>
            <w:r>
              <w:rPr>
                <w:sz w:val="16"/>
              </w:rPr>
              <w:t>(0.48)</w:t>
            </w:r>
          </w:p>
        </w:tc>
        <w:tc>
          <w:tcPr>
            <w:tcW w:w="552" w:type="dxa"/>
            <w:tcBorders>
              <w:top w:val="nil"/>
              <w:left w:val="nil"/>
              <w:bottom w:val="nil"/>
              <w:right w:val="nil"/>
            </w:tcBorders>
          </w:tcPr>
          <w:p w:rsidR="001742B9" w:rsidRDefault="00256ADB" w14:paraId="1152C330" w14:textId="77777777">
            <w:pPr>
              <w:spacing w:after="0" w:line="259" w:lineRule="auto"/>
              <w:ind w:left="0" w:right="0" w:firstLine="0"/>
              <w:jc w:val="left"/>
            </w:pPr>
            <w:r>
              <w:rPr>
                <w:sz w:val="16"/>
              </w:rPr>
              <w:t>(0.69)</w:t>
            </w:r>
          </w:p>
        </w:tc>
      </w:tr>
      <w:tr w:rsidR="001742B9" w14:paraId="4EEC0DB5" w14:textId="77777777">
        <w:trPr>
          <w:trHeight w:val="189"/>
        </w:trPr>
        <w:tc>
          <w:tcPr>
            <w:tcW w:w="5501" w:type="dxa"/>
            <w:tcBorders>
              <w:top w:val="nil"/>
              <w:left w:val="nil"/>
              <w:bottom w:val="nil"/>
              <w:right w:val="nil"/>
            </w:tcBorders>
          </w:tcPr>
          <w:p w:rsidR="001742B9" w:rsidRDefault="00256ADB" w14:paraId="14C1025E" w14:textId="77777777">
            <w:pPr>
              <w:spacing w:after="0" w:line="259" w:lineRule="auto"/>
              <w:ind w:left="120" w:right="0" w:firstLine="0"/>
              <w:jc w:val="left"/>
            </w:pPr>
            <w:r>
              <w:rPr>
                <w:sz w:val="16"/>
              </w:rPr>
              <w:t>Used Stress coping: Borrowed money</w:t>
            </w:r>
          </w:p>
        </w:tc>
        <w:tc>
          <w:tcPr>
            <w:tcW w:w="860" w:type="dxa"/>
            <w:tcBorders>
              <w:top w:val="nil"/>
              <w:left w:val="nil"/>
              <w:bottom w:val="nil"/>
              <w:right w:val="nil"/>
            </w:tcBorders>
          </w:tcPr>
          <w:p w:rsidR="001742B9" w:rsidRDefault="00256ADB" w14:paraId="4B847DB4" w14:textId="77777777">
            <w:pPr>
              <w:spacing w:after="0" w:line="259" w:lineRule="auto"/>
              <w:ind w:left="160" w:right="0" w:firstLine="0"/>
              <w:jc w:val="left"/>
            </w:pPr>
            <w:r>
              <w:rPr>
                <w:sz w:val="16"/>
              </w:rPr>
              <w:t>0.62</w:t>
            </w:r>
          </w:p>
        </w:tc>
        <w:tc>
          <w:tcPr>
            <w:tcW w:w="822" w:type="dxa"/>
            <w:tcBorders>
              <w:top w:val="nil"/>
              <w:left w:val="nil"/>
              <w:bottom w:val="nil"/>
              <w:right w:val="nil"/>
            </w:tcBorders>
          </w:tcPr>
          <w:p w:rsidR="001742B9" w:rsidRDefault="00256ADB" w14:paraId="34D74D04" w14:textId="77777777">
            <w:pPr>
              <w:spacing w:after="0" w:line="259" w:lineRule="auto"/>
              <w:ind w:left="141" w:right="0" w:firstLine="0"/>
              <w:jc w:val="left"/>
            </w:pPr>
            <w:r>
              <w:rPr>
                <w:sz w:val="16"/>
              </w:rPr>
              <w:t>0.66</w:t>
            </w:r>
          </w:p>
        </w:tc>
        <w:tc>
          <w:tcPr>
            <w:tcW w:w="552" w:type="dxa"/>
            <w:tcBorders>
              <w:top w:val="nil"/>
              <w:left w:val="nil"/>
              <w:bottom w:val="nil"/>
              <w:right w:val="nil"/>
            </w:tcBorders>
          </w:tcPr>
          <w:p w:rsidR="001742B9" w:rsidRDefault="00256ADB" w14:paraId="42B25823" w14:textId="77777777">
            <w:pPr>
              <w:spacing w:after="0" w:line="259" w:lineRule="auto"/>
              <w:ind w:left="66" w:right="0" w:firstLine="0"/>
              <w:jc w:val="left"/>
            </w:pPr>
            <w:r>
              <w:rPr>
                <w:sz w:val="16"/>
              </w:rPr>
              <w:t>0.04</w:t>
            </w:r>
          </w:p>
        </w:tc>
      </w:tr>
      <w:tr w:rsidR="001742B9" w14:paraId="5965A205" w14:textId="77777777">
        <w:trPr>
          <w:trHeight w:val="189"/>
        </w:trPr>
        <w:tc>
          <w:tcPr>
            <w:tcW w:w="5501" w:type="dxa"/>
            <w:tcBorders>
              <w:top w:val="nil"/>
              <w:left w:val="nil"/>
              <w:bottom w:val="nil"/>
              <w:right w:val="nil"/>
            </w:tcBorders>
          </w:tcPr>
          <w:p w:rsidR="001742B9" w:rsidRDefault="001742B9" w14:paraId="50D6AE2C"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6E4AA85" w14:textId="77777777">
            <w:pPr>
              <w:spacing w:after="0" w:line="259" w:lineRule="auto"/>
              <w:ind w:left="94" w:right="0" w:firstLine="0"/>
              <w:jc w:val="left"/>
            </w:pPr>
            <w:r>
              <w:rPr>
                <w:sz w:val="16"/>
              </w:rPr>
              <w:t>(0.49)</w:t>
            </w:r>
          </w:p>
        </w:tc>
        <w:tc>
          <w:tcPr>
            <w:tcW w:w="822" w:type="dxa"/>
            <w:tcBorders>
              <w:top w:val="nil"/>
              <w:left w:val="nil"/>
              <w:bottom w:val="nil"/>
              <w:right w:val="nil"/>
            </w:tcBorders>
          </w:tcPr>
          <w:p w:rsidR="001742B9" w:rsidRDefault="00256ADB" w14:paraId="1D6E96AC" w14:textId="77777777">
            <w:pPr>
              <w:spacing w:after="0" w:line="259" w:lineRule="auto"/>
              <w:ind w:left="75" w:right="0" w:firstLine="0"/>
              <w:jc w:val="left"/>
            </w:pPr>
            <w:r>
              <w:rPr>
                <w:sz w:val="16"/>
              </w:rPr>
              <w:t>(0.48)</w:t>
            </w:r>
          </w:p>
        </w:tc>
        <w:tc>
          <w:tcPr>
            <w:tcW w:w="552" w:type="dxa"/>
            <w:tcBorders>
              <w:top w:val="nil"/>
              <w:left w:val="nil"/>
              <w:bottom w:val="nil"/>
              <w:right w:val="nil"/>
            </w:tcBorders>
          </w:tcPr>
          <w:p w:rsidR="001742B9" w:rsidRDefault="00256ADB" w14:paraId="3696FC9B" w14:textId="77777777">
            <w:pPr>
              <w:spacing w:after="0" w:line="259" w:lineRule="auto"/>
              <w:ind w:left="0" w:right="0" w:firstLine="0"/>
              <w:jc w:val="left"/>
            </w:pPr>
            <w:r>
              <w:rPr>
                <w:sz w:val="16"/>
              </w:rPr>
              <w:t>(0.22)</w:t>
            </w:r>
          </w:p>
        </w:tc>
      </w:tr>
      <w:tr w:rsidR="001742B9" w14:paraId="53DDA8D8" w14:textId="77777777">
        <w:trPr>
          <w:trHeight w:val="189"/>
        </w:trPr>
        <w:tc>
          <w:tcPr>
            <w:tcW w:w="5501" w:type="dxa"/>
            <w:tcBorders>
              <w:top w:val="nil"/>
              <w:left w:val="nil"/>
              <w:bottom w:val="nil"/>
              <w:right w:val="nil"/>
            </w:tcBorders>
          </w:tcPr>
          <w:p w:rsidR="001742B9" w:rsidRDefault="00256ADB" w14:paraId="2B05803F" w14:textId="77777777">
            <w:pPr>
              <w:spacing w:after="0" w:line="259" w:lineRule="auto"/>
              <w:ind w:left="120" w:right="0" w:firstLine="0"/>
              <w:jc w:val="left"/>
            </w:pPr>
            <w:r>
              <w:rPr>
                <w:sz w:val="16"/>
              </w:rPr>
              <w:t>Used Crisis coping: Sold productive assets or means of transport</w:t>
            </w:r>
          </w:p>
        </w:tc>
        <w:tc>
          <w:tcPr>
            <w:tcW w:w="860" w:type="dxa"/>
            <w:tcBorders>
              <w:top w:val="nil"/>
              <w:left w:val="nil"/>
              <w:bottom w:val="nil"/>
              <w:right w:val="nil"/>
            </w:tcBorders>
          </w:tcPr>
          <w:p w:rsidR="001742B9" w:rsidRDefault="00256ADB" w14:paraId="0D15AFFB" w14:textId="77777777">
            <w:pPr>
              <w:spacing w:after="0" w:line="259" w:lineRule="auto"/>
              <w:ind w:left="160" w:right="0" w:firstLine="0"/>
              <w:jc w:val="left"/>
            </w:pPr>
            <w:r>
              <w:rPr>
                <w:sz w:val="16"/>
              </w:rPr>
              <w:t>0.06</w:t>
            </w:r>
          </w:p>
        </w:tc>
        <w:tc>
          <w:tcPr>
            <w:tcW w:w="822" w:type="dxa"/>
            <w:tcBorders>
              <w:top w:val="nil"/>
              <w:left w:val="nil"/>
              <w:bottom w:val="nil"/>
              <w:right w:val="nil"/>
            </w:tcBorders>
          </w:tcPr>
          <w:p w:rsidR="001742B9" w:rsidRDefault="00256ADB" w14:paraId="140CE16A" w14:textId="77777777">
            <w:pPr>
              <w:spacing w:after="0" w:line="259" w:lineRule="auto"/>
              <w:ind w:left="141" w:right="0" w:firstLine="0"/>
              <w:jc w:val="left"/>
            </w:pPr>
            <w:r>
              <w:rPr>
                <w:sz w:val="16"/>
              </w:rPr>
              <w:t>0.05</w:t>
            </w:r>
          </w:p>
        </w:tc>
        <w:tc>
          <w:tcPr>
            <w:tcW w:w="552" w:type="dxa"/>
            <w:tcBorders>
              <w:top w:val="nil"/>
              <w:left w:val="nil"/>
              <w:bottom w:val="nil"/>
              <w:right w:val="nil"/>
            </w:tcBorders>
          </w:tcPr>
          <w:p w:rsidR="001742B9" w:rsidRDefault="00256ADB" w14:paraId="4D305FF2" w14:textId="77777777">
            <w:pPr>
              <w:spacing w:after="0" w:line="259" w:lineRule="auto"/>
              <w:ind w:left="38" w:right="0" w:firstLine="0"/>
              <w:jc w:val="left"/>
            </w:pPr>
            <w:r>
              <w:rPr>
                <w:sz w:val="16"/>
              </w:rPr>
              <w:t>-0.01</w:t>
            </w:r>
          </w:p>
        </w:tc>
      </w:tr>
      <w:tr w:rsidR="001742B9" w14:paraId="01302779" w14:textId="77777777">
        <w:trPr>
          <w:trHeight w:val="189"/>
        </w:trPr>
        <w:tc>
          <w:tcPr>
            <w:tcW w:w="5501" w:type="dxa"/>
            <w:tcBorders>
              <w:top w:val="nil"/>
              <w:left w:val="nil"/>
              <w:bottom w:val="nil"/>
              <w:right w:val="nil"/>
            </w:tcBorders>
          </w:tcPr>
          <w:p w:rsidR="001742B9" w:rsidRDefault="001742B9" w14:paraId="79A34FD1"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0939ED9B" w14:textId="77777777">
            <w:pPr>
              <w:spacing w:after="0" w:line="259" w:lineRule="auto"/>
              <w:ind w:left="94" w:right="0" w:firstLine="0"/>
              <w:jc w:val="left"/>
            </w:pPr>
            <w:r>
              <w:rPr>
                <w:sz w:val="16"/>
              </w:rPr>
              <w:t>(0.23)</w:t>
            </w:r>
          </w:p>
        </w:tc>
        <w:tc>
          <w:tcPr>
            <w:tcW w:w="822" w:type="dxa"/>
            <w:tcBorders>
              <w:top w:val="nil"/>
              <w:left w:val="nil"/>
              <w:bottom w:val="nil"/>
              <w:right w:val="nil"/>
            </w:tcBorders>
          </w:tcPr>
          <w:p w:rsidR="001742B9" w:rsidRDefault="00256ADB" w14:paraId="0E5CFD59" w14:textId="77777777">
            <w:pPr>
              <w:spacing w:after="0" w:line="259" w:lineRule="auto"/>
              <w:ind w:left="75" w:right="0" w:firstLine="0"/>
              <w:jc w:val="left"/>
            </w:pPr>
            <w:r>
              <w:rPr>
                <w:sz w:val="16"/>
              </w:rPr>
              <w:t>(0.22)</w:t>
            </w:r>
          </w:p>
        </w:tc>
        <w:tc>
          <w:tcPr>
            <w:tcW w:w="552" w:type="dxa"/>
            <w:tcBorders>
              <w:top w:val="nil"/>
              <w:left w:val="nil"/>
              <w:bottom w:val="nil"/>
              <w:right w:val="nil"/>
            </w:tcBorders>
          </w:tcPr>
          <w:p w:rsidR="001742B9" w:rsidRDefault="00256ADB" w14:paraId="206FEEFD" w14:textId="77777777">
            <w:pPr>
              <w:spacing w:after="0" w:line="259" w:lineRule="auto"/>
              <w:ind w:left="0" w:right="0" w:firstLine="0"/>
              <w:jc w:val="left"/>
            </w:pPr>
            <w:r>
              <w:rPr>
                <w:sz w:val="16"/>
              </w:rPr>
              <w:t>(0.59)</w:t>
            </w:r>
          </w:p>
        </w:tc>
      </w:tr>
      <w:tr w:rsidR="001742B9" w14:paraId="7FAB24C2" w14:textId="77777777">
        <w:trPr>
          <w:trHeight w:val="189"/>
        </w:trPr>
        <w:tc>
          <w:tcPr>
            <w:tcW w:w="5501" w:type="dxa"/>
            <w:tcBorders>
              <w:top w:val="nil"/>
              <w:left w:val="nil"/>
              <w:bottom w:val="nil"/>
              <w:right w:val="nil"/>
            </w:tcBorders>
          </w:tcPr>
          <w:p w:rsidR="001742B9" w:rsidRDefault="00256ADB" w14:paraId="2F66EBFB" w14:textId="77777777">
            <w:pPr>
              <w:spacing w:after="0" w:line="259" w:lineRule="auto"/>
              <w:ind w:left="120" w:right="0" w:firstLine="0"/>
              <w:jc w:val="left"/>
            </w:pPr>
            <w:r>
              <w:rPr>
                <w:sz w:val="16"/>
              </w:rPr>
              <w:t>Used Crisis coping: Reduced expenses on health and education</w:t>
            </w:r>
          </w:p>
        </w:tc>
        <w:tc>
          <w:tcPr>
            <w:tcW w:w="860" w:type="dxa"/>
            <w:tcBorders>
              <w:top w:val="nil"/>
              <w:left w:val="nil"/>
              <w:bottom w:val="nil"/>
              <w:right w:val="nil"/>
            </w:tcBorders>
          </w:tcPr>
          <w:p w:rsidR="001742B9" w:rsidRDefault="00256ADB" w14:paraId="1A77B74E" w14:textId="77777777">
            <w:pPr>
              <w:spacing w:after="0" w:line="259" w:lineRule="auto"/>
              <w:ind w:left="160" w:right="0" w:firstLine="0"/>
              <w:jc w:val="left"/>
            </w:pPr>
            <w:r>
              <w:rPr>
                <w:sz w:val="16"/>
              </w:rPr>
              <w:t>0.55</w:t>
            </w:r>
          </w:p>
        </w:tc>
        <w:tc>
          <w:tcPr>
            <w:tcW w:w="822" w:type="dxa"/>
            <w:tcBorders>
              <w:top w:val="nil"/>
              <w:left w:val="nil"/>
              <w:bottom w:val="nil"/>
              <w:right w:val="nil"/>
            </w:tcBorders>
          </w:tcPr>
          <w:p w:rsidR="001742B9" w:rsidRDefault="00256ADB" w14:paraId="7DBFF660" w14:textId="77777777">
            <w:pPr>
              <w:spacing w:after="0" w:line="259" w:lineRule="auto"/>
              <w:ind w:left="141" w:right="0" w:firstLine="0"/>
              <w:jc w:val="left"/>
            </w:pPr>
            <w:r>
              <w:rPr>
                <w:sz w:val="16"/>
              </w:rPr>
              <w:t>0.58</w:t>
            </w:r>
          </w:p>
        </w:tc>
        <w:tc>
          <w:tcPr>
            <w:tcW w:w="552" w:type="dxa"/>
            <w:tcBorders>
              <w:top w:val="nil"/>
              <w:left w:val="nil"/>
              <w:bottom w:val="nil"/>
              <w:right w:val="nil"/>
            </w:tcBorders>
          </w:tcPr>
          <w:p w:rsidR="001742B9" w:rsidRDefault="00256ADB" w14:paraId="485BAA90" w14:textId="77777777">
            <w:pPr>
              <w:spacing w:after="0" w:line="259" w:lineRule="auto"/>
              <w:ind w:left="66" w:right="0" w:firstLine="0"/>
              <w:jc w:val="left"/>
            </w:pPr>
            <w:r>
              <w:rPr>
                <w:sz w:val="16"/>
              </w:rPr>
              <w:t>0.04</w:t>
            </w:r>
          </w:p>
        </w:tc>
      </w:tr>
      <w:tr w:rsidR="001742B9" w14:paraId="6AFE7354" w14:textId="77777777">
        <w:trPr>
          <w:trHeight w:val="189"/>
        </w:trPr>
        <w:tc>
          <w:tcPr>
            <w:tcW w:w="5501" w:type="dxa"/>
            <w:tcBorders>
              <w:top w:val="nil"/>
              <w:left w:val="nil"/>
              <w:bottom w:val="nil"/>
              <w:right w:val="nil"/>
            </w:tcBorders>
          </w:tcPr>
          <w:p w:rsidR="001742B9" w:rsidRDefault="001742B9" w14:paraId="63AE2D7F"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C14471E" w14:textId="77777777">
            <w:pPr>
              <w:spacing w:after="0" w:line="259" w:lineRule="auto"/>
              <w:ind w:left="94" w:right="0" w:firstLine="0"/>
              <w:jc w:val="left"/>
            </w:pPr>
            <w:r>
              <w:rPr>
                <w:sz w:val="16"/>
              </w:rPr>
              <w:t>(0.50)</w:t>
            </w:r>
          </w:p>
        </w:tc>
        <w:tc>
          <w:tcPr>
            <w:tcW w:w="822" w:type="dxa"/>
            <w:tcBorders>
              <w:top w:val="nil"/>
              <w:left w:val="nil"/>
              <w:bottom w:val="nil"/>
              <w:right w:val="nil"/>
            </w:tcBorders>
          </w:tcPr>
          <w:p w:rsidR="001742B9" w:rsidRDefault="00256ADB" w14:paraId="20F9058B" w14:textId="77777777">
            <w:pPr>
              <w:spacing w:after="0" w:line="259" w:lineRule="auto"/>
              <w:ind w:left="75" w:right="0" w:firstLine="0"/>
              <w:jc w:val="left"/>
            </w:pPr>
            <w:r>
              <w:rPr>
                <w:sz w:val="16"/>
              </w:rPr>
              <w:t>(0.49)</w:t>
            </w:r>
          </w:p>
        </w:tc>
        <w:tc>
          <w:tcPr>
            <w:tcW w:w="552" w:type="dxa"/>
            <w:tcBorders>
              <w:top w:val="nil"/>
              <w:left w:val="nil"/>
              <w:bottom w:val="nil"/>
              <w:right w:val="nil"/>
            </w:tcBorders>
          </w:tcPr>
          <w:p w:rsidR="001742B9" w:rsidRDefault="00256ADB" w14:paraId="0C566F74" w14:textId="77777777">
            <w:pPr>
              <w:spacing w:after="0" w:line="259" w:lineRule="auto"/>
              <w:ind w:left="0" w:right="0" w:firstLine="0"/>
              <w:jc w:val="left"/>
            </w:pPr>
            <w:r>
              <w:rPr>
                <w:sz w:val="16"/>
              </w:rPr>
              <w:t>(0.32)</w:t>
            </w:r>
          </w:p>
        </w:tc>
      </w:tr>
      <w:tr w:rsidR="001742B9" w14:paraId="6D868719" w14:textId="77777777">
        <w:trPr>
          <w:trHeight w:val="189"/>
        </w:trPr>
        <w:tc>
          <w:tcPr>
            <w:tcW w:w="5501" w:type="dxa"/>
            <w:tcBorders>
              <w:top w:val="nil"/>
              <w:left w:val="nil"/>
              <w:bottom w:val="nil"/>
              <w:right w:val="nil"/>
            </w:tcBorders>
          </w:tcPr>
          <w:p w:rsidR="001742B9" w:rsidRDefault="00256ADB" w14:paraId="3E9B5494" w14:textId="77777777">
            <w:pPr>
              <w:spacing w:after="0" w:line="259" w:lineRule="auto"/>
              <w:ind w:left="120" w:right="0" w:firstLine="0"/>
              <w:jc w:val="left"/>
            </w:pPr>
            <w:r>
              <w:rPr>
                <w:sz w:val="16"/>
              </w:rPr>
              <w:t>Used Crisis coping: Withdrew children from school</w:t>
            </w:r>
          </w:p>
        </w:tc>
        <w:tc>
          <w:tcPr>
            <w:tcW w:w="860" w:type="dxa"/>
            <w:tcBorders>
              <w:top w:val="nil"/>
              <w:left w:val="nil"/>
              <w:bottom w:val="nil"/>
              <w:right w:val="nil"/>
            </w:tcBorders>
          </w:tcPr>
          <w:p w:rsidR="001742B9" w:rsidRDefault="00256ADB" w14:paraId="68087D5E" w14:textId="77777777">
            <w:pPr>
              <w:spacing w:after="0" w:line="259" w:lineRule="auto"/>
              <w:ind w:left="160" w:right="0" w:firstLine="0"/>
              <w:jc w:val="left"/>
            </w:pPr>
            <w:r>
              <w:rPr>
                <w:sz w:val="16"/>
              </w:rPr>
              <w:t>0.09</w:t>
            </w:r>
          </w:p>
        </w:tc>
        <w:tc>
          <w:tcPr>
            <w:tcW w:w="822" w:type="dxa"/>
            <w:tcBorders>
              <w:top w:val="nil"/>
              <w:left w:val="nil"/>
              <w:bottom w:val="nil"/>
              <w:right w:val="nil"/>
            </w:tcBorders>
          </w:tcPr>
          <w:p w:rsidR="001742B9" w:rsidRDefault="00256ADB" w14:paraId="28BE638E" w14:textId="77777777">
            <w:pPr>
              <w:spacing w:after="0" w:line="259" w:lineRule="auto"/>
              <w:ind w:left="141" w:right="0" w:firstLine="0"/>
              <w:jc w:val="left"/>
            </w:pPr>
            <w:r>
              <w:rPr>
                <w:sz w:val="16"/>
              </w:rPr>
              <w:t>0.07</w:t>
            </w:r>
          </w:p>
        </w:tc>
        <w:tc>
          <w:tcPr>
            <w:tcW w:w="552" w:type="dxa"/>
            <w:tcBorders>
              <w:top w:val="nil"/>
              <w:left w:val="nil"/>
              <w:bottom w:val="nil"/>
              <w:right w:val="nil"/>
            </w:tcBorders>
          </w:tcPr>
          <w:p w:rsidR="001742B9" w:rsidRDefault="00256ADB" w14:paraId="2AFE0159" w14:textId="77777777">
            <w:pPr>
              <w:spacing w:after="0" w:line="259" w:lineRule="auto"/>
              <w:ind w:left="38" w:right="0" w:firstLine="0"/>
              <w:jc w:val="left"/>
            </w:pPr>
            <w:r>
              <w:rPr>
                <w:sz w:val="16"/>
              </w:rPr>
              <w:t>-0.02</w:t>
            </w:r>
          </w:p>
        </w:tc>
      </w:tr>
      <w:tr w:rsidR="001742B9" w14:paraId="4D721B98" w14:textId="77777777">
        <w:trPr>
          <w:trHeight w:val="189"/>
        </w:trPr>
        <w:tc>
          <w:tcPr>
            <w:tcW w:w="5501" w:type="dxa"/>
            <w:tcBorders>
              <w:top w:val="nil"/>
              <w:left w:val="nil"/>
              <w:bottom w:val="nil"/>
              <w:right w:val="nil"/>
            </w:tcBorders>
          </w:tcPr>
          <w:p w:rsidR="001742B9" w:rsidRDefault="001742B9" w14:paraId="5CF9CD21"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763F5F59" w14:textId="77777777">
            <w:pPr>
              <w:spacing w:after="0" w:line="259" w:lineRule="auto"/>
              <w:ind w:left="94" w:right="0" w:firstLine="0"/>
              <w:jc w:val="left"/>
            </w:pPr>
            <w:r>
              <w:rPr>
                <w:sz w:val="16"/>
              </w:rPr>
              <w:t>(0.29)</w:t>
            </w:r>
          </w:p>
        </w:tc>
        <w:tc>
          <w:tcPr>
            <w:tcW w:w="822" w:type="dxa"/>
            <w:tcBorders>
              <w:top w:val="nil"/>
              <w:left w:val="nil"/>
              <w:bottom w:val="nil"/>
              <w:right w:val="nil"/>
            </w:tcBorders>
          </w:tcPr>
          <w:p w:rsidR="001742B9" w:rsidRDefault="00256ADB" w14:paraId="7839DCE7" w14:textId="77777777">
            <w:pPr>
              <w:spacing w:after="0" w:line="259" w:lineRule="auto"/>
              <w:ind w:left="75" w:right="0" w:firstLine="0"/>
              <w:jc w:val="left"/>
            </w:pPr>
            <w:r>
              <w:rPr>
                <w:sz w:val="16"/>
              </w:rPr>
              <w:t>(0.25)</w:t>
            </w:r>
          </w:p>
        </w:tc>
        <w:tc>
          <w:tcPr>
            <w:tcW w:w="552" w:type="dxa"/>
            <w:tcBorders>
              <w:top w:val="nil"/>
              <w:left w:val="nil"/>
              <w:bottom w:val="nil"/>
              <w:right w:val="nil"/>
            </w:tcBorders>
          </w:tcPr>
          <w:p w:rsidR="001742B9" w:rsidRDefault="00256ADB" w14:paraId="5EDC889F" w14:textId="77777777">
            <w:pPr>
              <w:spacing w:after="0" w:line="259" w:lineRule="auto"/>
              <w:ind w:left="0" w:right="0" w:firstLine="0"/>
              <w:jc w:val="left"/>
            </w:pPr>
            <w:r>
              <w:rPr>
                <w:sz w:val="16"/>
              </w:rPr>
              <w:t>(0.20)</w:t>
            </w:r>
          </w:p>
        </w:tc>
      </w:tr>
      <w:tr w:rsidR="001742B9" w14:paraId="4077F517" w14:textId="77777777">
        <w:trPr>
          <w:trHeight w:val="189"/>
        </w:trPr>
        <w:tc>
          <w:tcPr>
            <w:tcW w:w="5501" w:type="dxa"/>
            <w:tcBorders>
              <w:top w:val="nil"/>
              <w:left w:val="nil"/>
              <w:bottom w:val="nil"/>
              <w:right w:val="nil"/>
            </w:tcBorders>
          </w:tcPr>
          <w:p w:rsidR="001742B9" w:rsidRDefault="00256ADB" w14:paraId="2D997C46" w14:textId="77777777">
            <w:pPr>
              <w:spacing w:after="0" w:line="259" w:lineRule="auto"/>
              <w:ind w:left="120" w:right="0" w:firstLine="0"/>
              <w:jc w:val="left"/>
            </w:pPr>
            <w:r>
              <w:rPr>
                <w:sz w:val="16"/>
              </w:rPr>
              <w:t>Used Emergency coping: Send children to work for household income</w:t>
            </w:r>
          </w:p>
        </w:tc>
        <w:tc>
          <w:tcPr>
            <w:tcW w:w="860" w:type="dxa"/>
            <w:tcBorders>
              <w:top w:val="nil"/>
              <w:left w:val="nil"/>
              <w:bottom w:val="nil"/>
              <w:right w:val="nil"/>
            </w:tcBorders>
          </w:tcPr>
          <w:p w:rsidR="001742B9" w:rsidRDefault="00256ADB" w14:paraId="74414C0A" w14:textId="77777777">
            <w:pPr>
              <w:spacing w:after="0" w:line="259" w:lineRule="auto"/>
              <w:ind w:left="160" w:right="0" w:firstLine="0"/>
              <w:jc w:val="left"/>
            </w:pPr>
            <w:r>
              <w:rPr>
                <w:sz w:val="16"/>
              </w:rPr>
              <w:t>0.07</w:t>
            </w:r>
          </w:p>
        </w:tc>
        <w:tc>
          <w:tcPr>
            <w:tcW w:w="822" w:type="dxa"/>
            <w:tcBorders>
              <w:top w:val="nil"/>
              <w:left w:val="nil"/>
              <w:bottom w:val="nil"/>
              <w:right w:val="nil"/>
            </w:tcBorders>
          </w:tcPr>
          <w:p w:rsidR="001742B9" w:rsidRDefault="00256ADB" w14:paraId="080F07D5" w14:textId="77777777">
            <w:pPr>
              <w:spacing w:after="0" w:line="259" w:lineRule="auto"/>
              <w:ind w:left="141" w:right="0" w:firstLine="0"/>
              <w:jc w:val="left"/>
            </w:pPr>
            <w:r>
              <w:rPr>
                <w:sz w:val="16"/>
              </w:rPr>
              <w:t>0.08</w:t>
            </w:r>
          </w:p>
        </w:tc>
        <w:tc>
          <w:tcPr>
            <w:tcW w:w="552" w:type="dxa"/>
            <w:tcBorders>
              <w:top w:val="nil"/>
              <w:left w:val="nil"/>
              <w:bottom w:val="nil"/>
              <w:right w:val="nil"/>
            </w:tcBorders>
          </w:tcPr>
          <w:p w:rsidR="001742B9" w:rsidRDefault="00256ADB" w14:paraId="43AC34F2" w14:textId="77777777">
            <w:pPr>
              <w:spacing w:after="0" w:line="259" w:lineRule="auto"/>
              <w:ind w:left="66" w:right="0" w:firstLine="0"/>
              <w:jc w:val="left"/>
            </w:pPr>
            <w:r>
              <w:rPr>
                <w:sz w:val="16"/>
              </w:rPr>
              <w:t>0.01</w:t>
            </w:r>
          </w:p>
        </w:tc>
      </w:tr>
      <w:tr w:rsidR="001742B9" w14:paraId="146B257F" w14:textId="77777777">
        <w:trPr>
          <w:trHeight w:val="189"/>
        </w:trPr>
        <w:tc>
          <w:tcPr>
            <w:tcW w:w="5501" w:type="dxa"/>
            <w:tcBorders>
              <w:top w:val="nil"/>
              <w:left w:val="nil"/>
              <w:bottom w:val="nil"/>
              <w:right w:val="nil"/>
            </w:tcBorders>
          </w:tcPr>
          <w:p w:rsidR="001742B9" w:rsidRDefault="001742B9" w14:paraId="550250A4"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4DC82E3" w14:textId="77777777">
            <w:pPr>
              <w:spacing w:after="0" w:line="259" w:lineRule="auto"/>
              <w:ind w:left="94" w:right="0" w:firstLine="0"/>
              <w:jc w:val="left"/>
            </w:pPr>
            <w:r>
              <w:rPr>
                <w:sz w:val="16"/>
              </w:rPr>
              <w:t>(0.26)</w:t>
            </w:r>
          </w:p>
        </w:tc>
        <w:tc>
          <w:tcPr>
            <w:tcW w:w="822" w:type="dxa"/>
            <w:tcBorders>
              <w:top w:val="nil"/>
              <w:left w:val="nil"/>
              <w:bottom w:val="nil"/>
              <w:right w:val="nil"/>
            </w:tcBorders>
          </w:tcPr>
          <w:p w:rsidR="001742B9" w:rsidRDefault="00256ADB" w14:paraId="2A961A1B" w14:textId="77777777">
            <w:pPr>
              <w:spacing w:after="0" w:line="259" w:lineRule="auto"/>
              <w:ind w:left="75" w:right="0" w:firstLine="0"/>
              <w:jc w:val="left"/>
            </w:pPr>
            <w:r>
              <w:rPr>
                <w:sz w:val="16"/>
              </w:rPr>
              <w:t>(0.27)</w:t>
            </w:r>
          </w:p>
        </w:tc>
        <w:tc>
          <w:tcPr>
            <w:tcW w:w="552" w:type="dxa"/>
            <w:tcBorders>
              <w:top w:val="nil"/>
              <w:left w:val="nil"/>
              <w:bottom w:val="nil"/>
              <w:right w:val="nil"/>
            </w:tcBorders>
          </w:tcPr>
          <w:p w:rsidR="001742B9" w:rsidRDefault="00256ADB" w14:paraId="5B7436E7" w14:textId="77777777">
            <w:pPr>
              <w:spacing w:after="0" w:line="259" w:lineRule="auto"/>
              <w:ind w:left="0" w:right="0" w:firstLine="0"/>
              <w:jc w:val="left"/>
            </w:pPr>
            <w:r>
              <w:rPr>
                <w:sz w:val="16"/>
              </w:rPr>
              <w:t>(0.73)</w:t>
            </w:r>
          </w:p>
        </w:tc>
      </w:tr>
      <w:tr w:rsidR="001742B9" w14:paraId="467EDDD9" w14:textId="77777777">
        <w:trPr>
          <w:trHeight w:val="189"/>
        </w:trPr>
        <w:tc>
          <w:tcPr>
            <w:tcW w:w="5501" w:type="dxa"/>
            <w:tcBorders>
              <w:top w:val="nil"/>
              <w:left w:val="nil"/>
              <w:bottom w:val="nil"/>
              <w:right w:val="nil"/>
            </w:tcBorders>
          </w:tcPr>
          <w:p w:rsidR="001742B9" w:rsidRDefault="00256ADB" w14:paraId="6D8A29FD" w14:textId="77777777">
            <w:pPr>
              <w:spacing w:after="0" w:line="259" w:lineRule="auto"/>
              <w:ind w:left="120" w:right="0" w:firstLine="0"/>
              <w:jc w:val="left"/>
            </w:pPr>
            <w:r>
              <w:rPr>
                <w:sz w:val="16"/>
              </w:rPr>
              <w:t>Used Emergency coping: Begged and/or scavenged</w:t>
            </w:r>
          </w:p>
        </w:tc>
        <w:tc>
          <w:tcPr>
            <w:tcW w:w="860" w:type="dxa"/>
            <w:tcBorders>
              <w:top w:val="nil"/>
              <w:left w:val="nil"/>
              <w:bottom w:val="nil"/>
              <w:right w:val="nil"/>
            </w:tcBorders>
          </w:tcPr>
          <w:p w:rsidR="001742B9" w:rsidRDefault="00256ADB" w14:paraId="6879B93B" w14:textId="77777777">
            <w:pPr>
              <w:spacing w:after="0" w:line="259" w:lineRule="auto"/>
              <w:ind w:left="160" w:right="0" w:firstLine="0"/>
              <w:jc w:val="left"/>
            </w:pPr>
            <w:r>
              <w:rPr>
                <w:sz w:val="16"/>
              </w:rPr>
              <w:t>0.07</w:t>
            </w:r>
          </w:p>
        </w:tc>
        <w:tc>
          <w:tcPr>
            <w:tcW w:w="822" w:type="dxa"/>
            <w:tcBorders>
              <w:top w:val="nil"/>
              <w:left w:val="nil"/>
              <w:bottom w:val="nil"/>
              <w:right w:val="nil"/>
            </w:tcBorders>
          </w:tcPr>
          <w:p w:rsidR="001742B9" w:rsidRDefault="00256ADB" w14:paraId="20C4030C" w14:textId="77777777">
            <w:pPr>
              <w:spacing w:after="0" w:line="259" w:lineRule="auto"/>
              <w:ind w:left="141" w:right="0" w:firstLine="0"/>
              <w:jc w:val="left"/>
            </w:pPr>
            <w:r>
              <w:rPr>
                <w:sz w:val="16"/>
              </w:rPr>
              <w:t>0.12</w:t>
            </w:r>
          </w:p>
        </w:tc>
        <w:tc>
          <w:tcPr>
            <w:tcW w:w="552" w:type="dxa"/>
            <w:tcBorders>
              <w:top w:val="nil"/>
              <w:left w:val="nil"/>
              <w:bottom w:val="nil"/>
              <w:right w:val="nil"/>
            </w:tcBorders>
          </w:tcPr>
          <w:p w:rsidR="001742B9" w:rsidRDefault="00256ADB" w14:paraId="1AB5AB71" w14:textId="77777777">
            <w:pPr>
              <w:spacing w:after="0" w:line="259" w:lineRule="auto"/>
              <w:ind w:left="23" w:right="0" w:firstLine="0"/>
              <w:jc w:val="left"/>
            </w:pPr>
            <w:r>
              <w:rPr>
                <w:sz w:val="16"/>
              </w:rPr>
              <w:t>0.05*</w:t>
            </w:r>
          </w:p>
        </w:tc>
      </w:tr>
      <w:tr w:rsidR="001742B9" w14:paraId="6E950DB1" w14:textId="77777777">
        <w:trPr>
          <w:trHeight w:val="189"/>
        </w:trPr>
        <w:tc>
          <w:tcPr>
            <w:tcW w:w="5501" w:type="dxa"/>
            <w:tcBorders>
              <w:top w:val="nil"/>
              <w:left w:val="nil"/>
              <w:bottom w:val="nil"/>
              <w:right w:val="nil"/>
            </w:tcBorders>
          </w:tcPr>
          <w:p w:rsidR="001742B9" w:rsidRDefault="001742B9" w14:paraId="0C11B8D5"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1EEC858B" w14:textId="77777777">
            <w:pPr>
              <w:spacing w:after="0" w:line="259" w:lineRule="auto"/>
              <w:ind w:left="94" w:right="0" w:firstLine="0"/>
              <w:jc w:val="left"/>
            </w:pPr>
            <w:r>
              <w:rPr>
                <w:sz w:val="16"/>
              </w:rPr>
              <w:t>(0.25)</w:t>
            </w:r>
          </w:p>
        </w:tc>
        <w:tc>
          <w:tcPr>
            <w:tcW w:w="822" w:type="dxa"/>
            <w:tcBorders>
              <w:top w:val="nil"/>
              <w:left w:val="nil"/>
              <w:bottom w:val="nil"/>
              <w:right w:val="nil"/>
            </w:tcBorders>
          </w:tcPr>
          <w:p w:rsidR="001742B9" w:rsidRDefault="00256ADB" w14:paraId="72CBE7E1" w14:textId="77777777">
            <w:pPr>
              <w:spacing w:after="0" w:line="259" w:lineRule="auto"/>
              <w:ind w:left="75" w:right="0" w:firstLine="0"/>
              <w:jc w:val="left"/>
            </w:pPr>
            <w:r>
              <w:rPr>
                <w:sz w:val="16"/>
              </w:rPr>
              <w:t>(0.33)</w:t>
            </w:r>
          </w:p>
        </w:tc>
        <w:tc>
          <w:tcPr>
            <w:tcW w:w="552" w:type="dxa"/>
            <w:tcBorders>
              <w:top w:val="nil"/>
              <w:left w:val="nil"/>
              <w:bottom w:val="nil"/>
              <w:right w:val="nil"/>
            </w:tcBorders>
          </w:tcPr>
          <w:p w:rsidR="001742B9" w:rsidRDefault="00256ADB" w14:paraId="138BA065" w14:textId="77777777">
            <w:pPr>
              <w:spacing w:after="0" w:line="259" w:lineRule="auto"/>
              <w:ind w:left="0" w:right="0" w:firstLine="0"/>
              <w:jc w:val="left"/>
            </w:pPr>
            <w:r>
              <w:rPr>
                <w:sz w:val="16"/>
              </w:rPr>
              <w:t>(0.01)</w:t>
            </w:r>
          </w:p>
        </w:tc>
      </w:tr>
      <w:tr w:rsidR="001742B9" w14:paraId="2BB37F70" w14:textId="77777777">
        <w:trPr>
          <w:trHeight w:val="189"/>
        </w:trPr>
        <w:tc>
          <w:tcPr>
            <w:tcW w:w="5501" w:type="dxa"/>
            <w:tcBorders>
              <w:top w:val="nil"/>
              <w:left w:val="nil"/>
              <w:bottom w:val="nil"/>
              <w:right w:val="nil"/>
            </w:tcBorders>
          </w:tcPr>
          <w:p w:rsidR="001742B9" w:rsidRDefault="00256ADB" w14:paraId="673B38AF" w14:textId="77777777">
            <w:pPr>
              <w:spacing w:after="0" w:line="259" w:lineRule="auto"/>
              <w:ind w:left="120" w:right="0" w:firstLine="0"/>
              <w:jc w:val="left"/>
            </w:pPr>
            <w:r>
              <w:rPr>
                <w:sz w:val="16"/>
              </w:rPr>
              <w:t>Used Emergency coping: Engaged in illegal income activities</w:t>
            </w:r>
          </w:p>
        </w:tc>
        <w:tc>
          <w:tcPr>
            <w:tcW w:w="860" w:type="dxa"/>
            <w:tcBorders>
              <w:top w:val="nil"/>
              <w:left w:val="nil"/>
              <w:bottom w:val="nil"/>
              <w:right w:val="nil"/>
            </w:tcBorders>
          </w:tcPr>
          <w:p w:rsidR="001742B9" w:rsidRDefault="00256ADB" w14:paraId="65FA754D" w14:textId="77777777">
            <w:pPr>
              <w:spacing w:after="0" w:line="259" w:lineRule="auto"/>
              <w:ind w:left="160" w:right="0" w:firstLine="0"/>
              <w:jc w:val="left"/>
            </w:pPr>
            <w:r>
              <w:rPr>
                <w:sz w:val="16"/>
              </w:rPr>
              <w:t>0.08</w:t>
            </w:r>
          </w:p>
        </w:tc>
        <w:tc>
          <w:tcPr>
            <w:tcW w:w="822" w:type="dxa"/>
            <w:tcBorders>
              <w:top w:val="nil"/>
              <w:left w:val="nil"/>
              <w:bottom w:val="nil"/>
              <w:right w:val="nil"/>
            </w:tcBorders>
          </w:tcPr>
          <w:p w:rsidR="001742B9" w:rsidRDefault="00256ADB" w14:paraId="5473021C" w14:textId="77777777">
            <w:pPr>
              <w:spacing w:after="0" w:line="259" w:lineRule="auto"/>
              <w:ind w:left="141" w:right="0" w:firstLine="0"/>
              <w:jc w:val="left"/>
            </w:pPr>
            <w:r>
              <w:rPr>
                <w:sz w:val="16"/>
              </w:rPr>
              <w:t>0.09</w:t>
            </w:r>
          </w:p>
        </w:tc>
        <w:tc>
          <w:tcPr>
            <w:tcW w:w="552" w:type="dxa"/>
            <w:tcBorders>
              <w:top w:val="nil"/>
              <w:left w:val="nil"/>
              <w:bottom w:val="nil"/>
              <w:right w:val="nil"/>
            </w:tcBorders>
          </w:tcPr>
          <w:p w:rsidR="001742B9" w:rsidRDefault="00256ADB" w14:paraId="5B24BEAB" w14:textId="77777777">
            <w:pPr>
              <w:spacing w:after="0" w:line="259" w:lineRule="auto"/>
              <w:ind w:left="66" w:right="0" w:firstLine="0"/>
              <w:jc w:val="left"/>
            </w:pPr>
            <w:r>
              <w:rPr>
                <w:sz w:val="16"/>
              </w:rPr>
              <w:t>0.00</w:t>
            </w:r>
          </w:p>
        </w:tc>
      </w:tr>
      <w:tr w:rsidR="001742B9" w14:paraId="18ED1F46" w14:textId="77777777">
        <w:trPr>
          <w:trHeight w:val="195"/>
        </w:trPr>
        <w:tc>
          <w:tcPr>
            <w:tcW w:w="5501" w:type="dxa"/>
            <w:tcBorders>
              <w:top w:val="nil"/>
              <w:left w:val="nil"/>
              <w:bottom w:val="single" w:color="000000" w:sz="3" w:space="0"/>
              <w:right w:val="nil"/>
            </w:tcBorders>
          </w:tcPr>
          <w:p w:rsidR="001742B9" w:rsidRDefault="001742B9" w14:paraId="202CB2F2" w14:textId="77777777">
            <w:pPr>
              <w:spacing w:after="160" w:line="259" w:lineRule="auto"/>
              <w:ind w:left="0" w:right="0" w:firstLine="0"/>
              <w:jc w:val="left"/>
            </w:pPr>
          </w:p>
        </w:tc>
        <w:tc>
          <w:tcPr>
            <w:tcW w:w="860" w:type="dxa"/>
            <w:tcBorders>
              <w:top w:val="nil"/>
              <w:left w:val="nil"/>
              <w:bottom w:val="single" w:color="000000" w:sz="3" w:space="0"/>
              <w:right w:val="nil"/>
            </w:tcBorders>
          </w:tcPr>
          <w:p w:rsidR="001742B9" w:rsidRDefault="00256ADB" w14:paraId="6DD9BDC9" w14:textId="77777777">
            <w:pPr>
              <w:spacing w:after="0" w:line="259" w:lineRule="auto"/>
              <w:ind w:left="94" w:right="0" w:firstLine="0"/>
              <w:jc w:val="left"/>
            </w:pPr>
            <w:r>
              <w:rPr>
                <w:sz w:val="16"/>
              </w:rPr>
              <w:t>(0.28)</w:t>
            </w:r>
          </w:p>
        </w:tc>
        <w:tc>
          <w:tcPr>
            <w:tcW w:w="822" w:type="dxa"/>
            <w:tcBorders>
              <w:top w:val="nil"/>
              <w:left w:val="nil"/>
              <w:bottom w:val="single" w:color="000000" w:sz="3" w:space="0"/>
              <w:right w:val="nil"/>
            </w:tcBorders>
          </w:tcPr>
          <w:p w:rsidR="001742B9" w:rsidRDefault="00256ADB" w14:paraId="5552B9FC" w14:textId="77777777">
            <w:pPr>
              <w:spacing w:after="0" w:line="259" w:lineRule="auto"/>
              <w:ind w:left="75" w:right="0" w:firstLine="0"/>
              <w:jc w:val="left"/>
            </w:pPr>
            <w:r>
              <w:rPr>
                <w:sz w:val="16"/>
              </w:rPr>
              <w:t>(0.28)</w:t>
            </w:r>
          </w:p>
        </w:tc>
        <w:tc>
          <w:tcPr>
            <w:tcW w:w="552" w:type="dxa"/>
            <w:tcBorders>
              <w:top w:val="nil"/>
              <w:left w:val="nil"/>
              <w:bottom w:val="single" w:color="000000" w:sz="3" w:space="0"/>
              <w:right w:val="nil"/>
            </w:tcBorders>
          </w:tcPr>
          <w:p w:rsidR="001742B9" w:rsidRDefault="00256ADB" w14:paraId="61B5DD06" w14:textId="77777777">
            <w:pPr>
              <w:spacing w:after="0" w:line="259" w:lineRule="auto"/>
              <w:ind w:left="0" w:right="0" w:firstLine="0"/>
              <w:jc w:val="left"/>
            </w:pPr>
            <w:r>
              <w:rPr>
                <w:sz w:val="16"/>
              </w:rPr>
              <w:t>(0.95)</w:t>
            </w:r>
          </w:p>
        </w:tc>
      </w:tr>
      <w:tr w:rsidR="001742B9" w14:paraId="687699D8" w14:textId="77777777">
        <w:trPr>
          <w:trHeight w:val="221"/>
        </w:trPr>
        <w:tc>
          <w:tcPr>
            <w:tcW w:w="5501" w:type="dxa"/>
            <w:tcBorders>
              <w:top w:val="single" w:color="000000" w:sz="3" w:space="0"/>
              <w:left w:val="nil"/>
              <w:bottom w:val="double" w:color="000000" w:sz="3" w:space="0"/>
              <w:right w:val="nil"/>
            </w:tcBorders>
          </w:tcPr>
          <w:p w:rsidR="001742B9" w:rsidRDefault="00256ADB" w14:paraId="5BD59014" w14:textId="77777777">
            <w:pPr>
              <w:spacing w:after="0" w:line="259" w:lineRule="auto"/>
              <w:ind w:left="120" w:right="0" w:firstLine="0"/>
              <w:jc w:val="left"/>
            </w:pPr>
            <w:r>
              <w:rPr>
                <w:sz w:val="16"/>
              </w:rPr>
              <w:t>Observations</w:t>
            </w:r>
          </w:p>
        </w:tc>
        <w:tc>
          <w:tcPr>
            <w:tcW w:w="860" w:type="dxa"/>
            <w:tcBorders>
              <w:top w:val="single" w:color="000000" w:sz="3" w:space="0"/>
              <w:left w:val="nil"/>
              <w:bottom w:val="double" w:color="000000" w:sz="3" w:space="0"/>
              <w:right w:val="nil"/>
            </w:tcBorders>
          </w:tcPr>
          <w:p w:rsidR="001742B9" w:rsidRDefault="00256ADB" w14:paraId="2B052C54" w14:textId="77777777">
            <w:pPr>
              <w:spacing w:after="0" w:line="259" w:lineRule="auto"/>
              <w:ind w:left="183" w:right="0" w:firstLine="0"/>
              <w:jc w:val="left"/>
            </w:pPr>
            <w:r>
              <w:rPr>
                <w:sz w:val="16"/>
              </w:rPr>
              <w:t>377</w:t>
            </w:r>
          </w:p>
        </w:tc>
        <w:tc>
          <w:tcPr>
            <w:tcW w:w="822" w:type="dxa"/>
            <w:tcBorders>
              <w:top w:val="single" w:color="000000" w:sz="3" w:space="0"/>
              <w:left w:val="nil"/>
              <w:bottom w:val="double" w:color="000000" w:sz="3" w:space="0"/>
              <w:right w:val="nil"/>
            </w:tcBorders>
          </w:tcPr>
          <w:p w:rsidR="001742B9" w:rsidRDefault="00256ADB" w14:paraId="00825CEC" w14:textId="77777777">
            <w:pPr>
              <w:spacing w:after="0" w:line="259" w:lineRule="auto"/>
              <w:ind w:left="165" w:right="0" w:firstLine="0"/>
              <w:jc w:val="left"/>
            </w:pPr>
            <w:r>
              <w:rPr>
                <w:sz w:val="16"/>
              </w:rPr>
              <w:t>383</w:t>
            </w:r>
          </w:p>
        </w:tc>
        <w:tc>
          <w:tcPr>
            <w:tcW w:w="552" w:type="dxa"/>
            <w:tcBorders>
              <w:top w:val="single" w:color="000000" w:sz="3" w:space="0"/>
              <w:left w:val="nil"/>
              <w:bottom w:val="double" w:color="000000" w:sz="3" w:space="0"/>
              <w:right w:val="nil"/>
            </w:tcBorders>
          </w:tcPr>
          <w:p w:rsidR="001742B9" w:rsidRDefault="00256ADB" w14:paraId="24338B60" w14:textId="77777777">
            <w:pPr>
              <w:spacing w:after="0" w:line="259" w:lineRule="auto"/>
              <w:ind w:left="89" w:right="0" w:firstLine="0"/>
              <w:jc w:val="left"/>
            </w:pPr>
            <w:r>
              <w:rPr>
                <w:sz w:val="16"/>
              </w:rPr>
              <w:t>760</w:t>
            </w:r>
          </w:p>
        </w:tc>
      </w:tr>
    </w:tbl>
    <w:p w:rsidR="001742B9" w:rsidRDefault="00256ADB" w14:paraId="28F8F31C" w14:textId="77777777">
      <w:pPr>
        <w:spacing w:after="1395" w:line="265" w:lineRule="auto"/>
        <w:ind w:left="846"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71935029" w14:textId="77777777">
      <w:pPr>
        <w:spacing w:after="0" w:line="259" w:lineRule="auto"/>
        <w:ind w:right="1999"/>
        <w:jc w:val="right"/>
      </w:pPr>
      <w:r>
        <w:t>Table 24: CAR: LCS for Essential Needs vs. Food Security</w:t>
      </w:r>
    </w:p>
    <w:tbl>
      <w:tblPr>
        <w:tblW w:w="7400" w:type="dxa"/>
        <w:tblInd w:w="980" w:type="dxa"/>
        <w:tblCellMar>
          <w:top w:w="24" w:type="dxa"/>
          <w:right w:w="115" w:type="dxa"/>
        </w:tblCellMar>
        <w:tblLook w:val="04A0" w:firstRow="1" w:lastRow="0" w:firstColumn="1" w:lastColumn="0" w:noHBand="0" w:noVBand="1"/>
      </w:tblPr>
      <w:tblGrid>
        <w:gridCol w:w="5118"/>
        <w:gridCol w:w="858"/>
        <w:gridCol w:w="820"/>
        <w:gridCol w:w="604"/>
      </w:tblGrid>
      <w:tr w:rsidR="001742B9" w14:paraId="4E015120" w14:textId="77777777">
        <w:trPr>
          <w:trHeight w:val="216"/>
        </w:trPr>
        <w:tc>
          <w:tcPr>
            <w:tcW w:w="5165" w:type="dxa"/>
            <w:tcBorders>
              <w:top w:val="double" w:color="000000" w:sz="3" w:space="0"/>
              <w:left w:val="nil"/>
              <w:bottom w:val="nil"/>
              <w:right w:val="nil"/>
            </w:tcBorders>
          </w:tcPr>
          <w:p w:rsidR="001742B9" w:rsidRDefault="001742B9" w14:paraId="3B7730AD" w14:textId="77777777">
            <w:pPr>
              <w:spacing w:after="160" w:line="259" w:lineRule="auto"/>
              <w:ind w:left="0" w:right="0" w:firstLine="0"/>
              <w:jc w:val="left"/>
            </w:pPr>
          </w:p>
        </w:tc>
        <w:tc>
          <w:tcPr>
            <w:tcW w:w="1682" w:type="dxa"/>
            <w:gridSpan w:val="2"/>
            <w:tcBorders>
              <w:top w:val="double" w:color="000000" w:sz="3" w:space="0"/>
              <w:left w:val="nil"/>
              <w:bottom w:val="nil"/>
              <w:right w:val="nil"/>
            </w:tcBorders>
          </w:tcPr>
          <w:p w:rsidR="001742B9" w:rsidRDefault="00256ADB" w14:paraId="66933962" w14:textId="77777777">
            <w:pPr>
              <w:spacing w:after="0" w:line="259" w:lineRule="auto"/>
              <w:ind w:left="690" w:right="0" w:firstLine="0"/>
              <w:jc w:val="left"/>
            </w:pPr>
            <w:r>
              <w:rPr>
                <w:sz w:val="16"/>
              </w:rPr>
              <w:t>CAR F2F</w:t>
            </w:r>
          </w:p>
        </w:tc>
        <w:tc>
          <w:tcPr>
            <w:tcW w:w="552" w:type="dxa"/>
            <w:tcBorders>
              <w:top w:val="double" w:color="000000" w:sz="3" w:space="0"/>
              <w:left w:val="nil"/>
              <w:bottom w:val="nil"/>
              <w:right w:val="nil"/>
            </w:tcBorders>
          </w:tcPr>
          <w:p w:rsidR="001742B9" w:rsidRDefault="001742B9" w14:paraId="390D4AF4" w14:textId="77777777">
            <w:pPr>
              <w:spacing w:after="160" w:line="259" w:lineRule="auto"/>
              <w:ind w:left="0" w:right="0" w:firstLine="0"/>
              <w:jc w:val="left"/>
            </w:pPr>
          </w:p>
        </w:tc>
      </w:tr>
      <w:tr w:rsidR="001742B9" w14:paraId="48184B26" w14:textId="77777777">
        <w:trPr>
          <w:trHeight w:val="195"/>
        </w:trPr>
        <w:tc>
          <w:tcPr>
            <w:tcW w:w="5165" w:type="dxa"/>
            <w:tcBorders>
              <w:top w:val="nil"/>
              <w:left w:val="nil"/>
              <w:bottom w:val="single" w:color="000000" w:sz="3" w:space="0"/>
              <w:right w:val="nil"/>
            </w:tcBorders>
          </w:tcPr>
          <w:p w:rsidR="001742B9" w:rsidRDefault="00256ADB" w14:paraId="23921457" w14:textId="77777777">
            <w:pPr>
              <w:spacing w:after="0" w:line="259" w:lineRule="auto"/>
              <w:ind w:left="120" w:right="0" w:firstLine="0"/>
              <w:jc w:val="left"/>
            </w:pPr>
            <w:r>
              <w:rPr>
                <w:sz w:val="16"/>
              </w:rPr>
              <w:t>Variable</w:t>
            </w:r>
          </w:p>
        </w:tc>
        <w:tc>
          <w:tcPr>
            <w:tcW w:w="860" w:type="dxa"/>
            <w:tcBorders>
              <w:top w:val="nil"/>
              <w:left w:val="nil"/>
              <w:bottom w:val="single" w:color="000000" w:sz="3" w:space="0"/>
              <w:right w:val="nil"/>
            </w:tcBorders>
          </w:tcPr>
          <w:p w:rsidR="001742B9" w:rsidRDefault="00256ADB" w14:paraId="36230DAC" w14:textId="77777777">
            <w:pPr>
              <w:spacing w:after="0" w:line="259" w:lineRule="auto"/>
              <w:ind w:left="0" w:right="0" w:firstLine="0"/>
              <w:jc w:val="left"/>
            </w:pPr>
            <w:r>
              <w:rPr>
                <w:sz w:val="16"/>
              </w:rPr>
              <w:t>LCS EN</w:t>
            </w:r>
          </w:p>
        </w:tc>
        <w:tc>
          <w:tcPr>
            <w:tcW w:w="822" w:type="dxa"/>
            <w:tcBorders>
              <w:top w:val="nil"/>
              <w:left w:val="nil"/>
              <w:bottom w:val="single" w:color="000000" w:sz="3" w:space="0"/>
              <w:right w:val="nil"/>
            </w:tcBorders>
          </w:tcPr>
          <w:p w:rsidR="001742B9" w:rsidRDefault="00256ADB" w14:paraId="79D03E92" w14:textId="77777777">
            <w:pPr>
              <w:spacing w:after="0" w:line="259" w:lineRule="auto"/>
              <w:ind w:left="0" w:right="0" w:firstLine="0"/>
              <w:jc w:val="left"/>
            </w:pPr>
            <w:r>
              <w:rPr>
                <w:sz w:val="16"/>
              </w:rPr>
              <w:t>LCS FS</w:t>
            </w:r>
          </w:p>
        </w:tc>
        <w:tc>
          <w:tcPr>
            <w:tcW w:w="552" w:type="dxa"/>
            <w:tcBorders>
              <w:top w:val="nil"/>
              <w:left w:val="nil"/>
              <w:bottom w:val="single" w:color="000000" w:sz="3" w:space="0"/>
              <w:right w:val="nil"/>
            </w:tcBorders>
          </w:tcPr>
          <w:p w:rsidR="001742B9" w:rsidRDefault="00256ADB" w14:paraId="44FD64FE" w14:textId="77777777">
            <w:pPr>
              <w:spacing w:after="0" w:line="259" w:lineRule="auto"/>
              <w:ind w:left="79" w:right="0" w:firstLine="0"/>
              <w:jc w:val="left"/>
            </w:pPr>
            <w:r>
              <w:rPr>
                <w:sz w:val="16"/>
              </w:rPr>
              <w:t>Diff</w:t>
            </w:r>
          </w:p>
        </w:tc>
      </w:tr>
      <w:tr w:rsidR="001742B9" w14:paraId="33A23BA6" w14:textId="77777777">
        <w:trPr>
          <w:trHeight w:val="192"/>
        </w:trPr>
        <w:tc>
          <w:tcPr>
            <w:tcW w:w="5165" w:type="dxa"/>
            <w:tcBorders>
              <w:top w:val="single" w:color="000000" w:sz="3" w:space="0"/>
              <w:left w:val="nil"/>
              <w:bottom w:val="nil"/>
              <w:right w:val="nil"/>
            </w:tcBorders>
          </w:tcPr>
          <w:p w:rsidR="001742B9" w:rsidRDefault="00256ADB" w14:paraId="6707D9B4" w14:textId="77777777">
            <w:pPr>
              <w:spacing w:after="0" w:line="259" w:lineRule="auto"/>
              <w:ind w:left="120" w:right="0" w:firstLine="0"/>
              <w:jc w:val="left"/>
            </w:pPr>
            <w:r>
              <w:rPr>
                <w:sz w:val="16"/>
              </w:rPr>
              <w:t>Used Stress coping: Sold household assets/goods</w:t>
            </w:r>
          </w:p>
        </w:tc>
        <w:tc>
          <w:tcPr>
            <w:tcW w:w="860" w:type="dxa"/>
            <w:tcBorders>
              <w:top w:val="single" w:color="000000" w:sz="3" w:space="0"/>
              <w:left w:val="nil"/>
              <w:bottom w:val="nil"/>
              <w:right w:val="nil"/>
            </w:tcBorders>
          </w:tcPr>
          <w:p w:rsidR="001742B9" w:rsidRDefault="00256ADB" w14:paraId="3337B39F" w14:textId="77777777">
            <w:pPr>
              <w:spacing w:after="0" w:line="259" w:lineRule="auto"/>
              <w:ind w:left="160" w:right="0" w:firstLine="0"/>
              <w:jc w:val="left"/>
            </w:pPr>
            <w:r>
              <w:rPr>
                <w:sz w:val="16"/>
              </w:rPr>
              <w:t>0.32</w:t>
            </w:r>
          </w:p>
        </w:tc>
        <w:tc>
          <w:tcPr>
            <w:tcW w:w="822" w:type="dxa"/>
            <w:tcBorders>
              <w:top w:val="single" w:color="000000" w:sz="3" w:space="0"/>
              <w:left w:val="nil"/>
              <w:bottom w:val="nil"/>
              <w:right w:val="nil"/>
            </w:tcBorders>
          </w:tcPr>
          <w:p w:rsidR="001742B9" w:rsidRDefault="00256ADB" w14:paraId="7AF29D72" w14:textId="77777777">
            <w:pPr>
              <w:spacing w:after="0" w:line="259" w:lineRule="auto"/>
              <w:ind w:left="141" w:right="0" w:firstLine="0"/>
              <w:jc w:val="left"/>
            </w:pPr>
            <w:r>
              <w:rPr>
                <w:sz w:val="16"/>
              </w:rPr>
              <w:t>0.24</w:t>
            </w:r>
          </w:p>
        </w:tc>
        <w:tc>
          <w:tcPr>
            <w:tcW w:w="552" w:type="dxa"/>
            <w:tcBorders>
              <w:top w:val="single" w:color="000000" w:sz="3" w:space="0"/>
              <w:left w:val="nil"/>
              <w:bottom w:val="nil"/>
              <w:right w:val="nil"/>
            </w:tcBorders>
          </w:tcPr>
          <w:p w:rsidR="001742B9" w:rsidRDefault="00256ADB" w14:paraId="488F1194" w14:textId="77777777">
            <w:pPr>
              <w:spacing w:after="0" w:line="259" w:lineRule="auto"/>
              <w:ind w:left="38" w:right="0" w:firstLine="0"/>
              <w:jc w:val="left"/>
            </w:pPr>
            <w:r>
              <w:rPr>
                <w:sz w:val="16"/>
              </w:rPr>
              <w:t>-0.08</w:t>
            </w:r>
          </w:p>
        </w:tc>
      </w:tr>
      <w:tr w:rsidR="001742B9" w14:paraId="69557798" w14:textId="77777777">
        <w:trPr>
          <w:trHeight w:val="189"/>
        </w:trPr>
        <w:tc>
          <w:tcPr>
            <w:tcW w:w="5165" w:type="dxa"/>
            <w:tcBorders>
              <w:top w:val="nil"/>
              <w:left w:val="nil"/>
              <w:bottom w:val="nil"/>
              <w:right w:val="nil"/>
            </w:tcBorders>
          </w:tcPr>
          <w:p w:rsidR="001742B9" w:rsidRDefault="001742B9" w14:paraId="71D723D2"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65862B4B" w14:textId="77777777">
            <w:pPr>
              <w:spacing w:after="0" w:line="259" w:lineRule="auto"/>
              <w:ind w:left="94" w:right="0" w:firstLine="0"/>
              <w:jc w:val="left"/>
            </w:pPr>
            <w:r>
              <w:rPr>
                <w:sz w:val="16"/>
              </w:rPr>
              <w:t>(0.47)</w:t>
            </w:r>
          </w:p>
        </w:tc>
        <w:tc>
          <w:tcPr>
            <w:tcW w:w="822" w:type="dxa"/>
            <w:tcBorders>
              <w:top w:val="nil"/>
              <w:left w:val="nil"/>
              <w:bottom w:val="nil"/>
              <w:right w:val="nil"/>
            </w:tcBorders>
          </w:tcPr>
          <w:p w:rsidR="001742B9" w:rsidRDefault="00256ADB" w14:paraId="6737CDC3" w14:textId="77777777">
            <w:pPr>
              <w:spacing w:after="0" w:line="259" w:lineRule="auto"/>
              <w:ind w:left="75" w:right="0" w:firstLine="0"/>
              <w:jc w:val="left"/>
            </w:pPr>
            <w:r>
              <w:rPr>
                <w:sz w:val="16"/>
              </w:rPr>
              <w:t>(0.43)</w:t>
            </w:r>
          </w:p>
        </w:tc>
        <w:tc>
          <w:tcPr>
            <w:tcW w:w="552" w:type="dxa"/>
            <w:tcBorders>
              <w:top w:val="nil"/>
              <w:left w:val="nil"/>
              <w:bottom w:val="nil"/>
              <w:right w:val="nil"/>
            </w:tcBorders>
          </w:tcPr>
          <w:p w:rsidR="001742B9" w:rsidRDefault="00256ADB" w14:paraId="62DD92CC" w14:textId="77777777">
            <w:pPr>
              <w:spacing w:after="0" w:line="259" w:lineRule="auto"/>
              <w:ind w:left="0" w:right="0" w:firstLine="0"/>
              <w:jc w:val="left"/>
            </w:pPr>
            <w:r>
              <w:rPr>
                <w:sz w:val="16"/>
              </w:rPr>
              <w:t>(0.14)</w:t>
            </w:r>
          </w:p>
        </w:tc>
      </w:tr>
      <w:tr w:rsidR="001742B9" w14:paraId="3B0C5AE9" w14:textId="77777777">
        <w:trPr>
          <w:trHeight w:val="189"/>
        </w:trPr>
        <w:tc>
          <w:tcPr>
            <w:tcW w:w="5165" w:type="dxa"/>
            <w:tcBorders>
              <w:top w:val="nil"/>
              <w:left w:val="nil"/>
              <w:bottom w:val="nil"/>
              <w:right w:val="nil"/>
            </w:tcBorders>
          </w:tcPr>
          <w:p w:rsidR="001742B9" w:rsidRDefault="00256ADB" w14:paraId="0ED9FA1B" w14:textId="77777777">
            <w:pPr>
              <w:spacing w:after="0" w:line="259" w:lineRule="auto"/>
              <w:ind w:left="120" w:right="0" w:firstLine="0"/>
              <w:jc w:val="left"/>
            </w:pPr>
            <w:r>
              <w:rPr>
                <w:sz w:val="16"/>
              </w:rPr>
              <w:t>Used Stress coping: Reduced expenses on health and education</w:t>
            </w:r>
          </w:p>
        </w:tc>
        <w:tc>
          <w:tcPr>
            <w:tcW w:w="860" w:type="dxa"/>
            <w:tcBorders>
              <w:top w:val="nil"/>
              <w:left w:val="nil"/>
              <w:bottom w:val="nil"/>
              <w:right w:val="nil"/>
            </w:tcBorders>
          </w:tcPr>
          <w:p w:rsidR="001742B9" w:rsidRDefault="00256ADB" w14:paraId="5B5CA943" w14:textId="77777777">
            <w:pPr>
              <w:spacing w:after="0" w:line="259" w:lineRule="auto"/>
              <w:ind w:left="160" w:right="0" w:firstLine="0"/>
              <w:jc w:val="left"/>
            </w:pPr>
            <w:r>
              <w:rPr>
                <w:sz w:val="16"/>
              </w:rPr>
              <w:t>0.24</w:t>
            </w:r>
          </w:p>
        </w:tc>
        <w:tc>
          <w:tcPr>
            <w:tcW w:w="822" w:type="dxa"/>
            <w:tcBorders>
              <w:top w:val="nil"/>
              <w:left w:val="nil"/>
              <w:bottom w:val="nil"/>
              <w:right w:val="nil"/>
            </w:tcBorders>
          </w:tcPr>
          <w:p w:rsidR="001742B9" w:rsidRDefault="00256ADB" w14:paraId="0CD645CF" w14:textId="77777777">
            <w:pPr>
              <w:spacing w:after="0" w:line="259" w:lineRule="auto"/>
              <w:ind w:left="141" w:right="0" w:firstLine="0"/>
              <w:jc w:val="left"/>
            </w:pPr>
            <w:r>
              <w:rPr>
                <w:sz w:val="16"/>
              </w:rPr>
              <w:t>0.22</w:t>
            </w:r>
          </w:p>
        </w:tc>
        <w:tc>
          <w:tcPr>
            <w:tcW w:w="552" w:type="dxa"/>
            <w:tcBorders>
              <w:top w:val="nil"/>
              <w:left w:val="nil"/>
              <w:bottom w:val="nil"/>
              <w:right w:val="nil"/>
            </w:tcBorders>
          </w:tcPr>
          <w:p w:rsidR="001742B9" w:rsidRDefault="00256ADB" w14:paraId="1340E135" w14:textId="77777777">
            <w:pPr>
              <w:spacing w:after="0" w:line="259" w:lineRule="auto"/>
              <w:ind w:left="38" w:right="0" w:firstLine="0"/>
              <w:jc w:val="left"/>
            </w:pPr>
            <w:r>
              <w:rPr>
                <w:sz w:val="16"/>
              </w:rPr>
              <w:t>-0.02</w:t>
            </w:r>
          </w:p>
        </w:tc>
      </w:tr>
      <w:tr w:rsidR="001742B9" w14:paraId="4B57FAA4" w14:textId="77777777">
        <w:trPr>
          <w:trHeight w:val="189"/>
        </w:trPr>
        <w:tc>
          <w:tcPr>
            <w:tcW w:w="5165" w:type="dxa"/>
            <w:tcBorders>
              <w:top w:val="nil"/>
              <w:left w:val="nil"/>
              <w:bottom w:val="nil"/>
              <w:right w:val="nil"/>
            </w:tcBorders>
          </w:tcPr>
          <w:p w:rsidR="001742B9" w:rsidRDefault="001742B9" w14:paraId="6408805F"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3531B3A6" w14:textId="77777777">
            <w:pPr>
              <w:spacing w:after="0" w:line="259" w:lineRule="auto"/>
              <w:ind w:left="94" w:right="0" w:firstLine="0"/>
              <w:jc w:val="left"/>
            </w:pPr>
            <w:r>
              <w:rPr>
                <w:sz w:val="16"/>
              </w:rPr>
              <w:t>(0.43)</w:t>
            </w:r>
          </w:p>
        </w:tc>
        <w:tc>
          <w:tcPr>
            <w:tcW w:w="822" w:type="dxa"/>
            <w:tcBorders>
              <w:top w:val="nil"/>
              <w:left w:val="nil"/>
              <w:bottom w:val="nil"/>
              <w:right w:val="nil"/>
            </w:tcBorders>
          </w:tcPr>
          <w:p w:rsidR="001742B9" w:rsidRDefault="00256ADB" w14:paraId="4EC5B9CD" w14:textId="77777777">
            <w:pPr>
              <w:spacing w:after="0" w:line="259" w:lineRule="auto"/>
              <w:ind w:left="75" w:right="0" w:firstLine="0"/>
              <w:jc w:val="left"/>
            </w:pPr>
            <w:r>
              <w:rPr>
                <w:sz w:val="16"/>
              </w:rPr>
              <w:t>(0.41)</w:t>
            </w:r>
          </w:p>
        </w:tc>
        <w:tc>
          <w:tcPr>
            <w:tcW w:w="552" w:type="dxa"/>
            <w:tcBorders>
              <w:top w:val="nil"/>
              <w:left w:val="nil"/>
              <w:bottom w:val="nil"/>
              <w:right w:val="nil"/>
            </w:tcBorders>
          </w:tcPr>
          <w:p w:rsidR="001742B9" w:rsidRDefault="00256ADB" w14:paraId="1275C6CA" w14:textId="77777777">
            <w:pPr>
              <w:spacing w:after="0" w:line="259" w:lineRule="auto"/>
              <w:ind w:left="0" w:right="0" w:firstLine="0"/>
              <w:jc w:val="left"/>
            </w:pPr>
            <w:r>
              <w:rPr>
                <w:sz w:val="16"/>
              </w:rPr>
              <w:t>(0.63)</w:t>
            </w:r>
          </w:p>
        </w:tc>
      </w:tr>
      <w:tr w:rsidR="001742B9" w14:paraId="1A433E0E" w14:textId="77777777">
        <w:trPr>
          <w:trHeight w:val="189"/>
        </w:trPr>
        <w:tc>
          <w:tcPr>
            <w:tcW w:w="5165" w:type="dxa"/>
            <w:tcBorders>
              <w:top w:val="nil"/>
              <w:left w:val="nil"/>
              <w:bottom w:val="nil"/>
              <w:right w:val="nil"/>
            </w:tcBorders>
          </w:tcPr>
          <w:p w:rsidR="001742B9" w:rsidRDefault="00256ADB" w14:paraId="09373575" w14:textId="77777777">
            <w:pPr>
              <w:spacing w:after="0" w:line="259" w:lineRule="auto"/>
              <w:ind w:left="120" w:right="0" w:firstLine="0"/>
              <w:jc w:val="left"/>
            </w:pPr>
            <w:r>
              <w:rPr>
                <w:sz w:val="16"/>
              </w:rPr>
              <w:t>Used Stress coping: Spent savings</w:t>
            </w:r>
          </w:p>
        </w:tc>
        <w:tc>
          <w:tcPr>
            <w:tcW w:w="860" w:type="dxa"/>
            <w:tcBorders>
              <w:top w:val="nil"/>
              <w:left w:val="nil"/>
              <w:bottom w:val="nil"/>
              <w:right w:val="nil"/>
            </w:tcBorders>
          </w:tcPr>
          <w:p w:rsidR="001742B9" w:rsidRDefault="00256ADB" w14:paraId="260A6EBF" w14:textId="77777777">
            <w:pPr>
              <w:spacing w:after="0" w:line="259" w:lineRule="auto"/>
              <w:ind w:left="160" w:right="0" w:firstLine="0"/>
              <w:jc w:val="left"/>
            </w:pPr>
            <w:r>
              <w:rPr>
                <w:sz w:val="16"/>
              </w:rPr>
              <w:t>0.45</w:t>
            </w:r>
          </w:p>
        </w:tc>
        <w:tc>
          <w:tcPr>
            <w:tcW w:w="822" w:type="dxa"/>
            <w:tcBorders>
              <w:top w:val="nil"/>
              <w:left w:val="nil"/>
              <w:bottom w:val="nil"/>
              <w:right w:val="nil"/>
            </w:tcBorders>
          </w:tcPr>
          <w:p w:rsidR="001742B9" w:rsidRDefault="00256ADB" w14:paraId="7947536D" w14:textId="77777777">
            <w:pPr>
              <w:spacing w:after="0" w:line="259" w:lineRule="auto"/>
              <w:ind w:left="141" w:right="0" w:firstLine="0"/>
              <w:jc w:val="left"/>
            </w:pPr>
            <w:r>
              <w:rPr>
                <w:sz w:val="16"/>
              </w:rPr>
              <w:t>0.49</w:t>
            </w:r>
          </w:p>
        </w:tc>
        <w:tc>
          <w:tcPr>
            <w:tcW w:w="552" w:type="dxa"/>
            <w:tcBorders>
              <w:top w:val="nil"/>
              <w:left w:val="nil"/>
              <w:bottom w:val="nil"/>
              <w:right w:val="nil"/>
            </w:tcBorders>
          </w:tcPr>
          <w:p w:rsidR="001742B9" w:rsidRDefault="00256ADB" w14:paraId="405865B9" w14:textId="77777777">
            <w:pPr>
              <w:spacing w:after="0" w:line="259" w:lineRule="auto"/>
              <w:ind w:left="66" w:right="0" w:firstLine="0"/>
              <w:jc w:val="left"/>
            </w:pPr>
            <w:r>
              <w:rPr>
                <w:sz w:val="16"/>
              </w:rPr>
              <w:t>0.05</w:t>
            </w:r>
          </w:p>
        </w:tc>
      </w:tr>
      <w:tr w:rsidR="001742B9" w14:paraId="3FCDDB99" w14:textId="77777777">
        <w:trPr>
          <w:trHeight w:val="189"/>
        </w:trPr>
        <w:tc>
          <w:tcPr>
            <w:tcW w:w="5165" w:type="dxa"/>
            <w:tcBorders>
              <w:top w:val="nil"/>
              <w:left w:val="nil"/>
              <w:bottom w:val="nil"/>
              <w:right w:val="nil"/>
            </w:tcBorders>
          </w:tcPr>
          <w:p w:rsidR="001742B9" w:rsidRDefault="001742B9" w14:paraId="20B05C61"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8D4BF0B" w14:textId="77777777">
            <w:pPr>
              <w:spacing w:after="0" w:line="259" w:lineRule="auto"/>
              <w:ind w:left="94" w:right="0" w:firstLine="0"/>
              <w:jc w:val="left"/>
            </w:pPr>
            <w:r>
              <w:rPr>
                <w:sz w:val="16"/>
              </w:rPr>
              <w:t>(0.50)</w:t>
            </w:r>
          </w:p>
        </w:tc>
        <w:tc>
          <w:tcPr>
            <w:tcW w:w="822" w:type="dxa"/>
            <w:tcBorders>
              <w:top w:val="nil"/>
              <w:left w:val="nil"/>
              <w:bottom w:val="nil"/>
              <w:right w:val="nil"/>
            </w:tcBorders>
          </w:tcPr>
          <w:p w:rsidR="001742B9" w:rsidRDefault="00256ADB" w14:paraId="04B1DF9E" w14:textId="77777777">
            <w:pPr>
              <w:spacing w:after="0" w:line="259" w:lineRule="auto"/>
              <w:ind w:left="75" w:right="0" w:firstLine="0"/>
              <w:jc w:val="left"/>
            </w:pPr>
            <w:r>
              <w:rPr>
                <w:sz w:val="16"/>
              </w:rPr>
              <w:t>(0.50)</w:t>
            </w:r>
          </w:p>
        </w:tc>
        <w:tc>
          <w:tcPr>
            <w:tcW w:w="552" w:type="dxa"/>
            <w:tcBorders>
              <w:top w:val="nil"/>
              <w:left w:val="nil"/>
              <w:bottom w:val="nil"/>
              <w:right w:val="nil"/>
            </w:tcBorders>
          </w:tcPr>
          <w:p w:rsidR="001742B9" w:rsidRDefault="00256ADB" w14:paraId="36DC62FA" w14:textId="77777777">
            <w:pPr>
              <w:spacing w:after="0" w:line="259" w:lineRule="auto"/>
              <w:ind w:left="0" w:right="0" w:firstLine="0"/>
              <w:jc w:val="left"/>
            </w:pPr>
            <w:r>
              <w:rPr>
                <w:sz w:val="16"/>
              </w:rPr>
              <w:t>(0.41)</w:t>
            </w:r>
          </w:p>
        </w:tc>
      </w:tr>
      <w:tr w:rsidR="001742B9" w14:paraId="36E5C745" w14:textId="77777777">
        <w:trPr>
          <w:trHeight w:val="189"/>
        </w:trPr>
        <w:tc>
          <w:tcPr>
            <w:tcW w:w="5165" w:type="dxa"/>
            <w:tcBorders>
              <w:top w:val="nil"/>
              <w:left w:val="nil"/>
              <w:bottom w:val="nil"/>
              <w:right w:val="nil"/>
            </w:tcBorders>
          </w:tcPr>
          <w:p w:rsidR="001742B9" w:rsidRDefault="00256ADB" w14:paraId="576E610F" w14:textId="77777777">
            <w:pPr>
              <w:spacing w:after="0" w:line="259" w:lineRule="auto"/>
              <w:ind w:left="120" w:right="0" w:firstLine="0"/>
              <w:jc w:val="left"/>
            </w:pPr>
            <w:r>
              <w:rPr>
                <w:sz w:val="16"/>
              </w:rPr>
              <w:t>Used Stress coping: Borrowed money</w:t>
            </w:r>
          </w:p>
        </w:tc>
        <w:tc>
          <w:tcPr>
            <w:tcW w:w="860" w:type="dxa"/>
            <w:tcBorders>
              <w:top w:val="nil"/>
              <w:left w:val="nil"/>
              <w:bottom w:val="nil"/>
              <w:right w:val="nil"/>
            </w:tcBorders>
          </w:tcPr>
          <w:p w:rsidR="001742B9" w:rsidRDefault="00256ADB" w14:paraId="408E6C8B" w14:textId="77777777">
            <w:pPr>
              <w:spacing w:after="0" w:line="259" w:lineRule="auto"/>
              <w:ind w:left="160" w:right="0" w:firstLine="0"/>
              <w:jc w:val="left"/>
            </w:pPr>
            <w:r>
              <w:rPr>
                <w:sz w:val="16"/>
              </w:rPr>
              <w:t>0.51</w:t>
            </w:r>
          </w:p>
        </w:tc>
        <w:tc>
          <w:tcPr>
            <w:tcW w:w="822" w:type="dxa"/>
            <w:tcBorders>
              <w:top w:val="nil"/>
              <w:left w:val="nil"/>
              <w:bottom w:val="nil"/>
              <w:right w:val="nil"/>
            </w:tcBorders>
          </w:tcPr>
          <w:p w:rsidR="001742B9" w:rsidRDefault="00256ADB" w14:paraId="32E6E025" w14:textId="77777777">
            <w:pPr>
              <w:spacing w:after="0" w:line="259" w:lineRule="auto"/>
              <w:ind w:left="141" w:right="0" w:firstLine="0"/>
              <w:jc w:val="left"/>
            </w:pPr>
            <w:r>
              <w:rPr>
                <w:sz w:val="16"/>
              </w:rPr>
              <w:t>0.42</w:t>
            </w:r>
          </w:p>
        </w:tc>
        <w:tc>
          <w:tcPr>
            <w:tcW w:w="552" w:type="dxa"/>
            <w:tcBorders>
              <w:top w:val="nil"/>
              <w:left w:val="nil"/>
              <w:bottom w:val="nil"/>
              <w:right w:val="nil"/>
            </w:tcBorders>
          </w:tcPr>
          <w:p w:rsidR="001742B9" w:rsidRDefault="00256ADB" w14:paraId="5E31C880" w14:textId="77777777">
            <w:pPr>
              <w:spacing w:after="0" w:line="259" w:lineRule="auto"/>
              <w:ind w:left="38" w:right="0" w:firstLine="0"/>
              <w:jc w:val="left"/>
            </w:pPr>
            <w:r>
              <w:rPr>
                <w:sz w:val="16"/>
              </w:rPr>
              <w:t>-0.09</w:t>
            </w:r>
          </w:p>
        </w:tc>
      </w:tr>
      <w:tr w:rsidR="001742B9" w14:paraId="59DE12EB" w14:textId="77777777">
        <w:trPr>
          <w:trHeight w:val="189"/>
        </w:trPr>
        <w:tc>
          <w:tcPr>
            <w:tcW w:w="5165" w:type="dxa"/>
            <w:tcBorders>
              <w:top w:val="nil"/>
              <w:left w:val="nil"/>
              <w:bottom w:val="nil"/>
              <w:right w:val="nil"/>
            </w:tcBorders>
          </w:tcPr>
          <w:p w:rsidR="001742B9" w:rsidRDefault="001742B9" w14:paraId="281A63B5"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176FCEBA" w14:textId="77777777">
            <w:pPr>
              <w:spacing w:after="0" w:line="259" w:lineRule="auto"/>
              <w:ind w:left="94" w:right="0" w:firstLine="0"/>
              <w:jc w:val="left"/>
            </w:pPr>
            <w:r>
              <w:rPr>
                <w:sz w:val="16"/>
              </w:rPr>
              <w:t>(0.50)</w:t>
            </w:r>
          </w:p>
        </w:tc>
        <w:tc>
          <w:tcPr>
            <w:tcW w:w="822" w:type="dxa"/>
            <w:tcBorders>
              <w:top w:val="nil"/>
              <w:left w:val="nil"/>
              <w:bottom w:val="nil"/>
              <w:right w:val="nil"/>
            </w:tcBorders>
          </w:tcPr>
          <w:p w:rsidR="001742B9" w:rsidRDefault="00256ADB" w14:paraId="375A8359" w14:textId="77777777">
            <w:pPr>
              <w:spacing w:after="0" w:line="259" w:lineRule="auto"/>
              <w:ind w:left="75" w:right="0" w:firstLine="0"/>
              <w:jc w:val="left"/>
            </w:pPr>
            <w:r>
              <w:rPr>
                <w:sz w:val="16"/>
              </w:rPr>
              <w:t>(0.50)</w:t>
            </w:r>
          </w:p>
        </w:tc>
        <w:tc>
          <w:tcPr>
            <w:tcW w:w="552" w:type="dxa"/>
            <w:tcBorders>
              <w:top w:val="nil"/>
              <w:left w:val="nil"/>
              <w:bottom w:val="nil"/>
              <w:right w:val="nil"/>
            </w:tcBorders>
          </w:tcPr>
          <w:p w:rsidR="001742B9" w:rsidRDefault="00256ADB" w14:paraId="266DB5A4" w14:textId="77777777">
            <w:pPr>
              <w:spacing w:after="0" w:line="259" w:lineRule="auto"/>
              <w:ind w:left="0" w:right="0" w:firstLine="0"/>
              <w:jc w:val="left"/>
            </w:pPr>
            <w:r>
              <w:rPr>
                <w:sz w:val="16"/>
              </w:rPr>
              <w:t>(0.13)</w:t>
            </w:r>
          </w:p>
        </w:tc>
      </w:tr>
      <w:tr w:rsidR="001742B9" w14:paraId="27439767" w14:textId="77777777">
        <w:trPr>
          <w:trHeight w:val="189"/>
        </w:trPr>
        <w:tc>
          <w:tcPr>
            <w:tcW w:w="5165" w:type="dxa"/>
            <w:tcBorders>
              <w:top w:val="nil"/>
              <w:left w:val="nil"/>
              <w:bottom w:val="nil"/>
              <w:right w:val="nil"/>
            </w:tcBorders>
          </w:tcPr>
          <w:p w:rsidR="001742B9" w:rsidRDefault="00256ADB" w14:paraId="3788A002" w14:textId="77777777">
            <w:pPr>
              <w:spacing w:after="0" w:line="259" w:lineRule="auto"/>
              <w:ind w:left="120" w:right="0" w:firstLine="0"/>
              <w:jc w:val="left"/>
            </w:pPr>
            <w:r>
              <w:rPr>
                <w:sz w:val="16"/>
              </w:rPr>
              <w:t>Used Crisis coping: Sold productive assets or means of transport</w:t>
            </w:r>
          </w:p>
        </w:tc>
        <w:tc>
          <w:tcPr>
            <w:tcW w:w="860" w:type="dxa"/>
            <w:tcBorders>
              <w:top w:val="nil"/>
              <w:left w:val="nil"/>
              <w:bottom w:val="nil"/>
              <w:right w:val="nil"/>
            </w:tcBorders>
          </w:tcPr>
          <w:p w:rsidR="001742B9" w:rsidRDefault="00256ADB" w14:paraId="0F6F3004" w14:textId="77777777">
            <w:pPr>
              <w:spacing w:after="0" w:line="259" w:lineRule="auto"/>
              <w:ind w:left="160" w:right="0" w:firstLine="0"/>
              <w:jc w:val="left"/>
            </w:pPr>
            <w:r>
              <w:rPr>
                <w:sz w:val="16"/>
              </w:rPr>
              <w:t>0.09</w:t>
            </w:r>
          </w:p>
        </w:tc>
        <w:tc>
          <w:tcPr>
            <w:tcW w:w="822" w:type="dxa"/>
            <w:tcBorders>
              <w:top w:val="nil"/>
              <w:left w:val="nil"/>
              <w:bottom w:val="nil"/>
              <w:right w:val="nil"/>
            </w:tcBorders>
          </w:tcPr>
          <w:p w:rsidR="001742B9" w:rsidRDefault="00256ADB" w14:paraId="3791C147" w14:textId="77777777">
            <w:pPr>
              <w:spacing w:after="0" w:line="259" w:lineRule="auto"/>
              <w:ind w:left="141" w:right="0" w:firstLine="0"/>
              <w:jc w:val="left"/>
            </w:pPr>
            <w:r>
              <w:rPr>
                <w:sz w:val="16"/>
              </w:rPr>
              <w:t>0.06</w:t>
            </w:r>
          </w:p>
        </w:tc>
        <w:tc>
          <w:tcPr>
            <w:tcW w:w="552" w:type="dxa"/>
            <w:tcBorders>
              <w:top w:val="nil"/>
              <w:left w:val="nil"/>
              <w:bottom w:val="nil"/>
              <w:right w:val="nil"/>
            </w:tcBorders>
          </w:tcPr>
          <w:p w:rsidR="001742B9" w:rsidRDefault="00256ADB" w14:paraId="6DB080A1" w14:textId="77777777">
            <w:pPr>
              <w:spacing w:after="0" w:line="259" w:lineRule="auto"/>
              <w:ind w:left="38" w:right="0" w:firstLine="0"/>
              <w:jc w:val="left"/>
            </w:pPr>
            <w:r>
              <w:rPr>
                <w:sz w:val="16"/>
              </w:rPr>
              <w:t>-0.03</w:t>
            </w:r>
          </w:p>
        </w:tc>
      </w:tr>
      <w:tr w:rsidR="001742B9" w14:paraId="7F6023D6" w14:textId="77777777">
        <w:trPr>
          <w:trHeight w:val="189"/>
        </w:trPr>
        <w:tc>
          <w:tcPr>
            <w:tcW w:w="5165" w:type="dxa"/>
            <w:tcBorders>
              <w:top w:val="nil"/>
              <w:left w:val="nil"/>
              <w:bottom w:val="nil"/>
              <w:right w:val="nil"/>
            </w:tcBorders>
          </w:tcPr>
          <w:p w:rsidR="001742B9" w:rsidRDefault="001742B9" w14:paraId="67140815"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0686FA47" w14:textId="77777777">
            <w:pPr>
              <w:spacing w:after="0" w:line="259" w:lineRule="auto"/>
              <w:ind w:left="94" w:right="0" w:firstLine="0"/>
              <w:jc w:val="left"/>
            </w:pPr>
            <w:r>
              <w:rPr>
                <w:sz w:val="16"/>
              </w:rPr>
              <w:t>(0.29)</w:t>
            </w:r>
          </w:p>
        </w:tc>
        <w:tc>
          <w:tcPr>
            <w:tcW w:w="822" w:type="dxa"/>
            <w:tcBorders>
              <w:top w:val="nil"/>
              <w:left w:val="nil"/>
              <w:bottom w:val="nil"/>
              <w:right w:val="nil"/>
            </w:tcBorders>
          </w:tcPr>
          <w:p w:rsidR="001742B9" w:rsidRDefault="00256ADB" w14:paraId="033C37CF" w14:textId="77777777">
            <w:pPr>
              <w:spacing w:after="0" w:line="259" w:lineRule="auto"/>
              <w:ind w:left="75" w:right="0" w:firstLine="0"/>
              <w:jc w:val="left"/>
            </w:pPr>
            <w:r>
              <w:rPr>
                <w:sz w:val="16"/>
              </w:rPr>
              <w:t>(0.24)</w:t>
            </w:r>
          </w:p>
        </w:tc>
        <w:tc>
          <w:tcPr>
            <w:tcW w:w="552" w:type="dxa"/>
            <w:tcBorders>
              <w:top w:val="nil"/>
              <w:left w:val="nil"/>
              <w:bottom w:val="nil"/>
              <w:right w:val="nil"/>
            </w:tcBorders>
          </w:tcPr>
          <w:p w:rsidR="001742B9" w:rsidRDefault="00256ADB" w14:paraId="3835B4A6" w14:textId="77777777">
            <w:pPr>
              <w:spacing w:after="0" w:line="259" w:lineRule="auto"/>
              <w:ind w:left="0" w:right="0" w:firstLine="0"/>
              <w:jc w:val="left"/>
            </w:pPr>
            <w:r>
              <w:rPr>
                <w:sz w:val="16"/>
              </w:rPr>
              <w:t>(0.36)</w:t>
            </w:r>
          </w:p>
        </w:tc>
      </w:tr>
      <w:tr w:rsidR="001742B9" w14:paraId="362B7CA2" w14:textId="77777777">
        <w:trPr>
          <w:trHeight w:val="189"/>
        </w:trPr>
        <w:tc>
          <w:tcPr>
            <w:tcW w:w="5165" w:type="dxa"/>
            <w:tcBorders>
              <w:top w:val="nil"/>
              <w:left w:val="nil"/>
              <w:bottom w:val="nil"/>
              <w:right w:val="nil"/>
            </w:tcBorders>
          </w:tcPr>
          <w:p w:rsidR="001742B9" w:rsidRDefault="00256ADB" w14:paraId="264BD04A" w14:textId="77777777">
            <w:pPr>
              <w:spacing w:after="0" w:line="259" w:lineRule="auto"/>
              <w:ind w:left="120" w:right="0" w:firstLine="0"/>
              <w:jc w:val="left"/>
            </w:pPr>
            <w:r>
              <w:rPr>
                <w:sz w:val="16"/>
              </w:rPr>
              <w:t>Used Crisis coping: Moved to somewhere else</w:t>
            </w:r>
          </w:p>
        </w:tc>
        <w:tc>
          <w:tcPr>
            <w:tcW w:w="860" w:type="dxa"/>
            <w:tcBorders>
              <w:top w:val="nil"/>
              <w:left w:val="nil"/>
              <w:bottom w:val="nil"/>
              <w:right w:val="nil"/>
            </w:tcBorders>
          </w:tcPr>
          <w:p w:rsidR="001742B9" w:rsidRDefault="00256ADB" w14:paraId="458270FD" w14:textId="77777777">
            <w:pPr>
              <w:spacing w:after="0" w:line="259" w:lineRule="auto"/>
              <w:ind w:left="160" w:right="0" w:firstLine="0"/>
              <w:jc w:val="left"/>
            </w:pPr>
            <w:r>
              <w:rPr>
                <w:sz w:val="16"/>
              </w:rPr>
              <w:t>0.07</w:t>
            </w:r>
          </w:p>
        </w:tc>
        <w:tc>
          <w:tcPr>
            <w:tcW w:w="822" w:type="dxa"/>
            <w:tcBorders>
              <w:top w:val="nil"/>
              <w:left w:val="nil"/>
              <w:bottom w:val="nil"/>
              <w:right w:val="nil"/>
            </w:tcBorders>
          </w:tcPr>
          <w:p w:rsidR="001742B9" w:rsidRDefault="00256ADB" w14:paraId="3835660A" w14:textId="77777777">
            <w:pPr>
              <w:spacing w:after="0" w:line="259" w:lineRule="auto"/>
              <w:ind w:left="141" w:right="0" w:firstLine="0"/>
              <w:jc w:val="left"/>
            </w:pPr>
            <w:r>
              <w:rPr>
                <w:sz w:val="16"/>
              </w:rPr>
              <w:t>0.04</w:t>
            </w:r>
          </w:p>
        </w:tc>
        <w:tc>
          <w:tcPr>
            <w:tcW w:w="552" w:type="dxa"/>
            <w:tcBorders>
              <w:top w:val="nil"/>
              <w:left w:val="nil"/>
              <w:bottom w:val="nil"/>
              <w:right w:val="nil"/>
            </w:tcBorders>
          </w:tcPr>
          <w:p w:rsidR="001742B9" w:rsidRDefault="00256ADB" w14:paraId="73985616" w14:textId="77777777">
            <w:pPr>
              <w:spacing w:after="0" w:line="259" w:lineRule="auto"/>
              <w:ind w:left="38" w:right="0" w:firstLine="0"/>
              <w:jc w:val="left"/>
            </w:pPr>
            <w:r>
              <w:rPr>
                <w:sz w:val="16"/>
              </w:rPr>
              <w:t>-0.03</w:t>
            </w:r>
          </w:p>
        </w:tc>
      </w:tr>
      <w:tr w:rsidR="001742B9" w14:paraId="6CD64F3A" w14:textId="77777777">
        <w:trPr>
          <w:trHeight w:val="189"/>
        </w:trPr>
        <w:tc>
          <w:tcPr>
            <w:tcW w:w="5165" w:type="dxa"/>
            <w:tcBorders>
              <w:top w:val="nil"/>
              <w:left w:val="nil"/>
              <w:bottom w:val="nil"/>
              <w:right w:val="nil"/>
            </w:tcBorders>
          </w:tcPr>
          <w:p w:rsidR="001742B9" w:rsidRDefault="001742B9" w14:paraId="3D59293F"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09019ED" w14:textId="77777777">
            <w:pPr>
              <w:spacing w:after="0" w:line="259" w:lineRule="auto"/>
              <w:ind w:left="94" w:right="0" w:firstLine="0"/>
              <w:jc w:val="left"/>
            </w:pPr>
            <w:r>
              <w:rPr>
                <w:sz w:val="16"/>
              </w:rPr>
              <w:t>(0.25)</w:t>
            </w:r>
          </w:p>
        </w:tc>
        <w:tc>
          <w:tcPr>
            <w:tcW w:w="822" w:type="dxa"/>
            <w:tcBorders>
              <w:top w:val="nil"/>
              <w:left w:val="nil"/>
              <w:bottom w:val="nil"/>
              <w:right w:val="nil"/>
            </w:tcBorders>
          </w:tcPr>
          <w:p w:rsidR="001742B9" w:rsidRDefault="00256ADB" w14:paraId="533F49E0" w14:textId="77777777">
            <w:pPr>
              <w:spacing w:after="0" w:line="259" w:lineRule="auto"/>
              <w:ind w:left="75" w:right="0" w:firstLine="0"/>
              <w:jc w:val="left"/>
            </w:pPr>
            <w:r>
              <w:rPr>
                <w:sz w:val="16"/>
              </w:rPr>
              <w:t>(0.20)</w:t>
            </w:r>
          </w:p>
        </w:tc>
        <w:tc>
          <w:tcPr>
            <w:tcW w:w="552" w:type="dxa"/>
            <w:tcBorders>
              <w:top w:val="nil"/>
              <w:left w:val="nil"/>
              <w:bottom w:val="nil"/>
              <w:right w:val="nil"/>
            </w:tcBorders>
          </w:tcPr>
          <w:p w:rsidR="001742B9" w:rsidRDefault="00256ADB" w14:paraId="3E01F9BB" w14:textId="77777777">
            <w:pPr>
              <w:spacing w:after="0" w:line="259" w:lineRule="auto"/>
              <w:ind w:left="0" w:right="0" w:firstLine="0"/>
              <w:jc w:val="left"/>
            </w:pPr>
            <w:r>
              <w:rPr>
                <w:sz w:val="16"/>
              </w:rPr>
              <w:t>(0.29)</w:t>
            </w:r>
          </w:p>
        </w:tc>
      </w:tr>
      <w:tr w:rsidR="001742B9" w14:paraId="6B54EB1F" w14:textId="77777777">
        <w:trPr>
          <w:trHeight w:val="189"/>
        </w:trPr>
        <w:tc>
          <w:tcPr>
            <w:tcW w:w="5165" w:type="dxa"/>
            <w:tcBorders>
              <w:top w:val="nil"/>
              <w:left w:val="nil"/>
              <w:bottom w:val="nil"/>
              <w:right w:val="nil"/>
            </w:tcBorders>
          </w:tcPr>
          <w:p w:rsidR="001742B9" w:rsidRDefault="00256ADB" w14:paraId="74AA4B2B" w14:textId="77777777">
            <w:pPr>
              <w:spacing w:after="0" w:line="259" w:lineRule="auto"/>
              <w:ind w:left="120" w:right="0" w:firstLine="0"/>
              <w:jc w:val="left"/>
            </w:pPr>
            <w:r>
              <w:rPr>
                <w:sz w:val="16"/>
              </w:rPr>
              <w:t>Used Crisis coping: Withdrew children from school</w:t>
            </w:r>
          </w:p>
        </w:tc>
        <w:tc>
          <w:tcPr>
            <w:tcW w:w="860" w:type="dxa"/>
            <w:tcBorders>
              <w:top w:val="nil"/>
              <w:left w:val="nil"/>
              <w:bottom w:val="nil"/>
              <w:right w:val="nil"/>
            </w:tcBorders>
          </w:tcPr>
          <w:p w:rsidR="001742B9" w:rsidRDefault="00256ADB" w14:paraId="4412AE6D" w14:textId="77777777">
            <w:pPr>
              <w:spacing w:after="0" w:line="259" w:lineRule="auto"/>
              <w:ind w:left="160" w:right="0" w:firstLine="0"/>
              <w:jc w:val="left"/>
            </w:pPr>
            <w:r>
              <w:rPr>
                <w:sz w:val="16"/>
              </w:rPr>
              <w:t>0.03</w:t>
            </w:r>
          </w:p>
        </w:tc>
        <w:tc>
          <w:tcPr>
            <w:tcW w:w="822" w:type="dxa"/>
            <w:tcBorders>
              <w:top w:val="nil"/>
              <w:left w:val="nil"/>
              <w:bottom w:val="nil"/>
              <w:right w:val="nil"/>
            </w:tcBorders>
          </w:tcPr>
          <w:p w:rsidR="001742B9" w:rsidRDefault="00256ADB" w14:paraId="1BBA648A" w14:textId="77777777">
            <w:pPr>
              <w:spacing w:after="0" w:line="259" w:lineRule="auto"/>
              <w:ind w:left="141" w:right="0" w:firstLine="0"/>
              <w:jc w:val="left"/>
            </w:pPr>
            <w:r>
              <w:rPr>
                <w:sz w:val="16"/>
              </w:rPr>
              <w:t>0.03</w:t>
            </w:r>
          </w:p>
        </w:tc>
        <w:tc>
          <w:tcPr>
            <w:tcW w:w="552" w:type="dxa"/>
            <w:tcBorders>
              <w:top w:val="nil"/>
              <w:left w:val="nil"/>
              <w:bottom w:val="nil"/>
              <w:right w:val="nil"/>
            </w:tcBorders>
          </w:tcPr>
          <w:p w:rsidR="001742B9" w:rsidRDefault="00256ADB" w14:paraId="58AFCCE9" w14:textId="77777777">
            <w:pPr>
              <w:spacing w:after="0" w:line="259" w:lineRule="auto"/>
              <w:ind w:left="66" w:right="0" w:firstLine="0"/>
              <w:jc w:val="left"/>
            </w:pPr>
            <w:r>
              <w:rPr>
                <w:sz w:val="16"/>
              </w:rPr>
              <w:t>0.01</w:t>
            </w:r>
          </w:p>
        </w:tc>
      </w:tr>
      <w:tr w:rsidR="001742B9" w14:paraId="48CBF484" w14:textId="77777777">
        <w:trPr>
          <w:trHeight w:val="189"/>
        </w:trPr>
        <w:tc>
          <w:tcPr>
            <w:tcW w:w="5165" w:type="dxa"/>
            <w:tcBorders>
              <w:top w:val="nil"/>
              <w:left w:val="nil"/>
              <w:bottom w:val="nil"/>
              <w:right w:val="nil"/>
            </w:tcBorders>
          </w:tcPr>
          <w:p w:rsidR="001742B9" w:rsidRDefault="001742B9" w14:paraId="33CCF45B"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8C716B5" w14:textId="77777777">
            <w:pPr>
              <w:spacing w:after="0" w:line="259" w:lineRule="auto"/>
              <w:ind w:left="94" w:right="0" w:firstLine="0"/>
              <w:jc w:val="left"/>
            </w:pPr>
            <w:r>
              <w:rPr>
                <w:sz w:val="16"/>
              </w:rPr>
              <w:t>(0.16)</w:t>
            </w:r>
          </w:p>
        </w:tc>
        <w:tc>
          <w:tcPr>
            <w:tcW w:w="822" w:type="dxa"/>
            <w:tcBorders>
              <w:top w:val="nil"/>
              <w:left w:val="nil"/>
              <w:bottom w:val="nil"/>
              <w:right w:val="nil"/>
            </w:tcBorders>
          </w:tcPr>
          <w:p w:rsidR="001742B9" w:rsidRDefault="00256ADB" w14:paraId="68BEFAD0" w14:textId="77777777">
            <w:pPr>
              <w:spacing w:after="0" w:line="259" w:lineRule="auto"/>
              <w:ind w:left="75" w:right="0" w:firstLine="0"/>
              <w:jc w:val="left"/>
            </w:pPr>
            <w:r>
              <w:rPr>
                <w:sz w:val="16"/>
              </w:rPr>
              <w:t>(0.18)</w:t>
            </w:r>
          </w:p>
        </w:tc>
        <w:tc>
          <w:tcPr>
            <w:tcW w:w="552" w:type="dxa"/>
            <w:tcBorders>
              <w:top w:val="nil"/>
              <w:left w:val="nil"/>
              <w:bottom w:val="nil"/>
              <w:right w:val="nil"/>
            </w:tcBorders>
          </w:tcPr>
          <w:p w:rsidR="001742B9" w:rsidRDefault="00256ADB" w14:paraId="01A8EE55" w14:textId="77777777">
            <w:pPr>
              <w:spacing w:after="0" w:line="259" w:lineRule="auto"/>
              <w:ind w:left="0" w:right="0" w:firstLine="0"/>
              <w:jc w:val="left"/>
            </w:pPr>
            <w:r>
              <w:rPr>
                <w:sz w:val="16"/>
              </w:rPr>
              <w:t>(0.75)</w:t>
            </w:r>
          </w:p>
        </w:tc>
      </w:tr>
      <w:tr w:rsidR="001742B9" w14:paraId="18405F98" w14:textId="77777777">
        <w:trPr>
          <w:trHeight w:val="189"/>
        </w:trPr>
        <w:tc>
          <w:tcPr>
            <w:tcW w:w="5165" w:type="dxa"/>
            <w:tcBorders>
              <w:top w:val="nil"/>
              <w:left w:val="nil"/>
              <w:bottom w:val="nil"/>
              <w:right w:val="nil"/>
            </w:tcBorders>
          </w:tcPr>
          <w:p w:rsidR="001742B9" w:rsidRDefault="00256ADB" w14:paraId="53704A4A" w14:textId="77777777">
            <w:pPr>
              <w:spacing w:after="0" w:line="259" w:lineRule="auto"/>
              <w:ind w:left="120" w:right="0" w:firstLine="0"/>
              <w:jc w:val="left"/>
            </w:pPr>
            <w:r>
              <w:rPr>
                <w:sz w:val="16"/>
              </w:rPr>
              <w:t>Used Emergency coping: Sold houses</w:t>
            </w:r>
          </w:p>
        </w:tc>
        <w:tc>
          <w:tcPr>
            <w:tcW w:w="860" w:type="dxa"/>
            <w:tcBorders>
              <w:top w:val="nil"/>
              <w:left w:val="nil"/>
              <w:bottom w:val="nil"/>
              <w:right w:val="nil"/>
            </w:tcBorders>
          </w:tcPr>
          <w:p w:rsidR="001742B9" w:rsidRDefault="00256ADB" w14:paraId="15DED220" w14:textId="77777777">
            <w:pPr>
              <w:spacing w:after="0" w:line="259" w:lineRule="auto"/>
              <w:ind w:left="160" w:right="0" w:firstLine="0"/>
              <w:jc w:val="left"/>
            </w:pPr>
            <w:r>
              <w:rPr>
                <w:sz w:val="16"/>
              </w:rPr>
              <w:t>0.05</w:t>
            </w:r>
          </w:p>
        </w:tc>
        <w:tc>
          <w:tcPr>
            <w:tcW w:w="822" w:type="dxa"/>
            <w:tcBorders>
              <w:top w:val="nil"/>
              <w:left w:val="nil"/>
              <w:bottom w:val="nil"/>
              <w:right w:val="nil"/>
            </w:tcBorders>
          </w:tcPr>
          <w:p w:rsidR="001742B9" w:rsidRDefault="00256ADB" w14:paraId="202FD5EA" w14:textId="77777777">
            <w:pPr>
              <w:spacing w:after="0" w:line="259" w:lineRule="auto"/>
              <w:ind w:left="141" w:right="0" w:firstLine="0"/>
              <w:jc w:val="left"/>
            </w:pPr>
            <w:r>
              <w:rPr>
                <w:sz w:val="16"/>
              </w:rPr>
              <w:t>0.01</w:t>
            </w:r>
          </w:p>
        </w:tc>
        <w:tc>
          <w:tcPr>
            <w:tcW w:w="552" w:type="dxa"/>
            <w:tcBorders>
              <w:top w:val="nil"/>
              <w:left w:val="nil"/>
              <w:bottom w:val="nil"/>
              <w:right w:val="nil"/>
            </w:tcBorders>
          </w:tcPr>
          <w:p w:rsidR="001742B9" w:rsidRDefault="00256ADB" w14:paraId="662E4600" w14:textId="77777777">
            <w:pPr>
              <w:spacing w:after="0" w:line="259" w:lineRule="auto"/>
              <w:ind w:left="38" w:right="0" w:firstLine="0"/>
              <w:jc w:val="left"/>
            </w:pPr>
            <w:r>
              <w:rPr>
                <w:sz w:val="16"/>
              </w:rPr>
              <w:t>-0.03</w:t>
            </w:r>
          </w:p>
        </w:tc>
      </w:tr>
      <w:tr w:rsidR="001742B9" w14:paraId="17633464" w14:textId="77777777">
        <w:trPr>
          <w:trHeight w:val="189"/>
        </w:trPr>
        <w:tc>
          <w:tcPr>
            <w:tcW w:w="5165" w:type="dxa"/>
            <w:tcBorders>
              <w:top w:val="nil"/>
              <w:left w:val="nil"/>
              <w:bottom w:val="nil"/>
              <w:right w:val="nil"/>
            </w:tcBorders>
          </w:tcPr>
          <w:p w:rsidR="001742B9" w:rsidRDefault="001742B9" w14:paraId="78A00BC7"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EF0CF06" w14:textId="77777777">
            <w:pPr>
              <w:spacing w:after="0" w:line="259" w:lineRule="auto"/>
              <w:ind w:left="94" w:right="0" w:firstLine="0"/>
              <w:jc w:val="left"/>
            </w:pPr>
            <w:r>
              <w:rPr>
                <w:sz w:val="16"/>
              </w:rPr>
              <w:t>(0.21)</w:t>
            </w:r>
          </w:p>
        </w:tc>
        <w:tc>
          <w:tcPr>
            <w:tcW w:w="822" w:type="dxa"/>
            <w:tcBorders>
              <w:top w:val="nil"/>
              <w:left w:val="nil"/>
              <w:bottom w:val="nil"/>
              <w:right w:val="nil"/>
            </w:tcBorders>
          </w:tcPr>
          <w:p w:rsidR="001742B9" w:rsidRDefault="00256ADB" w14:paraId="6742EB13" w14:textId="77777777">
            <w:pPr>
              <w:spacing w:after="0" w:line="259" w:lineRule="auto"/>
              <w:ind w:left="75" w:right="0" w:firstLine="0"/>
              <w:jc w:val="left"/>
            </w:pPr>
            <w:r>
              <w:rPr>
                <w:sz w:val="16"/>
              </w:rPr>
              <w:t>(0.12)</w:t>
            </w:r>
          </w:p>
        </w:tc>
        <w:tc>
          <w:tcPr>
            <w:tcW w:w="552" w:type="dxa"/>
            <w:tcBorders>
              <w:top w:val="nil"/>
              <w:left w:val="nil"/>
              <w:bottom w:val="nil"/>
              <w:right w:val="nil"/>
            </w:tcBorders>
          </w:tcPr>
          <w:p w:rsidR="001742B9" w:rsidRDefault="00256ADB" w14:paraId="0D412633" w14:textId="77777777">
            <w:pPr>
              <w:spacing w:after="0" w:line="259" w:lineRule="auto"/>
              <w:ind w:left="0" w:right="0" w:firstLine="0"/>
              <w:jc w:val="left"/>
            </w:pPr>
            <w:r>
              <w:rPr>
                <w:sz w:val="16"/>
              </w:rPr>
              <w:t>(0.09)</w:t>
            </w:r>
          </w:p>
        </w:tc>
      </w:tr>
      <w:tr w:rsidR="001742B9" w14:paraId="366F0DF8" w14:textId="77777777">
        <w:trPr>
          <w:trHeight w:val="189"/>
        </w:trPr>
        <w:tc>
          <w:tcPr>
            <w:tcW w:w="5165" w:type="dxa"/>
            <w:tcBorders>
              <w:top w:val="nil"/>
              <w:left w:val="nil"/>
              <w:bottom w:val="nil"/>
              <w:right w:val="nil"/>
            </w:tcBorders>
          </w:tcPr>
          <w:p w:rsidR="001742B9" w:rsidRDefault="00256ADB" w14:paraId="53DDAD34" w14:textId="77777777">
            <w:pPr>
              <w:spacing w:after="0" w:line="259" w:lineRule="auto"/>
              <w:ind w:left="120" w:right="0" w:firstLine="0"/>
              <w:jc w:val="left"/>
            </w:pPr>
            <w:r>
              <w:rPr>
                <w:sz w:val="16"/>
              </w:rPr>
              <w:t>Used Emergency coping: Begged and/or scavenged</w:t>
            </w:r>
          </w:p>
        </w:tc>
        <w:tc>
          <w:tcPr>
            <w:tcW w:w="860" w:type="dxa"/>
            <w:tcBorders>
              <w:top w:val="nil"/>
              <w:left w:val="nil"/>
              <w:bottom w:val="nil"/>
              <w:right w:val="nil"/>
            </w:tcBorders>
          </w:tcPr>
          <w:p w:rsidR="001742B9" w:rsidRDefault="00256ADB" w14:paraId="7A4A8BAA" w14:textId="77777777">
            <w:pPr>
              <w:spacing w:after="0" w:line="259" w:lineRule="auto"/>
              <w:ind w:left="160" w:right="0" w:firstLine="0"/>
              <w:jc w:val="left"/>
            </w:pPr>
            <w:r>
              <w:rPr>
                <w:sz w:val="16"/>
              </w:rPr>
              <w:t>0.01</w:t>
            </w:r>
          </w:p>
        </w:tc>
        <w:tc>
          <w:tcPr>
            <w:tcW w:w="822" w:type="dxa"/>
            <w:tcBorders>
              <w:top w:val="nil"/>
              <w:left w:val="nil"/>
              <w:bottom w:val="nil"/>
              <w:right w:val="nil"/>
            </w:tcBorders>
          </w:tcPr>
          <w:p w:rsidR="001742B9" w:rsidRDefault="00256ADB" w14:paraId="18DCE88E" w14:textId="77777777">
            <w:pPr>
              <w:spacing w:after="0" w:line="259" w:lineRule="auto"/>
              <w:ind w:left="141" w:right="0" w:firstLine="0"/>
              <w:jc w:val="left"/>
            </w:pPr>
            <w:r>
              <w:rPr>
                <w:sz w:val="16"/>
              </w:rPr>
              <w:t>0.02</w:t>
            </w:r>
          </w:p>
        </w:tc>
        <w:tc>
          <w:tcPr>
            <w:tcW w:w="552" w:type="dxa"/>
            <w:tcBorders>
              <w:top w:val="nil"/>
              <w:left w:val="nil"/>
              <w:bottom w:val="nil"/>
              <w:right w:val="nil"/>
            </w:tcBorders>
          </w:tcPr>
          <w:p w:rsidR="001742B9" w:rsidRDefault="00256ADB" w14:paraId="6DD2435C" w14:textId="77777777">
            <w:pPr>
              <w:spacing w:after="0" w:line="259" w:lineRule="auto"/>
              <w:ind w:left="66" w:right="0" w:firstLine="0"/>
              <w:jc w:val="left"/>
            </w:pPr>
            <w:r>
              <w:rPr>
                <w:sz w:val="16"/>
              </w:rPr>
              <w:t>0.01</w:t>
            </w:r>
          </w:p>
        </w:tc>
      </w:tr>
      <w:tr w:rsidR="001742B9" w14:paraId="3F7B956D" w14:textId="77777777">
        <w:trPr>
          <w:trHeight w:val="189"/>
        </w:trPr>
        <w:tc>
          <w:tcPr>
            <w:tcW w:w="5165" w:type="dxa"/>
            <w:tcBorders>
              <w:top w:val="nil"/>
              <w:left w:val="nil"/>
              <w:bottom w:val="nil"/>
              <w:right w:val="nil"/>
            </w:tcBorders>
          </w:tcPr>
          <w:p w:rsidR="001742B9" w:rsidRDefault="001742B9" w14:paraId="5D77ABFF"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30E4BB9" w14:textId="77777777">
            <w:pPr>
              <w:spacing w:after="0" w:line="259" w:lineRule="auto"/>
              <w:ind w:left="94" w:right="0" w:firstLine="0"/>
              <w:jc w:val="left"/>
            </w:pPr>
            <w:r>
              <w:rPr>
                <w:sz w:val="16"/>
              </w:rPr>
              <w:t>(0.08)</w:t>
            </w:r>
          </w:p>
        </w:tc>
        <w:tc>
          <w:tcPr>
            <w:tcW w:w="822" w:type="dxa"/>
            <w:tcBorders>
              <w:top w:val="nil"/>
              <w:left w:val="nil"/>
              <w:bottom w:val="nil"/>
              <w:right w:val="nil"/>
            </w:tcBorders>
          </w:tcPr>
          <w:p w:rsidR="001742B9" w:rsidRDefault="00256ADB" w14:paraId="667BDC3C" w14:textId="77777777">
            <w:pPr>
              <w:spacing w:after="0" w:line="259" w:lineRule="auto"/>
              <w:ind w:left="75" w:right="0" w:firstLine="0"/>
              <w:jc w:val="left"/>
            </w:pPr>
            <w:r>
              <w:rPr>
                <w:sz w:val="16"/>
              </w:rPr>
              <w:t>(0.14)</w:t>
            </w:r>
          </w:p>
        </w:tc>
        <w:tc>
          <w:tcPr>
            <w:tcW w:w="552" w:type="dxa"/>
            <w:tcBorders>
              <w:top w:val="nil"/>
              <w:left w:val="nil"/>
              <w:bottom w:val="nil"/>
              <w:right w:val="nil"/>
            </w:tcBorders>
          </w:tcPr>
          <w:p w:rsidR="001742B9" w:rsidRDefault="00256ADB" w14:paraId="38BCD672" w14:textId="77777777">
            <w:pPr>
              <w:spacing w:after="0" w:line="259" w:lineRule="auto"/>
              <w:ind w:left="0" w:right="0" w:firstLine="0"/>
              <w:jc w:val="left"/>
            </w:pPr>
            <w:r>
              <w:rPr>
                <w:sz w:val="16"/>
              </w:rPr>
              <w:t>(0.32)</w:t>
            </w:r>
          </w:p>
        </w:tc>
      </w:tr>
      <w:tr w:rsidR="001742B9" w14:paraId="4DB01637" w14:textId="77777777">
        <w:trPr>
          <w:trHeight w:val="189"/>
        </w:trPr>
        <w:tc>
          <w:tcPr>
            <w:tcW w:w="5165" w:type="dxa"/>
            <w:tcBorders>
              <w:top w:val="nil"/>
              <w:left w:val="nil"/>
              <w:bottom w:val="nil"/>
              <w:right w:val="nil"/>
            </w:tcBorders>
          </w:tcPr>
          <w:p w:rsidR="001742B9" w:rsidRDefault="00256ADB" w14:paraId="0320516A" w14:textId="77777777">
            <w:pPr>
              <w:spacing w:after="0" w:line="259" w:lineRule="auto"/>
              <w:ind w:left="120" w:right="0" w:firstLine="0"/>
              <w:jc w:val="left"/>
            </w:pPr>
            <w:r>
              <w:rPr>
                <w:sz w:val="16"/>
              </w:rPr>
              <w:t>Used Emergency coping: Engaged in illegal income activities</w:t>
            </w:r>
          </w:p>
        </w:tc>
        <w:tc>
          <w:tcPr>
            <w:tcW w:w="860" w:type="dxa"/>
            <w:tcBorders>
              <w:top w:val="nil"/>
              <w:left w:val="nil"/>
              <w:bottom w:val="nil"/>
              <w:right w:val="nil"/>
            </w:tcBorders>
          </w:tcPr>
          <w:p w:rsidR="001742B9" w:rsidRDefault="00256ADB" w14:paraId="09E008AF" w14:textId="77777777">
            <w:pPr>
              <w:spacing w:after="0" w:line="259" w:lineRule="auto"/>
              <w:ind w:left="160" w:right="0" w:firstLine="0"/>
              <w:jc w:val="left"/>
            </w:pPr>
            <w:r>
              <w:rPr>
                <w:sz w:val="16"/>
              </w:rPr>
              <w:t>0.01</w:t>
            </w:r>
          </w:p>
        </w:tc>
        <w:tc>
          <w:tcPr>
            <w:tcW w:w="822" w:type="dxa"/>
            <w:tcBorders>
              <w:top w:val="nil"/>
              <w:left w:val="nil"/>
              <w:bottom w:val="nil"/>
              <w:right w:val="nil"/>
            </w:tcBorders>
          </w:tcPr>
          <w:p w:rsidR="001742B9" w:rsidRDefault="00256ADB" w14:paraId="72B9C564" w14:textId="77777777">
            <w:pPr>
              <w:spacing w:after="0" w:line="259" w:lineRule="auto"/>
              <w:ind w:left="141" w:right="0" w:firstLine="0"/>
              <w:jc w:val="left"/>
            </w:pPr>
            <w:r>
              <w:rPr>
                <w:sz w:val="16"/>
              </w:rPr>
              <w:t>0.01</w:t>
            </w:r>
          </w:p>
        </w:tc>
        <w:tc>
          <w:tcPr>
            <w:tcW w:w="552" w:type="dxa"/>
            <w:tcBorders>
              <w:top w:val="nil"/>
              <w:left w:val="nil"/>
              <w:bottom w:val="nil"/>
              <w:right w:val="nil"/>
            </w:tcBorders>
          </w:tcPr>
          <w:p w:rsidR="001742B9" w:rsidRDefault="00256ADB" w14:paraId="5BD6776A" w14:textId="77777777">
            <w:pPr>
              <w:spacing w:after="0" w:line="259" w:lineRule="auto"/>
              <w:ind w:left="66" w:right="0" w:firstLine="0"/>
              <w:jc w:val="left"/>
            </w:pPr>
            <w:r>
              <w:rPr>
                <w:sz w:val="16"/>
              </w:rPr>
              <w:t>0.01</w:t>
            </w:r>
          </w:p>
        </w:tc>
      </w:tr>
      <w:tr w:rsidR="001742B9" w14:paraId="2D417422" w14:textId="77777777">
        <w:trPr>
          <w:trHeight w:val="195"/>
        </w:trPr>
        <w:tc>
          <w:tcPr>
            <w:tcW w:w="5165" w:type="dxa"/>
            <w:tcBorders>
              <w:top w:val="nil"/>
              <w:left w:val="nil"/>
              <w:bottom w:val="single" w:color="000000" w:sz="3" w:space="0"/>
              <w:right w:val="nil"/>
            </w:tcBorders>
          </w:tcPr>
          <w:p w:rsidR="001742B9" w:rsidRDefault="001742B9" w14:paraId="77512DB8" w14:textId="77777777">
            <w:pPr>
              <w:spacing w:after="160" w:line="259" w:lineRule="auto"/>
              <w:ind w:left="0" w:right="0" w:firstLine="0"/>
              <w:jc w:val="left"/>
            </w:pPr>
          </w:p>
        </w:tc>
        <w:tc>
          <w:tcPr>
            <w:tcW w:w="860" w:type="dxa"/>
            <w:tcBorders>
              <w:top w:val="nil"/>
              <w:left w:val="nil"/>
              <w:bottom w:val="single" w:color="000000" w:sz="3" w:space="0"/>
              <w:right w:val="nil"/>
            </w:tcBorders>
          </w:tcPr>
          <w:p w:rsidR="001742B9" w:rsidRDefault="00256ADB" w14:paraId="0053E1B6" w14:textId="77777777">
            <w:pPr>
              <w:spacing w:after="0" w:line="259" w:lineRule="auto"/>
              <w:ind w:left="94" w:right="0" w:firstLine="0"/>
              <w:jc w:val="left"/>
            </w:pPr>
            <w:r>
              <w:rPr>
                <w:sz w:val="16"/>
              </w:rPr>
              <w:t>(0.08)</w:t>
            </w:r>
          </w:p>
        </w:tc>
        <w:tc>
          <w:tcPr>
            <w:tcW w:w="822" w:type="dxa"/>
            <w:tcBorders>
              <w:top w:val="nil"/>
              <w:left w:val="nil"/>
              <w:bottom w:val="single" w:color="000000" w:sz="3" w:space="0"/>
              <w:right w:val="nil"/>
            </w:tcBorders>
          </w:tcPr>
          <w:p w:rsidR="001742B9" w:rsidRDefault="00256ADB" w14:paraId="2D06ABF4" w14:textId="77777777">
            <w:pPr>
              <w:spacing w:after="0" w:line="259" w:lineRule="auto"/>
              <w:ind w:left="75" w:right="0" w:firstLine="0"/>
              <w:jc w:val="left"/>
            </w:pPr>
            <w:r>
              <w:rPr>
                <w:sz w:val="16"/>
              </w:rPr>
              <w:t>(0.12)</w:t>
            </w:r>
          </w:p>
        </w:tc>
        <w:tc>
          <w:tcPr>
            <w:tcW w:w="552" w:type="dxa"/>
            <w:tcBorders>
              <w:top w:val="nil"/>
              <w:left w:val="nil"/>
              <w:bottom w:val="single" w:color="000000" w:sz="3" w:space="0"/>
              <w:right w:val="nil"/>
            </w:tcBorders>
          </w:tcPr>
          <w:p w:rsidR="001742B9" w:rsidRDefault="00256ADB" w14:paraId="73FF8941" w14:textId="77777777">
            <w:pPr>
              <w:spacing w:after="0" w:line="259" w:lineRule="auto"/>
              <w:ind w:left="0" w:right="0" w:firstLine="0"/>
              <w:jc w:val="left"/>
            </w:pPr>
            <w:r>
              <w:rPr>
                <w:sz w:val="16"/>
              </w:rPr>
              <w:t>(0.57)</w:t>
            </w:r>
          </w:p>
        </w:tc>
      </w:tr>
      <w:tr w:rsidR="001742B9" w14:paraId="727A0A24" w14:textId="77777777">
        <w:trPr>
          <w:trHeight w:val="221"/>
        </w:trPr>
        <w:tc>
          <w:tcPr>
            <w:tcW w:w="5165" w:type="dxa"/>
            <w:tcBorders>
              <w:top w:val="single" w:color="000000" w:sz="3" w:space="0"/>
              <w:left w:val="nil"/>
              <w:bottom w:val="double" w:color="000000" w:sz="3" w:space="0"/>
              <w:right w:val="nil"/>
            </w:tcBorders>
          </w:tcPr>
          <w:p w:rsidR="001742B9" w:rsidRDefault="00256ADB" w14:paraId="4310F705" w14:textId="77777777">
            <w:pPr>
              <w:spacing w:after="0" w:line="259" w:lineRule="auto"/>
              <w:ind w:left="120" w:right="0" w:firstLine="0"/>
              <w:jc w:val="left"/>
            </w:pPr>
            <w:r>
              <w:rPr>
                <w:sz w:val="16"/>
              </w:rPr>
              <w:t>Observations</w:t>
            </w:r>
          </w:p>
        </w:tc>
        <w:tc>
          <w:tcPr>
            <w:tcW w:w="860" w:type="dxa"/>
            <w:tcBorders>
              <w:top w:val="single" w:color="000000" w:sz="3" w:space="0"/>
              <w:left w:val="nil"/>
              <w:bottom w:val="double" w:color="000000" w:sz="3" w:space="0"/>
              <w:right w:val="nil"/>
            </w:tcBorders>
          </w:tcPr>
          <w:p w:rsidR="001742B9" w:rsidRDefault="00256ADB" w14:paraId="7CE15D45" w14:textId="77777777">
            <w:pPr>
              <w:spacing w:after="0" w:line="259" w:lineRule="auto"/>
              <w:ind w:left="183" w:right="0" w:firstLine="0"/>
              <w:jc w:val="left"/>
            </w:pPr>
            <w:r>
              <w:rPr>
                <w:sz w:val="16"/>
              </w:rPr>
              <w:t>146</w:t>
            </w:r>
          </w:p>
        </w:tc>
        <w:tc>
          <w:tcPr>
            <w:tcW w:w="822" w:type="dxa"/>
            <w:tcBorders>
              <w:top w:val="single" w:color="000000" w:sz="3" w:space="0"/>
              <w:left w:val="nil"/>
              <w:bottom w:val="double" w:color="000000" w:sz="3" w:space="0"/>
              <w:right w:val="nil"/>
            </w:tcBorders>
          </w:tcPr>
          <w:p w:rsidR="001742B9" w:rsidRDefault="00256ADB" w14:paraId="6CC413D4" w14:textId="77777777">
            <w:pPr>
              <w:spacing w:after="0" w:line="259" w:lineRule="auto"/>
              <w:ind w:left="165" w:right="0" w:firstLine="0"/>
              <w:jc w:val="left"/>
            </w:pPr>
            <w:r>
              <w:rPr>
                <w:sz w:val="16"/>
              </w:rPr>
              <w:t>148</w:t>
            </w:r>
          </w:p>
        </w:tc>
        <w:tc>
          <w:tcPr>
            <w:tcW w:w="552" w:type="dxa"/>
            <w:tcBorders>
              <w:top w:val="single" w:color="000000" w:sz="3" w:space="0"/>
              <w:left w:val="nil"/>
              <w:bottom w:val="double" w:color="000000" w:sz="3" w:space="0"/>
              <w:right w:val="nil"/>
            </w:tcBorders>
          </w:tcPr>
          <w:p w:rsidR="001742B9" w:rsidRDefault="00256ADB" w14:paraId="39399E48" w14:textId="77777777">
            <w:pPr>
              <w:spacing w:after="0" w:line="259" w:lineRule="auto"/>
              <w:ind w:left="89" w:right="0" w:firstLine="0"/>
              <w:jc w:val="left"/>
            </w:pPr>
            <w:r>
              <w:rPr>
                <w:sz w:val="16"/>
              </w:rPr>
              <w:t>294</w:t>
            </w:r>
          </w:p>
        </w:tc>
      </w:tr>
    </w:tbl>
    <w:p w:rsidR="001742B9" w:rsidRDefault="00256ADB" w14:paraId="4EE40D0D" w14:textId="77777777">
      <w:pPr>
        <w:spacing w:after="3" w:line="265" w:lineRule="auto"/>
        <w:ind w:left="1028"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sectPr w:rsidR="001742B9">
      <w:footerReference w:type="even" r:id="rId13"/>
      <w:footerReference w:type="default" r:id="rId14"/>
      <w:footerReference w:type="first" r:id="rId15"/>
      <w:pgSz w:w="12240" w:h="15840"/>
      <w:pgMar w:top="1463" w:right="1293" w:bottom="1673" w:left="1440" w:header="720" w:footer="80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YW" w:author="Nicole Wu" w:date="2023-10-24T10:53:00Z" w:id="0">
    <w:p w:rsidR="009B5AEF" w:rsidRDefault="009B5AEF" w14:paraId="7EC862AB" w14:textId="77777777">
      <w:pPr>
        <w:jc w:val="left"/>
      </w:pPr>
      <w:r>
        <w:rPr>
          <w:rStyle w:val="CommentReference"/>
        </w:rPr>
        <w:annotationRef/>
      </w:r>
      <w:r>
        <w:rPr>
          <w:sz w:val="20"/>
          <w:szCs w:val="20"/>
        </w:rPr>
        <w:t xml:space="preserve">Marianne: make conclusion about the final message to be shred other than the technical level. </w:t>
      </w:r>
    </w:p>
  </w:comment>
  <w:comment w:initials="YW" w:author="Nicole Wu" w:date="2023-10-24T10:54:00Z" w:id="1">
    <w:p w:rsidR="0063288E" w:rsidRDefault="0063288E" w14:paraId="53ABC34F" w14:textId="77777777">
      <w:pPr>
        <w:jc w:val="left"/>
      </w:pPr>
      <w:r>
        <w:rPr>
          <w:rStyle w:val="CommentReference"/>
        </w:rPr>
        <w:annotationRef/>
      </w:r>
      <w:r>
        <w:rPr>
          <w:sz w:val="20"/>
          <w:szCs w:val="20"/>
        </w:rPr>
        <w:t>1) Methodology; 2) Indicator; and 3) Conclusion</w:t>
      </w:r>
    </w:p>
  </w:comment>
  <w:comment w:initials="YW" w:author="Nicole Wu" w:date="2023-10-24T10:55:00Z" w:id="2">
    <w:p w:rsidR="0063288E" w:rsidRDefault="0063288E" w14:paraId="56790E35" w14:textId="77777777">
      <w:pPr>
        <w:jc w:val="left"/>
      </w:pPr>
      <w:r>
        <w:rPr>
          <w:rStyle w:val="CommentReference"/>
        </w:rPr>
        <w:annotationRef/>
      </w:r>
      <w:r>
        <w:rPr>
          <w:sz w:val="20"/>
          <w:szCs w:val="20"/>
        </w:rPr>
        <w:t>Conclusion not yet (? - Now validating the methodology and continue the study with BHA</w:t>
      </w:r>
    </w:p>
  </w:comment>
  <w:comment w:initials="MS" w:author="Mohamed SALEM" w:date="2023-10-27T08:32:00Z" w:id="65">
    <w:p w:rsidR="008025A3" w:rsidRDefault="008025A3" w14:paraId="79A8ECEB" w14:textId="48E8C200">
      <w:pPr>
        <w:pStyle w:val="CommentText"/>
        <w:ind w:left="0" w:firstLine="0"/>
        <w:jc w:val="left"/>
      </w:pPr>
      <w:r>
        <w:rPr>
          <w:rStyle w:val="CommentReference"/>
        </w:rPr>
        <w:annotationRef/>
      </w:r>
      <w:r>
        <w:fldChar w:fldCharType="begin"/>
      </w:r>
      <w:r>
        <w:instrText xml:space="preserve"> HYPERLINK "mailto:alirah.weyori@wfp.org" </w:instrText>
      </w:r>
      <w:bookmarkStart w:name="_@_B9CB7569C3F94D96B787B19F5B1EB738Z" w:id="67"/>
      <w:r>
        <w:fldChar w:fldCharType="separate"/>
      </w:r>
      <w:bookmarkEnd w:id="67"/>
      <w:r w:rsidRPr="008025A3">
        <w:rPr>
          <w:rStyle w:val="Mention"/>
          <w:noProof/>
        </w:rPr>
        <w:t>@Alirah WEYORI</w:t>
      </w:r>
      <w:r>
        <w:fldChar w:fldCharType="end"/>
      </w:r>
      <w:r>
        <w:t xml:space="preserve"> There is no figure </w:t>
      </w:r>
    </w:p>
  </w:comment>
  <w:comment w:initials="MS" w:author="Mohamed SALEM" w:date="2023-10-27T08:36:00Z" w:id="66">
    <w:p w:rsidR="00AA6B99" w:rsidRDefault="00AA6B99" w14:paraId="17473081" w14:textId="77777777">
      <w:pPr>
        <w:pStyle w:val="CommentText"/>
        <w:ind w:left="0" w:firstLine="0"/>
        <w:jc w:val="left"/>
      </w:pPr>
      <w:r>
        <w:rPr>
          <w:rStyle w:val="CommentReference"/>
        </w:rPr>
        <w:annotationRef/>
      </w:r>
      <w:r>
        <w:t>I removed the sentence , no need to add figures</w:t>
      </w:r>
    </w:p>
  </w:comment>
  <w:comment w:initials="MS" w:author="Mohamed SALEM" w:date="2023-10-27T08:39:00Z" w:id="73">
    <w:p w:rsidR="00AB1DEE" w:rsidRDefault="00AB1DEE" w14:paraId="5BA5A0D2" w14:textId="432C3C83">
      <w:pPr>
        <w:pStyle w:val="CommentText"/>
        <w:ind w:left="0" w:firstLine="0"/>
        <w:jc w:val="left"/>
      </w:pPr>
      <w:r>
        <w:rPr>
          <w:rStyle w:val="CommentReference"/>
        </w:rPr>
        <w:annotationRef/>
      </w:r>
      <w:r>
        <w:fldChar w:fldCharType="begin"/>
      </w:r>
      <w:r>
        <w:instrText xml:space="preserve"> HYPERLINK "mailto:alirah.weyori@wfp.org" </w:instrText>
      </w:r>
      <w:bookmarkStart w:name="_@_8BC497350A67415496F943CE77A8CE65Z" w:id="76"/>
      <w:r>
        <w:fldChar w:fldCharType="separate"/>
      </w:r>
      <w:bookmarkEnd w:id="76"/>
      <w:r w:rsidRPr="00AB1DEE">
        <w:rPr>
          <w:rStyle w:val="Mention"/>
          <w:noProof/>
        </w:rPr>
        <w:t>@Alirah WEYORI</w:t>
      </w:r>
      <w:r>
        <w:fldChar w:fldCharType="end"/>
      </w:r>
      <w:r>
        <w:t xml:space="preserve"> we need to add one line on Myanmar as the initial sample was 1665 not 2000+ </w:t>
      </w:r>
    </w:p>
  </w:comment>
  <w:comment w:initials="MS" w:author="Mohamed SALEM" w:date="2023-10-27T08:34:00Z" w:id="85">
    <w:p w:rsidR="002503C9" w:rsidRDefault="002503C9" w14:paraId="76810789" w14:textId="4DFF5810">
      <w:pPr>
        <w:pStyle w:val="CommentText"/>
        <w:ind w:left="0" w:firstLine="0"/>
        <w:jc w:val="left"/>
      </w:pPr>
      <w:r>
        <w:rPr>
          <w:rStyle w:val="CommentReference"/>
        </w:rPr>
        <w:annotationRef/>
      </w:r>
      <w:r>
        <w:fldChar w:fldCharType="begin"/>
      </w:r>
      <w:r>
        <w:instrText xml:space="preserve"> HYPERLINK "mailto:alirah.weyori@wfp.org" </w:instrText>
      </w:r>
      <w:bookmarkStart w:name="_@_7EB90FBD693642EA8A76E635A605A630Z" w:id="87"/>
      <w:r>
        <w:fldChar w:fldCharType="separate"/>
      </w:r>
      <w:bookmarkEnd w:id="87"/>
      <w:r w:rsidRPr="002503C9">
        <w:rPr>
          <w:rStyle w:val="Mention"/>
          <w:noProof/>
        </w:rPr>
        <w:t>@Alirah WEYORI</w:t>
      </w:r>
      <w:r>
        <w:fldChar w:fldCharType="end"/>
      </w:r>
      <w:r>
        <w:t xml:space="preserve"> there is no blindness here, those who received treatment know that they are asked the long questionnaire and enumerators knows that the are asking a long questionnaire </w:t>
      </w:r>
    </w:p>
  </w:comment>
  <w:comment w:initials="MS" w:author="Mohamed SALEM" w:date="2023-10-27T08:50:00Z" w:id="151">
    <w:p w:rsidR="00482EF2" w:rsidRDefault="00482EF2" w14:paraId="2B2E03F0" w14:textId="31DB0D66">
      <w:pPr>
        <w:pStyle w:val="CommentText"/>
        <w:ind w:left="0" w:firstLine="0"/>
        <w:jc w:val="left"/>
      </w:pPr>
      <w:r>
        <w:rPr>
          <w:rStyle w:val="CommentReference"/>
        </w:rPr>
        <w:annotationRef/>
      </w:r>
      <w:r>
        <w:fldChar w:fldCharType="begin"/>
      </w:r>
      <w:r>
        <w:instrText xml:space="preserve"> HYPERLINK "mailto:alirah.weyori@wfp.org" </w:instrText>
      </w:r>
      <w:bookmarkStart w:name="_@_2BAFE86BF51F446B8EA628CEAD543BFBZ" w:id="153"/>
      <w:r>
        <w:fldChar w:fldCharType="separate"/>
      </w:r>
      <w:bookmarkEnd w:id="153"/>
      <w:r w:rsidRPr="00482EF2">
        <w:rPr>
          <w:rStyle w:val="Mention"/>
          <w:noProof/>
        </w:rPr>
        <w:t>@Alirah WEYORI</w:t>
      </w:r>
      <w:r>
        <w:fldChar w:fldCharType="end"/>
      </w:r>
      <w:r>
        <w:t xml:space="preserve"> We need to add here the balance table for the sample used in the analysis (i.e. CAR include only the phone owners sample) </w:t>
      </w:r>
    </w:p>
  </w:comment>
  <w:comment w:initials="MS" w:author="Mohamed SALEM" w:date="2023-10-27T09:06:00Z" w:id="269">
    <w:p w:rsidR="00AF28DF" w:rsidRDefault="00AF28DF" w14:paraId="25F9FEDE" w14:textId="77777777">
      <w:pPr>
        <w:pStyle w:val="CommentText"/>
        <w:ind w:left="0" w:firstLine="0"/>
        <w:jc w:val="left"/>
      </w:pPr>
      <w:r>
        <w:rPr>
          <w:rStyle w:val="CommentReference"/>
        </w:rPr>
        <w:annotationRef/>
      </w:r>
      <w:r>
        <w:t>Suggest moving this out to a separate sheet, and we focus on comparing everything to conventional CARI . For the purpose of this preliminary results . We can add this later</w:t>
      </w:r>
    </w:p>
    <w:p w:rsidR="00AF28DF" w:rsidRDefault="00AF28DF" w14:paraId="02B33EB1" w14:textId="77777777">
      <w:pPr>
        <w:pStyle w:val="CommentText"/>
        <w:ind w:left="0" w:firstLine="0"/>
        <w:jc w:val="left"/>
      </w:pPr>
    </w:p>
    <w:p w:rsidR="00AF28DF" w:rsidRDefault="00AF28DF" w14:paraId="5419FDB6" w14:textId="13550A3D">
      <w:pPr>
        <w:pStyle w:val="CommentText"/>
        <w:ind w:left="0" w:firstLine="0"/>
        <w:jc w:val="left"/>
      </w:pPr>
      <w:r>
        <w:fldChar w:fldCharType="begin"/>
      </w:r>
      <w:r>
        <w:instrText xml:space="preserve"> HYPERLINK "mailto:alirah.weyori@wfp.org" </w:instrText>
      </w:r>
      <w:bookmarkStart w:name="_@_F91EEE2A93274700BC141C167A92234CZ" w:id="270"/>
      <w:r>
        <w:fldChar w:fldCharType="separate"/>
      </w:r>
      <w:bookmarkEnd w:id="270"/>
      <w:r w:rsidRPr="00AF28DF">
        <w:rPr>
          <w:rStyle w:val="Mention"/>
          <w:noProof/>
        </w:rPr>
        <w:t>@Alirah WEYORI</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EC862AB" w15:done="0"/>
  <w15:commentEx w15:paraId="53ABC34F" w15:paraIdParent="7EC862AB" w15:done="0"/>
  <w15:commentEx w15:paraId="56790E35" w15:paraIdParent="7EC862AB" w15:done="0"/>
  <w15:commentEx w15:paraId="79A8ECEB" w15:done="0"/>
  <w15:commentEx w15:paraId="17473081" w15:paraIdParent="79A8ECEB" w15:done="0"/>
  <w15:commentEx w15:paraId="5BA5A0D2" w15:done="0"/>
  <w15:commentEx w15:paraId="76810789" w15:done="0"/>
  <w15:commentEx w15:paraId="2B2E03F0" w15:done="0"/>
  <w15:commentEx w15:paraId="5419FD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CFBB3AD" w16cex:dateUtc="2023-10-24T08:53:00Z"/>
  <w16cex:commentExtensible w16cex:durableId="06D0FE59" w16cex:dateUtc="2023-10-24T08:54:00Z"/>
  <w16cex:commentExtensible w16cex:durableId="7C85E217" w16cex:dateUtc="2023-10-24T08:55:00Z"/>
  <w16cex:commentExtensible w16cex:durableId="28E5F414" w16cex:dateUtc="2023-10-27T06:32:00Z"/>
  <w16cex:commentExtensible w16cex:durableId="28E5F519" w16cex:dateUtc="2023-10-27T06:36:00Z"/>
  <w16cex:commentExtensible w16cex:durableId="28E5F5AB" w16cex:dateUtc="2023-10-27T06:39:00Z"/>
  <w16cex:commentExtensible w16cex:durableId="28E5F48A" w16cex:dateUtc="2023-10-27T06:34:00Z"/>
  <w16cex:commentExtensible w16cex:durableId="28E5F872" w16cex:dateUtc="2023-10-27T06:50:00Z"/>
  <w16cex:commentExtensible w16cex:durableId="28E5FBFD" w16cex:dateUtc="2023-10-27T0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EC862AB" w16cid:durableId="2CFBB3AD"/>
  <w16cid:commentId w16cid:paraId="53ABC34F" w16cid:durableId="06D0FE59"/>
  <w16cid:commentId w16cid:paraId="56790E35" w16cid:durableId="7C85E217"/>
  <w16cid:commentId w16cid:paraId="79A8ECEB" w16cid:durableId="28E5F414"/>
  <w16cid:commentId w16cid:paraId="17473081" w16cid:durableId="28E5F519"/>
  <w16cid:commentId w16cid:paraId="5BA5A0D2" w16cid:durableId="28E5F5AB"/>
  <w16cid:commentId w16cid:paraId="76810789" w16cid:durableId="28E5F48A"/>
  <w16cid:commentId w16cid:paraId="2B2E03F0" w16cid:durableId="28E5F872"/>
  <w16cid:commentId w16cid:paraId="5419FDB6" w16cid:durableId="28E5FB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55D1E" w:rsidRDefault="00855D1E" w14:paraId="04FA71B8" w14:textId="77777777">
      <w:pPr>
        <w:spacing w:after="0" w:line="240" w:lineRule="auto"/>
      </w:pPr>
      <w:r>
        <w:separator/>
      </w:r>
    </w:p>
  </w:endnote>
  <w:endnote w:type="continuationSeparator" w:id="0">
    <w:p w:rsidR="00855D1E" w:rsidRDefault="00855D1E" w14:paraId="0F176F02" w14:textId="77777777">
      <w:pPr>
        <w:spacing w:after="0" w:line="240" w:lineRule="auto"/>
      </w:pPr>
      <w:r>
        <w:continuationSeparator/>
      </w:r>
    </w:p>
  </w:endnote>
  <w:endnote w:type="continuationNotice" w:id="1">
    <w:p w:rsidR="00855D1E" w:rsidRDefault="00855D1E" w14:paraId="567F888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742B9" w:rsidRDefault="00256ADB" w14:paraId="413A6E30" w14:textId="7777777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742B9" w:rsidRDefault="00256ADB" w14:paraId="55C1C1DB" w14:textId="7777777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742B9" w:rsidRDefault="00256ADB" w14:paraId="206551BB" w14:textId="7777777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55D1E" w:rsidRDefault="00855D1E" w14:paraId="24FB3E9A" w14:textId="77777777">
      <w:pPr>
        <w:spacing w:after="0" w:line="240" w:lineRule="auto"/>
      </w:pPr>
      <w:r>
        <w:separator/>
      </w:r>
    </w:p>
  </w:footnote>
  <w:footnote w:type="continuationSeparator" w:id="0">
    <w:p w:rsidR="00855D1E" w:rsidRDefault="00855D1E" w14:paraId="102B68D7" w14:textId="77777777">
      <w:pPr>
        <w:spacing w:after="0" w:line="240" w:lineRule="auto"/>
      </w:pPr>
      <w:r>
        <w:continuationSeparator/>
      </w:r>
    </w:p>
  </w:footnote>
  <w:footnote w:type="continuationNotice" w:id="1">
    <w:p w:rsidR="00855D1E" w:rsidRDefault="00855D1E" w14:paraId="7A197979"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FB1B68"/>
    <w:multiLevelType w:val="hybridMultilevel"/>
    <w:tmpl w:val="143A4860"/>
    <w:lvl w:ilvl="0" w:tplc="DE9A40AA">
      <w:start w:val="1"/>
      <w:numFmt w:val="bullet"/>
      <w:lvlText w:val="–"/>
      <w:lvlJc w:val="left"/>
      <w:pPr>
        <w:ind w:left="545"/>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2F285C36">
      <w:start w:val="1"/>
      <w:numFmt w:val="bullet"/>
      <w:lvlText w:val="o"/>
      <w:lvlJc w:val="left"/>
      <w:pPr>
        <w:ind w:left="140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FDAC40B0">
      <w:start w:val="1"/>
      <w:numFmt w:val="bullet"/>
      <w:lvlText w:val="▪"/>
      <w:lvlJc w:val="left"/>
      <w:pPr>
        <w:ind w:left="212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F15CEF9E">
      <w:start w:val="1"/>
      <w:numFmt w:val="bullet"/>
      <w:lvlText w:val="•"/>
      <w:lvlJc w:val="left"/>
      <w:pPr>
        <w:ind w:left="284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42BC9A6C">
      <w:start w:val="1"/>
      <w:numFmt w:val="bullet"/>
      <w:lvlText w:val="o"/>
      <w:lvlJc w:val="left"/>
      <w:pPr>
        <w:ind w:left="356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D23864B0">
      <w:start w:val="1"/>
      <w:numFmt w:val="bullet"/>
      <w:lvlText w:val="▪"/>
      <w:lvlJc w:val="left"/>
      <w:pPr>
        <w:ind w:left="428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1DA4782E">
      <w:start w:val="1"/>
      <w:numFmt w:val="bullet"/>
      <w:lvlText w:val="•"/>
      <w:lvlJc w:val="left"/>
      <w:pPr>
        <w:ind w:left="500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21AE607E">
      <w:start w:val="1"/>
      <w:numFmt w:val="bullet"/>
      <w:lvlText w:val="o"/>
      <w:lvlJc w:val="left"/>
      <w:pPr>
        <w:ind w:left="572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4860F9DE">
      <w:start w:val="1"/>
      <w:numFmt w:val="bullet"/>
      <w:lvlText w:val="▪"/>
      <w:lvlJc w:val="left"/>
      <w:pPr>
        <w:ind w:left="644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2A4716A0"/>
    <w:multiLevelType w:val="hybridMultilevel"/>
    <w:tmpl w:val="5CF0F806"/>
    <w:lvl w:ilvl="0" w:tplc="AD4A83B0">
      <w:start w:val="1"/>
      <w:numFmt w:val="bullet"/>
      <w:lvlText w:val="–"/>
      <w:lvlJc w:val="left"/>
      <w:pPr>
        <w:ind w:left="545"/>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75082F78">
      <w:start w:val="1"/>
      <w:numFmt w:val="bullet"/>
      <w:lvlText w:val="o"/>
      <w:lvlJc w:val="left"/>
      <w:pPr>
        <w:ind w:left="140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9B42BCC8">
      <w:start w:val="1"/>
      <w:numFmt w:val="bullet"/>
      <w:lvlText w:val="▪"/>
      <w:lvlJc w:val="left"/>
      <w:pPr>
        <w:ind w:left="212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F3B63C48">
      <w:start w:val="1"/>
      <w:numFmt w:val="bullet"/>
      <w:lvlText w:val="•"/>
      <w:lvlJc w:val="left"/>
      <w:pPr>
        <w:ind w:left="284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FE800762">
      <w:start w:val="1"/>
      <w:numFmt w:val="bullet"/>
      <w:lvlText w:val="o"/>
      <w:lvlJc w:val="left"/>
      <w:pPr>
        <w:ind w:left="356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B5BA2484">
      <w:start w:val="1"/>
      <w:numFmt w:val="bullet"/>
      <w:lvlText w:val="▪"/>
      <w:lvlJc w:val="left"/>
      <w:pPr>
        <w:ind w:left="428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4738C362">
      <w:start w:val="1"/>
      <w:numFmt w:val="bullet"/>
      <w:lvlText w:val="•"/>
      <w:lvlJc w:val="left"/>
      <w:pPr>
        <w:ind w:left="500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FE06BA8E">
      <w:start w:val="1"/>
      <w:numFmt w:val="bullet"/>
      <w:lvlText w:val="o"/>
      <w:lvlJc w:val="left"/>
      <w:pPr>
        <w:ind w:left="572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628E5918">
      <w:start w:val="1"/>
      <w:numFmt w:val="bullet"/>
      <w:lvlText w:val="▪"/>
      <w:lvlJc w:val="left"/>
      <w:pPr>
        <w:ind w:left="644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73997721"/>
    <w:multiLevelType w:val="multilevel"/>
    <w:tmpl w:val="0510ABA0"/>
    <w:lvl w:ilvl="0">
      <w:start w:val="1"/>
      <w:numFmt w:val="decimal"/>
      <w:pStyle w:val="Heading1"/>
      <w:lvlText w:val="%1"/>
      <w:lvlJc w:val="left"/>
      <w:pPr>
        <w:ind w:left="0"/>
      </w:pPr>
      <w:rPr>
        <w:rFonts w:ascii="Calibri" w:hAnsi="Calibri" w:eastAsia="Calibri" w:cs="Calibri"/>
        <w:b/>
        <w:bCs/>
        <w:i w:val="0"/>
        <w:strike w:val="0"/>
        <w:dstrike w:val="0"/>
        <w:color w:val="000000"/>
        <w:sz w:val="29"/>
        <w:szCs w:val="29"/>
        <w:u w:val="none" w:color="000000"/>
        <w:bdr w:val="none" w:color="auto" w:sz="0" w:space="0"/>
        <w:shd w:val="clear" w:color="auto" w:fill="auto"/>
        <w:vertAlign w:val="baseline"/>
      </w:rPr>
    </w:lvl>
    <w:lvl w:ilvl="1">
      <w:start w:val="1"/>
      <w:numFmt w:val="decimal"/>
      <w:pStyle w:val="Heading2"/>
      <w:lvlText w:val="%1.%2"/>
      <w:lvlJc w:val="left"/>
      <w:pPr>
        <w:ind w:left="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108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180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252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324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396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468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540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abstractNum>
  <w:num w:numId="1" w16cid:durableId="1369573246">
    <w:abstractNumId w:val="0"/>
  </w:num>
  <w:num w:numId="2" w16cid:durableId="1378239058">
    <w:abstractNumId w:val="1"/>
  </w:num>
  <w:num w:numId="3" w16cid:durableId="156016811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ole Wu">
    <w15:presenceInfo w15:providerId="None" w15:userId="Nicole Wu"/>
  </w15:person>
  <w15:person w15:author="Mohamed SALEM">
    <w15:presenceInfo w15:providerId="AD" w15:userId="S::mohamed.salem@wfp.org::13f12703-f1ce-4b8b-924c-fe401988a08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2B9"/>
    <w:rsid w:val="00030283"/>
    <w:rsid w:val="00043545"/>
    <w:rsid w:val="0004491C"/>
    <w:rsid w:val="00045A94"/>
    <w:rsid w:val="00077EB9"/>
    <w:rsid w:val="000852E0"/>
    <w:rsid w:val="000A4369"/>
    <w:rsid w:val="000B20F9"/>
    <w:rsid w:val="000F0192"/>
    <w:rsid w:val="000F03B9"/>
    <w:rsid w:val="00126408"/>
    <w:rsid w:val="00140177"/>
    <w:rsid w:val="001730B1"/>
    <w:rsid w:val="001742B9"/>
    <w:rsid w:val="00177296"/>
    <w:rsid w:val="00177D8E"/>
    <w:rsid w:val="001838AD"/>
    <w:rsid w:val="001B4655"/>
    <w:rsid w:val="001D1783"/>
    <w:rsid w:val="00201A29"/>
    <w:rsid w:val="00204533"/>
    <w:rsid w:val="002203EE"/>
    <w:rsid w:val="00231B6A"/>
    <w:rsid w:val="00245673"/>
    <w:rsid w:val="002503C9"/>
    <w:rsid w:val="00251EC9"/>
    <w:rsid w:val="00256ADB"/>
    <w:rsid w:val="002769F1"/>
    <w:rsid w:val="002810F0"/>
    <w:rsid w:val="002A7B4F"/>
    <w:rsid w:val="002C0BCD"/>
    <w:rsid w:val="00311030"/>
    <w:rsid w:val="00342548"/>
    <w:rsid w:val="0038302C"/>
    <w:rsid w:val="00392D7B"/>
    <w:rsid w:val="003D1115"/>
    <w:rsid w:val="00404729"/>
    <w:rsid w:val="0042064E"/>
    <w:rsid w:val="0042422D"/>
    <w:rsid w:val="00444758"/>
    <w:rsid w:val="00465BEB"/>
    <w:rsid w:val="0048014E"/>
    <w:rsid w:val="00482EF2"/>
    <w:rsid w:val="004B0EEE"/>
    <w:rsid w:val="005070F6"/>
    <w:rsid w:val="005206FC"/>
    <w:rsid w:val="00526492"/>
    <w:rsid w:val="00532B32"/>
    <w:rsid w:val="00561365"/>
    <w:rsid w:val="0056332D"/>
    <w:rsid w:val="005847D6"/>
    <w:rsid w:val="00586236"/>
    <w:rsid w:val="005A1325"/>
    <w:rsid w:val="005B22D3"/>
    <w:rsid w:val="005F049A"/>
    <w:rsid w:val="00611E84"/>
    <w:rsid w:val="0063288E"/>
    <w:rsid w:val="00697296"/>
    <w:rsid w:val="006C2B60"/>
    <w:rsid w:val="0070170D"/>
    <w:rsid w:val="0074522F"/>
    <w:rsid w:val="00755544"/>
    <w:rsid w:val="007819EC"/>
    <w:rsid w:val="007B4EDD"/>
    <w:rsid w:val="007C142A"/>
    <w:rsid w:val="007F5EC2"/>
    <w:rsid w:val="008025A3"/>
    <w:rsid w:val="00803A83"/>
    <w:rsid w:val="00810405"/>
    <w:rsid w:val="00813DB2"/>
    <w:rsid w:val="0085261D"/>
    <w:rsid w:val="00855D1E"/>
    <w:rsid w:val="00862B90"/>
    <w:rsid w:val="008B2D88"/>
    <w:rsid w:val="008C085A"/>
    <w:rsid w:val="008E06C3"/>
    <w:rsid w:val="008F189A"/>
    <w:rsid w:val="00903DE3"/>
    <w:rsid w:val="00931D2C"/>
    <w:rsid w:val="009619D9"/>
    <w:rsid w:val="00975DA5"/>
    <w:rsid w:val="00994DC0"/>
    <w:rsid w:val="009A4D4E"/>
    <w:rsid w:val="009B5AEF"/>
    <w:rsid w:val="00A36D88"/>
    <w:rsid w:val="00A45F6E"/>
    <w:rsid w:val="00A85B58"/>
    <w:rsid w:val="00AA6B99"/>
    <w:rsid w:val="00AB1DEE"/>
    <w:rsid w:val="00AF28DF"/>
    <w:rsid w:val="00B37A02"/>
    <w:rsid w:val="00B4680C"/>
    <w:rsid w:val="00B614B4"/>
    <w:rsid w:val="00BA7920"/>
    <w:rsid w:val="00BF6E4B"/>
    <w:rsid w:val="00C756DC"/>
    <w:rsid w:val="00C75EB2"/>
    <w:rsid w:val="00CC7356"/>
    <w:rsid w:val="00CD5017"/>
    <w:rsid w:val="00CF0A56"/>
    <w:rsid w:val="00D27BC6"/>
    <w:rsid w:val="00D31518"/>
    <w:rsid w:val="00D33DEA"/>
    <w:rsid w:val="00D64755"/>
    <w:rsid w:val="00DA269C"/>
    <w:rsid w:val="00DA488E"/>
    <w:rsid w:val="00DD4F62"/>
    <w:rsid w:val="00DE5E87"/>
    <w:rsid w:val="00E060EC"/>
    <w:rsid w:val="00E11F2F"/>
    <w:rsid w:val="00E1594E"/>
    <w:rsid w:val="00E44690"/>
    <w:rsid w:val="00E52CF1"/>
    <w:rsid w:val="00E64DFE"/>
    <w:rsid w:val="00E750A9"/>
    <w:rsid w:val="00E92C41"/>
    <w:rsid w:val="00EA75B0"/>
    <w:rsid w:val="00EB5726"/>
    <w:rsid w:val="00EC04A1"/>
    <w:rsid w:val="00ED13F6"/>
    <w:rsid w:val="00EF6497"/>
    <w:rsid w:val="00F37D9C"/>
    <w:rsid w:val="00F72A1D"/>
    <w:rsid w:val="00F83A7C"/>
    <w:rsid w:val="00F926FB"/>
    <w:rsid w:val="00FB3434"/>
    <w:rsid w:val="00FB5237"/>
    <w:rsid w:val="00FE75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124A"/>
  <w15:docId w15:val="{220A7550-E7B4-48B1-BCB7-60990DDFFE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54" w:line="301" w:lineRule="auto"/>
      <w:ind w:left="10" w:right="147" w:hanging="10"/>
      <w:jc w:val="both"/>
    </w:pPr>
    <w:rPr>
      <w:rFonts w:ascii="Calibri" w:hAnsi="Calibri" w:eastAsia="Calibri" w:cs="Calibri"/>
      <w:color w:val="000000"/>
      <w:sz w:val="22"/>
    </w:rPr>
  </w:style>
  <w:style w:type="paragraph" w:styleId="Heading1">
    <w:name w:val="heading 1"/>
    <w:next w:val="Normal"/>
    <w:link w:val="Heading1Char"/>
    <w:uiPriority w:val="9"/>
    <w:qFormat/>
    <w:pPr>
      <w:keepNext/>
      <w:keepLines/>
      <w:numPr>
        <w:numId w:val="3"/>
      </w:numPr>
      <w:spacing w:after="181" w:line="259" w:lineRule="auto"/>
      <w:ind w:left="10" w:hanging="10"/>
      <w:outlineLvl w:val="0"/>
    </w:pPr>
    <w:rPr>
      <w:rFonts w:ascii="Calibri" w:hAnsi="Calibri" w:eastAsia="Calibri" w:cs="Calibri"/>
      <w:b/>
      <w:color w:val="000000"/>
      <w:sz w:val="29"/>
    </w:rPr>
  </w:style>
  <w:style w:type="paragraph" w:styleId="Heading2">
    <w:name w:val="heading 2"/>
    <w:next w:val="Normal"/>
    <w:link w:val="Heading2Char"/>
    <w:uiPriority w:val="9"/>
    <w:unhideWhenUsed/>
    <w:qFormat/>
    <w:pPr>
      <w:keepNext/>
      <w:keepLines/>
      <w:numPr>
        <w:ilvl w:val="1"/>
        <w:numId w:val="3"/>
      </w:numPr>
      <w:spacing w:after="166" w:line="259" w:lineRule="auto"/>
      <w:ind w:left="10" w:hanging="10"/>
      <w:outlineLvl w:val="1"/>
    </w:pPr>
    <w:rPr>
      <w:rFonts w:ascii="Calibri" w:hAnsi="Calibri" w:eastAsia="Calibri" w:cs="Calibri"/>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Calibri" w:hAnsi="Calibri" w:eastAsia="Calibri" w:cs="Calibri"/>
      <w:b/>
      <w:color w:val="000000"/>
      <w:sz w:val="24"/>
    </w:rPr>
  </w:style>
  <w:style w:type="character" w:styleId="Heading1Char" w:customStyle="1">
    <w:name w:val="Heading 1 Char"/>
    <w:link w:val="Heading1"/>
    <w:rPr>
      <w:rFonts w:ascii="Calibri" w:hAnsi="Calibri" w:eastAsia="Calibri" w:cs="Calibri"/>
      <w:b/>
      <w:color w:val="000000"/>
      <w:sz w:val="29"/>
    </w:rPr>
  </w:style>
  <w:style w:type="character" w:styleId="CommentReference">
    <w:name w:val="annotation reference"/>
    <w:basedOn w:val="DefaultParagraphFont"/>
    <w:uiPriority w:val="99"/>
    <w:semiHidden/>
    <w:unhideWhenUsed/>
    <w:rsid w:val="009B5AEF"/>
    <w:rPr>
      <w:sz w:val="16"/>
      <w:szCs w:val="16"/>
    </w:rPr>
  </w:style>
  <w:style w:type="paragraph" w:styleId="CommentText">
    <w:name w:val="annotation text"/>
    <w:basedOn w:val="Normal"/>
    <w:link w:val="CommentTextChar"/>
    <w:uiPriority w:val="99"/>
    <w:unhideWhenUsed/>
    <w:rsid w:val="009B5AEF"/>
    <w:pPr>
      <w:spacing w:line="240" w:lineRule="auto"/>
    </w:pPr>
    <w:rPr>
      <w:sz w:val="20"/>
      <w:szCs w:val="20"/>
    </w:rPr>
  </w:style>
  <w:style w:type="character" w:styleId="CommentTextChar" w:customStyle="1">
    <w:name w:val="Comment Text Char"/>
    <w:basedOn w:val="DefaultParagraphFont"/>
    <w:link w:val="CommentText"/>
    <w:uiPriority w:val="99"/>
    <w:rsid w:val="009B5AEF"/>
    <w:rPr>
      <w:rFonts w:ascii="Calibri" w:hAnsi="Calibri" w:eastAsia="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9B5AEF"/>
    <w:rPr>
      <w:b/>
      <w:bCs/>
    </w:rPr>
  </w:style>
  <w:style w:type="character" w:styleId="CommentSubjectChar" w:customStyle="1">
    <w:name w:val="Comment Subject Char"/>
    <w:basedOn w:val="CommentTextChar"/>
    <w:link w:val="CommentSubject"/>
    <w:uiPriority w:val="99"/>
    <w:semiHidden/>
    <w:rsid w:val="009B5AEF"/>
    <w:rPr>
      <w:rFonts w:ascii="Calibri" w:hAnsi="Calibri" w:eastAsia="Calibri" w:cs="Calibri"/>
      <w:b/>
      <w:bCs/>
      <w:color w:val="000000"/>
      <w:sz w:val="20"/>
      <w:szCs w:val="20"/>
    </w:rPr>
  </w:style>
  <w:style w:type="paragraph" w:styleId="Header">
    <w:name w:val="header"/>
    <w:basedOn w:val="Normal"/>
    <w:link w:val="HeaderChar"/>
    <w:uiPriority w:val="99"/>
    <w:semiHidden/>
    <w:unhideWhenUsed/>
    <w:rsid w:val="00B37A02"/>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B37A02"/>
    <w:rPr>
      <w:rFonts w:ascii="Calibri" w:hAnsi="Calibri" w:eastAsia="Calibri" w:cs="Calibri"/>
      <w:color w:val="000000"/>
      <w:sz w:val="22"/>
    </w:rPr>
  </w:style>
  <w:style w:type="paragraph" w:styleId="Footer">
    <w:name w:val="footer"/>
    <w:basedOn w:val="Normal"/>
    <w:link w:val="FooterChar"/>
    <w:uiPriority w:val="99"/>
    <w:semiHidden/>
    <w:unhideWhenUsed/>
    <w:rsid w:val="00B37A02"/>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B37A02"/>
    <w:rPr>
      <w:rFonts w:ascii="Calibri" w:hAnsi="Calibri" w:eastAsia="Calibri" w:cs="Calibri"/>
      <w:color w:val="000000"/>
      <w:sz w:val="22"/>
    </w:rPr>
  </w:style>
  <w:style w:type="paragraph" w:styleId="Revision">
    <w:name w:val="Revision"/>
    <w:hidden/>
    <w:uiPriority w:val="99"/>
    <w:semiHidden/>
    <w:rsid w:val="00E1594E"/>
    <w:rPr>
      <w:rFonts w:ascii="Calibri" w:hAnsi="Calibri" w:eastAsia="Calibri" w:cs="Calibri"/>
      <w:color w:val="000000"/>
      <w:sz w:val="22"/>
    </w:rPr>
  </w:style>
  <w:style w:type="character" w:styleId="Mention">
    <w:name w:val="Mention"/>
    <w:basedOn w:val="DefaultParagraphFont"/>
    <w:uiPriority w:val="99"/>
    <w:unhideWhenUsed/>
    <w:rsid w:val="008025A3"/>
    <w:rPr>
      <w:color w:val="2B579A"/>
      <w:shd w:val="clear" w:color="auto" w:fill="E1DFDD"/>
    </w:rPr>
  </w:style>
  <w:style w:type="table" w:styleId="TableGrid1" w:customStyle="1">
    <w:name w:val="Table Grid1"/>
    <w:rsid w:val="008F189A"/>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49256dcf-74b5-4e0f-b2ab-e17546be8a80" xsi:nil="true"/>
    <lcf76f155ced4ddcb4097134ff3c332f xmlns="49256dcf-74b5-4e0f-b2ab-e17546be8a80">
      <Terms xmlns="http://schemas.microsoft.com/office/infopath/2007/PartnerControls"/>
    </lcf76f155ced4ddcb4097134ff3c332f>
    <TaxCatchAll xmlns="3940b711-dc1d-4235-b0a5-48d487f0d3b9" xsi:nil="true"/>
  </documentManagement>
</p:properties>
</file>

<file path=customXml/itemProps1.xml><?xml version="1.0" encoding="utf-8"?>
<ds:datastoreItem xmlns:ds="http://schemas.openxmlformats.org/officeDocument/2006/customXml" ds:itemID="{F2543509-63C9-48F2-A87C-2DB5DC15BE17}">
  <ds:schemaRefs>
    <ds:schemaRef ds:uri="http://schemas.microsoft.com/sharepoint/v3/contenttype/forms"/>
  </ds:schemaRefs>
</ds:datastoreItem>
</file>

<file path=customXml/itemProps2.xml><?xml version="1.0" encoding="utf-8"?>
<ds:datastoreItem xmlns:ds="http://schemas.openxmlformats.org/officeDocument/2006/customXml" ds:itemID="{4E484799-A215-4ACD-B9A2-F7E8532E5A2E}"/>
</file>

<file path=customXml/itemProps3.xml><?xml version="1.0" encoding="utf-8"?>
<ds:datastoreItem xmlns:ds="http://schemas.openxmlformats.org/officeDocument/2006/customXml" ds:itemID="{FF2962DF-7D84-412C-B51C-27C1A6334939}"/>
</file>

<file path=docProps/app.xml><?xml version="1.0" encoding="utf-8"?>
<Properties xmlns="http://schemas.openxmlformats.org/officeDocument/2006/extended-properties" xmlns:vt="http://schemas.openxmlformats.org/officeDocument/2006/docPropsVTypes">
  <Template>Normal.dotm</Template>
  <TotalTime>312</TotalTime>
  <Pages>1</Pages>
  <Words>5701</Words>
  <Characters>32498</Characters>
  <Application>Microsoft Office Word</Application>
  <DocSecurity>4</DocSecurity>
  <Lines>270</Lines>
  <Paragraphs>76</Paragraphs>
  <ScaleCrop>false</ScaleCrop>
  <Company/>
  <LinksUpToDate>false</LinksUpToDate>
  <CharactersWithSpaces>38123</CharactersWithSpaces>
  <SharedDoc>false</SharedDoc>
  <HLinks>
    <vt:vector size="30" baseType="variant">
      <vt:variant>
        <vt:i4>4784186</vt:i4>
      </vt:variant>
      <vt:variant>
        <vt:i4>12</vt:i4>
      </vt:variant>
      <vt:variant>
        <vt:i4>0</vt:i4>
      </vt:variant>
      <vt:variant>
        <vt:i4>5</vt:i4>
      </vt:variant>
      <vt:variant>
        <vt:lpwstr>mailto:alirah.weyori@wfp.org</vt:lpwstr>
      </vt:variant>
      <vt:variant>
        <vt:lpwstr/>
      </vt:variant>
      <vt:variant>
        <vt:i4>4784186</vt:i4>
      </vt:variant>
      <vt:variant>
        <vt:i4>9</vt:i4>
      </vt:variant>
      <vt:variant>
        <vt:i4>0</vt:i4>
      </vt:variant>
      <vt:variant>
        <vt:i4>5</vt:i4>
      </vt:variant>
      <vt:variant>
        <vt:lpwstr>mailto:alirah.weyori@wfp.org</vt:lpwstr>
      </vt:variant>
      <vt:variant>
        <vt:lpwstr/>
      </vt:variant>
      <vt:variant>
        <vt:i4>4784186</vt:i4>
      </vt:variant>
      <vt:variant>
        <vt:i4>6</vt:i4>
      </vt:variant>
      <vt:variant>
        <vt:i4>0</vt:i4>
      </vt:variant>
      <vt:variant>
        <vt:i4>5</vt:i4>
      </vt:variant>
      <vt:variant>
        <vt:lpwstr>mailto:alirah.weyori@wfp.org</vt:lpwstr>
      </vt:variant>
      <vt:variant>
        <vt:lpwstr/>
      </vt:variant>
      <vt:variant>
        <vt:i4>4784186</vt:i4>
      </vt:variant>
      <vt:variant>
        <vt:i4>3</vt:i4>
      </vt:variant>
      <vt:variant>
        <vt:i4>0</vt:i4>
      </vt:variant>
      <vt:variant>
        <vt:i4>5</vt:i4>
      </vt:variant>
      <vt:variant>
        <vt:lpwstr>mailto:alirah.weyori@wfp.org</vt:lpwstr>
      </vt:variant>
      <vt:variant>
        <vt:lpwstr/>
      </vt:variant>
      <vt:variant>
        <vt:i4>4784186</vt:i4>
      </vt:variant>
      <vt:variant>
        <vt:i4>0</vt:i4>
      </vt:variant>
      <vt:variant>
        <vt:i4>0</vt:i4>
      </vt:variant>
      <vt:variant>
        <vt:i4>5</vt:i4>
      </vt:variant>
      <vt:variant>
        <vt:lpwstr>mailto:alirah.weyori@wfp.org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Wu</dc:creator>
  <cp:keywords/>
  <cp:lastModifiedBy>Mohamed SALEM</cp:lastModifiedBy>
  <cp:revision>79</cp:revision>
  <dcterms:created xsi:type="dcterms:W3CDTF">2023-10-24T03:51:00Z</dcterms:created>
  <dcterms:modified xsi:type="dcterms:W3CDTF">2023-10-27T18:07:00Z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ies>
</file>