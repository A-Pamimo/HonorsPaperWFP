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E1C76" w14:textId="4F518E85" w:rsidR="00E90D7B" w:rsidRDefault="00206CE6">
      <w:pPr>
        <w:pStyle w:val="Titre"/>
      </w:pPr>
      <w:r>
        <w:t xml:space="preserve">CARI validation survey: </w:t>
      </w:r>
      <w:r w:rsidR="00066A16">
        <w:t>face to face</w:t>
      </w:r>
    </w:p>
    <w:p w14:paraId="2C7308AE" w14:textId="7A5C8D11" w:rsidR="00B918A8" w:rsidRPr="00B918A8" w:rsidRDefault="00206CE6" w:rsidP="00E16FBB">
      <w:pPr>
        <w:pStyle w:val="Titre1"/>
        <w:numPr>
          <w:ilvl w:val="0"/>
          <w:numId w:val="18"/>
        </w:numPr>
      </w:pPr>
      <w:r>
        <w:t>Technical</w:t>
      </w:r>
    </w:p>
    <w:tbl>
      <w:tblPr>
        <w:tblpPr w:leftFromText="180" w:rightFromText="180" w:vertAnchor="page" w:horzAnchor="margin" w:tblpY="239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7"/>
        <w:gridCol w:w="2067"/>
        <w:gridCol w:w="2793"/>
        <w:gridCol w:w="2607"/>
        <w:gridCol w:w="2160"/>
        <w:gridCol w:w="2822"/>
      </w:tblGrid>
      <w:tr w:rsidR="002742E5" w:rsidRPr="00C1700A" w14:paraId="2654EFB9" w14:textId="77777777" w:rsidTr="002742E5">
        <w:trPr>
          <w:trHeight w:val="557"/>
        </w:trPr>
        <w:tc>
          <w:tcPr>
            <w:tcW w:w="764" w:type="pct"/>
            <w:tcBorders>
              <w:top w:val="single" w:sz="4" w:space="0" w:color="auto"/>
              <w:left w:val="single" w:sz="4" w:space="0" w:color="auto"/>
            </w:tcBorders>
            <w:shd w:val="pct10" w:color="auto" w:fill="auto"/>
            <w:vAlign w:val="center"/>
          </w:tcPr>
          <w:p w14:paraId="21FA6CF8" w14:textId="77777777" w:rsidR="002742E5" w:rsidRPr="00086835" w:rsidRDefault="002742E5" w:rsidP="002742E5">
            <w:pPr>
              <w:rPr>
                <w:bCs/>
                <w:i/>
                <w:iCs/>
                <w:highlight w:val="yellow"/>
              </w:rPr>
            </w:pPr>
            <w:r w:rsidRPr="00086835">
              <w:rPr>
                <w:bCs/>
                <w:i/>
                <w:iCs/>
                <w:highlight w:val="yellow"/>
              </w:rPr>
              <w:t>Date of the survey</w:t>
            </w:r>
          </w:p>
        </w:tc>
        <w:tc>
          <w:tcPr>
            <w:tcW w:w="703" w:type="pct"/>
            <w:tcBorders>
              <w:top w:val="single" w:sz="4" w:space="0" w:color="auto"/>
            </w:tcBorders>
            <w:shd w:val="clear" w:color="auto" w:fill="auto"/>
            <w:vAlign w:val="center"/>
          </w:tcPr>
          <w:p w14:paraId="1F332DF4" w14:textId="77777777" w:rsidR="002742E5" w:rsidRPr="00086835" w:rsidRDefault="002742E5" w:rsidP="002742E5">
            <w:pPr>
              <w:rPr>
                <w:rFonts w:ascii="Open Sans SemiBold" w:hAnsi="Open Sans SemiBold" w:cs="Open Sans SemiBold"/>
                <w:bCs/>
                <w:i/>
                <w:iCs/>
                <w:szCs w:val="18"/>
                <w:highlight w:val="yellow"/>
              </w:rPr>
            </w:pPr>
          </w:p>
        </w:tc>
        <w:tc>
          <w:tcPr>
            <w:tcW w:w="950" w:type="pct"/>
            <w:tcBorders>
              <w:top w:val="single" w:sz="4" w:space="0" w:color="auto"/>
            </w:tcBorders>
            <w:shd w:val="pct10" w:color="auto" w:fill="auto"/>
            <w:vAlign w:val="center"/>
          </w:tcPr>
          <w:p w14:paraId="0976A48A" w14:textId="77777777" w:rsidR="002742E5" w:rsidRPr="00086835" w:rsidRDefault="002742E5" w:rsidP="002742E5">
            <w:pPr>
              <w:rPr>
                <w:bCs/>
                <w:i/>
                <w:iCs/>
                <w:highlight w:val="yellow"/>
              </w:rPr>
            </w:pPr>
            <w:commentRangeStart w:id="0"/>
            <w:r w:rsidRPr="00086835">
              <w:rPr>
                <w:bCs/>
                <w:i/>
                <w:iCs/>
                <w:highlight w:val="yellow"/>
              </w:rPr>
              <w:t>Name of the interviewer (or ID)</w:t>
            </w:r>
            <w:commentRangeEnd w:id="0"/>
            <w:r w:rsidR="006E5214">
              <w:rPr>
                <w:rStyle w:val="Marquedecommentaire"/>
              </w:rPr>
              <w:commentReference w:id="0"/>
            </w:r>
          </w:p>
        </w:tc>
        <w:tc>
          <w:tcPr>
            <w:tcW w:w="887" w:type="pct"/>
            <w:tcBorders>
              <w:top w:val="single" w:sz="4" w:space="0" w:color="auto"/>
              <w:right w:val="single" w:sz="4" w:space="0" w:color="auto"/>
            </w:tcBorders>
            <w:shd w:val="clear" w:color="auto" w:fill="auto"/>
            <w:vAlign w:val="center"/>
          </w:tcPr>
          <w:p w14:paraId="2792ECC5" w14:textId="77777777" w:rsidR="002742E5" w:rsidRPr="00ED4D07" w:rsidRDefault="002742E5" w:rsidP="002742E5">
            <w:pPr>
              <w:rPr>
                <w:bCs/>
                <w:i/>
                <w:iCs/>
              </w:rPr>
            </w:pPr>
          </w:p>
        </w:tc>
        <w:tc>
          <w:tcPr>
            <w:tcW w:w="735" w:type="pct"/>
            <w:tcBorders>
              <w:top w:val="single" w:sz="4" w:space="0" w:color="auto"/>
              <w:right w:val="single" w:sz="4" w:space="0" w:color="auto"/>
            </w:tcBorders>
            <w:shd w:val="pct10" w:color="auto" w:fill="auto"/>
            <w:vAlign w:val="center"/>
          </w:tcPr>
          <w:p w14:paraId="4A92029B" w14:textId="77777777" w:rsidR="002742E5" w:rsidRPr="00ED4D07" w:rsidRDefault="002742E5" w:rsidP="002742E5">
            <w:pPr>
              <w:rPr>
                <w:bCs/>
                <w:i/>
                <w:iCs/>
              </w:rPr>
            </w:pPr>
            <w:r w:rsidRPr="00B54DAC">
              <w:rPr>
                <w:bCs/>
                <w:i/>
                <w:iCs/>
                <w:highlight w:val="yellow"/>
              </w:rPr>
              <w:t>Sex of the interviewer</w:t>
            </w:r>
            <w:r w:rsidRPr="00ED4D07">
              <w:rPr>
                <w:bCs/>
                <w:i/>
                <w:iCs/>
              </w:rPr>
              <w:t xml:space="preserve"> </w:t>
            </w:r>
          </w:p>
        </w:tc>
        <w:tc>
          <w:tcPr>
            <w:tcW w:w="960" w:type="pct"/>
            <w:tcBorders>
              <w:top w:val="single" w:sz="4" w:space="0" w:color="auto"/>
              <w:right w:val="single" w:sz="4" w:space="0" w:color="auto"/>
            </w:tcBorders>
            <w:shd w:val="clear" w:color="auto" w:fill="auto"/>
            <w:vAlign w:val="center"/>
          </w:tcPr>
          <w:p w14:paraId="5E7AC142" w14:textId="77777777" w:rsidR="002742E5" w:rsidRPr="00C1700A" w:rsidRDefault="002742E5" w:rsidP="002742E5">
            <w:pPr>
              <w:rPr>
                <w:rFonts w:ascii="Open Sans SemiBold" w:hAnsi="Open Sans SemiBold" w:cs="Open Sans SemiBold"/>
                <w:bCs/>
                <w:szCs w:val="18"/>
              </w:rPr>
            </w:pPr>
          </w:p>
        </w:tc>
      </w:tr>
      <w:tr w:rsidR="002742E5" w:rsidRPr="00C1700A" w14:paraId="5E021518" w14:textId="77777777" w:rsidTr="002742E5">
        <w:trPr>
          <w:trHeight w:val="567"/>
        </w:trPr>
        <w:tc>
          <w:tcPr>
            <w:tcW w:w="764" w:type="pct"/>
            <w:tcBorders>
              <w:left w:val="single" w:sz="4" w:space="0" w:color="auto"/>
            </w:tcBorders>
            <w:shd w:val="pct10" w:color="auto" w:fill="auto"/>
            <w:vAlign w:val="center"/>
          </w:tcPr>
          <w:p w14:paraId="237D5185" w14:textId="77777777" w:rsidR="002742E5" w:rsidRPr="00086835" w:rsidRDefault="002742E5" w:rsidP="002742E5">
            <w:pPr>
              <w:rPr>
                <w:bCs/>
                <w:i/>
                <w:iCs/>
                <w:highlight w:val="yellow"/>
              </w:rPr>
            </w:pPr>
            <w:r w:rsidRPr="00086835">
              <w:rPr>
                <w:bCs/>
                <w:i/>
                <w:iCs/>
                <w:highlight w:val="yellow"/>
              </w:rPr>
              <w:t>Team supervisor [Name/ID]</w:t>
            </w:r>
          </w:p>
        </w:tc>
        <w:tc>
          <w:tcPr>
            <w:tcW w:w="703" w:type="pct"/>
            <w:shd w:val="clear" w:color="auto" w:fill="auto"/>
            <w:vAlign w:val="center"/>
          </w:tcPr>
          <w:p w14:paraId="19AD0F78" w14:textId="77777777" w:rsidR="002742E5" w:rsidRPr="00086835" w:rsidRDefault="002742E5" w:rsidP="002742E5">
            <w:pPr>
              <w:rPr>
                <w:rFonts w:ascii="Open Sans SemiBold" w:hAnsi="Open Sans SemiBold" w:cs="Open Sans SemiBold"/>
                <w:bCs/>
                <w:szCs w:val="18"/>
                <w:highlight w:val="yellow"/>
              </w:rPr>
            </w:pPr>
          </w:p>
        </w:tc>
        <w:tc>
          <w:tcPr>
            <w:tcW w:w="950" w:type="pct"/>
            <w:shd w:val="pct10" w:color="auto" w:fill="auto"/>
            <w:vAlign w:val="center"/>
          </w:tcPr>
          <w:p w14:paraId="1F373242" w14:textId="77777777" w:rsidR="002742E5" w:rsidRPr="00086835" w:rsidRDefault="002742E5" w:rsidP="002742E5">
            <w:pPr>
              <w:rPr>
                <w:bCs/>
                <w:i/>
                <w:iCs/>
                <w:highlight w:val="yellow"/>
              </w:rPr>
            </w:pPr>
            <w:r w:rsidRPr="00086835">
              <w:rPr>
                <w:bCs/>
                <w:i/>
                <w:iCs/>
                <w:highlight w:val="yellow"/>
              </w:rPr>
              <w:t>Interviewer</w:t>
            </w:r>
          </w:p>
        </w:tc>
        <w:tc>
          <w:tcPr>
            <w:tcW w:w="887" w:type="pct"/>
            <w:tcBorders>
              <w:right w:val="single" w:sz="4" w:space="0" w:color="auto"/>
            </w:tcBorders>
            <w:shd w:val="clear" w:color="auto" w:fill="auto"/>
            <w:vAlign w:val="center"/>
          </w:tcPr>
          <w:p w14:paraId="238FC247" w14:textId="77777777" w:rsidR="002742E5" w:rsidRPr="00ED4D07" w:rsidRDefault="002742E5" w:rsidP="002742E5">
            <w:pPr>
              <w:rPr>
                <w:bCs/>
                <w:i/>
                <w:iCs/>
              </w:rPr>
            </w:pPr>
          </w:p>
        </w:tc>
        <w:tc>
          <w:tcPr>
            <w:tcW w:w="735" w:type="pct"/>
            <w:tcBorders>
              <w:right w:val="single" w:sz="4" w:space="0" w:color="auto"/>
            </w:tcBorders>
            <w:shd w:val="clear" w:color="auto" w:fill="D9D9D9" w:themeFill="background1" w:themeFillShade="D9"/>
            <w:vAlign w:val="center"/>
          </w:tcPr>
          <w:p w14:paraId="5D1CEF63" w14:textId="77777777" w:rsidR="002742E5" w:rsidRPr="00ED4D07" w:rsidRDefault="002742E5" w:rsidP="002742E5">
            <w:pPr>
              <w:rPr>
                <w:bCs/>
                <w:i/>
                <w:iCs/>
              </w:rPr>
            </w:pPr>
            <w:r w:rsidRPr="00ED4D07">
              <w:rPr>
                <w:bCs/>
                <w:i/>
                <w:iCs/>
              </w:rPr>
              <w:t>Household ID</w:t>
            </w:r>
          </w:p>
        </w:tc>
        <w:tc>
          <w:tcPr>
            <w:tcW w:w="960" w:type="pct"/>
            <w:tcBorders>
              <w:right w:val="single" w:sz="4" w:space="0" w:color="auto"/>
            </w:tcBorders>
            <w:shd w:val="clear" w:color="auto" w:fill="auto"/>
            <w:vAlign w:val="center"/>
          </w:tcPr>
          <w:p w14:paraId="3A18A1C0" w14:textId="77777777" w:rsidR="002742E5" w:rsidRPr="00C1700A" w:rsidRDefault="002742E5" w:rsidP="002742E5">
            <w:pPr>
              <w:rPr>
                <w:rFonts w:ascii="Open Sans SemiBold" w:hAnsi="Open Sans SemiBold" w:cs="Open Sans SemiBold"/>
                <w:bCs/>
                <w:szCs w:val="18"/>
              </w:rPr>
            </w:pPr>
          </w:p>
        </w:tc>
      </w:tr>
      <w:tr w:rsidR="002742E5" w:rsidRPr="00C1700A" w14:paraId="5F4F928E" w14:textId="77777777" w:rsidTr="002742E5">
        <w:trPr>
          <w:trHeight w:val="567"/>
        </w:trPr>
        <w:tc>
          <w:tcPr>
            <w:tcW w:w="764" w:type="pct"/>
            <w:tcBorders>
              <w:left w:val="single" w:sz="4" w:space="0" w:color="auto"/>
            </w:tcBorders>
            <w:shd w:val="pct10" w:color="auto" w:fill="auto"/>
            <w:vAlign w:val="center"/>
          </w:tcPr>
          <w:p w14:paraId="10F02B77" w14:textId="77777777" w:rsidR="002742E5" w:rsidRPr="00C12A24" w:rsidRDefault="002742E5" w:rsidP="002742E5">
            <w:pPr>
              <w:rPr>
                <w:bCs/>
                <w:i/>
                <w:iCs/>
              </w:rPr>
            </w:pPr>
            <w:r w:rsidRPr="004B5978">
              <w:rPr>
                <w:bCs/>
                <w:i/>
                <w:iCs/>
              </w:rPr>
              <w:t>Country level (Admin 0 Level)</w:t>
            </w:r>
          </w:p>
        </w:tc>
        <w:tc>
          <w:tcPr>
            <w:tcW w:w="703" w:type="pct"/>
            <w:shd w:val="clear" w:color="auto" w:fill="auto"/>
            <w:vAlign w:val="center"/>
          </w:tcPr>
          <w:p w14:paraId="68C01D5D" w14:textId="77777777" w:rsidR="002742E5" w:rsidRPr="00C1700A" w:rsidRDefault="002742E5" w:rsidP="002742E5">
            <w:pPr>
              <w:rPr>
                <w:rFonts w:ascii="Open Sans SemiBold" w:hAnsi="Open Sans SemiBold" w:cs="Open Sans SemiBold"/>
                <w:bCs/>
                <w:szCs w:val="18"/>
              </w:rPr>
            </w:pPr>
          </w:p>
        </w:tc>
        <w:tc>
          <w:tcPr>
            <w:tcW w:w="950" w:type="pct"/>
            <w:shd w:val="pct10" w:color="auto" w:fill="auto"/>
            <w:vAlign w:val="center"/>
          </w:tcPr>
          <w:p w14:paraId="2D336E46" w14:textId="77777777" w:rsidR="002742E5" w:rsidRPr="00ED4D07" w:rsidRDefault="002742E5" w:rsidP="002742E5">
            <w:pPr>
              <w:rPr>
                <w:bCs/>
                <w:i/>
                <w:iCs/>
              </w:rPr>
            </w:pPr>
            <w:commentRangeStart w:id="1"/>
            <w:r w:rsidRPr="00ED4D07">
              <w:rPr>
                <w:bCs/>
                <w:i/>
                <w:iCs/>
              </w:rPr>
              <w:t>Region</w:t>
            </w:r>
            <w:commentRangeEnd w:id="1"/>
            <w:r w:rsidR="006E5214">
              <w:rPr>
                <w:rStyle w:val="Marquedecommentaire"/>
              </w:rPr>
              <w:commentReference w:id="1"/>
            </w:r>
            <w:r w:rsidRPr="00ED4D07">
              <w:rPr>
                <w:bCs/>
                <w:i/>
                <w:iCs/>
              </w:rPr>
              <w:t xml:space="preserve"> level (Admin 1 Level)</w:t>
            </w:r>
          </w:p>
        </w:tc>
        <w:tc>
          <w:tcPr>
            <w:tcW w:w="887" w:type="pct"/>
            <w:tcBorders>
              <w:right w:val="single" w:sz="4" w:space="0" w:color="auto"/>
            </w:tcBorders>
            <w:shd w:val="clear" w:color="auto" w:fill="auto"/>
            <w:vAlign w:val="center"/>
          </w:tcPr>
          <w:p w14:paraId="291A4614" w14:textId="77777777" w:rsidR="002742E5" w:rsidRPr="00ED4D07" w:rsidRDefault="002742E5" w:rsidP="002742E5">
            <w:pPr>
              <w:rPr>
                <w:bCs/>
                <w:i/>
                <w:iCs/>
              </w:rPr>
            </w:pPr>
          </w:p>
        </w:tc>
        <w:tc>
          <w:tcPr>
            <w:tcW w:w="735" w:type="pct"/>
            <w:tcBorders>
              <w:right w:val="single" w:sz="4" w:space="0" w:color="auto"/>
            </w:tcBorders>
            <w:shd w:val="clear" w:color="auto" w:fill="D9D9D9" w:themeFill="background1" w:themeFillShade="D9"/>
            <w:vAlign w:val="center"/>
          </w:tcPr>
          <w:p w14:paraId="6FFF2E27" w14:textId="77777777" w:rsidR="002742E5" w:rsidRPr="00ED4D07" w:rsidRDefault="002742E5" w:rsidP="002742E5">
            <w:pPr>
              <w:rPr>
                <w:bCs/>
                <w:i/>
                <w:iCs/>
              </w:rPr>
            </w:pPr>
            <w:commentRangeStart w:id="2"/>
            <w:r w:rsidRPr="00ED4D07">
              <w:rPr>
                <w:bCs/>
                <w:i/>
                <w:iCs/>
              </w:rPr>
              <w:t xml:space="preserve">State level </w:t>
            </w:r>
            <w:commentRangeEnd w:id="2"/>
            <w:r w:rsidR="006E5214">
              <w:rPr>
                <w:rStyle w:val="Marquedecommentaire"/>
              </w:rPr>
              <w:commentReference w:id="2"/>
            </w:r>
            <w:r w:rsidRPr="00ED4D07">
              <w:rPr>
                <w:bCs/>
                <w:i/>
                <w:iCs/>
              </w:rPr>
              <w:t>(Admin 2 Level)</w:t>
            </w:r>
          </w:p>
        </w:tc>
        <w:tc>
          <w:tcPr>
            <w:tcW w:w="960" w:type="pct"/>
            <w:tcBorders>
              <w:right w:val="single" w:sz="4" w:space="0" w:color="auto"/>
            </w:tcBorders>
            <w:shd w:val="clear" w:color="auto" w:fill="auto"/>
            <w:vAlign w:val="center"/>
          </w:tcPr>
          <w:p w14:paraId="2B9A738C" w14:textId="77777777" w:rsidR="002742E5" w:rsidRPr="00C1700A" w:rsidRDefault="002742E5" w:rsidP="002742E5">
            <w:pPr>
              <w:rPr>
                <w:rFonts w:ascii="Open Sans SemiBold" w:hAnsi="Open Sans SemiBold" w:cs="Open Sans SemiBold"/>
                <w:bCs/>
                <w:szCs w:val="18"/>
              </w:rPr>
            </w:pPr>
          </w:p>
        </w:tc>
      </w:tr>
      <w:tr w:rsidR="002742E5" w:rsidRPr="00C1700A" w14:paraId="7B8BC778" w14:textId="77777777" w:rsidTr="002742E5">
        <w:trPr>
          <w:trHeight w:val="567"/>
        </w:trPr>
        <w:tc>
          <w:tcPr>
            <w:tcW w:w="764" w:type="pct"/>
            <w:tcBorders>
              <w:left w:val="single" w:sz="4" w:space="0" w:color="auto"/>
            </w:tcBorders>
            <w:shd w:val="pct10" w:color="auto" w:fill="auto"/>
            <w:vAlign w:val="center"/>
          </w:tcPr>
          <w:p w14:paraId="0AB6437B" w14:textId="77777777" w:rsidR="002742E5" w:rsidRPr="004B5978" w:rsidRDefault="002742E5" w:rsidP="002742E5">
            <w:pPr>
              <w:rPr>
                <w:bCs/>
                <w:i/>
                <w:iCs/>
              </w:rPr>
            </w:pPr>
            <w:commentRangeStart w:id="3"/>
            <w:r w:rsidRPr="00ED4D07">
              <w:rPr>
                <w:bCs/>
                <w:i/>
                <w:iCs/>
              </w:rPr>
              <w:t>District leve</w:t>
            </w:r>
            <w:commentRangeEnd w:id="3"/>
            <w:r w:rsidR="006E5214">
              <w:rPr>
                <w:rStyle w:val="Marquedecommentaire"/>
              </w:rPr>
              <w:commentReference w:id="3"/>
            </w:r>
            <w:r w:rsidRPr="00ED4D07">
              <w:rPr>
                <w:bCs/>
                <w:i/>
                <w:iCs/>
              </w:rPr>
              <w:t>l (Admin 3 Level)</w:t>
            </w:r>
          </w:p>
        </w:tc>
        <w:tc>
          <w:tcPr>
            <w:tcW w:w="703" w:type="pct"/>
            <w:shd w:val="clear" w:color="auto" w:fill="auto"/>
            <w:vAlign w:val="center"/>
          </w:tcPr>
          <w:p w14:paraId="0D477CC2" w14:textId="77777777" w:rsidR="002742E5" w:rsidRPr="00C1700A" w:rsidRDefault="002742E5" w:rsidP="002742E5">
            <w:pPr>
              <w:rPr>
                <w:rFonts w:ascii="Open Sans SemiBold" w:hAnsi="Open Sans SemiBold" w:cs="Open Sans SemiBold"/>
                <w:bCs/>
                <w:szCs w:val="18"/>
              </w:rPr>
            </w:pPr>
          </w:p>
        </w:tc>
        <w:tc>
          <w:tcPr>
            <w:tcW w:w="950" w:type="pct"/>
            <w:shd w:val="pct10" w:color="auto" w:fill="auto"/>
            <w:vAlign w:val="center"/>
          </w:tcPr>
          <w:p w14:paraId="0A89E55D" w14:textId="77777777" w:rsidR="002742E5" w:rsidRPr="00ED4D07" w:rsidRDefault="002742E5" w:rsidP="002742E5">
            <w:pPr>
              <w:rPr>
                <w:bCs/>
                <w:i/>
                <w:iCs/>
              </w:rPr>
            </w:pPr>
            <w:commentRangeStart w:id="4"/>
            <w:r w:rsidRPr="00ED4D07">
              <w:rPr>
                <w:bCs/>
                <w:i/>
                <w:iCs/>
              </w:rPr>
              <w:t xml:space="preserve">Community level </w:t>
            </w:r>
            <w:commentRangeEnd w:id="4"/>
            <w:r w:rsidR="006E5214">
              <w:rPr>
                <w:rStyle w:val="Marquedecommentaire"/>
              </w:rPr>
              <w:commentReference w:id="4"/>
            </w:r>
            <w:r w:rsidRPr="00ED4D07">
              <w:rPr>
                <w:bCs/>
                <w:i/>
                <w:iCs/>
              </w:rPr>
              <w:t>(Admin 4 Level)</w:t>
            </w:r>
          </w:p>
        </w:tc>
        <w:tc>
          <w:tcPr>
            <w:tcW w:w="887" w:type="pct"/>
            <w:tcBorders>
              <w:right w:val="single" w:sz="4" w:space="0" w:color="auto"/>
            </w:tcBorders>
            <w:shd w:val="clear" w:color="auto" w:fill="auto"/>
            <w:vAlign w:val="center"/>
          </w:tcPr>
          <w:p w14:paraId="6730CDD1" w14:textId="77777777" w:rsidR="002742E5" w:rsidRPr="00ED4D07" w:rsidRDefault="002742E5" w:rsidP="002742E5">
            <w:pPr>
              <w:rPr>
                <w:bCs/>
                <w:i/>
                <w:iCs/>
              </w:rPr>
            </w:pPr>
          </w:p>
        </w:tc>
        <w:tc>
          <w:tcPr>
            <w:tcW w:w="735" w:type="pct"/>
            <w:tcBorders>
              <w:right w:val="single" w:sz="4" w:space="0" w:color="auto"/>
            </w:tcBorders>
            <w:shd w:val="clear" w:color="auto" w:fill="D9D9D9" w:themeFill="background1" w:themeFillShade="D9"/>
            <w:vAlign w:val="center"/>
          </w:tcPr>
          <w:p w14:paraId="5654AB22" w14:textId="77777777" w:rsidR="002742E5" w:rsidRPr="00ED4D07" w:rsidRDefault="002742E5" w:rsidP="002742E5">
            <w:pPr>
              <w:rPr>
                <w:bCs/>
                <w:i/>
                <w:iCs/>
              </w:rPr>
            </w:pPr>
            <w:commentRangeStart w:id="5"/>
            <w:r w:rsidRPr="00ED4D07">
              <w:rPr>
                <w:bCs/>
                <w:i/>
                <w:iCs/>
              </w:rPr>
              <w:t>Village level (Admin 5 Level)</w:t>
            </w:r>
            <w:commentRangeEnd w:id="5"/>
            <w:r w:rsidR="006E5214">
              <w:rPr>
                <w:rStyle w:val="Marquedecommentaire"/>
              </w:rPr>
              <w:commentReference w:id="5"/>
            </w:r>
          </w:p>
        </w:tc>
        <w:tc>
          <w:tcPr>
            <w:tcW w:w="960" w:type="pct"/>
            <w:tcBorders>
              <w:right w:val="single" w:sz="4" w:space="0" w:color="auto"/>
            </w:tcBorders>
            <w:shd w:val="clear" w:color="auto" w:fill="auto"/>
            <w:vAlign w:val="center"/>
          </w:tcPr>
          <w:p w14:paraId="093619E3" w14:textId="77777777" w:rsidR="002742E5" w:rsidRPr="00C1700A" w:rsidRDefault="002742E5" w:rsidP="002742E5">
            <w:pPr>
              <w:rPr>
                <w:rFonts w:ascii="Open Sans SemiBold" w:hAnsi="Open Sans SemiBold" w:cs="Open Sans SemiBold"/>
                <w:bCs/>
                <w:szCs w:val="18"/>
              </w:rPr>
            </w:pPr>
          </w:p>
        </w:tc>
      </w:tr>
    </w:tbl>
    <w:p w14:paraId="2671438F" w14:textId="177A5E61" w:rsidR="00E90D7B" w:rsidRDefault="00E90D7B" w:rsidP="00B35DD3"/>
    <w:p w14:paraId="5C3531AD" w14:textId="55BF9421" w:rsidR="00A86D83" w:rsidRDefault="00A86D83" w:rsidP="00A86D83">
      <w:pPr>
        <w:rPr>
          <w:ins w:id="6" w:author="SalifouSanda OUSMANE [7]" w:date="2022-11-07T15:25:00Z"/>
        </w:rPr>
      </w:pPr>
    </w:p>
    <w:p w14:paraId="31A29141" w14:textId="76DB3347" w:rsidR="00C22ADE" w:rsidRPr="005429D9" w:rsidRDefault="00FF504B" w:rsidP="00A86D83">
      <w:pPr>
        <w:rPr>
          <w:u w:val="single"/>
          <w:lang w:val="fr-FR"/>
          <w:rPrChange w:id="7" w:author="SalifouSanda OUSMANE [7]" w:date="2022-11-07T15:27:00Z">
            <w:rPr/>
          </w:rPrChange>
        </w:rPr>
      </w:pPr>
      <w:ins w:id="8" w:author="SalifouSanda OUSMANE [7]" w:date="2022-11-07T15:30:00Z">
        <w:r w:rsidRPr="00FF504B">
          <w:rPr>
            <w:lang w:val="fr-FR"/>
          </w:rPr>
          <w:t>Langage</w:t>
        </w:r>
      </w:ins>
      <w:ins w:id="9" w:author="SalifouSanda OUSMANE [7]" w:date="2022-11-07T15:25:00Z">
        <w:r w:rsidR="00836E46" w:rsidRPr="005429D9">
          <w:rPr>
            <w:lang w:val="fr-FR"/>
            <w:rPrChange w:id="10" w:author="SalifouSanda OUSMANE [7]" w:date="2022-11-07T15:27:00Z">
              <w:rPr/>
            </w:rPrChange>
          </w:rPr>
          <w:t xml:space="preserve"> of interv</w:t>
        </w:r>
      </w:ins>
      <w:ins w:id="11" w:author="SalifouSanda OUSMANE [7]" w:date="2022-11-07T15:26:00Z">
        <w:r w:rsidR="00836E46" w:rsidRPr="005429D9">
          <w:rPr>
            <w:lang w:val="fr-FR"/>
            <w:rPrChange w:id="12" w:author="SalifouSanda OUSMANE [7]" w:date="2022-11-07T15:27:00Z">
              <w:rPr/>
            </w:rPrChange>
          </w:rPr>
          <w:t xml:space="preserve">iew </w:t>
        </w:r>
        <w:r w:rsidR="00F430F1" w:rsidRPr="005429D9">
          <w:rPr>
            <w:u w:val="single"/>
            <w:lang w:val="fr-FR"/>
            <w:rPrChange w:id="13" w:author="SalifouSanda OUSMANE [7]" w:date="2022-11-07T15:27:00Z">
              <w:rPr/>
            </w:rPrChange>
          </w:rPr>
          <w:t xml:space="preserve">: </w:t>
        </w:r>
      </w:ins>
      <w:ins w:id="14" w:author="SalifouSanda OUSMANE [7]" w:date="2022-11-07T15:27:00Z">
        <w:r w:rsidR="005429D9">
          <w:rPr>
            <w:u w:val="single"/>
            <w:lang w:val="fr-FR"/>
          </w:rPr>
          <w:t xml:space="preserve">      </w:t>
        </w:r>
        <w:r w:rsidR="00CD0E1F" w:rsidRPr="002A3A2F">
          <w:rPr>
            <w:rFonts w:asciiTheme="minorHAnsi" w:hAnsiTheme="minorHAnsi" w:cstheme="minorHAnsi"/>
            <w:bCs/>
            <w:szCs w:val="18"/>
            <w:lang w:val="fr-FR"/>
          </w:rPr>
          <w:t>|___|</w:t>
        </w:r>
        <w:r w:rsidR="00CD0E1F">
          <w:rPr>
            <w:rFonts w:asciiTheme="minorHAnsi" w:hAnsiTheme="minorHAnsi" w:cstheme="minorHAnsi"/>
            <w:bCs/>
            <w:szCs w:val="18"/>
            <w:lang w:val="fr-FR"/>
          </w:rPr>
          <w:t xml:space="preserve">           </w:t>
        </w:r>
        <w:r w:rsidR="005429D9" w:rsidRPr="002A3A2F">
          <w:rPr>
            <w:rFonts w:asciiTheme="minorHAnsi" w:hAnsiTheme="minorHAnsi" w:cstheme="minorHAnsi"/>
            <w:szCs w:val="18"/>
            <w:lang w:val="fr-FR"/>
          </w:rPr>
          <w:t>1 = Français            2 = Sango       3 = Autre (à préciser)</w:t>
        </w:r>
        <w:proofErr w:type="gramStart"/>
        <w:r w:rsidR="005429D9" w:rsidRPr="002A3A2F">
          <w:rPr>
            <w:rFonts w:asciiTheme="minorHAnsi" w:hAnsiTheme="minorHAnsi" w:cstheme="minorHAnsi"/>
            <w:szCs w:val="18"/>
            <w:lang w:val="fr-FR"/>
          </w:rPr>
          <w:t> :_</w:t>
        </w:r>
        <w:proofErr w:type="gramEnd"/>
        <w:r w:rsidR="005429D9" w:rsidRPr="002A3A2F">
          <w:rPr>
            <w:rFonts w:asciiTheme="minorHAnsi" w:hAnsiTheme="minorHAnsi" w:cstheme="minorHAnsi"/>
            <w:szCs w:val="18"/>
            <w:lang w:val="fr-FR"/>
          </w:rPr>
          <w:t>_________</w:t>
        </w:r>
      </w:ins>
    </w:p>
    <w:p w14:paraId="14199D87" w14:textId="1969801A" w:rsidR="00E16FBB" w:rsidRPr="00A86D83" w:rsidRDefault="00A86D83" w:rsidP="00A86D83">
      <w:pPr>
        <w:pStyle w:val="Titre2"/>
        <w:ind w:left="360"/>
      </w:pPr>
      <w:r w:rsidRPr="00A86D83">
        <w:t>1.1. C</w:t>
      </w:r>
      <w:r w:rsidR="00E16FBB" w:rsidRPr="00A86D83">
        <w:t>oordinates</w:t>
      </w:r>
    </w:p>
    <w:p w14:paraId="35BD03A8" w14:textId="77777777" w:rsidR="00E16FBB" w:rsidRDefault="00E16FBB" w:rsidP="00E16FBB">
      <w:pPr>
        <w:spacing w:before="240" w:after="40"/>
      </w:pPr>
      <w:r>
        <w:rPr>
          <w:b/>
        </w:rPr>
        <w:t>Geographic Coordinates</w:t>
      </w:r>
    </w:p>
    <w:p w14:paraId="47486697" w14:textId="082011E0" w:rsidR="00E90D7B" w:rsidRDefault="002742E5" w:rsidP="00E16FBB">
      <w:pPr>
        <w:pStyle w:val="Titre1"/>
        <w:numPr>
          <w:ilvl w:val="0"/>
          <w:numId w:val="18"/>
        </w:numPr>
      </w:pPr>
      <w:r>
        <w:t>C</w:t>
      </w:r>
      <w:r w:rsidR="003A074F">
        <w:t xml:space="preserve">onsent </w:t>
      </w:r>
    </w:p>
    <w:p w14:paraId="52562D9C" w14:textId="77777777" w:rsidR="004D745A" w:rsidRDefault="004D745A" w:rsidP="004D745A"/>
    <w:p w14:paraId="2F719E25" w14:textId="3C558A51" w:rsidR="004D745A" w:rsidRPr="004D745A" w:rsidRDefault="004D745A" w:rsidP="004D745A">
      <w:r w:rsidRPr="00C1700A">
        <w:rPr>
          <w:rFonts w:ascii="Open Sans SemiBold" w:hAnsi="Open Sans SemiBold" w:cs="Open Sans SemiBold"/>
          <w:noProof/>
        </w:rPr>
        <mc:AlternateContent>
          <mc:Choice Requires="wps">
            <w:drawing>
              <wp:inline distT="0" distB="0" distL="0" distR="0" wp14:anchorId="38A806EA" wp14:editId="07C1F50B">
                <wp:extent cx="9306962" cy="1997938"/>
                <wp:effectExtent l="0" t="0" r="27940" b="21590"/>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6962" cy="1997938"/>
                        </a:xfrm>
                        <a:prstGeom prst="rect">
                          <a:avLst/>
                        </a:prstGeom>
                        <a:solidFill>
                          <a:srgbClr val="FFFFFF"/>
                        </a:solidFill>
                        <a:ln w="9525">
                          <a:solidFill>
                            <a:srgbClr val="000000"/>
                          </a:solidFill>
                          <a:miter lim="800000"/>
                          <a:headEnd/>
                          <a:tailEnd/>
                        </a:ln>
                      </wps:spPr>
                      <wps:txbx>
                        <w:txbxContent>
                          <w:p w14:paraId="2B160F14" w14:textId="5D320EA5" w:rsidR="004D745A" w:rsidRPr="00C1700A" w:rsidRDefault="004D745A" w:rsidP="007A67F8">
                            <w:pPr>
                              <w:spacing w:after="0" w:line="240" w:lineRule="auto"/>
                              <w:rPr>
                                <w:rFonts w:ascii="Open Sans" w:hAnsi="Open Sans" w:cs="Open Sans"/>
                                <w:bCs/>
                                <w:szCs w:val="18"/>
                              </w:rPr>
                            </w:pPr>
                            <w:r w:rsidRPr="00C1700A">
                              <w:rPr>
                                <w:rFonts w:ascii="Open Sans" w:hAnsi="Open Sans" w:cs="Open Sans"/>
                                <w:bCs/>
                                <w:szCs w:val="18"/>
                                <w:lang w:val="en-GB"/>
                              </w:rPr>
                              <w:t>My name is _____</w:t>
                            </w:r>
                            <w:r>
                              <w:rPr>
                                <w:rFonts w:ascii="Open Sans" w:hAnsi="Open Sans" w:cs="Open Sans"/>
                                <w:bCs/>
                                <w:szCs w:val="18"/>
                                <w:lang w:val="en-GB"/>
                              </w:rPr>
                              <w:t>______________</w:t>
                            </w:r>
                            <w:r w:rsidRPr="00C1700A">
                              <w:rPr>
                                <w:rFonts w:ascii="Open Sans" w:hAnsi="Open Sans" w:cs="Open Sans"/>
                                <w:bCs/>
                                <w:szCs w:val="18"/>
                                <w:lang w:val="en-GB"/>
                              </w:rPr>
                              <w:t xml:space="preserve"> and </w:t>
                            </w:r>
                            <w:r>
                              <w:rPr>
                                <w:rFonts w:ascii="Open Sans" w:hAnsi="Open Sans" w:cs="Open Sans"/>
                                <w:bCs/>
                                <w:szCs w:val="18"/>
                                <w:lang w:val="en-GB"/>
                              </w:rPr>
                              <w:t xml:space="preserve">I’m a member of a team of researchers conducting a </w:t>
                            </w:r>
                            <w:r w:rsidRPr="00C1700A">
                              <w:rPr>
                                <w:rFonts w:ascii="Open Sans" w:hAnsi="Open Sans" w:cs="Open Sans"/>
                                <w:bCs/>
                                <w:szCs w:val="18"/>
                                <w:lang w:val="en-GB"/>
                              </w:rPr>
                              <w:t xml:space="preserve">survey </w:t>
                            </w:r>
                            <w:r w:rsidR="002742E5">
                              <w:rPr>
                                <w:rFonts w:ascii="Open Sans" w:hAnsi="Open Sans" w:cs="Open Sans"/>
                                <w:bCs/>
                                <w:szCs w:val="18"/>
                                <w:lang w:val="en-GB"/>
                              </w:rPr>
                              <w:t xml:space="preserve">on behalf </w:t>
                            </w:r>
                            <w:r w:rsidR="007A67F8">
                              <w:rPr>
                                <w:rFonts w:ascii="Open Sans" w:hAnsi="Open Sans" w:cs="Open Sans"/>
                                <w:bCs/>
                                <w:szCs w:val="18"/>
                                <w:lang w:val="en-GB"/>
                              </w:rPr>
                              <w:t xml:space="preserve">of </w:t>
                            </w:r>
                            <w:r w:rsidR="007A67F8" w:rsidRPr="00C1700A">
                              <w:rPr>
                                <w:rFonts w:ascii="Open Sans" w:hAnsi="Open Sans" w:cs="Open Sans"/>
                                <w:bCs/>
                                <w:szCs w:val="18"/>
                                <w:lang w:val="en-GB"/>
                              </w:rPr>
                              <w:t>World</w:t>
                            </w:r>
                            <w:r w:rsidR="002742E5">
                              <w:rPr>
                                <w:rFonts w:ascii="Open Sans" w:hAnsi="Open Sans" w:cs="Open Sans"/>
                                <w:bCs/>
                                <w:szCs w:val="18"/>
                                <w:lang w:val="en-GB"/>
                              </w:rPr>
                              <w:t xml:space="preserve"> </w:t>
                            </w:r>
                            <w:r>
                              <w:rPr>
                                <w:rFonts w:ascii="Open Sans" w:hAnsi="Open Sans" w:cs="Open Sans"/>
                                <w:bCs/>
                                <w:szCs w:val="18"/>
                                <w:lang w:val="en-GB"/>
                              </w:rPr>
                              <w:t>F</w:t>
                            </w:r>
                            <w:r w:rsidR="002742E5">
                              <w:rPr>
                                <w:rFonts w:ascii="Open Sans" w:hAnsi="Open Sans" w:cs="Open Sans"/>
                                <w:bCs/>
                                <w:szCs w:val="18"/>
                                <w:lang w:val="en-GB"/>
                              </w:rPr>
                              <w:t>ood Programme,</w:t>
                            </w:r>
                            <w:r>
                              <w:rPr>
                                <w:rFonts w:ascii="Open Sans" w:hAnsi="Open Sans" w:cs="Open Sans"/>
                                <w:bCs/>
                                <w:szCs w:val="18"/>
                                <w:lang w:val="en-GB"/>
                              </w:rPr>
                              <w:t xml:space="preserve"> to </w:t>
                            </w:r>
                            <w:r w:rsidR="002742E5">
                              <w:rPr>
                                <w:rFonts w:ascii="Open Sans" w:hAnsi="Open Sans" w:cs="Open Sans"/>
                                <w:bCs/>
                                <w:szCs w:val="18"/>
                                <w:lang w:val="en-GB"/>
                              </w:rPr>
                              <w:t xml:space="preserve">better understand the </w:t>
                            </w:r>
                            <w:r>
                              <w:rPr>
                                <w:rFonts w:ascii="Open Sans" w:hAnsi="Open Sans" w:cs="Open Sans"/>
                                <w:bCs/>
                                <w:szCs w:val="18"/>
                                <w:lang w:val="en-GB"/>
                              </w:rPr>
                              <w:t xml:space="preserve">food security </w:t>
                            </w:r>
                            <w:r w:rsidR="002742E5">
                              <w:rPr>
                                <w:rFonts w:ascii="Open Sans" w:hAnsi="Open Sans" w:cs="Open Sans"/>
                                <w:bCs/>
                                <w:szCs w:val="18"/>
                                <w:lang w:val="en-GB"/>
                              </w:rPr>
                              <w:t>situation of households</w:t>
                            </w:r>
                            <w:r w:rsidRPr="00C1700A">
                              <w:rPr>
                                <w:rFonts w:ascii="Open Sans" w:hAnsi="Open Sans" w:cs="Open Sans"/>
                                <w:bCs/>
                                <w:szCs w:val="18"/>
                                <w:lang w:val="en-GB"/>
                              </w:rPr>
                              <w:t>.</w:t>
                            </w:r>
                            <w:r w:rsidR="000011C5" w:rsidRPr="000011C5">
                              <w:rPr>
                                <w:rFonts w:ascii="Open Sans" w:hAnsi="Open Sans" w:cs="Open Sans"/>
                                <w:bCs/>
                                <w:szCs w:val="18"/>
                                <w:lang w:val="en-GB"/>
                              </w:rPr>
                              <w:t xml:space="preserve"> </w:t>
                            </w:r>
                            <w:r w:rsidR="000011C5" w:rsidRPr="00C1700A">
                              <w:rPr>
                                <w:rFonts w:ascii="Open Sans" w:hAnsi="Open Sans" w:cs="Open Sans"/>
                                <w:bCs/>
                                <w:szCs w:val="18"/>
                                <w:lang w:val="en-GB"/>
                              </w:rPr>
                              <w:t xml:space="preserve">The purpose of this interview is to </w:t>
                            </w:r>
                            <w:r w:rsidR="000011C5" w:rsidRPr="00C1700A">
                              <w:rPr>
                                <w:rFonts w:ascii="Open Sans" w:hAnsi="Open Sans" w:cs="Open Sans"/>
                                <w:bCs/>
                                <w:szCs w:val="18"/>
                              </w:rPr>
                              <w:t>obtain information on</w:t>
                            </w:r>
                            <w:r w:rsidR="000011C5">
                              <w:rPr>
                                <w:rFonts w:ascii="Open Sans" w:hAnsi="Open Sans" w:cs="Open Sans"/>
                                <w:bCs/>
                                <w:szCs w:val="18"/>
                              </w:rPr>
                              <w:t xml:space="preserve"> food security, livelihoods, and general living conditions of you and your household</w:t>
                            </w:r>
                            <w:r w:rsidR="000011C5" w:rsidRPr="00C1700A">
                              <w:rPr>
                                <w:rFonts w:ascii="Open Sans" w:hAnsi="Open Sans" w:cs="Open Sans"/>
                                <w:bCs/>
                                <w:szCs w:val="18"/>
                              </w:rPr>
                              <w:t>.</w:t>
                            </w:r>
                            <w:r w:rsidR="007A67F8">
                              <w:rPr>
                                <w:rFonts w:ascii="Open Sans" w:hAnsi="Open Sans" w:cs="Open Sans"/>
                                <w:bCs/>
                                <w:szCs w:val="18"/>
                              </w:rPr>
                              <w:t xml:space="preserve"> </w:t>
                            </w:r>
                            <w:r w:rsidRPr="00C1700A">
                              <w:rPr>
                                <w:rFonts w:ascii="Open Sans" w:hAnsi="Open Sans" w:cs="Open Sans"/>
                                <w:bCs/>
                                <w:color w:val="000000"/>
                                <w:szCs w:val="18"/>
                              </w:rPr>
                              <w:t xml:space="preserve">Your household has been selected by chance from all households in the area </w:t>
                            </w:r>
                            <w:r w:rsidR="00D01A84">
                              <w:rPr>
                                <w:rFonts w:ascii="Open Sans" w:hAnsi="Open Sans" w:cs="Open Sans"/>
                                <w:bCs/>
                                <w:color w:val="000000"/>
                                <w:szCs w:val="18"/>
                              </w:rPr>
                              <w:t>to participate in the survey</w:t>
                            </w:r>
                            <w:r w:rsidRPr="00C1700A">
                              <w:rPr>
                                <w:rFonts w:ascii="Open Sans" w:hAnsi="Open Sans" w:cs="Open Sans"/>
                                <w:bCs/>
                                <w:color w:val="000000"/>
                                <w:szCs w:val="18"/>
                              </w:rPr>
                              <w:t xml:space="preserve">. </w:t>
                            </w:r>
                          </w:p>
                          <w:p w14:paraId="12B96007" w14:textId="77777777" w:rsidR="007A67F8" w:rsidRDefault="007A67F8" w:rsidP="007A67F8">
                            <w:pPr>
                              <w:autoSpaceDE w:val="0"/>
                              <w:autoSpaceDN w:val="0"/>
                              <w:adjustRightInd w:val="0"/>
                              <w:spacing w:after="0" w:line="240" w:lineRule="atLeast"/>
                              <w:rPr>
                                <w:rFonts w:ascii="Open Sans" w:hAnsi="Open Sans" w:cs="Open Sans"/>
                                <w:bCs/>
                                <w:color w:val="000000"/>
                                <w:szCs w:val="18"/>
                              </w:rPr>
                            </w:pPr>
                          </w:p>
                          <w:p w14:paraId="14E6E217" w14:textId="6A9592BC" w:rsidR="004D745A" w:rsidRDefault="004D745A" w:rsidP="007A67F8">
                            <w:pPr>
                              <w:autoSpaceDE w:val="0"/>
                              <w:autoSpaceDN w:val="0"/>
                              <w:adjustRightInd w:val="0"/>
                              <w:spacing w:after="0" w:line="240" w:lineRule="atLeast"/>
                              <w:rPr>
                                <w:rFonts w:ascii="Open Sans" w:hAnsi="Open Sans" w:cs="Open Sans"/>
                                <w:bCs/>
                                <w:szCs w:val="18"/>
                              </w:rPr>
                            </w:pPr>
                            <w:r w:rsidRPr="00C1700A">
                              <w:rPr>
                                <w:rFonts w:ascii="Open Sans" w:hAnsi="Open Sans" w:cs="Open Sans"/>
                                <w:bCs/>
                                <w:color w:val="000000"/>
                                <w:szCs w:val="18"/>
                              </w:rPr>
                              <w:t>The survey is voluntary, and the infor</w:t>
                            </w:r>
                            <w:r>
                              <w:rPr>
                                <w:rFonts w:ascii="Open Sans" w:hAnsi="Open Sans" w:cs="Open Sans"/>
                                <w:bCs/>
                                <w:color w:val="000000"/>
                                <w:szCs w:val="18"/>
                              </w:rPr>
                              <w:t xml:space="preserve">mation and </w:t>
                            </w:r>
                            <w:r w:rsidR="00FD2F9E">
                              <w:rPr>
                                <w:rFonts w:ascii="Open Sans" w:hAnsi="Open Sans" w:cs="Open Sans"/>
                                <w:bCs/>
                                <w:color w:val="000000"/>
                                <w:szCs w:val="18"/>
                              </w:rPr>
                              <w:t xml:space="preserve">data </w:t>
                            </w:r>
                            <w:r>
                              <w:rPr>
                                <w:rFonts w:ascii="Open Sans" w:hAnsi="Open Sans" w:cs="Open Sans"/>
                                <w:bCs/>
                                <w:color w:val="000000"/>
                                <w:szCs w:val="18"/>
                              </w:rPr>
                              <w:t xml:space="preserve">gathered during the interview is strictly </w:t>
                            </w:r>
                            <w:r w:rsidR="007A67F8">
                              <w:rPr>
                                <w:rFonts w:ascii="Open Sans" w:hAnsi="Open Sans" w:cs="Open Sans"/>
                                <w:bCs/>
                                <w:color w:val="000000"/>
                                <w:szCs w:val="18"/>
                              </w:rPr>
                              <w:t>confidential and</w:t>
                            </w:r>
                            <w:r w:rsidR="00FD2F9E">
                              <w:rPr>
                                <w:rFonts w:ascii="Open Sans" w:hAnsi="Open Sans" w:cs="Open Sans"/>
                                <w:bCs/>
                                <w:color w:val="000000"/>
                                <w:szCs w:val="18"/>
                              </w:rPr>
                              <w:t xml:space="preserve"> </w:t>
                            </w:r>
                            <w:r>
                              <w:rPr>
                                <w:rFonts w:ascii="Open Sans" w:hAnsi="Open Sans" w:cs="Open Sans"/>
                                <w:bCs/>
                                <w:color w:val="000000"/>
                                <w:szCs w:val="18"/>
                              </w:rPr>
                              <w:t>will solely be</w:t>
                            </w:r>
                            <w:r w:rsidRPr="00C1700A">
                              <w:rPr>
                                <w:rFonts w:ascii="Open Sans" w:hAnsi="Open Sans" w:cs="Open Sans"/>
                                <w:bCs/>
                                <w:color w:val="000000"/>
                                <w:szCs w:val="18"/>
                              </w:rPr>
                              <w:t xml:space="preserve"> used </w:t>
                            </w:r>
                            <w:r>
                              <w:rPr>
                                <w:rFonts w:ascii="Open Sans" w:hAnsi="Open Sans" w:cs="Open Sans"/>
                                <w:bCs/>
                                <w:color w:val="000000"/>
                                <w:szCs w:val="18"/>
                              </w:rPr>
                              <w:t>for scientific</w:t>
                            </w:r>
                            <w:r w:rsidRPr="00C1700A">
                              <w:rPr>
                                <w:rFonts w:ascii="Open Sans" w:hAnsi="Open Sans" w:cs="Open Sans"/>
                                <w:bCs/>
                                <w:color w:val="000000"/>
                                <w:szCs w:val="18"/>
                              </w:rPr>
                              <w:t xml:space="preserve"> </w:t>
                            </w:r>
                            <w:r>
                              <w:rPr>
                                <w:rFonts w:ascii="Open Sans" w:hAnsi="Open Sans" w:cs="Open Sans"/>
                                <w:bCs/>
                                <w:color w:val="000000"/>
                                <w:szCs w:val="18"/>
                              </w:rPr>
                              <w:t>purposes with nothing identifying you or your household. Also, no information about</w:t>
                            </w:r>
                            <w:r w:rsidRPr="00C1700A">
                              <w:rPr>
                                <w:rFonts w:ascii="Open Sans" w:hAnsi="Open Sans" w:cs="Open Sans"/>
                                <w:bCs/>
                                <w:color w:val="000000"/>
                                <w:szCs w:val="18"/>
                              </w:rPr>
                              <w:t xml:space="preserve"> you, or any other </w:t>
                            </w:r>
                            <w:r>
                              <w:rPr>
                                <w:rFonts w:ascii="Open Sans" w:hAnsi="Open Sans" w:cs="Open Sans"/>
                                <w:bCs/>
                                <w:color w:val="000000"/>
                                <w:szCs w:val="18"/>
                              </w:rPr>
                              <w:t xml:space="preserve">person </w:t>
                            </w:r>
                            <w:r w:rsidR="00FD2F9E">
                              <w:rPr>
                                <w:rFonts w:ascii="Open Sans" w:hAnsi="Open Sans" w:cs="Open Sans"/>
                                <w:bCs/>
                                <w:color w:val="000000"/>
                                <w:szCs w:val="18"/>
                              </w:rPr>
                              <w:t xml:space="preserve">in </w:t>
                            </w:r>
                            <w:r>
                              <w:rPr>
                                <w:rFonts w:ascii="Open Sans" w:hAnsi="Open Sans" w:cs="Open Sans"/>
                                <w:bCs/>
                                <w:color w:val="000000"/>
                                <w:szCs w:val="18"/>
                              </w:rPr>
                              <w:t>your household</w:t>
                            </w:r>
                            <w:r w:rsidRPr="00C1700A">
                              <w:rPr>
                                <w:rFonts w:ascii="Open Sans" w:hAnsi="Open Sans" w:cs="Open Sans"/>
                                <w:bCs/>
                                <w:color w:val="000000"/>
                                <w:szCs w:val="18"/>
                              </w:rPr>
                              <w:t xml:space="preserve">, will be </w:t>
                            </w:r>
                            <w:r>
                              <w:rPr>
                                <w:rFonts w:ascii="Open Sans" w:hAnsi="Open Sans" w:cs="Open Sans"/>
                                <w:bCs/>
                                <w:color w:val="000000"/>
                                <w:szCs w:val="18"/>
                              </w:rPr>
                              <w:t>explicitly or implicitly disclosed or given to any person(s), institution (s) or authorities</w:t>
                            </w:r>
                            <w:r w:rsidR="007A67F8">
                              <w:rPr>
                                <w:rFonts w:ascii="Open Sans" w:hAnsi="Open Sans" w:cs="Open Sans"/>
                                <w:bCs/>
                                <w:szCs w:val="18"/>
                              </w:rPr>
                              <w:t xml:space="preserve">. </w:t>
                            </w:r>
                            <w:r w:rsidRPr="00C1700A">
                              <w:rPr>
                                <w:rFonts w:ascii="Open Sans" w:hAnsi="Open Sans" w:cs="Open Sans"/>
                                <w:bCs/>
                                <w:szCs w:val="18"/>
                              </w:rPr>
                              <w:t>Could you please spare some time (</w:t>
                            </w:r>
                            <w:r w:rsidRPr="00280096">
                              <w:rPr>
                                <w:rFonts w:ascii="Open Sans" w:hAnsi="Open Sans" w:cs="Open Sans"/>
                                <w:bCs/>
                                <w:szCs w:val="18"/>
                                <w:highlight w:val="yellow"/>
                              </w:rPr>
                              <w:t>around 60 minutes</w:t>
                            </w:r>
                            <w:r w:rsidRPr="00C1700A">
                              <w:rPr>
                                <w:rFonts w:ascii="Open Sans" w:hAnsi="Open Sans" w:cs="Open Sans"/>
                                <w:bCs/>
                                <w:szCs w:val="18"/>
                              </w:rPr>
                              <w:t xml:space="preserve">) for the interview? </w:t>
                            </w:r>
                          </w:p>
                          <w:p w14:paraId="787C5B67" w14:textId="77777777" w:rsidR="004D745A" w:rsidRDefault="004D745A" w:rsidP="004D745A">
                            <w:pPr>
                              <w:spacing w:after="0" w:line="240" w:lineRule="auto"/>
                              <w:ind w:left="504"/>
                              <w:rPr>
                                <w:rFonts w:ascii="Open Sans" w:hAnsi="Open Sans" w:cs="Open Sans"/>
                                <w:bCs/>
                                <w:szCs w:val="18"/>
                              </w:rPr>
                            </w:pPr>
                          </w:p>
                          <w:p w14:paraId="55CB7075" w14:textId="77777777" w:rsidR="004D745A" w:rsidRPr="00C1700A" w:rsidRDefault="004D745A" w:rsidP="007A67F8">
                            <w:pPr>
                              <w:spacing w:after="0" w:line="240" w:lineRule="auto"/>
                              <w:rPr>
                                <w:rFonts w:ascii="Open Sans" w:hAnsi="Open Sans" w:cs="Open Sans"/>
                                <w:bCs/>
                                <w:szCs w:val="18"/>
                              </w:rPr>
                            </w:pPr>
                            <w:r>
                              <w:rPr>
                                <w:rFonts w:ascii="Open Sans" w:hAnsi="Open Sans" w:cs="Open Sans"/>
                                <w:bCs/>
                                <w:szCs w:val="18"/>
                              </w:rPr>
                              <w:t>Please, indicate whether you agree for this interview to proceed or not________________.</w:t>
                            </w:r>
                          </w:p>
                          <w:p w14:paraId="78A62406" w14:textId="77777777" w:rsidR="004D745A" w:rsidRDefault="004D745A" w:rsidP="004D745A">
                            <w:pPr>
                              <w:spacing w:after="0" w:line="240" w:lineRule="auto"/>
                              <w:ind w:left="504"/>
                              <w:rPr>
                                <w:rFonts w:ascii="Open Sans" w:hAnsi="Open Sans" w:cs="Open Sans"/>
                                <w:bCs/>
                                <w:szCs w:val="18"/>
                              </w:rPr>
                            </w:pPr>
                          </w:p>
                          <w:p w14:paraId="18C0ED1F" w14:textId="77777777" w:rsidR="004D745A" w:rsidRPr="003A074F" w:rsidRDefault="004D745A" w:rsidP="004D745A">
                            <w:pPr>
                              <w:rPr>
                                <w:bCs/>
                              </w:rPr>
                            </w:pPr>
                            <w:r>
                              <w:rPr>
                                <w:rFonts w:ascii="Open Sans" w:hAnsi="Open Sans" w:cs="Open Sans"/>
                                <w:bCs/>
                                <w:szCs w:val="18"/>
                              </w:rPr>
                              <w:t xml:space="preserve">Note: </w:t>
                            </w:r>
                            <w:r>
                              <w:rPr>
                                <w:bCs/>
                                <w:i/>
                              </w:rPr>
                              <w:t>The respondent</w:t>
                            </w:r>
                            <w:r w:rsidRPr="0069237A">
                              <w:rPr>
                                <w:bCs/>
                                <w:i/>
                              </w:rPr>
                              <w:t xml:space="preserve"> should be </w:t>
                            </w:r>
                            <w:r>
                              <w:rPr>
                                <w:bCs/>
                                <w:i/>
                              </w:rPr>
                              <w:t xml:space="preserve">the </w:t>
                            </w:r>
                            <w:r w:rsidRPr="0069237A">
                              <w:rPr>
                                <w:bCs/>
                                <w:i/>
                              </w:rPr>
                              <w:t xml:space="preserve">household head or </w:t>
                            </w:r>
                            <w:r>
                              <w:rPr>
                                <w:bCs/>
                                <w:i/>
                              </w:rPr>
                              <w:t xml:space="preserve">a </w:t>
                            </w:r>
                            <w:r w:rsidRPr="0069237A">
                              <w:rPr>
                                <w:bCs/>
                                <w:i/>
                              </w:rPr>
                              <w:t xml:space="preserve">spouse of </w:t>
                            </w:r>
                            <w:r>
                              <w:rPr>
                                <w:bCs/>
                                <w:i/>
                              </w:rPr>
                              <w:t xml:space="preserve">the </w:t>
                            </w:r>
                            <w:r w:rsidRPr="0069237A">
                              <w:rPr>
                                <w:bCs/>
                                <w:i/>
                              </w:rPr>
                              <w:t>household head or adult living in the house.</w:t>
                            </w:r>
                          </w:p>
                        </w:txbxContent>
                      </wps:txbx>
                      <wps:bodyPr rot="0" vert="horz" wrap="square" lIns="91440" tIns="45720" rIns="91440" bIns="45720" anchor="t" anchorCtr="0" upright="1">
                        <a:noAutofit/>
                      </wps:bodyPr>
                    </wps:wsp>
                  </a:graphicData>
                </a:graphic>
              </wp:inline>
            </w:drawing>
          </mc:Choice>
          <mc:Fallback>
            <w:pict>
              <v:shapetype w14:anchorId="38A806EA" id="_x0000_t202" coordsize="21600,21600" o:spt="202" path="m,l,21600r21600,l21600,xe">
                <v:stroke joinstyle="miter"/>
                <v:path gradientshapeok="t" o:connecttype="rect"/>
              </v:shapetype>
              <v:shape id="Text Box 1" o:spid="_x0000_s1026" type="#_x0000_t202" style="width:732.85pt;height:15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">
                <v:textbox>
                  <w:txbxContent>
                    <w:p w14:paraId="2B160F14" w14:textId="5D320EA5" w:rsidR="004D745A" w:rsidRPr="00C1700A" w:rsidRDefault="004D745A" w:rsidP="007A67F8">
                      <w:pPr>
                        <w:spacing w:after="0" w:line="240" w:lineRule="auto"/>
                        <w:rPr>
                          <w:rFonts w:ascii="Open Sans" w:hAnsi="Open Sans" w:cs="Open Sans"/>
                          <w:bCs/>
                          <w:szCs w:val="18"/>
                        </w:rPr>
                      </w:pPr>
                      <w:r w:rsidRPr="00C1700A">
                        <w:rPr>
                          <w:rFonts w:ascii="Open Sans" w:hAnsi="Open Sans" w:cs="Open Sans"/>
                          <w:bCs/>
                          <w:szCs w:val="18"/>
                          <w:lang w:val="en-GB"/>
                        </w:rPr>
                        <w:t>My name is _____</w:t>
                      </w:r>
                      <w:r>
                        <w:rPr>
                          <w:rFonts w:ascii="Open Sans" w:hAnsi="Open Sans" w:cs="Open Sans"/>
                          <w:bCs/>
                          <w:szCs w:val="18"/>
                          <w:lang w:val="en-GB"/>
                        </w:rPr>
                        <w:t>______________</w:t>
                      </w:r>
                      <w:r w:rsidRPr="00C1700A">
                        <w:rPr>
                          <w:rFonts w:ascii="Open Sans" w:hAnsi="Open Sans" w:cs="Open Sans"/>
                          <w:bCs/>
                          <w:szCs w:val="18"/>
                          <w:lang w:val="en-GB"/>
                        </w:rPr>
                        <w:t xml:space="preserve"> and </w:t>
                      </w:r>
                      <w:r>
                        <w:rPr>
                          <w:rFonts w:ascii="Open Sans" w:hAnsi="Open Sans" w:cs="Open Sans"/>
                          <w:bCs/>
                          <w:szCs w:val="18"/>
                          <w:lang w:val="en-GB"/>
                        </w:rPr>
                        <w:t xml:space="preserve">I’m a member of a team of researchers conducting a </w:t>
                      </w:r>
                      <w:r w:rsidRPr="00C1700A">
                        <w:rPr>
                          <w:rFonts w:ascii="Open Sans" w:hAnsi="Open Sans" w:cs="Open Sans"/>
                          <w:bCs/>
                          <w:szCs w:val="18"/>
                          <w:lang w:val="en-GB"/>
                        </w:rPr>
                        <w:t xml:space="preserve">survey </w:t>
                      </w:r>
                      <w:r w:rsidR="002742E5">
                        <w:rPr>
                          <w:rFonts w:ascii="Open Sans" w:hAnsi="Open Sans" w:cs="Open Sans"/>
                          <w:bCs/>
                          <w:szCs w:val="18"/>
                          <w:lang w:val="en-GB"/>
                        </w:rPr>
                        <w:t xml:space="preserve">on behalf </w:t>
                      </w:r>
                      <w:r w:rsidR="007A67F8">
                        <w:rPr>
                          <w:rFonts w:ascii="Open Sans" w:hAnsi="Open Sans" w:cs="Open Sans"/>
                          <w:bCs/>
                          <w:szCs w:val="18"/>
                          <w:lang w:val="en-GB"/>
                        </w:rPr>
                        <w:t xml:space="preserve">of </w:t>
                      </w:r>
                      <w:r w:rsidR="007A67F8" w:rsidRPr="00C1700A">
                        <w:rPr>
                          <w:rFonts w:ascii="Open Sans" w:hAnsi="Open Sans" w:cs="Open Sans"/>
                          <w:bCs/>
                          <w:szCs w:val="18"/>
                          <w:lang w:val="en-GB"/>
                        </w:rPr>
                        <w:t>World</w:t>
                      </w:r>
                      <w:r w:rsidR="002742E5">
                        <w:rPr>
                          <w:rFonts w:ascii="Open Sans" w:hAnsi="Open Sans" w:cs="Open Sans"/>
                          <w:bCs/>
                          <w:szCs w:val="18"/>
                          <w:lang w:val="en-GB"/>
                        </w:rPr>
                        <w:t xml:space="preserve"> </w:t>
                      </w:r>
                      <w:r>
                        <w:rPr>
                          <w:rFonts w:ascii="Open Sans" w:hAnsi="Open Sans" w:cs="Open Sans"/>
                          <w:bCs/>
                          <w:szCs w:val="18"/>
                          <w:lang w:val="en-GB"/>
                        </w:rPr>
                        <w:t>F</w:t>
                      </w:r>
                      <w:r w:rsidR="002742E5">
                        <w:rPr>
                          <w:rFonts w:ascii="Open Sans" w:hAnsi="Open Sans" w:cs="Open Sans"/>
                          <w:bCs/>
                          <w:szCs w:val="18"/>
                          <w:lang w:val="en-GB"/>
                        </w:rPr>
                        <w:t>ood Programme,</w:t>
                      </w:r>
                      <w:r>
                        <w:rPr>
                          <w:rFonts w:ascii="Open Sans" w:hAnsi="Open Sans" w:cs="Open Sans"/>
                          <w:bCs/>
                          <w:szCs w:val="18"/>
                          <w:lang w:val="en-GB"/>
                        </w:rPr>
                        <w:t xml:space="preserve"> to </w:t>
                      </w:r>
                      <w:r w:rsidR="002742E5">
                        <w:rPr>
                          <w:rFonts w:ascii="Open Sans" w:hAnsi="Open Sans" w:cs="Open Sans"/>
                          <w:bCs/>
                          <w:szCs w:val="18"/>
                          <w:lang w:val="en-GB"/>
                        </w:rPr>
                        <w:t xml:space="preserve">better understand the </w:t>
                      </w:r>
                      <w:r>
                        <w:rPr>
                          <w:rFonts w:ascii="Open Sans" w:hAnsi="Open Sans" w:cs="Open Sans"/>
                          <w:bCs/>
                          <w:szCs w:val="18"/>
                          <w:lang w:val="en-GB"/>
                        </w:rPr>
                        <w:t xml:space="preserve">food security </w:t>
                      </w:r>
                      <w:r w:rsidR="002742E5">
                        <w:rPr>
                          <w:rFonts w:ascii="Open Sans" w:hAnsi="Open Sans" w:cs="Open Sans"/>
                          <w:bCs/>
                          <w:szCs w:val="18"/>
                          <w:lang w:val="en-GB"/>
                        </w:rPr>
                        <w:t>situation of households</w:t>
                      </w:r>
                      <w:r w:rsidRPr="00C1700A">
                        <w:rPr>
                          <w:rFonts w:ascii="Open Sans" w:hAnsi="Open Sans" w:cs="Open Sans"/>
                          <w:bCs/>
                          <w:szCs w:val="18"/>
                          <w:lang w:val="en-GB"/>
                        </w:rPr>
                        <w:t>.</w:t>
                      </w:r>
                      <w:r w:rsidR="000011C5" w:rsidRPr="000011C5">
                        <w:rPr>
                          <w:rFonts w:ascii="Open Sans" w:hAnsi="Open Sans" w:cs="Open Sans"/>
                          <w:bCs/>
                          <w:szCs w:val="18"/>
                          <w:lang w:val="en-GB"/>
                        </w:rPr>
                        <w:t xml:space="preserve"> </w:t>
                      </w:r>
                      <w:r w:rsidR="000011C5" w:rsidRPr="00C1700A">
                        <w:rPr>
                          <w:rFonts w:ascii="Open Sans" w:hAnsi="Open Sans" w:cs="Open Sans"/>
                          <w:bCs/>
                          <w:szCs w:val="18"/>
                          <w:lang w:val="en-GB"/>
                        </w:rPr>
                        <w:t xml:space="preserve">The purpose of this interview is to </w:t>
                      </w:r>
                      <w:r w:rsidR="000011C5" w:rsidRPr="00C1700A">
                        <w:rPr>
                          <w:rFonts w:ascii="Open Sans" w:hAnsi="Open Sans" w:cs="Open Sans"/>
                          <w:bCs/>
                          <w:szCs w:val="18"/>
                        </w:rPr>
                        <w:t>obtain information on</w:t>
                      </w:r>
                      <w:r w:rsidR="000011C5">
                        <w:rPr>
                          <w:rFonts w:ascii="Open Sans" w:hAnsi="Open Sans" w:cs="Open Sans"/>
                          <w:bCs/>
                          <w:szCs w:val="18"/>
                        </w:rPr>
                        <w:t xml:space="preserve"> food security, livelihoods, and general living conditions of you and your household</w:t>
                      </w:r>
                      <w:r w:rsidR="000011C5" w:rsidRPr="00C1700A">
                        <w:rPr>
                          <w:rFonts w:ascii="Open Sans" w:hAnsi="Open Sans" w:cs="Open Sans"/>
                          <w:bCs/>
                          <w:szCs w:val="18"/>
                        </w:rPr>
                        <w:t>.</w:t>
                      </w:r>
                      <w:r w:rsidR="007A67F8">
                        <w:rPr>
                          <w:rFonts w:ascii="Open Sans" w:hAnsi="Open Sans" w:cs="Open Sans"/>
                          <w:bCs/>
                          <w:szCs w:val="18"/>
                        </w:rPr>
                        <w:t xml:space="preserve"> </w:t>
                      </w:r>
                      <w:r w:rsidRPr="00C1700A">
                        <w:rPr>
                          <w:rFonts w:ascii="Open Sans" w:hAnsi="Open Sans" w:cs="Open Sans"/>
                          <w:bCs/>
                          <w:color w:val="000000"/>
                          <w:szCs w:val="18"/>
                        </w:rPr>
                        <w:t xml:space="preserve">Your household has been selected by chance from all households in the area </w:t>
                      </w:r>
                      <w:r w:rsidR="00D01A84">
                        <w:rPr>
                          <w:rFonts w:ascii="Open Sans" w:hAnsi="Open Sans" w:cs="Open Sans"/>
                          <w:bCs/>
                          <w:color w:val="000000"/>
                          <w:szCs w:val="18"/>
                        </w:rPr>
                        <w:t>to participate in the survey</w:t>
                      </w:r>
                      <w:r w:rsidRPr="00C1700A">
                        <w:rPr>
                          <w:rFonts w:ascii="Open Sans" w:hAnsi="Open Sans" w:cs="Open Sans"/>
                          <w:bCs/>
                          <w:color w:val="000000"/>
                          <w:szCs w:val="18"/>
                        </w:rPr>
                        <w:t xml:space="preserve">. </w:t>
                      </w:r>
                    </w:p>
                    <w:p w14:paraId="12B96007" w14:textId="77777777" w:rsidR="007A67F8" w:rsidRDefault="007A67F8" w:rsidP="007A67F8">
                      <w:pPr>
                        <w:autoSpaceDE w:val="0"/>
                        <w:autoSpaceDN w:val="0"/>
                        <w:adjustRightInd w:val="0"/>
                        <w:spacing w:after="0" w:line="240" w:lineRule="atLeast"/>
                        <w:rPr>
                          <w:rFonts w:ascii="Open Sans" w:hAnsi="Open Sans" w:cs="Open Sans"/>
                          <w:bCs/>
                          <w:color w:val="000000"/>
                          <w:szCs w:val="18"/>
                        </w:rPr>
                      </w:pPr>
                    </w:p>
                    <w:p w14:paraId="14E6E217" w14:textId="6A9592BC" w:rsidR="004D745A" w:rsidRDefault="004D745A" w:rsidP="007A67F8">
                      <w:pPr>
                        <w:autoSpaceDE w:val="0"/>
                        <w:autoSpaceDN w:val="0"/>
                        <w:adjustRightInd w:val="0"/>
                        <w:spacing w:after="0" w:line="240" w:lineRule="atLeast"/>
                        <w:rPr>
                          <w:rFonts w:ascii="Open Sans" w:hAnsi="Open Sans" w:cs="Open Sans"/>
                          <w:bCs/>
                          <w:szCs w:val="18"/>
                        </w:rPr>
                      </w:pPr>
                      <w:r w:rsidRPr="00C1700A">
                        <w:rPr>
                          <w:rFonts w:ascii="Open Sans" w:hAnsi="Open Sans" w:cs="Open Sans"/>
                          <w:bCs/>
                          <w:color w:val="000000"/>
                          <w:szCs w:val="18"/>
                        </w:rPr>
                        <w:t>The survey is voluntary, and the infor</w:t>
                      </w:r>
                      <w:r>
                        <w:rPr>
                          <w:rFonts w:ascii="Open Sans" w:hAnsi="Open Sans" w:cs="Open Sans"/>
                          <w:bCs/>
                          <w:color w:val="000000"/>
                          <w:szCs w:val="18"/>
                        </w:rPr>
                        <w:t xml:space="preserve">mation and </w:t>
                      </w:r>
                      <w:r w:rsidR="00FD2F9E">
                        <w:rPr>
                          <w:rFonts w:ascii="Open Sans" w:hAnsi="Open Sans" w:cs="Open Sans"/>
                          <w:bCs/>
                          <w:color w:val="000000"/>
                          <w:szCs w:val="18"/>
                        </w:rPr>
                        <w:t xml:space="preserve">data </w:t>
                      </w:r>
                      <w:r>
                        <w:rPr>
                          <w:rFonts w:ascii="Open Sans" w:hAnsi="Open Sans" w:cs="Open Sans"/>
                          <w:bCs/>
                          <w:color w:val="000000"/>
                          <w:szCs w:val="18"/>
                        </w:rPr>
                        <w:t xml:space="preserve">gathered during the interview is strictly </w:t>
                      </w:r>
                      <w:r w:rsidR="007A67F8">
                        <w:rPr>
                          <w:rFonts w:ascii="Open Sans" w:hAnsi="Open Sans" w:cs="Open Sans"/>
                          <w:bCs/>
                          <w:color w:val="000000"/>
                          <w:szCs w:val="18"/>
                        </w:rPr>
                        <w:t>confidential and</w:t>
                      </w:r>
                      <w:r w:rsidR="00FD2F9E">
                        <w:rPr>
                          <w:rFonts w:ascii="Open Sans" w:hAnsi="Open Sans" w:cs="Open Sans"/>
                          <w:bCs/>
                          <w:color w:val="000000"/>
                          <w:szCs w:val="18"/>
                        </w:rPr>
                        <w:t xml:space="preserve"> </w:t>
                      </w:r>
                      <w:r>
                        <w:rPr>
                          <w:rFonts w:ascii="Open Sans" w:hAnsi="Open Sans" w:cs="Open Sans"/>
                          <w:bCs/>
                          <w:color w:val="000000"/>
                          <w:szCs w:val="18"/>
                        </w:rPr>
                        <w:t>will solely be</w:t>
                      </w:r>
                      <w:r w:rsidRPr="00C1700A">
                        <w:rPr>
                          <w:rFonts w:ascii="Open Sans" w:hAnsi="Open Sans" w:cs="Open Sans"/>
                          <w:bCs/>
                          <w:color w:val="000000"/>
                          <w:szCs w:val="18"/>
                        </w:rPr>
                        <w:t xml:space="preserve"> used </w:t>
                      </w:r>
                      <w:r>
                        <w:rPr>
                          <w:rFonts w:ascii="Open Sans" w:hAnsi="Open Sans" w:cs="Open Sans"/>
                          <w:bCs/>
                          <w:color w:val="000000"/>
                          <w:szCs w:val="18"/>
                        </w:rPr>
                        <w:t>for scientific</w:t>
                      </w:r>
                      <w:r w:rsidRPr="00C1700A">
                        <w:rPr>
                          <w:rFonts w:ascii="Open Sans" w:hAnsi="Open Sans" w:cs="Open Sans"/>
                          <w:bCs/>
                          <w:color w:val="000000"/>
                          <w:szCs w:val="18"/>
                        </w:rPr>
                        <w:t xml:space="preserve"> </w:t>
                      </w:r>
                      <w:r>
                        <w:rPr>
                          <w:rFonts w:ascii="Open Sans" w:hAnsi="Open Sans" w:cs="Open Sans"/>
                          <w:bCs/>
                          <w:color w:val="000000"/>
                          <w:szCs w:val="18"/>
                        </w:rPr>
                        <w:t>purposes with nothing identifying you or your household. Also, no information about</w:t>
                      </w:r>
                      <w:r w:rsidRPr="00C1700A">
                        <w:rPr>
                          <w:rFonts w:ascii="Open Sans" w:hAnsi="Open Sans" w:cs="Open Sans"/>
                          <w:bCs/>
                          <w:color w:val="000000"/>
                          <w:szCs w:val="18"/>
                        </w:rPr>
                        <w:t xml:space="preserve"> you, or any other </w:t>
                      </w:r>
                      <w:r>
                        <w:rPr>
                          <w:rFonts w:ascii="Open Sans" w:hAnsi="Open Sans" w:cs="Open Sans"/>
                          <w:bCs/>
                          <w:color w:val="000000"/>
                          <w:szCs w:val="18"/>
                        </w:rPr>
                        <w:t xml:space="preserve">person </w:t>
                      </w:r>
                      <w:r w:rsidR="00FD2F9E">
                        <w:rPr>
                          <w:rFonts w:ascii="Open Sans" w:hAnsi="Open Sans" w:cs="Open Sans"/>
                          <w:bCs/>
                          <w:color w:val="000000"/>
                          <w:szCs w:val="18"/>
                        </w:rPr>
                        <w:t xml:space="preserve">in </w:t>
                      </w:r>
                      <w:r>
                        <w:rPr>
                          <w:rFonts w:ascii="Open Sans" w:hAnsi="Open Sans" w:cs="Open Sans"/>
                          <w:bCs/>
                          <w:color w:val="000000"/>
                          <w:szCs w:val="18"/>
                        </w:rPr>
                        <w:t>your household</w:t>
                      </w:r>
                      <w:r w:rsidRPr="00C1700A">
                        <w:rPr>
                          <w:rFonts w:ascii="Open Sans" w:hAnsi="Open Sans" w:cs="Open Sans"/>
                          <w:bCs/>
                          <w:color w:val="000000"/>
                          <w:szCs w:val="18"/>
                        </w:rPr>
                        <w:t xml:space="preserve">, will be </w:t>
                      </w:r>
                      <w:r>
                        <w:rPr>
                          <w:rFonts w:ascii="Open Sans" w:hAnsi="Open Sans" w:cs="Open Sans"/>
                          <w:bCs/>
                          <w:color w:val="000000"/>
                          <w:szCs w:val="18"/>
                        </w:rPr>
                        <w:t>explicitly or implicitly disclosed or given to any person(s), institution (s) or authorities</w:t>
                      </w:r>
                      <w:r w:rsidR="007A67F8">
                        <w:rPr>
                          <w:rFonts w:ascii="Open Sans" w:hAnsi="Open Sans" w:cs="Open Sans"/>
                          <w:bCs/>
                          <w:szCs w:val="18"/>
                        </w:rPr>
                        <w:t xml:space="preserve">. </w:t>
                      </w:r>
                      <w:r w:rsidRPr="00C1700A">
                        <w:rPr>
                          <w:rFonts w:ascii="Open Sans" w:hAnsi="Open Sans" w:cs="Open Sans"/>
                          <w:bCs/>
                          <w:szCs w:val="18"/>
                        </w:rPr>
                        <w:t>Could you please spare some time (</w:t>
                      </w:r>
                      <w:r w:rsidRPr="00280096">
                        <w:rPr>
                          <w:rFonts w:ascii="Open Sans" w:hAnsi="Open Sans" w:cs="Open Sans"/>
                          <w:bCs/>
                          <w:szCs w:val="18"/>
                          <w:highlight w:val="yellow"/>
                        </w:rPr>
                        <w:t>around 60 minutes</w:t>
                      </w:r>
                      <w:r w:rsidRPr="00C1700A">
                        <w:rPr>
                          <w:rFonts w:ascii="Open Sans" w:hAnsi="Open Sans" w:cs="Open Sans"/>
                          <w:bCs/>
                          <w:szCs w:val="18"/>
                        </w:rPr>
                        <w:t xml:space="preserve">) for the interview? </w:t>
                      </w:r>
                    </w:p>
                    <w:p w14:paraId="787C5B67" w14:textId="77777777" w:rsidR="004D745A" w:rsidRDefault="004D745A" w:rsidP="004D745A">
                      <w:pPr>
                        <w:spacing w:after="0" w:line="240" w:lineRule="auto"/>
                        <w:ind w:left="504"/>
                        <w:rPr>
                          <w:rFonts w:ascii="Open Sans" w:hAnsi="Open Sans" w:cs="Open Sans"/>
                          <w:bCs/>
                          <w:szCs w:val="18"/>
                        </w:rPr>
                      </w:pPr>
                    </w:p>
                    <w:p w14:paraId="55CB7075" w14:textId="77777777" w:rsidR="004D745A" w:rsidRPr="00C1700A" w:rsidRDefault="004D745A" w:rsidP="007A67F8">
                      <w:pPr>
                        <w:spacing w:after="0" w:line="240" w:lineRule="auto"/>
                        <w:rPr>
                          <w:rFonts w:ascii="Open Sans" w:hAnsi="Open Sans" w:cs="Open Sans"/>
                          <w:bCs/>
                          <w:szCs w:val="18"/>
                        </w:rPr>
                      </w:pPr>
                      <w:r>
                        <w:rPr>
                          <w:rFonts w:ascii="Open Sans" w:hAnsi="Open Sans" w:cs="Open Sans"/>
                          <w:bCs/>
                          <w:szCs w:val="18"/>
                        </w:rPr>
                        <w:t>Please, indicate whether you agree for this interview to proceed or not________________.</w:t>
                      </w:r>
                    </w:p>
                    <w:p w14:paraId="78A62406" w14:textId="77777777" w:rsidR="004D745A" w:rsidRDefault="004D745A" w:rsidP="004D745A">
                      <w:pPr>
                        <w:spacing w:after="0" w:line="240" w:lineRule="auto"/>
                        <w:ind w:left="504"/>
                        <w:rPr>
                          <w:rFonts w:ascii="Open Sans" w:hAnsi="Open Sans" w:cs="Open Sans"/>
                          <w:bCs/>
                          <w:szCs w:val="18"/>
                        </w:rPr>
                      </w:pPr>
                    </w:p>
                    <w:p w14:paraId="18C0ED1F" w14:textId="77777777" w:rsidR="004D745A" w:rsidRPr="003A074F" w:rsidRDefault="004D745A" w:rsidP="004D745A">
                      <w:pPr>
                        <w:rPr>
                          <w:bCs/>
                        </w:rPr>
                      </w:pPr>
                      <w:r>
                        <w:rPr>
                          <w:rFonts w:ascii="Open Sans" w:hAnsi="Open Sans" w:cs="Open Sans"/>
                          <w:bCs/>
                          <w:szCs w:val="18"/>
                        </w:rPr>
                        <w:t xml:space="preserve">Note: </w:t>
                      </w:r>
                      <w:r>
                        <w:rPr>
                          <w:bCs/>
                          <w:i/>
                        </w:rPr>
                        <w:t>The respondent</w:t>
                      </w:r>
                      <w:r w:rsidRPr="0069237A">
                        <w:rPr>
                          <w:bCs/>
                          <w:i/>
                        </w:rPr>
                        <w:t xml:space="preserve"> should be </w:t>
                      </w:r>
                      <w:r>
                        <w:rPr>
                          <w:bCs/>
                          <w:i/>
                        </w:rPr>
                        <w:t xml:space="preserve">the </w:t>
                      </w:r>
                      <w:r w:rsidRPr="0069237A">
                        <w:rPr>
                          <w:bCs/>
                          <w:i/>
                        </w:rPr>
                        <w:t xml:space="preserve">household head or </w:t>
                      </w:r>
                      <w:r>
                        <w:rPr>
                          <w:bCs/>
                          <w:i/>
                        </w:rPr>
                        <w:t xml:space="preserve">a </w:t>
                      </w:r>
                      <w:r w:rsidRPr="0069237A">
                        <w:rPr>
                          <w:bCs/>
                          <w:i/>
                        </w:rPr>
                        <w:t xml:space="preserve">spouse of </w:t>
                      </w:r>
                      <w:r>
                        <w:rPr>
                          <w:bCs/>
                          <w:i/>
                        </w:rPr>
                        <w:t xml:space="preserve">the </w:t>
                      </w:r>
                      <w:r w:rsidRPr="0069237A">
                        <w:rPr>
                          <w:bCs/>
                          <w:i/>
                        </w:rPr>
                        <w:t>household head or adult living in the house.</w:t>
                      </w:r>
                    </w:p>
                  </w:txbxContent>
                </v:textbox>
                <w10:anchorlock/>
              </v:shape>
            </w:pict>
          </mc:Fallback>
        </mc:AlternateContent>
      </w:r>
    </w:p>
    <w:p w14:paraId="2F2FDD1C" w14:textId="2E6F3AFC" w:rsidR="00E90D7B" w:rsidRDefault="00A86D83">
      <w:pPr>
        <w:pStyle w:val="Titre1"/>
      </w:pPr>
      <w:r>
        <w:lastRenderedPageBreak/>
        <w:t xml:space="preserve">3. </w:t>
      </w:r>
      <w:r w:rsidR="00BD2CC3">
        <w:t>D</w:t>
      </w:r>
      <w:r w:rsidR="00206CE6">
        <w:t>emographic</w:t>
      </w:r>
    </w:p>
    <w:p w14:paraId="5A4244D3" w14:textId="46381078" w:rsidR="00E90D7B" w:rsidRDefault="0049258F">
      <w:pPr>
        <w:pStyle w:val="Titre2"/>
      </w:pPr>
      <w:r>
        <w:t>3</w:t>
      </w:r>
      <w:r w:rsidR="00206CE6">
        <w:t>.1 Demographic (Basic)</w:t>
      </w:r>
    </w:p>
    <w:p w14:paraId="4B094A36" w14:textId="0DE1E678" w:rsidR="001F1F97" w:rsidRDefault="0049258F" w:rsidP="00112FED">
      <w:pPr>
        <w:spacing w:before="240" w:after="40"/>
        <w:rPr>
          <w:b/>
        </w:rPr>
      </w:pPr>
      <w:r>
        <w:rPr>
          <w:b/>
        </w:rPr>
        <w:t>3</w:t>
      </w:r>
      <w:r w:rsidR="00EB6360">
        <w:rPr>
          <w:b/>
        </w:rPr>
        <w:t xml:space="preserve">.1.1 </w:t>
      </w:r>
      <w:r w:rsidR="00112FED" w:rsidRPr="00112FED">
        <w:rPr>
          <w:b/>
        </w:rPr>
        <w:t xml:space="preserve">What is </w:t>
      </w:r>
      <w:r w:rsidR="001F1F97">
        <w:rPr>
          <w:b/>
        </w:rPr>
        <w:t>your first and last name?</w:t>
      </w:r>
    </w:p>
    <w:p w14:paraId="1D0BAE23" w14:textId="167CCD70" w:rsidR="00112FED" w:rsidRDefault="001F1F97" w:rsidP="00112FED">
      <w:pPr>
        <w:spacing w:before="240" w:after="40"/>
      </w:pPr>
      <w:r>
        <w:rPr>
          <w:b/>
        </w:rPr>
        <w:t xml:space="preserve">3.1.2 </w:t>
      </w:r>
      <w:r w:rsidR="00112FED" w:rsidRPr="00112FED">
        <w:rPr>
          <w:b/>
        </w:rPr>
        <w:t>What is the sex of the respondent?</w:t>
      </w:r>
    </w:p>
    <w:p w14:paraId="3B5741B2" w14:textId="49917643" w:rsidR="00E90D7B" w:rsidRDefault="0049258F">
      <w:pPr>
        <w:spacing w:before="240" w:after="40"/>
        <w:rPr>
          <w:b/>
        </w:rPr>
      </w:pPr>
      <w:r>
        <w:rPr>
          <w:b/>
        </w:rPr>
        <w:t>3</w:t>
      </w:r>
      <w:r w:rsidR="006B017D">
        <w:rPr>
          <w:b/>
        </w:rPr>
        <w:t>.1.</w:t>
      </w:r>
      <w:r w:rsidR="001F1F97">
        <w:rPr>
          <w:b/>
        </w:rPr>
        <w:t>3</w:t>
      </w:r>
      <w:r w:rsidR="006B017D">
        <w:rPr>
          <w:b/>
        </w:rPr>
        <w:t xml:space="preserve"> </w:t>
      </w:r>
      <w:r w:rsidR="00206CE6">
        <w:rPr>
          <w:b/>
        </w:rPr>
        <w:t>Age of the r</w:t>
      </w:r>
      <w:r w:rsidR="00112FED">
        <w:rPr>
          <w:b/>
        </w:rPr>
        <w:t>espondent?</w:t>
      </w:r>
    </w:p>
    <w:p w14:paraId="58F890DC" w14:textId="0C7B8EC3" w:rsidR="00E90D7B" w:rsidRDefault="0049258F">
      <w:pPr>
        <w:spacing w:before="240" w:after="40"/>
      </w:pPr>
      <w:r>
        <w:rPr>
          <w:b/>
        </w:rPr>
        <w:t>3</w:t>
      </w:r>
      <w:r w:rsidR="00206CE6">
        <w:rPr>
          <w:b/>
        </w:rPr>
        <w:t>.1.</w:t>
      </w:r>
      <w:r w:rsidR="001F1F97">
        <w:rPr>
          <w:b/>
        </w:rPr>
        <w:t>4</w:t>
      </w:r>
      <w:r w:rsidR="00206CE6">
        <w:rPr>
          <w:b/>
        </w:rPr>
        <w:t xml:space="preserve"> </w:t>
      </w:r>
      <w:r w:rsidRPr="0049258F">
        <w:rPr>
          <w:b/>
        </w:rPr>
        <w:t>What</w:t>
      </w:r>
      <w:r w:rsidR="001C62EA" w:rsidRPr="001C62EA">
        <w:rPr>
          <w:b/>
        </w:rPr>
        <w:t xml:space="preserve"> is your r</w:t>
      </w:r>
      <w:r w:rsidR="00206CE6">
        <w:rPr>
          <w:b/>
        </w:rPr>
        <w:t xml:space="preserve">elationship </w:t>
      </w:r>
      <w:r w:rsidR="001C62EA">
        <w:rPr>
          <w:b/>
        </w:rPr>
        <w:t>to</w:t>
      </w:r>
      <w:r w:rsidR="00206CE6">
        <w:rPr>
          <w:b/>
        </w:rPr>
        <w:t xml:space="preserve"> </w:t>
      </w:r>
      <w:r w:rsidR="001C62EA">
        <w:rPr>
          <w:b/>
        </w:rPr>
        <w:t xml:space="preserve">the </w:t>
      </w:r>
      <w:r w:rsidR="00206CE6">
        <w:rPr>
          <w:b/>
        </w:rPr>
        <w:t>household</w:t>
      </w:r>
      <w:r w:rsidR="001C62EA">
        <w:rPr>
          <w:b/>
        </w:rPr>
        <w:t xml:space="preserve"> head</w:t>
      </w:r>
      <w:r w:rsidR="00206CE6">
        <w:rPr>
          <w:b/>
        </w:rPr>
        <w:t>?</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E90D7B" w:rsidRPr="000C5452" w14:paraId="63FEE8BD" w14:textId="77777777">
        <w:tc>
          <w:tcPr>
            <w:tcW w:w="1851" w:type="dxa"/>
          </w:tcPr>
          <w:p w14:paraId="52DA3371" w14:textId="77777777" w:rsidR="00E90D7B" w:rsidRPr="000C5452" w:rsidRDefault="00206CE6">
            <w:pPr>
              <w:rPr>
                <w:sz w:val="16"/>
                <w:szCs w:val="28"/>
              </w:rPr>
            </w:pPr>
            <w:proofErr w:type="gramStart"/>
            <w:r w:rsidRPr="000C5452">
              <w:rPr>
                <w:sz w:val="16"/>
                <w:szCs w:val="28"/>
              </w:rPr>
              <w:t>100  Head</w:t>
            </w:r>
            <w:proofErr w:type="gramEnd"/>
            <w:r w:rsidRPr="000C5452">
              <w:rPr>
                <w:sz w:val="16"/>
                <w:szCs w:val="28"/>
              </w:rPr>
              <w:t xml:space="preserve"> of household</w:t>
            </w:r>
          </w:p>
        </w:tc>
        <w:tc>
          <w:tcPr>
            <w:tcW w:w="1851" w:type="dxa"/>
          </w:tcPr>
          <w:p w14:paraId="17F468FE" w14:textId="77777777" w:rsidR="00E90D7B" w:rsidRPr="000C5452" w:rsidRDefault="00206CE6">
            <w:pPr>
              <w:rPr>
                <w:sz w:val="16"/>
                <w:szCs w:val="28"/>
              </w:rPr>
            </w:pPr>
            <w:proofErr w:type="gramStart"/>
            <w:r w:rsidRPr="000C5452">
              <w:rPr>
                <w:sz w:val="16"/>
                <w:szCs w:val="28"/>
              </w:rPr>
              <w:t>200  Spouse</w:t>
            </w:r>
            <w:proofErr w:type="gramEnd"/>
            <w:r w:rsidRPr="000C5452">
              <w:rPr>
                <w:sz w:val="16"/>
                <w:szCs w:val="28"/>
              </w:rPr>
              <w:t>/partner</w:t>
            </w:r>
          </w:p>
        </w:tc>
        <w:tc>
          <w:tcPr>
            <w:tcW w:w="1851" w:type="dxa"/>
          </w:tcPr>
          <w:p w14:paraId="166CA42E" w14:textId="77777777" w:rsidR="00E90D7B" w:rsidRPr="000C5452" w:rsidRDefault="00206CE6">
            <w:pPr>
              <w:rPr>
                <w:sz w:val="16"/>
                <w:szCs w:val="28"/>
              </w:rPr>
            </w:pPr>
            <w:proofErr w:type="gramStart"/>
            <w:r w:rsidRPr="000C5452">
              <w:rPr>
                <w:sz w:val="16"/>
                <w:szCs w:val="28"/>
              </w:rPr>
              <w:t>300  Son</w:t>
            </w:r>
            <w:proofErr w:type="gramEnd"/>
            <w:r w:rsidRPr="000C5452">
              <w:rPr>
                <w:sz w:val="16"/>
                <w:szCs w:val="28"/>
              </w:rPr>
              <w:t>/daughter</w:t>
            </w:r>
          </w:p>
        </w:tc>
        <w:tc>
          <w:tcPr>
            <w:tcW w:w="1851" w:type="dxa"/>
          </w:tcPr>
          <w:p w14:paraId="60E32C43" w14:textId="77777777" w:rsidR="00E90D7B" w:rsidRPr="000C5452" w:rsidRDefault="00206CE6">
            <w:pPr>
              <w:rPr>
                <w:sz w:val="16"/>
                <w:szCs w:val="28"/>
              </w:rPr>
            </w:pPr>
            <w:proofErr w:type="gramStart"/>
            <w:r w:rsidRPr="000C5452">
              <w:rPr>
                <w:sz w:val="16"/>
                <w:szCs w:val="28"/>
              </w:rPr>
              <w:t>400  Father</w:t>
            </w:r>
            <w:proofErr w:type="gramEnd"/>
            <w:r w:rsidRPr="000C5452">
              <w:rPr>
                <w:sz w:val="16"/>
                <w:szCs w:val="28"/>
              </w:rPr>
              <w:t>/mother</w:t>
            </w:r>
          </w:p>
        </w:tc>
        <w:tc>
          <w:tcPr>
            <w:tcW w:w="1851" w:type="dxa"/>
          </w:tcPr>
          <w:p w14:paraId="0625DEFC" w14:textId="77777777" w:rsidR="00E90D7B" w:rsidRPr="000C5452" w:rsidRDefault="00206CE6">
            <w:pPr>
              <w:rPr>
                <w:sz w:val="16"/>
                <w:szCs w:val="28"/>
              </w:rPr>
            </w:pPr>
            <w:proofErr w:type="gramStart"/>
            <w:r w:rsidRPr="000C5452">
              <w:rPr>
                <w:sz w:val="16"/>
                <w:szCs w:val="28"/>
              </w:rPr>
              <w:t>401  Mother</w:t>
            </w:r>
            <w:proofErr w:type="gramEnd"/>
          </w:p>
        </w:tc>
        <w:tc>
          <w:tcPr>
            <w:tcW w:w="1851" w:type="dxa"/>
          </w:tcPr>
          <w:p w14:paraId="75E81873" w14:textId="77777777" w:rsidR="00E90D7B" w:rsidRPr="000C5452" w:rsidRDefault="00206CE6">
            <w:pPr>
              <w:rPr>
                <w:sz w:val="16"/>
                <w:szCs w:val="28"/>
              </w:rPr>
            </w:pPr>
            <w:proofErr w:type="gramStart"/>
            <w:r w:rsidRPr="000C5452">
              <w:rPr>
                <w:sz w:val="16"/>
                <w:szCs w:val="28"/>
              </w:rPr>
              <w:t>402  Father</w:t>
            </w:r>
            <w:proofErr w:type="gramEnd"/>
          </w:p>
        </w:tc>
      </w:tr>
      <w:tr w:rsidR="00E90D7B" w:rsidRPr="000C5452" w14:paraId="6B8CF38E" w14:textId="77777777">
        <w:tc>
          <w:tcPr>
            <w:tcW w:w="1851" w:type="dxa"/>
          </w:tcPr>
          <w:p w14:paraId="45338954" w14:textId="77777777" w:rsidR="00E90D7B" w:rsidRPr="000C5452" w:rsidRDefault="00206CE6">
            <w:pPr>
              <w:rPr>
                <w:sz w:val="16"/>
                <w:szCs w:val="28"/>
              </w:rPr>
            </w:pPr>
            <w:proofErr w:type="gramStart"/>
            <w:r w:rsidRPr="000C5452">
              <w:rPr>
                <w:sz w:val="16"/>
                <w:szCs w:val="28"/>
              </w:rPr>
              <w:t>500  Brother</w:t>
            </w:r>
            <w:proofErr w:type="gramEnd"/>
            <w:r w:rsidRPr="000C5452">
              <w:rPr>
                <w:sz w:val="16"/>
                <w:szCs w:val="28"/>
              </w:rPr>
              <w:t>/sister</w:t>
            </w:r>
          </w:p>
        </w:tc>
        <w:tc>
          <w:tcPr>
            <w:tcW w:w="1851" w:type="dxa"/>
          </w:tcPr>
          <w:p w14:paraId="65284038" w14:textId="77777777" w:rsidR="00E90D7B" w:rsidRPr="000C5452" w:rsidRDefault="00206CE6">
            <w:pPr>
              <w:rPr>
                <w:sz w:val="16"/>
                <w:szCs w:val="28"/>
              </w:rPr>
            </w:pPr>
            <w:proofErr w:type="gramStart"/>
            <w:r w:rsidRPr="000C5452">
              <w:rPr>
                <w:sz w:val="16"/>
                <w:szCs w:val="28"/>
              </w:rPr>
              <w:t>600  Other</w:t>
            </w:r>
            <w:proofErr w:type="gramEnd"/>
            <w:r w:rsidRPr="000C5452">
              <w:rPr>
                <w:sz w:val="16"/>
                <w:szCs w:val="28"/>
              </w:rPr>
              <w:t xml:space="preserve"> relatives</w:t>
            </w:r>
          </w:p>
        </w:tc>
        <w:tc>
          <w:tcPr>
            <w:tcW w:w="1851" w:type="dxa"/>
          </w:tcPr>
          <w:p w14:paraId="543482FA" w14:textId="77777777" w:rsidR="00E90D7B" w:rsidRPr="000C5452" w:rsidRDefault="00206CE6">
            <w:pPr>
              <w:rPr>
                <w:sz w:val="16"/>
                <w:szCs w:val="28"/>
              </w:rPr>
            </w:pPr>
            <w:proofErr w:type="gramStart"/>
            <w:r w:rsidRPr="000C5452">
              <w:rPr>
                <w:sz w:val="16"/>
                <w:szCs w:val="28"/>
              </w:rPr>
              <w:t>601  Other</w:t>
            </w:r>
            <w:proofErr w:type="gramEnd"/>
            <w:r w:rsidRPr="000C5452">
              <w:rPr>
                <w:sz w:val="16"/>
                <w:szCs w:val="28"/>
              </w:rPr>
              <w:t xml:space="preserve"> relatives by blood</w:t>
            </w:r>
          </w:p>
        </w:tc>
        <w:tc>
          <w:tcPr>
            <w:tcW w:w="1851" w:type="dxa"/>
          </w:tcPr>
          <w:p w14:paraId="7D919A77" w14:textId="77777777" w:rsidR="00E90D7B" w:rsidRPr="000C5452" w:rsidRDefault="00206CE6">
            <w:pPr>
              <w:rPr>
                <w:sz w:val="16"/>
                <w:szCs w:val="28"/>
              </w:rPr>
            </w:pPr>
            <w:proofErr w:type="gramStart"/>
            <w:r w:rsidRPr="000C5452">
              <w:rPr>
                <w:sz w:val="16"/>
                <w:szCs w:val="28"/>
              </w:rPr>
              <w:t>602  Other</w:t>
            </w:r>
            <w:proofErr w:type="gramEnd"/>
            <w:r w:rsidRPr="000C5452">
              <w:rPr>
                <w:sz w:val="16"/>
                <w:szCs w:val="28"/>
              </w:rPr>
              <w:t xml:space="preserve"> relatives by marriage</w:t>
            </w:r>
          </w:p>
        </w:tc>
        <w:tc>
          <w:tcPr>
            <w:tcW w:w="1851" w:type="dxa"/>
          </w:tcPr>
          <w:p w14:paraId="55DFCBC7" w14:textId="77777777" w:rsidR="00E90D7B" w:rsidRPr="000C5452" w:rsidRDefault="00206CE6">
            <w:pPr>
              <w:rPr>
                <w:sz w:val="16"/>
                <w:szCs w:val="28"/>
              </w:rPr>
            </w:pPr>
            <w:proofErr w:type="gramStart"/>
            <w:r w:rsidRPr="000C5452">
              <w:rPr>
                <w:sz w:val="16"/>
                <w:szCs w:val="28"/>
              </w:rPr>
              <w:t>700  Other</w:t>
            </w:r>
            <w:proofErr w:type="gramEnd"/>
            <w:r w:rsidRPr="000C5452">
              <w:rPr>
                <w:sz w:val="16"/>
                <w:szCs w:val="28"/>
              </w:rPr>
              <w:t xml:space="preserve"> non-relatives</w:t>
            </w:r>
          </w:p>
        </w:tc>
        <w:tc>
          <w:tcPr>
            <w:tcW w:w="1851" w:type="dxa"/>
          </w:tcPr>
          <w:p w14:paraId="05997793" w14:textId="77777777" w:rsidR="00E90D7B" w:rsidRPr="000C5452" w:rsidRDefault="00206CE6">
            <w:pPr>
              <w:rPr>
                <w:sz w:val="16"/>
                <w:szCs w:val="28"/>
              </w:rPr>
            </w:pPr>
            <w:proofErr w:type="gramStart"/>
            <w:r w:rsidRPr="000C5452">
              <w:rPr>
                <w:sz w:val="16"/>
                <w:szCs w:val="28"/>
              </w:rPr>
              <w:t>999  Other</w:t>
            </w:r>
            <w:proofErr w:type="gramEnd"/>
            <w:r w:rsidRPr="000C5452">
              <w:rPr>
                <w:sz w:val="16"/>
                <w:szCs w:val="28"/>
              </w:rPr>
              <w:t xml:space="preserve"> (specify)</w:t>
            </w:r>
          </w:p>
        </w:tc>
      </w:tr>
    </w:tbl>
    <w:p w14:paraId="5660E4FF" w14:textId="29902AF6" w:rsidR="00E90D7B" w:rsidRDefault="0049258F" w:rsidP="0049258F">
      <w:pPr>
        <w:spacing w:before="240" w:after="40"/>
      </w:pPr>
      <w:r>
        <w:rPr>
          <w:b/>
        </w:rPr>
        <w:t>3</w:t>
      </w:r>
      <w:r w:rsidR="00206CE6">
        <w:rPr>
          <w:b/>
        </w:rPr>
        <w:t>.1.</w:t>
      </w:r>
      <w:r w:rsidR="001F1F97">
        <w:rPr>
          <w:b/>
        </w:rPr>
        <w:t>4</w:t>
      </w:r>
      <w:r w:rsidR="00206CE6">
        <w:rPr>
          <w:b/>
        </w:rPr>
        <w:t xml:space="preserve"> Other (specify)</w:t>
      </w:r>
    </w:p>
    <w:p w14:paraId="01AB28F2" w14:textId="438590FB" w:rsidR="00E90D7B" w:rsidRDefault="0049258F">
      <w:pPr>
        <w:spacing w:before="240" w:after="40"/>
      </w:pPr>
      <w:r>
        <w:rPr>
          <w:b/>
        </w:rPr>
        <w:t>3</w:t>
      </w:r>
      <w:r w:rsidR="00206CE6">
        <w:rPr>
          <w:b/>
        </w:rPr>
        <w:t>.</w:t>
      </w:r>
      <w:r>
        <w:rPr>
          <w:b/>
        </w:rPr>
        <w:t>1</w:t>
      </w:r>
      <w:r w:rsidR="00206CE6">
        <w:rPr>
          <w:b/>
        </w:rPr>
        <w:t>.</w:t>
      </w:r>
      <w:r w:rsidR="001F1F97">
        <w:rPr>
          <w:b/>
        </w:rPr>
        <w:t>5</w:t>
      </w:r>
      <w:r w:rsidR="00206CE6">
        <w:rPr>
          <w:b/>
        </w:rPr>
        <w:t xml:space="preserve"> </w:t>
      </w:r>
      <w:r w:rsidR="00B41732">
        <w:rPr>
          <w:b/>
        </w:rPr>
        <w:t xml:space="preserve">What is </w:t>
      </w:r>
      <w:del w:id="15" w:author="SalifouSanda OUSMANE [7]" w:date="2022-11-07T15:31:00Z">
        <w:r w:rsidR="00B41732" w:rsidDel="001D51B3">
          <w:rPr>
            <w:b/>
          </w:rPr>
          <w:delText xml:space="preserve">your </w:delText>
        </w:r>
      </w:del>
      <w:ins w:id="16" w:author="SalifouSanda OUSMANE [7]" w:date="2022-11-07T15:31:00Z">
        <w:r w:rsidR="006723AE">
          <w:rPr>
            <w:b/>
          </w:rPr>
          <w:t>the</w:t>
        </w:r>
        <w:r w:rsidR="001D51B3">
          <w:rPr>
            <w:b/>
          </w:rPr>
          <w:t xml:space="preserve"> h</w:t>
        </w:r>
        <w:r w:rsidR="006723AE">
          <w:rPr>
            <w:b/>
          </w:rPr>
          <w:t>ousehold</w:t>
        </w:r>
        <w:r w:rsidR="001D51B3">
          <w:rPr>
            <w:b/>
          </w:rPr>
          <w:t xml:space="preserve"> </w:t>
        </w:r>
      </w:ins>
      <w:r w:rsidR="00B41732">
        <w:rPr>
          <w:b/>
        </w:rPr>
        <w:t>residence status?</w:t>
      </w:r>
    </w:p>
    <w:tbl>
      <w:tblPr>
        <w:tblStyle w:val="Grilledutableau"/>
        <w:tblW w:w="0" w:type="auto"/>
        <w:tblLook w:val="04A0" w:firstRow="1" w:lastRow="0" w:firstColumn="1" w:lastColumn="0" w:noHBand="0" w:noVBand="1"/>
      </w:tblPr>
      <w:tblGrid>
        <w:gridCol w:w="1851"/>
        <w:gridCol w:w="1851"/>
        <w:gridCol w:w="1851"/>
        <w:gridCol w:w="1851"/>
        <w:gridCol w:w="1851"/>
        <w:gridCol w:w="1851"/>
        <w:gridCol w:w="1851"/>
      </w:tblGrid>
      <w:tr w:rsidR="00E9301A" w:rsidRPr="000C5452" w14:paraId="35B2B76B" w14:textId="77777777" w:rsidTr="003C1E97">
        <w:tc>
          <w:tcPr>
            <w:tcW w:w="1851" w:type="dxa"/>
          </w:tcPr>
          <w:p w14:paraId="1E4E7B92" w14:textId="0C2612DA" w:rsidR="00E9301A" w:rsidRPr="000C5452" w:rsidRDefault="00E9301A">
            <w:pPr>
              <w:rPr>
                <w:sz w:val="16"/>
                <w:szCs w:val="28"/>
              </w:rPr>
            </w:pPr>
            <w:proofErr w:type="gramStart"/>
            <w:r w:rsidRPr="000C5452">
              <w:rPr>
                <w:sz w:val="16"/>
                <w:szCs w:val="28"/>
              </w:rPr>
              <w:t>1  Permanent</w:t>
            </w:r>
            <w:proofErr w:type="gramEnd"/>
            <w:r w:rsidRPr="000C5452">
              <w:rPr>
                <w:sz w:val="16"/>
                <w:szCs w:val="28"/>
              </w:rPr>
              <w:t xml:space="preserve"> resident</w:t>
            </w:r>
            <w:ins w:id="17" w:author="SalifouSanda OUSMANE [7]" w:date="2022-11-07T15:34:00Z">
              <w:r>
                <w:rPr>
                  <w:sz w:val="16"/>
                  <w:szCs w:val="28"/>
                </w:rPr>
                <w:t xml:space="preserve"> (</w:t>
              </w:r>
              <w:r w:rsidRPr="00876EDF">
                <w:rPr>
                  <w:sz w:val="16"/>
                  <w:szCs w:val="28"/>
                </w:rPr>
                <w:t>never having moved in the last 6 months</w:t>
              </w:r>
              <w:r>
                <w:rPr>
                  <w:sz w:val="16"/>
                  <w:szCs w:val="28"/>
                </w:rPr>
                <w:t>)</w:t>
              </w:r>
            </w:ins>
          </w:p>
        </w:tc>
        <w:tc>
          <w:tcPr>
            <w:tcW w:w="1851" w:type="dxa"/>
          </w:tcPr>
          <w:p w14:paraId="43E75799" w14:textId="1CA1DCF1" w:rsidR="00E9301A" w:rsidRPr="000C5452" w:rsidRDefault="00E9301A">
            <w:pPr>
              <w:rPr>
                <w:sz w:val="16"/>
                <w:szCs w:val="28"/>
              </w:rPr>
            </w:pPr>
            <w:proofErr w:type="gramStart"/>
            <w:r w:rsidRPr="000C5452">
              <w:rPr>
                <w:sz w:val="16"/>
                <w:szCs w:val="28"/>
              </w:rPr>
              <w:t>2  Displaced</w:t>
            </w:r>
            <w:proofErr w:type="gramEnd"/>
            <w:ins w:id="18" w:author="SalifouSanda OUSMANE [7]" w:date="2022-11-07T15:35:00Z">
              <w:r>
                <w:rPr>
                  <w:sz w:val="16"/>
                  <w:szCs w:val="28"/>
                </w:rPr>
                <w:t xml:space="preserve"> (</w:t>
              </w:r>
              <w:r w:rsidRPr="00102406">
                <w:rPr>
                  <w:sz w:val="16"/>
                  <w:szCs w:val="28"/>
                </w:rPr>
                <w:t>in site/camp or enclaves</w:t>
              </w:r>
              <w:r>
                <w:rPr>
                  <w:sz w:val="16"/>
                  <w:szCs w:val="28"/>
                </w:rPr>
                <w:t>)</w:t>
              </w:r>
            </w:ins>
          </w:p>
        </w:tc>
        <w:tc>
          <w:tcPr>
            <w:tcW w:w="1851" w:type="dxa"/>
          </w:tcPr>
          <w:p w14:paraId="4A409D65" w14:textId="2FE3B7E7" w:rsidR="00E9301A" w:rsidRPr="000C5452" w:rsidRDefault="00E9301A">
            <w:pPr>
              <w:rPr>
                <w:ins w:id="19" w:author="SalifouSanda OUSMANE [7]" w:date="2022-11-07T15:35:00Z"/>
                <w:sz w:val="16"/>
                <w:szCs w:val="28"/>
              </w:rPr>
            </w:pPr>
            <w:proofErr w:type="gramStart"/>
            <w:ins w:id="20" w:author="SalifouSanda OUSMANE [7]" w:date="2022-11-07T15:35:00Z">
              <w:r>
                <w:rPr>
                  <w:sz w:val="16"/>
                  <w:szCs w:val="28"/>
                </w:rPr>
                <w:t>3</w:t>
              </w:r>
              <w:r w:rsidRPr="000C5452">
                <w:rPr>
                  <w:sz w:val="16"/>
                  <w:szCs w:val="28"/>
                </w:rPr>
                <w:t xml:space="preserve">  Displaced</w:t>
              </w:r>
              <w:proofErr w:type="gramEnd"/>
              <w:r w:rsidR="00B836D1">
                <w:rPr>
                  <w:sz w:val="16"/>
                  <w:szCs w:val="28"/>
                </w:rPr>
                <w:t xml:space="preserve"> </w:t>
              </w:r>
              <w:r w:rsidR="00B836D1" w:rsidRPr="00B836D1">
                <w:rPr>
                  <w:sz w:val="16"/>
                  <w:szCs w:val="28"/>
                  <w:rPrChange w:id="21" w:author="SalifouSanda OUSMANE [7]" w:date="2022-11-07T15:36:00Z">
                    <w:rPr>
                      <w:rFonts w:asciiTheme="minorHAnsi" w:hAnsiTheme="minorHAnsi" w:cstheme="minorHAnsi"/>
                      <w:szCs w:val="18"/>
                      <w:lang w:val="fr-FR"/>
                    </w:rPr>
                  </w:rPrChange>
                </w:rPr>
                <w:t xml:space="preserve">en </w:t>
              </w:r>
              <w:r w:rsidR="00B836D1" w:rsidRPr="00B836D1">
                <w:rPr>
                  <w:sz w:val="16"/>
                  <w:szCs w:val="28"/>
                  <w:rPrChange w:id="22" w:author="SalifouSanda OUSMANE [7]" w:date="2022-11-07T15:36:00Z">
                    <w:rPr>
                      <w:rFonts w:asciiTheme="minorHAnsi" w:hAnsiTheme="minorHAnsi" w:cstheme="minorHAnsi"/>
                      <w:szCs w:val="18"/>
                      <w:lang w:val="fr-FR"/>
                    </w:rPr>
                  </w:rPrChange>
                </w:rPr>
                <w:t>(</w:t>
              </w:r>
              <w:r w:rsidR="00B836D1" w:rsidRPr="00B836D1">
                <w:rPr>
                  <w:sz w:val="16"/>
                  <w:szCs w:val="28"/>
                  <w:rPrChange w:id="23" w:author="SalifouSanda OUSMANE [7]" w:date="2022-11-07T15:36:00Z">
                    <w:rPr>
                      <w:rFonts w:asciiTheme="minorHAnsi" w:hAnsiTheme="minorHAnsi" w:cstheme="minorHAnsi"/>
                      <w:szCs w:val="18"/>
                      <w:lang w:val="fr-FR"/>
                    </w:rPr>
                  </w:rPrChange>
                </w:rPr>
                <w:t>famille</w:t>
              </w:r>
              <w:r w:rsidR="00B836D1" w:rsidRPr="00B836D1">
                <w:rPr>
                  <w:sz w:val="16"/>
                  <w:szCs w:val="28"/>
                  <w:rPrChange w:id="24" w:author="SalifouSanda OUSMANE [7]" w:date="2022-11-07T15:36:00Z">
                    <w:rPr>
                      <w:rFonts w:asciiTheme="minorHAnsi" w:hAnsiTheme="minorHAnsi" w:cstheme="minorHAnsi"/>
                      <w:b/>
                      <w:szCs w:val="18"/>
                      <w:lang w:val="fr-FR"/>
                    </w:rPr>
                  </w:rPrChange>
                </w:rPr>
                <w:t xml:space="preserve"> </w:t>
              </w:r>
              <w:r w:rsidR="00B836D1" w:rsidRPr="00B836D1">
                <w:rPr>
                  <w:sz w:val="16"/>
                  <w:szCs w:val="28"/>
                  <w:rPrChange w:id="25" w:author="SalifouSanda OUSMANE [7]" w:date="2022-11-07T15:36:00Z">
                    <w:rPr>
                      <w:rFonts w:asciiTheme="minorHAnsi" w:hAnsiTheme="minorHAnsi" w:cstheme="minorHAnsi"/>
                      <w:szCs w:val="18"/>
                      <w:lang w:val="fr-FR"/>
                    </w:rPr>
                  </w:rPrChange>
                </w:rPr>
                <w:t>d’accueil</w:t>
              </w:r>
              <w:r w:rsidR="00B836D1" w:rsidRPr="00B836D1">
                <w:rPr>
                  <w:sz w:val="16"/>
                  <w:szCs w:val="28"/>
                  <w:rPrChange w:id="26" w:author="SalifouSanda OUSMANE [7]" w:date="2022-11-07T15:36:00Z">
                    <w:rPr>
                      <w:rFonts w:asciiTheme="minorHAnsi" w:hAnsiTheme="minorHAnsi" w:cstheme="minorHAnsi"/>
                      <w:szCs w:val="18"/>
                      <w:lang w:val="fr-FR"/>
                    </w:rPr>
                  </w:rPrChange>
                </w:rPr>
                <w:t>)</w:t>
              </w:r>
            </w:ins>
          </w:p>
        </w:tc>
        <w:tc>
          <w:tcPr>
            <w:tcW w:w="1851" w:type="dxa"/>
          </w:tcPr>
          <w:p w14:paraId="1D1864F9" w14:textId="59BCA096" w:rsidR="00E9301A" w:rsidRPr="000C5452" w:rsidRDefault="00F45CFF">
            <w:pPr>
              <w:rPr>
                <w:sz w:val="16"/>
                <w:szCs w:val="28"/>
              </w:rPr>
            </w:pPr>
            <w:ins w:id="27" w:author="SalifouSanda OUSMANE [7]" w:date="2022-11-07T15:36:00Z">
              <w:r>
                <w:rPr>
                  <w:sz w:val="16"/>
                  <w:szCs w:val="28"/>
                </w:rPr>
                <w:t>4</w:t>
              </w:r>
            </w:ins>
            <w:del w:id="28" w:author="SalifouSanda OUSMANE [7]" w:date="2022-11-07T15:36:00Z">
              <w:r w:rsidR="00E9301A" w:rsidRPr="000C5452" w:rsidDel="00F45CFF">
                <w:rPr>
                  <w:sz w:val="16"/>
                  <w:szCs w:val="28"/>
                </w:rPr>
                <w:delText>3</w:delText>
              </w:r>
            </w:del>
            <w:r w:rsidR="00E9301A" w:rsidRPr="000C5452">
              <w:rPr>
                <w:sz w:val="16"/>
                <w:szCs w:val="28"/>
              </w:rPr>
              <w:t xml:space="preserve">  Refugee</w:t>
            </w:r>
          </w:p>
        </w:tc>
        <w:tc>
          <w:tcPr>
            <w:tcW w:w="1851" w:type="dxa"/>
          </w:tcPr>
          <w:p w14:paraId="4BE65682" w14:textId="34698245" w:rsidR="00E9301A" w:rsidRPr="000C5452" w:rsidRDefault="00F45CFF">
            <w:pPr>
              <w:rPr>
                <w:sz w:val="16"/>
                <w:szCs w:val="28"/>
              </w:rPr>
            </w:pPr>
            <w:ins w:id="29" w:author="SalifouSanda OUSMANE [7]" w:date="2022-11-07T15:36:00Z">
              <w:r>
                <w:rPr>
                  <w:sz w:val="16"/>
                  <w:szCs w:val="28"/>
                </w:rPr>
                <w:t>5</w:t>
              </w:r>
            </w:ins>
            <w:del w:id="30" w:author="SalifouSanda OUSMANE [7]" w:date="2022-11-07T15:36:00Z">
              <w:r w:rsidR="00E9301A" w:rsidRPr="000C5452" w:rsidDel="00F45CFF">
                <w:rPr>
                  <w:sz w:val="16"/>
                  <w:szCs w:val="28"/>
                </w:rPr>
                <w:delText>4</w:delText>
              </w:r>
            </w:del>
            <w:r w:rsidR="00E9301A" w:rsidRPr="000C5452">
              <w:rPr>
                <w:sz w:val="16"/>
                <w:szCs w:val="28"/>
              </w:rPr>
              <w:t xml:space="preserve">  Returnee</w:t>
            </w:r>
          </w:p>
        </w:tc>
        <w:tc>
          <w:tcPr>
            <w:tcW w:w="1851" w:type="dxa"/>
          </w:tcPr>
          <w:p w14:paraId="5E919FF4" w14:textId="77777777" w:rsidR="00E9301A" w:rsidRPr="000C5452" w:rsidRDefault="00E9301A">
            <w:pPr>
              <w:rPr>
                <w:sz w:val="16"/>
                <w:szCs w:val="28"/>
              </w:rPr>
            </w:pPr>
            <w:commentRangeStart w:id="31"/>
            <w:proofErr w:type="gramStart"/>
            <w:r w:rsidRPr="000C5452">
              <w:rPr>
                <w:sz w:val="16"/>
                <w:szCs w:val="28"/>
              </w:rPr>
              <w:t>5  Repatriated</w:t>
            </w:r>
            <w:proofErr w:type="gramEnd"/>
          </w:p>
        </w:tc>
        <w:tc>
          <w:tcPr>
            <w:tcW w:w="1851" w:type="dxa"/>
          </w:tcPr>
          <w:p w14:paraId="13B22E9B" w14:textId="77777777" w:rsidR="00E9301A" w:rsidRPr="000C5452" w:rsidRDefault="00E9301A">
            <w:pPr>
              <w:rPr>
                <w:sz w:val="16"/>
                <w:szCs w:val="28"/>
              </w:rPr>
            </w:pPr>
            <w:proofErr w:type="gramStart"/>
            <w:r w:rsidRPr="000C5452">
              <w:rPr>
                <w:sz w:val="16"/>
                <w:szCs w:val="28"/>
              </w:rPr>
              <w:t>6  Migrant</w:t>
            </w:r>
            <w:commentRangeEnd w:id="31"/>
            <w:proofErr w:type="gramEnd"/>
            <w:r w:rsidR="00AC2D05">
              <w:rPr>
                <w:rStyle w:val="Marquedecommentaire"/>
              </w:rPr>
              <w:commentReference w:id="31"/>
            </w:r>
          </w:p>
        </w:tc>
      </w:tr>
    </w:tbl>
    <w:p w14:paraId="1E6C420F" w14:textId="63DD15EE" w:rsidR="00E90D7B" w:rsidRDefault="007539BC">
      <w:pPr>
        <w:pStyle w:val="Titre2"/>
      </w:pPr>
      <w:r>
        <w:t>3</w:t>
      </w:r>
      <w:r w:rsidR="00206CE6">
        <w:t>.</w:t>
      </w:r>
      <w:r w:rsidR="00A86D83">
        <w:t>2</w:t>
      </w:r>
      <w:r w:rsidR="00206CE6">
        <w:t xml:space="preserve"> Household Member Information</w:t>
      </w:r>
    </w:p>
    <w:tbl>
      <w:tblPr>
        <w:tblStyle w:val="Grilledutableau"/>
        <w:tblW w:w="14696" w:type="dxa"/>
        <w:tblLook w:val="04A0" w:firstRow="1" w:lastRow="0" w:firstColumn="1" w:lastColumn="0" w:noHBand="0" w:noVBand="1"/>
        <w:tblPrChange w:id="32" w:author="SalifouSanda OUSMANE [8]" w:date="2022-11-07T15:47:00Z">
          <w:tblPr>
            <w:tblStyle w:val="Grilledutableau"/>
            <w:tblW w:w="14696" w:type="dxa"/>
            <w:tblLook w:val="04A0" w:firstRow="1" w:lastRow="0" w:firstColumn="1" w:lastColumn="0" w:noHBand="0" w:noVBand="1"/>
          </w:tblPr>
        </w:tblPrChange>
      </w:tblPr>
      <w:tblGrid>
        <w:gridCol w:w="978"/>
        <w:gridCol w:w="3387"/>
        <w:gridCol w:w="1470"/>
        <w:gridCol w:w="1542"/>
        <w:gridCol w:w="50"/>
        <w:gridCol w:w="3091"/>
        <w:gridCol w:w="4178"/>
        <w:tblGridChange w:id="33">
          <w:tblGrid>
            <w:gridCol w:w="978"/>
            <w:gridCol w:w="7"/>
            <w:gridCol w:w="3380"/>
            <w:gridCol w:w="1470"/>
            <w:gridCol w:w="1513"/>
            <w:gridCol w:w="79"/>
            <w:gridCol w:w="2918"/>
            <w:gridCol w:w="173"/>
            <w:gridCol w:w="4178"/>
          </w:tblGrid>
        </w:tblGridChange>
      </w:tblGrid>
      <w:tr w:rsidR="000B2F6D" w14:paraId="22E4B10E" w14:textId="4372C4B2" w:rsidTr="00856F1F">
        <w:tc>
          <w:tcPr>
            <w:tcW w:w="985" w:type="dxa"/>
            <w:tcPrChange w:id="34" w:author="SalifouSanda OUSMANE [8]" w:date="2022-11-07T15:47:00Z">
              <w:tcPr>
                <w:tcW w:w="985" w:type="dxa"/>
                <w:gridSpan w:val="2"/>
              </w:tcPr>
            </w:tcPrChange>
          </w:tcPr>
          <w:p w14:paraId="5E81950B" w14:textId="7C07C566" w:rsidR="000B2F6D" w:rsidRDefault="007539BC" w:rsidP="000B2F6D">
            <w:r>
              <w:t>3</w:t>
            </w:r>
            <w:r w:rsidR="00BE1DAC">
              <w:t>.2.1</w:t>
            </w:r>
          </w:p>
        </w:tc>
        <w:tc>
          <w:tcPr>
            <w:tcW w:w="6363" w:type="dxa"/>
            <w:gridSpan w:val="3"/>
            <w:tcPrChange w:id="35" w:author="SalifouSanda OUSMANE [8]" w:date="2022-11-07T15:47:00Z">
              <w:tcPr>
                <w:tcW w:w="6363" w:type="dxa"/>
                <w:gridSpan w:val="3"/>
              </w:tcPr>
            </w:tcPrChange>
          </w:tcPr>
          <w:p w14:paraId="2C3FB30B" w14:textId="6F1F4550" w:rsidR="000B2F6D" w:rsidRDefault="000B2F6D" w:rsidP="000B2F6D">
            <w:r w:rsidRPr="000B2F6D">
              <w:rPr>
                <w:rFonts w:ascii="Open Sans" w:hAnsi="Open Sans" w:cs="Open Sans"/>
                <w:bCs/>
                <w:color w:val="000000"/>
                <w:szCs w:val="18"/>
              </w:rPr>
              <w:t xml:space="preserve">What is the sex of </w:t>
            </w:r>
            <w:r w:rsidR="00AD0DED">
              <w:rPr>
                <w:rFonts w:ascii="Open Sans" w:hAnsi="Open Sans" w:cs="Open Sans"/>
                <w:bCs/>
                <w:color w:val="000000"/>
                <w:szCs w:val="18"/>
              </w:rPr>
              <w:t xml:space="preserve">the </w:t>
            </w:r>
            <w:r w:rsidRPr="000B2F6D">
              <w:rPr>
                <w:rFonts w:ascii="Open Sans" w:hAnsi="Open Sans" w:cs="Open Sans"/>
                <w:bCs/>
                <w:color w:val="000000"/>
                <w:szCs w:val="18"/>
              </w:rPr>
              <w:t>household head?</w:t>
            </w:r>
            <w:r w:rsidR="00467299">
              <w:rPr>
                <w:rFonts w:ascii="Open Sans" w:hAnsi="Open Sans" w:cs="Open Sans"/>
                <w:bCs/>
                <w:color w:val="000000"/>
                <w:szCs w:val="18"/>
              </w:rPr>
              <w:t xml:space="preserve"> </w:t>
            </w:r>
          </w:p>
        </w:tc>
        <w:tc>
          <w:tcPr>
            <w:tcW w:w="3137" w:type="dxa"/>
            <w:gridSpan w:val="2"/>
            <w:vAlign w:val="center"/>
            <w:tcPrChange w:id="36" w:author="SalifouSanda OUSMANE [8]" w:date="2022-11-07T15:47:00Z">
              <w:tcPr>
                <w:tcW w:w="2997" w:type="dxa"/>
                <w:gridSpan w:val="2"/>
                <w:vAlign w:val="center"/>
              </w:tcPr>
            </w:tcPrChange>
          </w:tcPr>
          <w:p w14:paraId="22C483FD" w14:textId="76F5EE9D" w:rsidR="000B2F6D" w:rsidRPr="000B2F6D" w:rsidRDefault="000B2F6D" w:rsidP="000B2F6D">
            <w:pPr>
              <w:rPr>
                <w:rFonts w:ascii="Open Sans" w:hAnsi="Open Sans" w:cs="Open Sans"/>
                <w:bCs/>
                <w:color w:val="000000"/>
                <w:szCs w:val="18"/>
              </w:rPr>
            </w:pPr>
            <w:r w:rsidRPr="000B2F6D">
              <w:rPr>
                <w:rFonts w:ascii="Open Sans" w:hAnsi="Open Sans" w:cs="Open Sans"/>
                <w:bCs/>
                <w:color w:val="000000"/>
                <w:szCs w:val="18"/>
              </w:rPr>
              <w:t>1. Male</w:t>
            </w:r>
            <w:r w:rsidR="00AD0DED">
              <w:rPr>
                <w:rFonts w:ascii="Open Sans" w:hAnsi="Open Sans" w:cs="Open Sans"/>
                <w:bCs/>
                <w:color w:val="000000"/>
                <w:szCs w:val="18"/>
              </w:rPr>
              <w:t xml:space="preserve"> </w:t>
            </w:r>
            <w:r w:rsidR="00AD0DED" w:rsidRPr="000B2F6D">
              <w:rPr>
                <w:rFonts w:ascii="Open Sans" w:hAnsi="Open Sans" w:cs="Open Sans"/>
                <w:bCs/>
                <w:color w:val="000000"/>
                <w:szCs w:val="18"/>
              </w:rPr>
              <w:t>2. Female</w:t>
            </w:r>
          </w:p>
        </w:tc>
        <w:tc>
          <w:tcPr>
            <w:tcW w:w="4211" w:type="dxa"/>
            <w:vAlign w:val="center"/>
            <w:tcPrChange w:id="37" w:author="SalifouSanda OUSMANE [8]" w:date="2022-11-07T15:47:00Z">
              <w:tcPr>
                <w:tcW w:w="4351" w:type="dxa"/>
                <w:gridSpan w:val="2"/>
                <w:vAlign w:val="center"/>
              </w:tcPr>
            </w:tcPrChange>
          </w:tcPr>
          <w:p w14:paraId="68085654" w14:textId="0775B352" w:rsidR="000B2F6D" w:rsidRPr="000B2F6D" w:rsidRDefault="000B2F6D" w:rsidP="000B2F6D">
            <w:pPr>
              <w:rPr>
                <w:rFonts w:ascii="Open Sans" w:hAnsi="Open Sans" w:cs="Open Sans"/>
                <w:bCs/>
                <w:color w:val="000000"/>
                <w:szCs w:val="18"/>
              </w:rPr>
            </w:pPr>
          </w:p>
        </w:tc>
      </w:tr>
      <w:tr w:rsidR="000B2F6D" w14:paraId="66579BE1" w14:textId="77777777" w:rsidTr="00856F1F">
        <w:tc>
          <w:tcPr>
            <w:tcW w:w="985" w:type="dxa"/>
            <w:tcPrChange w:id="38" w:author="SalifouSanda OUSMANE [8]" w:date="2022-11-07T15:47:00Z">
              <w:tcPr>
                <w:tcW w:w="985" w:type="dxa"/>
                <w:gridSpan w:val="2"/>
              </w:tcPr>
            </w:tcPrChange>
          </w:tcPr>
          <w:p w14:paraId="3A692613" w14:textId="4095A989" w:rsidR="000B2F6D" w:rsidRDefault="007539BC" w:rsidP="000B2F6D">
            <w:r>
              <w:t>3</w:t>
            </w:r>
            <w:r w:rsidR="00BE1DAC">
              <w:t>.2.2</w:t>
            </w:r>
          </w:p>
        </w:tc>
        <w:tc>
          <w:tcPr>
            <w:tcW w:w="6363" w:type="dxa"/>
            <w:gridSpan w:val="3"/>
            <w:tcPrChange w:id="39" w:author="SalifouSanda OUSMANE [8]" w:date="2022-11-07T15:47:00Z">
              <w:tcPr>
                <w:tcW w:w="6363" w:type="dxa"/>
                <w:gridSpan w:val="3"/>
              </w:tcPr>
            </w:tcPrChange>
          </w:tcPr>
          <w:p w14:paraId="6EE68562" w14:textId="560E40BA" w:rsidR="000B2F6D" w:rsidRDefault="00AD0DED" w:rsidP="000B2F6D">
            <w:r>
              <w:t>What is the age of the household head?</w:t>
            </w:r>
          </w:p>
        </w:tc>
        <w:tc>
          <w:tcPr>
            <w:tcW w:w="3137" w:type="dxa"/>
            <w:gridSpan w:val="2"/>
            <w:tcPrChange w:id="40" w:author="SalifouSanda OUSMANE [8]" w:date="2022-11-07T15:47:00Z">
              <w:tcPr>
                <w:tcW w:w="2997" w:type="dxa"/>
                <w:gridSpan w:val="2"/>
              </w:tcPr>
            </w:tcPrChange>
          </w:tcPr>
          <w:p w14:paraId="1C9802AE" w14:textId="77777777" w:rsidR="000B2F6D" w:rsidRPr="007E41DC" w:rsidRDefault="000B2F6D" w:rsidP="000B2F6D"/>
        </w:tc>
        <w:tc>
          <w:tcPr>
            <w:tcW w:w="4211" w:type="dxa"/>
            <w:tcPrChange w:id="41" w:author="SalifouSanda OUSMANE [8]" w:date="2022-11-07T15:47:00Z">
              <w:tcPr>
                <w:tcW w:w="4351" w:type="dxa"/>
                <w:gridSpan w:val="2"/>
              </w:tcPr>
            </w:tcPrChange>
          </w:tcPr>
          <w:p w14:paraId="0EAB8D47" w14:textId="77777777" w:rsidR="000B2F6D" w:rsidRDefault="000B2F6D" w:rsidP="000B2F6D"/>
        </w:tc>
      </w:tr>
      <w:tr w:rsidR="008D2922" w14:paraId="4EC46103" w14:textId="77777777" w:rsidTr="00856F1F">
        <w:trPr>
          <w:ins w:id="42" w:author="SalifouSanda OUSMANE [8]" w:date="2022-11-07T15:39:00Z"/>
        </w:trPr>
        <w:tc>
          <w:tcPr>
            <w:tcW w:w="985" w:type="dxa"/>
            <w:tcPrChange w:id="43" w:author="SalifouSanda OUSMANE [8]" w:date="2022-11-07T15:47:00Z">
              <w:tcPr>
                <w:tcW w:w="985" w:type="dxa"/>
                <w:gridSpan w:val="2"/>
              </w:tcPr>
            </w:tcPrChange>
          </w:tcPr>
          <w:p w14:paraId="28B7DB43" w14:textId="47EA5A16" w:rsidR="008D2922" w:rsidRDefault="008D2922" w:rsidP="000B2F6D">
            <w:pPr>
              <w:rPr>
                <w:ins w:id="44" w:author="SalifouSanda OUSMANE [8]" w:date="2022-11-07T15:39:00Z"/>
              </w:rPr>
            </w:pPr>
            <w:ins w:id="45" w:author="SalifouSanda OUSMANE [8]" w:date="2022-11-07T15:40:00Z">
              <w:r>
                <w:t xml:space="preserve">3.2.3 </w:t>
              </w:r>
            </w:ins>
          </w:p>
        </w:tc>
        <w:tc>
          <w:tcPr>
            <w:tcW w:w="6363" w:type="dxa"/>
            <w:gridSpan w:val="3"/>
            <w:tcPrChange w:id="46" w:author="SalifouSanda OUSMANE [8]" w:date="2022-11-07T15:47:00Z">
              <w:tcPr>
                <w:tcW w:w="6363" w:type="dxa"/>
                <w:gridSpan w:val="3"/>
              </w:tcPr>
            </w:tcPrChange>
          </w:tcPr>
          <w:p w14:paraId="306351B0" w14:textId="0A9411D5" w:rsidR="008D2922" w:rsidRDefault="000157B9" w:rsidP="000B2F6D">
            <w:pPr>
              <w:rPr>
                <w:ins w:id="47" w:author="SalifouSanda OUSMANE [8]" w:date="2022-11-07T15:39:00Z"/>
              </w:rPr>
            </w:pPr>
            <w:ins w:id="48" w:author="SalifouSanda OUSMANE [8]" w:date="2022-11-07T15:40:00Z">
              <w:r>
                <w:t xml:space="preserve">Matrimonial </w:t>
              </w:r>
              <w:proofErr w:type="spellStart"/>
              <w:r>
                <w:t>statut</w:t>
              </w:r>
              <w:proofErr w:type="spellEnd"/>
              <w:r>
                <w:t xml:space="preserve"> of the household </w:t>
              </w:r>
              <w:proofErr w:type="gramStart"/>
              <w:r>
                <w:t xml:space="preserve">head </w:t>
              </w:r>
              <w:r w:rsidR="00416986">
                <w:t>?</w:t>
              </w:r>
            </w:ins>
            <w:proofErr w:type="gramEnd"/>
          </w:p>
        </w:tc>
        <w:tc>
          <w:tcPr>
            <w:tcW w:w="3137" w:type="dxa"/>
            <w:gridSpan w:val="2"/>
            <w:tcPrChange w:id="49" w:author="SalifouSanda OUSMANE [8]" w:date="2022-11-07T15:47:00Z">
              <w:tcPr>
                <w:tcW w:w="2997" w:type="dxa"/>
                <w:gridSpan w:val="2"/>
              </w:tcPr>
            </w:tcPrChange>
          </w:tcPr>
          <w:p w14:paraId="1F2E19B8" w14:textId="77777777" w:rsidR="00A765F6" w:rsidRPr="007E41DC" w:rsidRDefault="00A765F6" w:rsidP="00A765F6">
            <w:pPr>
              <w:rPr>
                <w:ins w:id="50" w:author="SalifouSanda OUSMANE [8]" w:date="2022-11-07T15:44:00Z"/>
                <w:rFonts w:asciiTheme="minorHAnsi" w:hAnsiTheme="minorHAnsi" w:cstheme="minorHAnsi"/>
                <w:szCs w:val="18"/>
                <w:lang w:val="it-IT"/>
                <w:rPrChange w:id="51" w:author="SalifouSanda OUSMANE [8]" w:date="2022-11-07T15:47:00Z">
                  <w:rPr>
                    <w:ins w:id="52" w:author="SalifouSanda OUSMANE [8]" w:date="2022-11-07T15:44:00Z"/>
                    <w:rFonts w:asciiTheme="minorHAnsi" w:hAnsiTheme="minorHAnsi" w:cstheme="minorHAnsi"/>
                    <w:b/>
                    <w:bCs/>
                    <w:szCs w:val="18"/>
                    <w:lang w:val="it-IT"/>
                  </w:rPr>
                </w:rPrChange>
              </w:rPr>
            </w:pPr>
            <w:ins w:id="53" w:author="SalifouSanda OUSMANE [8]" w:date="2022-11-07T15:44:00Z">
              <w:r w:rsidRPr="007E41DC">
                <w:rPr>
                  <w:rFonts w:asciiTheme="minorHAnsi" w:hAnsiTheme="minorHAnsi" w:cstheme="minorHAnsi"/>
                  <w:szCs w:val="18"/>
                  <w:lang w:val="it-IT"/>
                  <w:rPrChange w:id="54" w:author="SalifouSanda OUSMANE [8]" w:date="2022-11-07T15:47:00Z">
                    <w:rPr>
                      <w:rFonts w:asciiTheme="minorHAnsi" w:hAnsiTheme="minorHAnsi" w:cstheme="minorHAnsi"/>
                      <w:b/>
                      <w:bCs/>
                      <w:szCs w:val="18"/>
                      <w:lang w:val="it-IT"/>
                    </w:rPr>
                  </w:rPrChange>
                </w:rPr>
                <w:t>1=Married</w:t>
              </w:r>
            </w:ins>
          </w:p>
          <w:p w14:paraId="469D6955" w14:textId="77777777" w:rsidR="00A765F6" w:rsidRPr="007E41DC" w:rsidRDefault="00A765F6" w:rsidP="00A765F6">
            <w:pPr>
              <w:rPr>
                <w:ins w:id="55" w:author="SalifouSanda OUSMANE [8]" w:date="2022-11-07T15:44:00Z"/>
                <w:rFonts w:asciiTheme="minorHAnsi" w:hAnsiTheme="minorHAnsi" w:cstheme="minorHAnsi"/>
                <w:szCs w:val="18"/>
                <w:lang w:val="it-IT"/>
                <w:rPrChange w:id="56" w:author="SalifouSanda OUSMANE [8]" w:date="2022-11-07T15:47:00Z">
                  <w:rPr>
                    <w:ins w:id="57" w:author="SalifouSanda OUSMANE [8]" w:date="2022-11-07T15:44:00Z"/>
                    <w:rFonts w:asciiTheme="minorHAnsi" w:hAnsiTheme="minorHAnsi" w:cstheme="minorHAnsi"/>
                    <w:b/>
                    <w:bCs/>
                    <w:szCs w:val="18"/>
                    <w:lang w:val="it-IT"/>
                  </w:rPr>
                </w:rPrChange>
              </w:rPr>
            </w:pPr>
            <w:ins w:id="58" w:author="SalifouSanda OUSMANE [8]" w:date="2022-11-07T15:44:00Z">
              <w:r w:rsidRPr="007E41DC">
                <w:rPr>
                  <w:rFonts w:asciiTheme="minorHAnsi" w:hAnsiTheme="minorHAnsi" w:cstheme="minorHAnsi"/>
                  <w:szCs w:val="18"/>
                  <w:lang w:val="it-IT"/>
                  <w:rPrChange w:id="59" w:author="SalifouSanda OUSMANE [8]" w:date="2022-11-07T15:47:00Z">
                    <w:rPr>
                      <w:rFonts w:asciiTheme="minorHAnsi" w:hAnsiTheme="minorHAnsi" w:cstheme="minorHAnsi"/>
                      <w:b/>
                      <w:bCs/>
                      <w:szCs w:val="18"/>
                      <w:lang w:val="it-IT"/>
                    </w:rPr>
                  </w:rPrChange>
                </w:rPr>
                <w:t>2=Separated/Divorced</w:t>
              </w:r>
            </w:ins>
          </w:p>
          <w:p w14:paraId="1FDEB247" w14:textId="77777777" w:rsidR="00A765F6" w:rsidRPr="007E41DC" w:rsidRDefault="00A765F6" w:rsidP="00A765F6">
            <w:pPr>
              <w:rPr>
                <w:ins w:id="60" w:author="SalifouSanda OUSMANE [8]" w:date="2022-11-07T15:44:00Z"/>
                <w:rFonts w:asciiTheme="minorHAnsi" w:hAnsiTheme="minorHAnsi" w:cstheme="minorHAnsi"/>
                <w:szCs w:val="18"/>
                <w:lang w:val="it-IT"/>
                <w:rPrChange w:id="61" w:author="SalifouSanda OUSMANE [8]" w:date="2022-11-07T15:47:00Z">
                  <w:rPr>
                    <w:ins w:id="62" w:author="SalifouSanda OUSMANE [8]" w:date="2022-11-07T15:44:00Z"/>
                    <w:rFonts w:asciiTheme="minorHAnsi" w:hAnsiTheme="minorHAnsi" w:cstheme="minorHAnsi"/>
                    <w:b/>
                    <w:bCs/>
                    <w:szCs w:val="18"/>
                    <w:lang w:val="it-IT"/>
                  </w:rPr>
                </w:rPrChange>
              </w:rPr>
            </w:pPr>
            <w:ins w:id="63" w:author="SalifouSanda OUSMANE [8]" w:date="2022-11-07T15:44:00Z">
              <w:r w:rsidRPr="007E41DC">
                <w:rPr>
                  <w:rFonts w:asciiTheme="minorHAnsi" w:hAnsiTheme="minorHAnsi" w:cstheme="minorHAnsi"/>
                  <w:szCs w:val="18"/>
                  <w:lang w:val="it-IT"/>
                  <w:rPrChange w:id="64" w:author="SalifouSanda OUSMANE [8]" w:date="2022-11-07T15:47:00Z">
                    <w:rPr>
                      <w:rFonts w:asciiTheme="minorHAnsi" w:hAnsiTheme="minorHAnsi" w:cstheme="minorHAnsi"/>
                      <w:b/>
                      <w:bCs/>
                      <w:szCs w:val="18"/>
                      <w:lang w:val="it-IT"/>
                    </w:rPr>
                  </w:rPrChange>
                </w:rPr>
                <w:t>3=Widowed</w:t>
              </w:r>
            </w:ins>
          </w:p>
          <w:p w14:paraId="3D6A23D0" w14:textId="77777777" w:rsidR="00A765F6" w:rsidRPr="007E41DC" w:rsidRDefault="00A765F6" w:rsidP="00A765F6">
            <w:pPr>
              <w:rPr>
                <w:ins w:id="65" w:author="SalifouSanda OUSMANE [8]" w:date="2022-11-07T15:44:00Z"/>
                <w:rFonts w:asciiTheme="minorHAnsi" w:hAnsiTheme="minorHAnsi" w:cstheme="minorHAnsi"/>
                <w:szCs w:val="18"/>
                <w:lang w:val="it-IT"/>
                <w:rPrChange w:id="66" w:author="SalifouSanda OUSMANE [8]" w:date="2022-11-07T15:47:00Z">
                  <w:rPr>
                    <w:ins w:id="67" w:author="SalifouSanda OUSMANE [8]" w:date="2022-11-07T15:44:00Z"/>
                    <w:rFonts w:asciiTheme="minorHAnsi" w:hAnsiTheme="minorHAnsi" w:cstheme="minorHAnsi"/>
                    <w:b/>
                    <w:bCs/>
                    <w:szCs w:val="18"/>
                    <w:lang w:val="it-IT"/>
                  </w:rPr>
                </w:rPrChange>
              </w:rPr>
            </w:pPr>
            <w:ins w:id="68" w:author="SalifouSanda OUSMANE [8]" w:date="2022-11-07T15:44:00Z">
              <w:r w:rsidRPr="007E41DC">
                <w:rPr>
                  <w:rFonts w:asciiTheme="minorHAnsi" w:hAnsiTheme="minorHAnsi" w:cstheme="minorHAnsi"/>
                  <w:szCs w:val="18"/>
                  <w:lang w:val="it-IT"/>
                  <w:rPrChange w:id="69" w:author="SalifouSanda OUSMANE [8]" w:date="2022-11-07T15:47:00Z">
                    <w:rPr>
                      <w:rFonts w:asciiTheme="minorHAnsi" w:hAnsiTheme="minorHAnsi" w:cstheme="minorHAnsi"/>
                      <w:b/>
                      <w:bCs/>
                      <w:szCs w:val="18"/>
                      <w:lang w:val="it-IT"/>
                    </w:rPr>
                  </w:rPrChange>
                </w:rPr>
                <w:t>4=Single</w:t>
              </w:r>
            </w:ins>
          </w:p>
          <w:p w14:paraId="6D419730" w14:textId="696F5BD6" w:rsidR="008D2922" w:rsidRPr="007E41DC" w:rsidRDefault="00A765F6" w:rsidP="00856F1F">
            <w:pPr>
              <w:rPr>
                <w:ins w:id="70" w:author="SalifouSanda OUSMANE [8]" w:date="2022-11-07T15:39:00Z"/>
              </w:rPr>
            </w:pPr>
            <w:ins w:id="71" w:author="SalifouSanda OUSMANE [8]" w:date="2022-11-07T15:44:00Z">
              <w:r w:rsidRPr="007E41DC">
                <w:rPr>
                  <w:rFonts w:asciiTheme="minorHAnsi" w:hAnsiTheme="minorHAnsi" w:cstheme="minorHAnsi"/>
                  <w:szCs w:val="18"/>
                  <w:lang w:val="it-IT"/>
                  <w:rPrChange w:id="72" w:author="SalifouSanda OUSMANE [8]" w:date="2022-11-07T15:47:00Z">
                    <w:rPr>
                      <w:rFonts w:asciiTheme="minorHAnsi" w:hAnsiTheme="minorHAnsi" w:cstheme="minorHAnsi"/>
                      <w:b/>
                      <w:bCs/>
                      <w:szCs w:val="18"/>
                      <w:lang w:val="it-IT"/>
                    </w:rPr>
                  </w:rPrChange>
                </w:rPr>
                <w:t xml:space="preserve">5=Free union </w:t>
              </w:r>
            </w:ins>
            <w:ins w:id="73" w:author="SalifouSanda OUSMANE [8]" w:date="2022-11-07T15:47:00Z">
              <w:r w:rsidR="00856F1F">
                <w:rPr>
                  <w:rFonts w:asciiTheme="minorHAnsi" w:hAnsiTheme="minorHAnsi" w:cstheme="minorHAnsi"/>
                  <w:szCs w:val="18"/>
                  <w:lang w:val="it-IT"/>
                </w:rPr>
                <w:t>or</w:t>
              </w:r>
            </w:ins>
            <w:ins w:id="74" w:author="SalifouSanda OUSMANE [8]" w:date="2022-11-07T15:44:00Z">
              <w:r w:rsidRPr="007E41DC">
                <w:rPr>
                  <w:rFonts w:asciiTheme="minorHAnsi" w:hAnsiTheme="minorHAnsi" w:cstheme="minorHAnsi"/>
                  <w:szCs w:val="18"/>
                  <w:lang w:val="it-IT"/>
                  <w:rPrChange w:id="75" w:author="SalifouSanda OUSMANE [8]" w:date="2022-11-07T15:47:00Z">
                    <w:rPr>
                      <w:rFonts w:asciiTheme="minorHAnsi" w:hAnsiTheme="minorHAnsi" w:cstheme="minorHAnsi"/>
                      <w:b/>
                      <w:bCs/>
                      <w:szCs w:val="18"/>
                      <w:lang w:val="it-IT"/>
                    </w:rPr>
                  </w:rPrChange>
                </w:rPr>
                <w:t xml:space="preserve"> Concubinage</w:t>
              </w:r>
            </w:ins>
          </w:p>
        </w:tc>
        <w:tc>
          <w:tcPr>
            <w:tcW w:w="4211" w:type="dxa"/>
            <w:tcPrChange w:id="76" w:author="SalifouSanda OUSMANE [8]" w:date="2022-11-07T15:47:00Z">
              <w:tcPr>
                <w:tcW w:w="4351" w:type="dxa"/>
                <w:gridSpan w:val="2"/>
              </w:tcPr>
            </w:tcPrChange>
          </w:tcPr>
          <w:p w14:paraId="08520CDE" w14:textId="77777777" w:rsidR="008D2922" w:rsidRDefault="008D2922" w:rsidP="000B2F6D">
            <w:pPr>
              <w:rPr>
                <w:ins w:id="77" w:author="SalifouSanda OUSMANE [8]" w:date="2022-11-07T15:39:00Z"/>
              </w:rPr>
            </w:pPr>
          </w:p>
        </w:tc>
      </w:tr>
      <w:tr w:rsidR="003F0087" w14:paraId="5BF2CBAB" w14:textId="77777777" w:rsidTr="00856F1F">
        <w:trPr>
          <w:ins w:id="78" w:author="SalifouSanda OUSMANE [8]" w:date="2022-11-07T15:41:00Z"/>
        </w:trPr>
        <w:tc>
          <w:tcPr>
            <w:tcW w:w="985" w:type="dxa"/>
            <w:tcPrChange w:id="79" w:author="SalifouSanda OUSMANE [8]" w:date="2022-11-07T15:47:00Z">
              <w:tcPr>
                <w:tcW w:w="985" w:type="dxa"/>
                <w:gridSpan w:val="2"/>
              </w:tcPr>
            </w:tcPrChange>
          </w:tcPr>
          <w:p w14:paraId="207C5555" w14:textId="753B5C58" w:rsidR="003F0087" w:rsidRDefault="003F0087" w:rsidP="000B2F6D">
            <w:pPr>
              <w:rPr>
                <w:ins w:id="80" w:author="SalifouSanda OUSMANE [8]" w:date="2022-11-07T15:41:00Z"/>
              </w:rPr>
            </w:pPr>
            <w:ins w:id="81" w:author="SalifouSanda OUSMANE [8]" w:date="2022-11-07T15:41:00Z">
              <w:r>
                <w:t>3.2.4</w:t>
              </w:r>
            </w:ins>
          </w:p>
        </w:tc>
        <w:tc>
          <w:tcPr>
            <w:tcW w:w="6363" w:type="dxa"/>
            <w:gridSpan w:val="3"/>
            <w:tcPrChange w:id="82" w:author="SalifouSanda OUSMANE [8]" w:date="2022-11-07T15:47:00Z">
              <w:tcPr>
                <w:tcW w:w="6363" w:type="dxa"/>
                <w:gridSpan w:val="3"/>
              </w:tcPr>
            </w:tcPrChange>
          </w:tcPr>
          <w:p w14:paraId="5CE251CE" w14:textId="7E831DC9" w:rsidR="003F0087" w:rsidRDefault="002D0561" w:rsidP="000B2F6D">
            <w:pPr>
              <w:rPr>
                <w:ins w:id="83" w:author="SalifouSanda OUSMANE [8]" w:date="2022-11-07T15:41:00Z"/>
              </w:rPr>
            </w:pPr>
            <w:ins w:id="84" w:author="SalifouSanda OUSMANE [8]" w:date="2022-11-07T15:42:00Z">
              <w:r w:rsidRPr="002D0561">
                <w:t>Level of education of the head of household</w:t>
              </w:r>
            </w:ins>
          </w:p>
        </w:tc>
        <w:tc>
          <w:tcPr>
            <w:tcW w:w="3137" w:type="dxa"/>
            <w:gridSpan w:val="2"/>
            <w:tcPrChange w:id="85" w:author="SalifouSanda OUSMANE [8]" w:date="2022-11-07T15:47:00Z">
              <w:tcPr>
                <w:tcW w:w="2997" w:type="dxa"/>
                <w:gridSpan w:val="2"/>
              </w:tcPr>
            </w:tcPrChange>
          </w:tcPr>
          <w:p w14:paraId="67AFFDFF" w14:textId="77777777" w:rsidR="00D0525D" w:rsidRPr="00D0525D" w:rsidRDefault="00D0525D" w:rsidP="00D0525D">
            <w:pPr>
              <w:rPr>
                <w:ins w:id="86" w:author="SalifouSanda OUSMANE [8]" w:date="2022-11-07T15:43:00Z"/>
                <w:rFonts w:asciiTheme="minorHAnsi" w:hAnsiTheme="minorHAnsi" w:cstheme="minorHAnsi"/>
                <w:szCs w:val="18"/>
                <w:lang w:val="it-IT"/>
                <w:rPrChange w:id="87" w:author="SalifouSanda OUSMANE [8]" w:date="2022-11-07T15:43:00Z">
                  <w:rPr>
                    <w:ins w:id="88" w:author="SalifouSanda OUSMANE [8]" w:date="2022-11-07T15:43:00Z"/>
                    <w:rFonts w:asciiTheme="minorHAnsi" w:hAnsiTheme="minorHAnsi" w:cstheme="minorHAnsi"/>
                    <w:b/>
                    <w:bCs/>
                    <w:szCs w:val="18"/>
                    <w:lang w:val="it-IT"/>
                  </w:rPr>
                </w:rPrChange>
              </w:rPr>
            </w:pPr>
            <w:ins w:id="89" w:author="SalifouSanda OUSMANE [8]" w:date="2022-11-07T15:43:00Z">
              <w:r w:rsidRPr="00D0525D">
                <w:rPr>
                  <w:rFonts w:asciiTheme="minorHAnsi" w:hAnsiTheme="minorHAnsi" w:cstheme="minorHAnsi"/>
                  <w:szCs w:val="18"/>
                  <w:lang w:val="it-IT"/>
                  <w:rPrChange w:id="90" w:author="SalifouSanda OUSMANE [8]" w:date="2022-11-07T15:43:00Z">
                    <w:rPr>
                      <w:rFonts w:asciiTheme="minorHAnsi" w:hAnsiTheme="minorHAnsi" w:cstheme="minorHAnsi"/>
                      <w:b/>
                      <w:bCs/>
                      <w:szCs w:val="18"/>
                      <w:lang w:val="it-IT"/>
                    </w:rPr>
                  </w:rPrChange>
                </w:rPr>
                <w:t>0 = None</w:t>
              </w:r>
            </w:ins>
          </w:p>
          <w:p w14:paraId="2B55EB3E" w14:textId="475474A1" w:rsidR="00D0525D" w:rsidRPr="00D0525D" w:rsidRDefault="00D0525D" w:rsidP="00D0525D">
            <w:pPr>
              <w:rPr>
                <w:ins w:id="91" w:author="SalifouSanda OUSMANE [8]" w:date="2022-11-07T15:43:00Z"/>
                <w:rFonts w:asciiTheme="minorHAnsi" w:hAnsiTheme="minorHAnsi" w:cstheme="minorHAnsi"/>
                <w:szCs w:val="18"/>
                <w:lang w:val="it-IT"/>
                <w:rPrChange w:id="92" w:author="SalifouSanda OUSMANE [8]" w:date="2022-11-07T15:43:00Z">
                  <w:rPr>
                    <w:ins w:id="93" w:author="SalifouSanda OUSMANE [8]" w:date="2022-11-07T15:43:00Z"/>
                    <w:rFonts w:asciiTheme="minorHAnsi" w:hAnsiTheme="minorHAnsi" w:cstheme="minorHAnsi"/>
                    <w:b/>
                    <w:bCs/>
                    <w:szCs w:val="18"/>
                    <w:lang w:val="it-IT"/>
                  </w:rPr>
                </w:rPrChange>
              </w:rPr>
            </w:pPr>
            <w:ins w:id="94" w:author="SalifouSanda OUSMANE [8]" w:date="2022-11-07T15:43:00Z">
              <w:r w:rsidRPr="00D0525D">
                <w:rPr>
                  <w:rFonts w:asciiTheme="minorHAnsi" w:hAnsiTheme="minorHAnsi" w:cstheme="minorHAnsi"/>
                  <w:szCs w:val="18"/>
                  <w:lang w:val="it-IT"/>
                  <w:rPrChange w:id="95" w:author="SalifouSanda OUSMANE [8]" w:date="2022-11-07T15:43:00Z">
                    <w:rPr>
                      <w:rFonts w:asciiTheme="minorHAnsi" w:hAnsiTheme="minorHAnsi" w:cstheme="minorHAnsi"/>
                      <w:b/>
                      <w:bCs/>
                      <w:szCs w:val="18"/>
                      <w:lang w:val="it-IT"/>
                    </w:rPr>
                  </w:rPrChange>
                </w:rPr>
                <w:t xml:space="preserve">1 = Literate </w:t>
              </w:r>
            </w:ins>
            <w:ins w:id="96" w:author="SalifouSanda OUSMANE [8]" w:date="2022-11-07T15:47:00Z">
              <w:r w:rsidR="00856F1F">
                <w:rPr>
                  <w:rFonts w:asciiTheme="minorHAnsi" w:hAnsiTheme="minorHAnsi" w:cstheme="minorHAnsi"/>
                  <w:szCs w:val="18"/>
                  <w:lang w:val="it-IT"/>
                </w:rPr>
                <w:t xml:space="preserve">or </w:t>
              </w:r>
            </w:ins>
            <w:ins w:id="97" w:author="SalifouSanda OUSMANE [8]" w:date="2022-11-07T15:43:00Z">
              <w:r w:rsidRPr="00D0525D">
                <w:rPr>
                  <w:rFonts w:asciiTheme="minorHAnsi" w:hAnsiTheme="minorHAnsi" w:cstheme="minorHAnsi"/>
                  <w:szCs w:val="18"/>
                  <w:lang w:val="it-IT"/>
                  <w:rPrChange w:id="98" w:author="SalifouSanda OUSMANE [8]" w:date="2022-11-07T15:43:00Z">
                    <w:rPr>
                      <w:rFonts w:asciiTheme="minorHAnsi" w:hAnsiTheme="minorHAnsi" w:cstheme="minorHAnsi"/>
                      <w:b/>
                      <w:bCs/>
                      <w:szCs w:val="18"/>
                      <w:lang w:val="it-IT"/>
                    </w:rPr>
                  </w:rPrChange>
                </w:rPr>
                <w:t>Koranic</w:t>
              </w:r>
            </w:ins>
          </w:p>
          <w:p w14:paraId="1A2E7E7F" w14:textId="77777777" w:rsidR="00D0525D" w:rsidRPr="00D0525D" w:rsidRDefault="00D0525D" w:rsidP="00D0525D">
            <w:pPr>
              <w:rPr>
                <w:ins w:id="99" w:author="SalifouSanda OUSMANE [8]" w:date="2022-11-07T15:43:00Z"/>
                <w:rFonts w:asciiTheme="minorHAnsi" w:hAnsiTheme="minorHAnsi" w:cstheme="minorHAnsi"/>
                <w:szCs w:val="18"/>
                <w:lang w:val="it-IT"/>
                <w:rPrChange w:id="100" w:author="SalifouSanda OUSMANE [8]" w:date="2022-11-07T15:43:00Z">
                  <w:rPr>
                    <w:ins w:id="101" w:author="SalifouSanda OUSMANE [8]" w:date="2022-11-07T15:43:00Z"/>
                    <w:rFonts w:asciiTheme="minorHAnsi" w:hAnsiTheme="minorHAnsi" w:cstheme="minorHAnsi"/>
                    <w:b/>
                    <w:bCs/>
                    <w:szCs w:val="18"/>
                    <w:lang w:val="it-IT"/>
                  </w:rPr>
                </w:rPrChange>
              </w:rPr>
            </w:pPr>
            <w:ins w:id="102" w:author="SalifouSanda OUSMANE [8]" w:date="2022-11-07T15:43:00Z">
              <w:r w:rsidRPr="00D0525D">
                <w:rPr>
                  <w:rFonts w:asciiTheme="minorHAnsi" w:hAnsiTheme="minorHAnsi" w:cstheme="minorHAnsi"/>
                  <w:szCs w:val="18"/>
                  <w:lang w:val="it-IT"/>
                  <w:rPrChange w:id="103" w:author="SalifouSanda OUSMANE [8]" w:date="2022-11-07T15:43:00Z">
                    <w:rPr>
                      <w:rFonts w:asciiTheme="minorHAnsi" w:hAnsiTheme="minorHAnsi" w:cstheme="minorHAnsi"/>
                      <w:b/>
                      <w:bCs/>
                      <w:szCs w:val="18"/>
                      <w:lang w:val="it-IT"/>
                    </w:rPr>
                  </w:rPrChange>
                </w:rPr>
                <w:t>2 = Primary (CP1 to CM2)</w:t>
              </w:r>
            </w:ins>
          </w:p>
          <w:p w14:paraId="04B780DE" w14:textId="77777777" w:rsidR="00D0525D" w:rsidRPr="00D0525D" w:rsidRDefault="00D0525D" w:rsidP="00D0525D">
            <w:pPr>
              <w:rPr>
                <w:ins w:id="104" w:author="SalifouSanda OUSMANE [8]" w:date="2022-11-07T15:43:00Z"/>
                <w:rFonts w:asciiTheme="minorHAnsi" w:hAnsiTheme="minorHAnsi" w:cstheme="minorHAnsi"/>
                <w:szCs w:val="18"/>
                <w:lang w:val="it-IT"/>
                <w:rPrChange w:id="105" w:author="SalifouSanda OUSMANE [8]" w:date="2022-11-07T15:43:00Z">
                  <w:rPr>
                    <w:ins w:id="106" w:author="SalifouSanda OUSMANE [8]" w:date="2022-11-07T15:43:00Z"/>
                    <w:rFonts w:asciiTheme="minorHAnsi" w:hAnsiTheme="minorHAnsi" w:cstheme="minorHAnsi"/>
                    <w:b/>
                    <w:bCs/>
                    <w:szCs w:val="18"/>
                    <w:lang w:val="it-IT"/>
                  </w:rPr>
                </w:rPrChange>
              </w:rPr>
            </w:pPr>
            <w:ins w:id="107" w:author="SalifouSanda OUSMANE [8]" w:date="2022-11-07T15:43:00Z">
              <w:r w:rsidRPr="00D0525D">
                <w:rPr>
                  <w:rFonts w:asciiTheme="minorHAnsi" w:hAnsiTheme="minorHAnsi" w:cstheme="minorHAnsi"/>
                  <w:szCs w:val="18"/>
                  <w:lang w:val="it-IT"/>
                  <w:rPrChange w:id="108" w:author="SalifouSanda OUSMANE [8]" w:date="2022-11-07T15:43:00Z">
                    <w:rPr>
                      <w:rFonts w:asciiTheme="minorHAnsi" w:hAnsiTheme="minorHAnsi" w:cstheme="minorHAnsi"/>
                      <w:b/>
                      <w:bCs/>
                      <w:szCs w:val="18"/>
                      <w:lang w:val="it-IT"/>
                    </w:rPr>
                  </w:rPrChange>
                </w:rPr>
                <w:t>3 = Secondary (Middle/High School)</w:t>
              </w:r>
            </w:ins>
          </w:p>
          <w:p w14:paraId="0ED77701" w14:textId="77777777" w:rsidR="00D0525D" w:rsidRPr="00D0525D" w:rsidRDefault="00D0525D" w:rsidP="00D0525D">
            <w:pPr>
              <w:rPr>
                <w:ins w:id="109" w:author="SalifouSanda OUSMANE [8]" w:date="2022-11-07T15:43:00Z"/>
                <w:rFonts w:asciiTheme="minorHAnsi" w:hAnsiTheme="minorHAnsi" w:cstheme="minorHAnsi"/>
                <w:szCs w:val="18"/>
                <w:lang w:val="it-IT"/>
                <w:rPrChange w:id="110" w:author="SalifouSanda OUSMANE [8]" w:date="2022-11-07T15:43:00Z">
                  <w:rPr>
                    <w:ins w:id="111" w:author="SalifouSanda OUSMANE [8]" w:date="2022-11-07T15:43:00Z"/>
                    <w:rFonts w:asciiTheme="minorHAnsi" w:hAnsiTheme="minorHAnsi" w:cstheme="minorHAnsi"/>
                    <w:b/>
                    <w:bCs/>
                    <w:szCs w:val="18"/>
                    <w:lang w:val="it-IT"/>
                  </w:rPr>
                </w:rPrChange>
              </w:rPr>
            </w:pPr>
            <w:ins w:id="112" w:author="SalifouSanda OUSMANE [8]" w:date="2022-11-07T15:43:00Z">
              <w:r w:rsidRPr="00D0525D">
                <w:rPr>
                  <w:rFonts w:asciiTheme="minorHAnsi" w:hAnsiTheme="minorHAnsi" w:cstheme="minorHAnsi"/>
                  <w:szCs w:val="18"/>
                  <w:lang w:val="it-IT"/>
                  <w:rPrChange w:id="113" w:author="SalifouSanda OUSMANE [8]" w:date="2022-11-07T15:43:00Z">
                    <w:rPr>
                      <w:rFonts w:asciiTheme="minorHAnsi" w:hAnsiTheme="minorHAnsi" w:cstheme="minorHAnsi"/>
                      <w:b/>
                      <w:bCs/>
                      <w:szCs w:val="18"/>
                      <w:lang w:val="it-IT"/>
                    </w:rPr>
                  </w:rPrChange>
                </w:rPr>
                <w:t>4 = Higher(University)</w:t>
              </w:r>
            </w:ins>
          </w:p>
          <w:p w14:paraId="716920F4" w14:textId="7AFD173C" w:rsidR="003F0087" w:rsidRPr="00D0525D" w:rsidRDefault="00D0525D" w:rsidP="00D0525D">
            <w:pPr>
              <w:rPr>
                <w:ins w:id="114" w:author="SalifouSanda OUSMANE [8]" w:date="2022-11-07T15:41:00Z"/>
                <w:rFonts w:asciiTheme="minorHAnsi" w:hAnsiTheme="minorHAnsi" w:cstheme="minorHAnsi"/>
                <w:szCs w:val="18"/>
                <w:lang w:val="it-IT"/>
                <w:rPrChange w:id="115" w:author="SalifouSanda OUSMANE [8]" w:date="2022-11-07T15:43:00Z">
                  <w:rPr>
                    <w:ins w:id="116" w:author="SalifouSanda OUSMANE [8]" w:date="2022-11-07T15:41:00Z"/>
                    <w:rFonts w:asciiTheme="minorHAnsi" w:hAnsiTheme="minorHAnsi" w:cstheme="minorHAnsi"/>
                    <w:b/>
                    <w:bCs/>
                    <w:szCs w:val="18"/>
                    <w:lang w:val="it-IT"/>
                  </w:rPr>
                </w:rPrChange>
              </w:rPr>
            </w:pPr>
            <w:ins w:id="117" w:author="SalifouSanda OUSMANE [8]" w:date="2022-11-07T15:43:00Z">
              <w:r w:rsidRPr="00D0525D">
                <w:rPr>
                  <w:rFonts w:asciiTheme="minorHAnsi" w:hAnsiTheme="minorHAnsi" w:cstheme="minorHAnsi"/>
                  <w:szCs w:val="18"/>
                  <w:lang w:val="it-IT"/>
                  <w:rPrChange w:id="118" w:author="SalifouSanda OUSMANE [8]" w:date="2022-11-07T15:43:00Z">
                    <w:rPr>
                      <w:rFonts w:asciiTheme="minorHAnsi" w:hAnsiTheme="minorHAnsi" w:cstheme="minorHAnsi"/>
                      <w:b/>
                      <w:bCs/>
                      <w:szCs w:val="18"/>
                      <w:lang w:val="it-IT"/>
                    </w:rPr>
                  </w:rPrChange>
                </w:rPr>
                <w:t>5= Vocational and Technical Education (learning a trade)</w:t>
              </w:r>
            </w:ins>
          </w:p>
        </w:tc>
        <w:tc>
          <w:tcPr>
            <w:tcW w:w="4211" w:type="dxa"/>
            <w:tcPrChange w:id="119" w:author="SalifouSanda OUSMANE [8]" w:date="2022-11-07T15:47:00Z">
              <w:tcPr>
                <w:tcW w:w="4351" w:type="dxa"/>
                <w:gridSpan w:val="2"/>
              </w:tcPr>
            </w:tcPrChange>
          </w:tcPr>
          <w:p w14:paraId="692217AA" w14:textId="77777777" w:rsidR="003F0087" w:rsidRDefault="003F0087" w:rsidP="000B2F6D">
            <w:pPr>
              <w:rPr>
                <w:ins w:id="120" w:author="SalifouSanda OUSMANE [8]" w:date="2022-11-07T15:41:00Z"/>
              </w:rPr>
            </w:pPr>
          </w:p>
        </w:tc>
      </w:tr>
      <w:tr w:rsidR="000D6F71" w14:paraId="542FB362" w14:textId="77777777" w:rsidTr="000B2F6D">
        <w:tc>
          <w:tcPr>
            <w:tcW w:w="14696" w:type="dxa"/>
            <w:gridSpan w:val="7"/>
          </w:tcPr>
          <w:p w14:paraId="0F5F403A" w14:textId="41DF7BF3" w:rsidR="000D6F71" w:rsidRDefault="000D6F71" w:rsidP="000D6F71">
            <w:pPr>
              <w:jc w:val="center"/>
            </w:pPr>
            <w:r w:rsidRPr="000D6F71">
              <w:t>Composition of the household and other Demographics</w:t>
            </w:r>
          </w:p>
        </w:tc>
      </w:tr>
      <w:tr w:rsidR="006B017D" w14:paraId="48C6979C" w14:textId="77777777" w:rsidTr="000B2F6D">
        <w:tc>
          <w:tcPr>
            <w:tcW w:w="14696" w:type="dxa"/>
            <w:gridSpan w:val="7"/>
          </w:tcPr>
          <w:p w14:paraId="7B53613F" w14:textId="677C7681" w:rsidR="006B017D" w:rsidRPr="006B017D" w:rsidRDefault="006B017D" w:rsidP="006B017D">
            <w:pPr>
              <w:spacing w:before="240" w:after="40"/>
              <w:jc w:val="center"/>
              <w:rPr>
                <w:b/>
              </w:rPr>
            </w:pPr>
            <w:r>
              <w:rPr>
                <w:i/>
              </w:rPr>
              <w:t xml:space="preserve">Begin repeat section: </w:t>
            </w:r>
            <w:r>
              <w:rPr>
                <w:b/>
              </w:rPr>
              <w:t xml:space="preserve">Repeat questions for each member of the </w:t>
            </w:r>
            <w:commentRangeStart w:id="121"/>
            <w:r>
              <w:rPr>
                <w:b/>
              </w:rPr>
              <w:t>household</w:t>
            </w:r>
            <w:commentRangeEnd w:id="121"/>
            <w:r>
              <w:rPr>
                <w:rStyle w:val="Marquedecommentaire"/>
              </w:rPr>
              <w:commentReference w:id="121"/>
            </w:r>
          </w:p>
        </w:tc>
      </w:tr>
      <w:tr w:rsidR="00F83C80" w14:paraId="309AD40A" w14:textId="77777777" w:rsidTr="00321DA1">
        <w:tc>
          <w:tcPr>
            <w:tcW w:w="985" w:type="dxa"/>
          </w:tcPr>
          <w:p w14:paraId="0F4079D4" w14:textId="77777777" w:rsidR="00F83C80" w:rsidRDefault="00F83C80" w:rsidP="000B2F6D"/>
        </w:tc>
        <w:tc>
          <w:tcPr>
            <w:tcW w:w="3427" w:type="dxa"/>
          </w:tcPr>
          <w:p w14:paraId="763BC8E0" w14:textId="13E7A771" w:rsidR="00F83C80" w:rsidRPr="00811099" w:rsidRDefault="00F83C80" w:rsidP="000B2F6D">
            <w:r w:rsidRPr="00811099">
              <w:t xml:space="preserve">Name of </w:t>
            </w:r>
            <w:r>
              <w:t xml:space="preserve">the </w:t>
            </w:r>
            <w:r w:rsidRPr="00811099">
              <w:t>household member</w:t>
            </w:r>
          </w:p>
        </w:tc>
        <w:tc>
          <w:tcPr>
            <w:tcW w:w="1481" w:type="dxa"/>
          </w:tcPr>
          <w:p w14:paraId="04C91EE1" w14:textId="77777777" w:rsidR="00F83C80" w:rsidRDefault="00F83C80" w:rsidP="000B2F6D">
            <w:r>
              <w:t xml:space="preserve">Gender </w:t>
            </w:r>
          </w:p>
        </w:tc>
        <w:tc>
          <w:tcPr>
            <w:tcW w:w="1482" w:type="dxa"/>
            <w:gridSpan w:val="2"/>
          </w:tcPr>
          <w:p w14:paraId="1595496E" w14:textId="77777777" w:rsidR="00F83C80" w:rsidRDefault="00803773" w:rsidP="000B2F6D">
            <w:pPr>
              <w:rPr>
                <w:ins w:id="122" w:author="SalifouSanda OUSMANE [8]" w:date="2022-11-07T15:59:00Z"/>
              </w:rPr>
            </w:pPr>
            <w:ins w:id="123" w:author="SalifouSanda OUSMANE [8]" w:date="2022-11-07T15:58:00Z">
              <w:r>
                <w:t>R</w:t>
              </w:r>
              <w:r w:rsidRPr="00803773">
                <w:rPr>
                  <w:rPrChange w:id="124" w:author="SalifouSanda OUSMANE [8]" w:date="2022-11-07T15:58:00Z">
                    <w:rPr>
                      <w:b/>
                    </w:rPr>
                  </w:rPrChange>
                </w:rPr>
                <w:t>elationship to the household head</w:t>
              </w:r>
            </w:ins>
          </w:p>
          <w:p w14:paraId="784F5CA9" w14:textId="77777777" w:rsidR="003A26C6" w:rsidRDefault="003A26C6" w:rsidP="003A26C6">
            <w:pPr>
              <w:rPr>
                <w:ins w:id="125" w:author="SalifouSanda OUSMANE [8]" w:date="2022-11-07T16:11:00Z"/>
              </w:rPr>
            </w:pPr>
            <w:ins w:id="126" w:author="SalifouSanda OUSMANE [8]" w:date="2022-11-07T16:11:00Z">
              <w:r>
                <w:t>1=Husband/Wife</w:t>
              </w:r>
            </w:ins>
          </w:p>
          <w:p w14:paraId="17A2CAD7" w14:textId="77777777" w:rsidR="003A26C6" w:rsidRDefault="003A26C6" w:rsidP="003A26C6">
            <w:pPr>
              <w:rPr>
                <w:ins w:id="127" w:author="SalifouSanda OUSMANE [8]" w:date="2022-11-07T16:11:00Z"/>
              </w:rPr>
            </w:pPr>
            <w:ins w:id="128" w:author="SalifouSanda OUSMANE [8]" w:date="2022-11-07T16:11:00Z">
              <w:r>
                <w:t>2=Child/Girl</w:t>
              </w:r>
            </w:ins>
          </w:p>
          <w:p w14:paraId="5B4C4EEE" w14:textId="77777777" w:rsidR="003A26C6" w:rsidRDefault="003A26C6" w:rsidP="003A26C6">
            <w:pPr>
              <w:rPr>
                <w:ins w:id="129" w:author="SalifouSanda OUSMANE [8]" w:date="2022-11-07T16:11:00Z"/>
              </w:rPr>
            </w:pPr>
            <w:ins w:id="130" w:author="SalifouSanda OUSMANE [8]" w:date="2022-11-07T16:11:00Z">
              <w:r>
                <w:t>3=Nephew/Niece</w:t>
              </w:r>
            </w:ins>
          </w:p>
          <w:p w14:paraId="197CDC7A" w14:textId="77777777" w:rsidR="003A26C6" w:rsidRDefault="003A26C6" w:rsidP="003A26C6">
            <w:pPr>
              <w:rPr>
                <w:ins w:id="131" w:author="SalifouSanda OUSMANE [8]" w:date="2022-11-07T16:11:00Z"/>
              </w:rPr>
            </w:pPr>
            <w:ins w:id="132" w:author="SalifouSanda OUSMANE [8]" w:date="2022-11-07T16:11:00Z">
              <w:r>
                <w:t>4=Uncle/Aunt</w:t>
              </w:r>
            </w:ins>
          </w:p>
          <w:p w14:paraId="6622E9E4" w14:textId="77777777" w:rsidR="003A26C6" w:rsidRDefault="003A26C6" w:rsidP="003A26C6">
            <w:pPr>
              <w:rPr>
                <w:ins w:id="133" w:author="SalifouSanda OUSMANE [8]" w:date="2022-11-07T16:11:00Z"/>
              </w:rPr>
            </w:pPr>
            <w:ins w:id="134" w:author="SalifouSanda OUSMANE [8]" w:date="2022-11-07T16:11:00Z">
              <w:r>
                <w:lastRenderedPageBreak/>
                <w:t>5=Brother/Sister</w:t>
              </w:r>
            </w:ins>
          </w:p>
          <w:p w14:paraId="6473CB28" w14:textId="77777777" w:rsidR="003A26C6" w:rsidRDefault="003A26C6" w:rsidP="003A26C6">
            <w:pPr>
              <w:rPr>
                <w:ins w:id="135" w:author="SalifouSanda OUSMANE [8]" w:date="2022-11-07T16:11:00Z"/>
              </w:rPr>
            </w:pPr>
            <w:ins w:id="136" w:author="SalifouSanda OUSMANE [8]" w:date="2022-11-07T16:11:00Z">
              <w:r>
                <w:t>6=Parents</w:t>
              </w:r>
            </w:ins>
          </w:p>
          <w:p w14:paraId="6E962FAF" w14:textId="4945BCFC" w:rsidR="00803773" w:rsidRDefault="003A26C6" w:rsidP="003A26C6">
            <w:ins w:id="137" w:author="SalifouSanda OUSMANE [8]" w:date="2022-11-07T16:11:00Z">
              <w:r>
                <w:t>7=Other</w:t>
              </w:r>
            </w:ins>
          </w:p>
        </w:tc>
        <w:tc>
          <w:tcPr>
            <w:tcW w:w="3110" w:type="dxa"/>
          </w:tcPr>
          <w:p w14:paraId="12B04596" w14:textId="4FA0D9CF" w:rsidR="00F83C80" w:rsidRDefault="00F83C80" w:rsidP="000B2F6D">
            <w:r>
              <w:lastRenderedPageBreak/>
              <w:t>Age (give no. of months if less than 2 years)</w:t>
            </w:r>
          </w:p>
        </w:tc>
        <w:tc>
          <w:tcPr>
            <w:tcW w:w="4211" w:type="dxa"/>
          </w:tcPr>
          <w:p w14:paraId="329CA951" w14:textId="77777777" w:rsidR="00F83C80" w:rsidRPr="00E178D8" w:rsidRDefault="00F83C80" w:rsidP="00E178D8">
            <w:pPr>
              <w:rPr>
                <w:b/>
                <w:bCs/>
              </w:rPr>
            </w:pPr>
            <w:r w:rsidRPr="00E178D8">
              <w:rPr>
                <w:b/>
                <w:bCs/>
              </w:rPr>
              <w:t>Is…lactating/pregnant?</w:t>
            </w:r>
          </w:p>
          <w:p w14:paraId="288FD2E8" w14:textId="3F1857B3" w:rsidR="00F83C80" w:rsidRDefault="00F83C80" w:rsidP="00E178D8">
            <w:r w:rsidRPr="00E178D8">
              <w:rPr>
                <w:i/>
                <w:iCs/>
              </w:rPr>
              <w:t>(</w:t>
            </w:r>
            <w:proofErr w:type="gramStart"/>
            <w:r w:rsidRPr="00E178D8">
              <w:rPr>
                <w:i/>
                <w:iCs/>
              </w:rPr>
              <w:t>only</w:t>
            </w:r>
            <w:proofErr w:type="gramEnd"/>
            <w:r w:rsidRPr="00E178D8">
              <w:rPr>
                <w:i/>
                <w:iCs/>
              </w:rPr>
              <w:t xml:space="preserve"> female members)</w:t>
            </w:r>
          </w:p>
        </w:tc>
      </w:tr>
      <w:tr w:rsidR="00F83C80" w14:paraId="2AE1B07A" w14:textId="77777777" w:rsidTr="00AD78F7">
        <w:tc>
          <w:tcPr>
            <w:tcW w:w="985" w:type="dxa"/>
          </w:tcPr>
          <w:p w14:paraId="4E6D23FF" w14:textId="3AA331F3" w:rsidR="00F83C80" w:rsidRDefault="00F83C80" w:rsidP="000B2F6D">
            <w:r>
              <w:t>1</w:t>
            </w:r>
          </w:p>
        </w:tc>
        <w:tc>
          <w:tcPr>
            <w:tcW w:w="3427" w:type="dxa"/>
          </w:tcPr>
          <w:p w14:paraId="4C0ABBF0" w14:textId="77777777" w:rsidR="00F83C80" w:rsidRDefault="00F83C80" w:rsidP="000B2F6D">
            <w:pPr>
              <w:rPr>
                <w:rFonts w:ascii="Calibri" w:eastAsia="Times New Roman" w:hAnsi="Calibri" w:cs="Calibri"/>
                <w:b/>
                <w:bCs/>
                <w:color w:val="000000"/>
                <w:sz w:val="20"/>
                <w:szCs w:val="20"/>
                <w:lang w:eastAsia="en-GB"/>
              </w:rPr>
            </w:pPr>
          </w:p>
        </w:tc>
        <w:tc>
          <w:tcPr>
            <w:tcW w:w="1481" w:type="dxa"/>
          </w:tcPr>
          <w:p w14:paraId="24E75620" w14:textId="77777777" w:rsidR="00F83C80" w:rsidRDefault="00F83C80" w:rsidP="000B2F6D"/>
        </w:tc>
        <w:tc>
          <w:tcPr>
            <w:tcW w:w="1482" w:type="dxa"/>
            <w:gridSpan w:val="2"/>
          </w:tcPr>
          <w:p w14:paraId="52D8B8E8" w14:textId="60A7EACB" w:rsidR="00F83C80" w:rsidRDefault="00F83C80" w:rsidP="000B2F6D"/>
        </w:tc>
        <w:tc>
          <w:tcPr>
            <w:tcW w:w="3110" w:type="dxa"/>
          </w:tcPr>
          <w:p w14:paraId="5F3A8A80" w14:textId="77777777" w:rsidR="00F83C80" w:rsidRDefault="00F83C80" w:rsidP="000B2F6D"/>
        </w:tc>
        <w:tc>
          <w:tcPr>
            <w:tcW w:w="4211" w:type="dxa"/>
          </w:tcPr>
          <w:p w14:paraId="63E031C1" w14:textId="77777777" w:rsidR="00F83C80" w:rsidRPr="00E178D8" w:rsidRDefault="00F83C80" w:rsidP="00E178D8">
            <w:pPr>
              <w:rPr>
                <w:b/>
                <w:bCs/>
              </w:rPr>
            </w:pPr>
          </w:p>
        </w:tc>
      </w:tr>
      <w:tr w:rsidR="00F83C80" w14:paraId="25691C11" w14:textId="77777777" w:rsidTr="006D6C74">
        <w:tc>
          <w:tcPr>
            <w:tcW w:w="985" w:type="dxa"/>
          </w:tcPr>
          <w:p w14:paraId="5B490BDA" w14:textId="21C01996" w:rsidR="00F83C80" w:rsidRDefault="00F83C80" w:rsidP="000B2F6D">
            <w:r>
              <w:t>2</w:t>
            </w:r>
          </w:p>
        </w:tc>
        <w:tc>
          <w:tcPr>
            <w:tcW w:w="3427" w:type="dxa"/>
          </w:tcPr>
          <w:p w14:paraId="1C589F3C" w14:textId="77777777" w:rsidR="00F83C80" w:rsidRDefault="00F83C80" w:rsidP="000B2F6D">
            <w:pPr>
              <w:rPr>
                <w:rFonts w:ascii="Calibri" w:eastAsia="Times New Roman" w:hAnsi="Calibri" w:cs="Calibri"/>
                <w:b/>
                <w:bCs/>
                <w:color w:val="000000"/>
                <w:sz w:val="20"/>
                <w:szCs w:val="20"/>
                <w:lang w:eastAsia="en-GB"/>
              </w:rPr>
            </w:pPr>
          </w:p>
        </w:tc>
        <w:tc>
          <w:tcPr>
            <w:tcW w:w="1481" w:type="dxa"/>
          </w:tcPr>
          <w:p w14:paraId="7C55DD82" w14:textId="77777777" w:rsidR="00F83C80" w:rsidRDefault="00F83C80" w:rsidP="000B2F6D"/>
        </w:tc>
        <w:tc>
          <w:tcPr>
            <w:tcW w:w="1482" w:type="dxa"/>
            <w:gridSpan w:val="2"/>
          </w:tcPr>
          <w:p w14:paraId="0EE19000" w14:textId="74625B4F" w:rsidR="00F83C80" w:rsidRDefault="00F83C80" w:rsidP="000B2F6D"/>
        </w:tc>
        <w:tc>
          <w:tcPr>
            <w:tcW w:w="3110" w:type="dxa"/>
          </w:tcPr>
          <w:p w14:paraId="7E5E033F" w14:textId="77777777" w:rsidR="00F83C80" w:rsidRDefault="00F83C80" w:rsidP="000B2F6D"/>
        </w:tc>
        <w:tc>
          <w:tcPr>
            <w:tcW w:w="4211" w:type="dxa"/>
          </w:tcPr>
          <w:p w14:paraId="77AF9161" w14:textId="77777777" w:rsidR="00F83C80" w:rsidRPr="00E178D8" w:rsidRDefault="00F83C80" w:rsidP="00E178D8">
            <w:pPr>
              <w:rPr>
                <w:b/>
                <w:bCs/>
              </w:rPr>
            </w:pPr>
          </w:p>
        </w:tc>
      </w:tr>
      <w:tr w:rsidR="00F83C80" w14:paraId="643F1087" w14:textId="77777777" w:rsidTr="00064CCA">
        <w:tc>
          <w:tcPr>
            <w:tcW w:w="985" w:type="dxa"/>
          </w:tcPr>
          <w:p w14:paraId="2FE835D2" w14:textId="61A24EF4" w:rsidR="00F83C80" w:rsidRDefault="00F83C80" w:rsidP="000B2F6D">
            <w:r>
              <w:t>3</w:t>
            </w:r>
          </w:p>
        </w:tc>
        <w:tc>
          <w:tcPr>
            <w:tcW w:w="3427" w:type="dxa"/>
          </w:tcPr>
          <w:p w14:paraId="7A657F0B" w14:textId="77777777" w:rsidR="00F83C80" w:rsidRDefault="00F83C80" w:rsidP="000B2F6D">
            <w:pPr>
              <w:rPr>
                <w:rFonts w:ascii="Calibri" w:eastAsia="Times New Roman" w:hAnsi="Calibri" w:cs="Calibri"/>
                <w:b/>
                <w:bCs/>
                <w:color w:val="000000"/>
                <w:sz w:val="20"/>
                <w:szCs w:val="20"/>
                <w:lang w:eastAsia="en-GB"/>
              </w:rPr>
            </w:pPr>
          </w:p>
        </w:tc>
        <w:tc>
          <w:tcPr>
            <w:tcW w:w="1481" w:type="dxa"/>
          </w:tcPr>
          <w:p w14:paraId="5EA17F63" w14:textId="77777777" w:rsidR="00F83C80" w:rsidRDefault="00F83C80" w:rsidP="000B2F6D"/>
        </w:tc>
        <w:tc>
          <w:tcPr>
            <w:tcW w:w="1482" w:type="dxa"/>
            <w:gridSpan w:val="2"/>
          </w:tcPr>
          <w:p w14:paraId="22C7CD52" w14:textId="2A74D1CD" w:rsidR="00F83C80" w:rsidRDefault="00F83C80" w:rsidP="000B2F6D"/>
        </w:tc>
        <w:tc>
          <w:tcPr>
            <w:tcW w:w="3110" w:type="dxa"/>
          </w:tcPr>
          <w:p w14:paraId="661C943C" w14:textId="77777777" w:rsidR="00F83C80" w:rsidRDefault="00F83C80" w:rsidP="000B2F6D"/>
        </w:tc>
        <w:tc>
          <w:tcPr>
            <w:tcW w:w="4211" w:type="dxa"/>
          </w:tcPr>
          <w:p w14:paraId="716FACA4" w14:textId="77777777" w:rsidR="00F83C80" w:rsidRPr="00E178D8" w:rsidRDefault="00F83C80" w:rsidP="00E178D8">
            <w:pPr>
              <w:rPr>
                <w:b/>
                <w:bCs/>
              </w:rPr>
            </w:pPr>
          </w:p>
        </w:tc>
      </w:tr>
    </w:tbl>
    <w:p w14:paraId="130CB2C4" w14:textId="0981A150" w:rsidR="00F53A4F" w:rsidRDefault="00F53A4F" w:rsidP="00F53A4F">
      <w:pPr>
        <w:pStyle w:val="Titre2"/>
      </w:pPr>
      <w:r>
        <w:t>3.3 Disability (WG-SS) - Additional 1: Head of Household</w:t>
      </w:r>
    </w:p>
    <w:tbl>
      <w:tblPr>
        <w:tblpPr w:leftFromText="180" w:rightFromText="180" w:vertAnchor="text" w:horzAnchor="page" w:tblpX="1041" w:tblpY="382"/>
        <w:tblOverlap w:val="never"/>
        <w:tblW w:w="12992" w:type="dxa"/>
        <w:tblLook w:val="04A0" w:firstRow="1" w:lastRow="0" w:firstColumn="1" w:lastColumn="0" w:noHBand="0" w:noVBand="1"/>
      </w:tblPr>
      <w:tblGrid>
        <w:gridCol w:w="10527"/>
        <w:gridCol w:w="2465"/>
      </w:tblGrid>
      <w:tr w:rsidR="00F53A4F" w:rsidRPr="00A92885" w14:paraId="30128B8A" w14:textId="77777777" w:rsidTr="0003253E">
        <w:trPr>
          <w:trHeight w:val="507"/>
        </w:trPr>
        <w:tc>
          <w:tcPr>
            <w:tcW w:w="10527" w:type="dxa"/>
            <w:tcBorders>
              <w:top w:val="single" w:sz="4" w:space="0" w:color="auto"/>
              <w:left w:val="single" w:sz="8" w:space="0" w:color="000000"/>
              <w:bottom w:val="single" w:sz="8" w:space="0" w:color="000000"/>
              <w:right w:val="single" w:sz="8" w:space="0" w:color="000000"/>
            </w:tcBorders>
            <w:vAlign w:val="center"/>
          </w:tcPr>
          <w:p w14:paraId="6932C5D1" w14:textId="77777777" w:rsidR="00F53A4F" w:rsidRPr="00003FAB" w:rsidRDefault="00F53A4F" w:rsidP="00901335">
            <w:pPr>
              <w:autoSpaceDE w:val="0"/>
              <w:autoSpaceDN w:val="0"/>
              <w:adjustRightInd w:val="0"/>
              <w:spacing w:after="0"/>
              <w:jc w:val="center"/>
              <w:rPr>
                <w:rFonts w:eastAsia="Times New Roman" w:cs="Arial"/>
                <w:szCs w:val="18"/>
              </w:rPr>
            </w:pPr>
            <w:r w:rsidRPr="00003FAB">
              <w:rPr>
                <w:rFonts w:eastAsia="Times New Roman" w:cs="Arial"/>
                <w:b/>
                <w:szCs w:val="18"/>
              </w:rPr>
              <w:t>The next questions ask about difficulties the HEAD OF HOUSEHOLD may have doing certain activities because of a HEALTH PROBLEM</w:t>
            </w:r>
          </w:p>
          <w:p w14:paraId="5BDBE11B" w14:textId="77777777" w:rsidR="00F53A4F" w:rsidRPr="00A92885" w:rsidRDefault="00F53A4F" w:rsidP="00901335">
            <w:pPr>
              <w:autoSpaceDE w:val="0"/>
              <w:autoSpaceDN w:val="0"/>
              <w:adjustRightInd w:val="0"/>
              <w:spacing w:after="0"/>
              <w:jc w:val="center"/>
              <w:rPr>
                <w:rFonts w:eastAsia="Times New Roman" w:cs="Arial"/>
                <w:szCs w:val="18"/>
                <w:lang w:val="en-GB"/>
              </w:rPr>
            </w:pPr>
          </w:p>
        </w:tc>
        <w:tc>
          <w:tcPr>
            <w:tcW w:w="2465" w:type="dxa"/>
            <w:tcBorders>
              <w:top w:val="single" w:sz="4" w:space="0" w:color="auto"/>
              <w:left w:val="single" w:sz="8" w:space="0" w:color="000000"/>
              <w:bottom w:val="single" w:sz="8" w:space="0" w:color="000000"/>
              <w:right w:val="single" w:sz="8" w:space="0" w:color="000000"/>
            </w:tcBorders>
            <w:shd w:val="clear" w:color="auto" w:fill="F2F2F2"/>
            <w:vAlign w:val="center"/>
          </w:tcPr>
          <w:p w14:paraId="1D579E28" w14:textId="77777777" w:rsidR="00F53A4F" w:rsidRPr="00A92885" w:rsidRDefault="00F53A4F" w:rsidP="00901335">
            <w:pPr>
              <w:autoSpaceDE w:val="0"/>
              <w:autoSpaceDN w:val="0"/>
              <w:adjustRightInd w:val="0"/>
              <w:spacing w:after="0"/>
              <w:jc w:val="center"/>
              <w:rPr>
                <w:rFonts w:eastAsia="Times New Roman" w:cs="Arial"/>
                <w:szCs w:val="18"/>
                <w:lang w:val="en-GB"/>
              </w:rPr>
            </w:pPr>
          </w:p>
          <w:p w14:paraId="455B13BC" w14:textId="77777777" w:rsidR="00F53A4F" w:rsidRPr="00ED68DC" w:rsidRDefault="00F53A4F" w:rsidP="00901335">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 xml:space="preserve">Response options: </w:t>
            </w:r>
          </w:p>
          <w:p w14:paraId="5210FDC5" w14:textId="77777777" w:rsidR="00F53A4F" w:rsidRPr="00ED68DC" w:rsidRDefault="00F53A4F" w:rsidP="00901335">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 xml:space="preserve">1) </w:t>
            </w:r>
            <w:r>
              <w:rPr>
                <w:rFonts w:ascii="Calibri" w:eastAsia="Calibri" w:hAnsi="Calibri" w:cs="Calibri"/>
                <w:i/>
                <w:iCs/>
                <w:color w:val="7F7F7F"/>
                <w:szCs w:val="20"/>
                <w:lang w:val="en-GB"/>
              </w:rPr>
              <w:t>No difficulty</w:t>
            </w:r>
          </w:p>
          <w:p w14:paraId="70E44CAC" w14:textId="77777777" w:rsidR="00F53A4F" w:rsidRPr="00ED68DC" w:rsidRDefault="00F53A4F" w:rsidP="00901335">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 xml:space="preserve">2) </w:t>
            </w:r>
            <w:r>
              <w:rPr>
                <w:rFonts w:ascii="Calibri" w:eastAsia="Calibri" w:hAnsi="Calibri" w:cs="Calibri"/>
                <w:i/>
                <w:iCs/>
                <w:color w:val="7F7F7F"/>
                <w:szCs w:val="20"/>
                <w:lang w:val="en-GB"/>
              </w:rPr>
              <w:t xml:space="preserve">Some difficulty </w:t>
            </w:r>
          </w:p>
          <w:p w14:paraId="015E6816" w14:textId="77777777" w:rsidR="00F53A4F" w:rsidRPr="00ED68DC" w:rsidRDefault="00F53A4F" w:rsidP="00901335">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 xml:space="preserve">3) </w:t>
            </w:r>
            <w:r>
              <w:rPr>
                <w:rFonts w:ascii="Calibri" w:eastAsia="Calibri" w:hAnsi="Calibri" w:cs="Calibri"/>
                <w:i/>
                <w:iCs/>
                <w:color w:val="7F7F7F"/>
                <w:szCs w:val="20"/>
                <w:lang w:val="en-GB"/>
              </w:rPr>
              <w:t>A lot of difficulty</w:t>
            </w:r>
          </w:p>
          <w:p w14:paraId="1DCBC260" w14:textId="77777777" w:rsidR="00F53A4F" w:rsidRPr="00ED68DC" w:rsidRDefault="00F53A4F" w:rsidP="00901335">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 xml:space="preserve">4) </w:t>
            </w:r>
            <w:r>
              <w:rPr>
                <w:rFonts w:ascii="Calibri" w:eastAsia="Calibri" w:hAnsi="Calibri" w:cs="Calibri"/>
                <w:i/>
                <w:iCs/>
                <w:color w:val="7F7F7F"/>
                <w:szCs w:val="20"/>
                <w:lang w:val="en-GB"/>
              </w:rPr>
              <w:t>Cannot do at all</w:t>
            </w:r>
            <w:r w:rsidRPr="00ED68DC">
              <w:rPr>
                <w:rFonts w:ascii="Calibri" w:eastAsia="Calibri" w:hAnsi="Calibri" w:cs="Calibri"/>
                <w:i/>
                <w:iCs/>
                <w:color w:val="7F7F7F"/>
                <w:szCs w:val="20"/>
                <w:lang w:val="en-GB"/>
              </w:rPr>
              <w:t xml:space="preserve">        </w:t>
            </w:r>
          </w:p>
          <w:p w14:paraId="2CECA110" w14:textId="77777777" w:rsidR="00F53A4F" w:rsidRPr="00ED68DC" w:rsidRDefault="00F53A4F" w:rsidP="00901335">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 xml:space="preserve">5) </w:t>
            </w:r>
            <w:r>
              <w:rPr>
                <w:rFonts w:ascii="Calibri" w:eastAsia="Calibri" w:hAnsi="Calibri" w:cs="Calibri"/>
                <w:i/>
                <w:iCs/>
                <w:color w:val="7F7F7F"/>
                <w:szCs w:val="20"/>
                <w:lang w:val="en-GB"/>
              </w:rPr>
              <w:t>Don’t know</w:t>
            </w:r>
          </w:p>
          <w:p w14:paraId="0CEBAD08" w14:textId="77777777" w:rsidR="00F53A4F" w:rsidRPr="00ED68DC" w:rsidRDefault="00F53A4F" w:rsidP="00901335">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 xml:space="preserve">6) </w:t>
            </w:r>
            <w:r>
              <w:rPr>
                <w:rFonts w:ascii="Calibri" w:eastAsia="Calibri" w:hAnsi="Calibri" w:cs="Calibri"/>
                <w:i/>
                <w:iCs/>
                <w:color w:val="7F7F7F"/>
                <w:szCs w:val="20"/>
                <w:lang w:val="en-GB"/>
              </w:rPr>
              <w:t>refused</w:t>
            </w:r>
          </w:p>
          <w:p w14:paraId="4859CF4E" w14:textId="77777777" w:rsidR="00F53A4F" w:rsidRPr="00A92885" w:rsidRDefault="00F53A4F" w:rsidP="00901335">
            <w:pPr>
              <w:autoSpaceDE w:val="0"/>
              <w:autoSpaceDN w:val="0"/>
              <w:adjustRightInd w:val="0"/>
              <w:spacing w:after="0"/>
              <w:jc w:val="center"/>
              <w:rPr>
                <w:rFonts w:eastAsia="Times New Roman" w:cs="Arial"/>
                <w:szCs w:val="18"/>
                <w:lang w:val="en-GB"/>
              </w:rPr>
            </w:pPr>
          </w:p>
          <w:p w14:paraId="3872B8CB" w14:textId="77777777" w:rsidR="00F53A4F" w:rsidRPr="00A92885" w:rsidRDefault="00F53A4F" w:rsidP="00901335">
            <w:pPr>
              <w:autoSpaceDE w:val="0"/>
              <w:autoSpaceDN w:val="0"/>
              <w:adjustRightInd w:val="0"/>
              <w:spacing w:after="0"/>
              <w:jc w:val="center"/>
              <w:rPr>
                <w:rFonts w:eastAsia="Times New Roman" w:cs="Arial"/>
                <w:szCs w:val="18"/>
                <w:lang w:val="en-GB"/>
              </w:rPr>
            </w:pPr>
          </w:p>
          <w:p w14:paraId="242810A0" w14:textId="77777777" w:rsidR="00F53A4F" w:rsidRPr="00A92885" w:rsidRDefault="00F53A4F" w:rsidP="00901335">
            <w:pPr>
              <w:spacing w:after="0"/>
              <w:jc w:val="center"/>
              <w:rPr>
                <w:rFonts w:eastAsia="Times New Roman" w:cs="Arial"/>
                <w:szCs w:val="18"/>
                <w:lang w:val="en-GB"/>
              </w:rPr>
            </w:pPr>
          </w:p>
        </w:tc>
      </w:tr>
      <w:tr w:rsidR="00F53A4F" w:rsidRPr="00A92885" w14:paraId="5C0A4552" w14:textId="77777777" w:rsidTr="0003253E">
        <w:trPr>
          <w:trHeight w:val="165"/>
        </w:trPr>
        <w:tc>
          <w:tcPr>
            <w:tcW w:w="10527" w:type="dxa"/>
            <w:tcBorders>
              <w:top w:val="single" w:sz="8" w:space="0" w:color="000000"/>
              <w:left w:val="single" w:sz="8" w:space="0" w:color="000000"/>
              <w:bottom w:val="single" w:sz="4" w:space="0" w:color="auto"/>
              <w:right w:val="single" w:sz="8" w:space="0" w:color="000000"/>
            </w:tcBorders>
            <w:vAlign w:val="center"/>
            <w:hideMark/>
          </w:tcPr>
          <w:p w14:paraId="527FF690" w14:textId="77777777" w:rsidR="00F53A4F" w:rsidRPr="00C40E06" w:rsidRDefault="00F53A4F" w:rsidP="00F53A4F">
            <w:pPr>
              <w:pStyle w:val="Paragraphedeliste"/>
              <w:numPr>
                <w:ilvl w:val="0"/>
                <w:numId w:val="15"/>
              </w:numPr>
              <w:spacing w:after="0"/>
              <w:rPr>
                <w:rFonts w:ascii="Calibri" w:eastAsia="Calibri" w:hAnsi="Calibri" w:cs="Calibri"/>
                <w:sz w:val="22"/>
                <w:lang w:val="fr-FR"/>
              </w:rPr>
            </w:pPr>
            <w:r w:rsidRPr="00C40E06">
              <w:rPr>
                <w:rFonts w:ascii="Calibri" w:eastAsia="Times New Roman" w:hAnsi="Calibri" w:cs="Arial"/>
                <w:color w:val="000000"/>
                <w:sz w:val="20"/>
                <w:lang w:val="en-GB"/>
              </w:rPr>
              <w:t>Does the head of household have difficulty seeing, even if wearing glasses? Would you say… [Read response categories]</w:t>
            </w:r>
          </w:p>
        </w:tc>
        <w:tc>
          <w:tcPr>
            <w:tcW w:w="2465" w:type="dxa"/>
            <w:tcBorders>
              <w:top w:val="single" w:sz="8" w:space="0" w:color="000000"/>
              <w:left w:val="single" w:sz="8" w:space="0" w:color="000000"/>
              <w:bottom w:val="single" w:sz="4" w:space="0" w:color="auto"/>
              <w:right w:val="single" w:sz="8" w:space="0" w:color="000000"/>
            </w:tcBorders>
            <w:vAlign w:val="center"/>
            <w:hideMark/>
          </w:tcPr>
          <w:p w14:paraId="1222CC74" w14:textId="77777777" w:rsidR="00F53A4F" w:rsidRPr="00A92885" w:rsidRDefault="00F53A4F" w:rsidP="00901335">
            <w:pPr>
              <w:spacing w:after="0"/>
              <w:jc w:val="center"/>
              <w:rPr>
                <w:rFonts w:ascii="Calibri" w:eastAsia="Calibri" w:hAnsi="Calibri" w:cs="Calibri"/>
                <w:sz w:val="22"/>
                <w:lang w:val="fr-FR"/>
              </w:rPr>
            </w:pPr>
            <w:r w:rsidRPr="00A92885">
              <w:rPr>
                <w:rFonts w:ascii="Calibri" w:eastAsia="Calibri" w:hAnsi="Calibri" w:cs="Calibri"/>
                <w:sz w:val="22"/>
                <w:lang w:val="fr-FR"/>
              </w:rPr>
              <w:t>| __ |</w:t>
            </w:r>
          </w:p>
        </w:tc>
      </w:tr>
      <w:tr w:rsidR="00F53A4F" w:rsidRPr="00A92885" w14:paraId="49C40903" w14:textId="77777777" w:rsidTr="0003253E">
        <w:trPr>
          <w:trHeight w:val="146"/>
        </w:trPr>
        <w:tc>
          <w:tcPr>
            <w:tcW w:w="10527" w:type="dxa"/>
            <w:tcBorders>
              <w:top w:val="single" w:sz="4" w:space="0" w:color="auto"/>
              <w:left w:val="single" w:sz="8" w:space="0" w:color="000000"/>
              <w:bottom w:val="single" w:sz="4" w:space="0" w:color="auto"/>
              <w:right w:val="single" w:sz="8" w:space="0" w:color="000000"/>
            </w:tcBorders>
            <w:vAlign w:val="center"/>
            <w:hideMark/>
          </w:tcPr>
          <w:p w14:paraId="11124A10" w14:textId="77777777" w:rsidR="00F53A4F" w:rsidRPr="00C40E06" w:rsidRDefault="00F53A4F" w:rsidP="00F53A4F">
            <w:pPr>
              <w:pStyle w:val="Paragraphedeliste"/>
              <w:numPr>
                <w:ilvl w:val="0"/>
                <w:numId w:val="15"/>
              </w:numPr>
              <w:spacing w:after="0"/>
              <w:rPr>
                <w:rFonts w:ascii="Calibri" w:eastAsia="Calibri" w:hAnsi="Calibri" w:cs="Calibri"/>
                <w:sz w:val="22"/>
                <w:lang w:val="fr-FR"/>
              </w:rPr>
            </w:pPr>
            <w:r w:rsidRPr="00C40E06">
              <w:rPr>
                <w:rFonts w:ascii="Calibri" w:eastAsia="Times New Roman" w:hAnsi="Calibri" w:cs="Arial"/>
                <w:color w:val="000000"/>
                <w:sz w:val="20"/>
                <w:lang w:val="en-GB"/>
              </w:rPr>
              <w:t>Does the head of household have difficulty hearing, even if using a hearing aid(s)? Would you say… [Read response categories]</w:t>
            </w:r>
          </w:p>
        </w:tc>
        <w:tc>
          <w:tcPr>
            <w:tcW w:w="2465" w:type="dxa"/>
            <w:tcBorders>
              <w:top w:val="single" w:sz="4" w:space="0" w:color="auto"/>
              <w:left w:val="single" w:sz="8" w:space="0" w:color="000000"/>
              <w:bottom w:val="single" w:sz="4" w:space="0" w:color="auto"/>
              <w:right w:val="single" w:sz="8" w:space="0" w:color="000000"/>
            </w:tcBorders>
            <w:hideMark/>
          </w:tcPr>
          <w:p w14:paraId="05AFF12D" w14:textId="77777777" w:rsidR="00F53A4F" w:rsidRPr="00A92885" w:rsidRDefault="00F53A4F" w:rsidP="00901335">
            <w:pPr>
              <w:spacing w:after="0"/>
              <w:jc w:val="center"/>
              <w:rPr>
                <w:rFonts w:ascii="Calibri" w:eastAsia="Calibri" w:hAnsi="Calibri" w:cs="Calibri"/>
                <w:sz w:val="22"/>
                <w:lang w:val="fr-FR"/>
              </w:rPr>
            </w:pPr>
            <w:r w:rsidRPr="00A92885">
              <w:rPr>
                <w:rFonts w:ascii="Calibri" w:eastAsia="Calibri" w:hAnsi="Calibri" w:cs="Calibri"/>
                <w:sz w:val="22"/>
                <w:lang w:val="fr-FR"/>
              </w:rPr>
              <w:t>| __ |</w:t>
            </w:r>
          </w:p>
        </w:tc>
      </w:tr>
      <w:tr w:rsidR="00F53A4F" w:rsidRPr="00A92885" w14:paraId="1289A94D" w14:textId="77777777" w:rsidTr="0003253E">
        <w:trPr>
          <w:trHeight w:val="165"/>
        </w:trPr>
        <w:tc>
          <w:tcPr>
            <w:tcW w:w="10527" w:type="dxa"/>
            <w:tcBorders>
              <w:top w:val="single" w:sz="4" w:space="0" w:color="auto"/>
              <w:left w:val="single" w:sz="8" w:space="0" w:color="000000"/>
              <w:bottom w:val="single" w:sz="4" w:space="0" w:color="auto"/>
              <w:right w:val="single" w:sz="8" w:space="0" w:color="000000"/>
            </w:tcBorders>
            <w:vAlign w:val="center"/>
            <w:hideMark/>
          </w:tcPr>
          <w:p w14:paraId="009AA4BD" w14:textId="77777777" w:rsidR="00F53A4F" w:rsidRPr="00C40E06" w:rsidRDefault="00F53A4F" w:rsidP="00F53A4F">
            <w:pPr>
              <w:pStyle w:val="Paragraphedeliste"/>
              <w:numPr>
                <w:ilvl w:val="0"/>
                <w:numId w:val="15"/>
              </w:numPr>
              <w:spacing w:after="0"/>
              <w:rPr>
                <w:rFonts w:ascii="Calibri" w:eastAsia="Calibri" w:hAnsi="Calibri" w:cs="Calibri"/>
                <w:sz w:val="22"/>
                <w:lang w:val="fr-FR"/>
              </w:rPr>
            </w:pPr>
            <w:r w:rsidRPr="00C40E06">
              <w:rPr>
                <w:rFonts w:ascii="Calibri" w:eastAsia="Times New Roman" w:hAnsi="Calibri" w:cs="Arial"/>
                <w:color w:val="000000"/>
                <w:sz w:val="20"/>
                <w:lang w:val="en-GB"/>
              </w:rPr>
              <w:t>Does the head of household have difficulty walking or climbing steps? Would you say… [Read response categories]</w:t>
            </w:r>
          </w:p>
        </w:tc>
        <w:tc>
          <w:tcPr>
            <w:tcW w:w="2465" w:type="dxa"/>
            <w:tcBorders>
              <w:top w:val="single" w:sz="4" w:space="0" w:color="auto"/>
              <w:left w:val="single" w:sz="8" w:space="0" w:color="000000"/>
              <w:bottom w:val="single" w:sz="4" w:space="0" w:color="auto"/>
              <w:right w:val="single" w:sz="8" w:space="0" w:color="000000"/>
            </w:tcBorders>
            <w:hideMark/>
          </w:tcPr>
          <w:p w14:paraId="47AEA8AC" w14:textId="77777777" w:rsidR="00F53A4F" w:rsidRPr="00A92885" w:rsidRDefault="00F53A4F" w:rsidP="00901335">
            <w:pPr>
              <w:spacing w:after="0"/>
              <w:jc w:val="center"/>
              <w:rPr>
                <w:rFonts w:ascii="Calibri" w:eastAsia="Calibri" w:hAnsi="Calibri" w:cs="Calibri"/>
                <w:sz w:val="22"/>
                <w:lang w:val="fr-FR"/>
              </w:rPr>
            </w:pPr>
            <w:r w:rsidRPr="00A92885">
              <w:rPr>
                <w:rFonts w:ascii="Calibri" w:eastAsia="Calibri" w:hAnsi="Calibri" w:cs="Calibri"/>
                <w:sz w:val="22"/>
                <w:lang w:val="fr-FR"/>
              </w:rPr>
              <w:t>| __ |</w:t>
            </w:r>
          </w:p>
        </w:tc>
      </w:tr>
      <w:tr w:rsidR="00F53A4F" w:rsidRPr="00A92885" w14:paraId="3D25DB29" w14:textId="77777777" w:rsidTr="0003253E">
        <w:trPr>
          <w:trHeight w:val="165"/>
        </w:trPr>
        <w:tc>
          <w:tcPr>
            <w:tcW w:w="10527" w:type="dxa"/>
            <w:tcBorders>
              <w:top w:val="single" w:sz="4" w:space="0" w:color="auto"/>
              <w:left w:val="single" w:sz="8" w:space="0" w:color="000000"/>
              <w:bottom w:val="single" w:sz="4" w:space="0" w:color="auto"/>
              <w:right w:val="single" w:sz="8" w:space="0" w:color="000000"/>
            </w:tcBorders>
            <w:vAlign w:val="center"/>
          </w:tcPr>
          <w:p w14:paraId="4630B39B" w14:textId="77777777" w:rsidR="00F53A4F" w:rsidRPr="00C40E06" w:rsidRDefault="00F53A4F" w:rsidP="00F53A4F">
            <w:pPr>
              <w:pStyle w:val="Paragraphedeliste"/>
              <w:numPr>
                <w:ilvl w:val="0"/>
                <w:numId w:val="15"/>
              </w:numPr>
              <w:autoSpaceDE w:val="0"/>
              <w:autoSpaceDN w:val="0"/>
              <w:adjustRightInd w:val="0"/>
              <w:spacing w:after="0" w:line="240" w:lineRule="auto"/>
              <w:rPr>
                <w:rFonts w:ascii="Calibri" w:eastAsia="Times New Roman" w:hAnsi="Calibri" w:cs="Arial"/>
                <w:color w:val="000000"/>
                <w:sz w:val="20"/>
                <w:lang w:val="en-GB"/>
              </w:rPr>
            </w:pPr>
            <w:r w:rsidRPr="00C40E06">
              <w:rPr>
                <w:rFonts w:ascii="Calibri" w:eastAsia="Times New Roman" w:hAnsi="Calibri" w:cs="Arial"/>
                <w:color w:val="000000"/>
                <w:sz w:val="20"/>
                <w:lang w:val="en-GB"/>
              </w:rPr>
              <w:t>Does the head of household have difficulty remembering or concentrating? Would you say… [Read response categories]</w:t>
            </w:r>
          </w:p>
          <w:p w14:paraId="556729D5" w14:textId="77777777" w:rsidR="00F53A4F" w:rsidRPr="002E26E3" w:rsidRDefault="00F53A4F" w:rsidP="00901335">
            <w:pPr>
              <w:autoSpaceDE w:val="0"/>
              <w:autoSpaceDN w:val="0"/>
              <w:adjustRightInd w:val="0"/>
              <w:spacing w:after="0" w:line="240" w:lineRule="auto"/>
              <w:contextualSpacing/>
              <w:rPr>
                <w:rFonts w:ascii="Calibri" w:eastAsia="Times New Roman" w:hAnsi="Calibri" w:cs="Arial"/>
                <w:color w:val="000000"/>
                <w:sz w:val="20"/>
              </w:rPr>
            </w:pPr>
          </w:p>
          <w:p w14:paraId="71BCB920" w14:textId="77777777" w:rsidR="00F53A4F" w:rsidRPr="00A92885" w:rsidRDefault="00F53A4F" w:rsidP="00901335">
            <w:pPr>
              <w:spacing w:after="0"/>
              <w:rPr>
                <w:rFonts w:ascii="Calibri" w:eastAsia="Calibri" w:hAnsi="Calibri" w:cs="Calibri"/>
                <w:sz w:val="22"/>
                <w:lang w:val="fr-FR"/>
              </w:rPr>
            </w:pPr>
          </w:p>
        </w:tc>
        <w:tc>
          <w:tcPr>
            <w:tcW w:w="2465" w:type="dxa"/>
            <w:tcBorders>
              <w:top w:val="single" w:sz="4" w:space="0" w:color="auto"/>
              <w:left w:val="single" w:sz="8" w:space="0" w:color="000000"/>
              <w:bottom w:val="single" w:sz="4" w:space="0" w:color="auto"/>
              <w:right w:val="single" w:sz="8" w:space="0" w:color="000000"/>
            </w:tcBorders>
          </w:tcPr>
          <w:p w14:paraId="7016FE47" w14:textId="77777777" w:rsidR="00F53A4F" w:rsidRPr="00A92885" w:rsidRDefault="00F53A4F" w:rsidP="00901335">
            <w:pPr>
              <w:spacing w:after="0"/>
              <w:jc w:val="center"/>
              <w:rPr>
                <w:rFonts w:ascii="Calibri" w:eastAsia="Calibri" w:hAnsi="Calibri" w:cs="Calibri"/>
                <w:sz w:val="22"/>
                <w:lang w:val="fr-FR"/>
              </w:rPr>
            </w:pPr>
          </w:p>
        </w:tc>
      </w:tr>
      <w:tr w:rsidR="00F53A4F" w:rsidRPr="00A92885" w14:paraId="59276753" w14:textId="77777777" w:rsidTr="0003253E">
        <w:trPr>
          <w:trHeight w:val="155"/>
        </w:trPr>
        <w:tc>
          <w:tcPr>
            <w:tcW w:w="10527" w:type="dxa"/>
            <w:tcBorders>
              <w:top w:val="single" w:sz="4" w:space="0" w:color="auto"/>
              <w:left w:val="single" w:sz="8" w:space="0" w:color="000000"/>
              <w:bottom w:val="single" w:sz="4" w:space="0" w:color="auto"/>
              <w:right w:val="single" w:sz="8" w:space="0" w:color="000000"/>
            </w:tcBorders>
            <w:vAlign w:val="center"/>
            <w:hideMark/>
          </w:tcPr>
          <w:p w14:paraId="705586FD" w14:textId="77777777" w:rsidR="00F53A4F" w:rsidRPr="00C40E06" w:rsidRDefault="00F53A4F" w:rsidP="00F53A4F">
            <w:pPr>
              <w:pStyle w:val="Paragraphedeliste"/>
              <w:numPr>
                <w:ilvl w:val="0"/>
                <w:numId w:val="15"/>
              </w:numPr>
              <w:spacing w:after="0"/>
              <w:rPr>
                <w:rFonts w:ascii="Calibri" w:eastAsia="Calibri" w:hAnsi="Calibri" w:cs="Calibri"/>
                <w:sz w:val="22"/>
                <w:lang w:val="fr-FR"/>
              </w:rPr>
            </w:pPr>
            <w:r w:rsidRPr="00C40E06">
              <w:rPr>
                <w:rFonts w:ascii="Calibri" w:eastAsia="Times New Roman" w:hAnsi="Calibri" w:cs="Arial"/>
                <w:color w:val="000000"/>
                <w:sz w:val="20"/>
                <w:lang w:val="en-GB"/>
              </w:rPr>
              <w:t xml:space="preserve">Using his or her usual language, does the head of household </w:t>
            </w:r>
            <w:proofErr w:type="spellStart"/>
            <w:r w:rsidRPr="00C40E06">
              <w:rPr>
                <w:rFonts w:ascii="Calibri" w:eastAsia="Times New Roman" w:hAnsi="Calibri" w:cs="Arial"/>
                <w:color w:val="000000"/>
                <w:sz w:val="20"/>
                <w:lang w:val="en-GB"/>
              </w:rPr>
              <w:t>hav</w:t>
            </w:r>
            <w:proofErr w:type="spellEnd"/>
            <w:r w:rsidRPr="00C40E06">
              <w:rPr>
                <w:rFonts w:ascii="Calibri" w:eastAsia="Times New Roman" w:hAnsi="Calibri" w:cs="Arial"/>
                <w:color w:val="000000"/>
                <w:sz w:val="20"/>
                <w:lang w:val="en-GB"/>
              </w:rPr>
              <w:t xml:space="preserve"> e difficulty communicating, for example understanding or being understood? Would you say… [Read response categories]</w:t>
            </w:r>
          </w:p>
        </w:tc>
        <w:tc>
          <w:tcPr>
            <w:tcW w:w="2465" w:type="dxa"/>
            <w:tcBorders>
              <w:top w:val="single" w:sz="4" w:space="0" w:color="auto"/>
              <w:left w:val="single" w:sz="8" w:space="0" w:color="000000"/>
              <w:bottom w:val="single" w:sz="4" w:space="0" w:color="auto"/>
              <w:right w:val="single" w:sz="8" w:space="0" w:color="000000"/>
            </w:tcBorders>
            <w:hideMark/>
          </w:tcPr>
          <w:p w14:paraId="1C28829C" w14:textId="77777777" w:rsidR="00F53A4F" w:rsidRPr="00A92885" w:rsidRDefault="00F53A4F" w:rsidP="00901335">
            <w:pPr>
              <w:spacing w:after="0"/>
              <w:jc w:val="center"/>
              <w:rPr>
                <w:rFonts w:ascii="Calibri" w:eastAsia="Calibri" w:hAnsi="Calibri" w:cs="Calibri"/>
                <w:sz w:val="22"/>
                <w:lang w:val="fr-FR"/>
              </w:rPr>
            </w:pPr>
            <w:r w:rsidRPr="00A92885">
              <w:rPr>
                <w:rFonts w:ascii="Calibri" w:eastAsia="Calibri" w:hAnsi="Calibri" w:cs="Calibri"/>
                <w:sz w:val="22"/>
                <w:lang w:val="fr-FR"/>
              </w:rPr>
              <w:t>| __ |</w:t>
            </w:r>
          </w:p>
        </w:tc>
      </w:tr>
      <w:tr w:rsidR="00F53A4F" w:rsidRPr="00A92885" w14:paraId="54B711B4" w14:textId="77777777" w:rsidTr="0003253E">
        <w:trPr>
          <w:trHeight w:val="146"/>
        </w:trPr>
        <w:tc>
          <w:tcPr>
            <w:tcW w:w="10527" w:type="dxa"/>
            <w:tcBorders>
              <w:top w:val="single" w:sz="4" w:space="0" w:color="auto"/>
              <w:left w:val="single" w:sz="8" w:space="0" w:color="000000"/>
              <w:bottom w:val="single" w:sz="4" w:space="0" w:color="auto"/>
              <w:right w:val="single" w:sz="8" w:space="0" w:color="000000"/>
            </w:tcBorders>
            <w:vAlign w:val="center"/>
            <w:hideMark/>
          </w:tcPr>
          <w:p w14:paraId="57B3AE06" w14:textId="77777777" w:rsidR="00F53A4F" w:rsidRPr="00C40E06" w:rsidRDefault="00F53A4F" w:rsidP="00F53A4F">
            <w:pPr>
              <w:pStyle w:val="Paragraphedeliste"/>
              <w:numPr>
                <w:ilvl w:val="0"/>
                <w:numId w:val="15"/>
              </w:numPr>
              <w:spacing w:before="240" w:after="40"/>
              <w:rPr>
                <w:rFonts w:ascii="Calibri" w:eastAsia="Times New Roman" w:hAnsi="Calibri" w:cs="Arial"/>
                <w:color w:val="000000"/>
                <w:sz w:val="20"/>
                <w:lang w:val="en-GB"/>
              </w:rPr>
            </w:pPr>
            <w:r w:rsidRPr="00C40E06">
              <w:rPr>
                <w:rFonts w:ascii="Calibri" w:eastAsia="Times New Roman" w:hAnsi="Calibri" w:cs="Arial"/>
                <w:color w:val="000000"/>
                <w:sz w:val="20"/>
                <w:lang w:val="en-GB"/>
              </w:rPr>
              <w:t>Does the head of household have difficulty with self-care, such as washing all over or dressing? Would you say… [Read response categories]</w:t>
            </w:r>
          </w:p>
          <w:p w14:paraId="2327F1FA" w14:textId="77777777" w:rsidR="00F53A4F" w:rsidRPr="00A92885" w:rsidRDefault="00F53A4F" w:rsidP="00901335">
            <w:pPr>
              <w:spacing w:after="0"/>
              <w:rPr>
                <w:rFonts w:ascii="Calibri" w:eastAsia="Calibri" w:hAnsi="Calibri" w:cs="Calibri"/>
                <w:sz w:val="22"/>
                <w:lang w:val="fr-FR"/>
              </w:rPr>
            </w:pPr>
          </w:p>
        </w:tc>
        <w:tc>
          <w:tcPr>
            <w:tcW w:w="2465" w:type="dxa"/>
            <w:tcBorders>
              <w:top w:val="single" w:sz="4" w:space="0" w:color="auto"/>
              <w:left w:val="single" w:sz="8" w:space="0" w:color="000000"/>
              <w:bottom w:val="single" w:sz="4" w:space="0" w:color="auto"/>
              <w:right w:val="single" w:sz="8" w:space="0" w:color="000000"/>
            </w:tcBorders>
            <w:hideMark/>
          </w:tcPr>
          <w:p w14:paraId="4E7AB679" w14:textId="77777777" w:rsidR="00F53A4F" w:rsidRPr="00A92885" w:rsidRDefault="00F53A4F" w:rsidP="00901335">
            <w:pPr>
              <w:spacing w:after="0"/>
              <w:jc w:val="center"/>
              <w:rPr>
                <w:rFonts w:ascii="Calibri" w:eastAsia="Calibri" w:hAnsi="Calibri" w:cs="Calibri"/>
                <w:sz w:val="22"/>
                <w:lang w:val="fr-FR"/>
              </w:rPr>
            </w:pPr>
            <w:r w:rsidRPr="00A92885">
              <w:rPr>
                <w:rFonts w:ascii="Calibri" w:eastAsia="Calibri" w:hAnsi="Calibri" w:cs="Calibri"/>
                <w:sz w:val="22"/>
                <w:lang w:val="fr-FR"/>
              </w:rPr>
              <w:t>| __ |</w:t>
            </w:r>
          </w:p>
        </w:tc>
      </w:tr>
    </w:tbl>
    <w:p w14:paraId="0E2F06C0" w14:textId="77777777" w:rsidR="00F53A4F" w:rsidRDefault="00F53A4F" w:rsidP="00F53A4F"/>
    <w:p w14:paraId="3D22BDDB" w14:textId="77777777" w:rsidR="00F53A4F" w:rsidRDefault="00F53A4F" w:rsidP="00F53A4F"/>
    <w:p w14:paraId="78DA46AF" w14:textId="77777777" w:rsidR="00F53A4F" w:rsidRDefault="00F53A4F" w:rsidP="00F53A4F"/>
    <w:p w14:paraId="7938CC90" w14:textId="77777777" w:rsidR="00F53A4F" w:rsidRDefault="00F53A4F" w:rsidP="001F2F4C">
      <w:pPr>
        <w:pStyle w:val="Titre1"/>
      </w:pPr>
    </w:p>
    <w:p w14:paraId="3AF0A08B" w14:textId="77777777" w:rsidR="0003253E" w:rsidRDefault="0003253E" w:rsidP="001F2F4C">
      <w:pPr>
        <w:pStyle w:val="Titre1"/>
      </w:pPr>
    </w:p>
    <w:p w14:paraId="4426202E" w14:textId="77777777" w:rsidR="0003253E" w:rsidRDefault="0003253E" w:rsidP="001F2F4C">
      <w:pPr>
        <w:pStyle w:val="Titre1"/>
      </w:pPr>
    </w:p>
    <w:p w14:paraId="2652EDA8" w14:textId="77777777" w:rsidR="0003253E" w:rsidRDefault="0003253E" w:rsidP="0003253E"/>
    <w:p w14:paraId="04AF0907" w14:textId="3D48A0F0" w:rsidR="001F2F4C" w:rsidRDefault="007539BC" w:rsidP="001F2F4C">
      <w:pPr>
        <w:pStyle w:val="Titre1"/>
      </w:pPr>
      <w:r>
        <w:t>4</w:t>
      </w:r>
      <w:r w:rsidR="00BE1DAC">
        <w:t xml:space="preserve">. </w:t>
      </w:r>
      <w:r w:rsidR="001F2F4C">
        <w:t>Housing</w:t>
      </w:r>
    </w:p>
    <w:p w14:paraId="154C5D43" w14:textId="6D31BE0C" w:rsidR="001F2F4C" w:rsidRDefault="007539BC" w:rsidP="001F2F4C">
      <w:pPr>
        <w:spacing w:before="240" w:after="40"/>
      </w:pPr>
      <w:r>
        <w:rPr>
          <w:b/>
        </w:rPr>
        <w:t>4</w:t>
      </w:r>
      <w:r w:rsidR="001F2F4C">
        <w:rPr>
          <w:b/>
        </w:rPr>
        <w:t>.1.1 What kind of dwelling unit does your household live in? (If possible, do not ask, answer based on observations)</w:t>
      </w:r>
    </w:p>
    <w:tbl>
      <w:tblPr>
        <w:tblStyle w:val="Grilledutableau"/>
        <w:tblW w:w="0" w:type="auto"/>
        <w:tblLook w:val="04A0" w:firstRow="1" w:lastRow="0" w:firstColumn="1" w:lastColumn="0" w:noHBand="0" w:noVBand="1"/>
      </w:tblPr>
      <w:tblGrid>
        <w:gridCol w:w="1851"/>
        <w:gridCol w:w="3916"/>
        <w:gridCol w:w="1851"/>
        <w:gridCol w:w="1851"/>
        <w:gridCol w:w="1851"/>
        <w:gridCol w:w="1851"/>
      </w:tblGrid>
      <w:tr w:rsidR="001F2F4C" w:rsidRPr="000C5452" w14:paraId="0F23546C" w14:textId="77777777" w:rsidTr="00901335">
        <w:tc>
          <w:tcPr>
            <w:tcW w:w="1851" w:type="dxa"/>
          </w:tcPr>
          <w:p w14:paraId="2DA28F6F" w14:textId="77777777" w:rsidR="001F2F4C" w:rsidRPr="000C5452" w:rsidRDefault="001F2F4C" w:rsidP="00901335">
            <w:pPr>
              <w:rPr>
                <w:sz w:val="16"/>
                <w:szCs w:val="28"/>
              </w:rPr>
            </w:pPr>
            <w:proofErr w:type="gramStart"/>
            <w:r w:rsidRPr="000C5452">
              <w:rPr>
                <w:sz w:val="16"/>
                <w:szCs w:val="28"/>
              </w:rPr>
              <w:t>100  House</w:t>
            </w:r>
            <w:proofErr w:type="gramEnd"/>
          </w:p>
        </w:tc>
        <w:tc>
          <w:tcPr>
            <w:tcW w:w="1851" w:type="dxa"/>
          </w:tcPr>
          <w:p w14:paraId="506562B9" w14:textId="77777777" w:rsidR="001F2F4C" w:rsidRPr="000C5452" w:rsidRDefault="001F2F4C" w:rsidP="00901335">
            <w:pPr>
              <w:rPr>
                <w:sz w:val="16"/>
                <w:szCs w:val="28"/>
              </w:rPr>
            </w:pPr>
            <w:proofErr w:type="gramStart"/>
            <w:r w:rsidRPr="000C5452">
              <w:rPr>
                <w:sz w:val="16"/>
                <w:szCs w:val="28"/>
              </w:rPr>
              <w:t>200  Flat</w:t>
            </w:r>
            <w:proofErr w:type="gramEnd"/>
            <w:r w:rsidRPr="000C5452">
              <w:rPr>
                <w:sz w:val="16"/>
                <w:szCs w:val="28"/>
              </w:rPr>
              <w:t>/apartment</w:t>
            </w:r>
          </w:p>
        </w:tc>
        <w:tc>
          <w:tcPr>
            <w:tcW w:w="1851" w:type="dxa"/>
          </w:tcPr>
          <w:p w14:paraId="5C894565" w14:textId="77777777" w:rsidR="001F2F4C" w:rsidRPr="000C5452" w:rsidRDefault="001F2F4C" w:rsidP="00901335">
            <w:pPr>
              <w:rPr>
                <w:sz w:val="16"/>
                <w:szCs w:val="28"/>
              </w:rPr>
            </w:pPr>
            <w:proofErr w:type="gramStart"/>
            <w:r w:rsidRPr="000C5452">
              <w:rPr>
                <w:sz w:val="16"/>
                <w:szCs w:val="28"/>
              </w:rPr>
              <w:t>300  Straw</w:t>
            </w:r>
            <w:proofErr w:type="gramEnd"/>
            <w:r w:rsidRPr="000C5452">
              <w:rPr>
                <w:sz w:val="16"/>
                <w:szCs w:val="28"/>
              </w:rPr>
              <w:t xml:space="preserve"> hut</w:t>
            </w:r>
          </w:p>
        </w:tc>
        <w:tc>
          <w:tcPr>
            <w:tcW w:w="1851" w:type="dxa"/>
          </w:tcPr>
          <w:p w14:paraId="19382D01" w14:textId="77777777" w:rsidR="001F2F4C" w:rsidRPr="000C5452" w:rsidRDefault="001F2F4C" w:rsidP="00901335">
            <w:pPr>
              <w:rPr>
                <w:sz w:val="16"/>
                <w:szCs w:val="28"/>
              </w:rPr>
            </w:pPr>
            <w:proofErr w:type="gramStart"/>
            <w:r w:rsidRPr="000C5452">
              <w:rPr>
                <w:sz w:val="16"/>
                <w:szCs w:val="28"/>
              </w:rPr>
              <w:t>400  Tent</w:t>
            </w:r>
            <w:proofErr w:type="gramEnd"/>
            <w:r w:rsidRPr="000C5452">
              <w:rPr>
                <w:sz w:val="16"/>
                <w:szCs w:val="28"/>
              </w:rPr>
              <w:t>/plastic sheets</w:t>
            </w:r>
          </w:p>
        </w:tc>
        <w:tc>
          <w:tcPr>
            <w:tcW w:w="1851" w:type="dxa"/>
          </w:tcPr>
          <w:p w14:paraId="1B2335C4" w14:textId="77777777" w:rsidR="001F2F4C" w:rsidRPr="006E5214" w:rsidRDefault="001F2F4C" w:rsidP="00901335">
            <w:pPr>
              <w:rPr>
                <w:sz w:val="16"/>
                <w:szCs w:val="28"/>
                <w:lang w:val="fr-FR"/>
                <w:rPrChange w:id="138" w:author="SalifouSanda OUSMANE [2]" w:date="2022-11-07T15:13:00Z">
                  <w:rPr>
                    <w:sz w:val="16"/>
                    <w:szCs w:val="28"/>
                  </w:rPr>
                </w:rPrChange>
              </w:rPr>
            </w:pPr>
            <w:proofErr w:type="gramStart"/>
            <w:r w:rsidRPr="006E5214">
              <w:rPr>
                <w:sz w:val="16"/>
                <w:szCs w:val="28"/>
                <w:lang w:val="fr-FR"/>
                <w:rPrChange w:id="139" w:author="SalifouSanda OUSMANE [2]" w:date="2022-11-07T15:13:00Z">
                  <w:rPr>
                    <w:sz w:val="16"/>
                    <w:szCs w:val="28"/>
                  </w:rPr>
                </w:rPrChange>
              </w:rPr>
              <w:t xml:space="preserve">401  </w:t>
            </w:r>
            <w:proofErr w:type="spellStart"/>
            <w:r w:rsidRPr="006E5214">
              <w:rPr>
                <w:sz w:val="16"/>
                <w:szCs w:val="28"/>
                <w:lang w:val="fr-FR"/>
                <w:rPrChange w:id="140" w:author="SalifouSanda OUSMANE [2]" w:date="2022-11-07T15:13:00Z">
                  <w:rPr>
                    <w:sz w:val="16"/>
                    <w:szCs w:val="28"/>
                  </w:rPr>
                </w:rPrChange>
              </w:rPr>
              <w:t>Traditional</w:t>
            </w:r>
            <w:proofErr w:type="spellEnd"/>
            <w:proofErr w:type="gramEnd"/>
            <w:r w:rsidRPr="006E5214">
              <w:rPr>
                <w:sz w:val="16"/>
                <w:szCs w:val="28"/>
                <w:lang w:val="fr-FR"/>
                <w:rPrChange w:id="141" w:author="SalifouSanda OUSMANE [2]" w:date="2022-11-07T15:13:00Z">
                  <w:rPr>
                    <w:sz w:val="16"/>
                    <w:szCs w:val="28"/>
                  </w:rPr>
                </w:rPrChange>
              </w:rPr>
              <w:t xml:space="preserve"> </w:t>
            </w:r>
            <w:proofErr w:type="spellStart"/>
            <w:r w:rsidRPr="006E5214">
              <w:rPr>
                <w:sz w:val="16"/>
                <w:szCs w:val="28"/>
                <w:lang w:val="fr-FR"/>
                <w:rPrChange w:id="142" w:author="SalifouSanda OUSMANE [2]" w:date="2022-11-07T15:13:00Z">
                  <w:rPr>
                    <w:sz w:val="16"/>
                    <w:szCs w:val="28"/>
                  </w:rPr>
                </w:rPrChange>
              </w:rPr>
              <w:t>tent</w:t>
            </w:r>
            <w:proofErr w:type="spellEnd"/>
            <w:r w:rsidRPr="006E5214">
              <w:rPr>
                <w:sz w:val="16"/>
                <w:szCs w:val="28"/>
                <w:lang w:val="fr-FR"/>
                <w:rPrChange w:id="143" w:author="SalifouSanda OUSMANE [2]" w:date="2022-11-07T15:13:00Z">
                  <w:rPr>
                    <w:sz w:val="16"/>
                    <w:szCs w:val="28"/>
                  </w:rPr>
                </w:rPrChange>
              </w:rPr>
              <w:t xml:space="preserve"> (paille, </w:t>
            </w:r>
            <w:proofErr w:type="spellStart"/>
            <w:r w:rsidRPr="006E5214">
              <w:rPr>
                <w:sz w:val="16"/>
                <w:szCs w:val="28"/>
                <w:lang w:val="fr-FR"/>
                <w:rPrChange w:id="144" w:author="SalifouSanda OUSMANE [2]" w:date="2022-11-07T15:13:00Z">
                  <w:rPr>
                    <w:sz w:val="16"/>
                    <w:szCs w:val="28"/>
                  </w:rPr>
                </w:rPrChange>
              </w:rPr>
              <w:t>straw</w:t>
            </w:r>
            <w:proofErr w:type="spellEnd"/>
            <w:r w:rsidRPr="006E5214">
              <w:rPr>
                <w:sz w:val="16"/>
                <w:szCs w:val="28"/>
                <w:lang w:val="fr-FR"/>
                <w:rPrChange w:id="145" w:author="SalifouSanda OUSMANE [2]" w:date="2022-11-07T15:13:00Z">
                  <w:rPr>
                    <w:sz w:val="16"/>
                    <w:szCs w:val="28"/>
                  </w:rPr>
                </w:rPrChange>
              </w:rPr>
              <w:t>, tissue)</w:t>
            </w:r>
          </w:p>
        </w:tc>
        <w:tc>
          <w:tcPr>
            <w:tcW w:w="1851" w:type="dxa"/>
          </w:tcPr>
          <w:p w14:paraId="30D24EBC" w14:textId="77777777" w:rsidR="001F2F4C" w:rsidRPr="000C5452" w:rsidRDefault="001F2F4C" w:rsidP="00901335">
            <w:pPr>
              <w:rPr>
                <w:sz w:val="16"/>
                <w:szCs w:val="28"/>
              </w:rPr>
            </w:pPr>
            <w:proofErr w:type="gramStart"/>
            <w:r w:rsidRPr="000C5452">
              <w:rPr>
                <w:sz w:val="16"/>
                <w:szCs w:val="28"/>
              </w:rPr>
              <w:t>402  Canvas</w:t>
            </w:r>
            <w:proofErr w:type="gramEnd"/>
            <w:r w:rsidRPr="000C5452">
              <w:rPr>
                <w:sz w:val="16"/>
                <w:szCs w:val="28"/>
              </w:rPr>
              <w:t xml:space="preserve"> tent</w:t>
            </w:r>
          </w:p>
        </w:tc>
      </w:tr>
      <w:tr w:rsidR="001F2F4C" w:rsidRPr="000C5452" w14:paraId="7DE96E7E" w14:textId="77777777" w:rsidTr="00901335">
        <w:tc>
          <w:tcPr>
            <w:tcW w:w="1851" w:type="dxa"/>
          </w:tcPr>
          <w:p w14:paraId="596A69B5" w14:textId="77777777" w:rsidR="001F2F4C" w:rsidRPr="000C5452" w:rsidRDefault="001F2F4C" w:rsidP="00901335">
            <w:pPr>
              <w:rPr>
                <w:sz w:val="16"/>
                <w:szCs w:val="28"/>
              </w:rPr>
            </w:pPr>
            <w:proofErr w:type="gramStart"/>
            <w:r w:rsidRPr="000C5452">
              <w:rPr>
                <w:sz w:val="16"/>
                <w:szCs w:val="28"/>
              </w:rPr>
              <w:t>403  Leather</w:t>
            </w:r>
            <w:proofErr w:type="gramEnd"/>
            <w:r w:rsidRPr="000C5452">
              <w:rPr>
                <w:sz w:val="16"/>
                <w:szCs w:val="28"/>
              </w:rPr>
              <w:t xml:space="preserve"> tent</w:t>
            </w:r>
          </w:p>
        </w:tc>
        <w:tc>
          <w:tcPr>
            <w:tcW w:w="1851" w:type="dxa"/>
          </w:tcPr>
          <w:p w14:paraId="6266209D" w14:textId="77777777" w:rsidR="001F2F4C" w:rsidRPr="000C5452" w:rsidRDefault="001F2F4C" w:rsidP="00901335">
            <w:pPr>
              <w:rPr>
                <w:sz w:val="16"/>
                <w:szCs w:val="28"/>
              </w:rPr>
            </w:pPr>
            <w:proofErr w:type="gramStart"/>
            <w:r w:rsidRPr="000C5452">
              <w:rPr>
                <w:sz w:val="16"/>
                <w:szCs w:val="28"/>
              </w:rPr>
              <w:t>500  Substandard</w:t>
            </w:r>
            <w:proofErr w:type="gramEnd"/>
            <w:r w:rsidRPr="000C5452">
              <w:rPr>
                <w:sz w:val="16"/>
                <w:szCs w:val="28"/>
              </w:rPr>
              <w:t xml:space="preserve"> shelter (factory/warehouse/garage/shop/worksite/unfinished building)</w:t>
            </w:r>
          </w:p>
        </w:tc>
        <w:tc>
          <w:tcPr>
            <w:tcW w:w="1851" w:type="dxa"/>
          </w:tcPr>
          <w:p w14:paraId="02FE1B67" w14:textId="77777777" w:rsidR="001F2F4C" w:rsidRPr="000C5452" w:rsidRDefault="001F2F4C" w:rsidP="00901335">
            <w:pPr>
              <w:rPr>
                <w:sz w:val="16"/>
                <w:szCs w:val="28"/>
              </w:rPr>
            </w:pPr>
            <w:proofErr w:type="gramStart"/>
            <w:r w:rsidRPr="000C5452">
              <w:rPr>
                <w:sz w:val="16"/>
                <w:szCs w:val="28"/>
              </w:rPr>
              <w:t>600  Collective</w:t>
            </w:r>
            <w:proofErr w:type="gramEnd"/>
            <w:r w:rsidRPr="000C5452">
              <w:rPr>
                <w:sz w:val="16"/>
                <w:szCs w:val="28"/>
              </w:rPr>
              <w:t xml:space="preserve"> shelter</w:t>
            </w:r>
          </w:p>
        </w:tc>
        <w:tc>
          <w:tcPr>
            <w:tcW w:w="1851" w:type="dxa"/>
          </w:tcPr>
          <w:p w14:paraId="696DF543" w14:textId="77777777" w:rsidR="001F2F4C" w:rsidRPr="000C5452" w:rsidRDefault="001F2F4C" w:rsidP="00901335">
            <w:pPr>
              <w:rPr>
                <w:sz w:val="16"/>
                <w:szCs w:val="28"/>
              </w:rPr>
            </w:pPr>
            <w:proofErr w:type="gramStart"/>
            <w:r w:rsidRPr="000C5452">
              <w:rPr>
                <w:sz w:val="16"/>
                <w:szCs w:val="28"/>
              </w:rPr>
              <w:t>700  No</w:t>
            </w:r>
            <w:proofErr w:type="gramEnd"/>
            <w:r w:rsidRPr="000C5452">
              <w:rPr>
                <w:sz w:val="16"/>
                <w:szCs w:val="28"/>
              </w:rPr>
              <w:t xml:space="preserve"> shelter (sleeping in open)</w:t>
            </w:r>
          </w:p>
        </w:tc>
        <w:tc>
          <w:tcPr>
            <w:tcW w:w="1851" w:type="dxa"/>
          </w:tcPr>
          <w:p w14:paraId="3A670A0C" w14:textId="77777777" w:rsidR="001F2F4C" w:rsidRPr="000C5452" w:rsidRDefault="001F2F4C" w:rsidP="00901335">
            <w:pPr>
              <w:rPr>
                <w:sz w:val="16"/>
                <w:szCs w:val="28"/>
              </w:rPr>
            </w:pPr>
            <w:proofErr w:type="gramStart"/>
            <w:r w:rsidRPr="000C5452">
              <w:rPr>
                <w:sz w:val="16"/>
                <w:szCs w:val="28"/>
              </w:rPr>
              <w:t>999  Other</w:t>
            </w:r>
            <w:proofErr w:type="gramEnd"/>
            <w:r w:rsidRPr="000C5452">
              <w:rPr>
                <w:sz w:val="16"/>
                <w:szCs w:val="28"/>
              </w:rPr>
              <w:t xml:space="preserve"> </w:t>
            </w:r>
            <w:r w:rsidRPr="000C5452">
              <w:rPr>
                <w:color w:val="FF0000"/>
                <w:sz w:val="16"/>
                <w:szCs w:val="28"/>
              </w:rPr>
              <w:t>(specify)</w:t>
            </w:r>
          </w:p>
        </w:tc>
        <w:tc>
          <w:tcPr>
            <w:tcW w:w="1851" w:type="dxa"/>
          </w:tcPr>
          <w:p w14:paraId="1DF93EC3" w14:textId="77777777" w:rsidR="001F2F4C" w:rsidRPr="000C5452" w:rsidRDefault="001F2F4C" w:rsidP="00901335">
            <w:pPr>
              <w:rPr>
                <w:sz w:val="16"/>
                <w:szCs w:val="28"/>
              </w:rPr>
            </w:pPr>
          </w:p>
        </w:tc>
      </w:tr>
    </w:tbl>
    <w:p w14:paraId="3F11F38D" w14:textId="379D4D08" w:rsidR="008C4D30" w:rsidRPr="008C4D30" w:rsidRDefault="008C4D30" w:rsidP="008C4D30">
      <w:pPr>
        <w:spacing w:after="40"/>
        <w:rPr>
          <w:i/>
          <w:iCs/>
          <w:sz w:val="12"/>
        </w:rPr>
      </w:pPr>
      <w:r w:rsidRPr="008C4D30">
        <w:rPr>
          <w:i/>
          <w:iCs/>
          <w:sz w:val="12"/>
        </w:rPr>
        <w:t>Respon</w:t>
      </w:r>
      <w:r w:rsidR="005C09EF">
        <w:rPr>
          <w:i/>
          <w:iCs/>
          <w:sz w:val="12"/>
        </w:rPr>
        <w:t>se</w:t>
      </w:r>
      <w:r w:rsidRPr="008C4D30">
        <w:rPr>
          <w:i/>
          <w:iCs/>
          <w:sz w:val="12"/>
        </w:rPr>
        <w:t xml:space="preserve"> options to be adjusted after testing </w:t>
      </w:r>
    </w:p>
    <w:p w14:paraId="099DA4CA" w14:textId="028D7C56" w:rsidR="001F2F4C" w:rsidRDefault="007539BC" w:rsidP="001F2F4C">
      <w:pPr>
        <w:spacing w:before="240" w:after="40"/>
      </w:pPr>
      <w:r>
        <w:rPr>
          <w:b/>
        </w:rPr>
        <w:t>4</w:t>
      </w:r>
      <w:r w:rsidR="001F2F4C">
        <w:rPr>
          <w:b/>
        </w:rPr>
        <w:t>.1.</w:t>
      </w:r>
      <w:r w:rsidR="00F53A4F">
        <w:rPr>
          <w:b/>
        </w:rPr>
        <w:t>2</w:t>
      </w:r>
      <w:r w:rsidR="001F2F4C">
        <w:rPr>
          <w:b/>
        </w:rPr>
        <w:t xml:space="preserve"> What is your housing occupancy/ownership status?</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1F2F4C" w:rsidRPr="000C5452" w14:paraId="7C86575B" w14:textId="77777777" w:rsidTr="009B7716">
        <w:trPr>
          <w:trHeight w:val="359"/>
        </w:trPr>
        <w:tc>
          <w:tcPr>
            <w:tcW w:w="1851" w:type="dxa"/>
          </w:tcPr>
          <w:p w14:paraId="7FC79BD7" w14:textId="77777777" w:rsidR="001F2F4C" w:rsidRPr="000C5452" w:rsidRDefault="001F2F4C" w:rsidP="00901335">
            <w:pPr>
              <w:rPr>
                <w:sz w:val="16"/>
                <w:szCs w:val="28"/>
              </w:rPr>
            </w:pPr>
            <w:proofErr w:type="gramStart"/>
            <w:r w:rsidRPr="000C5452">
              <w:rPr>
                <w:sz w:val="16"/>
                <w:szCs w:val="28"/>
              </w:rPr>
              <w:lastRenderedPageBreak/>
              <w:t>101  Owner</w:t>
            </w:r>
            <w:proofErr w:type="gramEnd"/>
          </w:p>
        </w:tc>
        <w:tc>
          <w:tcPr>
            <w:tcW w:w="1851" w:type="dxa"/>
          </w:tcPr>
          <w:p w14:paraId="27B28BBB" w14:textId="77777777" w:rsidR="001F2F4C" w:rsidRPr="000C5452" w:rsidRDefault="001F2F4C" w:rsidP="00901335">
            <w:pPr>
              <w:rPr>
                <w:sz w:val="16"/>
                <w:szCs w:val="28"/>
              </w:rPr>
            </w:pPr>
            <w:proofErr w:type="gramStart"/>
            <w:r w:rsidRPr="000C5452">
              <w:rPr>
                <w:sz w:val="16"/>
                <w:szCs w:val="28"/>
              </w:rPr>
              <w:t>102  Co</w:t>
            </w:r>
            <w:proofErr w:type="gramEnd"/>
            <w:r w:rsidRPr="000C5452">
              <w:rPr>
                <w:sz w:val="16"/>
                <w:szCs w:val="28"/>
              </w:rPr>
              <w:t>-owner</w:t>
            </w:r>
          </w:p>
        </w:tc>
        <w:tc>
          <w:tcPr>
            <w:tcW w:w="1851" w:type="dxa"/>
          </w:tcPr>
          <w:p w14:paraId="07A74BE5" w14:textId="77777777" w:rsidR="001F2F4C" w:rsidRPr="000C5452" w:rsidRDefault="001F2F4C" w:rsidP="00901335">
            <w:pPr>
              <w:rPr>
                <w:sz w:val="16"/>
                <w:szCs w:val="28"/>
              </w:rPr>
            </w:pPr>
            <w:proofErr w:type="gramStart"/>
            <w:r w:rsidRPr="000C5452">
              <w:rPr>
                <w:sz w:val="16"/>
                <w:szCs w:val="28"/>
              </w:rPr>
              <w:t>201  Tenant</w:t>
            </w:r>
            <w:proofErr w:type="gramEnd"/>
            <w:r w:rsidRPr="000C5452">
              <w:rPr>
                <w:sz w:val="16"/>
                <w:szCs w:val="28"/>
              </w:rPr>
              <w:t>/rent (Written agreement)</w:t>
            </w:r>
          </w:p>
        </w:tc>
        <w:tc>
          <w:tcPr>
            <w:tcW w:w="1851" w:type="dxa"/>
          </w:tcPr>
          <w:p w14:paraId="38174431" w14:textId="77777777" w:rsidR="001F2F4C" w:rsidRPr="000C5452" w:rsidRDefault="001F2F4C" w:rsidP="00901335">
            <w:pPr>
              <w:rPr>
                <w:sz w:val="16"/>
                <w:szCs w:val="28"/>
              </w:rPr>
            </w:pPr>
            <w:proofErr w:type="gramStart"/>
            <w:r w:rsidRPr="000C5452">
              <w:rPr>
                <w:sz w:val="16"/>
                <w:szCs w:val="28"/>
              </w:rPr>
              <w:t>202  Tenant</w:t>
            </w:r>
            <w:proofErr w:type="gramEnd"/>
            <w:r w:rsidRPr="000C5452">
              <w:rPr>
                <w:sz w:val="16"/>
                <w:szCs w:val="28"/>
              </w:rPr>
              <w:t>/rent (No written agreement)</w:t>
            </w:r>
          </w:p>
        </w:tc>
        <w:tc>
          <w:tcPr>
            <w:tcW w:w="1851" w:type="dxa"/>
          </w:tcPr>
          <w:p w14:paraId="6F9FE7E3" w14:textId="77777777" w:rsidR="001F2F4C" w:rsidRPr="000C5452" w:rsidRDefault="001F2F4C" w:rsidP="00901335">
            <w:pPr>
              <w:rPr>
                <w:sz w:val="16"/>
                <w:szCs w:val="28"/>
              </w:rPr>
            </w:pPr>
            <w:proofErr w:type="gramStart"/>
            <w:r w:rsidRPr="000C5452">
              <w:rPr>
                <w:sz w:val="16"/>
                <w:szCs w:val="28"/>
              </w:rPr>
              <w:t>203  Co</w:t>
            </w:r>
            <w:proofErr w:type="gramEnd"/>
            <w:r w:rsidRPr="000C5452">
              <w:rPr>
                <w:sz w:val="16"/>
                <w:szCs w:val="28"/>
              </w:rPr>
              <w:t>-tenant with other households</w:t>
            </w:r>
          </w:p>
        </w:tc>
        <w:tc>
          <w:tcPr>
            <w:tcW w:w="1851" w:type="dxa"/>
          </w:tcPr>
          <w:p w14:paraId="648FD25E" w14:textId="77777777" w:rsidR="001F2F4C" w:rsidRPr="000C5452" w:rsidRDefault="001F2F4C" w:rsidP="00901335">
            <w:pPr>
              <w:rPr>
                <w:sz w:val="16"/>
                <w:szCs w:val="28"/>
              </w:rPr>
            </w:pPr>
            <w:proofErr w:type="gramStart"/>
            <w:r w:rsidRPr="000C5452">
              <w:rPr>
                <w:sz w:val="16"/>
                <w:szCs w:val="28"/>
              </w:rPr>
              <w:t>300  Staying</w:t>
            </w:r>
            <w:proofErr w:type="gramEnd"/>
            <w:r w:rsidRPr="000C5452">
              <w:rPr>
                <w:sz w:val="16"/>
                <w:szCs w:val="28"/>
              </w:rPr>
              <w:t xml:space="preserve"> in family owned house</w:t>
            </w:r>
          </w:p>
        </w:tc>
      </w:tr>
      <w:tr w:rsidR="001F2F4C" w:rsidRPr="000C5452" w14:paraId="012551D5" w14:textId="77777777" w:rsidTr="00901335">
        <w:tc>
          <w:tcPr>
            <w:tcW w:w="1851" w:type="dxa"/>
          </w:tcPr>
          <w:p w14:paraId="48D23DE3" w14:textId="77777777" w:rsidR="001F2F4C" w:rsidRPr="000C5452" w:rsidRDefault="001F2F4C" w:rsidP="00901335">
            <w:pPr>
              <w:rPr>
                <w:sz w:val="16"/>
                <w:szCs w:val="28"/>
              </w:rPr>
            </w:pPr>
            <w:proofErr w:type="gramStart"/>
            <w:r w:rsidRPr="000C5452">
              <w:rPr>
                <w:sz w:val="16"/>
                <w:szCs w:val="28"/>
              </w:rPr>
              <w:t>400  Tied</w:t>
            </w:r>
            <w:proofErr w:type="gramEnd"/>
            <w:r w:rsidRPr="000C5452">
              <w:rPr>
                <w:sz w:val="16"/>
                <w:szCs w:val="28"/>
              </w:rPr>
              <w:t xml:space="preserve"> / employment related accommodation</w:t>
            </w:r>
          </w:p>
        </w:tc>
        <w:tc>
          <w:tcPr>
            <w:tcW w:w="1851" w:type="dxa"/>
          </w:tcPr>
          <w:p w14:paraId="449D02CF" w14:textId="77777777" w:rsidR="001F2F4C" w:rsidRPr="000C5452" w:rsidRDefault="001F2F4C" w:rsidP="00901335">
            <w:pPr>
              <w:rPr>
                <w:sz w:val="16"/>
                <w:szCs w:val="28"/>
              </w:rPr>
            </w:pPr>
            <w:proofErr w:type="gramStart"/>
            <w:r w:rsidRPr="000C5452">
              <w:rPr>
                <w:sz w:val="16"/>
                <w:szCs w:val="28"/>
              </w:rPr>
              <w:t>500  Plot</w:t>
            </w:r>
            <w:proofErr w:type="gramEnd"/>
            <w:r w:rsidRPr="000C5452">
              <w:rPr>
                <w:sz w:val="16"/>
                <w:szCs w:val="28"/>
              </w:rPr>
              <w:t>/permit holder</w:t>
            </w:r>
          </w:p>
        </w:tc>
        <w:tc>
          <w:tcPr>
            <w:tcW w:w="1851" w:type="dxa"/>
          </w:tcPr>
          <w:p w14:paraId="568194C4" w14:textId="77777777" w:rsidR="001F2F4C" w:rsidRPr="000C5452" w:rsidRDefault="001F2F4C" w:rsidP="00901335">
            <w:pPr>
              <w:rPr>
                <w:sz w:val="16"/>
                <w:szCs w:val="28"/>
              </w:rPr>
            </w:pPr>
            <w:proofErr w:type="gramStart"/>
            <w:r w:rsidRPr="000C5452">
              <w:rPr>
                <w:sz w:val="16"/>
                <w:szCs w:val="28"/>
              </w:rPr>
              <w:t>601  Staying</w:t>
            </w:r>
            <w:proofErr w:type="gramEnd"/>
            <w:r w:rsidRPr="000C5452">
              <w:rPr>
                <w:sz w:val="16"/>
                <w:szCs w:val="28"/>
              </w:rPr>
              <w:t xml:space="preserve"> for free (Written Agreement)</w:t>
            </w:r>
          </w:p>
        </w:tc>
        <w:tc>
          <w:tcPr>
            <w:tcW w:w="1851" w:type="dxa"/>
          </w:tcPr>
          <w:p w14:paraId="44350DAD" w14:textId="77777777" w:rsidR="001F2F4C" w:rsidRPr="000C5452" w:rsidRDefault="001F2F4C" w:rsidP="00901335">
            <w:pPr>
              <w:rPr>
                <w:sz w:val="16"/>
                <w:szCs w:val="28"/>
              </w:rPr>
            </w:pPr>
            <w:proofErr w:type="gramStart"/>
            <w:r w:rsidRPr="000C5452">
              <w:rPr>
                <w:sz w:val="16"/>
                <w:szCs w:val="28"/>
              </w:rPr>
              <w:t>602  Staying</w:t>
            </w:r>
            <w:proofErr w:type="gramEnd"/>
            <w:r w:rsidRPr="000C5452">
              <w:rPr>
                <w:sz w:val="16"/>
                <w:szCs w:val="28"/>
              </w:rPr>
              <w:t xml:space="preserve"> for free (No Written Agreement)</w:t>
            </w:r>
          </w:p>
        </w:tc>
        <w:tc>
          <w:tcPr>
            <w:tcW w:w="1851" w:type="dxa"/>
          </w:tcPr>
          <w:p w14:paraId="425A83F5" w14:textId="77777777" w:rsidR="001F2F4C" w:rsidRPr="000C5452" w:rsidRDefault="001F2F4C" w:rsidP="00901335">
            <w:pPr>
              <w:rPr>
                <w:sz w:val="16"/>
                <w:szCs w:val="28"/>
              </w:rPr>
            </w:pPr>
            <w:proofErr w:type="gramStart"/>
            <w:r w:rsidRPr="000C5452">
              <w:rPr>
                <w:sz w:val="16"/>
                <w:szCs w:val="28"/>
              </w:rPr>
              <w:t>999  Other</w:t>
            </w:r>
            <w:proofErr w:type="gramEnd"/>
            <w:r w:rsidRPr="000C5452">
              <w:rPr>
                <w:sz w:val="16"/>
                <w:szCs w:val="28"/>
              </w:rPr>
              <w:t xml:space="preserve"> </w:t>
            </w:r>
            <w:r w:rsidRPr="000C5452">
              <w:rPr>
                <w:color w:val="FF0000"/>
                <w:sz w:val="16"/>
                <w:szCs w:val="28"/>
              </w:rPr>
              <w:t>(specify)</w:t>
            </w:r>
          </w:p>
        </w:tc>
        <w:tc>
          <w:tcPr>
            <w:tcW w:w="1851" w:type="dxa"/>
          </w:tcPr>
          <w:p w14:paraId="25852D3D" w14:textId="77777777" w:rsidR="001F2F4C" w:rsidRPr="000C5452" w:rsidRDefault="001F2F4C" w:rsidP="00901335">
            <w:pPr>
              <w:rPr>
                <w:sz w:val="16"/>
                <w:szCs w:val="28"/>
              </w:rPr>
            </w:pPr>
          </w:p>
        </w:tc>
      </w:tr>
    </w:tbl>
    <w:p w14:paraId="433255CE" w14:textId="77777777" w:rsidR="00FD193D" w:rsidRPr="008C4D30" w:rsidRDefault="00FD193D" w:rsidP="00FD193D">
      <w:pPr>
        <w:spacing w:after="40"/>
        <w:rPr>
          <w:i/>
          <w:iCs/>
          <w:sz w:val="12"/>
        </w:rPr>
      </w:pPr>
      <w:r w:rsidRPr="008C4D30">
        <w:rPr>
          <w:i/>
          <w:iCs/>
          <w:sz w:val="12"/>
        </w:rPr>
        <w:t>Respon</w:t>
      </w:r>
      <w:r>
        <w:rPr>
          <w:i/>
          <w:iCs/>
          <w:sz w:val="12"/>
        </w:rPr>
        <w:t>se</w:t>
      </w:r>
      <w:r w:rsidRPr="008C4D30">
        <w:rPr>
          <w:i/>
          <w:iCs/>
          <w:sz w:val="12"/>
        </w:rPr>
        <w:t xml:space="preserve"> options to be adjusted after testing </w:t>
      </w:r>
    </w:p>
    <w:p w14:paraId="594E5C1C" w14:textId="3751F5ED" w:rsidR="001F2F4C" w:rsidRDefault="00F53A4F" w:rsidP="001F2F4C">
      <w:pPr>
        <w:spacing w:before="240" w:after="40"/>
      </w:pPr>
      <w:r>
        <w:rPr>
          <w:b/>
        </w:rPr>
        <w:t>4</w:t>
      </w:r>
      <w:r w:rsidR="001F2F4C">
        <w:rPr>
          <w:b/>
        </w:rPr>
        <w:t>.1.</w:t>
      </w:r>
      <w:r>
        <w:rPr>
          <w:b/>
        </w:rPr>
        <w:t>3</w:t>
      </w:r>
      <w:r w:rsidR="001F2F4C">
        <w:rPr>
          <w:b/>
        </w:rPr>
        <w:t xml:space="preserve"> What is the major construction material of the exterior walls? (If possible, do not ask, answer based on observations)</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1F2F4C" w:rsidRPr="000C5452" w14:paraId="583A2C36" w14:textId="77777777" w:rsidTr="00901335">
        <w:tc>
          <w:tcPr>
            <w:tcW w:w="1851" w:type="dxa"/>
          </w:tcPr>
          <w:p w14:paraId="2E308580" w14:textId="77777777" w:rsidR="001F2F4C" w:rsidRPr="000C5452" w:rsidRDefault="001F2F4C" w:rsidP="00901335">
            <w:pPr>
              <w:rPr>
                <w:sz w:val="16"/>
                <w:szCs w:val="28"/>
              </w:rPr>
            </w:pPr>
            <w:proofErr w:type="gramStart"/>
            <w:r w:rsidRPr="000C5452">
              <w:rPr>
                <w:sz w:val="16"/>
                <w:szCs w:val="28"/>
              </w:rPr>
              <w:t>101  Baked</w:t>
            </w:r>
            <w:proofErr w:type="gramEnd"/>
            <w:r w:rsidRPr="000C5452">
              <w:rPr>
                <w:sz w:val="16"/>
                <w:szCs w:val="28"/>
              </w:rPr>
              <w:t xml:space="preserve"> bricks</w:t>
            </w:r>
          </w:p>
        </w:tc>
        <w:tc>
          <w:tcPr>
            <w:tcW w:w="1851" w:type="dxa"/>
          </w:tcPr>
          <w:p w14:paraId="167E457C" w14:textId="77777777" w:rsidR="001F2F4C" w:rsidRPr="000C5452" w:rsidRDefault="001F2F4C" w:rsidP="00901335">
            <w:pPr>
              <w:rPr>
                <w:sz w:val="16"/>
                <w:szCs w:val="28"/>
              </w:rPr>
            </w:pPr>
            <w:proofErr w:type="gramStart"/>
            <w:r w:rsidRPr="000C5452">
              <w:rPr>
                <w:sz w:val="16"/>
                <w:szCs w:val="28"/>
              </w:rPr>
              <w:t>102  Unbaked</w:t>
            </w:r>
            <w:proofErr w:type="gramEnd"/>
            <w:r w:rsidRPr="000C5452">
              <w:rPr>
                <w:sz w:val="16"/>
                <w:szCs w:val="28"/>
              </w:rPr>
              <w:t xml:space="preserve"> bricks</w:t>
            </w:r>
          </w:p>
        </w:tc>
        <w:tc>
          <w:tcPr>
            <w:tcW w:w="1851" w:type="dxa"/>
          </w:tcPr>
          <w:p w14:paraId="053C728D" w14:textId="77777777" w:rsidR="001F2F4C" w:rsidRPr="000C5452" w:rsidRDefault="001F2F4C" w:rsidP="00901335">
            <w:pPr>
              <w:rPr>
                <w:sz w:val="16"/>
                <w:szCs w:val="28"/>
              </w:rPr>
            </w:pPr>
            <w:proofErr w:type="gramStart"/>
            <w:r w:rsidRPr="000C5452">
              <w:rPr>
                <w:sz w:val="16"/>
                <w:szCs w:val="28"/>
              </w:rPr>
              <w:t>200  Cement</w:t>
            </w:r>
            <w:proofErr w:type="gramEnd"/>
          </w:p>
        </w:tc>
        <w:tc>
          <w:tcPr>
            <w:tcW w:w="1851" w:type="dxa"/>
          </w:tcPr>
          <w:p w14:paraId="7B035027" w14:textId="77777777" w:rsidR="001F2F4C" w:rsidRPr="000C5452" w:rsidRDefault="001F2F4C" w:rsidP="00901335">
            <w:pPr>
              <w:rPr>
                <w:sz w:val="16"/>
                <w:szCs w:val="28"/>
              </w:rPr>
            </w:pPr>
            <w:proofErr w:type="gramStart"/>
            <w:r w:rsidRPr="000C5452">
              <w:rPr>
                <w:sz w:val="16"/>
                <w:szCs w:val="28"/>
              </w:rPr>
              <w:t>300  Stones</w:t>
            </w:r>
            <w:proofErr w:type="gramEnd"/>
          </w:p>
        </w:tc>
        <w:tc>
          <w:tcPr>
            <w:tcW w:w="1851" w:type="dxa"/>
          </w:tcPr>
          <w:p w14:paraId="4926EC91" w14:textId="77777777" w:rsidR="001F2F4C" w:rsidRPr="000C5452" w:rsidRDefault="001F2F4C" w:rsidP="00901335">
            <w:pPr>
              <w:rPr>
                <w:sz w:val="16"/>
                <w:szCs w:val="28"/>
              </w:rPr>
            </w:pPr>
            <w:proofErr w:type="gramStart"/>
            <w:r w:rsidRPr="000C5452">
              <w:rPr>
                <w:sz w:val="16"/>
                <w:szCs w:val="28"/>
              </w:rPr>
              <w:t>400  Wood</w:t>
            </w:r>
            <w:proofErr w:type="gramEnd"/>
          </w:p>
        </w:tc>
        <w:tc>
          <w:tcPr>
            <w:tcW w:w="1851" w:type="dxa"/>
          </w:tcPr>
          <w:p w14:paraId="754E4F03" w14:textId="77777777" w:rsidR="001F2F4C" w:rsidRPr="000C5452" w:rsidRDefault="001F2F4C" w:rsidP="00901335">
            <w:pPr>
              <w:rPr>
                <w:sz w:val="16"/>
                <w:szCs w:val="28"/>
              </w:rPr>
            </w:pPr>
            <w:proofErr w:type="gramStart"/>
            <w:r w:rsidRPr="000C5452">
              <w:rPr>
                <w:sz w:val="16"/>
                <w:szCs w:val="28"/>
              </w:rPr>
              <w:t>500  Mud</w:t>
            </w:r>
            <w:proofErr w:type="gramEnd"/>
          </w:p>
        </w:tc>
      </w:tr>
      <w:tr w:rsidR="001F2F4C" w:rsidRPr="000C5452" w14:paraId="510653CB" w14:textId="77777777" w:rsidTr="00901335">
        <w:tc>
          <w:tcPr>
            <w:tcW w:w="1851" w:type="dxa"/>
          </w:tcPr>
          <w:p w14:paraId="4ABEF2DA" w14:textId="77777777" w:rsidR="001F2F4C" w:rsidRPr="000C5452" w:rsidRDefault="001F2F4C" w:rsidP="00901335">
            <w:pPr>
              <w:rPr>
                <w:sz w:val="16"/>
                <w:szCs w:val="28"/>
              </w:rPr>
            </w:pPr>
            <w:proofErr w:type="gramStart"/>
            <w:r w:rsidRPr="000C5452">
              <w:rPr>
                <w:sz w:val="16"/>
                <w:szCs w:val="28"/>
              </w:rPr>
              <w:t>601  Corrugated</w:t>
            </w:r>
            <w:proofErr w:type="gramEnd"/>
            <w:r w:rsidRPr="000C5452">
              <w:rPr>
                <w:sz w:val="16"/>
                <w:szCs w:val="28"/>
              </w:rPr>
              <w:t xml:space="preserve"> materials (Semi-rigid)</w:t>
            </w:r>
          </w:p>
        </w:tc>
        <w:tc>
          <w:tcPr>
            <w:tcW w:w="1851" w:type="dxa"/>
          </w:tcPr>
          <w:p w14:paraId="1A7769DE" w14:textId="77777777" w:rsidR="001F2F4C" w:rsidRPr="000C5452" w:rsidRDefault="001F2F4C" w:rsidP="00901335">
            <w:pPr>
              <w:rPr>
                <w:sz w:val="16"/>
                <w:szCs w:val="28"/>
              </w:rPr>
            </w:pPr>
            <w:proofErr w:type="gramStart"/>
            <w:r w:rsidRPr="000C5452">
              <w:rPr>
                <w:sz w:val="16"/>
                <w:szCs w:val="28"/>
              </w:rPr>
              <w:t>602  Plastic</w:t>
            </w:r>
            <w:proofErr w:type="gramEnd"/>
            <w:r w:rsidRPr="000C5452">
              <w:rPr>
                <w:sz w:val="16"/>
                <w:szCs w:val="28"/>
              </w:rPr>
              <w:t xml:space="preserve"> sheets (Semi-rigid)</w:t>
            </w:r>
          </w:p>
        </w:tc>
        <w:tc>
          <w:tcPr>
            <w:tcW w:w="1851" w:type="dxa"/>
          </w:tcPr>
          <w:p w14:paraId="722526DD" w14:textId="77777777" w:rsidR="001F2F4C" w:rsidRPr="000C5452" w:rsidRDefault="001F2F4C" w:rsidP="00901335">
            <w:pPr>
              <w:rPr>
                <w:sz w:val="16"/>
                <w:szCs w:val="28"/>
              </w:rPr>
            </w:pPr>
            <w:proofErr w:type="gramStart"/>
            <w:r w:rsidRPr="000C5452">
              <w:rPr>
                <w:sz w:val="16"/>
                <w:szCs w:val="28"/>
              </w:rPr>
              <w:t>700  Bamboo</w:t>
            </w:r>
            <w:proofErr w:type="gramEnd"/>
            <w:r w:rsidRPr="000C5452">
              <w:rPr>
                <w:sz w:val="16"/>
                <w:szCs w:val="28"/>
              </w:rPr>
              <w:t>/palm</w:t>
            </w:r>
          </w:p>
        </w:tc>
        <w:tc>
          <w:tcPr>
            <w:tcW w:w="1851" w:type="dxa"/>
          </w:tcPr>
          <w:p w14:paraId="1650D57D" w14:textId="77777777" w:rsidR="001F2F4C" w:rsidRPr="000C5452" w:rsidRDefault="001F2F4C" w:rsidP="00901335">
            <w:pPr>
              <w:rPr>
                <w:sz w:val="16"/>
                <w:szCs w:val="28"/>
              </w:rPr>
            </w:pPr>
            <w:proofErr w:type="gramStart"/>
            <w:r w:rsidRPr="000C5452">
              <w:rPr>
                <w:sz w:val="16"/>
                <w:szCs w:val="28"/>
              </w:rPr>
              <w:t>800  Straw</w:t>
            </w:r>
            <w:proofErr w:type="gramEnd"/>
          </w:p>
        </w:tc>
        <w:tc>
          <w:tcPr>
            <w:tcW w:w="1851" w:type="dxa"/>
          </w:tcPr>
          <w:p w14:paraId="361AD0C9" w14:textId="14930EFD" w:rsidR="001F2F4C" w:rsidRPr="000C5452" w:rsidRDefault="001F2F4C" w:rsidP="00901335">
            <w:pPr>
              <w:rPr>
                <w:sz w:val="16"/>
                <w:szCs w:val="28"/>
              </w:rPr>
            </w:pPr>
          </w:p>
        </w:tc>
        <w:tc>
          <w:tcPr>
            <w:tcW w:w="1851" w:type="dxa"/>
          </w:tcPr>
          <w:p w14:paraId="3DC88796" w14:textId="77777777" w:rsidR="001F2F4C" w:rsidRPr="000C5452" w:rsidRDefault="001F2F4C" w:rsidP="00901335">
            <w:pPr>
              <w:rPr>
                <w:sz w:val="16"/>
                <w:szCs w:val="28"/>
              </w:rPr>
            </w:pPr>
            <w:proofErr w:type="gramStart"/>
            <w:r w:rsidRPr="000C5452">
              <w:rPr>
                <w:sz w:val="16"/>
                <w:szCs w:val="28"/>
              </w:rPr>
              <w:t>900  Iron</w:t>
            </w:r>
            <w:proofErr w:type="gramEnd"/>
            <w:r w:rsidRPr="000C5452">
              <w:rPr>
                <w:sz w:val="16"/>
                <w:szCs w:val="28"/>
              </w:rPr>
              <w:t xml:space="preserve"> sheet</w:t>
            </w:r>
          </w:p>
        </w:tc>
      </w:tr>
      <w:tr w:rsidR="001F2F4C" w:rsidRPr="000C5452" w14:paraId="7A20DF5E" w14:textId="77777777" w:rsidTr="00901335">
        <w:tc>
          <w:tcPr>
            <w:tcW w:w="1851" w:type="dxa"/>
          </w:tcPr>
          <w:p w14:paraId="7AC96577" w14:textId="77777777" w:rsidR="001F2F4C" w:rsidRPr="000C5452" w:rsidRDefault="001F2F4C" w:rsidP="00901335">
            <w:pPr>
              <w:rPr>
                <w:sz w:val="16"/>
                <w:szCs w:val="28"/>
              </w:rPr>
            </w:pPr>
            <w:proofErr w:type="gramStart"/>
            <w:r w:rsidRPr="000C5452">
              <w:rPr>
                <w:sz w:val="16"/>
                <w:szCs w:val="28"/>
              </w:rPr>
              <w:t>999  Other</w:t>
            </w:r>
            <w:proofErr w:type="gramEnd"/>
            <w:r w:rsidRPr="000C5452">
              <w:rPr>
                <w:sz w:val="16"/>
                <w:szCs w:val="28"/>
              </w:rPr>
              <w:t xml:space="preserve"> </w:t>
            </w:r>
            <w:r w:rsidRPr="000C5452">
              <w:rPr>
                <w:color w:val="FF0000"/>
                <w:sz w:val="16"/>
                <w:szCs w:val="28"/>
              </w:rPr>
              <w:t>(specify)</w:t>
            </w:r>
          </w:p>
        </w:tc>
        <w:tc>
          <w:tcPr>
            <w:tcW w:w="1851" w:type="dxa"/>
          </w:tcPr>
          <w:p w14:paraId="1B467474" w14:textId="77777777" w:rsidR="001F2F4C" w:rsidRPr="000C5452" w:rsidRDefault="001F2F4C" w:rsidP="00901335">
            <w:pPr>
              <w:rPr>
                <w:sz w:val="16"/>
                <w:szCs w:val="28"/>
              </w:rPr>
            </w:pPr>
          </w:p>
        </w:tc>
        <w:tc>
          <w:tcPr>
            <w:tcW w:w="1851" w:type="dxa"/>
          </w:tcPr>
          <w:p w14:paraId="78EE411B" w14:textId="77777777" w:rsidR="001F2F4C" w:rsidRPr="000C5452" w:rsidRDefault="001F2F4C" w:rsidP="00901335">
            <w:pPr>
              <w:rPr>
                <w:sz w:val="16"/>
                <w:szCs w:val="28"/>
              </w:rPr>
            </w:pPr>
          </w:p>
        </w:tc>
        <w:tc>
          <w:tcPr>
            <w:tcW w:w="1851" w:type="dxa"/>
          </w:tcPr>
          <w:p w14:paraId="6744A723" w14:textId="77777777" w:rsidR="001F2F4C" w:rsidRPr="000C5452" w:rsidRDefault="001F2F4C" w:rsidP="00901335">
            <w:pPr>
              <w:rPr>
                <w:sz w:val="16"/>
                <w:szCs w:val="28"/>
              </w:rPr>
            </w:pPr>
          </w:p>
        </w:tc>
        <w:tc>
          <w:tcPr>
            <w:tcW w:w="1851" w:type="dxa"/>
          </w:tcPr>
          <w:p w14:paraId="4FCCCD25" w14:textId="77777777" w:rsidR="001F2F4C" w:rsidRPr="000C5452" w:rsidRDefault="001F2F4C" w:rsidP="00901335">
            <w:pPr>
              <w:rPr>
                <w:sz w:val="16"/>
                <w:szCs w:val="28"/>
              </w:rPr>
            </w:pPr>
          </w:p>
        </w:tc>
        <w:tc>
          <w:tcPr>
            <w:tcW w:w="1851" w:type="dxa"/>
          </w:tcPr>
          <w:p w14:paraId="7EE6DFB3" w14:textId="77777777" w:rsidR="001F2F4C" w:rsidRPr="000C5452" w:rsidRDefault="001F2F4C" w:rsidP="00901335">
            <w:pPr>
              <w:rPr>
                <w:sz w:val="16"/>
                <w:szCs w:val="28"/>
              </w:rPr>
            </w:pPr>
          </w:p>
        </w:tc>
      </w:tr>
    </w:tbl>
    <w:p w14:paraId="074EFD7E" w14:textId="77777777" w:rsidR="00FD193D" w:rsidRPr="008C4D30" w:rsidRDefault="00FD193D" w:rsidP="00FD193D">
      <w:pPr>
        <w:spacing w:after="40"/>
        <w:rPr>
          <w:i/>
          <w:iCs/>
          <w:sz w:val="12"/>
        </w:rPr>
      </w:pPr>
      <w:r w:rsidRPr="008C4D30">
        <w:rPr>
          <w:i/>
          <w:iCs/>
          <w:sz w:val="12"/>
        </w:rPr>
        <w:t>Respon</w:t>
      </w:r>
      <w:r>
        <w:rPr>
          <w:i/>
          <w:iCs/>
          <w:sz w:val="12"/>
        </w:rPr>
        <w:t>se</w:t>
      </w:r>
      <w:r w:rsidRPr="008C4D30">
        <w:rPr>
          <w:i/>
          <w:iCs/>
          <w:sz w:val="12"/>
        </w:rPr>
        <w:t xml:space="preserve"> options to be adjusted after testing </w:t>
      </w:r>
    </w:p>
    <w:p w14:paraId="37780541" w14:textId="00B744FE" w:rsidR="001F2F4C" w:rsidRDefault="001E5B54" w:rsidP="001F2F4C">
      <w:pPr>
        <w:spacing w:before="240" w:after="40"/>
      </w:pPr>
      <w:r>
        <w:rPr>
          <w:b/>
        </w:rPr>
        <w:t>4</w:t>
      </w:r>
      <w:r w:rsidR="001F2F4C">
        <w:rPr>
          <w:b/>
        </w:rPr>
        <w:t>.1.</w:t>
      </w:r>
      <w:r w:rsidR="00F53A4F">
        <w:rPr>
          <w:b/>
        </w:rPr>
        <w:t>4</w:t>
      </w:r>
      <w:r w:rsidR="001F2F4C">
        <w:rPr>
          <w:b/>
        </w:rPr>
        <w:t xml:space="preserve"> What is the major material of the roof?  (If possible, do not ask, answer based on observations)</w:t>
      </w:r>
    </w:p>
    <w:tbl>
      <w:tblPr>
        <w:tblStyle w:val="Grilledutableau"/>
        <w:tblW w:w="0" w:type="auto"/>
        <w:tblLook w:val="04A0" w:firstRow="1" w:lastRow="0" w:firstColumn="1" w:lastColumn="0" w:noHBand="0" w:noVBand="1"/>
      </w:tblPr>
      <w:tblGrid>
        <w:gridCol w:w="1851"/>
        <w:gridCol w:w="1851"/>
        <w:gridCol w:w="1851"/>
        <w:gridCol w:w="1851"/>
        <w:gridCol w:w="1851"/>
        <w:gridCol w:w="1906"/>
      </w:tblGrid>
      <w:tr w:rsidR="001F2F4C" w:rsidRPr="000C5452" w14:paraId="3CD08356" w14:textId="77777777" w:rsidTr="00901335">
        <w:tc>
          <w:tcPr>
            <w:tcW w:w="1851" w:type="dxa"/>
          </w:tcPr>
          <w:p w14:paraId="126E4EFB" w14:textId="77777777" w:rsidR="001F2F4C" w:rsidRPr="000C5452" w:rsidRDefault="001F2F4C" w:rsidP="00901335">
            <w:pPr>
              <w:rPr>
                <w:sz w:val="16"/>
                <w:szCs w:val="28"/>
              </w:rPr>
            </w:pPr>
            <w:proofErr w:type="gramStart"/>
            <w:r w:rsidRPr="000C5452">
              <w:rPr>
                <w:sz w:val="16"/>
                <w:szCs w:val="28"/>
              </w:rPr>
              <w:t>100  Bricks</w:t>
            </w:r>
            <w:proofErr w:type="gramEnd"/>
          </w:p>
        </w:tc>
        <w:tc>
          <w:tcPr>
            <w:tcW w:w="1851" w:type="dxa"/>
          </w:tcPr>
          <w:p w14:paraId="2CD8BECA" w14:textId="77777777" w:rsidR="001F2F4C" w:rsidRPr="000C5452" w:rsidRDefault="001F2F4C" w:rsidP="00901335">
            <w:pPr>
              <w:rPr>
                <w:sz w:val="16"/>
                <w:szCs w:val="28"/>
              </w:rPr>
            </w:pPr>
            <w:proofErr w:type="gramStart"/>
            <w:r w:rsidRPr="000C5452">
              <w:rPr>
                <w:sz w:val="16"/>
                <w:szCs w:val="28"/>
              </w:rPr>
              <w:t>1000  Roofing</w:t>
            </w:r>
            <w:proofErr w:type="gramEnd"/>
            <w:r w:rsidRPr="000C5452">
              <w:rPr>
                <w:sz w:val="16"/>
                <w:szCs w:val="28"/>
              </w:rPr>
              <w:t xml:space="preserve"> Tile</w:t>
            </w:r>
          </w:p>
        </w:tc>
        <w:tc>
          <w:tcPr>
            <w:tcW w:w="1851" w:type="dxa"/>
          </w:tcPr>
          <w:p w14:paraId="121C096D" w14:textId="77777777" w:rsidR="001F2F4C" w:rsidRPr="000C5452" w:rsidRDefault="001F2F4C" w:rsidP="00901335">
            <w:pPr>
              <w:rPr>
                <w:sz w:val="16"/>
                <w:szCs w:val="28"/>
              </w:rPr>
            </w:pPr>
            <w:proofErr w:type="gramStart"/>
            <w:r w:rsidRPr="000C5452">
              <w:rPr>
                <w:sz w:val="16"/>
                <w:szCs w:val="28"/>
              </w:rPr>
              <w:t>1100  Tent</w:t>
            </w:r>
            <w:proofErr w:type="gramEnd"/>
          </w:p>
        </w:tc>
        <w:tc>
          <w:tcPr>
            <w:tcW w:w="1851" w:type="dxa"/>
          </w:tcPr>
          <w:p w14:paraId="58A25D5C" w14:textId="77777777" w:rsidR="001F2F4C" w:rsidRPr="000C5452" w:rsidRDefault="001F2F4C" w:rsidP="00901335">
            <w:pPr>
              <w:rPr>
                <w:sz w:val="16"/>
                <w:szCs w:val="28"/>
              </w:rPr>
            </w:pPr>
            <w:proofErr w:type="gramStart"/>
            <w:r w:rsidRPr="000C5452">
              <w:rPr>
                <w:sz w:val="16"/>
                <w:szCs w:val="28"/>
              </w:rPr>
              <w:t>1200  No</w:t>
            </w:r>
            <w:proofErr w:type="gramEnd"/>
            <w:r w:rsidRPr="000C5452">
              <w:rPr>
                <w:sz w:val="16"/>
                <w:szCs w:val="28"/>
              </w:rPr>
              <w:t xml:space="preserve"> roof</w:t>
            </w:r>
          </w:p>
        </w:tc>
        <w:tc>
          <w:tcPr>
            <w:tcW w:w="1851" w:type="dxa"/>
          </w:tcPr>
          <w:p w14:paraId="67E46631" w14:textId="77777777" w:rsidR="001F2F4C" w:rsidRPr="000C5452" w:rsidRDefault="001F2F4C" w:rsidP="00901335">
            <w:pPr>
              <w:rPr>
                <w:sz w:val="16"/>
                <w:szCs w:val="28"/>
              </w:rPr>
            </w:pPr>
            <w:proofErr w:type="gramStart"/>
            <w:r w:rsidRPr="000C5452">
              <w:rPr>
                <w:sz w:val="16"/>
                <w:szCs w:val="28"/>
              </w:rPr>
              <w:t>1300  Pelts</w:t>
            </w:r>
            <w:proofErr w:type="gramEnd"/>
            <w:r w:rsidRPr="000C5452">
              <w:rPr>
                <w:sz w:val="16"/>
                <w:szCs w:val="28"/>
              </w:rPr>
              <w:t>, skin</w:t>
            </w:r>
          </w:p>
        </w:tc>
        <w:tc>
          <w:tcPr>
            <w:tcW w:w="1851" w:type="dxa"/>
          </w:tcPr>
          <w:p w14:paraId="4031427D" w14:textId="77777777" w:rsidR="001F2F4C" w:rsidRPr="000C5452" w:rsidRDefault="001F2F4C" w:rsidP="00901335">
            <w:pPr>
              <w:rPr>
                <w:sz w:val="16"/>
                <w:szCs w:val="28"/>
              </w:rPr>
            </w:pPr>
            <w:proofErr w:type="gramStart"/>
            <w:r w:rsidRPr="000C5452">
              <w:rPr>
                <w:sz w:val="16"/>
                <w:szCs w:val="28"/>
              </w:rPr>
              <w:t>200  Cement</w:t>
            </w:r>
            <w:proofErr w:type="gramEnd"/>
            <w:r w:rsidRPr="000C5452">
              <w:rPr>
                <w:sz w:val="16"/>
                <w:szCs w:val="28"/>
              </w:rPr>
              <w:t>/Concrete</w:t>
            </w:r>
          </w:p>
        </w:tc>
      </w:tr>
      <w:tr w:rsidR="001F2F4C" w:rsidRPr="000C5452" w14:paraId="74844708" w14:textId="77777777" w:rsidTr="00901335">
        <w:tc>
          <w:tcPr>
            <w:tcW w:w="1851" w:type="dxa"/>
          </w:tcPr>
          <w:p w14:paraId="264B507D" w14:textId="77777777" w:rsidR="001F2F4C" w:rsidRPr="000C5452" w:rsidRDefault="001F2F4C" w:rsidP="00901335">
            <w:pPr>
              <w:rPr>
                <w:sz w:val="16"/>
                <w:szCs w:val="28"/>
              </w:rPr>
            </w:pPr>
            <w:proofErr w:type="gramStart"/>
            <w:r w:rsidRPr="000C5452">
              <w:rPr>
                <w:sz w:val="16"/>
                <w:szCs w:val="28"/>
              </w:rPr>
              <w:t>300  Stones</w:t>
            </w:r>
            <w:proofErr w:type="gramEnd"/>
          </w:p>
        </w:tc>
        <w:tc>
          <w:tcPr>
            <w:tcW w:w="1851" w:type="dxa"/>
          </w:tcPr>
          <w:p w14:paraId="325B8182" w14:textId="77777777" w:rsidR="001F2F4C" w:rsidRPr="000C5452" w:rsidRDefault="001F2F4C" w:rsidP="00901335">
            <w:pPr>
              <w:rPr>
                <w:sz w:val="16"/>
                <w:szCs w:val="28"/>
              </w:rPr>
            </w:pPr>
            <w:proofErr w:type="gramStart"/>
            <w:r w:rsidRPr="000C5452">
              <w:rPr>
                <w:sz w:val="16"/>
                <w:szCs w:val="28"/>
              </w:rPr>
              <w:t>400  Wood</w:t>
            </w:r>
            <w:proofErr w:type="gramEnd"/>
          </w:p>
        </w:tc>
        <w:tc>
          <w:tcPr>
            <w:tcW w:w="1851" w:type="dxa"/>
          </w:tcPr>
          <w:p w14:paraId="7B84379B" w14:textId="77777777" w:rsidR="001F2F4C" w:rsidRPr="000C5452" w:rsidRDefault="001F2F4C" w:rsidP="00901335">
            <w:pPr>
              <w:rPr>
                <w:sz w:val="16"/>
                <w:szCs w:val="28"/>
              </w:rPr>
            </w:pPr>
            <w:proofErr w:type="gramStart"/>
            <w:r w:rsidRPr="000C5452">
              <w:rPr>
                <w:sz w:val="16"/>
                <w:szCs w:val="28"/>
              </w:rPr>
              <w:t>500  Mud</w:t>
            </w:r>
            <w:proofErr w:type="gramEnd"/>
          </w:p>
        </w:tc>
        <w:tc>
          <w:tcPr>
            <w:tcW w:w="1851" w:type="dxa"/>
          </w:tcPr>
          <w:p w14:paraId="1A563E48" w14:textId="77777777" w:rsidR="001F2F4C" w:rsidRPr="000C5452" w:rsidRDefault="001F2F4C" w:rsidP="00901335">
            <w:pPr>
              <w:rPr>
                <w:sz w:val="16"/>
                <w:szCs w:val="28"/>
              </w:rPr>
            </w:pPr>
            <w:proofErr w:type="gramStart"/>
            <w:r w:rsidRPr="000C5452">
              <w:rPr>
                <w:sz w:val="16"/>
                <w:szCs w:val="28"/>
              </w:rPr>
              <w:t>600  Corrugated</w:t>
            </w:r>
            <w:proofErr w:type="gramEnd"/>
            <w:r w:rsidRPr="000C5452">
              <w:rPr>
                <w:sz w:val="16"/>
                <w:szCs w:val="28"/>
              </w:rPr>
              <w:t xml:space="preserve"> materials</w:t>
            </w:r>
          </w:p>
        </w:tc>
        <w:tc>
          <w:tcPr>
            <w:tcW w:w="1851" w:type="dxa"/>
          </w:tcPr>
          <w:p w14:paraId="79A00521" w14:textId="77777777" w:rsidR="001F2F4C" w:rsidRPr="000C5452" w:rsidRDefault="001F2F4C" w:rsidP="00901335">
            <w:pPr>
              <w:rPr>
                <w:sz w:val="16"/>
                <w:szCs w:val="28"/>
              </w:rPr>
            </w:pPr>
            <w:proofErr w:type="gramStart"/>
            <w:r w:rsidRPr="000C5452">
              <w:rPr>
                <w:sz w:val="16"/>
                <w:szCs w:val="28"/>
              </w:rPr>
              <w:t>700  Plastic</w:t>
            </w:r>
            <w:proofErr w:type="gramEnd"/>
            <w:r w:rsidRPr="000C5452">
              <w:rPr>
                <w:sz w:val="16"/>
                <w:szCs w:val="28"/>
              </w:rPr>
              <w:t xml:space="preserve"> sheets</w:t>
            </w:r>
          </w:p>
        </w:tc>
        <w:tc>
          <w:tcPr>
            <w:tcW w:w="1851" w:type="dxa"/>
          </w:tcPr>
          <w:p w14:paraId="0AF1ACF1" w14:textId="77777777" w:rsidR="001F2F4C" w:rsidRPr="000C5452" w:rsidRDefault="001F2F4C" w:rsidP="00901335">
            <w:pPr>
              <w:rPr>
                <w:sz w:val="16"/>
                <w:szCs w:val="28"/>
              </w:rPr>
            </w:pPr>
            <w:proofErr w:type="gramStart"/>
            <w:r w:rsidRPr="000C5452">
              <w:rPr>
                <w:sz w:val="16"/>
                <w:szCs w:val="28"/>
              </w:rPr>
              <w:t>800  Straw</w:t>
            </w:r>
            <w:proofErr w:type="gramEnd"/>
            <w:r w:rsidRPr="000C5452">
              <w:rPr>
                <w:sz w:val="16"/>
                <w:szCs w:val="28"/>
              </w:rPr>
              <w:t>/bamboo/thatched roof</w:t>
            </w:r>
          </w:p>
        </w:tc>
      </w:tr>
      <w:tr w:rsidR="001F2F4C" w:rsidRPr="000C5452" w14:paraId="7AF62404" w14:textId="77777777" w:rsidTr="00901335">
        <w:tc>
          <w:tcPr>
            <w:tcW w:w="1851" w:type="dxa"/>
          </w:tcPr>
          <w:p w14:paraId="11A5E190" w14:textId="77777777" w:rsidR="001F2F4C" w:rsidRPr="000C5452" w:rsidRDefault="001F2F4C" w:rsidP="00901335">
            <w:pPr>
              <w:rPr>
                <w:sz w:val="16"/>
                <w:szCs w:val="28"/>
              </w:rPr>
            </w:pPr>
            <w:proofErr w:type="gramStart"/>
            <w:r w:rsidRPr="000C5452">
              <w:rPr>
                <w:sz w:val="16"/>
                <w:szCs w:val="28"/>
              </w:rPr>
              <w:t>900  Iron</w:t>
            </w:r>
            <w:proofErr w:type="gramEnd"/>
            <w:r w:rsidRPr="000C5452">
              <w:rPr>
                <w:sz w:val="16"/>
                <w:szCs w:val="28"/>
              </w:rPr>
              <w:t xml:space="preserve"> sheet</w:t>
            </w:r>
          </w:p>
        </w:tc>
        <w:tc>
          <w:tcPr>
            <w:tcW w:w="1851" w:type="dxa"/>
          </w:tcPr>
          <w:p w14:paraId="23CB1B45" w14:textId="77777777" w:rsidR="001F2F4C" w:rsidRPr="000C5452" w:rsidRDefault="001F2F4C" w:rsidP="00901335">
            <w:pPr>
              <w:rPr>
                <w:sz w:val="16"/>
                <w:szCs w:val="28"/>
              </w:rPr>
            </w:pPr>
            <w:proofErr w:type="gramStart"/>
            <w:r w:rsidRPr="000C5452">
              <w:rPr>
                <w:sz w:val="16"/>
                <w:szCs w:val="28"/>
              </w:rPr>
              <w:t>999  Other</w:t>
            </w:r>
            <w:proofErr w:type="gramEnd"/>
            <w:r w:rsidRPr="000C5452">
              <w:rPr>
                <w:sz w:val="16"/>
                <w:szCs w:val="28"/>
              </w:rPr>
              <w:t xml:space="preserve"> </w:t>
            </w:r>
            <w:r w:rsidRPr="000C5452">
              <w:rPr>
                <w:color w:val="FF0000"/>
                <w:sz w:val="16"/>
                <w:szCs w:val="28"/>
              </w:rPr>
              <w:t>(specify)</w:t>
            </w:r>
          </w:p>
        </w:tc>
        <w:tc>
          <w:tcPr>
            <w:tcW w:w="1851" w:type="dxa"/>
          </w:tcPr>
          <w:p w14:paraId="41E1E442" w14:textId="77777777" w:rsidR="001F2F4C" w:rsidRPr="000C5452" w:rsidRDefault="001F2F4C" w:rsidP="00901335">
            <w:pPr>
              <w:rPr>
                <w:sz w:val="16"/>
                <w:szCs w:val="28"/>
              </w:rPr>
            </w:pPr>
          </w:p>
        </w:tc>
        <w:tc>
          <w:tcPr>
            <w:tcW w:w="1851" w:type="dxa"/>
          </w:tcPr>
          <w:p w14:paraId="11FE88AD" w14:textId="77777777" w:rsidR="001F2F4C" w:rsidRPr="000C5452" w:rsidRDefault="001F2F4C" w:rsidP="00901335">
            <w:pPr>
              <w:rPr>
                <w:sz w:val="16"/>
                <w:szCs w:val="28"/>
              </w:rPr>
            </w:pPr>
          </w:p>
        </w:tc>
        <w:tc>
          <w:tcPr>
            <w:tcW w:w="1851" w:type="dxa"/>
          </w:tcPr>
          <w:p w14:paraId="6CCE205F" w14:textId="77777777" w:rsidR="001F2F4C" w:rsidRPr="000C5452" w:rsidRDefault="001F2F4C" w:rsidP="00901335">
            <w:pPr>
              <w:rPr>
                <w:sz w:val="16"/>
                <w:szCs w:val="28"/>
              </w:rPr>
            </w:pPr>
          </w:p>
        </w:tc>
        <w:tc>
          <w:tcPr>
            <w:tcW w:w="1851" w:type="dxa"/>
          </w:tcPr>
          <w:p w14:paraId="3ABCE050" w14:textId="77777777" w:rsidR="001F2F4C" w:rsidRPr="000C5452" w:rsidRDefault="001F2F4C" w:rsidP="00901335">
            <w:pPr>
              <w:rPr>
                <w:sz w:val="16"/>
                <w:szCs w:val="28"/>
              </w:rPr>
            </w:pPr>
          </w:p>
        </w:tc>
      </w:tr>
    </w:tbl>
    <w:p w14:paraId="49AB3C8B" w14:textId="77777777" w:rsidR="00FD193D" w:rsidRPr="008C4D30" w:rsidRDefault="00FD193D" w:rsidP="00FD193D">
      <w:pPr>
        <w:spacing w:after="40"/>
        <w:rPr>
          <w:i/>
          <w:iCs/>
          <w:sz w:val="12"/>
        </w:rPr>
      </w:pPr>
      <w:r w:rsidRPr="008C4D30">
        <w:rPr>
          <w:i/>
          <w:iCs/>
          <w:sz w:val="12"/>
        </w:rPr>
        <w:t>Respon</w:t>
      </w:r>
      <w:r>
        <w:rPr>
          <w:i/>
          <w:iCs/>
          <w:sz w:val="12"/>
        </w:rPr>
        <w:t>se</w:t>
      </w:r>
      <w:r w:rsidRPr="008C4D30">
        <w:rPr>
          <w:i/>
          <w:iCs/>
          <w:sz w:val="12"/>
        </w:rPr>
        <w:t xml:space="preserve"> options to be adjusted after testing </w:t>
      </w:r>
    </w:p>
    <w:p w14:paraId="6D2C92C1" w14:textId="1BA554F5" w:rsidR="001F2F4C" w:rsidRDefault="001E5B54" w:rsidP="001F2F4C">
      <w:pPr>
        <w:spacing w:before="240" w:after="40"/>
      </w:pPr>
      <w:r>
        <w:rPr>
          <w:b/>
        </w:rPr>
        <w:t>4</w:t>
      </w:r>
      <w:r w:rsidR="001F2F4C">
        <w:rPr>
          <w:b/>
        </w:rPr>
        <w:t>.1.</w:t>
      </w:r>
      <w:r w:rsidR="00F53A4F">
        <w:rPr>
          <w:b/>
        </w:rPr>
        <w:t>5</w:t>
      </w:r>
      <w:r w:rsidR="001F2F4C">
        <w:rPr>
          <w:b/>
        </w:rPr>
        <w:t xml:space="preserve"> What is the major material of the floor? (If possible, do not ask, answer based on observations)</w:t>
      </w:r>
    </w:p>
    <w:tbl>
      <w:tblPr>
        <w:tblStyle w:val="Grilledutableau"/>
        <w:tblW w:w="0" w:type="auto"/>
        <w:tblLook w:val="04A0" w:firstRow="1" w:lastRow="0" w:firstColumn="1" w:lastColumn="0" w:noHBand="0" w:noVBand="1"/>
      </w:tblPr>
      <w:tblGrid>
        <w:gridCol w:w="1851"/>
        <w:gridCol w:w="1851"/>
        <w:gridCol w:w="1851"/>
        <w:gridCol w:w="1906"/>
        <w:gridCol w:w="1851"/>
        <w:gridCol w:w="1851"/>
      </w:tblGrid>
      <w:tr w:rsidR="001F2F4C" w:rsidRPr="000C5452" w14:paraId="1E7F4548" w14:textId="77777777" w:rsidTr="00901335">
        <w:tc>
          <w:tcPr>
            <w:tcW w:w="1851" w:type="dxa"/>
          </w:tcPr>
          <w:p w14:paraId="6206E515" w14:textId="77777777" w:rsidR="001F2F4C" w:rsidRPr="000C5452" w:rsidRDefault="001F2F4C" w:rsidP="00901335">
            <w:pPr>
              <w:rPr>
                <w:sz w:val="16"/>
                <w:szCs w:val="28"/>
              </w:rPr>
            </w:pPr>
            <w:proofErr w:type="gramStart"/>
            <w:r w:rsidRPr="000C5452">
              <w:rPr>
                <w:sz w:val="16"/>
                <w:szCs w:val="28"/>
              </w:rPr>
              <w:t>100  Bricks</w:t>
            </w:r>
            <w:proofErr w:type="gramEnd"/>
          </w:p>
        </w:tc>
        <w:tc>
          <w:tcPr>
            <w:tcW w:w="1851" w:type="dxa"/>
          </w:tcPr>
          <w:p w14:paraId="3D8F30EB" w14:textId="77777777" w:rsidR="001F2F4C" w:rsidRPr="000C5452" w:rsidRDefault="001F2F4C" w:rsidP="00901335">
            <w:pPr>
              <w:rPr>
                <w:sz w:val="16"/>
                <w:szCs w:val="28"/>
              </w:rPr>
            </w:pPr>
            <w:proofErr w:type="gramStart"/>
            <w:r w:rsidRPr="000C5452">
              <w:rPr>
                <w:sz w:val="16"/>
                <w:szCs w:val="28"/>
              </w:rPr>
              <w:t>1000  Tiles</w:t>
            </w:r>
            <w:proofErr w:type="gramEnd"/>
          </w:p>
        </w:tc>
        <w:tc>
          <w:tcPr>
            <w:tcW w:w="1851" w:type="dxa"/>
          </w:tcPr>
          <w:p w14:paraId="39547C7E" w14:textId="77777777" w:rsidR="001F2F4C" w:rsidRPr="000C5452" w:rsidRDefault="001F2F4C" w:rsidP="00901335">
            <w:pPr>
              <w:rPr>
                <w:sz w:val="16"/>
                <w:szCs w:val="28"/>
              </w:rPr>
            </w:pPr>
            <w:proofErr w:type="gramStart"/>
            <w:r w:rsidRPr="000C5452">
              <w:rPr>
                <w:sz w:val="16"/>
                <w:szCs w:val="28"/>
              </w:rPr>
              <w:t>1100  Tent</w:t>
            </w:r>
            <w:proofErr w:type="gramEnd"/>
          </w:p>
        </w:tc>
        <w:tc>
          <w:tcPr>
            <w:tcW w:w="1851" w:type="dxa"/>
          </w:tcPr>
          <w:p w14:paraId="7938AE6F" w14:textId="77777777" w:rsidR="001F2F4C" w:rsidRPr="000C5452" w:rsidRDefault="001F2F4C" w:rsidP="00901335">
            <w:pPr>
              <w:rPr>
                <w:sz w:val="16"/>
                <w:szCs w:val="28"/>
              </w:rPr>
            </w:pPr>
            <w:proofErr w:type="gramStart"/>
            <w:r w:rsidRPr="000C5452">
              <w:rPr>
                <w:sz w:val="16"/>
                <w:szCs w:val="28"/>
              </w:rPr>
              <w:t>200  Cement</w:t>
            </w:r>
            <w:proofErr w:type="gramEnd"/>
            <w:r w:rsidRPr="000C5452">
              <w:rPr>
                <w:sz w:val="16"/>
                <w:szCs w:val="28"/>
              </w:rPr>
              <w:t>/Concrete</w:t>
            </w:r>
          </w:p>
        </w:tc>
        <w:tc>
          <w:tcPr>
            <w:tcW w:w="1851" w:type="dxa"/>
          </w:tcPr>
          <w:p w14:paraId="0E88CF2A" w14:textId="77777777" w:rsidR="001F2F4C" w:rsidRPr="000C5452" w:rsidRDefault="001F2F4C" w:rsidP="00901335">
            <w:pPr>
              <w:rPr>
                <w:sz w:val="16"/>
                <w:szCs w:val="28"/>
              </w:rPr>
            </w:pPr>
            <w:proofErr w:type="gramStart"/>
            <w:r w:rsidRPr="000C5452">
              <w:rPr>
                <w:sz w:val="16"/>
                <w:szCs w:val="28"/>
              </w:rPr>
              <w:t>300  Stones</w:t>
            </w:r>
            <w:proofErr w:type="gramEnd"/>
          </w:p>
        </w:tc>
        <w:tc>
          <w:tcPr>
            <w:tcW w:w="1851" w:type="dxa"/>
          </w:tcPr>
          <w:p w14:paraId="31803508" w14:textId="77777777" w:rsidR="001F2F4C" w:rsidRPr="000C5452" w:rsidRDefault="001F2F4C" w:rsidP="00901335">
            <w:pPr>
              <w:rPr>
                <w:sz w:val="16"/>
                <w:szCs w:val="28"/>
              </w:rPr>
            </w:pPr>
            <w:proofErr w:type="gramStart"/>
            <w:r w:rsidRPr="000C5452">
              <w:rPr>
                <w:sz w:val="16"/>
                <w:szCs w:val="28"/>
              </w:rPr>
              <w:t>400  Wood</w:t>
            </w:r>
            <w:proofErr w:type="gramEnd"/>
          </w:p>
        </w:tc>
      </w:tr>
      <w:tr w:rsidR="001F2F4C" w:rsidRPr="000C5452" w14:paraId="5480FEB2" w14:textId="77777777" w:rsidTr="00901335">
        <w:tc>
          <w:tcPr>
            <w:tcW w:w="1851" w:type="dxa"/>
          </w:tcPr>
          <w:p w14:paraId="139198AD" w14:textId="77777777" w:rsidR="001F2F4C" w:rsidRPr="000C5452" w:rsidRDefault="001F2F4C" w:rsidP="00901335">
            <w:pPr>
              <w:rPr>
                <w:sz w:val="16"/>
                <w:szCs w:val="28"/>
              </w:rPr>
            </w:pPr>
            <w:proofErr w:type="gramStart"/>
            <w:r w:rsidRPr="000C5452">
              <w:rPr>
                <w:sz w:val="16"/>
                <w:szCs w:val="28"/>
              </w:rPr>
              <w:t>500  Dirt</w:t>
            </w:r>
            <w:proofErr w:type="gramEnd"/>
            <w:r w:rsidRPr="000C5452">
              <w:rPr>
                <w:sz w:val="16"/>
                <w:szCs w:val="28"/>
              </w:rPr>
              <w:t xml:space="preserve"> floor</w:t>
            </w:r>
          </w:p>
        </w:tc>
        <w:tc>
          <w:tcPr>
            <w:tcW w:w="1851" w:type="dxa"/>
          </w:tcPr>
          <w:p w14:paraId="539ADD31" w14:textId="6212BC28" w:rsidR="001F2F4C" w:rsidRPr="000C5452" w:rsidRDefault="001F2F4C" w:rsidP="00901335">
            <w:pPr>
              <w:rPr>
                <w:sz w:val="16"/>
                <w:szCs w:val="28"/>
              </w:rPr>
            </w:pPr>
            <w:proofErr w:type="gramStart"/>
            <w:r w:rsidRPr="000C5452">
              <w:rPr>
                <w:sz w:val="16"/>
                <w:szCs w:val="28"/>
              </w:rPr>
              <w:t>600  Corrugated</w:t>
            </w:r>
            <w:proofErr w:type="gramEnd"/>
            <w:r w:rsidRPr="000C5452">
              <w:rPr>
                <w:sz w:val="16"/>
                <w:szCs w:val="28"/>
              </w:rPr>
              <w:t xml:space="preserve"> material</w:t>
            </w:r>
          </w:p>
        </w:tc>
        <w:tc>
          <w:tcPr>
            <w:tcW w:w="1851" w:type="dxa"/>
          </w:tcPr>
          <w:p w14:paraId="7724916A" w14:textId="77777777" w:rsidR="001F2F4C" w:rsidRPr="000C5452" w:rsidRDefault="001F2F4C" w:rsidP="00901335">
            <w:pPr>
              <w:rPr>
                <w:sz w:val="16"/>
                <w:szCs w:val="28"/>
              </w:rPr>
            </w:pPr>
            <w:proofErr w:type="gramStart"/>
            <w:r w:rsidRPr="000C5452">
              <w:rPr>
                <w:sz w:val="16"/>
                <w:szCs w:val="28"/>
              </w:rPr>
              <w:t>700  Plastic</w:t>
            </w:r>
            <w:proofErr w:type="gramEnd"/>
            <w:r w:rsidRPr="000C5452">
              <w:rPr>
                <w:sz w:val="16"/>
                <w:szCs w:val="28"/>
              </w:rPr>
              <w:t xml:space="preserve"> sheets</w:t>
            </w:r>
          </w:p>
        </w:tc>
        <w:tc>
          <w:tcPr>
            <w:tcW w:w="1851" w:type="dxa"/>
          </w:tcPr>
          <w:p w14:paraId="50EB8FEF" w14:textId="77777777" w:rsidR="001F2F4C" w:rsidRPr="000C5452" w:rsidRDefault="001F2F4C" w:rsidP="00901335">
            <w:pPr>
              <w:rPr>
                <w:sz w:val="16"/>
                <w:szCs w:val="28"/>
              </w:rPr>
            </w:pPr>
            <w:proofErr w:type="gramStart"/>
            <w:r w:rsidRPr="000C5452">
              <w:rPr>
                <w:sz w:val="16"/>
                <w:szCs w:val="28"/>
              </w:rPr>
              <w:t>800  Straw</w:t>
            </w:r>
            <w:proofErr w:type="gramEnd"/>
            <w:r w:rsidRPr="000C5452">
              <w:rPr>
                <w:sz w:val="16"/>
                <w:szCs w:val="28"/>
              </w:rPr>
              <w:t>/bamboo/thatched</w:t>
            </w:r>
          </w:p>
        </w:tc>
        <w:tc>
          <w:tcPr>
            <w:tcW w:w="1851" w:type="dxa"/>
          </w:tcPr>
          <w:p w14:paraId="77FDAA8C" w14:textId="77777777" w:rsidR="001F2F4C" w:rsidRPr="000C5452" w:rsidRDefault="001F2F4C" w:rsidP="00901335">
            <w:pPr>
              <w:rPr>
                <w:sz w:val="16"/>
                <w:szCs w:val="28"/>
              </w:rPr>
            </w:pPr>
            <w:proofErr w:type="gramStart"/>
            <w:r w:rsidRPr="000C5452">
              <w:rPr>
                <w:sz w:val="16"/>
                <w:szCs w:val="28"/>
              </w:rPr>
              <w:t>900  Sand</w:t>
            </w:r>
            <w:proofErr w:type="gramEnd"/>
          </w:p>
        </w:tc>
        <w:tc>
          <w:tcPr>
            <w:tcW w:w="1851" w:type="dxa"/>
          </w:tcPr>
          <w:p w14:paraId="5984BE2F" w14:textId="77777777" w:rsidR="001F2F4C" w:rsidRPr="000C5452" w:rsidRDefault="001F2F4C" w:rsidP="00901335">
            <w:pPr>
              <w:rPr>
                <w:sz w:val="16"/>
                <w:szCs w:val="28"/>
              </w:rPr>
            </w:pPr>
            <w:proofErr w:type="gramStart"/>
            <w:r w:rsidRPr="000C5452">
              <w:rPr>
                <w:sz w:val="16"/>
                <w:szCs w:val="28"/>
              </w:rPr>
              <w:t>999  Other</w:t>
            </w:r>
            <w:proofErr w:type="gramEnd"/>
            <w:r w:rsidRPr="000C5452">
              <w:rPr>
                <w:sz w:val="16"/>
                <w:szCs w:val="28"/>
              </w:rPr>
              <w:t xml:space="preserve"> </w:t>
            </w:r>
            <w:r w:rsidRPr="000C5452">
              <w:rPr>
                <w:color w:val="FF0000"/>
                <w:sz w:val="16"/>
                <w:szCs w:val="28"/>
              </w:rPr>
              <w:t>(specify)</w:t>
            </w:r>
          </w:p>
        </w:tc>
      </w:tr>
    </w:tbl>
    <w:p w14:paraId="3ADA5E31" w14:textId="469A3125" w:rsidR="001E5B54" w:rsidRPr="003B0875" w:rsidRDefault="001E5B54" w:rsidP="001E5B54">
      <w:pPr>
        <w:pStyle w:val="Titre2"/>
        <w:rPr>
          <w:color w:val="365F91" w:themeColor="accent1" w:themeShade="BF"/>
          <w:sz w:val="28"/>
          <w:szCs w:val="28"/>
        </w:rPr>
      </w:pPr>
      <w:r w:rsidRPr="003B0875">
        <w:rPr>
          <w:color w:val="365F91" w:themeColor="accent1" w:themeShade="BF"/>
          <w:sz w:val="28"/>
          <w:szCs w:val="28"/>
        </w:rPr>
        <w:lastRenderedPageBreak/>
        <w:t>5. Food Consumption Score-N (FCS-N)</w:t>
      </w:r>
    </w:p>
    <w:tbl>
      <w:tblPr>
        <w:tblpPr w:leftFromText="180" w:rightFromText="180" w:vertAnchor="page" w:horzAnchor="margin" w:tblpXSpec="center" w:tblpY="1144"/>
        <w:tblW w:w="13773" w:type="dxa"/>
        <w:tblLayout w:type="fixed"/>
        <w:tblLook w:val="0000" w:firstRow="0" w:lastRow="0" w:firstColumn="0" w:lastColumn="0" w:noHBand="0" w:noVBand="0"/>
      </w:tblPr>
      <w:tblGrid>
        <w:gridCol w:w="796"/>
        <w:gridCol w:w="4326"/>
        <w:gridCol w:w="1934"/>
        <w:gridCol w:w="1459"/>
        <w:gridCol w:w="5258"/>
      </w:tblGrid>
      <w:tr w:rsidR="001E5B54" w:rsidRPr="00BE563B" w14:paraId="6A79A2A8" w14:textId="77777777" w:rsidTr="00901335">
        <w:trPr>
          <w:trHeight w:val="685"/>
        </w:trPr>
        <w:tc>
          <w:tcPr>
            <w:tcW w:w="13773" w:type="dxa"/>
            <w:gridSpan w:val="5"/>
            <w:tcBorders>
              <w:top w:val="single" w:sz="4" w:space="0" w:color="auto"/>
              <w:left w:val="single" w:sz="8" w:space="0" w:color="000000"/>
              <w:bottom w:val="single" w:sz="4" w:space="0" w:color="auto"/>
              <w:right w:val="single" w:sz="8" w:space="0" w:color="000000"/>
            </w:tcBorders>
            <w:shd w:val="clear" w:color="auto" w:fill="F2F2F2"/>
          </w:tcPr>
          <w:p w14:paraId="665C5D1C" w14:textId="77777777" w:rsidR="001E5B54" w:rsidRPr="00BE563B" w:rsidRDefault="001E5B54" w:rsidP="00901335">
            <w:pPr>
              <w:autoSpaceDE w:val="0"/>
              <w:autoSpaceDN w:val="0"/>
              <w:adjustRightInd w:val="0"/>
              <w:spacing w:after="0" w:line="240" w:lineRule="auto"/>
              <w:rPr>
                <w:rFonts w:ascii="Tw Cen MT" w:eastAsia="Calibri" w:hAnsi="Tw Cen MT" w:cs="Tw Cen MT"/>
                <w:szCs w:val="18"/>
                <w:lang w:val="en-GB"/>
              </w:rPr>
            </w:pPr>
            <w:r w:rsidRPr="00BE563B">
              <w:rPr>
                <w:rFonts w:ascii="Calibri" w:eastAsia="Times New Roman" w:hAnsi="Calibri" w:cs="Arial"/>
                <w:szCs w:val="18"/>
                <w:lang w:val="en-GB"/>
              </w:rPr>
              <w:t>How many days over the last 7 days, did most members of your household (50% +) eat the following food items, and what was their source?</w:t>
            </w:r>
            <w:r w:rsidRPr="00BE563B">
              <w:rPr>
                <w:rFonts w:ascii="Tw Cen MT" w:eastAsia="Calibri" w:hAnsi="Tw Cen MT" w:cs="Tw Cen MT"/>
                <w:szCs w:val="18"/>
                <w:lang w:val="en-GB"/>
              </w:rPr>
              <w:t xml:space="preserve"> </w:t>
            </w:r>
            <w:r w:rsidRPr="00BE563B">
              <w:rPr>
                <w:rFonts w:ascii="Calibri" w:eastAsia="Times New Roman" w:hAnsi="Calibri" w:cs="Arial"/>
                <w:i/>
                <w:iCs/>
                <w:szCs w:val="18"/>
                <w:lang w:val="en-GB"/>
              </w:rPr>
              <w:t>(Use codes below, write 0 if not consumed in last 7 days)</w:t>
            </w:r>
          </w:p>
          <w:p w14:paraId="006CD6D0" w14:textId="77777777" w:rsidR="001E5B54" w:rsidRPr="00BE563B" w:rsidRDefault="001E5B54" w:rsidP="00901335">
            <w:pPr>
              <w:spacing w:after="0"/>
              <w:jc w:val="center"/>
              <w:rPr>
                <w:rFonts w:ascii="Calibri" w:eastAsia="Calibri" w:hAnsi="Calibri" w:cs="Arial"/>
                <w:b/>
                <w:bCs/>
                <w:sz w:val="16"/>
                <w:szCs w:val="16"/>
                <w:lang w:val="en-GB"/>
              </w:rPr>
            </w:pPr>
            <w:r w:rsidRPr="00BE563B">
              <w:rPr>
                <w:rFonts w:ascii="Calibri" w:eastAsia="Times New Roman" w:hAnsi="Calibri" w:cs="Calibri"/>
                <w:b/>
                <w:bCs/>
                <w:i/>
                <w:iCs/>
                <w:szCs w:val="18"/>
                <w:lang w:val="en-GB"/>
              </w:rPr>
              <w:t>Note for enumerator:  Determine whether consumption of fish, milk was only in small quantities.</w:t>
            </w:r>
          </w:p>
        </w:tc>
      </w:tr>
      <w:tr w:rsidR="001E5B54" w:rsidRPr="00BE563B" w14:paraId="60C49DC3" w14:textId="77777777" w:rsidTr="00901335">
        <w:trPr>
          <w:trHeight w:val="682"/>
        </w:trPr>
        <w:tc>
          <w:tcPr>
            <w:tcW w:w="796" w:type="dxa"/>
            <w:tcBorders>
              <w:top w:val="single" w:sz="4" w:space="0" w:color="auto"/>
              <w:left w:val="single" w:sz="8" w:space="0" w:color="000000"/>
              <w:right w:val="single" w:sz="8" w:space="0" w:color="000000"/>
            </w:tcBorders>
            <w:tcMar>
              <w:top w:w="0" w:type="dxa"/>
              <w:left w:w="108" w:type="dxa"/>
              <w:bottom w:w="0" w:type="dxa"/>
              <w:right w:w="108" w:type="dxa"/>
            </w:tcMar>
          </w:tcPr>
          <w:p w14:paraId="5761F09B" w14:textId="77777777" w:rsidR="001E5B54" w:rsidRPr="00BE563B" w:rsidRDefault="001E5B54" w:rsidP="00901335">
            <w:pPr>
              <w:spacing w:after="0" w:line="240" w:lineRule="auto"/>
              <w:jc w:val="center"/>
              <w:rPr>
                <w:rFonts w:ascii="Calibri" w:eastAsia="Calibri" w:hAnsi="Calibri" w:cs="Calibri"/>
                <w:sz w:val="16"/>
                <w:szCs w:val="16"/>
                <w:lang w:val="en-GB"/>
              </w:rPr>
            </w:pPr>
          </w:p>
        </w:tc>
        <w:tc>
          <w:tcPr>
            <w:tcW w:w="4326" w:type="dxa"/>
            <w:tcBorders>
              <w:top w:val="single" w:sz="4" w:space="0" w:color="auto"/>
              <w:left w:val="single" w:sz="8" w:space="0" w:color="000000"/>
              <w:right w:val="single" w:sz="8" w:space="0" w:color="000000"/>
            </w:tcBorders>
            <w:tcMar>
              <w:top w:w="0" w:type="dxa"/>
              <w:left w:w="108" w:type="dxa"/>
              <w:bottom w:w="0" w:type="dxa"/>
              <w:right w:w="108" w:type="dxa"/>
            </w:tcMar>
            <w:vAlign w:val="center"/>
          </w:tcPr>
          <w:p w14:paraId="63584CFD" w14:textId="77777777" w:rsidR="001E5B54" w:rsidRPr="00BE563B" w:rsidRDefault="001E5B54" w:rsidP="00901335">
            <w:pPr>
              <w:spacing w:after="0" w:line="240" w:lineRule="auto"/>
              <w:jc w:val="center"/>
              <w:rPr>
                <w:rFonts w:ascii="Calibri" w:eastAsia="Calibri" w:hAnsi="Calibri" w:cs="Calibri"/>
                <w:sz w:val="16"/>
                <w:szCs w:val="16"/>
                <w:lang w:val="fr-FR"/>
              </w:rPr>
            </w:pPr>
            <w:r w:rsidRPr="00BE563B">
              <w:rPr>
                <w:rFonts w:ascii="Calibri" w:eastAsia="Times New Roman" w:hAnsi="Calibri" w:cs="Calibri"/>
                <w:sz w:val="16"/>
                <w:szCs w:val="16"/>
                <w:lang w:val="fr-FR"/>
              </w:rPr>
              <w:t>Foods</w:t>
            </w:r>
          </w:p>
        </w:tc>
        <w:tc>
          <w:tcPr>
            <w:tcW w:w="1934" w:type="dxa"/>
            <w:tcBorders>
              <w:top w:val="single" w:sz="4" w:space="0" w:color="auto"/>
              <w:left w:val="single" w:sz="8" w:space="0" w:color="000000"/>
              <w:right w:val="single" w:sz="8" w:space="0" w:color="000000"/>
            </w:tcBorders>
            <w:tcMar>
              <w:top w:w="0" w:type="dxa"/>
              <w:left w:w="108" w:type="dxa"/>
              <w:bottom w:w="0" w:type="dxa"/>
              <w:right w:w="108" w:type="dxa"/>
            </w:tcMar>
            <w:vAlign w:val="center"/>
          </w:tcPr>
          <w:p w14:paraId="4D8E6837" w14:textId="77777777" w:rsidR="001E5B54" w:rsidRPr="00BE563B" w:rsidRDefault="001E5B54" w:rsidP="00901335">
            <w:pPr>
              <w:spacing w:after="0" w:line="240" w:lineRule="auto"/>
              <w:jc w:val="center"/>
              <w:rPr>
                <w:rFonts w:ascii="Calibri" w:eastAsia="Calibri" w:hAnsi="Calibri" w:cs="Arial"/>
                <w:iCs/>
                <w:sz w:val="16"/>
                <w:szCs w:val="16"/>
                <w:lang w:val="en-GB"/>
              </w:rPr>
            </w:pPr>
            <w:r w:rsidRPr="00BE563B">
              <w:rPr>
                <w:rFonts w:ascii="Calibri" w:eastAsia="Calibri" w:hAnsi="Calibri" w:cs="Arial"/>
                <w:iCs/>
                <w:sz w:val="16"/>
                <w:szCs w:val="16"/>
                <w:lang w:val="en-GB"/>
              </w:rPr>
              <w:t>Number of days</w:t>
            </w:r>
          </w:p>
          <w:p w14:paraId="6B40EBCE" w14:textId="77777777" w:rsidR="001E5B54" w:rsidRPr="00BE563B" w:rsidRDefault="001E5B54" w:rsidP="00901335">
            <w:pPr>
              <w:spacing w:after="0" w:line="240" w:lineRule="auto"/>
              <w:jc w:val="center"/>
              <w:rPr>
                <w:rFonts w:ascii="Calibri" w:eastAsia="Calibri" w:hAnsi="Calibri" w:cs="Calibri"/>
                <w:i/>
                <w:sz w:val="16"/>
                <w:szCs w:val="16"/>
                <w:lang w:val="en-GB"/>
              </w:rPr>
            </w:pPr>
            <w:r w:rsidRPr="00BE563B">
              <w:rPr>
                <w:rFonts w:ascii="Calibri" w:eastAsia="Calibri" w:hAnsi="Calibri" w:cs="Arial"/>
                <w:iCs/>
                <w:sz w:val="16"/>
                <w:szCs w:val="16"/>
                <w:lang w:val="en-GB"/>
              </w:rPr>
              <w:t xml:space="preserve">eaten in past </w:t>
            </w:r>
            <w:r w:rsidRPr="00BE563B">
              <w:rPr>
                <w:rFonts w:ascii="Calibri" w:eastAsia="Calibri" w:hAnsi="Calibri" w:cs="Arial"/>
                <w:b/>
                <w:iCs/>
                <w:sz w:val="16"/>
                <w:szCs w:val="16"/>
                <w:lang w:val="en-GB"/>
              </w:rPr>
              <w:t>7 days</w:t>
            </w:r>
            <w:r w:rsidRPr="00BE563B">
              <w:rPr>
                <w:rFonts w:ascii="Calibri" w:eastAsia="Calibri" w:hAnsi="Calibri" w:cs="Calibri"/>
                <w:i/>
                <w:sz w:val="16"/>
                <w:szCs w:val="16"/>
                <w:lang w:val="en-GB"/>
              </w:rPr>
              <w:t xml:space="preserve"> </w:t>
            </w:r>
          </w:p>
          <w:p w14:paraId="34A33845" w14:textId="77777777" w:rsidR="001E5B54" w:rsidRPr="00BE563B" w:rsidRDefault="001E5B54" w:rsidP="00901335">
            <w:pPr>
              <w:spacing w:after="0" w:line="240" w:lineRule="auto"/>
              <w:jc w:val="center"/>
              <w:rPr>
                <w:rFonts w:ascii="Calibri" w:eastAsia="Calibri" w:hAnsi="Calibri" w:cs="Calibri"/>
                <w:i/>
                <w:sz w:val="16"/>
                <w:szCs w:val="16"/>
                <w:lang w:val="en-GB"/>
              </w:rPr>
            </w:pPr>
          </w:p>
          <w:p w14:paraId="74B28169" w14:textId="77777777" w:rsidR="001E5B54" w:rsidRPr="00BE563B" w:rsidRDefault="001E5B54" w:rsidP="00901335">
            <w:pPr>
              <w:spacing w:after="0" w:line="240" w:lineRule="auto"/>
              <w:jc w:val="center"/>
              <w:rPr>
                <w:rFonts w:ascii="Calibri" w:eastAsia="Calibri" w:hAnsi="Calibri" w:cs="Calibri"/>
                <w:sz w:val="16"/>
                <w:szCs w:val="16"/>
                <w:lang w:val="en-GB"/>
              </w:rPr>
            </w:pPr>
            <w:r w:rsidRPr="00BE563B">
              <w:rPr>
                <w:rFonts w:ascii="Calibri" w:eastAsia="Calibri" w:hAnsi="Calibri" w:cs="Calibri"/>
                <w:i/>
                <w:sz w:val="16"/>
                <w:szCs w:val="16"/>
                <w:lang w:val="en-GB"/>
              </w:rPr>
              <w:t>If 0 days, do not specify the main source.</w:t>
            </w:r>
          </w:p>
        </w:tc>
        <w:tc>
          <w:tcPr>
            <w:tcW w:w="1459" w:type="dxa"/>
            <w:tcBorders>
              <w:top w:val="single" w:sz="4" w:space="0" w:color="auto"/>
              <w:left w:val="single" w:sz="8" w:space="0" w:color="000000"/>
              <w:right w:val="single" w:sz="8" w:space="0" w:color="000000"/>
            </w:tcBorders>
          </w:tcPr>
          <w:p w14:paraId="7F1B8AE2" w14:textId="77777777" w:rsidR="001E5B54" w:rsidRPr="00BE563B" w:rsidRDefault="001E5B54" w:rsidP="00901335">
            <w:pPr>
              <w:spacing w:after="0" w:line="240" w:lineRule="auto"/>
              <w:rPr>
                <w:rFonts w:ascii="Calibri" w:eastAsia="Calibri" w:hAnsi="Calibri" w:cs="Calibri"/>
                <w:color w:val="7F7F7F"/>
                <w:szCs w:val="20"/>
                <w:lang w:val="en-GB"/>
              </w:rPr>
            </w:pPr>
          </w:p>
          <w:p w14:paraId="5EABF61D" w14:textId="77777777" w:rsidR="001E5B54" w:rsidRPr="00BE563B" w:rsidRDefault="001E5B54" w:rsidP="00901335">
            <w:pPr>
              <w:spacing w:after="0" w:line="240" w:lineRule="auto"/>
              <w:rPr>
                <w:rFonts w:ascii="Calibri" w:eastAsia="Calibri" w:hAnsi="Calibri" w:cs="Calibri"/>
                <w:color w:val="7F7F7F"/>
                <w:szCs w:val="20"/>
                <w:lang w:val="en-GB"/>
              </w:rPr>
            </w:pPr>
          </w:p>
          <w:p w14:paraId="060D93AD" w14:textId="77777777" w:rsidR="001E5B54" w:rsidRPr="00BE563B" w:rsidRDefault="001E5B54" w:rsidP="00901335">
            <w:pPr>
              <w:spacing w:after="0" w:line="240" w:lineRule="auto"/>
              <w:rPr>
                <w:rFonts w:ascii="Calibri" w:eastAsia="Calibri" w:hAnsi="Calibri" w:cs="Calibri"/>
                <w:color w:val="7F7F7F"/>
                <w:szCs w:val="20"/>
                <w:lang w:val="en-GB"/>
              </w:rPr>
            </w:pPr>
          </w:p>
          <w:p w14:paraId="51E6FEDB" w14:textId="77777777" w:rsidR="001E5B54" w:rsidRPr="00BE563B" w:rsidRDefault="001E5B54" w:rsidP="00901335">
            <w:pPr>
              <w:spacing w:after="0" w:line="240" w:lineRule="auto"/>
              <w:rPr>
                <w:rFonts w:ascii="Calibri" w:eastAsia="Calibri" w:hAnsi="Calibri" w:cs="Calibri"/>
                <w:color w:val="7F7F7F"/>
                <w:szCs w:val="20"/>
                <w:lang w:val="en-GB"/>
              </w:rPr>
            </w:pPr>
          </w:p>
          <w:p w14:paraId="25CBFB71" w14:textId="77777777" w:rsidR="001E5B54" w:rsidRPr="00BE563B" w:rsidRDefault="001E5B54" w:rsidP="00901335">
            <w:pPr>
              <w:spacing w:after="0" w:line="240" w:lineRule="auto"/>
              <w:rPr>
                <w:rFonts w:ascii="Calibri" w:eastAsia="Calibri" w:hAnsi="Calibri" w:cs="Calibri"/>
                <w:color w:val="7F7F7F"/>
                <w:szCs w:val="20"/>
                <w:lang w:val="en-GB"/>
              </w:rPr>
            </w:pPr>
          </w:p>
        </w:tc>
        <w:tc>
          <w:tcPr>
            <w:tcW w:w="5258" w:type="dxa"/>
            <w:tcBorders>
              <w:top w:val="single" w:sz="4" w:space="0" w:color="auto"/>
              <w:left w:val="single" w:sz="8" w:space="0" w:color="000000"/>
              <w:right w:val="single" w:sz="8" w:space="0" w:color="000000"/>
            </w:tcBorders>
            <w:vAlign w:val="center"/>
          </w:tcPr>
          <w:p w14:paraId="1D79D666" w14:textId="77777777" w:rsidR="001E5B54" w:rsidRPr="00BE563B" w:rsidRDefault="001E5B54" w:rsidP="00901335">
            <w:pPr>
              <w:spacing w:after="0" w:line="240" w:lineRule="auto"/>
              <w:jc w:val="center"/>
              <w:rPr>
                <w:rFonts w:ascii="Calibri" w:eastAsia="Calibri" w:hAnsi="Calibri" w:cs="Arial"/>
                <w:iCs/>
                <w:sz w:val="16"/>
                <w:szCs w:val="16"/>
                <w:lang w:val="en-GB"/>
              </w:rPr>
            </w:pPr>
            <w:r w:rsidRPr="00BE563B">
              <w:rPr>
                <w:rFonts w:ascii="Calibri" w:eastAsia="Calibri" w:hAnsi="Calibri" w:cs="Arial"/>
                <w:iCs/>
                <w:sz w:val="16"/>
                <w:szCs w:val="16"/>
                <w:lang w:val="en-GB"/>
              </w:rPr>
              <w:t>How was this food acquired?</w:t>
            </w:r>
          </w:p>
          <w:p w14:paraId="6622D14E" w14:textId="77777777" w:rsidR="001E5B54" w:rsidRPr="00BE563B" w:rsidRDefault="001E5B54" w:rsidP="00901335">
            <w:pPr>
              <w:spacing w:after="0" w:line="240" w:lineRule="auto"/>
              <w:jc w:val="center"/>
              <w:rPr>
                <w:rFonts w:ascii="Calibri" w:eastAsia="Calibri" w:hAnsi="Calibri" w:cs="Calibri"/>
                <w:sz w:val="16"/>
                <w:szCs w:val="16"/>
                <w:lang w:val="en-GB"/>
              </w:rPr>
            </w:pPr>
            <w:r w:rsidRPr="00BE563B">
              <w:rPr>
                <w:rFonts w:ascii="Calibri" w:eastAsia="Calibri" w:hAnsi="Calibri" w:cs="Arial"/>
                <w:b/>
                <w:iCs/>
                <w:sz w:val="16"/>
                <w:szCs w:val="16"/>
                <w:lang w:val="en-GB"/>
              </w:rPr>
              <w:t>Write the main source of food for the past 7 days</w:t>
            </w:r>
          </w:p>
        </w:tc>
      </w:tr>
      <w:tr w:rsidR="001E5B54" w:rsidRPr="00BE563B" w14:paraId="0F3D3514" w14:textId="77777777" w:rsidTr="00901335">
        <w:trPr>
          <w:trHeight w:val="295"/>
        </w:trPr>
        <w:tc>
          <w:tcPr>
            <w:tcW w:w="79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71E5286A" w14:textId="77777777" w:rsidR="001E5B54" w:rsidRPr="00BE563B" w:rsidRDefault="001E5B54" w:rsidP="001E5B54">
            <w:pPr>
              <w:numPr>
                <w:ilvl w:val="0"/>
                <w:numId w:val="10"/>
              </w:numPr>
              <w:spacing w:after="0" w:line="240" w:lineRule="auto"/>
              <w:jc w:val="center"/>
              <w:rPr>
                <w:rFonts w:ascii="Calibri" w:eastAsia="Calibri" w:hAnsi="Calibri" w:cs="Calibri"/>
                <w:b/>
                <w:bCs/>
                <w:szCs w:val="18"/>
                <w:lang w:val="en-GB"/>
              </w:rPr>
            </w:pPr>
          </w:p>
        </w:tc>
        <w:tc>
          <w:tcPr>
            <w:tcW w:w="432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7F4C5DE5" w14:textId="77777777" w:rsidR="001E5B54" w:rsidRPr="00BE563B" w:rsidRDefault="001E5B54" w:rsidP="00901335">
            <w:pPr>
              <w:spacing w:after="0" w:line="240" w:lineRule="auto"/>
              <w:rPr>
                <w:rFonts w:ascii="Calibri" w:eastAsia="Calibri" w:hAnsi="Calibri" w:cs="Calibri"/>
                <w:bCs/>
                <w:iCs/>
                <w:sz w:val="16"/>
                <w:szCs w:val="16"/>
                <w:lang w:val="en-GB"/>
              </w:rPr>
            </w:pPr>
            <w:r w:rsidRPr="00BE563B">
              <w:rPr>
                <w:rFonts w:ascii="Calibri" w:eastAsia="Calibri" w:hAnsi="Calibri" w:cs="Calibri"/>
                <w:b/>
                <w:iCs/>
                <w:sz w:val="16"/>
                <w:szCs w:val="16"/>
                <w:lang w:val="en-GB"/>
              </w:rPr>
              <w:t xml:space="preserve">Cereals, grains, roots and tubers </w:t>
            </w:r>
            <w:r w:rsidRPr="00BE563B">
              <w:rPr>
                <w:rFonts w:ascii="Calibri" w:eastAsia="Calibri" w:hAnsi="Calibri" w:cs="Calibri"/>
                <w:bCs/>
                <w:iCs/>
                <w:sz w:val="16"/>
                <w:szCs w:val="16"/>
                <w:lang w:val="en-GB"/>
              </w:rPr>
              <w:t xml:space="preserve">Rice, pasta, bread, </w:t>
            </w:r>
            <w:r w:rsidRPr="00BE563B">
              <w:rPr>
                <w:rFonts w:ascii="Calibri" w:eastAsia="Calibri" w:hAnsi="Calibri" w:cs="Calibri"/>
                <w:iCs/>
                <w:sz w:val="16"/>
                <w:szCs w:val="16"/>
                <w:lang w:val="en-GB"/>
              </w:rPr>
              <w:t>sorghum, millet, maize, potato, yam, cassava, white sweet potato</w:t>
            </w:r>
          </w:p>
        </w:tc>
        <w:tc>
          <w:tcPr>
            <w:tcW w:w="1934"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2FBB0FE8"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D9E2F3"/>
          </w:tcPr>
          <w:p w14:paraId="365DF88B"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FCSStap</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4E14CE5A"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57F31703" w14:textId="77777777" w:rsidTr="00901335">
        <w:trPr>
          <w:trHeight w:val="581"/>
        </w:trPr>
        <w:tc>
          <w:tcPr>
            <w:tcW w:w="79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3A2A06B3" w14:textId="77777777" w:rsidR="001E5B54" w:rsidRPr="00BE563B" w:rsidRDefault="001E5B54" w:rsidP="001E5B54">
            <w:pPr>
              <w:numPr>
                <w:ilvl w:val="0"/>
                <w:numId w:val="10"/>
              </w:numPr>
              <w:spacing w:after="0" w:line="240" w:lineRule="auto"/>
              <w:jc w:val="center"/>
              <w:rPr>
                <w:rFonts w:ascii="Calibri" w:eastAsia="Calibri" w:hAnsi="Calibri" w:cs="Calibri"/>
                <w:b/>
                <w:bCs/>
                <w:szCs w:val="18"/>
                <w:lang w:val="en-GB"/>
              </w:rPr>
            </w:pPr>
          </w:p>
        </w:tc>
        <w:tc>
          <w:tcPr>
            <w:tcW w:w="432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794FD0F9"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b/>
                <w:bCs/>
                <w:iCs/>
                <w:sz w:val="16"/>
                <w:szCs w:val="16"/>
                <w:lang w:val="en-GB"/>
              </w:rPr>
              <w:t xml:space="preserve">Pulses/ legumes / nuts: </w:t>
            </w:r>
            <w:r w:rsidRPr="00BE563B">
              <w:rPr>
                <w:rFonts w:ascii="Calibri" w:eastAsia="Calibri" w:hAnsi="Calibri" w:cs="Calibri"/>
                <w:iCs/>
                <w:sz w:val="16"/>
                <w:szCs w:val="16"/>
                <w:lang w:val="en-GB"/>
              </w:rPr>
              <w:t>beans, cowpeas, peanuts, lentils, nut, soy, pigeon pea and / or other nuts</w:t>
            </w:r>
          </w:p>
        </w:tc>
        <w:tc>
          <w:tcPr>
            <w:tcW w:w="1934"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0610D965"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D9E2F3"/>
          </w:tcPr>
          <w:p w14:paraId="4F70B1C3"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FCSPulse</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316056EA"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3C81E904" w14:textId="77777777" w:rsidTr="00901335">
        <w:trPr>
          <w:trHeight w:val="970"/>
        </w:trPr>
        <w:tc>
          <w:tcPr>
            <w:tcW w:w="79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23C6BD49" w14:textId="77777777" w:rsidR="001E5B54" w:rsidRPr="00BE563B" w:rsidRDefault="001E5B54" w:rsidP="001E5B54">
            <w:pPr>
              <w:numPr>
                <w:ilvl w:val="0"/>
                <w:numId w:val="10"/>
              </w:numPr>
              <w:spacing w:after="0" w:line="240" w:lineRule="auto"/>
              <w:jc w:val="center"/>
              <w:rPr>
                <w:rFonts w:ascii="Calibri" w:eastAsia="Calibri" w:hAnsi="Calibri" w:cs="Calibri"/>
                <w:b/>
                <w:bCs/>
                <w:szCs w:val="18"/>
                <w:lang w:val="en-GB"/>
              </w:rPr>
            </w:pPr>
          </w:p>
        </w:tc>
        <w:tc>
          <w:tcPr>
            <w:tcW w:w="432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1A586247"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b/>
                <w:bCs/>
                <w:sz w:val="16"/>
                <w:szCs w:val="16"/>
                <w:lang w:val="en-GB"/>
              </w:rPr>
              <w:t>Milk and other dairy products</w:t>
            </w:r>
            <w:r w:rsidRPr="00BE563B">
              <w:rPr>
                <w:rFonts w:ascii="Calibri" w:eastAsia="Calibri" w:hAnsi="Calibri" w:cs="Calibri"/>
                <w:sz w:val="16"/>
                <w:szCs w:val="16"/>
                <w:lang w:val="en-GB"/>
              </w:rPr>
              <w:t xml:space="preserve">: fresh milk / sour, yogurt, cheese, other dairy products </w:t>
            </w:r>
          </w:p>
          <w:p w14:paraId="4BBEFF94" w14:textId="77777777" w:rsidR="001E5B54" w:rsidRPr="00BE563B" w:rsidRDefault="001E5B54" w:rsidP="00901335">
            <w:pPr>
              <w:spacing w:after="0" w:line="240" w:lineRule="auto"/>
              <w:rPr>
                <w:rFonts w:ascii="Calibri" w:eastAsia="Calibri" w:hAnsi="Calibri" w:cs="Calibri"/>
                <w:sz w:val="16"/>
                <w:szCs w:val="16"/>
                <w:lang w:val="en-GB"/>
              </w:rPr>
            </w:pPr>
          </w:p>
          <w:p w14:paraId="795FBD09"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sz w:val="16"/>
                <w:szCs w:val="16"/>
                <w:lang w:val="en-GB"/>
              </w:rPr>
              <w:t>(Exclude margarine / butter or small amounts of milk for tea / coffee)</w:t>
            </w:r>
          </w:p>
        </w:tc>
        <w:tc>
          <w:tcPr>
            <w:tcW w:w="1934"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68E3EE2A"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D9E2F3"/>
          </w:tcPr>
          <w:p w14:paraId="0B34B0AE"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FCSDairy</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7F6ABA81"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00972FE8" w14:textId="77777777" w:rsidTr="00901335">
        <w:trPr>
          <w:trHeight w:val="964"/>
        </w:trPr>
        <w:tc>
          <w:tcPr>
            <w:tcW w:w="79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5ED5058F" w14:textId="77777777" w:rsidR="001E5B54" w:rsidRPr="00BE563B" w:rsidRDefault="001E5B54" w:rsidP="001E5B54">
            <w:pPr>
              <w:numPr>
                <w:ilvl w:val="0"/>
                <w:numId w:val="10"/>
              </w:numPr>
              <w:spacing w:after="0" w:line="240" w:lineRule="auto"/>
              <w:jc w:val="center"/>
              <w:rPr>
                <w:rFonts w:ascii="Calibri" w:eastAsia="Calibri" w:hAnsi="Calibri" w:cs="Calibri"/>
                <w:b/>
                <w:bCs/>
                <w:szCs w:val="18"/>
                <w:lang w:val="en-GB"/>
              </w:rPr>
            </w:pPr>
          </w:p>
        </w:tc>
        <w:tc>
          <w:tcPr>
            <w:tcW w:w="432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2D432740" w14:textId="77777777" w:rsidR="001E5B54" w:rsidRPr="00BE563B" w:rsidRDefault="001E5B54" w:rsidP="00901335">
            <w:pPr>
              <w:spacing w:after="0" w:line="240" w:lineRule="auto"/>
              <w:rPr>
                <w:rFonts w:ascii="Calibri" w:eastAsia="Calibri" w:hAnsi="Calibri" w:cs="Calibri"/>
                <w:b/>
                <w:bCs/>
                <w:sz w:val="16"/>
                <w:szCs w:val="16"/>
                <w:lang w:val="en-GB"/>
              </w:rPr>
            </w:pPr>
            <w:r w:rsidRPr="00BE563B">
              <w:rPr>
                <w:rFonts w:ascii="Calibri" w:eastAsia="Calibri" w:hAnsi="Calibri" w:cs="Calibri"/>
                <w:b/>
                <w:bCs/>
                <w:sz w:val="16"/>
                <w:szCs w:val="16"/>
                <w:lang w:val="en-GB"/>
              </w:rPr>
              <w:t xml:space="preserve">Meat, fish and eggs: </w:t>
            </w:r>
            <w:r w:rsidRPr="00BE563B">
              <w:rPr>
                <w:rFonts w:ascii="Calibri" w:eastAsia="Calibri" w:hAnsi="Calibri" w:cs="Calibri"/>
                <w:iCs/>
                <w:sz w:val="16"/>
                <w:szCs w:val="16"/>
                <w:lang w:val="en-GB"/>
              </w:rPr>
              <w:t xml:space="preserve"> goat, beef, chicken, pork, blood, fish, including canned tuna, escargot, and / or other seafood, eggs (meat and fish consumed in large quantities and not as a condiment)</w:t>
            </w:r>
          </w:p>
        </w:tc>
        <w:tc>
          <w:tcPr>
            <w:tcW w:w="1934"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04459619"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Arial"/>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D9E2F3"/>
          </w:tcPr>
          <w:p w14:paraId="7C9BFA5F"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FCSPr</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06E0FEAF"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2D61DBAD" w14:textId="77777777" w:rsidTr="00901335">
        <w:trPr>
          <w:trHeight w:val="197"/>
        </w:trPr>
        <w:tc>
          <w:tcPr>
            <w:tcW w:w="13773" w:type="dxa"/>
            <w:gridSpan w:val="5"/>
            <w:tcBorders>
              <w:top w:val="single" w:sz="8" w:space="0" w:color="000000"/>
              <w:left w:val="single" w:sz="8" w:space="0" w:color="000000"/>
              <w:bottom w:val="single" w:sz="8" w:space="0" w:color="000000"/>
              <w:right w:val="single" w:sz="8" w:space="0" w:color="000000"/>
            </w:tcBorders>
          </w:tcPr>
          <w:p w14:paraId="431590D4" w14:textId="77777777" w:rsidR="001E5B54" w:rsidRPr="00BE563B" w:rsidRDefault="001E5B54" w:rsidP="00901335">
            <w:pPr>
              <w:spacing w:after="0" w:line="240" w:lineRule="auto"/>
              <w:jc w:val="center"/>
              <w:rPr>
                <w:rFonts w:ascii="Calibri" w:eastAsia="Calibri" w:hAnsi="Calibri" w:cs="Calibri"/>
                <w:sz w:val="16"/>
                <w:szCs w:val="16"/>
                <w:lang w:val="en-GB"/>
              </w:rPr>
            </w:pPr>
            <w:r w:rsidRPr="00BE563B">
              <w:rPr>
                <w:rFonts w:ascii="Calibri" w:eastAsia="Calibri" w:hAnsi="Calibri" w:cs="Calibri"/>
                <w:sz w:val="16"/>
                <w:szCs w:val="16"/>
                <w:lang w:val="en-GB"/>
              </w:rPr>
              <w:t xml:space="preserve">If 0 </w:t>
            </w:r>
            <w:r w:rsidRPr="00BE563B">
              <w:rPr>
                <w:rFonts w:ascii="Calibri" w:eastAsia="Wingdings" w:hAnsi="Calibri" w:cs="Calibri"/>
                <w:sz w:val="16"/>
                <w:szCs w:val="16"/>
                <w:lang w:val="en-GB"/>
              </w:rPr>
              <w:t>à</w:t>
            </w:r>
            <w:r w:rsidRPr="00BE563B">
              <w:rPr>
                <w:rFonts w:ascii="Calibri" w:eastAsia="Calibri" w:hAnsi="Calibri" w:cs="Calibri"/>
                <w:sz w:val="16"/>
                <w:szCs w:val="16"/>
                <w:lang w:val="en-GB"/>
              </w:rPr>
              <w:t xml:space="preserve"> skip to question 5</w:t>
            </w:r>
          </w:p>
        </w:tc>
      </w:tr>
      <w:tr w:rsidR="001E5B54" w:rsidRPr="00BE563B" w14:paraId="66E36A89" w14:textId="77777777" w:rsidTr="00901335">
        <w:trPr>
          <w:trHeight w:val="383"/>
        </w:trPr>
        <w:tc>
          <w:tcPr>
            <w:tcW w:w="79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1E3545CE"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sz w:val="16"/>
                <w:szCs w:val="16"/>
                <w:lang w:val="en-GB"/>
              </w:rPr>
              <w:t>4.1</w:t>
            </w:r>
          </w:p>
        </w:tc>
        <w:tc>
          <w:tcPr>
            <w:tcW w:w="432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7CC3AE06" w14:textId="77777777" w:rsidR="001E5B54" w:rsidRPr="00BE563B" w:rsidRDefault="001E5B54" w:rsidP="00901335">
            <w:pPr>
              <w:spacing w:after="0" w:line="240" w:lineRule="auto"/>
              <w:rPr>
                <w:rFonts w:ascii="Calibri" w:eastAsia="Calibri" w:hAnsi="Calibri" w:cs="Calibri"/>
                <w:b/>
                <w:bCs/>
                <w:sz w:val="16"/>
                <w:szCs w:val="16"/>
                <w:lang w:val="en-GB"/>
              </w:rPr>
            </w:pPr>
            <w:r w:rsidRPr="00BE563B">
              <w:rPr>
                <w:rFonts w:ascii="Calibri" w:eastAsia="Calibri" w:hAnsi="Calibri" w:cs="Calibri"/>
                <w:b/>
                <w:bCs/>
                <w:sz w:val="16"/>
                <w:szCs w:val="16"/>
                <w:lang w:val="en-GB"/>
              </w:rPr>
              <w:t xml:space="preserve">Flesh meat: </w:t>
            </w:r>
            <w:r w:rsidRPr="00BE563B">
              <w:rPr>
                <w:rFonts w:ascii="Calibri" w:eastAsia="Calibri" w:hAnsi="Calibri" w:cs="Arial"/>
                <w:b/>
                <w:sz w:val="24"/>
                <w:szCs w:val="24"/>
                <w:lang w:val="en-GB" w:eastAsia="fr-FR"/>
              </w:rPr>
              <w:t xml:space="preserve"> </w:t>
            </w:r>
            <w:r w:rsidRPr="00BE563B">
              <w:rPr>
                <w:rFonts w:ascii="Calibri" w:eastAsia="Calibri" w:hAnsi="Calibri" w:cs="Calibri"/>
                <w:sz w:val="16"/>
                <w:szCs w:val="16"/>
                <w:lang w:val="en-GB"/>
              </w:rPr>
              <w:t>beef, pork, lamb, goat, rabbit, chicken, duck, other birds, insects</w:t>
            </w:r>
          </w:p>
        </w:tc>
        <w:tc>
          <w:tcPr>
            <w:tcW w:w="1934"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79F8133D"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F2F2F2"/>
          </w:tcPr>
          <w:p w14:paraId="3D06FD20"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FCSPrMeatF</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5029991A"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2D818140" w14:textId="77777777" w:rsidTr="00901335">
        <w:trPr>
          <w:trHeight w:val="389"/>
        </w:trPr>
        <w:tc>
          <w:tcPr>
            <w:tcW w:w="79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3D7AFFC8"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sz w:val="16"/>
                <w:szCs w:val="16"/>
                <w:lang w:val="en-GB"/>
              </w:rPr>
              <w:t>4.2</w:t>
            </w:r>
          </w:p>
        </w:tc>
        <w:tc>
          <w:tcPr>
            <w:tcW w:w="432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32B378B8" w14:textId="77777777" w:rsidR="001E5B54" w:rsidRPr="00BE563B" w:rsidRDefault="001E5B54" w:rsidP="00901335">
            <w:pPr>
              <w:spacing w:after="0" w:line="240" w:lineRule="auto"/>
              <w:rPr>
                <w:rFonts w:ascii="Calibri" w:eastAsia="Calibri" w:hAnsi="Calibri" w:cs="Calibri"/>
                <w:b/>
                <w:bCs/>
                <w:sz w:val="16"/>
                <w:szCs w:val="16"/>
                <w:lang w:val="en-GB"/>
              </w:rPr>
            </w:pPr>
            <w:r w:rsidRPr="00BE563B">
              <w:rPr>
                <w:rFonts w:ascii="Calibri" w:eastAsia="Calibri" w:hAnsi="Calibri" w:cs="Calibri"/>
                <w:b/>
                <w:bCs/>
                <w:sz w:val="16"/>
                <w:szCs w:val="16"/>
                <w:lang w:val="en-GB"/>
              </w:rPr>
              <w:t xml:space="preserve">Organ meat: </w:t>
            </w:r>
            <w:r w:rsidRPr="00BE563B">
              <w:rPr>
                <w:rFonts w:ascii="Calibri" w:eastAsia="Calibri" w:hAnsi="Calibri" w:cs="Arial"/>
                <w:b/>
                <w:sz w:val="24"/>
                <w:szCs w:val="24"/>
                <w:lang w:val="en-GB" w:eastAsia="fr-FR"/>
              </w:rPr>
              <w:t xml:space="preserve"> </w:t>
            </w:r>
            <w:r w:rsidRPr="00BE563B">
              <w:rPr>
                <w:rFonts w:ascii="Calibri" w:eastAsia="Calibri" w:hAnsi="Calibri" w:cs="Calibri"/>
                <w:sz w:val="16"/>
                <w:szCs w:val="16"/>
                <w:lang w:val="en-GB"/>
              </w:rPr>
              <w:t>liver, kidney, heart and / or other organ meats</w:t>
            </w:r>
          </w:p>
        </w:tc>
        <w:tc>
          <w:tcPr>
            <w:tcW w:w="1934"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2A2AF540" w14:textId="77777777" w:rsidR="001E5B54" w:rsidRPr="00BE563B" w:rsidRDefault="001E5B54" w:rsidP="00901335">
            <w:pPr>
              <w:spacing w:after="0" w:line="240" w:lineRule="auto"/>
              <w:jc w:val="center"/>
              <w:rPr>
                <w:rFonts w:ascii="Calibri" w:eastAsia="Calibri" w:hAnsi="Calibri" w:cs="Calibri"/>
                <w:sz w:val="16"/>
                <w:szCs w:val="16"/>
                <w:lang w:val="en-GB"/>
              </w:rPr>
            </w:pPr>
          </w:p>
        </w:tc>
        <w:tc>
          <w:tcPr>
            <w:tcW w:w="1459" w:type="dxa"/>
            <w:tcBorders>
              <w:top w:val="single" w:sz="8" w:space="0" w:color="000000"/>
              <w:left w:val="single" w:sz="8" w:space="0" w:color="000000"/>
              <w:bottom w:val="single" w:sz="8" w:space="0" w:color="000000"/>
              <w:right w:val="single" w:sz="8" w:space="0" w:color="000000"/>
            </w:tcBorders>
            <w:shd w:val="clear" w:color="auto" w:fill="F2F2F2"/>
          </w:tcPr>
          <w:p w14:paraId="4D0F59E3"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FCSPrMeatO</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60F837CC" w14:textId="77777777" w:rsidR="001E5B54" w:rsidRPr="00BE563B" w:rsidRDefault="001E5B54" w:rsidP="00901335">
            <w:pPr>
              <w:spacing w:after="0" w:line="240" w:lineRule="auto"/>
              <w:jc w:val="center"/>
              <w:rPr>
                <w:rFonts w:ascii="Calibri" w:eastAsia="Calibri" w:hAnsi="Calibri" w:cs="Calibri"/>
                <w:sz w:val="16"/>
                <w:szCs w:val="16"/>
                <w:lang w:val="en-GB"/>
              </w:rPr>
            </w:pPr>
          </w:p>
        </w:tc>
      </w:tr>
      <w:tr w:rsidR="001E5B54" w:rsidRPr="00BE563B" w14:paraId="22CDFC31" w14:textId="77777777" w:rsidTr="00901335">
        <w:trPr>
          <w:trHeight w:val="581"/>
        </w:trPr>
        <w:tc>
          <w:tcPr>
            <w:tcW w:w="79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5C483C8E"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sz w:val="16"/>
                <w:szCs w:val="16"/>
                <w:lang w:val="en-GB"/>
              </w:rPr>
              <w:t>4.3</w:t>
            </w:r>
          </w:p>
        </w:tc>
        <w:tc>
          <w:tcPr>
            <w:tcW w:w="432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5A47F84A" w14:textId="77777777" w:rsidR="001E5B54" w:rsidRPr="00BE563B" w:rsidRDefault="001E5B54" w:rsidP="00901335">
            <w:pPr>
              <w:spacing w:after="0" w:line="240" w:lineRule="auto"/>
              <w:rPr>
                <w:rFonts w:ascii="Calibri" w:eastAsia="Calibri" w:hAnsi="Calibri" w:cs="Calibri"/>
                <w:b/>
                <w:bCs/>
                <w:sz w:val="16"/>
                <w:szCs w:val="16"/>
                <w:lang w:val="en-GB"/>
              </w:rPr>
            </w:pPr>
            <w:r w:rsidRPr="00BE563B">
              <w:rPr>
                <w:rFonts w:ascii="Calibri" w:eastAsia="Calibri" w:hAnsi="Calibri" w:cs="Calibri"/>
                <w:b/>
                <w:bCs/>
                <w:sz w:val="16"/>
                <w:szCs w:val="16"/>
                <w:lang w:val="en-GB"/>
              </w:rPr>
              <w:t xml:space="preserve">Fish/shellfish: </w:t>
            </w:r>
            <w:r w:rsidRPr="00BE563B">
              <w:rPr>
                <w:rFonts w:ascii="Calibri" w:eastAsia="Calibri" w:hAnsi="Calibri" w:cs="Arial"/>
                <w:b/>
                <w:sz w:val="24"/>
                <w:szCs w:val="24"/>
                <w:lang w:val="en-GB" w:eastAsia="fr-FR"/>
              </w:rPr>
              <w:t xml:space="preserve"> </w:t>
            </w:r>
            <w:r w:rsidRPr="00BE563B">
              <w:rPr>
                <w:rFonts w:ascii="Calibri" w:eastAsia="Calibri" w:hAnsi="Calibri" w:cs="Calibri"/>
                <w:sz w:val="16"/>
                <w:szCs w:val="16"/>
                <w:lang w:val="en-GB"/>
              </w:rPr>
              <w:t>fish, including canned tuna, escargot, and / or other seafood (fish in large quantities and not as a condiment)</w:t>
            </w:r>
          </w:p>
        </w:tc>
        <w:tc>
          <w:tcPr>
            <w:tcW w:w="1934"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160D0D85"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F2F2F2"/>
          </w:tcPr>
          <w:p w14:paraId="0DCC6A9B"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FCSPrFish</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76227421"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424F8D82" w14:textId="77777777" w:rsidTr="00901335">
        <w:trPr>
          <w:trHeight w:val="217"/>
        </w:trPr>
        <w:tc>
          <w:tcPr>
            <w:tcW w:w="79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5350B459"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sz w:val="16"/>
                <w:szCs w:val="16"/>
                <w:lang w:val="en-GB"/>
              </w:rPr>
              <w:t>4.4</w:t>
            </w:r>
          </w:p>
        </w:tc>
        <w:tc>
          <w:tcPr>
            <w:tcW w:w="432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5A239E49" w14:textId="77777777" w:rsidR="001E5B54" w:rsidRPr="00BE563B" w:rsidRDefault="001E5B54" w:rsidP="00901335">
            <w:pPr>
              <w:spacing w:after="0" w:line="240" w:lineRule="auto"/>
              <w:rPr>
                <w:rFonts w:ascii="Calibri" w:eastAsia="Calibri" w:hAnsi="Calibri" w:cs="Calibri"/>
                <w:b/>
                <w:bCs/>
                <w:sz w:val="16"/>
                <w:szCs w:val="16"/>
                <w:lang w:val="en-GB"/>
              </w:rPr>
            </w:pPr>
            <w:r w:rsidRPr="00BE563B">
              <w:rPr>
                <w:rFonts w:ascii="Calibri" w:eastAsia="Calibri" w:hAnsi="Calibri" w:cs="Calibri"/>
                <w:b/>
                <w:bCs/>
                <w:sz w:val="16"/>
                <w:szCs w:val="16"/>
                <w:lang w:val="en-GB"/>
              </w:rPr>
              <w:t>Eggs</w:t>
            </w:r>
          </w:p>
        </w:tc>
        <w:tc>
          <w:tcPr>
            <w:tcW w:w="1934"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237C3C33"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F2F2F2"/>
          </w:tcPr>
          <w:p w14:paraId="701E36A8"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FCSPrEggs</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5223CBD5"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183ECE24" w14:textId="77777777" w:rsidTr="00901335">
        <w:trPr>
          <w:trHeight w:val="581"/>
        </w:trPr>
        <w:tc>
          <w:tcPr>
            <w:tcW w:w="79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00F499FC" w14:textId="77777777" w:rsidR="001E5B54" w:rsidRPr="00BE563B" w:rsidRDefault="001E5B54" w:rsidP="001E5B54">
            <w:pPr>
              <w:numPr>
                <w:ilvl w:val="0"/>
                <w:numId w:val="10"/>
              </w:numPr>
              <w:spacing w:after="0" w:line="240" w:lineRule="auto"/>
              <w:jc w:val="center"/>
              <w:rPr>
                <w:rFonts w:ascii="Calibri" w:eastAsia="Calibri" w:hAnsi="Calibri" w:cs="Calibri"/>
                <w:sz w:val="16"/>
                <w:szCs w:val="16"/>
                <w:lang w:val="en-GB"/>
              </w:rPr>
            </w:pPr>
          </w:p>
        </w:tc>
        <w:tc>
          <w:tcPr>
            <w:tcW w:w="432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42C3FF49"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b/>
                <w:bCs/>
                <w:sz w:val="16"/>
                <w:szCs w:val="16"/>
                <w:lang w:val="en-GB"/>
              </w:rPr>
              <w:t xml:space="preserve">Vegetables and leaves: </w:t>
            </w:r>
            <w:r w:rsidRPr="00BE563B">
              <w:rPr>
                <w:rFonts w:ascii="Calibri" w:eastAsia="Calibri" w:hAnsi="Calibri" w:cs="Calibri"/>
                <w:sz w:val="16"/>
                <w:szCs w:val="16"/>
                <w:lang w:val="en-GB"/>
              </w:rPr>
              <w:t>spinach, onion, tomatoes, carrots, peppers, green beans, lettuce, etc</w:t>
            </w:r>
          </w:p>
        </w:tc>
        <w:tc>
          <w:tcPr>
            <w:tcW w:w="1934"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742569D6"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Arial"/>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D9E2F3"/>
          </w:tcPr>
          <w:p w14:paraId="5A5A25A3"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FCSVeg</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4F62B176"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3C343208" w14:textId="77777777" w:rsidTr="00901335">
        <w:trPr>
          <w:trHeight w:val="190"/>
        </w:trPr>
        <w:tc>
          <w:tcPr>
            <w:tcW w:w="13773" w:type="dxa"/>
            <w:gridSpan w:val="5"/>
            <w:tcBorders>
              <w:top w:val="single" w:sz="8" w:space="0" w:color="000000"/>
              <w:left w:val="single" w:sz="8" w:space="0" w:color="000000"/>
              <w:bottom w:val="single" w:sz="8" w:space="0" w:color="000000"/>
              <w:right w:val="single" w:sz="8" w:space="0" w:color="000000"/>
            </w:tcBorders>
          </w:tcPr>
          <w:p w14:paraId="3C76FF7D" w14:textId="77777777" w:rsidR="001E5B54" w:rsidRPr="00BE563B" w:rsidRDefault="001E5B54" w:rsidP="00901335">
            <w:pPr>
              <w:spacing w:after="0" w:line="240" w:lineRule="auto"/>
              <w:jc w:val="center"/>
              <w:rPr>
                <w:rFonts w:ascii="Calibri" w:eastAsia="Calibri" w:hAnsi="Calibri" w:cs="Calibri"/>
                <w:sz w:val="16"/>
                <w:szCs w:val="16"/>
                <w:lang w:val="en-GB"/>
              </w:rPr>
            </w:pPr>
            <w:r w:rsidRPr="00BE563B">
              <w:rPr>
                <w:rFonts w:ascii="Calibri" w:eastAsia="Calibri" w:hAnsi="Calibri" w:cs="Calibri"/>
                <w:sz w:val="16"/>
                <w:szCs w:val="16"/>
                <w:lang w:val="en-GB"/>
              </w:rPr>
              <w:t xml:space="preserve">If 0 </w:t>
            </w:r>
            <w:r w:rsidRPr="00BE563B">
              <w:rPr>
                <w:rFonts w:ascii="Calibri" w:eastAsia="Wingdings" w:hAnsi="Calibri" w:cs="Calibri"/>
                <w:sz w:val="16"/>
                <w:szCs w:val="16"/>
                <w:lang w:val="en-GB"/>
              </w:rPr>
              <w:t>à</w:t>
            </w:r>
            <w:r w:rsidRPr="00BE563B">
              <w:rPr>
                <w:rFonts w:ascii="Calibri" w:eastAsia="Calibri" w:hAnsi="Calibri" w:cs="Calibri"/>
                <w:sz w:val="16"/>
                <w:szCs w:val="16"/>
                <w:lang w:val="en-GB"/>
              </w:rPr>
              <w:t xml:space="preserve"> skip to question 6</w:t>
            </w:r>
          </w:p>
        </w:tc>
      </w:tr>
      <w:tr w:rsidR="001E5B54" w:rsidRPr="00BE563B" w14:paraId="4C2639AD" w14:textId="77777777" w:rsidTr="00901335">
        <w:trPr>
          <w:trHeight w:val="581"/>
        </w:trPr>
        <w:tc>
          <w:tcPr>
            <w:tcW w:w="79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39702BA8"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sz w:val="16"/>
                <w:szCs w:val="16"/>
                <w:lang w:val="en-GB"/>
              </w:rPr>
              <w:t>5.1</w:t>
            </w:r>
          </w:p>
        </w:tc>
        <w:tc>
          <w:tcPr>
            <w:tcW w:w="432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1F47A233" w14:textId="77777777" w:rsidR="001E5B54" w:rsidRPr="00BE563B" w:rsidRDefault="001E5B54" w:rsidP="00901335">
            <w:pPr>
              <w:spacing w:after="0" w:line="240" w:lineRule="auto"/>
              <w:rPr>
                <w:rFonts w:ascii="Calibri" w:eastAsia="Calibri" w:hAnsi="Calibri" w:cs="Calibri"/>
                <w:bCs/>
                <w:iCs/>
                <w:sz w:val="16"/>
                <w:szCs w:val="16"/>
                <w:lang w:val="en-GB"/>
              </w:rPr>
            </w:pPr>
            <w:r w:rsidRPr="00BE563B">
              <w:rPr>
                <w:rFonts w:ascii="Calibri" w:eastAsia="Calibri" w:hAnsi="Calibri" w:cs="Calibri"/>
                <w:b/>
                <w:bCs/>
                <w:iCs/>
                <w:sz w:val="16"/>
                <w:szCs w:val="16"/>
                <w:lang w:val="en-GB"/>
              </w:rPr>
              <w:t xml:space="preserve">Orange vegetables (vegetables rich in Vitamin A): </w:t>
            </w:r>
            <w:r w:rsidRPr="00BE563B">
              <w:rPr>
                <w:rFonts w:ascii="Calibri" w:eastAsia="Calibri" w:hAnsi="Calibri" w:cs="Calibri"/>
                <w:iCs/>
                <w:sz w:val="16"/>
                <w:szCs w:val="16"/>
                <w:lang w:val="en-GB"/>
              </w:rPr>
              <w:t xml:space="preserve">carrot, red pepper, pumpkin, orange sweet potatoes, </w:t>
            </w:r>
          </w:p>
        </w:tc>
        <w:tc>
          <w:tcPr>
            <w:tcW w:w="1934"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1A265406"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F2F2F2"/>
          </w:tcPr>
          <w:p w14:paraId="4B722752"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FCSVegOrg</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755B5704"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2F721D38" w14:textId="77777777" w:rsidTr="00901335">
        <w:trPr>
          <w:trHeight w:val="581"/>
        </w:trPr>
        <w:tc>
          <w:tcPr>
            <w:tcW w:w="79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717F7A2F"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sz w:val="16"/>
                <w:szCs w:val="16"/>
                <w:lang w:val="en-GB"/>
              </w:rPr>
              <w:t>5.2</w:t>
            </w:r>
          </w:p>
        </w:tc>
        <w:tc>
          <w:tcPr>
            <w:tcW w:w="432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427F6332" w14:textId="77777777" w:rsidR="001E5B54" w:rsidRPr="00BE563B" w:rsidRDefault="001E5B54" w:rsidP="00901335">
            <w:pPr>
              <w:spacing w:after="0" w:line="240" w:lineRule="auto"/>
              <w:rPr>
                <w:rFonts w:ascii="Calibri" w:eastAsia="Calibri" w:hAnsi="Calibri" w:cs="Calibri"/>
                <w:sz w:val="16"/>
                <w:szCs w:val="16"/>
                <w:lang w:val="en-GB"/>
              </w:rPr>
            </w:pPr>
            <w:r w:rsidRPr="00BE563B">
              <w:rPr>
                <w:rFonts w:ascii="Calibri" w:eastAsia="Calibri" w:hAnsi="Calibri" w:cs="Calibri"/>
                <w:b/>
                <w:sz w:val="16"/>
                <w:szCs w:val="16"/>
                <w:lang w:val="en-GB"/>
              </w:rPr>
              <w:t>Green leafy vegetables:</w:t>
            </w:r>
            <w:r w:rsidRPr="00BE563B">
              <w:rPr>
                <w:rFonts w:ascii="Calibri" w:eastAsia="Calibri" w:hAnsi="Calibri" w:cs="Calibri"/>
                <w:bCs/>
                <w:sz w:val="16"/>
                <w:szCs w:val="16"/>
                <w:lang w:val="en-GB"/>
              </w:rPr>
              <w:t xml:space="preserve"> spinach, broccoli, amaranth and / or other dark green leaves, cassava leaves</w:t>
            </w:r>
          </w:p>
        </w:tc>
        <w:tc>
          <w:tcPr>
            <w:tcW w:w="1934"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2C0D5466"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F2F2F2"/>
          </w:tcPr>
          <w:p w14:paraId="166BA1BA"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FCSVegGre</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3A2819CA"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0C230266" w14:textId="77777777" w:rsidTr="00901335">
        <w:trPr>
          <w:trHeight w:val="383"/>
        </w:trPr>
        <w:tc>
          <w:tcPr>
            <w:tcW w:w="79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47D7C815" w14:textId="77777777" w:rsidR="001E5B54" w:rsidRPr="00BE563B" w:rsidRDefault="001E5B54" w:rsidP="001E5B54">
            <w:pPr>
              <w:numPr>
                <w:ilvl w:val="0"/>
                <w:numId w:val="10"/>
              </w:numPr>
              <w:spacing w:after="0" w:line="240" w:lineRule="auto"/>
              <w:jc w:val="center"/>
              <w:rPr>
                <w:rFonts w:ascii="Calibri" w:eastAsia="Calibri" w:hAnsi="Calibri" w:cs="Calibri"/>
                <w:sz w:val="16"/>
                <w:szCs w:val="16"/>
                <w:lang w:val="en-GB"/>
              </w:rPr>
            </w:pPr>
          </w:p>
        </w:tc>
        <w:tc>
          <w:tcPr>
            <w:tcW w:w="432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3C23A632" w14:textId="77777777" w:rsidR="001E5B54" w:rsidRPr="00BE563B" w:rsidRDefault="001E5B54" w:rsidP="00901335">
            <w:pPr>
              <w:spacing w:after="0" w:line="240" w:lineRule="auto"/>
              <w:rPr>
                <w:rFonts w:ascii="Calibri" w:eastAsia="Calibri" w:hAnsi="Calibri" w:cs="Calibri"/>
                <w:bCs/>
                <w:sz w:val="16"/>
                <w:szCs w:val="16"/>
                <w:lang w:val="en-GB"/>
              </w:rPr>
            </w:pPr>
            <w:r w:rsidRPr="00BE563B">
              <w:rPr>
                <w:rFonts w:ascii="Calibri" w:eastAsia="Calibri" w:hAnsi="Calibri" w:cs="Calibri"/>
                <w:b/>
                <w:sz w:val="16"/>
                <w:szCs w:val="16"/>
                <w:lang w:val="en-GB"/>
              </w:rPr>
              <w:t xml:space="preserve">Fruits: </w:t>
            </w:r>
            <w:r w:rsidRPr="00BE563B">
              <w:rPr>
                <w:rFonts w:ascii="Calibri" w:eastAsia="Calibri" w:hAnsi="Calibri" w:cs="Calibri"/>
                <w:bCs/>
                <w:sz w:val="16"/>
                <w:szCs w:val="16"/>
                <w:lang w:val="en-GB"/>
              </w:rPr>
              <w:t>banana, apple, lemon, mango, papaya, apricot, peach, etc</w:t>
            </w:r>
          </w:p>
        </w:tc>
        <w:tc>
          <w:tcPr>
            <w:tcW w:w="1934"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3EAB9A77"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D9E2F3"/>
          </w:tcPr>
          <w:p w14:paraId="585199F3"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FCSFruit</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4D8BED7F"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78572056" w14:textId="77777777" w:rsidTr="00901335">
        <w:trPr>
          <w:trHeight w:val="197"/>
        </w:trPr>
        <w:tc>
          <w:tcPr>
            <w:tcW w:w="13773" w:type="dxa"/>
            <w:gridSpan w:val="5"/>
            <w:tcBorders>
              <w:top w:val="single" w:sz="8" w:space="0" w:color="000000"/>
              <w:left w:val="single" w:sz="8" w:space="0" w:color="000000"/>
              <w:bottom w:val="single" w:sz="8" w:space="0" w:color="000000"/>
              <w:right w:val="single" w:sz="8" w:space="0" w:color="000000"/>
            </w:tcBorders>
          </w:tcPr>
          <w:p w14:paraId="361FADB1"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Arial"/>
                <w:sz w:val="16"/>
                <w:szCs w:val="16"/>
                <w:lang w:val="en-GB"/>
              </w:rPr>
              <w:t xml:space="preserve">If 0 </w:t>
            </w:r>
            <w:r w:rsidRPr="00BE563B">
              <w:rPr>
                <w:rFonts w:ascii="Calibri" w:eastAsia="Wingdings" w:hAnsi="Calibri" w:cs="Calibri"/>
                <w:sz w:val="16"/>
                <w:szCs w:val="16"/>
                <w:lang w:val="en-GB"/>
              </w:rPr>
              <w:t>à</w:t>
            </w:r>
            <w:r w:rsidRPr="00BE563B">
              <w:rPr>
                <w:rFonts w:ascii="Calibri" w:eastAsia="Calibri" w:hAnsi="Calibri" w:cs="Arial"/>
                <w:sz w:val="16"/>
                <w:szCs w:val="16"/>
                <w:lang w:val="en-GB"/>
              </w:rPr>
              <w:t xml:space="preserve"> skip to question 7</w:t>
            </w:r>
          </w:p>
        </w:tc>
      </w:tr>
      <w:tr w:rsidR="001E5B54" w:rsidRPr="00BE563B" w14:paraId="69D214C9" w14:textId="77777777" w:rsidTr="00901335">
        <w:trPr>
          <w:trHeight w:val="383"/>
        </w:trPr>
        <w:tc>
          <w:tcPr>
            <w:tcW w:w="79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4180768F" w14:textId="77777777" w:rsidR="001E5B54" w:rsidRPr="00BE563B" w:rsidRDefault="001E5B54" w:rsidP="00901335">
            <w:pPr>
              <w:spacing w:after="0" w:line="240" w:lineRule="auto"/>
              <w:rPr>
                <w:rFonts w:ascii="Calibri" w:eastAsia="Calibri" w:hAnsi="Calibri" w:cs="Calibri"/>
                <w:sz w:val="16"/>
                <w:szCs w:val="16"/>
                <w:lang w:val="fr-FR"/>
              </w:rPr>
            </w:pPr>
            <w:r w:rsidRPr="00BE563B">
              <w:rPr>
                <w:rFonts w:ascii="Calibri" w:eastAsia="Calibri" w:hAnsi="Calibri" w:cs="Calibri"/>
                <w:sz w:val="16"/>
                <w:szCs w:val="16"/>
                <w:lang w:val="fr-FR"/>
              </w:rPr>
              <w:t>6.1</w:t>
            </w:r>
          </w:p>
        </w:tc>
        <w:tc>
          <w:tcPr>
            <w:tcW w:w="4326"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78511467" w14:textId="77777777" w:rsidR="001E5B54" w:rsidRPr="00BE563B" w:rsidRDefault="001E5B54" w:rsidP="00901335">
            <w:pPr>
              <w:spacing w:after="0" w:line="240" w:lineRule="auto"/>
              <w:rPr>
                <w:rFonts w:ascii="Calibri" w:eastAsia="Calibri" w:hAnsi="Calibri" w:cs="Calibri"/>
                <w:bCs/>
                <w:iCs/>
                <w:sz w:val="16"/>
                <w:szCs w:val="16"/>
                <w:lang w:val="en-GB"/>
              </w:rPr>
            </w:pPr>
            <w:r w:rsidRPr="00BE563B">
              <w:rPr>
                <w:rFonts w:ascii="Calibri" w:eastAsia="Calibri" w:hAnsi="Calibri" w:cs="Calibri"/>
                <w:b/>
                <w:bCs/>
                <w:iCs/>
                <w:sz w:val="16"/>
                <w:szCs w:val="16"/>
                <w:lang w:val="en-GB"/>
              </w:rPr>
              <w:t xml:space="preserve">Orange fruits (Fruits rich in Vitamin A): </w:t>
            </w:r>
            <w:r w:rsidRPr="00BE563B">
              <w:rPr>
                <w:rFonts w:ascii="Calibri" w:eastAsia="Calibri" w:hAnsi="Calibri" w:cs="Calibri"/>
                <w:iCs/>
                <w:sz w:val="16"/>
                <w:szCs w:val="16"/>
                <w:lang w:val="en-GB"/>
              </w:rPr>
              <w:t>mango, papaya, apricot, peach</w:t>
            </w:r>
          </w:p>
        </w:tc>
        <w:tc>
          <w:tcPr>
            <w:tcW w:w="1934"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5988A60F"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F2F2F2"/>
          </w:tcPr>
          <w:p w14:paraId="6A5763FD"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FCSFruiOrg</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F2F2F2"/>
            <w:tcMar>
              <w:top w:w="0" w:type="dxa"/>
              <w:left w:w="108" w:type="dxa"/>
              <w:bottom w:w="0" w:type="dxa"/>
              <w:right w:w="108" w:type="dxa"/>
            </w:tcMar>
            <w:vAlign w:val="center"/>
          </w:tcPr>
          <w:p w14:paraId="35A3D93F"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19787EA5" w14:textId="77777777" w:rsidTr="00901335">
        <w:trPr>
          <w:trHeight w:val="389"/>
        </w:trPr>
        <w:tc>
          <w:tcPr>
            <w:tcW w:w="79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3B744720" w14:textId="77777777" w:rsidR="001E5B54" w:rsidRPr="00BE563B" w:rsidRDefault="001E5B54" w:rsidP="001E5B54">
            <w:pPr>
              <w:numPr>
                <w:ilvl w:val="0"/>
                <w:numId w:val="10"/>
              </w:numPr>
              <w:spacing w:after="0" w:line="240" w:lineRule="auto"/>
              <w:jc w:val="center"/>
              <w:rPr>
                <w:rFonts w:ascii="Calibri" w:eastAsia="Calibri" w:hAnsi="Calibri" w:cs="Calibri"/>
                <w:sz w:val="16"/>
                <w:szCs w:val="16"/>
                <w:lang w:val="en-GB"/>
              </w:rPr>
            </w:pPr>
          </w:p>
        </w:tc>
        <w:tc>
          <w:tcPr>
            <w:tcW w:w="432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76D963E0" w14:textId="77777777" w:rsidR="001E5B54" w:rsidRPr="00BE563B" w:rsidRDefault="001E5B54" w:rsidP="00901335">
            <w:pPr>
              <w:spacing w:after="0" w:line="240" w:lineRule="auto"/>
              <w:rPr>
                <w:rFonts w:ascii="Calibri" w:eastAsia="Calibri" w:hAnsi="Calibri" w:cs="Calibri"/>
                <w:bCs/>
                <w:iCs/>
                <w:sz w:val="16"/>
                <w:szCs w:val="16"/>
                <w:lang w:val="en-GB"/>
              </w:rPr>
            </w:pPr>
            <w:r w:rsidRPr="00BE563B">
              <w:rPr>
                <w:rFonts w:ascii="Calibri" w:eastAsia="Calibri" w:hAnsi="Calibri" w:cs="Calibri"/>
                <w:b/>
                <w:bCs/>
                <w:iCs/>
                <w:sz w:val="16"/>
                <w:szCs w:val="16"/>
                <w:lang w:val="en-GB"/>
              </w:rPr>
              <w:t xml:space="preserve">Oil / fat / butter: </w:t>
            </w:r>
            <w:r w:rsidRPr="00BE563B">
              <w:rPr>
                <w:rFonts w:ascii="Calibri" w:eastAsia="Calibri" w:hAnsi="Calibri" w:cs="Calibri"/>
                <w:iCs/>
                <w:sz w:val="16"/>
                <w:szCs w:val="16"/>
                <w:lang w:val="en-GB"/>
              </w:rPr>
              <w:t>vegetable oil, palm oil, shea butter, margarine, other fats / oil</w:t>
            </w:r>
          </w:p>
        </w:tc>
        <w:tc>
          <w:tcPr>
            <w:tcW w:w="1934"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0CD96CA2"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D9E2F3"/>
          </w:tcPr>
          <w:p w14:paraId="0C2937D4"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FCSFat</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244F839A"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2CCF96FE" w14:textId="77777777" w:rsidTr="00901335">
        <w:trPr>
          <w:trHeight w:val="581"/>
        </w:trPr>
        <w:tc>
          <w:tcPr>
            <w:tcW w:w="79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3E9F2F4C" w14:textId="77777777" w:rsidR="001E5B54" w:rsidRPr="00BE563B" w:rsidRDefault="001E5B54" w:rsidP="001E5B54">
            <w:pPr>
              <w:numPr>
                <w:ilvl w:val="0"/>
                <w:numId w:val="10"/>
              </w:numPr>
              <w:spacing w:after="0" w:line="240" w:lineRule="auto"/>
              <w:jc w:val="center"/>
              <w:rPr>
                <w:rFonts w:ascii="Calibri" w:eastAsia="Calibri" w:hAnsi="Calibri" w:cs="Calibri"/>
                <w:sz w:val="16"/>
                <w:szCs w:val="16"/>
                <w:lang w:val="en-GB"/>
              </w:rPr>
            </w:pPr>
          </w:p>
        </w:tc>
        <w:tc>
          <w:tcPr>
            <w:tcW w:w="432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7BE648A7" w14:textId="77777777" w:rsidR="001E5B54" w:rsidRPr="00BE563B" w:rsidRDefault="001E5B54" w:rsidP="00901335">
            <w:pPr>
              <w:spacing w:after="0" w:line="240" w:lineRule="auto"/>
              <w:rPr>
                <w:rFonts w:ascii="Calibri" w:eastAsia="Calibri" w:hAnsi="Calibri" w:cs="Calibri"/>
                <w:b/>
                <w:bCs/>
                <w:iCs/>
                <w:sz w:val="16"/>
                <w:szCs w:val="16"/>
                <w:lang w:val="en-GB"/>
              </w:rPr>
            </w:pPr>
            <w:r w:rsidRPr="00BE563B">
              <w:rPr>
                <w:rFonts w:ascii="Calibri" w:eastAsia="Calibri" w:hAnsi="Calibri" w:cs="Calibri"/>
                <w:b/>
                <w:bCs/>
                <w:iCs/>
                <w:sz w:val="16"/>
                <w:szCs w:val="16"/>
                <w:lang w:val="en-GB"/>
              </w:rPr>
              <w:t xml:space="preserve">Sugar, or sweet: </w:t>
            </w:r>
            <w:r w:rsidRPr="00BE563B">
              <w:rPr>
                <w:rFonts w:ascii="Calibri" w:eastAsia="Calibri" w:hAnsi="Calibri" w:cs="Calibri"/>
                <w:iCs/>
                <w:sz w:val="16"/>
                <w:szCs w:val="16"/>
                <w:lang w:val="en-GB"/>
              </w:rPr>
              <w:t>sugar, honey, jam, cakes, candy, cookies, pastries, cakes and other sweet (sugary drinks)</w:t>
            </w:r>
          </w:p>
        </w:tc>
        <w:tc>
          <w:tcPr>
            <w:tcW w:w="1934"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4C7E2AE6"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D9E2F3"/>
          </w:tcPr>
          <w:p w14:paraId="1F4099B1"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FCSSugar</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0C54D081"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6A605CED" w14:textId="77777777" w:rsidTr="00901335">
        <w:trPr>
          <w:trHeight w:val="1162"/>
        </w:trPr>
        <w:tc>
          <w:tcPr>
            <w:tcW w:w="79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32E0559B" w14:textId="77777777" w:rsidR="001E5B54" w:rsidRPr="00BE563B" w:rsidRDefault="001E5B54" w:rsidP="001E5B54">
            <w:pPr>
              <w:numPr>
                <w:ilvl w:val="0"/>
                <w:numId w:val="10"/>
              </w:numPr>
              <w:spacing w:after="0" w:line="240" w:lineRule="auto"/>
              <w:jc w:val="center"/>
              <w:rPr>
                <w:rFonts w:ascii="Calibri" w:eastAsia="Calibri" w:hAnsi="Calibri" w:cs="Calibri"/>
                <w:sz w:val="16"/>
                <w:szCs w:val="16"/>
                <w:lang w:val="en-GB"/>
              </w:rPr>
            </w:pPr>
          </w:p>
        </w:tc>
        <w:tc>
          <w:tcPr>
            <w:tcW w:w="4326"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6340F226" w14:textId="77777777" w:rsidR="001E5B54" w:rsidRPr="00BE563B" w:rsidRDefault="001E5B54" w:rsidP="00901335">
            <w:pPr>
              <w:spacing w:after="0" w:line="240" w:lineRule="auto"/>
              <w:rPr>
                <w:rFonts w:ascii="Calibri" w:eastAsia="Calibri" w:hAnsi="Calibri" w:cs="Calibri"/>
                <w:bCs/>
                <w:sz w:val="16"/>
                <w:szCs w:val="16"/>
                <w:lang w:val="en-GB"/>
              </w:rPr>
            </w:pPr>
            <w:r w:rsidRPr="00BE563B">
              <w:rPr>
                <w:rFonts w:ascii="Calibri" w:eastAsia="Calibri" w:hAnsi="Calibri" w:cs="Calibri"/>
                <w:b/>
                <w:sz w:val="16"/>
                <w:szCs w:val="16"/>
                <w:lang w:val="en-GB"/>
              </w:rPr>
              <w:t xml:space="preserve">Condiments / Spices: </w:t>
            </w:r>
            <w:r w:rsidRPr="00BE563B">
              <w:rPr>
                <w:rFonts w:ascii="Calibri" w:eastAsia="Calibri" w:hAnsi="Calibri" w:cs="Calibri"/>
                <w:bCs/>
                <w:sz w:val="16"/>
                <w:szCs w:val="16"/>
                <w:lang w:val="en-GB"/>
              </w:rPr>
              <w:t xml:space="preserve">tea, coffee / cocoa, salt, garlic, spices, yeast / baking powder, </w:t>
            </w:r>
            <w:proofErr w:type="spellStart"/>
            <w:r w:rsidRPr="00BE563B">
              <w:rPr>
                <w:rFonts w:ascii="Calibri" w:eastAsia="Calibri" w:hAnsi="Calibri" w:cs="Calibri"/>
                <w:bCs/>
                <w:sz w:val="16"/>
                <w:szCs w:val="16"/>
                <w:lang w:val="en-GB"/>
              </w:rPr>
              <w:t>lanwin</w:t>
            </w:r>
            <w:proofErr w:type="spellEnd"/>
            <w:r w:rsidRPr="00BE563B">
              <w:rPr>
                <w:rFonts w:ascii="Calibri" w:eastAsia="Calibri" w:hAnsi="Calibri" w:cs="Calibri"/>
                <w:bCs/>
                <w:sz w:val="16"/>
                <w:szCs w:val="16"/>
                <w:lang w:val="en-GB"/>
              </w:rPr>
              <w:t>, tomato / sauce, meat or fish as a condiment, condiments including small amount of milk / tea coffee.</w:t>
            </w:r>
          </w:p>
          <w:p w14:paraId="4D9689A6" w14:textId="77777777" w:rsidR="001E5B54" w:rsidRPr="00BE563B" w:rsidRDefault="001E5B54" w:rsidP="00901335">
            <w:pPr>
              <w:spacing w:after="0" w:line="240" w:lineRule="auto"/>
              <w:rPr>
                <w:rFonts w:ascii="Calibri" w:eastAsia="Calibri" w:hAnsi="Calibri" w:cs="Calibri"/>
                <w:sz w:val="16"/>
                <w:szCs w:val="16"/>
                <w:lang w:val="en-GB"/>
              </w:rPr>
            </w:pPr>
          </w:p>
        </w:tc>
        <w:tc>
          <w:tcPr>
            <w:tcW w:w="1934"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232B8A16"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c>
          <w:tcPr>
            <w:tcW w:w="1459" w:type="dxa"/>
            <w:tcBorders>
              <w:top w:val="single" w:sz="8" w:space="0" w:color="000000"/>
              <w:left w:val="single" w:sz="8" w:space="0" w:color="000000"/>
              <w:bottom w:val="single" w:sz="8" w:space="0" w:color="000000"/>
              <w:right w:val="single" w:sz="8" w:space="0" w:color="000000"/>
            </w:tcBorders>
            <w:shd w:val="clear" w:color="auto" w:fill="D9E2F3"/>
          </w:tcPr>
          <w:p w14:paraId="585D2D3B" w14:textId="77777777" w:rsidR="001E5B54" w:rsidRPr="00BE563B" w:rsidRDefault="001E5B54" w:rsidP="00901335">
            <w:pPr>
              <w:spacing w:after="0" w:line="240" w:lineRule="auto"/>
              <w:jc w:val="center"/>
              <w:rPr>
                <w:rFonts w:ascii="Calibri" w:eastAsia="Calibri" w:hAnsi="Calibri" w:cs="Calibri"/>
                <w:color w:val="7F7F7F"/>
                <w:szCs w:val="20"/>
                <w:lang w:val="en-GB"/>
              </w:rPr>
            </w:pPr>
            <w:proofErr w:type="spellStart"/>
            <w:r w:rsidRPr="00BE563B">
              <w:rPr>
                <w:rFonts w:ascii="Calibri" w:eastAsia="Calibri" w:hAnsi="Calibri" w:cs="Calibri"/>
                <w:color w:val="7F7F7F"/>
                <w:szCs w:val="20"/>
                <w:lang w:val="en-GB"/>
              </w:rPr>
              <w:t>FCSCond</w:t>
            </w:r>
            <w:proofErr w:type="spellEnd"/>
          </w:p>
        </w:tc>
        <w:tc>
          <w:tcPr>
            <w:tcW w:w="5258"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tcPr>
          <w:p w14:paraId="099D15F7" w14:textId="77777777" w:rsidR="001E5B54" w:rsidRPr="00BE563B" w:rsidRDefault="001E5B54" w:rsidP="00901335">
            <w:pPr>
              <w:spacing w:after="0" w:line="240" w:lineRule="auto"/>
              <w:jc w:val="center"/>
              <w:rPr>
                <w:rFonts w:ascii="Calibri" w:eastAsia="Calibri" w:hAnsi="Calibri" w:cs="Arial"/>
                <w:sz w:val="16"/>
                <w:szCs w:val="16"/>
                <w:lang w:val="en-GB"/>
              </w:rPr>
            </w:pPr>
            <w:r w:rsidRPr="00BE563B">
              <w:rPr>
                <w:rFonts w:ascii="Calibri" w:eastAsia="Calibri" w:hAnsi="Calibri" w:cs="Calibri"/>
                <w:sz w:val="16"/>
                <w:szCs w:val="16"/>
                <w:lang w:val="en-GB"/>
              </w:rPr>
              <w:t>|___|</w:t>
            </w:r>
          </w:p>
        </w:tc>
      </w:tr>
      <w:tr w:rsidR="001E5B54" w:rsidRPr="00BE563B" w14:paraId="422FFF53" w14:textId="77777777" w:rsidTr="00901335">
        <w:trPr>
          <w:trHeight w:val="2319"/>
        </w:trPr>
        <w:tc>
          <w:tcPr>
            <w:tcW w:w="5122"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0DD9D2C8" w14:textId="77777777" w:rsidR="001E5B54" w:rsidRPr="00BE563B" w:rsidRDefault="001E5B54" w:rsidP="00901335">
            <w:pPr>
              <w:autoSpaceDE w:val="0"/>
              <w:autoSpaceDN w:val="0"/>
              <w:adjustRightInd w:val="0"/>
              <w:spacing w:after="0" w:line="240" w:lineRule="auto"/>
              <w:rPr>
                <w:rFonts w:ascii="Calibri" w:eastAsia="Times New Roman" w:hAnsi="Calibri" w:cs="Calibri"/>
                <w:sz w:val="16"/>
                <w:szCs w:val="16"/>
                <w:lang w:val="en-GB"/>
              </w:rPr>
            </w:pPr>
            <w:r w:rsidRPr="00BE563B">
              <w:rPr>
                <w:rFonts w:ascii="Calibri" w:eastAsia="Times New Roman" w:hAnsi="Calibri" w:cs="Calibri"/>
                <w:sz w:val="16"/>
                <w:szCs w:val="16"/>
                <w:lang w:val="en-GB"/>
              </w:rPr>
              <w:t xml:space="preserve">Code book list name: </w:t>
            </w:r>
            <w:proofErr w:type="spellStart"/>
            <w:r w:rsidRPr="00BE563B">
              <w:rPr>
                <w:rFonts w:ascii="Calibri" w:eastAsia="Times New Roman" w:hAnsi="Calibri" w:cs="Calibri"/>
                <w:sz w:val="16"/>
                <w:szCs w:val="16"/>
                <w:lang w:val="en-GB"/>
              </w:rPr>
              <w:t>SRf</w:t>
            </w:r>
            <w:proofErr w:type="spellEnd"/>
          </w:p>
        </w:tc>
        <w:tc>
          <w:tcPr>
            <w:tcW w:w="8651"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7877FE99" w14:textId="77777777" w:rsidR="001E5B54" w:rsidRPr="00BE563B" w:rsidRDefault="001E5B54" w:rsidP="00901335">
            <w:pPr>
              <w:autoSpaceDE w:val="0"/>
              <w:autoSpaceDN w:val="0"/>
              <w:adjustRightInd w:val="0"/>
              <w:spacing w:after="0" w:line="240" w:lineRule="auto"/>
              <w:rPr>
                <w:rFonts w:ascii="Calibri" w:eastAsia="Times New Roman" w:hAnsi="Calibri" w:cs="Calibri"/>
                <w:b/>
                <w:bCs/>
                <w:sz w:val="16"/>
                <w:szCs w:val="16"/>
                <w:u w:val="single"/>
                <w:lang w:val="en-GB"/>
              </w:rPr>
            </w:pPr>
            <w:r w:rsidRPr="00BE563B">
              <w:rPr>
                <w:rFonts w:ascii="Calibri" w:eastAsia="Times New Roman" w:hAnsi="Calibri" w:cs="Calibri"/>
                <w:b/>
                <w:bCs/>
                <w:sz w:val="16"/>
                <w:szCs w:val="16"/>
                <w:u w:val="single"/>
                <w:lang w:val="en-GB"/>
              </w:rPr>
              <w:t>Food acquisition codes</w:t>
            </w:r>
          </w:p>
          <w:p w14:paraId="2E6F1969" w14:textId="77777777" w:rsidR="001E5B54" w:rsidRPr="00BE563B" w:rsidRDefault="001E5B54" w:rsidP="00901335">
            <w:pPr>
              <w:autoSpaceDE w:val="0"/>
              <w:autoSpaceDN w:val="0"/>
              <w:adjustRightInd w:val="0"/>
              <w:spacing w:after="0" w:line="240" w:lineRule="auto"/>
              <w:rPr>
                <w:rFonts w:ascii="Calibri" w:eastAsia="Times New Roman" w:hAnsi="Calibri" w:cs="Calibri"/>
                <w:sz w:val="16"/>
                <w:szCs w:val="16"/>
                <w:lang w:val="en-GB"/>
              </w:rPr>
            </w:pPr>
            <w:r w:rsidRPr="00BE563B">
              <w:rPr>
                <w:rFonts w:ascii="Calibri" w:eastAsia="Times New Roman" w:hAnsi="Calibri" w:cs="Calibri"/>
                <w:sz w:val="16"/>
                <w:szCs w:val="16"/>
                <w:lang w:val="en-GB"/>
              </w:rPr>
              <w:t>100 = Own production (crops, animal)</w:t>
            </w:r>
          </w:p>
          <w:p w14:paraId="772EA549" w14:textId="77777777" w:rsidR="001E5B54" w:rsidRPr="00BE563B" w:rsidRDefault="001E5B54" w:rsidP="00901335">
            <w:pPr>
              <w:autoSpaceDE w:val="0"/>
              <w:autoSpaceDN w:val="0"/>
              <w:adjustRightInd w:val="0"/>
              <w:spacing w:after="0" w:line="240" w:lineRule="auto"/>
              <w:rPr>
                <w:rFonts w:ascii="Calibri" w:eastAsia="Times New Roman" w:hAnsi="Calibri" w:cs="Calibri"/>
                <w:sz w:val="16"/>
                <w:szCs w:val="16"/>
              </w:rPr>
            </w:pPr>
            <w:r w:rsidRPr="00BE563B">
              <w:rPr>
                <w:rFonts w:ascii="Calibri" w:eastAsia="Times New Roman" w:hAnsi="Calibri" w:cs="Calibri"/>
                <w:sz w:val="16"/>
                <w:szCs w:val="16"/>
                <w:lang w:val="en-GB"/>
              </w:rPr>
              <w:t xml:space="preserve">200 = </w:t>
            </w:r>
            <w:r w:rsidRPr="00BE563B">
              <w:rPr>
                <w:rFonts w:ascii="Calibri" w:eastAsia="Calibri" w:hAnsi="Calibri" w:cs="Calibri"/>
                <w:sz w:val="16"/>
                <w:szCs w:val="16"/>
                <w:lang w:val="en-GB"/>
              </w:rPr>
              <w:t>Fishing / Hunting</w:t>
            </w:r>
            <w:r w:rsidRPr="00BE563B">
              <w:rPr>
                <w:rFonts w:ascii="Calibri" w:eastAsia="Times New Roman" w:hAnsi="Calibri" w:cs="Calibri"/>
                <w:sz w:val="16"/>
                <w:szCs w:val="16"/>
              </w:rPr>
              <w:t xml:space="preserve"> </w:t>
            </w:r>
          </w:p>
          <w:p w14:paraId="5387E10C" w14:textId="77777777" w:rsidR="001E5B54" w:rsidRPr="00BE563B" w:rsidRDefault="001E5B54" w:rsidP="00901335">
            <w:pPr>
              <w:autoSpaceDE w:val="0"/>
              <w:autoSpaceDN w:val="0"/>
              <w:adjustRightInd w:val="0"/>
              <w:spacing w:after="0" w:line="240" w:lineRule="auto"/>
              <w:rPr>
                <w:rFonts w:ascii="Calibri" w:eastAsia="Times New Roman" w:hAnsi="Calibri" w:cs="Calibri"/>
                <w:sz w:val="16"/>
                <w:szCs w:val="16"/>
              </w:rPr>
            </w:pPr>
            <w:r w:rsidRPr="00BE563B">
              <w:rPr>
                <w:rFonts w:ascii="Calibri" w:eastAsia="Times New Roman" w:hAnsi="Calibri" w:cs="Calibri"/>
                <w:sz w:val="16"/>
                <w:szCs w:val="16"/>
              </w:rPr>
              <w:t>300 = Gathering</w:t>
            </w:r>
          </w:p>
          <w:p w14:paraId="1ED16932" w14:textId="77777777" w:rsidR="001E5B54" w:rsidRPr="00BE563B" w:rsidRDefault="001E5B54" w:rsidP="00901335">
            <w:pPr>
              <w:autoSpaceDE w:val="0"/>
              <w:autoSpaceDN w:val="0"/>
              <w:adjustRightInd w:val="0"/>
              <w:spacing w:after="0" w:line="240" w:lineRule="auto"/>
              <w:rPr>
                <w:rFonts w:ascii="Calibri" w:eastAsia="Times New Roman" w:hAnsi="Calibri" w:cs="Calibri"/>
                <w:sz w:val="16"/>
                <w:szCs w:val="16"/>
              </w:rPr>
            </w:pPr>
            <w:r w:rsidRPr="00BE563B">
              <w:rPr>
                <w:rFonts w:ascii="Calibri" w:eastAsia="Times New Roman" w:hAnsi="Calibri" w:cs="Calibri"/>
                <w:sz w:val="16"/>
                <w:szCs w:val="16"/>
              </w:rPr>
              <w:t>400 = Loan</w:t>
            </w:r>
          </w:p>
          <w:p w14:paraId="62BD62DA" w14:textId="77777777" w:rsidR="001E5B54" w:rsidRPr="00BE563B" w:rsidRDefault="001E5B54" w:rsidP="00901335">
            <w:pPr>
              <w:autoSpaceDE w:val="0"/>
              <w:autoSpaceDN w:val="0"/>
              <w:adjustRightInd w:val="0"/>
              <w:spacing w:after="0" w:line="240" w:lineRule="auto"/>
              <w:rPr>
                <w:rFonts w:ascii="Calibri" w:eastAsia="Times New Roman" w:hAnsi="Calibri" w:cs="Calibri"/>
                <w:sz w:val="16"/>
                <w:szCs w:val="16"/>
                <w:lang w:val="en-GB"/>
              </w:rPr>
            </w:pPr>
            <w:r w:rsidRPr="00BE563B">
              <w:rPr>
                <w:rFonts w:ascii="Calibri" w:eastAsia="Times New Roman" w:hAnsi="Calibri" w:cs="Calibri"/>
                <w:sz w:val="16"/>
                <w:szCs w:val="16"/>
                <w:lang w:val="en-GB"/>
              </w:rPr>
              <w:t xml:space="preserve">500 = </w:t>
            </w:r>
            <w:r w:rsidRPr="00BE563B">
              <w:rPr>
                <w:rFonts w:ascii="Calibri" w:eastAsia="Calibri" w:hAnsi="Calibri" w:cs="Calibri"/>
                <w:sz w:val="16"/>
                <w:szCs w:val="16"/>
                <w:lang w:val="en-GB"/>
              </w:rPr>
              <w:t>market (purchase with cash)</w:t>
            </w:r>
          </w:p>
          <w:p w14:paraId="16862E2C" w14:textId="77777777" w:rsidR="001E5B54" w:rsidRPr="00BE563B" w:rsidRDefault="001E5B54" w:rsidP="00901335">
            <w:pPr>
              <w:autoSpaceDE w:val="0"/>
              <w:autoSpaceDN w:val="0"/>
              <w:adjustRightInd w:val="0"/>
              <w:spacing w:after="0" w:line="240" w:lineRule="auto"/>
              <w:rPr>
                <w:rFonts w:ascii="Calibri" w:eastAsia="Times New Roman" w:hAnsi="Calibri" w:cs="Calibri"/>
                <w:sz w:val="16"/>
                <w:szCs w:val="16"/>
                <w:lang w:val="en-GB"/>
              </w:rPr>
            </w:pPr>
            <w:r w:rsidRPr="00BE563B">
              <w:rPr>
                <w:rFonts w:ascii="Calibri" w:eastAsia="Times New Roman" w:hAnsi="Calibri" w:cs="Calibri"/>
                <w:sz w:val="16"/>
                <w:szCs w:val="16"/>
                <w:lang w:val="en-GB"/>
              </w:rPr>
              <w:t xml:space="preserve">600 = </w:t>
            </w:r>
            <w:r w:rsidRPr="00BE563B">
              <w:rPr>
                <w:rFonts w:ascii="Calibri" w:eastAsia="Calibri" w:hAnsi="Calibri" w:cs="Calibri"/>
                <w:sz w:val="16"/>
                <w:szCs w:val="16"/>
                <w:lang w:val="en-GB"/>
              </w:rPr>
              <w:t>market (purchase on credit)</w:t>
            </w:r>
          </w:p>
          <w:p w14:paraId="34A613D2" w14:textId="77777777" w:rsidR="001E5B54" w:rsidRPr="00BE563B" w:rsidRDefault="001E5B54" w:rsidP="00901335">
            <w:pPr>
              <w:autoSpaceDE w:val="0"/>
              <w:autoSpaceDN w:val="0"/>
              <w:adjustRightInd w:val="0"/>
              <w:spacing w:after="0" w:line="240" w:lineRule="auto"/>
              <w:rPr>
                <w:rFonts w:ascii="Calibri" w:eastAsia="Calibri" w:hAnsi="Calibri" w:cs="Calibri"/>
                <w:sz w:val="16"/>
                <w:szCs w:val="16"/>
                <w:lang w:val="en-GB"/>
              </w:rPr>
            </w:pPr>
            <w:r w:rsidRPr="00BE563B">
              <w:rPr>
                <w:rFonts w:ascii="Calibri" w:eastAsia="Times New Roman" w:hAnsi="Calibri" w:cs="Calibri"/>
                <w:sz w:val="16"/>
                <w:szCs w:val="16"/>
                <w:lang w:val="en-GB"/>
              </w:rPr>
              <w:t xml:space="preserve">700 = </w:t>
            </w:r>
            <w:r w:rsidRPr="00BE563B">
              <w:rPr>
                <w:rFonts w:ascii="Calibri" w:eastAsia="Calibri" w:hAnsi="Calibri" w:cs="Calibri"/>
                <w:sz w:val="16"/>
                <w:szCs w:val="16"/>
                <w:lang w:val="en-GB"/>
              </w:rPr>
              <w:t>begging for food</w:t>
            </w:r>
          </w:p>
          <w:p w14:paraId="62531DDA" w14:textId="77777777" w:rsidR="001E5B54" w:rsidRPr="00BE563B" w:rsidRDefault="001E5B54" w:rsidP="00901335">
            <w:pPr>
              <w:autoSpaceDE w:val="0"/>
              <w:autoSpaceDN w:val="0"/>
              <w:adjustRightInd w:val="0"/>
              <w:spacing w:after="0" w:line="240" w:lineRule="auto"/>
              <w:rPr>
                <w:rFonts w:ascii="Calibri" w:eastAsia="Calibri" w:hAnsi="Calibri" w:cs="Calibri"/>
                <w:sz w:val="16"/>
                <w:szCs w:val="16"/>
                <w:lang w:val="en-GB"/>
              </w:rPr>
            </w:pPr>
            <w:r w:rsidRPr="00BE563B">
              <w:rPr>
                <w:rFonts w:ascii="Calibri" w:eastAsia="Times New Roman" w:hAnsi="Calibri" w:cs="Calibri"/>
                <w:sz w:val="16"/>
                <w:szCs w:val="16"/>
                <w:lang w:val="en-GB"/>
              </w:rPr>
              <w:t xml:space="preserve">800 = </w:t>
            </w:r>
            <w:r w:rsidRPr="00BE563B">
              <w:rPr>
                <w:rFonts w:ascii="Calibri" w:eastAsia="Calibri" w:hAnsi="Calibri" w:cs="Calibri"/>
                <w:sz w:val="16"/>
                <w:szCs w:val="16"/>
                <w:lang w:val="en-GB"/>
              </w:rPr>
              <w:t xml:space="preserve">exchange </w:t>
            </w:r>
            <w:proofErr w:type="spellStart"/>
            <w:r w:rsidRPr="00BE563B">
              <w:rPr>
                <w:rFonts w:ascii="Calibri" w:eastAsia="Calibri" w:hAnsi="Calibri" w:cs="Calibri"/>
                <w:sz w:val="16"/>
                <w:szCs w:val="16"/>
                <w:lang w:val="en-GB"/>
              </w:rPr>
              <w:t>labor</w:t>
            </w:r>
            <w:proofErr w:type="spellEnd"/>
            <w:r w:rsidRPr="00BE563B">
              <w:rPr>
                <w:rFonts w:ascii="Calibri" w:eastAsia="Calibri" w:hAnsi="Calibri" w:cs="Calibri"/>
                <w:sz w:val="16"/>
                <w:szCs w:val="16"/>
                <w:lang w:val="en-GB"/>
              </w:rPr>
              <w:t xml:space="preserve"> or items for food</w:t>
            </w:r>
          </w:p>
          <w:p w14:paraId="29AD27BD" w14:textId="77777777" w:rsidR="001E5B54" w:rsidRPr="00BE563B" w:rsidRDefault="001E5B54" w:rsidP="00901335">
            <w:pPr>
              <w:autoSpaceDE w:val="0"/>
              <w:autoSpaceDN w:val="0"/>
              <w:adjustRightInd w:val="0"/>
              <w:spacing w:after="0" w:line="240" w:lineRule="auto"/>
              <w:rPr>
                <w:rFonts w:ascii="Calibri" w:eastAsia="Times New Roman" w:hAnsi="Calibri" w:cs="Calibri"/>
                <w:sz w:val="16"/>
                <w:szCs w:val="16"/>
                <w:lang w:val="en-GB"/>
              </w:rPr>
            </w:pPr>
            <w:r w:rsidRPr="00BE563B">
              <w:rPr>
                <w:rFonts w:ascii="Calibri" w:eastAsia="Times New Roman" w:hAnsi="Calibri" w:cs="Calibri"/>
                <w:sz w:val="16"/>
                <w:szCs w:val="16"/>
                <w:lang w:val="en-GB"/>
              </w:rPr>
              <w:t xml:space="preserve">900 = </w:t>
            </w:r>
            <w:r w:rsidRPr="00BE563B">
              <w:rPr>
                <w:rFonts w:ascii="Calibri" w:eastAsia="Calibri" w:hAnsi="Calibri" w:cs="Calibri"/>
                <w:sz w:val="16"/>
                <w:szCs w:val="16"/>
                <w:lang w:val="en-GB"/>
              </w:rPr>
              <w:t>gift (food) from family relatives or friends</w:t>
            </w:r>
            <w:r w:rsidRPr="00BE563B">
              <w:rPr>
                <w:rFonts w:ascii="Calibri" w:eastAsia="Times New Roman" w:hAnsi="Calibri" w:cs="Calibri"/>
                <w:sz w:val="16"/>
                <w:szCs w:val="16"/>
                <w:lang w:val="en-GB"/>
              </w:rPr>
              <w:t xml:space="preserve"> </w:t>
            </w:r>
          </w:p>
          <w:p w14:paraId="72DA3494" w14:textId="77777777" w:rsidR="001E5B54" w:rsidRPr="00BE563B" w:rsidRDefault="001E5B54" w:rsidP="00901335">
            <w:pPr>
              <w:autoSpaceDE w:val="0"/>
              <w:autoSpaceDN w:val="0"/>
              <w:adjustRightInd w:val="0"/>
              <w:spacing w:after="0" w:line="240" w:lineRule="auto"/>
              <w:rPr>
                <w:rFonts w:ascii="Calibri" w:eastAsia="Times New Roman" w:hAnsi="Calibri" w:cs="Calibri"/>
                <w:sz w:val="16"/>
                <w:szCs w:val="16"/>
                <w:lang w:val="en-GB"/>
              </w:rPr>
            </w:pPr>
            <w:r w:rsidRPr="00BE563B">
              <w:rPr>
                <w:rFonts w:ascii="Calibri" w:eastAsia="Times New Roman" w:hAnsi="Calibri" w:cs="Calibri"/>
                <w:sz w:val="16"/>
                <w:szCs w:val="16"/>
                <w:lang w:val="en-GB"/>
              </w:rPr>
              <w:t>1000 =</w:t>
            </w:r>
            <w:r w:rsidRPr="00BE563B">
              <w:rPr>
                <w:rFonts w:ascii="Calibri" w:eastAsia="Calibri" w:hAnsi="Calibri" w:cs="Calibri"/>
                <w:sz w:val="16"/>
                <w:szCs w:val="16"/>
                <w:lang w:val="en-GB"/>
              </w:rPr>
              <w:t xml:space="preserve"> food aid from civil society, NGOs, government, WFP etc.</w:t>
            </w:r>
          </w:p>
          <w:p w14:paraId="38201770" w14:textId="77777777" w:rsidR="001E5B54" w:rsidRPr="00BE563B" w:rsidRDefault="001E5B54" w:rsidP="00901335">
            <w:pPr>
              <w:autoSpaceDE w:val="0"/>
              <w:autoSpaceDN w:val="0"/>
              <w:adjustRightInd w:val="0"/>
              <w:spacing w:after="0" w:line="240" w:lineRule="auto"/>
              <w:rPr>
                <w:rFonts w:ascii="Calibri" w:eastAsia="Calibri" w:hAnsi="Calibri" w:cs="Calibri"/>
                <w:sz w:val="16"/>
                <w:szCs w:val="16"/>
                <w:lang w:val="en-GB"/>
              </w:rPr>
            </w:pPr>
          </w:p>
        </w:tc>
      </w:tr>
    </w:tbl>
    <w:p w14:paraId="4662F29C" w14:textId="77777777" w:rsidR="001E5B54" w:rsidRPr="008C4D30" w:rsidRDefault="001E5B54" w:rsidP="001E5B54">
      <w:pPr>
        <w:spacing w:after="40"/>
        <w:rPr>
          <w:i/>
          <w:iCs/>
          <w:sz w:val="12"/>
        </w:rPr>
      </w:pPr>
      <w:r>
        <w:rPr>
          <w:i/>
          <w:iCs/>
          <w:sz w:val="12"/>
        </w:rPr>
        <w:t>Specific food items</w:t>
      </w:r>
      <w:r w:rsidRPr="008C4D30">
        <w:rPr>
          <w:i/>
          <w:iCs/>
          <w:sz w:val="12"/>
        </w:rPr>
        <w:t xml:space="preserve"> to be adjusted </w:t>
      </w:r>
      <w:r>
        <w:rPr>
          <w:i/>
          <w:iCs/>
          <w:sz w:val="12"/>
        </w:rPr>
        <w:t>based on local context</w:t>
      </w:r>
      <w:r w:rsidRPr="008C4D30">
        <w:rPr>
          <w:i/>
          <w:iCs/>
          <w:sz w:val="12"/>
        </w:rPr>
        <w:t xml:space="preserve"> </w:t>
      </w:r>
    </w:p>
    <w:p w14:paraId="17D77B14" w14:textId="12FC4062" w:rsidR="00713FA2" w:rsidRPr="003B0875" w:rsidRDefault="00713FA2" w:rsidP="003B0875">
      <w:pPr>
        <w:pStyle w:val="Titre2"/>
        <w:numPr>
          <w:ilvl w:val="0"/>
          <w:numId w:val="20"/>
        </w:numPr>
        <w:rPr>
          <w:color w:val="365F91" w:themeColor="accent1" w:themeShade="BF"/>
          <w:sz w:val="28"/>
          <w:szCs w:val="28"/>
        </w:rPr>
      </w:pPr>
      <w:r w:rsidRPr="003B0875">
        <w:rPr>
          <w:color w:val="365F91" w:themeColor="accent1" w:themeShade="BF"/>
          <w:sz w:val="28"/>
          <w:szCs w:val="28"/>
        </w:rPr>
        <w:t xml:space="preserve">Reduced Coping Strategies </w:t>
      </w:r>
      <w:r w:rsidR="009C69E2" w:rsidRPr="003B0875">
        <w:rPr>
          <w:color w:val="365F91" w:themeColor="accent1" w:themeShade="BF"/>
          <w:sz w:val="28"/>
          <w:szCs w:val="28"/>
        </w:rPr>
        <w:t xml:space="preserve">Index </w:t>
      </w:r>
      <w:r w:rsidRPr="003B0875">
        <w:rPr>
          <w:color w:val="365F91" w:themeColor="accent1" w:themeShade="BF"/>
          <w:sz w:val="28"/>
          <w:szCs w:val="28"/>
        </w:rPr>
        <w:t>(rCSI)</w:t>
      </w:r>
      <w:r w:rsidR="00D11B7F" w:rsidRPr="003B0875">
        <w:rPr>
          <w:color w:val="365F91" w:themeColor="accent1" w:themeShade="BF"/>
          <w:sz w:val="28"/>
          <w:szCs w:val="28"/>
        </w:rPr>
        <w:t xml:space="preserve"> – Gender Sensitive </w:t>
      </w:r>
    </w:p>
    <w:tbl>
      <w:tblPr>
        <w:tblpPr w:leftFromText="180" w:rightFromText="180" w:vertAnchor="text" w:horzAnchor="page" w:tblpX="1041" w:tblpY="382"/>
        <w:tblOverlap w:val="never"/>
        <w:tblW w:w="14038" w:type="dxa"/>
        <w:tblLook w:val="04A0" w:firstRow="1" w:lastRow="0" w:firstColumn="1" w:lastColumn="0" w:noHBand="0" w:noVBand="1"/>
      </w:tblPr>
      <w:tblGrid>
        <w:gridCol w:w="9773"/>
        <w:gridCol w:w="2289"/>
        <w:gridCol w:w="1976"/>
      </w:tblGrid>
      <w:tr w:rsidR="003D7FBD" w:rsidRPr="00A92885" w14:paraId="01B3ACD1" w14:textId="77777777" w:rsidTr="00901335">
        <w:trPr>
          <w:trHeight w:val="535"/>
        </w:trPr>
        <w:tc>
          <w:tcPr>
            <w:tcW w:w="9773" w:type="dxa"/>
            <w:tcBorders>
              <w:top w:val="single" w:sz="4" w:space="0" w:color="auto"/>
              <w:left w:val="single" w:sz="8" w:space="0" w:color="000000"/>
              <w:bottom w:val="single" w:sz="8" w:space="0" w:color="000000"/>
              <w:right w:val="single" w:sz="8" w:space="0" w:color="000000"/>
            </w:tcBorders>
            <w:vAlign w:val="center"/>
          </w:tcPr>
          <w:p w14:paraId="5B733B2E" w14:textId="77777777" w:rsidR="003D7FBD" w:rsidRPr="00A92885" w:rsidRDefault="003D7FBD" w:rsidP="006130C1">
            <w:pPr>
              <w:autoSpaceDE w:val="0"/>
              <w:autoSpaceDN w:val="0"/>
              <w:adjustRightInd w:val="0"/>
              <w:spacing w:after="0"/>
              <w:jc w:val="center"/>
              <w:rPr>
                <w:rFonts w:eastAsia="Times New Roman" w:cs="Arial"/>
                <w:szCs w:val="18"/>
                <w:lang w:val="en-GB"/>
              </w:rPr>
            </w:pPr>
            <w:r w:rsidRPr="00A92885">
              <w:rPr>
                <w:rFonts w:eastAsia="Times New Roman" w:cs="Arial"/>
                <w:szCs w:val="18"/>
                <w:lang w:val="en-GB"/>
              </w:rPr>
              <w:t xml:space="preserve">During the </w:t>
            </w:r>
            <w:r w:rsidRPr="00A92885">
              <w:rPr>
                <w:rFonts w:eastAsia="Times New Roman" w:cs="Arial"/>
                <w:b/>
                <w:bCs/>
                <w:szCs w:val="18"/>
                <w:u w:val="single"/>
                <w:lang w:val="en-GB"/>
              </w:rPr>
              <w:t>last 7 days</w:t>
            </w:r>
            <w:r w:rsidRPr="00A92885">
              <w:rPr>
                <w:rFonts w:eastAsia="Times New Roman" w:cs="Arial"/>
                <w:szCs w:val="18"/>
                <w:lang w:val="en-GB"/>
              </w:rPr>
              <w:t>, were there days (and, if so, how many) when your household had to employ one of the following strategies (to cope with a lack of food or money to buy it)?</w:t>
            </w:r>
          </w:p>
          <w:p w14:paraId="6EB23EB5" w14:textId="77777777" w:rsidR="003D7FBD" w:rsidRPr="00A92885" w:rsidRDefault="003D7FBD" w:rsidP="006130C1">
            <w:pPr>
              <w:autoSpaceDE w:val="0"/>
              <w:autoSpaceDN w:val="0"/>
              <w:adjustRightInd w:val="0"/>
              <w:spacing w:after="0"/>
              <w:jc w:val="center"/>
              <w:rPr>
                <w:rFonts w:eastAsia="Times New Roman" w:cs="Arial"/>
                <w:szCs w:val="18"/>
                <w:lang w:val="en-GB"/>
              </w:rPr>
            </w:pPr>
          </w:p>
          <w:p w14:paraId="7601E19A" w14:textId="4DBBE5A8" w:rsidR="003D7FBD" w:rsidRPr="00A92885" w:rsidRDefault="003D7FBD" w:rsidP="006130C1">
            <w:pPr>
              <w:autoSpaceDE w:val="0"/>
              <w:autoSpaceDN w:val="0"/>
              <w:adjustRightInd w:val="0"/>
              <w:spacing w:after="0"/>
              <w:jc w:val="center"/>
              <w:rPr>
                <w:rFonts w:eastAsia="Times New Roman" w:cs="Arial"/>
                <w:szCs w:val="18"/>
                <w:lang w:val="en-GB"/>
              </w:rPr>
            </w:pPr>
            <w:r w:rsidRPr="00A92885">
              <w:rPr>
                <w:rFonts w:eastAsia="Times New Roman" w:cs="Arial"/>
                <w:b/>
                <w:bCs/>
                <w:szCs w:val="18"/>
                <w:lang w:val="fr-FR"/>
              </w:rPr>
              <w:t>READ OUT STRATEGIES</w:t>
            </w:r>
          </w:p>
        </w:tc>
        <w:tc>
          <w:tcPr>
            <w:tcW w:w="2289" w:type="dxa"/>
            <w:tcBorders>
              <w:top w:val="single" w:sz="4" w:space="0" w:color="auto"/>
              <w:left w:val="single" w:sz="8" w:space="0" w:color="000000"/>
              <w:bottom w:val="single" w:sz="8" w:space="0" w:color="000000"/>
              <w:right w:val="single" w:sz="8" w:space="0" w:color="000000"/>
            </w:tcBorders>
            <w:shd w:val="clear" w:color="auto" w:fill="F2F2F2"/>
            <w:vAlign w:val="center"/>
          </w:tcPr>
          <w:p w14:paraId="1E17BC4F" w14:textId="34492AF6" w:rsidR="003D7FBD" w:rsidRPr="00A92885" w:rsidRDefault="003D7FBD" w:rsidP="006130C1">
            <w:pPr>
              <w:autoSpaceDE w:val="0"/>
              <w:autoSpaceDN w:val="0"/>
              <w:adjustRightInd w:val="0"/>
              <w:spacing w:after="0"/>
              <w:jc w:val="center"/>
              <w:rPr>
                <w:rFonts w:eastAsia="Times New Roman" w:cs="Arial"/>
                <w:szCs w:val="18"/>
                <w:lang w:val="en-GB"/>
              </w:rPr>
            </w:pPr>
          </w:p>
          <w:p w14:paraId="0F9FEB02" w14:textId="77777777" w:rsidR="003D7FBD" w:rsidRPr="00A92885" w:rsidRDefault="003D7FBD" w:rsidP="006130C1">
            <w:pPr>
              <w:autoSpaceDE w:val="0"/>
              <w:autoSpaceDN w:val="0"/>
              <w:adjustRightInd w:val="0"/>
              <w:spacing w:after="0"/>
              <w:jc w:val="center"/>
              <w:rPr>
                <w:rFonts w:eastAsia="Times New Roman" w:cs="Arial"/>
                <w:szCs w:val="18"/>
                <w:lang w:val="en-GB"/>
              </w:rPr>
            </w:pPr>
          </w:p>
          <w:p w14:paraId="05076A12" w14:textId="77777777" w:rsidR="003D7FBD" w:rsidRPr="00A92885" w:rsidRDefault="003D7FBD" w:rsidP="006130C1">
            <w:pPr>
              <w:autoSpaceDE w:val="0"/>
              <w:autoSpaceDN w:val="0"/>
              <w:adjustRightInd w:val="0"/>
              <w:spacing w:after="0"/>
              <w:jc w:val="center"/>
              <w:rPr>
                <w:rFonts w:eastAsia="Times New Roman" w:cs="Arial"/>
                <w:szCs w:val="18"/>
                <w:lang w:val="en-GB"/>
              </w:rPr>
            </w:pPr>
          </w:p>
          <w:p w14:paraId="087CECD0" w14:textId="77777777" w:rsidR="003D7FBD" w:rsidRPr="00A92885" w:rsidRDefault="003D7FBD" w:rsidP="006130C1">
            <w:pPr>
              <w:autoSpaceDE w:val="0"/>
              <w:autoSpaceDN w:val="0"/>
              <w:adjustRightInd w:val="0"/>
              <w:spacing w:after="0"/>
              <w:jc w:val="center"/>
              <w:rPr>
                <w:rFonts w:eastAsia="Times New Roman" w:cs="Arial"/>
                <w:szCs w:val="18"/>
                <w:lang w:val="en-GB"/>
              </w:rPr>
            </w:pPr>
            <w:r w:rsidRPr="00A92885">
              <w:rPr>
                <w:rFonts w:eastAsia="Times New Roman" w:cs="Arial"/>
                <w:szCs w:val="18"/>
                <w:lang w:val="en-GB"/>
              </w:rPr>
              <w:t>Frequency (number of days</w:t>
            </w:r>
          </w:p>
          <w:p w14:paraId="3B95AAD9" w14:textId="77777777" w:rsidR="003D7FBD" w:rsidRPr="00A92885" w:rsidRDefault="003D7FBD" w:rsidP="006130C1">
            <w:pPr>
              <w:spacing w:after="0"/>
              <w:jc w:val="center"/>
              <w:rPr>
                <w:rFonts w:eastAsia="Times New Roman" w:cs="Arial"/>
                <w:szCs w:val="18"/>
                <w:lang w:val="en-GB"/>
              </w:rPr>
            </w:pPr>
            <w:r w:rsidRPr="00A92885">
              <w:rPr>
                <w:rFonts w:eastAsia="Times New Roman" w:cs="Arial"/>
                <w:szCs w:val="18"/>
                <w:lang w:val="en-GB"/>
              </w:rPr>
              <w:t>from 0 to 7)</w:t>
            </w:r>
          </w:p>
        </w:tc>
        <w:tc>
          <w:tcPr>
            <w:tcW w:w="1976" w:type="dxa"/>
            <w:tcBorders>
              <w:top w:val="single" w:sz="4" w:space="0" w:color="auto"/>
              <w:left w:val="single" w:sz="8" w:space="0" w:color="000000"/>
              <w:bottom w:val="single" w:sz="8" w:space="0" w:color="000000"/>
              <w:right w:val="single" w:sz="8" w:space="0" w:color="000000"/>
            </w:tcBorders>
            <w:shd w:val="clear" w:color="auto" w:fill="F2F2F2"/>
          </w:tcPr>
          <w:p w14:paraId="7BCCFA85" w14:textId="068736FB" w:rsidR="003D7FBD" w:rsidRPr="00A92885" w:rsidRDefault="003D7FBD" w:rsidP="006130C1">
            <w:pPr>
              <w:autoSpaceDE w:val="0"/>
              <w:autoSpaceDN w:val="0"/>
              <w:adjustRightInd w:val="0"/>
              <w:spacing w:after="0"/>
              <w:jc w:val="center"/>
              <w:rPr>
                <w:rFonts w:ascii="Calibri" w:eastAsia="Times New Roman" w:hAnsi="Calibri" w:cs="Calibri"/>
                <w:sz w:val="22"/>
                <w:lang w:val="en-GB"/>
              </w:rPr>
            </w:pPr>
          </w:p>
        </w:tc>
      </w:tr>
      <w:tr w:rsidR="003B0875" w:rsidRPr="00A92885" w14:paraId="55DF3488" w14:textId="77777777" w:rsidTr="00901335">
        <w:trPr>
          <w:trHeight w:val="174"/>
        </w:trPr>
        <w:tc>
          <w:tcPr>
            <w:tcW w:w="9773" w:type="dxa"/>
            <w:tcBorders>
              <w:top w:val="single" w:sz="8" w:space="0" w:color="000000"/>
              <w:left w:val="single" w:sz="8" w:space="0" w:color="000000"/>
              <w:bottom w:val="single" w:sz="4" w:space="0" w:color="auto"/>
              <w:right w:val="single" w:sz="8" w:space="0" w:color="000000"/>
            </w:tcBorders>
            <w:vAlign w:val="center"/>
            <w:hideMark/>
          </w:tcPr>
          <w:p w14:paraId="42B27EA0" w14:textId="745D5099" w:rsidR="003B0875" w:rsidRPr="006E5214" w:rsidRDefault="003B0875" w:rsidP="003B0875">
            <w:pPr>
              <w:pStyle w:val="Paragraphedeliste"/>
              <w:numPr>
                <w:ilvl w:val="0"/>
                <w:numId w:val="21"/>
              </w:numPr>
              <w:spacing w:after="0"/>
              <w:rPr>
                <w:rFonts w:ascii="Calibri" w:eastAsia="Calibri" w:hAnsi="Calibri" w:cs="Calibri"/>
                <w:sz w:val="22"/>
                <w:rPrChange w:id="146" w:author="SalifouSanda OUSMANE [3]" w:date="2022-11-07T15:14:00Z">
                  <w:rPr>
                    <w:rFonts w:ascii="Calibri" w:eastAsia="Calibri" w:hAnsi="Calibri" w:cs="Calibri"/>
                    <w:sz w:val="22"/>
                    <w:lang w:val="fr-FR"/>
                  </w:rPr>
                </w:rPrChange>
              </w:rPr>
            </w:pPr>
            <w:r w:rsidRPr="003B0875">
              <w:rPr>
                <w:rFonts w:ascii="Calibri" w:eastAsia="Times New Roman" w:hAnsi="Calibri" w:cs="Arial"/>
                <w:color w:val="000000"/>
                <w:sz w:val="20"/>
                <w:lang w:val="en-GB"/>
              </w:rPr>
              <w:t>Relied on less preferred, less expensive food</w:t>
            </w:r>
          </w:p>
        </w:tc>
        <w:tc>
          <w:tcPr>
            <w:tcW w:w="2289" w:type="dxa"/>
            <w:tcBorders>
              <w:top w:val="single" w:sz="8" w:space="0" w:color="000000"/>
              <w:left w:val="single" w:sz="8" w:space="0" w:color="000000"/>
              <w:bottom w:val="single" w:sz="4" w:space="0" w:color="auto"/>
              <w:right w:val="single" w:sz="8" w:space="0" w:color="000000"/>
            </w:tcBorders>
            <w:vAlign w:val="center"/>
            <w:hideMark/>
          </w:tcPr>
          <w:p w14:paraId="52FD1D0F" w14:textId="02B3B1A3" w:rsidR="003B0875" w:rsidRPr="00A92885" w:rsidRDefault="003B0875" w:rsidP="006130C1">
            <w:pPr>
              <w:spacing w:after="0"/>
              <w:jc w:val="center"/>
              <w:rPr>
                <w:rFonts w:ascii="Calibri" w:eastAsia="Calibri" w:hAnsi="Calibri" w:cs="Calibri"/>
                <w:sz w:val="22"/>
                <w:lang w:val="fr-FR"/>
              </w:rPr>
            </w:pPr>
            <w:r w:rsidRPr="00A92885">
              <w:rPr>
                <w:rFonts w:ascii="Calibri" w:eastAsia="Calibri" w:hAnsi="Calibri" w:cs="Calibri"/>
                <w:sz w:val="22"/>
                <w:lang w:val="fr-FR"/>
              </w:rPr>
              <w:t>| __ |</w:t>
            </w:r>
          </w:p>
        </w:tc>
        <w:tc>
          <w:tcPr>
            <w:tcW w:w="1976" w:type="dxa"/>
            <w:tcBorders>
              <w:top w:val="single" w:sz="8" w:space="0" w:color="000000"/>
              <w:left w:val="single" w:sz="8" w:space="0" w:color="000000"/>
              <w:bottom w:val="single" w:sz="4" w:space="0" w:color="auto"/>
              <w:right w:val="single" w:sz="8" w:space="0" w:color="000000"/>
            </w:tcBorders>
          </w:tcPr>
          <w:p w14:paraId="535097DF" w14:textId="1760FFF8" w:rsidR="003B0875" w:rsidRPr="00A92885" w:rsidRDefault="003B0875" w:rsidP="006130C1">
            <w:pPr>
              <w:spacing w:after="0"/>
              <w:jc w:val="center"/>
              <w:rPr>
                <w:rFonts w:ascii="Calibri" w:eastAsia="Calibri" w:hAnsi="Calibri" w:cs="Calibri"/>
                <w:i/>
                <w:iCs/>
                <w:color w:val="7F7F7F"/>
                <w:szCs w:val="20"/>
                <w:lang w:val="en-GB"/>
              </w:rPr>
            </w:pPr>
          </w:p>
        </w:tc>
      </w:tr>
      <w:tr w:rsidR="003B0875" w:rsidRPr="00A92885" w14:paraId="7EF91762" w14:textId="77777777" w:rsidTr="00901335">
        <w:trPr>
          <w:trHeight w:val="154"/>
        </w:trPr>
        <w:tc>
          <w:tcPr>
            <w:tcW w:w="9773" w:type="dxa"/>
            <w:tcBorders>
              <w:top w:val="single" w:sz="4" w:space="0" w:color="auto"/>
              <w:left w:val="single" w:sz="8" w:space="0" w:color="000000"/>
              <w:bottom w:val="single" w:sz="4" w:space="0" w:color="auto"/>
              <w:right w:val="single" w:sz="8" w:space="0" w:color="000000"/>
            </w:tcBorders>
            <w:vAlign w:val="center"/>
            <w:hideMark/>
          </w:tcPr>
          <w:p w14:paraId="1D313108" w14:textId="7986654A" w:rsidR="003B0875" w:rsidRPr="006E5214" w:rsidRDefault="003B0875" w:rsidP="003B0875">
            <w:pPr>
              <w:pStyle w:val="Paragraphedeliste"/>
              <w:numPr>
                <w:ilvl w:val="0"/>
                <w:numId w:val="21"/>
              </w:numPr>
              <w:spacing w:after="0"/>
              <w:rPr>
                <w:rFonts w:ascii="Calibri" w:eastAsia="Calibri" w:hAnsi="Calibri" w:cs="Calibri"/>
                <w:sz w:val="22"/>
                <w:rPrChange w:id="147" w:author="SalifouSanda OUSMANE [3]" w:date="2022-11-07T15:14:00Z">
                  <w:rPr>
                    <w:rFonts w:ascii="Calibri" w:eastAsia="Calibri" w:hAnsi="Calibri" w:cs="Calibri"/>
                    <w:sz w:val="22"/>
                    <w:lang w:val="fr-FR"/>
                  </w:rPr>
                </w:rPrChange>
              </w:rPr>
            </w:pPr>
            <w:r w:rsidRPr="003B0875">
              <w:rPr>
                <w:rFonts w:ascii="Calibri" w:eastAsia="Times New Roman" w:hAnsi="Calibri" w:cs="Arial"/>
                <w:color w:val="000000"/>
                <w:sz w:val="20"/>
                <w:lang w:val="en-GB"/>
              </w:rPr>
              <w:t>Borrowed food or relied on help from friends or relatives</w:t>
            </w:r>
          </w:p>
        </w:tc>
        <w:tc>
          <w:tcPr>
            <w:tcW w:w="2289" w:type="dxa"/>
            <w:tcBorders>
              <w:top w:val="single" w:sz="4" w:space="0" w:color="auto"/>
              <w:left w:val="single" w:sz="8" w:space="0" w:color="000000"/>
              <w:bottom w:val="single" w:sz="4" w:space="0" w:color="auto"/>
              <w:right w:val="single" w:sz="8" w:space="0" w:color="000000"/>
            </w:tcBorders>
            <w:hideMark/>
          </w:tcPr>
          <w:p w14:paraId="6618AADC" w14:textId="2B0FEE2E" w:rsidR="003B0875" w:rsidRPr="00A92885" w:rsidRDefault="003B0875" w:rsidP="006130C1">
            <w:pPr>
              <w:spacing w:after="0"/>
              <w:jc w:val="center"/>
              <w:rPr>
                <w:rFonts w:ascii="Calibri" w:eastAsia="Calibri" w:hAnsi="Calibri" w:cs="Calibri"/>
                <w:sz w:val="22"/>
                <w:lang w:val="fr-FR"/>
              </w:rPr>
            </w:pPr>
            <w:r w:rsidRPr="00A92885">
              <w:rPr>
                <w:rFonts w:ascii="Calibri" w:eastAsia="Calibri" w:hAnsi="Calibri" w:cs="Calibri"/>
                <w:sz w:val="22"/>
                <w:lang w:val="fr-FR"/>
              </w:rPr>
              <w:t>| __ |</w:t>
            </w:r>
          </w:p>
        </w:tc>
        <w:tc>
          <w:tcPr>
            <w:tcW w:w="1976" w:type="dxa"/>
            <w:tcBorders>
              <w:top w:val="single" w:sz="4" w:space="0" w:color="auto"/>
              <w:left w:val="single" w:sz="8" w:space="0" w:color="000000"/>
              <w:bottom w:val="single" w:sz="4" w:space="0" w:color="auto"/>
              <w:right w:val="single" w:sz="8" w:space="0" w:color="000000"/>
            </w:tcBorders>
          </w:tcPr>
          <w:p w14:paraId="5B5FA2E5" w14:textId="7F4883B7" w:rsidR="003B0875" w:rsidRPr="00A92885" w:rsidRDefault="003B0875" w:rsidP="006130C1">
            <w:pPr>
              <w:spacing w:after="0"/>
              <w:jc w:val="center"/>
              <w:rPr>
                <w:rFonts w:ascii="Calibri" w:eastAsia="Calibri" w:hAnsi="Calibri" w:cs="Calibri"/>
                <w:i/>
                <w:iCs/>
                <w:color w:val="7F7F7F"/>
                <w:szCs w:val="20"/>
                <w:lang w:val="en-GB"/>
              </w:rPr>
            </w:pPr>
          </w:p>
        </w:tc>
      </w:tr>
      <w:tr w:rsidR="003B0875" w:rsidRPr="00A92885" w14:paraId="25DC2987" w14:textId="77777777" w:rsidTr="00901335">
        <w:trPr>
          <w:trHeight w:val="174"/>
        </w:trPr>
        <w:tc>
          <w:tcPr>
            <w:tcW w:w="9773" w:type="dxa"/>
            <w:tcBorders>
              <w:top w:val="single" w:sz="4" w:space="0" w:color="auto"/>
              <w:left w:val="single" w:sz="8" w:space="0" w:color="000000"/>
              <w:bottom w:val="single" w:sz="4" w:space="0" w:color="auto"/>
              <w:right w:val="single" w:sz="8" w:space="0" w:color="000000"/>
            </w:tcBorders>
            <w:vAlign w:val="center"/>
            <w:hideMark/>
          </w:tcPr>
          <w:p w14:paraId="1A3D7D79" w14:textId="2EF122A5" w:rsidR="003B0875" w:rsidRPr="006E5214" w:rsidRDefault="003B0875" w:rsidP="003B0875">
            <w:pPr>
              <w:pStyle w:val="Paragraphedeliste"/>
              <w:numPr>
                <w:ilvl w:val="0"/>
                <w:numId w:val="21"/>
              </w:numPr>
              <w:spacing w:after="0"/>
              <w:rPr>
                <w:rFonts w:ascii="Calibri" w:eastAsia="Calibri" w:hAnsi="Calibri" w:cs="Calibri"/>
                <w:sz w:val="22"/>
                <w:rPrChange w:id="148" w:author="SalifouSanda OUSMANE [3]" w:date="2022-11-07T15:14:00Z">
                  <w:rPr>
                    <w:rFonts w:ascii="Calibri" w:eastAsia="Calibri" w:hAnsi="Calibri" w:cs="Calibri"/>
                    <w:sz w:val="22"/>
                    <w:lang w:val="fr-FR"/>
                  </w:rPr>
                </w:rPrChange>
              </w:rPr>
            </w:pPr>
            <w:r w:rsidRPr="003B0875">
              <w:rPr>
                <w:rFonts w:ascii="Calibri" w:eastAsia="Times New Roman" w:hAnsi="Calibri" w:cs="Arial"/>
                <w:color w:val="000000"/>
                <w:sz w:val="20"/>
                <w:lang w:val="en-GB"/>
              </w:rPr>
              <w:t>Reduced the number of meals eaten per day</w:t>
            </w:r>
          </w:p>
        </w:tc>
        <w:tc>
          <w:tcPr>
            <w:tcW w:w="2289" w:type="dxa"/>
            <w:tcBorders>
              <w:top w:val="single" w:sz="4" w:space="0" w:color="auto"/>
              <w:left w:val="single" w:sz="8" w:space="0" w:color="000000"/>
              <w:bottom w:val="single" w:sz="4" w:space="0" w:color="auto"/>
              <w:right w:val="single" w:sz="8" w:space="0" w:color="000000"/>
            </w:tcBorders>
            <w:hideMark/>
          </w:tcPr>
          <w:p w14:paraId="526BBF71" w14:textId="2A65B0D4" w:rsidR="003B0875" w:rsidRPr="00A92885" w:rsidRDefault="003B0875" w:rsidP="006130C1">
            <w:pPr>
              <w:spacing w:after="0"/>
              <w:jc w:val="center"/>
              <w:rPr>
                <w:rFonts w:ascii="Calibri" w:eastAsia="Calibri" w:hAnsi="Calibri" w:cs="Calibri"/>
                <w:sz w:val="22"/>
                <w:lang w:val="fr-FR"/>
              </w:rPr>
            </w:pPr>
            <w:r w:rsidRPr="00A92885">
              <w:rPr>
                <w:rFonts w:ascii="Calibri" w:eastAsia="Calibri" w:hAnsi="Calibri" w:cs="Calibri"/>
                <w:sz w:val="22"/>
                <w:lang w:val="fr-FR"/>
              </w:rPr>
              <w:t>| __ |</w:t>
            </w:r>
          </w:p>
        </w:tc>
        <w:tc>
          <w:tcPr>
            <w:tcW w:w="1976" w:type="dxa"/>
            <w:tcBorders>
              <w:top w:val="single" w:sz="4" w:space="0" w:color="auto"/>
              <w:left w:val="single" w:sz="8" w:space="0" w:color="000000"/>
              <w:bottom w:val="single" w:sz="4" w:space="0" w:color="auto"/>
              <w:right w:val="single" w:sz="8" w:space="0" w:color="000000"/>
            </w:tcBorders>
          </w:tcPr>
          <w:p w14:paraId="0A9C364F" w14:textId="1BF1ED48" w:rsidR="003B0875" w:rsidRPr="00A92885" w:rsidRDefault="003B0875" w:rsidP="006130C1">
            <w:pPr>
              <w:spacing w:after="0"/>
              <w:jc w:val="center"/>
              <w:rPr>
                <w:rFonts w:ascii="Calibri" w:eastAsia="Calibri" w:hAnsi="Calibri" w:cs="Calibri"/>
                <w:i/>
                <w:iCs/>
                <w:color w:val="7F7F7F"/>
                <w:szCs w:val="20"/>
                <w:lang w:val="en-GB"/>
              </w:rPr>
            </w:pPr>
          </w:p>
        </w:tc>
      </w:tr>
      <w:tr w:rsidR="00E30321" w:rsidRPr="00A92885" w14:paraId="5B3266B6" w14:textId="77777777" w:rsidTr="00901335">
        <w:trPr>
          <w:trHeight w:val="174"/>
        </w:trPr>
        <w:tc>
          <w:tcPr>
            <w:tcW w:w="9773" w:type="dxa"/>
            <w:tcBorders>
              <w:top w:val="single" w:sz="4" w:space="0" w:color="auto"/>
              <w:left w:val="single" w:sz="8" w:space="0" w:color="000000"/>
              <w:bottom w:val="single" w:sz="4" w:space="0" w:color="auto"/>
              <w:right w:val="single" w:sz="8" w:space="0" w:color="000000"/>
            </w:tcBorders>
            <w:vAlign w:val="center"/>
          </w:tcPr>
          <w:p w14:paraId="0944099C" w14:textId="77777777" w:rsidR="00E30321" w:rsidRPr="00FC363C" w:rsidRDefault="00E30321" w:rsidP="00FC363C">
            <w:pPr>
              <w:autoSpaceDE w:val="0"/>
              <w:autoSpaceDN w:val="0"/>
              <w:adjustRightInd w:val="0"/>
              <w:spacing w:after="0"/>
              <w:ind w:left="360"/>
              <w:contextualSpacing/>
              <w:rPr>
                <w:rFonts w:ascii="Calibri" w:hAnsi="Calibri" w:cs="Arial"/>
                <w:i/>
                <w:iCs/>
                <w:color w:val="000000"/>
                <w:sz w:val="20"/>
              </w:rPr>
            </w:pPr>
            <w:r>
              <w:rPr>
                <w:rFonts w:ascii="Calibri" w:eastAsia="Times New Roman" w:hAnsi="Calibri" w:cs="Arial"/>
                <w:i/>
                <w:iCs/>
                <w:color w:val="000000"/>
                <w:sz w:val="20"/>
                <w:lang w:val="en-GB"/>
              </w:rPr>
              <w:t xml:space="preserve">3.1 </w:t>
            </w:r>
            <w:r w:rsidRPr="00FC363C">
              <w:rPr>
                <w:rFonts w:ascii="Calibri" w:eastAsia="Times New Roman" w:hAnsi="Calibri" w:cs="Arial"/>
                <w:i/>
                <w:iCs/>
                <w:color w:val="000000"/>
                <w:sz w:val="20"/>
                <w:lang w:val="en-GB"/>
              </w:rPr>
              <w:t xml:space="preserve">During the last 7 days, </w:t>
            </w:r>
            <w:r w:rsidRPr="00FC363C">
              <w:rPr>
                <w:rFonts w:ascii="Calibri" w:eastAsia="Times New Roman" w:hAnsi="Calibri" w:cs="Arial"/>
                <w:b/>
                <w:bCs/>
                <w:i/>
                <w:iCs/>
                <w:color w:val="000000"/>
                <w:sz w:val="20"/>
                <w:lang w:val="en-GB"/>
              </w:rPr>
              <w:t>who</w:t>
            </w:r>
            <w:r w:rsidRPr="00FC363C">
              <w:rPr>
                <w:rFonts w:ascii="Calibri" w:eastAsia="Times New Roman" w:hAnsi="Calibri" w:cs="Arial"/>
                <w:i/>
                <w:iCs/>
                <w:color w:val="000000"/>
                <w:sz w:val="20"/>
                <w:lang w:val="en-GB"/>
              </w:rPr>
              <w:t xml:space="preserve"> in your HH </w:t>
            </w:r>
            <w:r w:rsidRPr="00FC363C">
              <w:rPr>
                <w:rFonts w:ascii="Calibri" w:eastAsia="Times New Roman" w:hAnsi="Calibri" w:cs="Arial"/>
                <w:b/>
                <w:bCs/>
                <w:i/>
                <w:iCs/>
                <w:color w:val="000000"/>
                <w:sz w:val="20"/>
                <w:lang w:val="en-GB"/>
              </w:rPr>
              <w:t>mainly reduced the number of meals</w:t>
            </w:r>
            <w:r w:rsidRPr="00FC363C">
              <w:rPr>
                <w:rFonts w:ascii="Calibri" w:eastAsia="Times New Roman" w:hAnsi="Calibri" w:cs="Arial"/>
                <w:i/>
                <w:iCs/>
                <w:color w:val="000000"/>
                <w:sz w:val="20"/>
                <w:lang w:val="en-GB"/>
              </w:rPr>
              <w:t xml:space="preserve"> eaten in a day due to lack of food or money to buy food? </w:t>
            </w:r>
          </w:p>
          <w:p w14:paraId="12315F38" w14:textId="77777777" w:rsidR="00E30321" w:rsidRPr="002E26E3" w:rsidRDefault="00E30321" w:rsidP="002E26E3">
            <w:pPr>
              <w:autoSpaceDE w:val="0"/>
              <w:autoSpaceDN w:val="0"/>
              <w:adjustRightInd w:val="0"/>
              <w:spacing w:after="0" w:line="240" w:lineRule="auto"/>
              <w:ind w:left="360"/>
              <w:contextualSpacing/>
              <w:rPr>
                <w:rFonts w:ascii="Calibri" w:eastAsia="Times New Roman" w:hAnsi="Calibri" w:cs="Arial"/>
                <w:color w:val="000000"/>
                <w:sz w:val="20"/>
              </w:rPr>
            </w:pPr>
          </w:p>
          <w:p w14:paraId="202CDEE3" w14:textId="77777777" w:rsidR="00E30321" w:rsidRPr="006E5214" w:rsidRDefault="00E30321" w:rsidP="00E30321">
            <w:pPr>
              <w:spacing w:after="0"/>
              <w:rPr>
                <w:rFonts w:ascii="Calibri" w:eastAsia="Calibri" w:hAnsi="Calibri" w:cs="Calibri"/>
                <w:sz w:val="22"/>
                <w:rPrChange w:id="149" w:author="SalifouSanda OUSMANE [3]" w:date="2022-11-07T15:14:00Z">
                  <w:rPr>
                    <w:rFonts w:ascii="Calibri" w:eastAsia="Calibri" w:hAnsi="Calibri" w:cs="Calibri"/>
                    <w:sz w:val="22"/>
                    <w:lang w:val="fr-FR"/>
                  </w:rPr>
                </w:rPrChange>
              </w:rPr>
            </w:pPr>
          </w:p>
        </w:tc>
        <w:tc>
          <w:tcPr>
            <w:tcW w:w="2289" w:type="dxa"/>
            <w:tcBorders>
              <w:top w:val="single" w:sz="4" w:space="0" w:color="auto"/>
              <w:left w:val="single" w:sz="8" w:space="0" w:color="000000"/>
              <w:bottom w:val="single" w:sz="4" w:space="0" w:color="auto"/>
              <w:right w:val="single" w:sz="8" w:space="0" w:color="000000"/>
            </w:tcBorders>
          </w:tcPr>
          <w:p w14:paraId="35EF947E" w14:textId="77777777" w:rsidR="00886527" w:rsidRPr="00ED68DC" w:rsidRDefault="00886527" w:rsidP="00886527">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 xml:space="preserve">Response options: </w:t>
            </w:r>
          </w:p>
          <w:p w14:paraId="432067EF" w14:textId="77777777" w:rsidR="00886527" w:rsidRPr="00ED68DC" w:rsidRDefault="00886527" w:rsidP="00886527">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1) Mainly adult male [18 and above]</w:t>
            </w:r>
          </w:p>
          <w:p w14:paraId="4D402493" w14:textId="77777777" w:rsidR="00886527" w:rsidRPr="00ED68DC" w:rsidRDefault="00886527" w:rsidP="00886527">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2) Mainly adult female [18 and above]</w:t>
            </w:r>
          </w:p>
          <w:p w14:paraId="30C7F2B2" w14:textId="77777777" w:rsidR="00886527" w:rsidRPr="00ED68DC" w:rsidRDefault="00886527" w:rsidP="00886527">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3) Mainly children and youth male [under 18]</w:t>
            </w:r>
          </w:p>
          <w:p w14:paraId="01B66199" w14:textId="77777777" w:rsidR="00886527" w:rsidRPr="00ED68DC" w:rsidRDefault="00886527" w:rsidP="00886527">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 xml:space="preserve">4) Mainly children and youth female [under 18]        </w:t>
            </w:r>
          </w:p>
          <w:p w14:paraId="4CCAD045" w14:textId="77777777" w:rsidR="00886527" w:rsidRPr="00ED68DC" w:rsidRDefault="00886527" w:rsidP="00886527">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5) All adults equally</w:t>
            </w:r>
          </w:p>
          <w:p w14:paraId="1BA4CEEC" w14:textId="77777777" w:rsidR="00886527" w:rsidRPr="00ED68DC" w:rsidRDefault="00886527" w:rsidP="00886527">
            <w:pPr>
              <w:spacing w:after="0"/>
              <w:rPr>
                <w:rFonts w:ascii="Calibri" w:eastAsia="Calibri" w:hAnsi="Calibri" w:cs="Calibri"/>
                <w:i/>
                <w:iCs/>
                <w:color w:val="7F7F7F"/>
                <w:szCs w:val="20"/>
              </w:rPr>
            </w:pPr>
            <w:r w:rsidRPr="00ED68DC">
              <w:rPr>
                <w:rFonts w:ascii="Calibri" w:eastAsia="Calibri" w:hAnsi="Calibri" w:cs="Calibri"/>
                <w:i/>
                <w:iCs/>
                <w:color w:val="7F7F7F"/>
                <w:szCs w:val="20"/>
                <w:lang w:val="en-GB"/>
              </w:rPr>
              <w:t>6) All family members equally</w:t>
            </w:r>
          </w:p>
          <w:p w14:paraId="590CB66C" w14:textId="38FBFB97" w:rsidR="00E30321" w:rsidRPr="006E5214" w:rsidRDefault="00E30321" w:rsidP="00886527">
            <w:pPr>
              <w:spacing w:after="0"/>
              <w:rPr>
                <w:rFonts w:ascii="Calibri" w:eastAsia="Calibri" w:hAnsi="Calibri" w:cs="Calibri"/>
                <w:sz w:val="22"/>
                <w:rPrChange w:id="150" w:author="SalifouSanda OUSMANE [3]" w:date="2022-11-07T15:14:00Z">
                  <w:rPr>
                    <w:rFonts w:ascii="Calibri" w:eastAsia="Calibri" w:hAnsi="Calibri" w:cs="Calibri"/>
                    <w:sz w:val="22"/>
                    <w:lang w:val="fr-FR"/>
                  </w:rPr>
                </w:rPrChange>
              </w:rPr>
            </w:pPr>
          </w:p>
        </w:tc>
        <w:tc>
          <w:tcPr>
            <w:tcW w:w="1976" w:type="dxa"/>
            <w:tcBorders>
              <w:top w:val="single" w:sz="4" w:space="0" w:color="auto"/>
              <w:left w:val="single" w:sz="8" w:space="0" w:color="000000"/>
              <w:bottom w:val="single" w:sz="4" w:space="0" w:color="auto"/>
              <w:right w:val="single" w:sz="8" w:space="0" w:color="000000"/>
            </w:tcBorders>
          </w:tcPr>
          <w:p w14:paraId="199C482F" w14:textId="77777777" w:rsidR="00E30321" w:rsidRDefault="00E30321" w:rsidP="00886527">
            <w:pPr>
              <w:spacing w:after="0"/>
              <w:rPr>
                <w:rFonts w:ascii="Calibri" w:eastAsia="Calibri" w:hAnsi="Calibri" w:cs="Calibri"/>
                <w:i/>
                <w:iCs/>
                <w:color w:val="7F7F7F"/>
                <w:szCs w:val="20"/>
                <w:lang w:val="en-GB"/>
              </w:rPr>
            </w:pPr>
          </w:p>
          <w:p w14:paraId="14AC1D68" w14:textId="77777777" w:rsidR="00886527" w:rsidRDefault="00886527" w:rsidP="00886527">
            <w:pPr>
              <w:spacing w:after="0"/>
              <w:rPr>
                <w:rFonts w:ascii="Calibri" w:eastAsia="Calibri" w:hAnsi="Calibri" w:cs="Calibri"/>
                <w:i/>
                <w:iCs/>
                <w:color w:val="7F7F7F"/>
                <w:szCs w:val="20"/>
                <w:lang w:val="en-GB"/>
              </w:rPr>
            </w:pPr>
          </w:p>
          <w:p w14:paraId="174059D5" w14:textId="77777777" w:rsidR="00886527" w:rsidRDefault="00886527" w:rsidP="00886527">
            <w:pPr>
              <w:spacing w:after="0"/>
              <w:rPr>
                <w:rFonts w:ascii="Calibri" w:eastAsia="Calibri" w:hAnsi="Calibri" w:cs="Calibri"/>
                <w:i/>
                <w:iCs/>
                <w:color w:val="7F7F7F"/>
                <w:szCs w:val="20"/>
                <w:lang w:val="en-GB"/>
              </w:rPr>
            </w:pPr>
          </w:p>
          <w:p w14:paraId="44F50004" w14:textId="77777777" w:rsidR="00886527" w:rsidRDefault="00886527" w:rsidP="00886527">
            <w:pPr>
              <w:spacing w:after="0"/>
              <w:rPr>
                <w:rFonts w:ascii="Calibri" w:eastAsia="Calibri" w:hAnsi="Calibri" w:cs="Calibri"/>
                <w:i/>
                <w:iCs/>
                <w:color w:val="7F7F7F"/>
                <w:szCs w:val="20"/>
                <w:lang w:val="en-GB"/>
              </w:rPr>
            </w:pPr>
          </w:p>
          <w:p w14:paraId="708CD6E5" w14:textId="77777777" w:rsidR="00886527" w:rsidRDefault="00886527" w:rsidP="00886527">
            <w:pPr>
              <w:spacing w:after="0"/>
              <w:rPr>
                <w:rFonts w:ascii="Calibri" w:eastAsia="Calibri" w:hAnsi="Calibri" w:cs="Calibri"/>
                <w:i/>
                <w:iCs/>
                <w:color w:val="7F7F7F"/>
                <w:szCs w:val="20"/>
                <w:lang w:val="en-GB"/>
              </w:rPr>
            </w:pPr>
          </w:p>
          <w:p w14:paraId="00553083" w14:textId="77777777" w:rsidR="00886527" w:rsidRDefault="00886527" w:rsidP="00886527">
            <w:pPr>
              <w:spacing w:after="0"/>
              <w:rPr>
                <w:rFonts w:ascii="Calibri" w:eastAsia="Calibri" w:hAnsi="Calibri" w:cs="Calibri"/>
                <w:i/>
                <w:iCs/>
                <w:color w:val="7F7F7F"/>
                <w:szCs w:val="20"/>
                <w:lang w:val="en-GB"/>
              </w:rPr>
            </w:pPr>
          </w:p>
          <w:p w14:paraId="57BF266F" w14:textId="5F32D493" w:rsidR="00886527" w:rsidRPr="00A92885" w:rsidRDefault="00886527" w:rsidP="00886527">
            <w:pPr>
              <w:spacing w:after="0"/>
              <w:jc w:val="center"/>
              <w:rPr>
                <w:rFonts w:ascii="Calibri" w:eastAsia="Calibri" w:hAnsi="Calibri" w:cs="Calibri"/>
                <w:i/>
                <w:iCs/>
                <w:color w:val="7F7F7F"/>
                <w:szCs w:val="20"/>
                <w:lang w:val="en-GB"/>
              </w:rPr>
            </w:pPr>
            <w:r w:rsidRPr="00A92885">
              <w:rPr>
                <w:rFonts w:ascii="Calibri" w:eastAsia="Calibri" w:hAnsi="Calibri" w:cs="Calibri"/>
                <w:sz w:val="22"/>
                <w:lang w:val="fr-FR"/>
              </w:rPr>
              <w:t>| __ |</w:t>
            </w:r>
          </w:p>
        </w:tc>
      </w:tr>
      <w:tr w:rsidR="00E30321" w:rsidRPr="00A92885" w14:paraId="68AA5B13" w14:textId="77777777" w:rsidTr="00901335">
        <w:trPr>
          <w:trHeight w:val="164"/>
        </w:trPr>
        <w:tc>
          <w:tcPr>
            <w:tcW w:w="9773" w:type="dxa"/>
            <w:tcBorders>
              <w:top w:val="single" w:sz="4" w:space="0" w:color="auto"/>
              <w:left w:val="single" w:sz="8" w:space="0" w:color="000000"/>
              <w:bottom w:val="single" w:sz="4" w:space="0" w:color="auto"/>
              <w:right w:val="single" w:sz="8" w:space="0" w:color="000000"/>
            </w:tcBorders>
            <w:vAlign w:val="center"/>
            <w:hideMark/>
          </w:tcPr>
          <w:p w14:paraId="7D8F3313" w14:textId="1BD98C7B" w:rsidR="00E30321" w:rsidRPr="006E5214" w:rsidRDefault="00E30321" w:rsidP="00E30321">
            <w:pPr>
              <w:pStyle w:val="Paragraphedeliste"/>
              <w:numPr>
                <w:ilvl w:val="0"/>
                <w:numId w:val="21"/>
              </w:numPr>
              <w:spacing w:after="0"/>
              <w:rPr>
                <w:rFonts w:ascii="Calibri" w:eastAsia="Calibri" w:hAnsi="Calibri" w:cs="Calibri"/>
                <w:sz w:val="22"/>
                <w:rPrChange w:id="151" w:author="SalifouSanda OUSMANE [3]" w:date="2022-11-07T15:14:00Z">
                  <w:rPr>
                    <w:rFonts w:ascii="Calibri" w:eastAsia="Calibri" w:hAnsi="Calibri" w:cs="Calibri"/>
                    <w:sz w:val="22"/>
                    <w:lang w:val="fr-FR"/>
                  </w:rPr>
                </w:rPrChange>
              </w:rPr>
            </w:pPr>
            <w:r w:rsidRPr="00E30321">
              <w:rPr>
                <w:rFonts w:ascii="Calibri" w:eastAsia="Times New Roman" w:hAnsi="Calibri" w:cs="Arial"/>
                <w:color w:val="000000"/>
                <w:sz w:val="20"/>
                <w:lang w:val="en-GB"/>
              </w:rPr>
              <w:lastRenderedPageBreak/>
              <w:t>Reduced portion size of meals</w:t>
            </w:r>
          </w:p>
        </w:tc>
        <w:tc>
          <w:tcPr>
            <w:tcW w:w="2289" w:type="dxa"/>
            <w:tcBorders>
              <w:top w:val="single" w:sz="4" w:space="0" w:color="auto"/>
              <w:left w:val="single" w:sz="8" w:space="0" w:color="000000"/>
              <w:bottom w:val="single" w:sz="4" w:space="0" w:color="auto"/>
              <w:right w:val="single" w:sz="8" w:space="0" w:color="000000"/>
            </w:tcBorders>
            <w:hideMark/>
          </w:tcPr>
          <w:p w14:paraId="34DFC33D" w14:textId="68A42E40" w:rsidR="00E30321" w:rsidRPr="00A92885" w:rsidRDefault="00E30321" w:rsidP="006130C1">
            <w:pPr>
              <w:spacing w:after="0"/>
              <w:jc w:val="center"/>
              <w:rPr>
                <w:rFonts w:ascii="Calibri" w:eastAsia="Calibri" w:hAnsi="Calibri" w:cs="Calibri"/>
                <w:sz w:val="22"/>
                <w:lang w:val="fr-FR"/>
              </w:rPr>
            </w:pPr>
            <w:r w:rsidRPr="00A92885">
              <w:rPr>
                <w:rFonts w:ascii="Calibri" w:eastAsia="Calibri" w:hAnsi="Calibri" w:cs="Calibri"/>
                <w:sz w:val="22"/>
                <w:lang w:val="fr-FR"/>
              </w:rPr>
              <w:t>| __ |</w:t>
            </w:r>
          </w:p>
        </w:tc>
        <w:tc>
          <w:tcPr>
            <w:tcW w:w="1976" w:type="dxa"/>
            <w:tcBorders>
              <w:top w:val="single" w:sz="4" w:space="0" w:color="auto"/>
              <w:left w:val="single" w:sz="8" w:space="0" w:color="000000"/>
              <w:bottom w:val="single" w:sz="4" w:space="0" w:color="auto"/>
              <w:right w:val="single" w:sz="8" w:space="0" w:color="000000"/>
            </w:tcBorders>
          </w:tcPr>
          <w:p w14:paraId="0751D022" w14:textId="0C54F5C8" w:rsidR="00E30321" w:rsidRPr="00A92885" w:rsidRDefault="00E30321" w:rsidP="006130C1">
            <w:pPr>
              <w:spacing w:after="0"/>
              <w:jc w:val="center"/>
              <w:rPr>
                <w:rFonts w:ascii="Calibri" w:eastAsia="Calibri" w:hAnsi="Calibri" w:cs="Calibri"/>
                <w:i/>
                <w:iCs/>
                <w:color w:val="7F7F7F"/>
                <w:szCs w:val="20"/>
                <w:lang w:val="en-GB"/>
              </w:rPr>
            </w:pPr>
          </w:p>
        </w:tc>
      </w:tr>
      <w:tr w:rsidR="00E30321" w:rsidRPr="00A92885" w14:paraId="7C95A88F" w14:textId="77777777" w:rsidTr="00901335">
        <w:trPr>
          <w:trHeight w:val="164"/>
        </w:trPr>
        <w:tc>
          <w:tcPr>
            <w:tcW w:w="9773" w:type="dxa"/>
            <w:tcBorders>
              <w:top w:val="single" w:sz="4" w:space="0" w:color="auto"/>
              <w:left w:val="single" w:sz="8" w:space="0" w:color="000000"/>
              <w:bottom w:val="single" w:sz="4" w:space="0" w:color="auto"/>
              <w:right w:val="single" w:sz="8" w:space="0" w:color="000000"/>
            </w:tcBorders>
            <w:vAlign w:val="center"/>
          </w:tcPr>
          <w:p w14:paraId="4993781B" w14:textId="372F228B" w:rsidR="00E30321" w:rsidRPr="006E5214" w:rsidRDefault="00E30321" w:rsidP="00E30321">
            <w:pPr>
              <w:spacing w:after="0"/>
              <w:rPr>
                <w:rFonts w:ascii="Calibri" w:eastAsia="Calibri" w:hAnsi="Calibri" w:cs="Calibri"/>
                <w:sz w:val="22"/>
                <w:rPrChange w:id="152" w:author="SalifouSanda OUSMANE [3]" w:date="2022-11-07T15:14:00Z">
                  <w:rPr>
                    <w:rFonts w:ascii="Calibri" w:eastAsia="Calibri" w:hAnsi="Calibri" w:cs="Calibri"/>
                    <w:sz w:val="22"/>
                    <w:lang w:val="fr-FR"/>
                  </w:rPr>
                </w:rPrChange>
              </w:rPr>
            </w:pPr>
            <w:r>
              <w:rPr>
                <w:rFonts w:ascii="Calibri" w:eastAsia="Times New Roman" w:hAnsi="Calibri" w:cs="Arial"/>
                <w:i/>
                <w:iCs/>
                <w:color w:val="000000"/>
                <w:sz w:val="20"/>
                <w:lang w:val="en-GB"/>
              </w:rPr>
              <w:t xml:space="preserve">4.1 </w:t>
            </w:r>
            <w:r w:rsidRPr="002E26E3">
              <w:rPr>
                <w:rFonts w:ascii="Calibri" w:eastAsia="Times New Roman" w:hAnsi="Calibri" w:cs="Arial"/>
                <w:i/>
                <w:iCs/>
                <w:color w:val="000000"/>
                <w:sz w:val="20"/>
                <w:lang w:val="en-GB"/>
              </w:rPr>
              <w:t xml:space="preserve">During the last 7 days, </w:t>
            </w:r>
            <w:r w:rsidRPr="002E26E3">
              <w:rPr>
                <w:rFonts w:ascii="Calibri" w:eastAsia="Times New Roman" w:hAnsi="Calibri" w:cs="Arial"/>
                <w:b/>
                <w:bCs/>
                <w:i/>
                <w:iCs/>
                <w:color w:val="000000"/>
                <w:sz w:val="20"/>
                <w:lang w:val="en-GB"/>
              </w:rPr>
              <w:t>who</w:t>
            </w:r>
            <w:r w:rsidRPr="002E26E3">
              <w:rPr>
                <w:rFonts w:ascii="Calibri" w:eastAsia="Times New Roman" w:hAnsi="Calibri" w:cs="Arial"/>
                <w:i/>
                <w:iCs/>
                <w:color w:val="000000"/>
                <w:sz w:val="20"/>
                <w:lang w:val="en-GB"/>
              </w:rPr>
              <w:t xml:space="preserve"> in your HH </w:t>
            </w:r>
            <w:r w:rsidRPr="002E26E3">
              <w:rPr>
                <w:rFonts w:ascii="Calibri" w:eastAsia="Times New Roman" w:hAnsi="Calibri" w:cs="Arial"/>
                <w:b/>
                <w:bCs/>
                <w:i/>
                <w:iCs/>
                <w:color w:val="000000"/>
                <w:sz w:val="20"/>
                <w:lang w:val="en-GB"/>
              </w:rPr>
              <w:t xml:space="preserve">mainly limited their portion size </w:t>
            </w:r>
            <w:r w:rsidRPr="002E26E3">
              <w:rPr>
                <w:rFonts w:ascii="Calibri" w:eastAsia="Times New Roman" w:hAnsi="Calibri" w:cs="Arial"/>
                <w:i/>
                <w:iCs/>
                <w:color w:val="000000"/>
                <w:sz w:val="20"/>
                <w:lang w:val="en-GB"/>
              </w:rPr>
              <w:t xml:space="preserve">due to lack of food or money to buy food? </w:t>
            </w:r>
            <w:r w:rsidRPr="00FC363C">
              <w:rPr>
                <w:rFonts w:ascii="Open Sans" w:eastAsia="Open Sans" w:hAnsi="Open Sans" w:cs="Open Sans"/>
                <w:i/>
                <w:iCs/>
                <w:color w:val="1F497D" w:themeColor="text2"/>
                <w:kern w:val="24"/>
                <w:sz w:val="40"/>
                <w:szCs w:val="40"/>
                <w:lang w:val="en-GB"/>
              </w:rPr>
              <w:t xml:space="preserve"> </w:t>
            </w:r>
          </w:p>
        </w:tc>
        <w:tc>
          <w:tcPr>
            <w:tcW w:w="2289" w:type="dxa"/>
            <w:tcBorders>
              <w:top w:val="single" w:sz="4" w:space="0" w:color="auto"/>
              <w:left w:val="single" w:sz="8" w:space="0" w:color="000000"/>
              <w:bottom w:val="single" w:sz="4" w:space="0" w:color="auto"/>
              <w:right w:val="single" w:sz="8" w:space="0" w:color="000000"/>
            </w:tcBorders>
          </w:tcPr>
          <w:p w14:paraId="2C5BF8C5" w14:textId="77777777" w:rsidR="00886527" w:rsidRPr="00F87C53" w:rsidRDefault="00886527" w:rsidP="00886527">
            <w:pPr>
              <w:spacing w:after="0"/>
              <w:rPr>
                <w:rFonts w:ascii="Calibri" w:eastAsia="Calibri" w:hAnsi="Calibri" w:cs="Calibri"/>
                <w:i/>
                <w:iCs/>
                <w:color w:val="7F7F7F"/>
                <w:szCs w:val="20"/>
                <w:lang w:val="en-GB"/>
              </w:rPr>
            </w:pPr>
            <w:r w:rsidRPr="00F87C53">
              <w:rPr>
                <w:rFonts w:ascii="Calibri" w:eastAsia="Calibri" w:hAnsi="Calibri" w:cs="Calibri"/>
                <w:i/>
                <w:iCs/>
                <w:color w:val="7F7F7F"/>
                <w:szCs w:val="20"/>
                <w:lang w:val="en-GB"/>
              </w:rPr>
              <w:t xml:space="preserve">Response options: </w:t>
            </w:r>
          </w:p>
          <w:p w14:paraId="5F6360A0" w14:textId="77777777" w:rsidR="00886527" w:rsidRPr="00F87C53" w:rsidRDefault="00886527" w:rsidP="00886527">
            <w:pPr>
              <w:spacing w:after="0"/>
              <w:rPr>
                <w:rFonts w:ascii="Calibri" w:eastAsia="Calibri" w:hAnsi="Calibri" w:cs="Calibri"/>
                <w:i/>
                <w:iCs/>
                <w:color w:val="7F7F7F"/>
                <w:szCs w:val="20"/>
                <w:lang w:val="en-GB"/>
              </w:rPr>
            </w:pPr>
            <w:r w:rsidRPr="00F87C53">
              <w:rPr>
                <w:rFonts w:ascii="Calibri" w:eastAsia="Calibri" w:hAnsi="Calibri" w:cs="Calibri"/>
                <w:i/>
                <w:iCs/>
                <w:color w:val="7F7F7F"/>
                <w:szCs w:val="20"/>
                <w:lang w:val="en-GB"/>
              </w:rPr>
              <w:t>1) Mainly adult male [18 and above]</w:t>
            </w:r>
          </w:p>
          <w:p w14:paraId="027EC9C6" w14:textId="77777777" w:rsidR="00886527" w:rsidRPr="00F87C53" w:rsidRDefault="00886527" w:rsidP="00886527">
            <w:pPr>
              <w:spacing w:after="0"/>
              <w:rPr>
                <w:rFonts w:ascii="Calibri" w:eastAsia="Calibri" w:hAnsi="Calibri" w:cs="Calibri"/>
                <w:i/>
                <w:iCs/>
                <w:color w:val="7F7F7F"/>
                <w:szCs w:val="20"/>
                <w:lang w:val="en-GB"/>
              </w:rPr>
            </w:pPr>
            <w:r w:rsidRPr="00F87C53">
              <w:rPr>
                <w:rFonts w:ascii="Calibri" w:eastAsia="Calibri" w:hAnsi="Calibri" w:cs="Calibri"/>
                <w:i/>
                <w:iCs/>
                <w:color w:val="7F7F7F"/>
                <w:szCs w:val="20"/>
                <w:lang w:val="en-GB"/>
              </w:rPr>
              <w:t>2) Mainly adult female [18 and above]</w:t>
            </w:r>
          </w:p>
          <w:p w14:paraId="550F56C4" w14:textId="77777777" w:rsidR="00886527" w:rsidRPr="00F87C53" w:rsidRDefault="00886527" w:rsidP="00886527">
            <w:pPr>
              <w:spacing w:after="0"/>
              <w:rPr>
                <w:rFonts w:ascii="Calibri" w:eastAsia="Calibri" w:hAnsi="Calibri" w:cs="Calibri"/>
                <w:i/>
                <w:iCs/>
                <w:color w:val="7F7F7F"/>
                <w:szCs w:val="20"/>
                <w:lang w:val="en-GB"/>
              </w:rPr>
            </w:pPr>
            <w:r w:rsidRPr="00F87C53">
              <w:rPr>
                <w:rFonts w:ascii="Calibri" w:eastAsia="Calibri" w:hAnsi="Calibri" w:cs="Calibri"/>
                <w:i/>
                <w:iCs/>
                <w:color w:val="7F7F7F"/>
                <w:szCs w:val="20"/>
                <w:lang w:val="en-GB"/>
              </w:rPr>
              <w:t>3) Mainly children and youth male [under 18]</w:t>
            </w:r>
          </w:p>
          <w:p w14:paraId="488092FE" w14:textId="77777777" w:rsidR="00886527" w:rsidRPr="00F87C53" w:rsidRDefault="00886527" w:rsidP="00886527">
            <w:pPr>
              <w:spacing w:after="0"/>
              <w:rPr>
                <w:rFonts w:ascii="Calibri" w:eastAsia="Calibri" w:hAnsi="Calibri" w:cs="Calibri"/>
                <w:i/>
                <w:iCs/>
                <w:color w:val="7F7F7F"/>
                <w:szCs w:val="20"/>
                <w:lang w:val="en-GB"/>
              </w:rPr>
            </w:pPr>
            <w:r w:rsidRPr="00F87C53">
              <w:rPr>
                <w:rFonts w:ascii="Calibri" w:eastAsia="Calibri" w:hAnsi="Calibri" w:cs="Calibri"/>
                <w:i/>
                <w:iCs/>
                <w:color w:val="7F7F7F"/>
                <w:szCs w:val="20"/>
                <w:lang w:val="en-GB"/>
              </w:rPr>
              <w:t xml:space="preserve">4) Mainly children and youth female [under 18]        </w:t>
            </w:r>
          </w:p>
          <w:p w14:paraId="0793F970" w14:textId="77777777" w:rsidR="00886527" w:rsidRPr="00F87C53" w:rsidRDefault="00886527" w:rsidP="00886527">
            <w:pPr>
              <w:spacing w:after="0"/>
              <w:rPr>
                <w:rFonts w:ascii="Calibri" w:eastAsia="Calibri" w:hAnsi="Calibri" w:cs="Calibri"/>
                <w:i/>
                <w:iCs/>
                <w:color w:val="7F7F7F"/>
                <w:szCs w:val="20"/>
                <w:lang w:val="en-GB"/>
              </w:rPr>
            </w:pPr>
            <w:r w:rsidRPr="00F87C53">
              <w:rPr>
                <w:rFonts w:ascii="Calibri" w:eastAsia="Calibri" w:hAnsi="Calibri" w:cs="Calibri"/>
                <w:i/>
                <w:iCs/>
                <w:color w:val="7F7F7F"/>
                <w:szCs w:val="20"/>
                <w:lang w:val="en-GB"/>
              </w:rPr>
              <w:t>5) All adults equally</w:t>
            </w:r>
          </w:p>
          <w:p w14:paraId="39738C7C" w14:textId="6876A5A7" w:rsidR="00E30321" w:rsidRPr="00886527" w:rsidRDefault="00886527" w:rsidP="00886527">
            <w:pPr>
              <w:spacing w:after="0"/>
              <w:rPr>
                <w:rFonts w:ascii="Calibri" w:eastAsia="Calibri" w:hAnsi="Calibri" w:cs="Calibri"/>
                <w:i/>
                <w:iCs/>
                <w:color w:val="7F7F7F"/>
                <w:szCs w:val="20"/>
                <w:lang w:val="en-GB"/>
              </w:rPr>
            </w:pPr>
            <w:r w:rsidRPr="00F87C53">
              <w:rPr>
                <w:rFonts w:ascii="Calibri" w:eastAsia="Calibri" w:hAnsi="Calibri" w:cs="Calibri"/>
                <w:i/>
                <w:iCs/>
                <w:color w:val="7F7F7F"/>
                <w:szCs w:val="20"/>
                <w:lang w:val="en-GB"/>
              </w:rPr>
              <w:t>6) All family members equally</w:t>
            </w:r>
          </w:p>
        </w:tc>
        <w:tc>
          <w:tcPr>
            <w:tcW w:w="1976" w:type="dxa"/>
            <w:tcBorders>
              <w:top w:val="single" w:sz="4" w:space="0" w:color="auto"/>
              <w:left w:val="single" w:sz="8" w:space="0" w:color="000000"/>
              <w:bottom w:val="single" w:sz="4" w:space="0" w:color="auto"/>
              <w:right w:val="single" w:sz="8" w:space="0" w:color="000000"/>
            </w:tcBorders>
          </w:tcPr>
          <w:p w14:paraId="1B16DDD4" w14:textId="77777777" w:rsidR="00886527" w:rsidRPr="006E5214" w:rsidRDefault="00886527" w:rsidP="00886527">
            <w:pPr>
              <w:spacing w:after="0"/>
              <w:rPr>
                <w:rFonts w:ascii="Calibri" w:eastAsia="Calibri" w:hAnsi="Calibri" w:cs="Calibri"/>
                <w:sz w:val="22"/>
                <w:rPrChange w:id="153" w:author="SalifouSanda OUSMANE [3]" w:date="2022-11-07T15:14:00Z">
                  <w:rPr>
                    <w:rFonts w:ascii="Calibri" w:eastAsia="Calibri" w:hAnsi="Calibri" w:cs="Calibri"/>
                    <w:sz w:val="22"/>
                    <w:lang w:val="fr-FR"/>
                  </w:rPr>
                </w:rPrChange>
              </w:rPr>
            </w:pPr>
          </w:p>
          <w:p w14:paraId="1FFCB060" w14:textId="77777777" w:rsidR="00886527" w:rsidRPr="006E5214" w:rsidRDefault="00886527" w:rsidP="00886527">
            <w:pPr>
              <w:spacing w:after="0"/>
              <w:rPr>
                <w:rFonts w:ascii="Calibri" w:eastAsia="Calibri" w:hAnsi="Calibri" w:cs="Calibri"/>
                <w:sz w:val="22"/>
                <w:rPrChange w:id="154" w:author="SalifouSanda OUSMANE [3]" w:date="2022-11-07T15:14:00Z">
                  <w:rPr>
                    <w:rFonts w:ascii="Calibri" w:eastAsia="Calibri" w:hAnsi="Calibri" w:cs="Calibri"/>
                    <w:sz w:val="22"/>
                    <w:lang w:val="fr-FR"/>
                  </w:rPr>
                </w:rPrChange>
              </w:rPr>
            </w:pPr>
          </w:p>
          <w:p w14:paraId="40036C57" w14:textId="77777777" w:rsidR="00886527" w:rsidRPr="006E5214" w:rsidRDefault="00886527" w:rsidP="00886527">
            <w:pPr>
              <w:spacing w:after="0"/>
              <w:rPr>
                <w:rFonts w:ascii="Calibri" w:eastAsia="Calibri" w:hAnsi="Calibri" w:cs="Calibri"/>
                <w:sz w:val="22"/>
                <w:rPrChange w:id="155" w:author="SalifouSanda OUSMANE [3]" w:date="2022-11-07T15:14:00Z">
                  <w:rPr>
                    <w:rFonts w:ascii="Calibri" w:eastAsia="Calibri" w:hAnsi="Calibri" w:cs="Calibri"/>
                    <w:sz w:val="22"/>
                    <w:lang w:val="fr-FR"/>
                  </w:rPr>
                </w:rPrChange>
              </w:rPr>
            </w:pPr>
          </w:p>
          <w:p w14:paraId="29E51B9A" w14:textId="77777777" w:rsidR="00886527" w:rsidRPr="006E5214" w:rsidRDefault="00886527" w:rsidP="00886527">
            <w:pPr>
              <w:spacing w:after="0"/>
              <w:rPr>
                <w:rFonts w:ascii="Calibri" w:eastAsia="Calibri" w:hAnsi="Calibri" w:cs="Calibri"/>
                <w:sz w:val="22"/>
                <w:rPrChange w:id="156" w:author="SalifouSanda OUSMANE [3]" w:date="2022-11-07T15:14:00Z">
                  <w:rPr>
                    <w:rFonts w:ascii="Calibri" w:eastAsia="Calibri" w:hAnsi="Calibri" w:cs="Calibri"/>
                    <w:sz w:val="22"/>
                    <w:lang w:val="fr-FR"/>
                  </w:rPr>
                </w:rPrChange>
              </w:rPr>
            </w:pPr>
          </w:p>
          <w:p w14:paraId="20E1415F" w14:textId="5E6027D6" w:rsidR="00E30321" w:rsidRPr="00A92885" w:rsidRDefault="00886527" w:rsidP="00886527">
            <w:pPr>
              <w:spacing w:after="0"/>
              <w:jc w:val="center"/>
              <w:rPr>
                <w:rFonts w:ascii="Calibri" w:eastAsia="Calibri" w:hAnsi="Calibri" w:cs="Calibri"/>
                <w:i/>
                <w:iCs/>
                <w:color w:val="7F7F7F"/>
                <w:szCs w:val="20"/>
                <w:lang w:val="en-GB"/>
              </w:rPr>
            </w:pPr>
            <w:r w:rsidRPr="00A92885">
              <w:rPr>
                <w:rFonts w:ascii="Calibri" w:eastAsia="Calibri" w:hAnsi="Calibri" w:cs="Calibri"/>
                <w:sz w:val="22"/>
                <w:lang w:val="fr-FR"/>
              </w:rPr>
              <w:t>| __ |</w:t>
            </w:r>
          </w:p>
        </w:tc>
      </w:tr>
      <w:tr w:rsidR="00E30321" w:rsidRPr="00A92885" w14:paraId="20932917" w14:textId="77777777" w:rsidTr="00901335">
        <w:trPr>
          <w:trHeight w:val="154"/>
        </w:trPr>
        <w:tc>
          <w:tcPr>
            <w:tcW w:w="9773" w:type="dxa"/>
            <w:tcBorders>
              <w:top w:val="single" w:sz="4" w:space="0" w:color="auto"/>
              <w:left w:val="single" w:sz="8" w:space="0" w:color="000000"/>
              <w:bottom w:val="single" w:sz="4" w:space="0" w:color="auto"/>
              <w:right w:val="single" w:sz="8" w:space="0" w:color="000000"/>
            </w:tcBorders>
            <w:vAlign w:val="center"/>
            <w:hideMark/>
          </w:tcPr>
          <w:p w14:paraId="5263C82A" w14:textId="71E1D460" w:rsidR="00E30321" w:rsidRPr="006E5214" w:rsidRDefault="00E30321" w:rsidP="00E30321">
            <w:pPr>
              <w:pStyle w:val="Paragraphedeliste"/>
              <w:numPr>
                <w:ilvl w:val="0"/>
                <w:numId w:val="21"/>
              </w:numPr>
              <w:spacing w:after="0"/>
              <w:rPr>
                <w:rFonts w:ascii="Calibri" w:eastAsia="Calibri" w:hAnsi="Calibri" w:cs="Calibri"/>
                <w:sz w:val="22"/>
                <w:rPrChange w:id="157" w:author="SalifouSanda OUSMANE [3]" w:date="2022-11-07T15:14:00Z">
                  <w:rPr>
                    <w:rFonts w:ascii="Calibri" w:eastAsia="Calibri" w:hAnsi="Calibri" w:cs="Calibri"/>
                    <w:sz w:val="22"/>
                    <w:lang w:val="fr-FR"/>
                  </w:rPr>
                </w:rPrChange>
              </w:rPr>
            </w:pPr>
            <w:r w:rsidRPr="00E30321">
              <w:rPr>
                <w:rFonts w:ascii="Calibri" w:eastAsia="Times New Roman" w:hAnsi="Calibri" w:cs="Arial"/>
                <w:color w:val="000000"/>
                <w:sz w:val="20"/>
                <w:lang w:val="en-GB"/>
              </w:rPr>
              <w:t>Reduction in the quantities consumed by adults/mothers for young children to eat</w:t>
            </w:r>
          </w:p>
        </w:tc>
        <w:tc>
          <w:tcPr>
            <w:tcW w:w="2289" w:type="dxa"/>
            <w:tcBorders>
              <w:top w:val="single" w:sz="4" w:space="0" w:color="auto"/>
              <w:left w:val="single" w:sz="8" w:space="0" w:color="000000"/>
              <w:bottom w:val="single" w:sz="4" w:space="0" w:color="auto"/>
              <w:right w:val="single" w:sz="8" w:space="0" w:color="000000"/>
            </w:tcBorders>
            <w:hideMark/>
          </w:tcPr>
          <w:p w14:paraId="21CE076C" w14:textId="7C2FD74E" w:rsidR="00E30321" w:rsidRPr="00A92885" w:rsidRDefault="00E30321" w:rsidP="006130C1">
            <w:pPr>
              <w:spacing w:after="0"/>
              <w:jc w:val="center"/>
              <w:rPr>
                <w:rFonts w:ascii="Calibri" w:eastAsia="Calibri" w:hAnsi="Calibri" w:cs="Calibri"/>
                <w:sz w:val="22"/>
                <w:lang w:val="fr-FR"/>
              </w:rPr>
            </w:pPr>
            <w:r w:rsidRPr="00A92885">
              <w:rPr>
                <w:rFonts w:ascii="Calibri" w:eastAsia="Calibri" w:hAnsi="Calibri" w:cs="Calibri"/>
                <w:sz w:val="22"/>
                <w:lang w:val="fr-FR"/>
              </w:rPr>
              <w:t>| __ |</w:t>
            </w:r>
          </w:p>
        </w:tc>
        <w:tc>
          <w:tcPr>
            <w:tcW w:w="1976" w:type="dxa"/>
            <w:tcBorders>
              <w:top w:val="single" w:sz="4" w:space="0" w:color="auto"/>
              <w:left w:val="single" w:sz="8" w:space="0" w:color="000000"/>
              <w:bottom w:val="single" w:sz="4" w:space="0" w:color="auto"/>
              <w:right w:val="single" w:sz="8" w:space="0" w:color="000000"/>
            </w:tcBorders>
          </w:tcPr>
          <w:p w14:paraId="77FF84B6" w14:textId="414F3996" w:rsidR="00E30321" w:rsidRPr="00A92885" w:rsidRDefault="00E30321" w:rsidP="006130C1">
            <w:pPr>
              <w:spacing w:after="0"/>
              <w:jc w:val="center"/>
              <w:rPr>
                <w:rFonts w:ascii="Calibri" w:eastAsia="Calibri" w:hAnsi="Calibri" w:cs="Calibri"/>
                <w:i/>
                <w:iCs/>
                <w:color w:val="7F7F7F"/>
                <w:szCs w:val="20"/>
                <w:lang w:val="en-GB"/>
              </w:rPr>
            </w:pPr>
          </w:p>
        </w:tc>
      </w:tr>
      <w:tr w:rsidR="00E30321" w:rsidRPr="00A92885" w14:paraId="1F90396B" w14:textId="77777777" w:rsidTr="00901335">
        <w:trPr>
          <w:trHeight w:val="154"/>
        </w:trPr>
        <w:tc>
          <w:tcPr>
            <w:tcW w:w="9773" w:type="dxa"/>
            <w:tcBorders>
              <w:top w:val="single" w:sz="4" w:space="0" w:color="auto"/>
              <w:left w:val="single" w:sz="8" w:space="0" w:color="000000"/>
              <w:bottom w:val="single" w:sz="4" w:space="0" w:color="auto"/>
              <w:right w:val="single" w:sz="8" w:space="0" w:color="000000"/>
            </w:tcBorders>
            <w:vAlign w:val="center"/>
          </w:tcPr>
          <w:p w14:paraId="53E2FD67" w14:textId="77777777" w:rsidR="00E30321" w:rsidRPr="008F15B9" w:rsidRDefault="00E30321" w:rsidP="008F15B9">
            <w:pPr>
              <w:autoSpaceDE w:val="0"/>
              <w:autoSpaceDN w:val="0"/>
              <w:adjustRightInd w:val="0"/>
              <w:spacing w:after="0" w:line="240" w:lineRule="auto"/>
              <w:ind w:left="360"/>
              <w:contextualSpacing/>
              <w:rPr>
                <w:rFonts w:ascii="Calibri" w:eastAsia="Times New Roman" w:hAnsi="Calibri" w:cs="Arial"/>
                <w:color w:val="000000"/>
                <w:sz w:val="20"/>
              </w:rPr>
            </w:pPr>
            <w:r>
              <w:rPr>
                <w:rFonts w:ascii="Calibri" w:eastAsia="Times New Roman" w:hAnsi="Calibri" w:cs="Arial"/>
                <w:i/>
                <w:iCs/>
                <w:color w:val="000000"/>
                <w:sz w:val="20"/>
                <w:lang w:val="en-GB"/>
              </w:rPr>
              <w:t xml:space="preserve">5.1 </w:t>
            </w:r>
            <w:r w:rsidRPr="008F15B9">
              <w:rPr>
                <w:rFonts w:ascii="Calibri" w:eastAsia="Times New Roman" w:hAnsi="Calibri" w:cs="Arial"/>
                <w:i/>
                <w:iCs/>
                <w:color w:val="000000"/>
                <w:sz w:val="20"/>
                <w:lang w:val="en-GB"/>
              </w:rPr>
              <w:t xml:space="preserve">During the last 7 days, </w:t>
            </w:r>
            <w:r w:rsidRPr="008F15B9">
              <w:rPr>
                <w:rFonts w:ascii="Calibri" w:eastAsia="Times New Roman" w:hAnsi="Calibri" w:cs="Arial"/>
                <w:b/>
                <w:bCs/>
                <w:i/>
                <w:iCs/>
                <w:color w:val="000000"/>
                <w:sz w:val="20"/>
                <w:lang w:val="en-GB"/>
              </w:rPr>
              <w:t xml:space="preserve">mainly which </w:t>
            </w:r>
            <w:r w:rsidRPr="008311DD">
              <w:rPr>
                <w:rFonts w:ascii="Calibri" w:eastAsia="Times New Roman" w:hAnsi="Calibri" w:cs="Arial"/>
                <w:i/>
                <w:iCs/>
                <w:color w:val="000000"/>
                <w:sz w:val="20"/>
                <w:lang w:val="en-GB"/>
              </w:rPr>
              <w:t>[…read categories on the right]</w:t>
            </w:r>
            <w:r w:rsidRPr="008F15B9">
              <w:rPr>
                <w:rFonts w:ascii="Calibri" w:eastAsia="Times New Roman" w:hAnsi="Calibri" w:cs="Arial"/>
                <w:b/>
                <w:bCs/>
                <w:i/>
                <w:iCs/>
                <w:color w:val="000000"/>
                <w:sz w:val="20"/>
                <w:lang w:val="en-GB"/>
              </w:rPr>
              <w:t xml:space="preserve"> </w:t>
            </w:r>
            <w:r w:rsidRPr="008F15B9">
              <w:rPr>
                <w:rFonts w:ascii="Calibri" w:eastAsia="Times New Roman" w:hAnsi="Calibri" w:cs="Arial"/>
                <w:i/>
                <w:iCs/>
                <w:color w:val="000000"/>
                <w:sz w:val="20"/>
                <w:lang w:val="en-GB"/>
              </w:rPr>
              <w:t xml:space="preserve">in your HH </w:t>
            </w:r>
            <w:r w:rsidRPr="008F15B9">
              <w:rPr>
                <w:rFonts w:ascii="Calibri" w:eastAsia="Times New Roman" w:hAnsi="Calibri" w:cs="Arial"/>
                <w:b/>
                <w:bCs/>
                <w:i/>
                <w:iCs/>
                <w:color w:val="000000"/>
                <w:sz w:val="20"/>
                <w:lang w:val="en-GB"/>
              </w:rPr>
              <w:t>restricted their consumption</w:t>
            </w:r>
            <w:r w:rsidRPr="008F15B9">
              <w:rPr>
                <w:rFonts w:ascii="Calibri" w:eastAsia="Times New Roman" w:hAnsi="Calibri" w:cs="Arial"/>
                <w:i/>
                <w:iCs/>
                <w:color w:val="000000"/>
                <w:sz w:val="20"/>
                <w:lang w:val="en-GB"/>
              </w:rPr>
              <w:t>?</w:t>
            </w:r>
          </w:p>
          <w:p w14:paraId="614C1058" w14:textId="3E0C79AD" w:rsidR="00E30321" w:rsidRPr="000F6801" w:rsidRDefault="00E30321" w:rsidP="000F6801">
            <w:pPr>
              <w:spacing w:after="0"/>
              <w:rPr>
                <w:rFonts w:ascii="Calibri" w:eastAsia="Calibri" w:hAnsi="Calibri" w:cs="Calibri"/>
                <w:i/>
                <w:iCs/>
                <w:color w:val="7F7F7F"/>
                <w:szCs w:val="20"/>
                <w:lang w:val="en-GB"/>
              </w:rPr>
            </w:pPr>
          </w:p>
        </w:tc>
        <w:tc>
          <w:tcPr>
            <w:tcW w:w="2289" w:type="dxa"/>
            <w:tcBorders>
              <w:top w:val="single" w:sz="4" w:space="0" w:color="auto"/>
              <w:left w:val="single" w:sz="8" w:space="0" w:color="000000"/>
              <w:bottom w:val="single" w:sz="4" w:space="0" w:color="auto"/>
              <w:right w:val="single" w:sz="8" w:space="0" w:color="000000"/>
            </w:tcBorders>
          </w:tcPr>
          <w:p w14:paraId="528E4C62" w14:textId="77777777" w:rsidR="00886527" w:rsidRPr="000F6801" w:rsidRDefault="00886527" w:rsidP="00886527">
            <w:pPr>
              <w:spacing w:after="0"/>
              <w:rPr>
                <w:rFonts w:ascii="Calibri" w:eastAsia="Calibri" w:hAnsi="Calibri" w:cs="Calibri"/>
                <w:i/>
                <w:iCs/>
                <w:color w:val="7F7F7F"/>
                <w:szCs w:val="20"/>
                <w:lang w:val="en-GB"/>
              </w:rPr>
            </w:pPr>
            <w:r w:rsidRPr="000F6801">
              <w:rPr>
                <w:rFonts w:ascii="Calibri" w:eastAsia="Calibri" w:hAnsi="Calibri" w:cs="Calibri"/>
                <w:i/>
                <w:iCs/>
                <w:color w:val="7F7F7F"/>
                <w:szCs w:val="20"/>
                <w:lang w:val="en-GB"/>
              </w:rPr>
              <w:t xml:space="preserve">Response options: </w:t>
            </w:r>
          </w:p>
          <w:p w14:paraId="38151B8D" w14:textId="77777777" w:rsidR="00886527" w:rsidRPr="000F6801" w:rsidRDefault="00886527" w:rsidP="00886527">
            <w:pPr>
              <w:spacing w:after="0"/>
              <w:rPr>
                <w:rFonts w:ascii="Calibri" w:eastAsia="Calibri" w:hAnsi="Calibri" w:cs="Calibri"/>
                <w:i/>
                <w:iCs/>
                <w:color w:val="7F7F7F"/>
                <w:szCs w:val="20"/>
                <w:lang w:val="en-GB"/>
              </w:rPr>
            </w:pPr>
            <w:r w:rsidRPr="000F6801">
              <w:rPr>
                <w:rFonts w:ascii="Calibri" w:eastAsia="Calibri" w:hAnsi="Calibri" w:cs="Calibri"/>
                <w:i/>
                <w:iCs/>
                <w:color w:val="7F7F7F"/>
                <w:szCs w:val="20"/>
                <w:lang w:val="en-GB"/>
              </w:rPr>
              <w:t>1) Mainly adult male [18 and above]</w:t>
            </w:r>
          </w:p>
          <w:p w14:paraId="1CCEC2CC" w14:textId="77777777" w:rsidR="00886527" w:rsidRPr="000F6801" w:rsidRDefault="00886527" w:rsidP="00886527">
            <w:pPr>
              <w:spacing w:after="0"/>
              <w:rPr>
                <w:rFonts w:ascii="Calibri" w:eastAsia="Calibri" w:hAnsi="Calibri" w:cs="Calibri"/>
                <w:i/>
                <w:iCs/>
                <w:color w:val="7F7F7F"/>
                <w:szCs w:val="20"/>
                <w:lang w:val="en-GB"/>
              </w:rPr>
            </w:pPr>
            <w:r w:rsidRPr="000F6801">
              <w:rPr>
                <w:rFonts w:ascii="Calibri" w:eastAsia="Calibri" w:hAnsi="Calibri" w:cs="Calibri"/>
                <w:i/>
                <w:iCs/>
                <w:color w:val="7F7F7F"/>
                <w:szCs w:val="20"/>
                <w:lang w:val="en-GB"/>
              </w:rPr>
              <w:t>2) Mainly adult female [18 and above]</w:t>
            </w:r>
          </w:p>
          <w:p w14:paraId="3E1BF695" w14:textId="57BD5E2C" w:rsidR="00E30321" w:rsidRPr="00A92885" w:rsidRDefault="00886527" w:rsidP="00886527">
            <w:pPr>
              <w:spacing w:after="0"/>
              <w:rPr>
                <w:rFonts w:ascii="Calibri" w:eastAsia="Calibri" w:hAnsi="Calibri" w:cs="Calibri"/>
                <w:sz w:val="22"/>
                <w:lang w:val="fr-FR"/>
              </w:rPr>
            </w:pPr>
            <w:r w:rsidRPr="000F6801">
              <w:rPr>
                <w:rFonts w:ascii="Calibri" w:eastAsia="Calibri" w:hAnsi="Calibri" w:cs="Calibri"/>
                <w:i/>
                <w:iCs/>
                <w:color w:val="7F7F7F"/>
                <w:szCs w:val="20"/>
                <w:lang w:val="en-GB"/>
              </w:rPr>
              <w:t>3) All adults equally</w:t>
            </w:r>
          </w:p>
        </w:tc>
        <w:tc>
          <w:tcPr>
            <w:tcW w:w="1976" w:type="dxa"/>
            <w:tcBorders>
              <w:top w:val="single" w:sz="4" w:space="0" w:color="auto"/>
              <w:left w:val="single" w:sz="8" w:space="0" w:color="000000"/>
              <w:bottom w:val="single" w:sz="4" w:space="0" w:color="auto"/>
              <w:right w:val="single" w:sz="8" w:space="0" w:color="000000"/>
            </w:tcBorders>
          </w:tcPr>
          <w:p w14:paraId="3B1CE7F9" w14:textId="77777777" w:rsidR="00886527" w:rsidRDefault="00886527" w:rsidP="00E30321">
            <w:pPr>
              <w:spacing w:after="0"/>
              <w:jc w:val="center"/>
              <w:rPr>
                <w:rFonts w:ascii="Calibri" w:eastAsia="Calibri" w:hAnsi="Calibri" w:cs="Calibri"/>
                <w:sz w:val="22"/>
                <w:lang w:val="fr-FR"/>
              </w:rPr>
            </w:pPr>
          </w:p>
          <w:p w14:paraId="07EC54BC" w14:textId="77777777" w:rsidR="00886527" w:rsidRDefault="00886527" w:rsidP="00E30321">
            <w:pPr>
              <w:spacing w:after="0"/>
              <w:jc w:val="center"/>
              <w:rPr>
                <w:rFonts w:ascii="Calibri" w:eastAsia="Calibri" w:hAnsi="Calibri" w:cs="Calibri"/>
                <w:sz w:val="22"/>
                <w:lang w:val="fr-FR"/>
              </w:rPr>
            </w:pPr>
          </w:p>
          <w:p w14:paraId="51CF7A36" w14:textId="5EFC1632" w:rsidR="00E30321" w:rsidRPr="00A92885" w:rsidRDefault="00886527" w:rsidP="00E30321">
            <w:pPr>
              <w:spacing w:after="0"/>
              <w:jc w:val="center"/>
              <w:rPr>
                <w:rFonts w:ascii="Calibri" w:eastAsia="Calibri" w:hAnsi="Calibri" w:cs="Calibri"/>
                <w:i/>
                <w:iCs/>
                <w:color w:val="7F7F7F"/>
                <w:szCs w:val="20"/>
                <w:lang w:val="en-GB"/>
              </w:rPr>
            </w:pPr>
            <w:r w:rsidRPr="00A92885">
              <w:rPr>
                <w:rFonts w:ascii="Calibri" w:eastAsia="Calibri" w:hAnsi="Calibri" w:cs="Calibri"/>
                <w:sz w:val="22"/>
                <w:lang w:val="fr-FR"/>
              </w:rPr>
              <w:t>| __ |</w:t>
            </w:r>
          </w:p>
        </w:tc>
      </w:tr>
    </w:tbl>
    <w:p w14:paraId="412C4940" w14:textId="77777777" w:rsidR="00A92885" w:rsidRDefault="00A92885" w:rsidP="00A92885"/>
    <w:p w14:paraId="373DD7AD" w14:textId="62731349" w:rsidR="002831F1" w:rsidRPr="003B0875" w:rsidRDefault="002831F1" w:rsidP="003B0875">
      <w:pPr>
        <w:pStyle w:val="Titre2"/>
        <w:numPr>
          <w:ilvl w:val="0"/>
          <w:numId w:val="20"/>
        </w:numPr>
        <w:rPr>
          <w:color w:val="365F91" w:themeColor="accent1" w:themeShade="BF"/>
          <w:sz w:val="28"/>
          <w:szCs w:val="28"/>
        </w:rPr>
      </w:pPr>
      <w:r w:rsidRPr="003B0875">
        <w:rPr>
          <w:color w:val="365F91" w:themeColor="accent1" w:themeShade="BF"/>
          <w:sz w:val="28"/>
          <w:szCs w:val="28"/>
        </w:rPr>
        <w:t>Household Hunger Scale (HHS)</w:t>
      </w:r>
    </w:p>
    <w:tbl>
      <w:tblPr>
        <w:tblW w:w="4718" w:type="pct"/>
        <w:tblInd w:w="445" w:type="dxa"/>
        <w:tblLook w:val="04A0" w:firstRow="1" w:lastRow="0" w:firstColumn="1" w:lastColumn="0" w:noHBand="0" w:noVBand="1"/>
      </w:tblPr>
      <w:tblGrid>
        <w:gridCol w:w="1731"/>
        <w:gridCol w:w="7416"/>
        <w:gridCol w:w="3475"/>
        <w:gridCol w:w="1245"/>
      </w:tblGrid>
      <w:tr w:rsidR="009B7571" w:rsidRPr="009B7571" w14:paraId="297434FD" w14:textId="77777777" w:rsidTr="009B7571">
        <w:trPr>
          <w:trHeight w:val="332"/>
        </w:trPr>
        <w:tc>
          <w:tcPr>
            <w:tcW w:w="624" w:type="pct"/>
            <w:tcBorders>
              <w:top w:val="single" w:sz="4" w:space="0" w:color="auto"/>
              <w:left w:val="single" w:sz="4" w:space="0" w:color="auto"/>
              <w:bottom w:val="single" w:sz="4" w:space="0" w:color="auto"/>
              <w:right w:val="single" w:sz="4" w:space="0" w:color="auto"/>
            </w:tcBorders>
            <w:shd w:val="clear" w:color="auto" w:fill="C9C9C9"/>
            <w:noWrap/>
            <w:vAlign w:val="center"/>
            <w:hideMark/>
          </w:tcPr>
          <w:p w14:paraId="61601DAD" w14:textId="77777777" w:rsidR="009B7571" w:rsidRPr="009B7571" w:rsidRDefault="009B7571" w:rsidP="009B7571">
            <w:pPr>
              <w:spacing w:after="0" w:line="240" w:lineRule="auto"/>
              <w:rPr>
                <w:rFonts w:ascii="Calibri" w:eastAsia="Calibri" w:hAnsi="Calibri" w:cs="Arial"/>
                <w:bCs/>
                <w:sz w:val="22"/>
                <w:lang w:val="en-GB"/>
              </w:rPr>
            </w:pPr>
            <w:bookmarkStart w:id="158" w:name="_Hlk63154898"/>
            <w:r w:rsidRPr="009B7571">
              <w:rPr>
                <w:rFonts w:ascii="Calibri" w:eastAsia="Calibri" w:hAnsi="Calibri" w:cs="Arial"/>
                <w:bCs/>
                <w:sz w:val="22"/>
                <w:lang w:val="en-GB"/>
              </w:rPr>
              <w:t xml:space="preserve">Variable name </w:t>
            </w:r>
          </w:p>
        </w:tc>
        <w:tc>
          <w:tcPr>
            <w:tcW w:w="2674" w:type="pct"/>
            <w:tcBorders>
              <w:top w:val="single" w:sz="4" w:space="0" w:color="auto"/>
              <w:left w:val="nil"/>
              <w:bottom w:val="single" w:sz="4" w:space="0" w:color="auto"/>
              <w:right w:val="single" w:sz="4" w:space="0" w:color="auto"/>
            </w:tcBorders>
            <w:shd w:val="clear" w:color="auto" w:fill="C9C9C9"/>
            <w:noWrap/>
            <w:vAlign w:val="center"/>
            <w:hideMark/>
          </w:tcPr>
          <w:p w14:paraId="3F5F53BC" w14:textId="77777777" w:rsidR="009B7571" w:rsidRPr="009B7571" w:rsidRDefault="009B7571" w:rsidP="009B7571">
            <w:pPr>
              <w:spacing w:after="0" w:line="240" w:lineRule="auto"/>
              <w:jc w:val="center"/>
              <w:rPr>
                <w:rFonts w:ascii="Calibri" w:eastAsia="Calibri" w:hAnsi="Calibri" w:cs="Arial"/>
                <w:bCs/>
                <w:sz w:val="22"/>
                <w:lang w:val="en-GB"/>
              </w:rPr>
            </w:pPr>
            <w:r w:rsidRPr="009B7571">
              <w:rPr>
                <w:rFonts w:ascii="Calibri" w:eastAsia="Calibri" w:hAnsi="Calibri" w:cs="Arial"/>
                <w:bCs/>
                <w:sz w:val="22"/>
                <w:lang w:val="en-GB"/>
              </w:rPr>
              <w:t>Question</w:t>
            </w:r>
          </w:p>
        </w:tc>
        <w:tc>
          <w:tcPr>
            <w:tcW w:w="1253" w:type="pct"/>
            <w:tcBorders>
              <w:top w:val="single" w:sz="4" w:space="0" w:color="auto"/>
              <w:left w:val="nil"/>
              <w:bottom w:val="single" w:sz="4" w:space="0" w:color="auto"/>
              <w:right w:val="single" w:sz="4" w:space="0" w:color="auto"/>
            </w:tcBorders>
            <w:shd w:val="clear" w:color="auto" w:fill="C9C9C9"/>
            <w:noWrap/>
            <w:vAlign w:val="center"/>
            <w:hideMark/>
          </w:tcPr>
          <w:p w14:paraId="471C1DA0" w14:textId="77777777" w:rsidR="009B7571" w:rsidRPr="009B7571" w:rsidRDefault="009B7571" w:rsidP="009B7571">
            <w:pPr>
              <w:spacing w:after="0" w:line="240" w:lineRule="auto"/>
              <w:jc w:val="center"/>
              <w:rPr>
                <w:rFonts w:ascii="Calibri" w:eastAsia="Calibri" w:hAnsi="Calibri" w:cs="Arial"/>
                <w:bCs/>
                <w:sz w:val="22"/>
                <w:lang w:val="en-GB"/>
              </w:rPr>
            </w:pPr>
            <w:r w:rsidRPr="009B7571">
              <w:rPr>
                <w:rFonts w:ascii="Calibri" w:eastAsia="Calibri" w:hAnsi="Calibri" w:cs="Arial"/>
                <w:bCs/>
                <w:sz w:val="22"/>
                <w:lang w:val="en-GB"/>
              </w:rPr>
              <w:t>Response option</w:t>
            </w:r>
          </w:p>
        </w:tc>
        <w:tc>
          <w:tcPr>
            <w:tcW w:w="449" w:type="pct"/>
            <w:tcBorders>
              <w:top w:val="single" w:sz="4" w:space="0" w:color="auto"/>
              <w:left w:val="nil"/>
              <w:bottom w:val="single" w:sz="4" w:space="0" w:color="auto"/>
              <w:right w:val="single" w:sz="4" w:space="0" w:color="auto"/>
            </w:tcBorders>
            <w:shd w:val="clear" w:color="auto" w:fill="C9C9C9"/>
            <w:noWrap/>
            <w:vAlign w:val="center"/>
            <w:hideMark/>
          </w:tcPr>
          <w:p w14:paraId="1CA96429" w14:textId="77777777" w:rsidR="009B7571" w:rsidRPr="009B7571" w:rsidRDefault="009B7571" w:rsidP="009B7571">
            <w:pPr>
              <w:spacing w:after="0" w:line="240" w:lineRule="auto"/>
              <w:jc w:val="center"/>
              <w:rPr>
                <w:rFonts w:ascii="Calibri" w:eastAsia="Calibri" w:hAnsi="Calibri" w:cs="Arial"/>
                <w:bCs/>
                <w:color w:val="000000"/>
                <w:sz w:val="22"/>
                <w:lang w:val="en-GB"/>
              </w:rPr>
            </w:pPr>
            <w:r w:rsidRPr="009B7571">
              <w:rPr>
                <w:rFonts w:ascii="Calibri" w:eastAsia="Calibri" w:hAnsi="Calibri" w:cs="Arial"/>
                <w:bCs/>
                <w:color w:val="000000"/>
                <w:sz w:val="22"/>
                <w:lang w:val="en-GB"/>
              </w:rPr>
              <w:t>Code</w:t>
            </w:r>
          </w:p>
        </w:tc>
      </w:tr>
      <w:bookmarkEnd w:id="158"/>
      <w:tr w:rsidR="009B7571" w:rsidRPr="009B7571" w14:paraId="27E5DF4A" w14:textId="77777777" w:rsidTr="009B7571">
        <w:trPr>
          <w:trHeight w:val="1151"/>
        </w:trPr>
        <w:tc>
          <w:tcPr>
            <w:tcW w:w="624" w:type="pct"/>
            <w:tcBorders>
              <w:top w:val="nil"/>
              <w:left w:val="single" w:sz="4" w:space="0" w:color="auto"/>
              <w:bottom w:val="single" w:sz="4" w:space="0" w:color="auto"/>
              <w:right w:val="single" w:sz="4" w:space="0" w:color="auto"/>
            </w:tcBorders>
            <w:shd w:val="clear" w:color="auto" w:fill="auto"/>
            <w:noWrap/>
            <w:vAlign w:val="center"/>
            <w:hideMark/>
          </w:tcPr>
          <w:p w14:paraId="6A219B4F" w14:textId="77777777" w:rsidR="009B7571" w:rsidRPr="009B7571" w:rsidRDefault="009B7571" w:rsidP="009B7571">
            <w:pPr>
              <w:spacing w:after="0" w:line="240" w:lineRule="auto"/>
              <w:rPr>
                <w:rFonts w:ascii="Calibri" w:eastAsia="Times New Roman" w:hAnsi="Calibri" w:cs="Calibri"/>
                <w:b/>
                <w:bCs/>
                <w:color w:val="000000"/>
                <w:sz w:val="16"/>
                <w:szCs w:val="16"/>
                <w:lang w:val="en-GB"/>
              </w:rPr>
            </w:pPr>
            <w:proofErr w:type="spellStart"/>
            <w:r w:rsidRPr="009B7571">
              <w:rPr>
                <w:rFonts w:ascii="Calibri" w:eastAsia="Times New Roman" w:hAnsi="Calibri" w:cs="Calibri"/>
                <w:b/>
                <w:bCs/>
                <w:color w:val="000000"/>
                <w:sz w:val="16"/>
                <w:szCs w:val="16"/>
                <w:lang w:val="en-GB"/>
              </w:rPr>
              <w:t>HHSNoFood</w:t>
            </w:r>
            <w:proofErr w:type="spellEnd"/>
          </w:p>
        </w:tc>
        <w:tc>
          <w:tcPr>
            <w:tcW w:w="2674" w:type="pct"/>
            <w:tcBorders>
              <w:top w:val="nil"/>
              <w:left w:val="nil"/>
              <w:bottom w:val="single" w:sz="4" w:space="0" w:color="auto"/>
              <w:right w:val="single" w:sz="4" w:space="0" w:color="auto"/>
            </w:tcBorders>
            <w:shd w:val="clear" w:color="auto" w:fill="auto"/>
            <w:vAlign w:val="center"/>
            <w:hideMark/>
          </w:tcPr>
          <w:p w14:paraId="265017E4" w14:textId="77777777" w:rsidR="009B7571" w:rsidRPr="009B7571" w:rsidRDefault="009B7571" w:rsidP="009B7571">
            <w:pPr>
              <w:spacing w:after="0" w:line="240" w:lineRule="auto"/>
              <w:rPr>
                <w:rFonts w:ascii="Calibri" w:eastAsia="Times New Roman" w:hAnsi="Calibri" w:cs="Calibri"/>
                <w:color w:val="000000"/>
                <w:sz w:val="20"/>
                <w:szCs w:val="20"/>
                <w:lang w:val="en-GB"/>
              </w:rPr>
            </w:pPr>
            <w:r w:rsidRPr="009B7571">
              <w:rPr>
                <w:rFonts w:ascii="Calibri" w:eastAsia="Times New Roman" w:hAnsi="Calibri" w:cs="Calibri"/>
                <w:color w:val="000000"/>
                <w:sz w:val="20"/>
                <w:szCs w:val="20"/>
                <w:lang w:val="en-GB"/>
              </w:rPr>
              <w:t xml:space="preserve">In the past [4 weeks/30 days], was there ever no food to eat of any kind in your house because of lack of resources to get food? </w:t>
            </w:r>
          </w:p>
        </w:tc>
        <w:tc>
          <w:tcPr>
            <w:tcW w:w="1253" w:type="pct"/>
            <w:tcBorders>
              <w:top w:val="nil"/>
              <w:left w:val="nil"/>
              <w:bottom w:val="single" w:sz="4" w:space="0" w:color="auto"/>
              <w:right w:val="single" w:sz="4" w:space="0" w:color="auto"/>
            </w:tcBorders>
            <w:shd w:val="clear" w:color="auto" w:fill="auto"/>
            <w:vAlign w:val="center"/>
            <w:hideMark/>
          </w:tcPr>
          <w:p w14:paraId="69B158C6"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 xml:space="preserve">0 = No </w:t>
            </w:r>
            <w:r w:rsidRPr="009B7571">
              <w:rPr>
                <w:rFonts w:ascii="Calibri" w:eastAsia="Times New Roman" w:hAnsi="Calibri" w:cs="Calibri"/>
                <w:i/>
                <w:iCs/>
                <w:color w:val="000000"/>
                <w:sz w:val="16"/>
                <w:szCs w:val="16"/>
                <w:lang w:val="en-GB"/>
              </w:rPr>
              <w:t xml:space="preserve">(skip to </w:t>
            </w:r>
            <w:proofErr w:type="spellStart"/>
            <w:r w:rsidRPr="009B7571">
              <w:rPr>
                <w:rFonts w:ascii="Calibri" w:eastAsia="Times New Roman" w:hAnsi="Calibri" w:cs="Calibri"/>
                <w:i/>
                <w:iCs/>
                <w:color w:val="000000"/>
                <w:sz w:val="16"/>
                <w:szCs w:val="16"/>
                <w:lang w:val="en-GB"/>
              </w:rPr>
              <w:t>HHSBedHung</w:t>
            </w:r>
            <w:proofErr w:type="spellEnd"/>
            <w:r w:rsidRPr="009B7571">
              <w:rPr>
                <w:rFonts w:ascii="Calibri" w:eastAsia="Times New Roman" w:hAnsi="Calibri" w:cs="Calibri"/>
                <w:i/>
                <w:iCs/>
                <w:color w:val="000000"/>
                <w:sz w:val="16"/>
                <w:szCs w:val="16"/>
                <w:lang w:val="en-GB"/>
              </w:rPr>
              <w:t>)</w:t>
            </w:r>
            <w:r w:rsidRPr="009B7571">
              <w:rPr>
                <w:rFonts w:ascii="Calibri" w:eastAsia="Times New Roman" w:hAnsi="Calibri" w:cs="Calibri"/>
                <w:color w:val="000000"/>
                <w:sz w:val="16"/>
                <w:szCs w:val="16"/>
                <w:lang w:val="en-GB"/>
              </w:rPr>
              <w:t xml:space="preserve">                            </w:t>
            </w:r>
          </w:p>
          <w:p w14:paraId="53A780B1"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 xml:space="preserve"> 1 = Yes</w:t>
            </w:r>
          </w:p>
        </w:tc>
        <w:tc>
          <w:tcPr>
            <w:tcW w:w="449" w:type="pct"/>
            <w:tcBorders>
              <w:top w:val="nil"/>
              <w:left w:val="nil"/>
              <w:bottom w:val="single" w:sz="4" w:space="0" w:color="auto"/>
              <w:right w:val="single" w:sz="4" w:space="0" w:color="auto"/>
            </w:tcBorders>
            <w:shd w:val="clear" w:color="auto" w:fill="auto"/>
            <w:noWrap/>
            <w:vAlign w:val="center"/>
            <w:hideMark/>
          </w:tcPr>
          <w:p w14:paraId="5C00DB31" w14:textId="77777777" w:rsidR="009B7571" w:rsidRPr="009B7571" w:rsidRDefault="009B7571" w:rsidP="009B7571">
            <w:pPr>
              <w:spacing w:after="0" w:line="240" w:lineRule="auto"/>
              <w:rPr>
                <w:rFonts w:ascii="Calibri" w:eastAsia="Times New Roman" w:hAnsi="Calibri" w:cs="Calibri"/>
                <w:b/>
                <w:color w:val="000000"/>
                <w:sz w:val="20"/>
                <w:szCs w:val="20"/>
                <w:lang w:val="en-GB"/>
              </w:rPr>
            </w:pPr>
            <w:r w:rsidRPr="009B7571">
              <w:rPr>
                <w:rFonts w:ascii="Calibri" w:eastAsia="Times New Roman" w:hAnsi="Calibri" w:cs="Calibri"/>
                <w:b/>
                <w:color w:val="000000"/>
                <w:sz w:val="20"/>
                <w:szCs w:val="20"/>
                <w:lang w:val="en-GB"/>
              </w:rPr>
              <w:t>|___|</w:t>
            </w:r>
          </w:p>
        </w:tc>
      </w:tr>
      <w:tr w:rsidR="009B7571" w:rsidRPr="009B7571" w14:paraId="233A3B18" w14:textId="77777777" w:rsidTr="009B7571">
        <w:trPr>
          <w:trHeight w:val="758"/>
        </w:trPr>
        <w:tc>
          <w:tcPr>
            <w:tcW w:w="624" w:type="pct"/>
            <w:tcBorders>
              <w:top w:val="nil"/>
              <w:left w:val="single" w:sz="4" w:space="0" w:color="auto"/>
              <w:bottom w:val="single" w:sz="4" w:space="0" w:color="auto"/>
              <w:right w:val="single" w:sz="4" w:space="0" w:color="auto"/>
            </w:tcBorders>
            <w:shd w:val="clear" w:color="auto" w:fill="auto"/>
            <w:noWrap/>
            <w:vAlign w:val="center"/>
            <w:hideMark/>
          </w:tcPr>
          <w:p w14:paraId="38B3D05B" w14:textId="77777777" w:rsidR="009B7571" w:rsidRPr="009B7571" w:rsidRDefault="009B7571" w:rsidP="009B7571">
            <w:pPr>
              <w:spacing w:after="0" w:line="240" w:lineRule="auto"/>
              <w:rPr>
                <w:rFonts w:ascii="Calibri" w:eastAsia="Times New Roman" w:hAnsi="Calibri" w:cs="Calibri"/>
                <w:color w:val="000000"/>
                <w:sz w:val="22"/>
                <w:lang w:val="en-GB"/>
              </w:rPr>
            </w:pPr>
            <w:proofErr w:type="spellStart"/>
            <w:r w:rsidRPr="009B7571">
              <w:rPr>
                <w:rFonts w:ascii="Calibri" w:eastAsia="Times New Roman" w:hAnsi="Calibri" w:cs="Calibri"/>
                <w:b/>
                <w:bCs/>
                <w:color w:val="000000"/>
                <w:sz w:val="16"/>
                <w:szCs w:val="16"/>
                <w:lang w:val="en-GB"/>
              </w:rPr>
              <w:t>HHSNoFood_FR</w:t>
            </w:r>
            <w:proofErr w:type="spellEnd"/>
          </w:p>
        </w:tc>
        <w:tc>
          <w:tcPr>
            <w:tcW w:w="2674" w:type="pct"/>
            <w:tcBorders>
              <w:top w:val="nil"/>
              <w:left w:val="nil"/>
              <w:bottom w:val="single" w:sz="4" w:space="0" w:color="auto"/>
              <w:right w:val="single" w:sz="4" w:space="0" w:color="auto"/>
            </w:tcBorders>
            <w:shd w:val="clear" w:color="auto" w:fill="auto"/>
            <w:noWrap/>
            <w:vAlign w:val="center"/>
            <w:hideMark/>
          </w:tcPr>
          <w:p w14:paraId="654D0EEB" w14:textId="77777777" w:rsidR="009B7571" w:rsidRPr="009B7571" w:rsidRDefault="009B7571" w:rsidP="009B7571">
            <w:pPr>
              <w:spacing w:after="0" w:line="240" w:lineRule="auto"/>
              <w:rPr>
                <w:rFonts w:ascii="Calibri" w:eastAsia="Times New Roman" w:hAnsi="Calibri" w:cs="Calibri"/>
                <w:color w:val="000000"/>
                <w:sz w:val="20"/>
                <w:szCs w:val="20"/>
                <w:lang w:val="en-GB"/>
              </w:rPr>
            </w:pPr>
            <w:r w:rsidRPr="009B7571">
              <w:rPr>
                <w:rFonts w:ascii="Calibri" w:eastAsia="Times New Roman" w:hAnsi="Calibri" w:cs="Calibri"/>
                <w:color w:val="000000"/>
                <w:sz w:val="20"/>
                <w:szCs w:val="20"/>
                <w:lang w:val="en-GB"/>
              </w:rPr>
              <w:t>How often did this happen in the past [4 weeks/30 days]?</w:t>
            </w:r>
          </w:p>
        </w:tc>
        <w:tc>
          <w:tcPr>
            <w:tcW w:w="1253" w:type="pct"/>
            <w:tcBorders>
              <w:top w:val="nil"/>
              <w:left w:val="nil"/>
              <w:bottom w:val="single" w:sz="4" w:space="0" w:color="auto"/>
              <w:right w:val="single" w:sz="4" w:space="0" w:color="auto"/>
            </w:tcBorders>
            <w:shd w:val="clear" w:color="auto" w:fill="auto"/>
            <w:vAlign w:val="bottom"/>
            <w:hideMark/>
          </w:tcPr>
          <w:p w14:paraId="584241BC"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 xml:space="preserve">1 = Rarely (1–2 times)                       </w:t>
            </w:r>
          </w:p>
          <w:p w14:paraId="00E0A683"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2 = Sometimes (3–10 times)</w:t>
            </w:r>
          </w:p>
          <w:p w14:paraId="4560A191"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3 = Often (more than 10 times)</w:t>
            </w:r>
          </w:p>
          <w:p w14:paraId="27231770" w14:textId="77777777" w:rsidR="009B7571" w:rsidRPr="009B7571" w:rsidRDefault="009B7571" w:rsidP="009B7571">
            <w:pPr>
              <w:spacing w:after="0" w:line="240" w:lineRule="auto"/>
              <w:rPr>
                <w:rFonts w:ascii="Calibri" w:eastAsia="Times New Roman" w:hAnsi="Calibri" w:cs="Calibri"/>
                <w:color w:val="000000"/>
                <w:sz w:val="16"/>
                <w:szCs w:val="16"/>
                <w:lang w:val="en-GB"/>
              </w:rPr>
            </w:pPr>
          </w:p>
        </w:tc>
        <w:tc>
          <w:tcPr>
            <w:tcW w:w="449" w:type="pct"/>
            <w:tcBorders>
              <w:top w:val="nil"/>
              <w:left w:val="nil"/>
              <w:bottom w:val="single" w:sz="4" w:space="0" w:color="auto"/>
              <w:right w:val="single" w:sz="4" w:space="0" w:color="auto"/>
            </w:tcBorders>
            <w:shd w:val="clear" w:color="auto" w:fill="auto"/>
            <w:noWrap/>
            <w:vAlign w:val="center"/>
            <w:hideMark/>
          </w:tcPr>
          <w:p w14:paraId="0846E7E0" w14:textId="77777777" w:rsidR="009B7571" w:rsidRPr="009B7571" w:rsidRDefault="009B7571" w:rsidP="009B7571">
            <w:pPr>
              <w:spacing w:after="0" w:line="240" w:lineRule="auto"/>
              <w:rPr>
                <w:rFonts w:ascii="Calibri" w:eastAsia="Times New Roman" w:hAnsi="Calibri" w:cs="Calibri"/>
                <w:b/>
                <w:color w:val="000000"/>
                <w:sz w:val="20"/>
                <w:szCs w:val="20"/>
                <w:lang w:val="en-GB"/>
              </w:rPr>
            </w:pPr>
            <w:r w:rsidRPr="009B7571">
              <w:rPr>
                <w:rFonts w:ascii="Calibri" w:eastAsia="Times New Roman" w:hAnsi="Calibri" w:cs="Calibri"/>
                <w:b/>
                <w:color w:val="000000"/>
                <w:sz w:val="20"/>
                <w:szCs w:val="20"/>
                <w:lang w:val="en-GB"/>
              </w:rPr>
              <w:t>|___|</w:t>
            </w:r>
          </w:p>
        </w:tc>
      </w:tr>
      <w:tr w:rsidR="009B7571" w:rsidRPr="009B7571" w14:paraId="04A9B2C2" w14:textId="77777777" w:rsidTr="009B7571">
        <w:trPr>
          <w:trHeight w:val="1151"/>
        </w:trPr>
        <w:tc>
          <w:tcPr>
            <w:tcW w:w="624" w:type="pct"/>
            <w:tcBorders>
              <w:top w:val="nil"/>
              <w:left w:val="single" w:sz="4" w:space="0" w:color="auto"/>
              <w:bottom w:val="single" w:sz="4" w:space="0" w:color="auto"/>
              <w:right w:val="single" w:sz="4" w:space="0" w:color="auto"/>
            </w:tcBorders>
            <w:shd w:val="clear" w:color="auto" w:fill="auto"/>
            <w:noWrap/>
            <w:vAlign w:val="center"/>
            <w:hideMark/>
          </w:tcPr>
          <w:p w14:paraId="0BF9BC79" w14:textId="77777777" w:rsidR="009B7571" w:rsidRPr="009B7571" w:rsidRDefault="009B7571" w:rsidP="009B7571">
            <w:pPr>
              <w:spacing w:after="0" w:line="240" w:lineRule="auto"/>
              <w:rPr>
                <w:rFonts w:ascii="Calibri" w:eastAsia="Times New Roman" w:hAnsi="Calibri" w:cs="Calibri"/>
                <w:b/>
                <w:bCs/>
                <w:color w:val="000000"/>
                <w:sz w:val="22"/>
                <w:lang w:val="en-GB"/>
              </w:rPr>
            </w:pPr>
            <w:proofErr w:type="spellStart"/>
            <w:r w:rsidRPr="009B7571">
              <w:rPr>
                <w:rFonts w:ascii="Calibri" w:eastAsia="Times New Roman" w:hAnsi="Calibri" w:cs="Calibri"/>
                <w:b/>
                <w:bCs/>
                <w:color w:val="000000"/>
                <w:sz w:val="16"/>
                <w:szCs w:val="16"/>
                <w:lang w:val="en-GB"/>
              </w:rPr>
              <w:t>HHSBedHung</w:t>
            </w:r>
            <w:proofErr w:type="spellEnd"/>
          </w:p>
        </w:tc>
        <w:tc>
          <w:tcPr>
            <w:tcW w:w="2674" w:type="pct"/>
            <w:tcBorders>
              <w:top w:val="nil"/>
              <w:left w:val="nil"/>
              <w:bottom w:val="single" w:sz="4" w:space="0" w:color="auto"/>
              <w:right w:val="single" w:sz="4" w:space="0" w:color="auto"/>
            </w:tcBorders>
            <w:shd w:val="clear" w:color="auto" w:fill="auto"/>
            <w:vAlign w:val="center"/>
            <w:hideMark/>
          </w:tcPr>
          <w:p w14:paraId="06C01CA4" w14:textId="77777777" w:rsidR="009B7571" w:rsidRPr="009B7571" w:rsidRDefault="009B7571" w:rsidP="009B7571">
            <w:pPr>
              <w:spacing w:after="0" w:line="240" w:lineRule="auto"/>
              <w:rPr>
                <w:rFonts w:ascii="Calibri" w:eastAsia="Times New Roman" w:hAnsi="Calibri" w:cs="Calibri"/>
                <w:color w:val="000000"/>
                <w:sz w:val="20"/>
                <w:szCs w:val="20"/>
                <w:lang w:val="en-GB"/>
              </w:rPr>
            </w:pPr>
            <w:r w:rsidRPr="009B7571">
              <w:rPr>
                <w:rFonts w:ascii="Calibri" w:eastAsia="Times New Roman" w:hAnsi="Calibri" w:cs="Calibri"/>
                <w:color w:val="000000"/>
                <w:sz w:val="20"/>
                <w:szCs w:val="20"/>
                <w:lang w:val="en-GB"/>
              </w:rPr>
              <w:t>In the past [4 weeks/30 days], did you or any household member go to sleep at night hungry because there was not enough food?</w:t>
            </w:r>
          </w:p>
          <w:p w14:paraId="13177947" w14:textId="77777777" w:rsidR="009B7571" w:rsidRPr="009B7571" w:rsidRDefault="009B7571" w:rsidP="009B7571">
            <w:pPr>
              <w:spacing w:after="0" w:line="240" w:lineRule="auto"/>
              <w:rPr>
                <w:rFonts w:ascii="Calibri" w:eastAsia="Times New Roman" w:hAnsi="Calibri" w:cs="Calibri"/>
                <w:color w:val="000000"/>
                <w:sz w:val="20"/>
                <w:szCs w:val="20"/>
                <w:lang w:val="en-GB"/>
              </w:rPr>
            </w:pPr>
          </w:p>
        </w:tc>
        <w:tc>
          <w:tcPr>
            <w:tcW w:w="1253" w:type="pct"/>
            <w:tcBorders>
              <w:top w:val="nil"/>
              <w:left w:val="nil"/>
              <w:bottom w:val="single" w:sz="4" w:space="0" w:color="auto"/>
              <w:right w:val="single" w:sz="4" w:space="0" w:color="auto"/>
            </w:tcBorders>
            <w:shd w:val="clear" w:color="auto" w:fill="auto"/>
            <w:vAlign w:val="center"/>
            <w:hideMark/>
          </w:tcPr>
          <w:p w14:paraId="06944707"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 xml:space="preserve">0 = No </w:t>
            </w:r>
            <w:r w:rsidRPr="009B7571">
              <w:rPr>
                <w:rFonts w:ascii="Calibri" w:eastAsia="Times New Roman" w:hAnsi="Calibri" w:cs="Calibri"/>
                <w:i/>
                <w:iCs/>
                <w:color w:val="000000"/>
                <w:sz w:val="16"/>
                <w:szCs w:val="16"/>
                <w:lang w:val="en-GB"/>
              </w:rPr>
              <w:t xml:space="preserve">(skip to </w:t>
            </w:r>
            <w:proofErr w:type="spellStart"/>
            <w:r w:rsidRPr="009B7571">
              <w:rPr>
                <w:rFonts w:ascii="Calibri" w:eastAsia="Times New Roman" w:hAnsi="Calibri" w:cs="Calibri"/>
                <w:i/>
                <w:iCs/>
                <w:color w:val="000000"/>
                <w:sz w:val="16"/>
                <w:szCs w:val="16"/>
                <w:lang w:val="en-GB"/>
              </w:rPr>
              <w:t>HHSNotEat</w:t>
            </w:r>
            <w:proofErr w:type="spellEnd"/>
            <w:r w:rsidRPr="009B7571">
              <w:rPr>
                <w:rFonts w:ascii="Calibri" w:eastAsia="Times New Roman" w:hAnsi="Calibri" w:cs="Calibri"/>
                <w:i/>
                <w:iCs/>
                <w:color w:val="000000"/>
                <w:sz w:val="16"/>
                <w:szCs w:val="16"/>
                <w:lang w:val="en-GB"/>
              </w:rPr>
              <w:t>)</w:t>
            </w:r>
            <w:r w:rsidRPr="009B7571">
              <w:rPr>
                <w:rFonts w:ascii="Calibri" w:eastAsia="Times New Roman" w:hAnsi="Calibri" w:cs="Calibri"/>
                <w:color w:val="000000"/>
                <w:sz w:val="16"/>
                <w:szCs w:val="16"/>
                <w:lang w:val="en-GB"/>
              </w:rPr>
              <w:t xml:space="preserve">           </w:t>
            </w:r>
          </w:p>
          <w:p w14:paraId="01758DCC"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1 = Yes</w:t>
            </w:r>
          </w:p>
        </w:tc>
        <w:tc>
          <w:tcPr>
            <w:tcW w:w="449" w:type="pct"/>
            <w:tcBorders>
              <w:top w:val="nil"/>
              <w:left w:val="nil"/>
              <w:bottom w:val="single" w:sz="4" w:space="0" w:color="auto"/>
              <w:right w:val="single" w:sz="4" w:space="0" w:color="auto"/>
            </w:tcBorders>
            <w:shd w:val="clear" w:color="auto" w:fill="auto"/>
            <w:noWrap/>
            <w:vAlign w:val="center"/>
            <w:hideMark/>
          </w:tcPr>
          <w:p w14:paraId="15CD6BB5" w14:textId="77777777" w:rsidR="009B7571" w:rsidRPr="009B7571" w:rsidRDefault="009B7571" w:rsidP="009B7571">
            <w:pPr>
              <w:spacing w:after="0" w:line="240" w:lineRule="auto"/>
              <w:rPr>
                <w:rFonts w:ascii="Calibri" w:eastAsia="Times New Roman" w:hAnsi="Calibri" w:cs="Calibri"/>
                <w:b/>
                <w:color w:val="000000"/>
                <w:sz w:val="20"/>
                <w:szCs w:val="20"/>
                <w:lang w:val="en-GB"/>
              </w:rPr>
            </w:pPr>
            <w:r w:rsidRPr="009B7571">
              <w:rPr>
                <w:rFonts w:ascii="Calibri" w:eastAsia="Times New Roman" w:hAnsi="Calibri" w:cs="Calibri"/>
                <w:b/>
                <w:color w:val="000000"/>
                <w:sz w:val="20"/>
                <w:szCs w:val="20"/>
                <w:lang w:val="en-GB"/>
              </w:rPr>
              <w:t>|___|</w:t>
            </w:r>
          </w:p>
        </w:tc>
      </w:tr>
      <w:tr w:rsidR="009B7571" w:rsidRPr="009B7571" w14:paraId="3DED14A2" w14:textId="77777777" w:rsidTr="009B7571">
        <w:trPr>
          <w:trHeight w:val="742"/>
        </w:trPr>
        <w:tc>
          <w:tcPr>
            <w:tcW w:w="624" w:type="pct"/>
            <w:tcBorders>
              <w:top w:val="nil"/>
              <w:left w:val="single" w:sz="4" w:space="0" w:color="auto"/>
              <w:bottom w:val="single" w:sz="4" w:space="0" w:color="auto"/>
              <w:right w:val="single" w:sz="4" w:space="0" w:color="auto"/>
            </w:tcBorders>
            <w:shd w:val="clear" w:color="auto" w:fill="auto"/>
            <w:noWrap/>
            <w:vAlign w:val="center"/>
            <w:hideMark/>
          </w:tcPr>
          <w:p w14:paraId="7D3B7DB3" w14:textId="77777777" w:rsidR="009B7571" w:rsidRPr="009B7571" w:rsidRDefault="009B7571" w:rsidP="009B7571">
            <w:pPr>
              <w:spacing w:after="0" w:line="240" w:lineRule="auto"/>
              <w:rPr>
                <w:rFonts w:ascii="Calibri" w:eastAsia="Times New Roman" w:hAnsi="Calibri" w:cs="Calibri"/>
                <w:color w:val="000000"/>
                <w:sz w:val="22"/>
                <w:lang w:val="en-GB"/>
              </w:rPr>
            </w:pPr>
            <w:proofErr w:type="spellStart"/>
            <w:r w:rsidRPr="009B7571">
              <w:rPr>
                <w:rFonts w:ascii="Calibri" w:eastAsia="Times New Roman" w:hAnsi="Calibri" w:cs="Calibri"/>
                <w:b/>
                <w:bCs/>
                <w:color w:val="000000"/>
                <w:sz w:val="16"/>
                <w:szCs w:val="16"/>
                <w:lang w:val="en-GB"/>
              </w:rPr>
              <w:t>HHSBedHung_FR</w:t>
            </w:r>
            <w:proofErr w:type="spellEnd"/>
          </w:p>
        </w:tc>
        <w:tc>
          <w:tcPr>
            <w:tcW w:w="2674" w:type="pct"/>
            <w:tcBorders>
              <w:top w:val="nil"/>
              <w:left w:val="nil"/>
              <w:bottom w:val="single" w:sz="4" w:space="0" w:color="auto"/>
              <w:right w:val="single" w:sz="4" w:space="0" w:color="auto"/>
            </w:tcBorders>
            <w:shd w:val="clear" w:color="auto" w:fill="auto"/>
            <w:noWrap/>
            <w:vAlign w:val="center"/>
            <w:hideMark/>
          </w:tcPr>
          <w:p w14:paraId="6E522D94" w14:textId="77777777" w:rsidR="009B7571" w:rsidRPr="009B7571" w:rsidRDefault="009B7571" w:rsidP="009B7571">
            <w:pPr>
              <w:spacing w:after="0" w:line="240" w:lineRule="auto"/>
              <w:rPr>
                <w:rFonts w:ascii="Calibri" w:eastAsia="Times New Roman" w:hAnsi="Calibri" w:cs="Calibri"/>
                <w:color w:val="000000"/>
                <w:sz w:val="20"/>
                <w:szCs w:val="20"/>
                <w:lang w:val="en-GB"/>
              </w:rPr>
            </w:pPr>
            <w:r w:rsidRPr="009B7571">
              <w:rPr>
                <w:rFonts w:ascii="Calibri" w:eastAsia="Times New Roman" w:hAnsi="Calibri" w:cs="Calibri"/>
                <w:color w:val="000000"/>
                <w:sz w:val="20"/>
                <w:szCs w:val="20"/>
                <w:lang w:val="en-GB"/>
              </w:rPr>
              <w:t>How often did this happen in the past [4 weeks/30 days]?</w:t>
            </w:r>
          </w:p>
        </w:tc>
        <w:tc>
          <w:tcPr>
            <w:tcW w:w="1253" w:type="pct"/>
            <w:tcBorders>
              <w:top w:val="nil"/>
              <w:left w:val="nil"/>
              <w:bottom w:val="single" w:sz="4" w:space="0" w:color="auto"/>
              <w:right w:val="single" w:sz="4" w:space="0" w:color="auto"/>
            </w:tcBorders>
            <w:shd w:val="clear" w:color="auto" w:fill="auto"/>
            <w:vAlign w:val="bottom"/>
            <w:hideMark/>
          </w:tcPr>
          <w:p w14:paraId="61AB7E6D"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 xml:space="preserve">1 = Rarely (1–2 times)                       </w:t>
            </w:r>
          </w:p>
          <w:p w14:paraId="0B1DF896"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 xml:space="preserve">2 = Sometimes (3–10 times)            </w:t>
            </w:r>
          </w:p>
          <w:p w14:paraId="17D655EE"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3 = Often (more than 10 times)</w:t>
            </w:r>
          </w:p>
          <w:p w14:paraId="14AB5139" w14:textId="77777777" w:rsidR="009B7571" w:rsidRPr="009B7571" w:rsidRDefault="009B7571" w:rsidP="009B7571">
            <w:pPr>
              <w:spacing w:after="0" w:line="240" w:lineRule="auto"/>
              <w:rPr>
                <w:rFonts w:ascii="Calibri" w:eastAsia="Times New Roman" w:hAnsi="Calibri" w:cs="Calibri"/>
                <w:color w:val="000000"/>
                <w:sz w:val="16"/>
                <w:szCs w:val="16"/>
                <w:lang w:val="en-GB"/>
              </w:rPr>
            </w:pPr>
          </w:p>
        </w:tc>
        <w:tc>
          <w:tcPr>
            <w:tcW w:w="449" w:type="pct"/>
            <w:tcBorders>
              <w:top w:val="nil"/>
              <w:left w:val="nil"/>
              <w:bottom w:val="single" w:sz="4" w:space="0" w:color="auto"/>
              <w:right w:val="single" w:sz="4" w:space="0" w:color="auto"/>
            </w:tcBorders>
            <w:shd w:val="clear" w:color="auto" w:fill="auto"/>
            <w:noWrap/>
            <w:vAlign w:val="center"/>
            <w:hideMark/>
          </w:tcPr>
          <w:p w14:paraId="0B57AF4F" w14:textId="77777777" w:rsidR="009B7571" w:rsidRPr="009B7571" w:rsidRDefault="009B7571" w:rsidP="009B7571">
            <w:pPr>
              <w:spacing w:after="0" w:line="240" w:lineRule="auto"/>
              <w:rPr>
                <w:rFonts w:ascii="Calibri" w:eastAsia="Times New Roman" w:hAnsi="Calibri" w:cs="Calibri"/>
                <w:b/>
                <w:color w:val="000000"/>
                <w:sz w:val="20"/>
                <w:szCs w:val="20"/>
                <w:lang w:val="en-GB"/>
              </w:rPr>
            </w:pPr>
            <w:r w:rsidRPr="009B7571">
              <w:rPr>
                <w:rFonts w:ascii="Calibri" w:eastAsia="Times New Roman" w:hAnsi="Calibri" w:cs="Calibri"/>
                <w:b/>
                <w:color w:val="000000"/>
                <w:sz w:val="20"/>
                <w:szCs w:val="20"/>
                <w:lang w:val="en-GB"/>
              </w:rPr>
              <w:t>|___|</w:t>
            </w:r>
          </w:p>
        </w:tc>
      </w:tr>
      <w:tr w:rsidR="009B7571" w:rsidRPr="009B7571" w14:paraId="14D5BFE8" w14:textId="77777777" w:rsidTr="009B7571">
        <w:trPr>
          <w:trHeight w:val="1151"/>
        </w:trPr>
        <w:tc>
          <w:tcPr>
            <w:tcW w:w="624" w:type="pct"/>
            <w:tcBorders>
              <w:top w:val="nil"/>
              <w:left w:val="single" w:sz="4" w:space="0" w:color="auto"/>
              <w:bottom w:val="single" w:sz="4" w:space="0" w:color="auto"/>
              <w:right w:val="single" w:sz="4" w:space="0" w:color="auto"/>
            </w:tcBorders>
            <w:shd w:val="clear" w:color="auto" w:fill="auto"/>
            <w:noWrap/>
            <w:vAlign w:val="center"/>
            <w:hideMark/>
          </w:tcPr>
          <w:p w14:paraId="4B3D67C3" w14:textId="77777777" w:rsidR="009B7571" w:rsidRPr="009B7571" w:rsidRDefault="009B7571" w:rsidP="009B7571">
            <w:pPr>
              <w:spacing w:after="0" w:line="240" w:lineRule="auto"/>
              <w:rPr>
                <w:rFonts w:ascii="Calibri" w:eastAsia="Times New Roman" w:hAnsi="Calibri" w:cs="Calibri"/>
                <w:b/>
                <w:bCs/>
                <w:color w:val="000000"/>
                <w:sz w:val="22"/>
                <w:lang w:val="en-GB"/>
              </w:rPr>
            </w:pPr>
            <w:proofErr w:type="spellStart"/>
            <w:r w:rsidRPr="009B7571">
              <w:rPr>
                <w:rFonts w:ascii="Calibri" w:eastAsia="Times New Roman" w:hAnsi="Calibri" w:cs="Calibri"/>
                <w:b/>
                <w:bCs/>
                <w:color w:val="000000"/>
                <w:sz w:val="16"/>
                <w:szCs w:val="16"/>
                <w:lang w:val="en-GB"/>
              </w:rPr>
              <w:lastRenderedPageBreak/>
              <w:t>HHSNotEat</w:t>
            </w:r>
            <w:proofErr w:type="spellEnd"/>
          </w:p>
        </w:tc>
        <w:tc>
          <w:tcPr>
            <w:tcW w:w="2674" w:type="pct"/>
            <w:tcBorders>
              <w:top w:val="nil"/>
              <w:left w:val="nil"/>
              <w:bottom w:val="single" w:sz="4" w:space="0" w:color="auto"/>
              <w:right w:val="single" w:sz="4" w:space="0" w:color="auto"/>
            </w:tcBorders>
            <w:shd w:val="clear" w:color="auto" w:fill="auto"/>
            <w:vAlign w:val="center"/>
            <w:hideMark/>
          </w:tcPr>
          <w:p w14:paraId="0DC286AC" w14:textId="77777777" w:rsidR="009B7571" w:rsidRPr="009B7571" w:rsidRDefault="009B7571" w:rsidP="009B7571">
            <w:pPr>
              <w:spacing w:after="0" w:line="240" w:lineRule="auto"/>
              <w:rPr>
                <w:rFonts w:ascii="Calibri" w:eastAsia="Times New Roman" w:hAnsi="Calibri" w:cs="Calibri"/>
                <w:color w:val="000000"/>
                <w:sz w:val="20"/>
                <w:szCs w:val="20"/>
                <w:lang w:val="en-GB"/>
              </w:rPr>
            </w:pPr>
            <w:r w:rsidRPr="009B7571">
              <w:rPr>
                <w:rFonts w:ascii="Calibri" w:eastAsia="Times New Roman" w:hAnsi="Calibri" w:cs="Calibri"/>
                <w:color w:val="000000"/>
                <w:sz w:val="20"/>
                <w:szCs w:val="20"/>
                <w:lang w:val="en-GB"/>
              </w:rPr>
              <w:t>In the past [4 weeks/30 days], did you or any household member go a whole day and night without eating anything at all because there was not enough food?</w:t>
            </w:r>
          </w:p>
        </w:tc>
        <w:tc>
          <w:tcPr>
            <w:tcW w:w="1253" w:type="pct"/>
            <w:tcBorders>
              <w:top w:val="nil"/>
              <w:left w:val="nil"/>
              <w:bottom w:val="single" w:sz="4" w:space="0" w:color="auto"/>
              <w:right w:val="single" w:sz="4" w:space="0" w:color="auto"/>
            </w:tcBorders>
            <w:shd w:val="clear" w:color="auto" w:fill="auto"/>
            <w:vAlign w:val="center"/>
            <w:hideMark/>
          </w:tcPr>
          <w:p w14:paraId="7AB53E5C"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0 = No (</w:t>
            </w:r>
            <w:r w:rsidRPr="009B7571">
              <w:rPr>
                <w:rFonts w:ascii="Calibri" w:eastAsia="Times New Roman" w:hAnsi="Calibri" w:cs="Calibri"/>
                <w:i/>
                <w:iCs/>
                <w:color w:val="000000"/>
                <w:sz w:val="16"/>
                <w:szCs w:val="16"/>
                <w:lang w:val="en-GB"/>
              </w:rPr>
              <w:t>Skip to the next section</w:t>
            </w:r>
            <w:r w:rsidRPr="009B7571">
              <w:rPr>
                <w:rFonts w:ascii="Calibri" w:eastAsia="Times New Roman" w:hAnsi="Calibri" w:cs="Calibri"/>
                <w:color w:val="000000"/>
                <w:sz w:val="16"/>
                <w:szCs w:val="16"/>
                <w:lang w:val="en-GB"/>
              </w:rPr>
              <w:t xml:space="preserve">)                   </w:t>
            </w:r>
          </w:p>
          <w:p w14:paraId="16265360"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1 = Yes</w:t>
            </w:r>
          </w:p>
        </w:tc>
        <w:tc>
          <w:tcPr>
            <w:tcW w:w="449" w:type="pct"/>
            <w:tcBorders>
              <w:top w:val="nil"/>
              <w:left w:val="nil"/>
              <w:bottom w:val="single" w:sz="4" w:space="0" w:color="auto"/>
              <w:right w:val="single" w:sz="4" w:space="0" w:color="auto"/>
            </w:tcBorders>
            <w:shd w:val="clear" w:color="auto" w:fill="auto"/>
            <w:noWrap/>
            <w:vAlign w:val="center"/>
            <w:hideMark/>
          </w:tcPr>
          <w:p w14:paraId="57593868" w14:textId="77777777" w:rsidR="009B7571" w:rsidRPr="009B7571" w:rsidRDefault="009B7571" w:rsidP="009B7571">
            <w:pPr>
              <w:spacing w:after="0" w:line="240" w:lineRule="auto"/>
              <w:rPr>
                <w:rFonts w:ascii="Calibri" w:eastAsia="Times New Roman" w:hAnsi="Calibri" w:cs="Calibri"/>
                <w:b/>
                <w:color w:val="000000"/>
                <w:sz w:val="20"/>
                <w:szCs w:val="20"/>
                <w:lang w:val="en-GB"/>
              </w:rPr>
            </w:pPr>
            <w:r w:rsidRPr="009B7571">
              <w:rPr>
                <w:rFonts w:ascii="Calibri" w:eastAsia="Times New Roman" w:hAnsi="Calibri" w:cs="Calibri"/>
                <w:b/>
                <w:color w:val="000000"/>
                <w:sz w:val="20"/>
                <w:szCs w:val="20"/>
                <w:lang w:val="en-GB"/>
              </w:rPr>
              <w:t>|___|</w:t>
            </w:r>
          </w:p>
        </w:tc>
      </w:tr>
      <w:tr w:rsidR="009B7571" w:rsidRPr="009B7571" w14:paraId="1B450B5F" w14:textId="77777777" w:rsidTr="009B7571">
        <w:trPr>
          <w:trHeight w:val="788"/>
        </w:trPr>
        <w:tc>
          <w:tcPr>
            <w:tcW w:w="624" w:type="pct"/>
            <w:tcBorders>
              <w:top w:val="nil"/>
              <w:left w:val="single" w:sz="4" w:space="0" w:color="auto"/>
              <w:bottom w:val="single" w:sz="4" w:space="0" w:color="auto"/>
              <w:right w:val="single" w:sz="4" w:space="0" w:color="auto"/>
            </w:tcBorders>
            <w:shd w:val="clear" w:color="auto" w:fill="auto"/>
            <w:noWrap/>
            <w:vAlign w:val="center"/>
            <w:hideMark/>
          </w:tcPr>
          <w:p w14:paraId="672FDDC1" w14:textId="77777777" w:rsidR="009B7571" w:rsidRPr="009B7571" w:rsidRDefault="009B7571" w:rsidP="009B7571">
            <w:pPr>
              <w:spacing w:after="0" w:line="240" w:lineRule="auto"/>
              <w:rPr>
                <w:rFonts w:ascii="Calibri" w:eastAsia="Times New Roman" w:hAnsi="Calibri" w:cs="Calibri"/>
                <w:color w:val="000000"/>
                <w:sz w:val="22"/>
                <w:lang w:val="en-GB"/>
              </w:rPr>
            </w:pPr>
            <w:proofErr w:type="spellStart"/>
            <w:r w:rsidRPr="009B7571">
              <w:rPr>
                <w:rFonts w:ascii="Calibri" w:eastAsia="Times New Roman" w:hAnsi="Calibri" w:cs="Calibri"/>
                <w:b/>
                <w:bCs/>
                <w:color w:val="000000"/>
                <w:sz w:val="16"/>
                <w:szCs w:val="16"/>
                <w:lang w:val="en-GB"/>
              </w:rPr>
              <w:t>HHSNotEat_FR</w:t>
            </w:r>
            <w:proofErr w:type="spellEnd"/>
          </w:p>
        </w:tc>
        <w:tc>
          <w:tcPr>
            <w:tcW w:w="2674" w:type="pct"/>
            <w:tcBorders>
              <w:top w:val="nil"/>
              <w:left w:val="nil"/>
              <w:bottom w:val="single" w:sz="4" w:space="0" w:color="auto"/>
              <w:right w:val="single" w:sz="4" w:space="0" w:color="auto"/>
            </w:tcBorders>
            <w:shd w:val="clear" w:color="auto" w:fill="auto"/>
            <w:noWrap/>
            <w:vAlign w:val="center"/>
            <w:hideMark/>
          </w:tcPr>
          <w:p w14:paraId="325B10FA" w14:textId="77777777" w:rsidR="009B7571" w:rsidRPr="009B7571" w:rsidRDefault="009B7571" w:rsidP="009B7571">
            <w:pPr>
              <w:spacing w:after="0" w:line="240" w:lineRule="auto"/>
              <w:rPr>
                <w:rFonts w:ascii="Calibri" w:eastAsia="Times New Roman" w:hAnsi="Calibri" w:cs="Calibri"/>
                <w:color w:val="000000"/>
                <w:sz w:val="20"/>
                <w:szCs w:val="20"/>
                <w:lang w:val="en-GB"/>
              </w:rPr>
            </w:pPr>
            <w:r w:rsidRPr="009B7571">
              <w:rPr>
                <w:rFonts w:ascii="Calibri" w:eastAsia="Times New Roman" w:hAnsi="Calibri" w:cs="Calibri"/>
                <w:color w:val="000000"/>
                <w:sz w:val="20"/>
                <w:szCs w:val="20"/>
                <w:lang w:val="en-GB"/>
              </w:rPr>
              <w:t>How often did this happen in the past [4 weeks/30 days]?</w:t>
            </w:r>
          </w:p>
        </w:tc>
        <w:tc>
          <w:tcPr>
            <w:tcW w:w="1253" w:type="pct"/>
            <w:tcBorders>
              <w:top w:val="nil"/>
              <w:left w:val="nil"/>
              <w:bottom w:val="single" w:sz="4" w:space="0" w:color="auto"/>
              <w:right w:val="single" w:sz="4" w:space="0" w:color="auto"/>
            </w:tcBorders>
            <w:shd w:val="clear" w:color="auto" w:fill="auto"/>
            <w:vAlign w:val="bottom"/>
            <w:hideMark/>
          </w:tcPr>
          <w:p w14:paraId="6AA714D2"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 xml:space="preserve">1 = Rarely (1–2 times)                       </w:t>
            </w:r>
          </w:p>
          <w:p w14:paraId="26D69980"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 xml:space="preserve">2 = Sometimes (3–10 times)            </w:t>
            </w:r>
          </w:p>
          <w:p w14:paraId="11CB9BD8" w14:textId="77777777" w:rsidR="009B7571" w:rsidRPr="009B7571" w:rsidRDefault="009B7571" w:rsidP="009B7571">
            <w:pPr>
              <w:spacing w:after="0" w:line="240" w:lineRule="auto"/>
              <w:rPr>
                <w:rFonts w:ascii="Calibri" w:eastAsia="Times New Roman" w:hAnsi="Calibri" w:cs="Calibri"/>
                <w:color w:val="000000"/>
                <w:sz w:val="16"/>
                <w:szCs w:val="16"/>
                <w:lang w:val="en-GB"/>
              </w:rPr>
            </w:pPr>
            <w:r w:rsidRPr="009B7571">
              <w:rPr>
                <w:rFonts w:ascii="Calibri" w:eastAsia="Times New Roman" w:hAnsi="Calibri" w:cs="Calibri"/>
                <w:color w:val="000000"/>
                <w:sz w:val="16"/>
                <w:szCs w:val="16"/>
                <w:lang w:val="en-GB"/>
              </w:rPr>
              <w:t>3 = Often (more than 10 times)</w:t>
            </w:r>
          </w:p>
        </w:tc>
        <w:tc>
          <w:tcPr>
            <w:tcW w:w="449" w:type="pct"/>
            <w:tcBorders>
              <w:top w:val="nil"/>
              <w:left w:val="nil"/>
              <w:bottom w:val="single" w:sz="4" w:space="0" w:color="auto"/>
              <w:right w:val="single" w:sz="4" w:space="0" w:color="auto"/>
            </w:tcBorders>
            <w:shd w:val="clear" w:color="auto" w:fill="auto"/>
            <w:noWrap/>
            <w:vAlign w:val="center"/>
            <w:hideMark/>
          </w:tcPr>
          <w:p w14:paraId="4B2666DD" w14:textId="77777777" w:rsidR="009B7571" w:rsidRPr="009B7571" w:rsidRDefault="009B7571" w:rsidP="009B7571">
            <w:pPr>
              <w:spacing w:after="0" w:line="240" w:lineRule="auto"/>
              <w:rPr>
                <w:rFonts w:ascii="Calibri" w:eastAsia="Times New Roman" w:hAnsi="Calibri" w:cs="Calibri"/>
                <w:b/>
                <w:color w:val="000000"/>
                <w:sz w:val="20"/>
                <w:szCs w:val="20"/>
                <w:lang w:val="en-GB"/>
              </w:rPr>
            </w:pPr>
            <w:r w:rsidRPr="009B7571">
              <w:rPr>
                <w:rFonts w:ascii="Calibri" w:eastAsia="Times New Roman" w:hAnsi="Calibri" w:cs="Calibri"/>
                <w:b/>
                <w:color w:val="000000"/>
                <w:sz w:val="20"/>
                <w:szCs w:val="20"/>
                <w:lang w:val="en-GB"/>
              </w:rPr>
              <w:t>|___|</w:t>
            </w:r>
          </w:p>
        </w:tc>
      </w:tr>
    </w:tbl>
    <w:p w14:paraId="6C058BD0" w14:textId="77777777" w:rsidR="00803336" w:rsidRDefault="00803336" w:rsidP="00D8630C"/>
    <w:p w14:paraId="0938181B" w14:textId="77777777" w:rsidR="00183627" w:rsidRPr="005B5654" w:rsidRDefault="00183627" w:rsidP="005B5654">
      <w:pPr>
        <w:pStyle w:val="TableParagraph"/>
        <w:spacing w:line="316" w:lineRule="exact"/>
        <w:ind w:left="0" w:right="945"/>
        <w:rPr>
          <w:rFonts w:asciiTheme="majorHAnsi" w:eastAsiaTheme="majorEastAsia" w:hAnsiTheme="majorHAnsi" w:cstheme="majorBidi"/>
          <w:b/>
          <w:bCs/>
          <w:color w:val="365F91" w:themeColor="accent1" w:themeShade="BF"/>
          <w:sz w:val="28"/>
          <w:szCs w:val="28"/>
        </w:rPr>
      </w:pPr>
    </w:p>
    <w:p w14:paraId="733E8B26" w14:textId="396B707E" w:rsidR="001F7CB3" w:rsidRPr="00886527" w:rsidRDefault="00886527" w:rsidP="001F7CB3">
      <w:pPr>
        <w:pStyle w:val="Titre2"/>
        <w:rPr>
          <w:color w:val="365F91" w:themeColor="accent1" w:themeShade="BF"/>
          <w:sz w:val="28"/>
          <w:szCs w:val="28"/>
        </w:rPr>
      </w:pPr>
      <w:r w:rsidRPr="00886527">
        <w:rPr>
          <w:color w:val="365F91" w:themeColor="accent1" w:themeShade="BF"/>
          <w:sz w:val="28"/>
          <w:szCs w:val="28"/>
        </w:rPr>
        <w:t xml:space="preserve">8. </w:t>
      </w:r>
      <w:r w:rsidR="001F7CB3" w:rsidRPr="00886527">
        <w:rPr>
          <w:color w:val="365F91" w:themeColor="accent1" w:themeShade="BF"/>
          <w:sz w:val="28"/>
          <w:szCs w:val="28"/>
        </w:rPr>
        <w:t>Livelihood Coping Strategies (LCS-EN)</w:t>
      </w:r>
    </w:p>
    <w:tbl>
      <w:tblPr>
        <w:tblW w:w="14217" w:type="dxa"/>
        <w:tblLook w:val="04A0" w:firstRow="1" w:lastRow="0" w:firstColumn="1" w:lastColumn="0" w:noHBand="0" w:noVBand="1"/>
      </w:tblPr>
      <w:tblGrid>
        <w:gridCol w:w="4902"/>
        <w:gridCol w:w="2687"/>
        <w:gridCol w:w="2950"/>
        <w:gridCol w:w="3678"/>
      </w:tblGrid>
      <w:tr w:rsidR="00D744FC" w:rsidRPr="00E55F4B" w14:paraId="50AFDD90" w14:textId="77777777" w:rsidTr="00C01A3A">
        <w:trPr>
          <w:trHeight w:val="2115"/>
        </w:trPr>
        <w:tc>
          <w:tcPr>
            <w:tcW w:w="4902" w:type="dxa"/>
            <w:tcBorders>
              <w:top w:val="single" w:sz="4" w:space="0" w:color="auto"/>
              <w:left w:val="single" w:sz="8" w:space="0" w:color="000000" w:themeColor="text1"/>
              <w:bottom w:val="single" w:sz="4" w:space="0" w:color="auto"/>
              <w:right w:val="single" w:sz="8" w:space="0" w:color="000000" w:themeColor="text1"/>
            </w:tcBorders>
            <w:shd w:val="clear" w:color="auto" w:fill="D9D9D9" w:themeFill="background1" w:themeFillShade="D9"/>
            <w:hideMark/>
          </w:tcPr>
          <w:p w14:paraId="61C48574" w14:textId="77777777" w:rsidR="00D744FC" w:rsidRDefault="00D744FC" w:rsidP="00901335">
            <w:pPr>
              <w:spacing w:after="0" w:line="240" w:lineRule="auto"/>
              <w:rPr>
                <w:rFonts w:asciiTheme="majorHAnsi" w:hAnsiTheme="majorHAnsi" w:cstheme="majorBidi"/>
                <w:szCs w:val="18"/>
              </w:rPr>
            </w:pPr>
            <w:r w:rsidRPr="67434CCC">
              <w:rPr>
                <w:rFonts w:asciiTheme="majorHAnsi" w:hAnsiTheme="majorHAnsi" w:cstheme="majorBidi"/>
                <w:szCs w:val="18"/>
                <w:lang w:val="en-GB"/>
              </w:rPr>
              <w:t>1.</w:t>
            </w:r>
            <w:r w:rsidRPr="67434CCC">
              <w:rPr>
                <w:rFonts w:asciiTheme="majorHAnsi" w:hAnsiTheme="majorHAnsi" w:cstheme="majorBidi"/>
                <w:szCs w:val="18"/>
              </w:rPr>
              <w:t xml:space="preserve"> During the past </w:t>
            </w:r>
            <w:r w:rsidRPr="67434CCC">
              <w:rPr>
                <w:rFonts w:asciiTheme="majorHAnsi" w:hAnsiTheme="majorHAnsi" w:cstheme="majorBidi"/>
                <w:b/>
                <w:bCs/>
                <w:szCs w:val="18"/>
              </w:rPr>
              <w:t>30 days</w:t>
            </w:r>
            <w:r w:rsidRPr="67434CCC">
              <w:rPr>
                <w:rFonts w:asciiTheme="majorHAnsi" w:hAnsiTheme="majorHAnsi" w:cstheme="majorBidi"/>
                <w:szCs w:val="18"/>
              </w:rPr>
              <w:t xml:space="preserve">, did anyone in your household have to engage in any of the following activities because there were not enough resources (food, cash, other) </w:t>
            </w:r>
            <w:r w:rsidRPr="67434CCC">
              <w:rPr>
                <w:rFonts w:asciiTheme="majorHAnsi" w:hAnsiTheme="majorHAnsi" w:cstheme="majorBidi"/>
                <w:szCs w:val="18"/>
                <w:u w:val="single"/>
              </w:rPr>
              <w:t>to access essential needs</w:t>
            </w:r>
            <w:r w:rsidRPr="67434CCC">
              <w:rPr>
                <w:rFonts w:asciiTheme="majorHAnsi" w:hAnsiTheme="majorHAnsi" w:cstheme="majorBidi"/>
                <w:szCs w:val="18"/>
              </w:rPr>
              <w:t xml:space="preserve"> (</w:t>
            </w:r>
            <w:proofErr w:type="gramStart"/>
            <w:r w:rsidRPr="67434CCC">
              <w:rPr>
                <w:rFonts w:asciiTheme="majorHAnsi" w:hAnsiTheme="majorHAnsi" w:cstheme="majorBidi"/>
                <w:szCs w:val="18"/>
              </w:rPr>
              <w:t>e.g.</w:t>
            </w:r>
            <w:proofErr w:type="gramEnd"/>
            <w:r w:rsidRPr="67434CCC">
              <w:rPr>
                <w:rFonts w:asciiTheme="majorHAnsi" w:hAnsiTheme="majorHAnsi" w:cstheme="majorBidi"/>
                <w:szCs w:val="18"/>
              </w:rPr>
              <w:t xml:space="preserve"> food, shelter, education services, health services, etc.)?</w:t>
            </w:r>
          </w:p>
          <w:p w14:paraId="4B40A8C7" w14:textId="77777777" w:rsidR="00D744FC" w:rsidRDefault="00D744FC" w:rsidP="00901335">
            <w:pPr>
              <w:spacing w:after="0" w:line="240" w:lineRule="auto"/>
              <w:rPr>
                <w:rFonts w:asciiTheme="majorHAnsi" w:hAnsiTheme="majorHAnsi" w:cstheme="majorBidi"/>
                <w:szCs w:val="18"/>
              </w:rPr>
            </w:pPr>
          </w:p>
          <w:p w14:paraId="0A97BAE1" w14:textId="77777777" w:rsidR="00D744FC" w:rsidRDefault="00D744FC" w:rsidP="00901335">
            <w:pPr>
              <w:spacing w:after="0" w:line="240" w:lineRule="auto"/>
              <w:rPr>
                <w:rFonts w:asciiTheme="majorHAnsi" w:hAnsiTheme="majorHAnsi" w:cstheme="majorBidi"/>
                <w:szCs w:val="18"/>
              </w:rPr>
            </w:pPr>
          </w:p>
          <w:p w14:paraId="79E90262" w14:textId="77777777" w:rsidR="00D744FC" w:rsidRDefault="00D744FC" w:rsidP="00901335">
            <w:pPr>
              <w:spacing w:after="0" w:line="240" w:lineRule="auto"/>
              <w:rPr>
                <w:rFonts w:asciiTheme="majorHAnsi" w:hAnsiTheme="majorHAnsi" w:cstheme="majorBidi"/>
                <w:szCs w:val="18"/>
              </w:rPr>
            </w:pPr>
          </w:p>
          <w:p w14:paraId="7B0D4FBA" w14:textId="77777777" w:rsidR="00D744FC" w:rsidRDefault="00D744FC" w:rsidP="00901335">
            <w:pPr>
              <w:spacing w:after="0" w:line="240" w:lineRule="auto"/>
              <w:rPr>
                <w:rFonts w:asciiTheme="majorHAnsi" w:hAnsiTheme="majorHAnsi" w:cstheme="majorBidi"/>
                <w:szCs w:val="18"/>
              </w:rPr>
            </w:pPr>
          </w:p>
          <w:p w14:paraId="48B88297" w14:textId="77777777" w:rsidR="00D744FC" w:rsidRDefault="00D744FC" w:rsidP="00901335">
            <w:pPr>
              <w:spacing w:after="0" w:line="240" w:lineRule="auto"/>
              <w:rPr>
                <w:rFonts w:asciiTheme="majorHAnsi" w:hAnsiTheme="majorHAnsi" w:cstheme="majorBidi"/>
                <w:szCs w:val="18"/>
              </w:rPr>
            </w:pPr>
          </w:p>
          <w:p w14:paraId="6976A39C" w14:textId="77777777" w:rsidR="00D744FC" w:rsidRPr="00890D86" w:rsidRDefault="00D744FC" w:rsidP="00901335">
            <w:pPr>
              <w:spacing w:after="0" w:line="240" w:lineRule="auto"/>
              <w:jc w:val="both"/>
              <w:rPr>
                <w:rFonts w:asciiTheme="majorHAnsi" w:hAnsiTheme="majorHAnsi" w:cstheme="majorBidi"/>
                <w:szCs w:val="18"/>
              </w:rPr>
            </w:pPr>
          </w:p>
        </w:tc>
        <w:tc>
          <w:tcPr>
            <w:tcW w:w="2687" w:type="dxa"/>
            <w:tcBorders>
              <w:top w:val="single" w:sz="4" w:space="0" w:color="auto"/>
              <w:left w:val="single" w:sz="8" w:space="0" w:color="000000" w:themeColor="text1"/>
              <w:bottom w:val="nil"/>
              <w:right w:val="single" w:sz="8" w:space="0" w:color="000000" w:themeColor="text1"/>
            </w:tcBorders>
            <w:shd w:val="clear" w:color="auto" w:fill="D9D9D9" w:themeFill="background1" w:themeFillShade="D9"/>
            <w:hideMark/>
          </w:tcPr>
          <w:p w14:paraId="076F7FD3" w14:textId="77777777" w:rsidR="00D744FC" w:rsidRPr="00890D86" w:rsidRDefault="00D744FC" w:rsidP="00901335">
            <w:pPr>
              <w:spacing w:after="0" w:line="240" w:lineRule="auto"/>
              <w:rPr>
                <w:rFonts w:asciiTheme="majorHAnsi" w:eastAsia="Times New Roman" w:hAnsiTheme="majorHAnsi" w:cstheme="majorBidi"/>
                <w:szCs w:val="18"/>
                <w:lang w:val="en-GB"/>
              </w:rPr>
            </w:pPr>
            <w:r w:rsidRPr="67434CCC">
              <w:rPr>
                <w:rFonts w:asciiTheme="majorHAnsi" w:eastAsia="Times New Roman" w:hAnsiTheme="majorHAnsi" w:cstheme="majorBidi"/>
                <w:szCs w:val="18"/>
                <w:lang w:val="en-GB"/>
              </w:rPr>
              <w:t>1</w:t>
            </w:r>
            <w:r>
              <w:rPr>
                <w:rFonts w:asciiTheme="majorHAnsi" w:eastAsia="Times New Roman" w:hAnsiTheme="majorHAnsi" w:cstheme="majorBidi"/>
                <w:szCs w:val="18"/>
                <w:lang w:val="en-GB"/>
              </w:rPr>
              <w:t>0</w:t>
            </w:r>
            <w:r w:rsidRPr="67434CCC">
              <w:rPr>
                <w:rFonts w:asciiTheme="majorHAnsi" w:eastAsia="Times New Roman" w:hAnsiTheme="majorHAnsi" w:cstheme="majorBidi"/>
                <w:szCs w:val="18"/>
                <w:lang w:val="en-GB"/>
              </w:rPr>
              <w:t xml:space="preserve"> = </w:t>
            </w:r>
            <w:r w:rsidRPr="67434CCC">
              <w:rPr>
                <w:rFonts w:asciiTheme="majorHAnsi" w:hAnsiTheme="majorHAnsi" w:cstheme="majorBidi"/>
                <w:szCs w:val="18"/>
                <w:lang w:val="en-GB"/>
              </w:rPr>
              <w:t xml:space="preserve">No, because I did not </w:t>
            </w:r>
            <w:r>
              <w:rPr>
                <w:rFonts w:asciiTheme="majorHAnsi" w:hAnsiTheme="majorHAnsi" w:cstheme="majorBidi"/>
                <w:szCs w:val="18"/>
                <w:lang w:val="en-GB"/>
              </w:rPr>
              <w:t>need to</w:t>
            </w:r>
          </w:p>
          <w:p w14:paraId="5B87878F" w14:textId="77777777" w:rsidR="00D744FC" w:rsidRPr="00890D86" w:rsidRDefault="00D744FC" w:rsidP="00901335">
            <w:pPr>
              <w:spacing w:after="0" w:line="240" w:lineRule="auto"/>
              <w:rPr>
                <w:rFonts w:asciiTheme="majorHAnsi" w:eastAsia="Times New Roman" w:hAnsiTheme="majorHAnsi" w:cstheme="majorBidi"/>
                <w:szCs w:val="18"/>
                <w:lang w:val="en-GB"/>
              </w:rPr>
            </w:pPr>
            <w:r w:rsidRPr="67434CCC">
              <w:rPr>
                <w:rFonts w:asciiTheme="majorHAnsi" w:eastAsia="Times New Roman" w:hAnsiTheme="majorHAnsi" w:cstheme="majorBidi"/>
                <w:szCs w:val="18"/>
                <w:lang w:val="en-GB"/>
              </w:rPr>
              <w:t>2</w:t>
            </w:r>
            <w:r>
              <w:rPr>
                <w:rFonts w:asciiTheme="majorHAnsi" w:eastAsia="Times New Roman" w:hAnsiTheme="majorHAnsi" w:cstheme="majorBidi"/>
                <w:szCs w:val="18"/>
                <w:lang w:val="en-GB"/>
              </w:rPr>
              <w:t>0</w:t>
            </w:r>
            <w:r w:rsidRPr="67434CCC">
              <w:rPr>
                <w:rFonts w:asciiTheme="majorHAnsi" w:eastAsia="Times New Roman" w:hAnsiTheme="majorHAnsi" w:cstheme="majorBidi"/>
                <w:szCs w:val="18"/>
                <w:lang w:val="en-GB"/>
              </w:rPr>
              <w:t xml:space="preserve"> = </w:t>
            </w:r>
            <w:r w:rsidRPr="00D36014">
              <w:rPr>
                <w:rFonts w:asciiTheme="majorHAnsi" w:eastAsia="Times New Roman" w:hAnsiTheme="majorHAnsi" w:cstheme="majorBidi"/>
                <w:szCs w:val="18"/>
                <w:lang w:val="en-GB"/>
              </w:rPr>
              <w:t>No because I already sold those assets or have engaged in this activity within the last 12 months and cannot continue to do it</w:t>
            </w:r>
          </w:p>
          <w:p w14:paraId="796864D8" w14:textId="77777777" w:rsidR="00D744FC" w:rsidRPr="00AA3A4F" w:rsidRDefault="00D744FC" w:rsidP="00901335">
            <w:pPr>
              <w:spacing w:after="0" w:line="240" w:lineRule="auto"/>
              <w:rPr>
                <w:rFonts w:asciiTheme="majorHAnsi" w:eastAsia="Times New Roman" w:hAnsiTheme="majorHAnsi" w:cstheme="majorBidi"/>
                <w:szCs w:val="18"/>
                <w:lang w:val="en-GB"/>
              </w:rPr>
            </w:pPr>
            <w:r w:rsidRPr="00AA3A4F">
              <w:rPr>
                <w:rFonts w:asciiTheme="majorHAnsi" w:eastAsia="Times New Roman" w:hAnsiTheme="majorHAnsi" w:cstheme="majorBidi"/>
                <w:szCs w:val="18"/>
                <w:lang w:val="en-GB"/>
              </w:rPr>
              <w:t>3</w:t>
            </w:r>
            <w:r>
              <w:rPr>
                <w:rFonts w:asciiTheme="majorHAnsi" w:eastAsia="Times New Roman" w:hAnsiTheme="majorHAnsi" w:cstheme="majorBidi"/>
                <w:szCs w:val="18"/>
                <w:lang w:val="en-GB"/>
              </w:rPr>
              <w:t>0</w:t>
            </w:r>
            <w:r w:rsidRPr="00AA3A4F">
              <w:rPr>
                <w:rFonts w:asciiTheme="majorHAnsi" w:eastAsia="Times New Roman" w:hAnsiTheme="majorHAnsi" w:cstheme="majorBidi"/>
                <w:szCs w:val="18"/>
                <w:lang w:val="en-GB"/>
              </w:rPr>
              <w:t xml:space="preserve"> = </w:t>
            </w:r>
            <w:r w:rsidRPr="67434CCC">
              <w:rPr>
                <w:rFonts w:asciiTheme="majorHAnsi" w:eastAsia="Times New Roman" w:hAnsiTheme="majorHAnsi" w:cstheme="majorBidi"/>
                <w:szCs w:val="18"/>
              </w:rPr>
              <w:t>Yes</w:t>
            </w:r>
          </w:p>
          <w:p w14:paraId="34F1A1E3" w14:textId="77777777" w:rsidR="00D744FC" w:rsidRPr="00AA3A4F" w:rsidRDefault="00D744FC" w:rsidP="00901335">
            <w:pPr>
              <w:spacing w:after="0" w:line="240" w:lineRule="auto"/>
              <w:rPr>
                <w:rFonts w:asciiTheme="majorHAnsi" w:eastAsia="Times New Roman" w:hAnsiTheme="majorHAnsi" w:cstheme="majorBidi"/>
                <w:szCs w:val="18"/>
                <w:lang w:val="en-GB"/>
              </w:rPr>
            </w:pPr>
            <w:r>
              <w:rPr>
                <w:rFonts w:asciiTheme="majorHAnsi" w:eastAsia="Times New Roman" w:hAnsiTheme="majorHAnsi" w:cstheme="majorBidi"/>
                <w:szCs w:val="18"/>
                <w:lang w:val="en-GB"/>
              </w:rPr>
              <w:t xml:space="preserve">9999 </w:t>
            </w:r>
            <w:r w:rsidRPr="00AA3A4F">
              <w:rPr>
                <w:rFonts w:asciiTheme="majorHAnsi" w:eastAsia="Times New Roman" w:hAnsiTheme="majorHAnsi" w:cstheme="majorBidi"/>
                <w:szCs w:val="18"/>
                <w:lang w:val="en-GB"/>
              </w:rPr>
              <w:t>= Not applicable (don’t have children/ these assets)</w:t>
            </w:r>
          </w:p>
        </w:tc>
        <w:tc>
          <w:tcPr>
            <w:tcW w:w="2950" w:type="dxa"/>
            <w:tcBorders>
              <w:top w:val="single" w:sz="4" w:space="0" w:color="auto"/>
              <w:left w:val="single" w:sz="8" w:space="0" w:color="000000" w:themeColor="text1"/>
              <w:bottom w:val="nil"/>
              <w:right w:val="single" w:sz="8" w:space="0" w:color="000000" w:themeColor="text1"/>
            </w:tcBorders>
            <w:shd w:val="clear" w:color="auto" w:fill="D9D9D9" w:themeFill="background1" w:themeFillShade="D9"/>
            <w:hideMark/>
          </w:tcPr>
          <w:p w14:paraId="34DC5F33" w14:textId="77777777" w:rsidR="00D744FC" w:rsidRPr="00890D86" w:rsidRDefault="00D744FC" w:rsidP="00901335">
            <w:pPr>
              <w:spacing w:after="0" w:line="240" w:lineRule="auto"/>
              <w:rPr>
                <w:rFonts w:asciiTheme="majorHAnsi" w:eastAsia="Times New Roman" w:hAnsiTheme="majorHAnsi" w:cstheme="majorBidi"/>
                <w:color w:val="808080" w:themeColor="background1" w:themeShade="80"/>
                <w:szCs w:val="18"/>
                <w:lang w:val="en-GB"/>
              </w:rPr>
            </w:pPr>
            <w:r w:rsidRPr="67434CCC">
              <w:rPr>
                <w:rFonts w:asciiTheme="majorHAnsi" w:eastAsia="Times New Roman" w:hAnsiTheme="majorHAnsi" w:cstheme="majorBidi"/>
                <w:color w:val="808080" w:themeColor="background1" w:themeShade="80"/>
                <w:szCs w:val="18"/>
                <w:lang w:val="en-GB"/>
              </w:rPr>
              <w:t>Indicative severity of the strategy</w:t>
            </w:r>
          </w:p>
          <w:p w14:paraId="053D0A49" w14:textId="77777777" w:rsidR="00D744FC" w:rsidRPr="00890D86" w:rsidRDefault="00D744FC" w:rsidP="00901335">
            <w:pPr>
              <w:spacing w:after="120"/>
              <w:rPr>
                <w:rFonts w:asciiTheme="majorHAnsi" w:eastAsia="Times New Roman" w:hAnsiTheme="majorHAnsi" w:cstheme="majorBidi"/>
                <w:i/>
                <w:iCs/>
                <w:color w:val="808080" w:themeColor="background1" w:themeShade="80"/>
                <w:szCs w:val="18"/>
                <w:lang w:val="en-GB"/>
              </w:rPr>
            </w:pPr>
            <w:r w:rsidRPr="67434CCC">
              <w:rPr>
                <w:rFonts w:asciiTheme="majorHAnsi" w:eastAsia="Times New Roman" w:hAnsiTheme="majorHAnsi" w:cstheme="majorBidi"/>
                <w:i/>
                <w:iCs/>
                <w:color w:val="808080" w:themeColor="background1" w:themeShade="80"/>
                <w:szCs w:val="18"/>
                <w:lang w:val="en-GB"/>
              </w:rPr>
              <w:t>(Country office to attribute the relevant severity, the following is just an example)</w:t>
            </w:r>
          </w:p>
        </w:tc>
        <w:tc>
          <w:tcPr>
            <w:tcW w:w="3678" w:type="dxa"/>
            <w:tcBorders>
              <w:top w:val="single" w:sz="4" w:space="0" w:color="auto"/>
              <w:left w:val="single" w:sz="8" w:space="0" w:color="000000" w:themeColor="text1"/>
              <w:bottom w:val="nil"/>
              <w:right w:val="single" w:sz="8" w:space="0" w:color="000000" w:themeColor="text1"/>
            </w:tcBorders>
            <w:shd w:val="clear" w:color="auto" w:fill="D9D9D9" w:themeFill="background1" w:themeFillShade="D9"/>
          </w:tcPr>
          <w:p w14:paraId="11C0556F"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r w:rsidRPr="009A0F7D">
              <w:rPr>
                <w:rFonts w:asciiTheme="majorHAnsi" w:hAnsiTheme="majorHAnsi" w:cstheme="majorBidi"/>
                <w:color w:val="808080" w:themeColor="background1" w:themeShade="80"/>
                <w:sz w:val="18"/>
                <w:szCs w:val="18"/>
                <w:lang w:val="fr-FR"/>
              </w:rPr>
              <w:t xml:space="preserve">WFP </w:t>
            </w:r>
            <w:proofErr w:type="spellStart"/>
            <w:r w:rsidRPr="009A0F7D">
              <w:rPr>
                <w:rFonts w:asciiTheme="majorHAnsi" w:hAnsiTheme="majorHAnsi" w:cstheme="majorBidi"/>
                <w:color w:val="808080" w:themeColor="background1" w:themeShade="80"/>
                <w:sz w:val="18"/>
                <w:szCs w:val="18"/>
                <w:lang w:val="fr-FR"/>
              </w:rPr>
              <w:t>Codebook</w:t>
            </w:r>
            <w:proofErr w:type="spellEnd"/>
            <w:r w:rsidRPr="009A0F7D">
              <w:rPr>
                <w:rFonts w:asciiTheme="majorHAnsi" w:hAnsiTheme="majorHAnsi" w:cstheme="majorBidi"/>
                <w:color w:val="808080" w:themeColor="background1" w:themeShade="80"/>
                <w:sz w:val="18"/>
                <w:szCs w:val="18"/>
                <w:lang w:val="fr-FR"/>
              </w:rPr>
              <w:t xml:space="preserve"> variable </w:t>
            </w:r>
            <w:proofErr w:type="spellStart"/>
            <w:r w:rsidRPr="009A0F7D">
              <w:rPr>
                <w:rFonts w:asciiTheme="majorHAnsi" w:hAnsiTheme="majorHAnsi" w:cstheme="majorBidi"/>
                <w:color w:val="808080" w:themeColor="background1" w:themeShade="80"/>
                <w:sz w:val="18"/>
                <w:szCs w:val="18"/>
                <w:lang w:val="fr-FR"/>
              </w:rPr>
              <w:t>name</w:t>
            </w:r>
            <w:proofErr w:type="spellEnd"/>
          </w:p>
          <w:p w14:paraId="1A9A3EAC"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p>
          <w:p w14:paraId="2A62FA91"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p>
          <w:p w14:paraId="32335B5A"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p>
          <w:p w14:paraId="77445AE4"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p>
          <w:p w14:paraId="145FDCCF"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p>
          <w:p w14:paraId="3CA6ADF7"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p>
          <w:p w14:paraId="616CC27B"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p>
          <w:p w14:paraId="246DDC26"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p>
          <w:p w14:paraId="25A37420"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p>
          <w:p w14:paraId="0AAAACB2" w14:textId="77777777" w:rsidR="00D744FC" w:rsidRPr="009A0F7D" w:rsidRDefault="00D744FC" w:rsidP="00901335">
            <w:pPr>
              <w:pStyle w:val="Default"/>
              <w:spacing w:line="256" w:lineRule="auto"/>
              <w:rPr>
                <w:rFonts w:asciiTheme="majorHAnsi" w:hAnsiTheme="majorHAnsi" w:cstheme="majorBidi"/>
                <w:color w:val="808080" w:themeColor="background1" w:themeShade="80"/>
                <w:sz w:val="18"/>
                <w:szCs w:val="18"/>
                <w:lang w:val="fr-FR"/>
              </w:rPr>
            </w:pPr>
            <w:proofErr w:type="spellStart"/>
            <w:r w:rsidRPr="002D3C6E">
              <w:rPr>
                <w:rFonts w:asciiTheme="majorHAnsi" w:hAnsiTheme="majorHAnsi" w:cstheme="majorBidi"/>
                <w:color w:val="808080" w:themeColor="background1" w:themeShade="80"/>
                <w:sz w:val="18"/>
                <w:szCs w:val="18"/>
              </w:rPr>
              <w:t>LhCSI_EN</w:t>
            </w:r>
            <w:proofErr w:type="spellEnd"/>
          </w:p>
        </w:tc>
      </w:tr>
      <w:tr w:rsidR="00D744FC" w:rsidRPr="00890D86" w14:paraId="211B0AB3" w14:textId="77777777" w:rsidTr="00C01A3A">
        <w:trPr>
          <w:trHeight w:val="61"/>
        </w:trPr>
        <w:tc>
          <w:tcPr>
            <w:tcW w:w="4902" w:type="dxa"/>
            <w:tcBorders>
              <w:top w:val="single" w:sz="4" w:space="0" w:color="auto"/>
              <w:left w:val="single" w:sz="8" w:space="0" w:color="000000" w:themeColor="text1"/>
              <w:bottom w:val="single" w:sz="4" w:space="0" w:color="auto"/>
              <w:right w:val="single" w:sz="8" w:space="0" w:color="000000" w:themeColor="text1"/>
            </w:tcBorders>
            <w:vAlign w:val="center"/>
            <w:hideMark/>
          </w:tcPr>
          <w:p w14:paraId="05D3C04C" w14:textId="77777777" w:rsidR="00D744FC" w:rsidRPr="00890D86" w:rsidRDefault="00D744FC" w:rsidP="00D744FC">
            <w:pPr>
              <w:pStyle w:val="Paragraphedeliste"/>
              <w:numPr>
                <w:ilvl w:val="1"/>
                <w:numId w:val="11"/>
              </w:numPr>
              <w:spacing w:after="0" w:line="240" w:lineRule="auto"/>
              <w:rPr>
                <w:rFonts w:asciiTheme="majorHAnsi" w:eastAsia="Times New Roman" w:hAnsiTheme="majorHAnsi" w:cstheme="majorBidi"/>
                <w:color w:val="000000"/>
                <w:szCs w:val="18"/>
              </w:rPr>
            </w:pPr>
            <w:r w:rsidRPr="67434CCC">
              <w:rPr>
                <w:rFonts w:asciiTheme="majorHAnsi" w:eastAsia="Times New Roman" w:hAnsiTheme="majorHAnsi" w:cstheme="majorBidi"/>
                <w:color w:val="000000" w:themeColor="text1"/>
                <w:szCs w:val="18"/>
              </w:rPr>
              <w:t>Sold household assets/goods</w:t>
            </w:r>
            <w:r>
              <w:rPr>
                <w:rFonts w:asciiTheme="majorHAnsi" w:eastAsia="Times New Roman" w:hAnsiTheme="majorHAnsi" w:cstheme="majorBidi"/>
                <w:color w:val="000000" w:themeColor="text1"/>
                <w:szCs w:val="18"/>
              </w:rPr>
              <w:t xml:space="preserve"> </w:t>
            </w:r>
            <w:r w:rsidRPr="00E16343">
              <w:rPr>
                <w:rFonts w:asciiTheme="majorHAnsi" w:eastAsia="Times New Roman" w:hAnsiTheme="majorHAnsi" w:cstheme="majorBidi"/>
                <w:color w:val="000000" w:themeColor="text1"/>
                <w:szCs w:val="18"/>
              </w:rPr>
              <w:t xml:space="preserve">(radio, furniture, refrigerator, television, </w:t>
            </w:r>
            <w:proofErr w:type="spellStart"/>
            <w:r w:rsidRPr="00E16343">
              <w:rPr>
                <w:rFonts w:asciiTheme="majorHAnsi" w:eastAsia="Times New Roman" w:hAnsiTheme="majorHAnsi" w:cstheme="majorBidi"/>
                <w:color w:val="000000" w:themeColor="text1"/>
                <w:szCs w:val="18"/>
              </w:rPr>
              <w:t>jewellery</w:t>
            </w:r>
            <w:proofErr w:type="spellEnd"/>
            <w:r w:rsidRPr="00E16343">
              <w:rPr>
                <w:rFonts w:asciiTheme="majorHAnsi" w:eastAsia="Times New Roman" w:hAnsiTheme="majorHAnsi" w:cstheme="majorBidi"/>
                <w:color w:val="000000" w:themeColor="text1"/>
                <w:szCs w:val="18"/>
              </w:rPr>
              <w:t xml:space="preserve"> etc.)</w:t>
            </w:r>
            <w:r w:rsidRPr="67434CCC">
              <w:rPr>
                <w:rFonts w:asciiTheme="majorHAnsi" w:eastAsia="Times New Roman" w:hAnsiTheme="majorHAnsi" w:cstheme="majorBidi"/>
                <w:color w:val="000000" w:themeColor="text1"/>
                <w:szCs w:val="18"/>
              </w:rPr>
              <w:t xml:space="preserve"> </w:t>
            </w:r>
          </w:p>
          <w:p w14:paraId="2784D510" w14:textId="77777777" w:rsidR="00D744FC" w:rsidRPr="00E552A6" w:rsidRDefault="00D744FC" w:rsidP="00901335">
            <w:pPr>
              <w:spacing w:after="0" w:line="240" w:lineRule="auto"/>
              <w:jc w:val="right"/>
              <w:rPr>
                <w:rFonts w:asciiTheme="majorHAnsi" w:eastAsia="Times New Roman" w:hAnsiTheme="majorHAnsi" w:cstheme="majorBidi"/>
                <w:color w:val="000000"/>
                <w:szCs w:val="18"/>
                <w:lang w:val="en-GB"/>
                <w:rPrChange w:id="159" w:author="Alirah WEYORI" w:date="2022-10-06T13:34:00Z">
                  <w:rPr>
                    <w:rFonts w:asciiTheme="majorHAnsi" w:eastAsia="Times New Roman" w:hAnsiTheme="majorHAnsi" w:cstheme="majorBidi"/>
                    <w:color w:val="000000"/>
                    <w:szCs w:val="18"/>
                    <w:lang w:val="es-ES"/>
                  </w:rPr>
                </w:rPrChange>
              </w:rPr>
            </w:pPr>
          </w:p>
        </w:tc>
        <w:tc>
          <w:tcPr>
            <w:tcW w:w="2687" w:type="dxa"/>
            <w:tcBorders>
              <w:top w:val="single" w:sz="4" w:space="0" w:color="auto"/>
              <w:left w:val="single" w:sz="8" w:space="0" w:color="000000" w:themeColor="text1"/>
              <w:bottom w:val="single" w:sz="4" w:space="0" w:color="auto"/>
              <w:right w:val="single" w:sz="8" w:space="0" w:color="000000" w:themeColor="text1"/>
            </w:tcBorders>
            <w:vAlign w:val="center"/>
            <w:hideMark/>
          </w:tcPr>
          <w:p w14:paraId="2DEE9C28" w14:textId="77777777" w:rsidR="00D744FC" w:rsidRPr="00890D86" w:rsidRDefault="00D744FC" w:rsidP="00901335">
            <w:pPr>
              <w:spacing w:after="0" w:line="240" w:lineRule="auto"/>
              <w:jc w:val="center"/>
              <w:rPr>
                <w:rFonts w:asciiTheme="majorHAnsi" w:eastAsia="SimSun" w:hAnsiTheme="majorHAnsi" w:cstheme="majorBidi"/>
                <w:szCs w:val="18"/>
              </w:rPr>
            </w:pPr>
            <w:r w:rsidRPr="67434CCC">
              <w:rPr>
                <w:rFonts w:asciiTheme="majorHAnsi" w:hAnsiTheme="majorHAnsi" w:cstheme="majorBidi"/>
                <w:szCs w:val="18"/>
              </w:rPr>
              <w:t>| __ |</w:t>
            </w:r>
          </w:p>
        </w:tc>
        <w:tc>
          <w:tcPr>
            <w:tcW w:w="2950" w:type="dxa"/>
            <w:tcBorders>
              <w:top w:val="single" w:sz="4" w:space="0" w:color="auto"/>
              <w:left w:val="single" w:sz="8" w:space="0" w:color="000000" w:themeColor="text1"/>
              <w:bottom w:val="single" w:sz="4" w:space="0" w:color="auto"/>
              <w:right w:val="single" w:sz="8" w:space="0" w:color="000000" w:themeColor="text1"/>
            </w:tcBorders>
            <w:vAlign w:val="center"/>
            <w:hideMark/>
          </w:tcPr>
          <w:p w14:paraId="35E9801A" w14:textId="77777777" w:rsidR="00D744FC" w:rsidRPr="00890D86" w:rsidRDefault="00D744FC" w:rsidP="00901335">
            <w:pPr>
              <w:tabs>
                <w:tab w:val="left" w:pos="561"/>
                <w:tab w:val="center" w:pos="1166"/>
              </w:tabs>
              <w:spacing w:after="0" w:line="240" w:lineRule="auto"/>
              <w:jc w:val="center"/>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rPr>
              <w:t>Stress</w:t>
            </w:r>
          </w:p>
        </w:tc>
        <w:tc>
          <w:tcPr>
            <w:tcW w:w="3678" w:type="dxa"/>
            <w:tcBorders>
              <w:top w:val="single" w:sz="4" w:space="0" w:color="auto"/>
              <w:left w:val="single" w:sz="8" w:space="0" w:color="000000" w:themeColor="text1"/>
              <w:bottom w:val="single" w:sz="4" w:space="0" w:color="auto"/>
              <w:right w:val="single" w:sz="8" w:space="0" w:color="000000" w:themeColor="text1"/>
            </w:tcBorders>
          </w:tcPr>
          <w:p w14:paraId="59E4298E" w14:textId="77777777" w:rsidR="00D744FC" w:rsidRPr="00C30480" w:rsidRDefault="00D744FC" w:rsidP="00901335">
            <w:pPr>
              <w:rPr>
                <w:color w:val="7F7F7F" w:themeColor="text1" w:themeTint="80"/>
                <w:szCs w:val="18"/>
              </w:rPr>
            </w:pPr>
            <w:proofErr w:type="spellStart"/>
            <w:r w:rsidRPr="00E667D1">
              <w:rPr>
                <w:color w:val="7F7F7F" w:themeColor="text1" w:themeTint="80"/>
                <w:szCs w:val="18"/>
              </w:rPr>
              <w:t>LcsEN_stress_DomAsset</w:t>
            </w:r>
            <w:proofErr w:type="spellEnd"/>
          </w:p>
        </w:tc>
      </w:tr>
      <w:tr w:rsidR="00D744FC" w:rsidRPr="00890D86" w14:paraId="76EF01B1" w14:textId="77777777" w:rsidTr="00C01A3A">
        <w:trPr>
          <w:trHeight w:val="221"/>
        </w:trPr>
        <w:tc>
          <w:tcPr>
            <w:tcW w:w="4902" w:type="dxa"/>
            <w:tcBorders>
              <w:top w:val="single" w:sz="4" w:space="0" w:color="auto"/>
              <w:left w:val="single" w:sz="8" w:space="0" w:color="000000" w:themeColor="text1"/>
              <w:bottom w:val="single" w:sz="4" w:space="0" w:color="auto"/>
              <w:right w:val="single" w:sz="8" w:space="0" w:color="000000" w:themeColor="text1"/>
            </w:tcBorders>
            <w:vAlign w:val="bottom"/>
            <w:hideMark/>
          </w:tcPr>
          <w:p w14:paraId="25762DE6" w14:textId="77777777" w:rsidR="00D744FC" w:rsidRPr="009A1E02" w:rsidRDefault="00D744FC" w:rsidP="00D744FC">
            <w:pPr>
              <w:pStyle w:val="Paragraphedeliste"/>
              <w:numPr>
                <w:ilvl w:val="1"/>
                <w:numId w:val="11"/>
              </w:numPr>
              <w:spacing w:after="0" w:line="240" w:lineRule="auto"/>
              <w:rPr>
                <w:rFonts w:asciiTheme="majorHAnsi" w:eastAsia="Times New Roman" w:hAnsiTheme="majorHAnsi" w:cstheme="majorBidi"/>
                <w:color w:val="000000" w:themeColor="text1"/>
                <w:szCs w:val="18"/>
              </w:rPr>
            </w:pPr>
            <w:r w:rsidRPr="00436CFF">
              <w:rPr>
                <w:rFonts w:asciiTheme="majorHAnsi" w:eastAsia="Times New Roman" w:hAnsiTheme="majorHAnsi" w:cstheme="majorBidi"/>
                <w:color w:val="000000" w:themeColor="text1"/>
                <w:szCs w:val="18"/>
              </w:rPr>
              <w:t xml:space="preserve">Purchased food or other essential items on credit </w:t>
            </w:r>
          </w:p>
          <w:p w14:paraId="41CBA539" w14:textId="77777777" w:rsidR="00D744FC" w:rsidRPr="00436CFF" w:rsidRDefault="00D744FC" w:rsidP="00901335">
            <w:pPr>
              <w:spacing w:after="0"/>
              <w:jc w:val="right"/>
              <w:rPr>
                <w:rFonts w:asciiTheme="majorHAnsi" w:hAnsiTheme="majorHAnsi" w:cstheme="majorBidi"/>
                <w:color w:val="000000"/>
                <w:szCs w:val="18"/>
              </w:rPr>
            </w:pPr>
          </w:p>
        </w:tc>
        <w:tc>
          <w:tcPr>
            <w:tcW w:w="2687" w:type="dxa"/>
            <w:tcBorders>
              <w:top w:val="single" w:sz="4" w:space="0" w:color="auto"/>
              <w:left w:val="single" w:sz="8" w:space="0" w:color="000000" w:themeColor="text1"/>
              <w:bottom w:val="single" w:sz="4" w:space="0" w:color="auto"/>
              <w:right w:val="single" w:sz="8" w:space="0" w:color="000000" w:themeColor="text1"/>
            </w:tcBorders>
            <w:hideMark/>
          </w:tcPr>
          <w:p w14:paraId="3C8E5F4A" w14:textId="77777777" w:rsidR="00D744FC" w:rsidRPr="00890D86" w:rsidRDefault="00D744FC" w:rsidP="00901335">
            <w:pPr>
              <w:spacing w:after="0" w:line="240" w:lineRule="auto"/>
              <w:jc w:val="center"/>
              <w:rPr>
                <w:rFonts w:asciiTheme="majorHAnsi" w:eastAsia="SimSun" w:hAnsiTheme="majorHAnsi" w:cstheme="majorBidi"/>
                <w:szCs w:val="18"/>
                <w:lang w:val="es-ES"/>
              </w:rPr>
            </w:pPr>
            <w:r w:rsidRPr="67434CCC">
              <w:rPr>
                <w:rFonts w:asciiTheme="majorHAnsi" w:hAnsiTheme="majorHAnsi" w:cstheme="majorBidi"/>
                <w:szCs w:val="18"/>
              </w:rPr>
              <w:t>| __ |</w:t>
            </w:r>
          </w:p>
        </w:tc>
        <w:tc>
          <w:tcPr>
            <w:tcW w:w="2950" w:type="dxa"/>
            <w:tcBorders>
              <w:top w:val="single" w:sz="4" w:space="0" w:color="auto"/>
              <w:left w:val="single" w:sz="8" w:space="0" w:color="000000" w:themeColor="text1"/>
              <w:bottom w:val="single" w:sz="4" w:space="0" w:color="auto"/>
              <w:right w:val="single" w:sz="8" w:space="0" w:color="000000" w:themeColor="text1"/>
            </w:tcBorders>
            <w:vAlign w:val="center"/>
            <w:hideMark/>
          </w:tcPr>
          <w:p w14:paraId="3CEA5CB8" w14:textId="77777777" w:rsidR="00D744FC" w:rsidRPr="00890D86" w:rsidRDefault="00D744FC" w:rsidP="00901335">
            <w:pPr>
              <w:tabs>
                <w:tab w:val="left" w:pos="561"/>
                <w:tab w:val="center" w:pos="1166"/>
              </w:tabs>
              <w:spacing w:after="0" w:line="240" w:lineRule="auto"/>
              <w:jc w:val="center"/>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rPr>
              <w:t>Stress</w:t>
            </w:r>
          </w:p>
        </w:tc>
        <w:tc>
          <w:tcPr>
            <w:tcW w:w="3678" w:type="dxa"/>
            <w:tcBorders>
              <w:top w:val="single" w:sz="4" w:space="0" w:color="auto"/>
              <w:left w:val="single" w:sz="8" w:space="0" w:color="000000" w:themeColor="text1"/>
              <w:bottom w:val="single" w:sz="4" w:space="0" w:color="auto"/>
              <w:right w:val="single" w:sz="8" w:space="0" w:color="000000" w:themeColor="text1"/>
            </w:tcBorders>
          </w:tcPr>
          <w:p w14:paraId="05F3D996" w14:textId="77777777" w:rsidR="00D744FC" w:rsidRPr="00C30480" w:rsidRDefault="00D744FC" w:rsidP="00901335">
            <w:pPr>
              <w:rPr>
                <w:color w:val="7F7F7F" w:themeColor="text1" w:themeTint="80"/>
                <w:szCs w:val="18"/>
              </w:rPr>
            </w:pPr>
            <w:proofErr w:type="spellStart"/>
            <w:r w:rsidRPr="00E667D1">
              <w:rPr>
                <w:color w:val="7F7F7F" w:themeColor="text1" w:themeTint="80"/>
                <w:szCs w:val="18"/>
              </w:rPr>
              <w:t>LcsEN_stress_CrdtFood</w:t>
            </w:r>
            <w:proofErr w:type="spellEnd"/>
          </w:p>
        </w:tc>
      </w:tr>
      <w:tr w:rsidR="00D744FC" w:rsidRPr="00890D86" w14:paraId="2FE1B365" w14:textId="77777777" w:rsidTr="00C01A3A">
        <w:trPr>
          <w:trHeight w:val="147"/>
        </w:trPr>
        <w:tc>
          <w:tcPr>
            <w:tcW w:w="4902" w:type="dxa"/>
            <w:tcBorders>
              <w:top w:val="single" w:sz="4" w:space="0" w:color="auto"/>
              <w:left w:val="single" w:sz="8" w:space="0" w:color="000000" w:themeColor="text1"/>
              <w:bottom w:val="single" w:sz="4" w:space="0" w:color="auto"/>
              <w:right w:val="single" w:sz="8" w:space="0" w:color="000000" w:themeColor="text1"/>
            </w:tcBorders>
            <w:vAlign w:val="bottom"/>
            <w:hideMark/>
          </w:tcPr>
          <w:p w14:paraId="4A20D7F7" w14:textId="77777777" w:rsidR="00D744FC" w:rsidRPr="009A1E02" w:rsidRDefault="00D744FC" w:rsidP="00D744FC">
            <w:pPr>
              <w:pStyle w:val="Paragraphedeliste"/>
              <w:numPr>
                <w:ilvl w:val="1"/>
                <w:numId w:val="11"/>
              </w:numPr>
              <w:spacing w:after="0" w:line="240" w:lineRule="auto"/>
              <w:rPr>
                <w:rFonts w:asciiTheme="majorHAnsi" w:eastAsia="Times New Roman" w:hAnsiTheme="majorHAnsi" w:cstheme="majorBidi"/>
                <w:color w:val="000000" w:themeColor="text1"/>
                <w:szCs w:val="18"/>
              </w:rPr>
            </w:pPr>
            <w:r w:rsidRPr="00436CFF">
              <w:rPr>
                <w:rFonts w:asciiTheme="majorHAnsi" w:eastAsia="Times New Roman" w:hAnsiTheme="majorHAnsi" w:cstheme="majorBidi"/>
                <w:color w:val="000000" w:themeColor="text1"/>
                <w:szCs w:val="18"/>
              </w:rPr>
              <w:t xml:space="preserve">Spent savings </w:t>
            </w:r>
          </w:p>
        </w:tc>
        <w:tc>
          <w:tcPr>
            <w:tcW w:w="2687" w:type="dxa"/>
            <w:tcBorders>
              <w:top w:val="single" w:sz="4" w:space="0" w:color="auto"/>
              <w:left w:val="single" w:sz="8" w:space="0" w:color="000000" w:themeColor="text1"/>
              <w:bottom w:val="single" w:sz="4" w:space="0" w:color="auto"/>
              <w:right w:val="single" w:sz="8" w:space="0" w:color="000000" w:themeColor="text1"/>
            </w:tcBorders>
            <w:hideMark/>
          </w:tcPr>
          <w:p w14:paraId="6909F186" w14:textId="77777777" w:rsidR="00D744FC" w:rsidRPr="00890D86" w:rsidRDefault="00D744FC" w:rsidP="00901335">
            <w:pPr>
              <w:spacing w:after="0" w:line="240" w:lineRule="auto"/>
              <w:jc w:val="center"/>
              <w:rPr>
                <w:rFonts w:asciiTheme="majorHAnsi" w:eastAsia="SimSun" w:hAnsiTheme="majorHAnsi" w:cstheme="majorBidi"/>
                <w:szCs w:val="18"/>
              </w:rPr>
            </w:pPr>
            <w:r w:rsidRPr="67434CCC">
              <w:rPr>
                <w:rFonts w:asciiTheme="majorHAnsi" w:hAnsiTheme="majorHAnsi" w:cstheme="majorBidi"/>
                <w:szCs w:val="18"/>
              </w:rPr>
              <w:t>| __ |</w:t>
            </w:r>
          </w:p>
        </w:tc>
        <w:tc>
          <w:tcPr>
            <w:tcW w:w="2950" w:type="dxa"/>
            <w:tcBorders>
              <w:top w:val="single" w:sz="4" w:space="0" w:color="auto"/>
              <w:left w:val="single" w:sz="8" w:space="0" w:color="000000" w:themeColor="text1"/>
              <w:bottom w:val="single" w:sz="4" w:space="0" w:color="auto"/>
              <w:right w:val="single" w:sz="8" w:space="0" w:color="000000" w:themeColor="text1"/>
            </w:tcBorders>
            <w:vAlign w:val="center"/>
            <w:hideMark/>
          </w:tcPr>
          <w:p w14:paraId="3D8396DE" w14:textId="77777777" w:rsidR="00D744FC" w:rsidRPr="00890D86" w:rsidRDefault="00D744FC" w:rsidP="00901335">
            <w:pPr>
              <w:tabs>
                <w:tab w:val="left" w:pos="561"/>
                <w:tab w:val="center" w:pos="1166"/>
              </w:tabs>
              <w:spacing w:after="0" w:line="240" w:lineRule="auto"/>
              <w:jc w:val="center"/>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rPr>
              <w:t>Stress</w:t>
            </w:r>
          </w:p>
        </w:tc>
        <w:tc>
          <w:tcPr>
            <w:tcW w:w="3678" w:type="dxa"/>
            <w:tcBorders>
              <w:top w:val="single" w:sz="4" w:space="0" w:color="auto"/>
              <w:left w:val="single" w:sz="8" w:space="0" w:color="000000" w:themeColor="text1"/>
              <w:bottom w:val="single" w:sz="4" w:space="0" w:color="auto"/>
              <w:right w:val="single" w:sz="8" w:space="0" w:color="000000" w:themeColor="text1"/>
            </w:tcBorders>
          </w:tcPr>
          <w:p w14:paraId="7C3F9FC8" w14:textId="77777777" w:rsidR="00D744FC" w:rsidRPr="00C30480" w:rsidRDefault="00D744FC" w:rsidP="00901335">
            <w:pPr>
              <w:rPr>
                <w:color w:val="7F7F7F" w:themeColor="text1" w:themeTint="80"/>
                <w:szCs w:val="18"/>
              </w:rPr>
            </w:pPr>
            <w:proofErr w:type="spellStart"/>
            <w:r w:rsidRPr="00E667D1">
              <w:rPr>
                <w:color w:val="7F7F7F" w:themeColor="text1" w:themeTint="80"/>
                <w:szCs w:val="18"/>
              </w:rPr>
              <w:t>LcsEN_stress_Saving</w:t>
            </w:r>
            <w:proofErr w:type="spellEnd"/>
          </w:p>
        </w:tc>
      </w:tr>
      <w:tr w:rsidR="00D744FC" w:rsidRPr="00890D86" w14:paraId="1CAA6234" w14:textId="77777777" w:rsidTr="00C01A3A">
        <w:trPr>
          <w:trHeight w:val="147"/>
        </w:trPr>
        <w:tc>
          <w:tcPr>
            <w:tcW w:w="4902" w:type="dxa"/>
            <w:tcBorders>
              <w:top w:val="single" w:sz="4" w:space="0" w:color="auto"/>
              <w:left w:val="single" w:sz="8" w:space="0" w:color="000000" w:themeColor="text1"/>
              <w:bottom w:val="single" w:sz="4" w:space="0" w:color="auto"/>
              <w:right w:val="single" w:sz="8" w:space="0" w:color="000000" w:themeColor="text1"/>
            </w:tcBorders>
            <w:vAlign w:val="bottom"/>
            <w:hideMark/>
          </w:tcPr>
          <w:p w14:paraId="00ABE75D" w14:textId="77777777" w:rsidR="00D744FC" w:rsidRPr="009A1E02" w:rsidRDefault="00D744FC" w:rsidP="00D744FC">
            <w:pPr>
              <w:pStyle w:val="Paragraphedeliste"/>
              <w:numPr>
                <w:ilvl w:val="1"/>
                <w:numId w:val="11"/>
              </w:numPr>
              <w:spacing w:after="0" w:line="240" w:lineRule="auto"/>
              <w:rPr>
                <w:rFonts w:asciiTheme="majorHAnsi" w:eastAsia="Times New Roman" w:hAnsiTheme="majorHAnsi" w:cstheme="majorBidi"/>
                <w:color w:val="000000" w:themeColor="text1"/>
                <w:szCs w:val="18"/>
              </w:rPr>
            </w:pPr>
            <w:r w:rsidRPr="00436CFF">
              <w:rPr>
                <w:rFonts w:asciiTheme="majorHAnsi" w:eastAsia="Times New Roman" w:hAnsiTheme="majorHAnsi" w:cstheme="majorBidi"/>
                <w:color w:val="000000" w:themeColor="text1"/>
                <w:szCs w:val="18"/>
              </w:rPr>
              <w:t xml:space="preserve">Borrowed money </w:t>
            </w:r>
          </w:p>
        </w:tc>
        <w:tc>
          <w:tcPr>
            <w:tcW w:w="2687" w:type="dxa"/>
            <w:tcBorders>
              <w:top w:val="single" w:sz="4" w:space="0" w:color="auto"/>
              <w:left w:val="single" w:sz="8" w:space="0" w:color="000000" w:themeColor="text1"/>
              <w:bottom w:val="single" w:sz="4" w:space="0" w:color="auto"/>
              <w:right w:val="single" w:sz="8" w:space="0" w:color="000000" w:themeColor="text1"/>
            </w:tcBorders>
            <w:hideMark/>
          </w:tcPr>
          <w:p w14:paraId="5DD77AB4" w14:textId="77777777" w:rsidR="00D744FC" w:rsidRPr="00890D86" w:rsidRDefault="00D744FC" w:rsidP="00901335">
            <w:pPr>
              <w:spacing w:after="0" w:line="240" w:lineRule="auto"/>
              <w:jc w:val="center"/>
              <w:rPr>
                <w:rFonts w:asciiTheme="majorHAnsi" w:eastAsia="SimSun" w:hAnsiTheme="majorHAnsi" w:cstheme="majorBidi"/>
                <w:szCs w:val="18"/>
              </w:rPr>
            </w:pPr>
            <w:r w:rsidRPr="67434CCC">
              <w:rPr>
                <w:rFonts w:asciiTheme="majorHAnsi" w:hAnsiTheme="majorHAnsi" w:cstheme="majorBidi"/>
                <w:szCs w:val="18"/>
              </w:rPr>
              <w:t>| __ |</w:t>
            </w:r>
          </w:p>
        </w:tc>
        <w:tc>
          <w:tcPr>
            <w:tcW w:w="2950" w:type="dxa"/>
            <w:tcBorders>
              <w:top w:val="single" w:sz="4" w:space="0" w:color="auto"/>
              <w:left w:val="single" w:sz="8" w:space="0" w:color="000000" w:themeColor="text1"/>
              <w:bottom w:val="single" w:sz="4" w:space="0" w:color="auto"/>
              <w:right w:val="single" w:sz="8" w:space="0" w:color="000000" w:themeColor="text1"/>
            </w:tcBorders>
            <w:vAlign w:val="center"/>
            <w:hideMark/>
          </w:tcPr>
          <w:p w14:paraId="2E8B33C5" w14:textId="77777777" w:rsidR="00D744FC" w:rsidRPr="00890D86" w:rsidRDefault="00D744FC" w:rsidP="00901335">
            <w:pPr>
              <w:tabs>
                <w:tab w:val="left" w:pos="561"/>
                <w:tab w:val="center" w:pos="1166"/>
              </w:tabs>
              <w:spacing w:after="0" w:line="240" w:lineRule="auto"/>
              <w:jc w:val="center"/>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rPr>
              <w:t>Stress</w:t>
            </w:r>
          </w:p>
        </w:tc>
        <w:tc>
          <w:tcPr>
            <w:tcW w:w="3678" w:type="dxa"/>
            <w:tcBorders>
              <w:top w:val="single" w:sz="4" w:space="0" w:color="auto"/>
              <w:left w:val="single" w:sz="8" w:space="0" w:color="000000" w:themeColor="text1"/>
              <w:bottom w:val="single" w:sz="4" w:space="0" w:color="auto"/>
              <w:right w:val="single" w:sz="8" w:space="0" w:color="000000" w:themeColor="text1"/>
            </w:tcBorders>
          </w:tcPr>
          <w:p w14:paraId="2D4DCC7B" w14:textId="77777777" w:rsidR="00D744FC" w:rsidRPr="00C30480" w:rsidRDefault="00D744FC" w:rsidP="00901335">
            <w:pPr>
              <w:rPr>
                <w:color w:val="7F7F7F" w:themeColor="text1" w:themeTint="80"/>
                <w:szCs w:val="18"/>
              </w:rPr>
            </w:pPr>
            <w:proofErr w:type="spellStart"/>
            <w:r w:rsidRPr="00E667D1">
              <w:rPr>
                <w:color w:val="7F7F7F" w:themeColor="text1" w:themeTint="80"/>
                <w:szCs w:val="18"/>
              </w:rPr>
              <w:t>LcsEN_stress_BorrowCash</w:t>
            </w:r>
            <w:proofErr w:type="spellEnd"/>
          </w:p>
        </w:tc>
      </w:tr>
      <w:tr w:rsidR="00D744FC" w:rsidRPr="00890D86" w14:paraId="6B09D5C8" w14:textId="77777777" w:rsidTr="00C01A3A">
        <w:trPr>
          <w:trHeight w:val="398"/>
        </w:trPr>
        <w:tc>
          <w:tcPr>
            <w:tcW w:w="4902" w:type="dxa"/>
            <w:tcBorders>
              <w:top w:val="single" w:sz="4" w:space="0" w:color="auto"/>
              <w:left w:val="single" w:sz="8" w:space="0" w:color="000000" w:themeColor="text1"/>
              <w:bottom w:val="single" w:sz="4" w:space="0" w:color="auto"/>
              <w:right w:val="single" w:sz="8" w:space="0" w:color="000000" w:themeColor="text1"/>
            </w:tcBorders>
            <w:vAlign w:val="bottom"/>
            <w:hideMark/>
          </w:tcPr>
          <w:p w14:paraId="4F861E5C" w14:textId="77777777" w:rsidR="00D744FC" w:rsidRPr="009A1E02" w:rsidRDefault="00D744FC" w:rsidP="00D744FC">
            <w:pPr>
              <w:pStyle w:val="Paragraphedeliste"/>
              <w:numPr>
                <w:ilvl w:val="1"/>
                <w:numId w:val="11"/>
              </w:numPr>
              <w:spacing w:after="0" w:line="240" w:lineRule="auto"/>
              <w:rPr>
                <w:rFonts w:asciiTheme="majorHAnsi" w:eastAsia="Times New Roman" w:hAnsiTheme="majorHAnsi" w:cstheme="majorBidi"/>
                <w:color w:val="000000" w:themeColor="text1"/>
                <w:szCs w:val="18"/>
              </w:rPr>
            </w:pPr>
            <w:r>
              <w:rPr>
                <w:rFonts w:asciiTheme="majorHAnsi" w:eastAsia="Times New Roman" w:hAnsiTheme="majorHAnsi" w:cstheme="majorBidi"/>
                <w:color w:val="000000" w:themeColor="text1"/>
                <w:szCs w:val="18"/>
              </w:rPr>
              <w:t>S</w:t>
            </w:r>
            <w:r w:rsidRPr="67434CCC">
              <w:rPr>
                <w:rFonts w:asciiTheme="majorHAnsi" w:eastAsia="Times New Roman" w:hAnsiTheme="majorHAnsi" w:cstheme="majorBidi"/>
                <w:color w:val="000000" w:themeColor="text1"/>
                <w:szCs w:val="18"/>
              </w:rPr>
              <w:t xml:space="preserve">old productive assets or means of </w:t>
            </w:r>
            <w:r>
              <w:rPr>
                <w:rFonts w:asciiTheme="majorHAnsi" w:eastAsia="Times New Roman" w:hAnsiTheme="majorHAnsi" w:cstheme="majorBidi"/>
                <w:color w:val="000000" w:themeColor="text1"/>
                <w:szCs w:val="18"/>
              </w:rPr>
              <w:t>t</w:t>
            </w:r>
            <w:r w:rsidRPr="67434CCC">
              <w:rPr>
                <w:rFonts w:asciiTheme="majorHAnsi" w:eastAsia="Times New Roman" w:hAnsiTheme="majorHAnsi" w:cstheme="majorBidi"/>
                <w:color w:val="000000" w:themeColor="text1"/>
                <w:szCs w:val="18"/>
              </w:rPr>
              <w:t>ransport (sewing machine, wheelbarrow, bicycle, car, etc.)</w:t>
            </w:r>
          </w:p>
        </w:tc>
        <w:tc>
          <w:tcPr>
            <w:tcW w:w="2687" w:type="dxa"/>
            <w:tcBorders>
              <w:top w:val="single" w:sz="4" w:space="0" w:color="auto"/>
              <w:left w:val="single" w:sz="8" w:space="0" w:color="000000" w:themeColor="text1"/>
              <w:bottom w:val="single" w:sz="4" w:space="0" w:color="auto"/>
              <w:right w:val="single" w:sz="8" w:space="0" w:color="000000" w:themeColor="text1"/>
            </w:tcBorders>
          </w:tcPr>
          <w:p w14:paraId="67479579" w14:textId="77777777" w:rsidR="00D744FC" w:rsidRPr="00E552A6" w:rsidRDefault="00D744FC" w:rsidP="00901335">
            <w:pPr>
              <w:spacing w:after="0" w:line="240" w:lineRule="auto"/>
              <w:jc w:val="center"/>
              <w:rPr>
                <w:rFonts w:asciiTheme="majorHAnsi" w:eastAsia="SimSun" w:hAnsiTheme="majorHAnsi" w:cstheme="majorBidi"/>
                <w:szCs w:val="18"/>
                <w:lang w:val="en-GB"/>
                <w:rPrChange w:id="160" w:author="Alirah WEYORI" w:date="2022-10-06T13:34:00Z">
                  <w:rPr>
                    <w:rFonts w:asciiTheme="majorHAnsi" w:eastAsia="SimSun" w:hAnsiTheme="majorHAnsi" w:cstheme="majorBidi"/>
                    <w:szCs w:val="18"/>
                    <w:lang w:val="es-ES"/>
                  </w:rPr>
                </w:rPrChange>
              </w:rPr>
            </w:pPr>
          </w:p>
          <w:p w14:paraId="403E2BEF" w14:textId="77777777" w:rsidR="00D744FC" w:rsidRPr="00890D86" w:rsidRDefault="00D744FC" w:rsidP="00901335">
            <w:pPr>
              <w:spacing w:after="0" w:line="240" w:lineRule="auto"/>
              <w:jc w:val="center"/>
              <w:rPr>
                <w:rFonts w:asciiTheme="majorHAnsi" w:hAnsiTheme="majorHAnsi" w:cstheme="majorBidi"/>
                <w:szCs w:val="18"/>
              </w:rPr>
            </w:pPr>
            <w:r w:rsidRPr="67434CCC">
              <w:rPr>
                <w:rFonts w:asciiTheme="majorHAnsi" w:hAnsiTheme="majorHAnsi" w:cstheme="majorBidi"/>
                <w:szCs w:val="18"/>
              </w:rPr>
              <w:t>| __ |</w:t>
            </w:r>
          </w:p>
        </w:tc>
        <w:tc>
          <w:tcPr>
            <w:tcW w:w="2950" w:type="dxa"/>
            <w:tcBorders>
              <w:top w:val="single" w:sz="4" w:space="0" w:color="auto"/>
              <w:left w:val="single" w:sz="8" w:space="0" w:color="000000" w:themeColor="text1"/>
              <w:bottom w:val="single" w:sz="4" w:space="0" w:color="auto"/>
              <w:right w:val="single" w:sz="8" w:space="0" w:color="000000" w:themeColor="text1"/>
            </w:tcBorders>
          </w:tcPr>
          <w:p w14:paraId="2C2835A9" w14:textId="77777777" w:rsidR="00D744FC" w:rsidRPr="00890D86" w:rsidRDefault="00D744FC" w:rsidP="00901335">
            <w:pPr>
              <w:spacing w:after="0" w:line="240" w:lineRule="auto"/>
              <w:jc w:val="center"/>
              <w:rPr>
                <w:rFonts w:asciiTheme="majorHAnsi" w:hAnsiTheme="majorHAnsi" w:cstheme="majorBidi"/>
                <w:color w:val="808080" w:themeColor="background1" w:themeShade="80"/>
                <w:szCs w:val="18"/>
              </w:rPr>
            </w:pPr>
          </w:p>
          <w:p w14:paraId="1D9F52F6" w14:textId="77777777" w:rsidR="00D744FC" w:rsidRPr="00890D86" w:rsidRDefault="00D744FC" w:rsidP="00901335">
            <w:pPr>
              <w:spacing w:after="0" w:line="240" w:lineRule="auto"/>
              <w:jc w:val="center"/>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lang w:val="en-GB"/>
              </w:rPr>
              <w:t>Crisis</w:t>
            </w:r>
          </w:p>
        </w:tc>
        <w:tc>
          <w:tcPr>
            <w:tcW w:w="3678" w:type="dxa"/>
            <w:tcBorders>
              <w:top w:val="single" w:sz="4" w:space="0" w:color="auto"/>
              <w:left w:val="single" w:sz="8" w:space="0" w:color="000000" w:themeColor="text1"/>
              <w:bottom w:val="single" w:sz="4" w:space="0" w:color="auto"/>
              <w:right w:val="single" w:sz="8" w:space="0" w:color="000000" w:themeColor="text1"/>
            </w:tcBorders>
          </w:tcPr>
          <w:p w14:paraId="043E748C" w14:textId="77777777" w:rsidR="00D744FC" w:rsidRPr="00C30480" w:rsidRDefault="00D744FC" w:rsidP="00901335">
            <w:pPr>
              <w:rPr>
                <w:rFonts w:cstheme="minorHAnsi"/>
                <w:color w:val="7F7F7F" w:themeColor="text1" w:themeTint="80"/>
                <w:szCs w:val="20"/>
              </w:rPr>
            </w:pPr>
            <w:proofErr w:type="spellStart"/>
            <w:r w:rsidRPr="002B7729">
              <w:rPr>
                <w:rFonts w:cstheme="minorHAnsi"/>
                <w:color w:val="7F7F7F" w:themeColor="text1" w:themeTint="80"/>
                <w:szCs w:val="20"/>
              </w:rPr>
              <w:t>LcsEN_crisis_ProdAsset</w:t>
            </w:r>
            <w:proofErr w:type="spellEnd"/>
          </w:p>
        </w:tc>
      </w:tr>
      <w:tr w:rsidR="00D744FC" w:rsidRPr="00890D86" w14:paraId="1E18E24B" w14:textId="77777777" w:rsidTr="00C01A3A">
        <w:trPr>
          <w:trHeight w:val="147"/>
        </w:trPr>
        <w:tc>
          <w:tcPr>
            <w:tcW w:w="4902" w:type="dxa"/>
            <w:tcBorders>
              <w:top w:val="single" w:sz="4" w:space="0" w:color="auto"/>
              <w:left w:val="single" w:sz="8" w:space="0" w:color="000000" w:themeColor="text1"/>
              <w:bottom w:val="single" w:sz="4" w:space="0" w:color="auto"/>
              <w:right w:val="single" w:sz="8" w:space="0" w:color="000000" w:themeColor="text1"/>
            </w:tcBorders>
            <w:vAlign w:val="bottom"/>
            <w:hideMark/>
          </w:tcPr>
          <w:p w14:paraId="735B38F6" w14:textId="77777777" w:rsidR="00D744FC" w:rsidRPr="009A1E02" w:rsidRDefault="00D744FC" w:rsidP="00D744FC">
            <w:pPr>
              <w:pStyle w:val="Paragraphedeliste"/>
              <w:numPr>
                <w:ilvl w:val="1"/>
                <w:numId w:val="11"/>
              </w:numPr>
              <w:spacing w:after="0" w:line="240" w:lineRule="auto"/>
              <w:rPr>
                <w:rFonts w:asciiTheme="majorHAnsi" w:eastAsia="Times New Roman" w:hAnsiTheme="majorHAnsi" w:cstheme="majorBidi"/>
                <w:color w:val="000000" w:themeColor="text1"/>
                <w:szCs w:val="18"/>
              </w:rPr>
            </w:pPr>
            <w:r w:rsidRPr="00436CFF">
              <w:rPr>
                <w:rFonts w:asciiTheme="majorHAnsi" w:eastAsia="Times New Roman" w:hAnsiTheme="majorHAnsi" w:cstheme="majorBidi"/>
                <w:color w:val="000000" w:themeColor="text1"/>
                <w:szCs w:val="18"/>
              </w:rPr>
              <w:t xml:space="preserve">Reduced expenses on health </w:t>
            </w:r>
            <w:r>
              <w:rPr>
                <w:rFonts w:asciiTheme="majorHAnsi" w:eastAsia="Times New Roman" w:hAnsiTheme="majorHAnsi" w:cstheme="majorBidi"/>
                <w:color w:val="000000" w:themeColor="text1"/>
                <w:szCs w:val="18"/>
              </w:rPr>
              <w:t xml:space="preserve">(including drugs) </w:t>
            </w:r>
            <w:r w:rsidRPr="00436CFF">
              <w:rPr>
                <w:rFonts w:asciiTheme="majorHAnsi" w:eastAsia="Times New Roman" w:hAnsiTheme="majorHAnsi" w:cstheme="majorBidi"/>
                <w:color w:val="000000" w:themeColor="text1"/>
                <w:szCs w:val="18"/>
              </w:rPr>
              <w:t>or education</w:t>
            </w:r>
            <w:r>
              <w:rPr>
                <w:rFonts w:asciiTheme="majorHAnsi" w:eastAsia="Times New Roman" w:hAnsiTheme="majorHAnsi" w:cstheme="majorBidi"/>
                <w:color w:val="000000" w:themeColor="text1"/>
                <w:szCs w:val="18"/>
              </w:rPr>
              <w:t xml:space="preserve"> </w:t>
            </w:r>
          </w:p>
        </w:tc>
        <w:tc>
          <w:tcPr>
            <w:tcW w:w="2687" w:type="dxa"/>
            <w:tcBorders>
              <w:top w:val="single" w:sz="4" w:space="0" w:color="auto"/>
              <w:left w:val="single" w:sz="8" w:space="0" w:color="000000" w:themeColor="text1"/>
              <w:bottom w:val="single" w:sz="4" w:space="0" w:color="auto"/>
              <w:right w:val="single" w:sz="8" w:space="0" w:color="000000" w:themeColor="text1"/>
            </w:tcBorders>
          </w:tcPr>
          <w:p w14:paraId="0DA5375F" w14:textId="77777777" w:rsidR="00D744FC" w:rsidRPr="00E552A6" w:rsidRDefault="00D744FC" w:rsidP="00901335">
            <w:pPr>
              <w:spacing w:after="0" w:line="240" w:lineRule="auto"/>
              <w:jc w:val="center"/>
              <w:rPr>
                <w:rFonts w:asciiTheme="majorHAnsi" w:eastAsia="SimSun" w:hAnsiTheme="majorHAnsi" w:cstheme="majorBidi"/>
                <w:szCs w:val="18"/>
                <w:lang w:val="en-GB"/>
                <w:rPrChange w:id="161" w:author="Alirah WEYORI" w:date="2022-10-06T13:34:00Z">
                  <w:rPr>
                    <w:rFonts w:asciiTheme="majorHAnsi" w:eastAsia="SimSun" w:hAnsiTheme="majorHAnsi" w:cstheme="majorBidi"/>
                    <w:szCs w:val="18"/>
                    <w:lang w:val="es-ES"/>
                  </w:rPr>
                </w:rPrChange>
              </w:rPr>
            </w:pPr>
          </w:p>
          <w:p w14:paraId="1649F0AF" w14:textId="77777777" w:rsidR="00D744FC" w:rsidRPr="00890D86" w:rsidRDefault="00D744FC" w:rsidP="00901335">
            <w:pPr>
              <w:spacing w:after="0" w:line="240" w:lineRule="auto"/>
              <w:jc w:val="center"/>
              <w:rPr>
                <w:rFonts w:asciiTheme="majorHAnsi" w:hAnsiTheme="majorHAnsi" w:cstheme="majorBidi"/>
                <w:szCs w:val="18"/>
              </w:rPr>
            </w:pPr>
            <w:r w:rsidRPr="67434CCC">
              <w:rPr>
                <w:rFonts w:asciiTheme="majorHAnsi" w:hAnsiTheme="majorHAnsi" w:cstheme="majorBidi"/>
                <w:szCs w:val="18"/>
              </w:rPr>
              <w:t>| __ |</w:t>
            </w:r>
          </w:p>
        </w:tc>
        <w:tc>
          <w:tcPr>
            <w:tcW w:w="2950" w:type="dxa"/>
            <w:tcBorders>
              <w:top w:val="single" w:sz="4" w:space="0" w:color="auto"/>
              <w:left w:val="single" w:sz="8" w:space="0" w:color="000000" w:themeColor="text1"/>
              <w:bottom w:val="single" w:sz="4" w:space="0" w:color="auto"/>
              <w:right w:val="single" w:sz="8" w:space="0" w:color="000000" w:themeColor="text1"/>
            </w:tcBorders>
          </w:tcPr>
          <w:p w14:paraId="2DA333C1" w14:textId="77777777" w:rsidR="00D744FC" w:rsidRPr="00890D86" w:rsidRDefault="00D744FC" w:rsidP="00901335">
            <w:pPr>
              <w:spacing w:after="0" w:line="240" w:lineRule="auto"/>
              <w:jc w:val="center"/>
              <w:rPr>
                <w:rFonts w:asciiTheme="majorHAnsi" w:hAnsiTheme="majorHAnsi" w:cstheme="majorBidi"/>
                <w:color w:val="808080" w:themeColor="background1" w:themeShade="80"/>
                <w:szCs w:val="18"/>
              </w:rPr>
            </w:pPr>
          </w:p>
          <w:p w14:paraId="69054635" w14:textId="77777777" w:rsidR="00D744FC" w:rsidRPr="00890D86" w:rsidRDefault="00D744FC" w:rsidP="00901335">
            <w:pPr>
              <w:spacing w:after="0" w:line="240" w:lineRule="auto"/>
              <w:jc w:val="center"/>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lang w:val="en-GB"/>
              </w:rPr>
              <w:t>Crisis</w:t>
            </w:r>
          </w:p>
        </w:tc>
        <w:tc>
          <w:tcPr>
            <w:tcW w:w="3678" w:type="dxa"/>
            <w:tcBorders>
              <w:top w:val="single" w:sz="4" w:space="0" w:color="auto"/>
              <w:left w:val="single" w:sz="8" w:space="0" w:color="000000" w:themeColor="text1"/>
              <w:bottom w:val="single" w:sz="4" w:space="0" w:color="auto"/>
              <w:right w:val="single" w:sz="8" w:space="0" w:color="000000" w:themeColor="text1"/>
            </w:tcBorders>
          </w:tcPr>
          <w:p w14:paraId="0A6349F5" w14:textId="77777777" w:rsidR="00D744FC" w:rsidRPr="00C30480" w:rsidRDefault="00D744FC" w:rsidP="00901335">
            <w:pPr>
              <w:rPr>
                <w:rFonts w:cstheme="minorHAnsi"/>
                <w:color w:val="7F7F7F" w:themeColor="text1" w:themeTint="80"/>
                <w:szCs w:val="20"/>
              </w:rPr>
            </w:pPr>
            <w:proofErr w:type="spellStart"/>
            <w:r w:rsidRPr="006C6679">
              <w:rPr>
                <w:rFonts w:cstheme="minorHAnsi"/>
                <w:color w:val="7F7F7F" w:themeColor="text1" w:themeTint="80"/>
                <w:szCs w:val="20"/>
              </w:rPr>
              <w:t>LcsEN_crisis_HealthEdu</w:t>
            </w:r>
            <w:proofErr w:type="spellEnd"/>
          </w:p>
        </w:tc>
      </w:tr>
      <w:tr w:rsidR="00D744FC" w:rsidRPr="00890D86" w14:paraId="449BFE58" w14:textId="77777777" w:rsidTr="00C01A3A">
        <w:trPr>
          <w:trHeight w:val="143"/>
        </w:trPr>
        <w:tc>
          <w:tcPr>
            <w:tcW w:w="4902" w:type="dxa"/>
            <w:tcBorders>
              <w:top w:val="single" w:sz="4" w:space="0" w:color="auto"/>
              <w:left w:val="single" w:sz="8" w:space="0" w:color="000000" w:themeColor="text1"/>
              <w:bottom w:val="single" w:sz="4" w:space="0" w:color="auto"/>
              <w:right w:val="single" w:sz="8" w:space="0" w:color="000000" w:themeColor="text1"/>
            </w:tcBorders>
            <w:vAlign w:val="bottom"/>
            <w:hideMark/>
          </w:tcPr>
          <w:p w14:paraId="3BAE2A1E" w14:textId="77777777" w:rsidR="00D744FC" w:rsidRPr="009A1E02" w:rsidRDefault="00D744FC" w:rsidP="00D744FC">
            <w:pPr>
              <w:pStyle w:val="Paragraphedeliste"/>
              <w:numPr>
                <w:ilvl w:val="1"/>
                <w:numId w:val="11"/>
              </w:numPr>
              <w:spacing w:after="0" w:line="240" w:lineRule="auto"/>
              <w:rPr>
                <w:rFonts w:asciiTheme="majorHAnsi" w:eastAsia="Times New Roman" w:hAnsiTheme="majorHAnsi" w:cstheme="majorBidi"/>
                <w:color w:val="000000" w:themeColor="text1"/>
                <w:szCs w:val="18"/>
              </w:rPr>
            </w:pPr>
            <w:r w:rsidRPr="67434CCC">
              <w:rPr>
                <w:rFonts w:asciiTheme="majorHAnsi" w:eastAsia="Times New Roman" w:hAnsiTheme="majorHAnsi" w:cstheme="majorBidi"/>
                <w:color w:val="000000" w:themeColor="text1"/>
                <w:szCs w:val="18"/>
              </w:rPr>
              <w:t xml:space="preserve">Withdrew children from school </w:t>
            </w:r>
          </w:p>
        </w:tc>
        <w:tc>
          <w:tcPr>
            <w:tcW w:w="2687" w:type="dxa"/>
            <w:tcBorders>
              <w:top w:val="single" w:sz="4" w:space="0" w:color="auto"/>
              <w:left w:val="single" w:sz="8" w:space="0" w:color="000000" w:themeColor="text1"/>
              <w:bottom w:val="single" w:sz="4" w:space="0" w:color="auto"/>
              <w:right w:val="single" w:sz="8" w:space="0" w:color="000000" w:themeColor="text1"/>
            </w:tcBorders>
            <w:vAlign w:val="center"/>
            <w:hideMark/>
          </w:tcPr>
          <w:p w14:paraId="239296B2" w14:textId="77777777" w:rsidR="00D744FC" w:rsidRPr="00890D86" w:rsidRDefault="00D744FC" w:rsidP="00901335">
            <w:pPr>
              <w:spacing w:after="0" w:line="240" w:lineRule="auto"/>
              <w:jc w:val="center"/>
              <w:rPr>
                <w:rFonts w:asciiTheme="majorHAnsi" w:eastAsia="SimSun" w:hAnsiTheme="majorHAnsi" w:cstheme="majorBidi"/>
                <w:szCs w:val="18"/>
              </w:rPr>
            </w:pPr>
            <w:r w:rsidRPr="67434CCC">
              <w:rPr>
                <w:rFonts w:asciiTheme="majorHAnsi" w:hAnsiTheme="majorHAnsi" w:cstheme="majorBidi"/>
                <w:szCs w:val="18"/>
              </w:rPr>
              <w:t>| __ |</w:t>
            </w:r>
          </w:p>
        </w:tc>
        <w:tc>
          <w:tcPr>
            <w:tcW w:w="2950" w:type="dxa"/>
            <w:tcBorders>
              <w:top w:val="single" w:sz="4" w:space="0" w:color="auto"/>
              <w:left w:val="single" w:sz="8" w:space="0" w:color="000000" w:themeColor="text1"/>
              <w:bottom w:val="single" w:sz="4" w:space="0" w:color="auto"/>
              <w:right w:val="single" w:sz="8" w:space="0" w:color="000000" w:themeColor="text1"/>
            </w:tcBorders>
            <w:hideMark/>
          </w:tcPr>
          <w:p w14:paraId="49ABDD51" w14:textId="77777777" w:rsidR="00D744FC" w:rsidRPr="00890D86" w:rsidRDefault="00D744FC" w:rsidP="00901335">
            <w:pPr>
              <w:spacing w:after="0" w:line="240" w:lineRule="auto"/>
              <w:jc w:val="center"/>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lang w:val="en-GB"/>
              </w:rPr>
              <w:t>Crisis</w:t>
            </w:r>
          </w:p>
        </w:tc>
        <w:tc>
          <w:tcPr>
            <w:tcW w:w="3678" w:type="dxa"/>
            <w:tcBorders>
              <w:top w:val="single" w:sz="4" w:space="0" w:color="auto"/>
              <w:left w:val="single" w:sz="8" w:space="0" w:color="000000" w:themeColor="text1"/>
              <w:bottom w:val="single" w:sz="4" w:space="0" w:color="auto"/>
              <w:right w:val="single" w:sz="8" w:space="0" w:color="000000" w:themeColor="text1"/>
            </w:tcBorders>
          </w:tcPr>
          <w:p w14:paraId="61563E2C" w14:textId="77777777" w:rsidR="00D744FC" w:rsidRPr="00C30480" w:rsidRDefault="00D744FC" w:rsidP="00901335">
            <w:pPr>
              <w:rPr>
                <w:rFonts w:cstheme="minorHAnsi"/>
                <w:color w:val="7F7F7F" w:themeColor="text1" w:themeTint="80"/>
                <w:szCs w:val="20"/>
              </w:rPr>
            </w:pPr>
            <w:proofErr w:type="spellStart"/>
            <w:r w:rsidRPr="007A7967">
              <w:rPr>
                <w:rFonts w:cstheme="minorHAnsi"/>
                <w:color w:val="7F7F7F" w:themeColor="text1" w:themeTint="80"/>
                <w:szCs w:val="20"/>
              </w:rPr>
              <w:t>LcsEN_crisis_OutSchool</w:t>
            </w:r>
            <w:proofErr w:type="spellEnd"/>
          </w:p>
        </w:tc>
      </w:tr>
      <w:tr w:rsidR="00D744FC" w:rsidRPr="00890D86" w14:paraId="0AEA1435" w14:textId="77777777" w:rsidTr="00C01A3A">
        <w:trPr>
          <w:trHeight w:val="221"/>
        </w:trPr>
        <w:tc>
          <w:tcPr>
            <w:tcW w:w="4902" w:type="dxa"/>
            <w:tcBorders>
              <w:top w:val="single" w:sz="4" w:space="0" w:color="auto"/>
              <w:left w:val="single" w:sz="8" w:space="0" w:color="000000" w:themeColor="text1"/>
              <w:bottom w:val="single" w:sz="4" w:space="0" w:color="auto"/>
              <w:right w:val="single" w:sz="8" w:space="0" w:color="000000" w:themeColor="text1"/>
            </w:tcBorders>
            <w:vAlign w:val="bottom"/>
            <w:hideMark/>
          </w:tcPr>
          <w:p w14:paraId="2F794013" w14:textId="77777777" w:rsidR="00D744FC" w:rsidRPr="009A1E02" w:rsidRDefault="00D744FC" w:rsidP="00D744FC">
            <w:pPr>
              <w:pStyle w:val="Paragraphedeliste"/>
              <w:numPr>
                <w:ilvl w:val="1"/>
                <w:numId w:val="11"/>
              </w:numPr>
              <w:spacing w:after="0" w:line="240" w:lineRule="auto"/>
              <w:rPr>
                <w:rFonts w:asciiTheme="majorHAnsi" w:eastAsia="Times New Roman" w:hAnsiTheme="majorHAnsi" w:cstheme="majorBidi"/>
                <w:color w:val="000000" w:themeColor="text1"/>
                <w:szCs w:val="18"/>
              </w:rPr>
            </w:pPr>
            <w:r>
              <w:rPr>
                <w:rFonts w:asciiTheme="majorHAnsi" w:eastAsia="Times New Roman" w:hAnsiTheme="majorHAnsi" w:cstheme="majorBidi"/>
                <w:color w:val="000000" w:themeColor="text1"/>
                <w:szCs w:val="18"/>
              </w:rPr>
              <w:t>Mortgaged/</w:t>
            </w:r>
            <w:r w:rsidRPr="67434CCC">
              <w:rPr>
                <w:rFonts w:asciiTheme="majorHAnsi" w:eastAsia="Times New Roman" w:hAnsiTheme="majorHAnsi" w:cstheme="majorBidi"/>
                <w:color w:val="000000" w:themeColor="text1"/>
                <w:szCs w:val="18"/>
              </w:rPr>
              <w:t xml:space="preserve">Sold house or land </w:t>
            </w:r>
          </w:p>
        </w:tc>
        <w:tc>
          <w:tcPr>
            <w:tcW w:w="2687" w:type="dxa"/>
            <w:tcBorders>
              <w:top w:val="single" w:sz="4" w:space="0" w:color="auto"/>
              <w:left w:val="single" w:sz="8" w:space="0" w:color="000000" w:themeColor="text1"/>
              <w:bottom w:val="single" w:sz="4" w:space="0" w:color="auto"/>
              <w:right w:val="single" w:sz="8" w:space="0" w:color="000000" w:themeColor="text1"/>
            </w:tcBorders>
            <w:hideMark/>
          </w:tcPr>
          <w:p w14:paraId="599BE507" w14:textId="77777777" w:rsidR="00D744FC" w:rsidRPr="00890D86" w:rsidRDefault="00D744FC" w:rsidP="00901335">
            <w:pPr>
              <w:spacing w:after="0" w:line="240" w:lineRule="auto"/>
              <w:jc w:val="center"/>
              <w:rPr>
                <w:rFonts w:asciiTheme="majorHAnsi" w:eastAsia="SimSun" w:hAnsiTheme="majorHAnsi" w:cstheme="majorBidi"/>
                <w:szCs w:val="18"/>
              </w:rPr>
            </w:pPr>
            <w:r w:rsidRPr="67434CCC">
              <w:rPr>
                <w:rFonts w:asciiTheme="majorHAnsi" w:hAnsiTheme="majorHAnsi" w:cstheme="majorBidi"/>
                <w:szCs w:val="18"/>
              </w:rPr>
              <w:t>| __ |</w:t>
            </w:r>
          </w:p>
        </w:tc>
        <w:tc>
          <w:tcPr>
            <w:tcW w:w="2950" w:type="dxa"/>
            <w:tcBorders>
              <w:top w:val="single" w:sz="4" w:space="0" w:color="auto"/>
              <w:left w:val="single" w:sz="8" w:space="0" w:color="000000" w:themeColor="text1"/>
              <w:bottom w:val="single" w:sz="4" w:space="0" w:color="auto"/>
              <w:right w:val="single" w:sz="8" w:space="0" w:color="000000" w:themeColor="text1"/>
            </w:tcBorders>
            <w:hideMark/>
          </w:tcPr>
          <w:p w14:paraId="4CAE2C5D" w14:textId="77777777" w:rsidR="00D744FC" w:rsidRPr="00890D86" w:rsidRDefault="00D744FC" w:rsidP="00901335">
            <w:pPr>
              <w:spacing w:after="0" w:line="240" w:lineRule="auto"/>
              <w:jc w:val="center"/>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lang w:val="en-GB"/>
              </w:rPr>
              <w:t>Emergency</w:t>
            </w:r>
          </w:p>
        </w:tc>
        <w:tc>
          <w:tcPr>
            <w:tcW w:w="3678" w:type="dxa"/>
            <w:tcBorders>
              <w:top w:val="single" w:sz="4" w:space="0" w:color="auto"/>
              <w:left w:val="single" w:sz="8" w:space="0" w:color="000000" w:themeColor="text1"/>
              <w:bottom w:val="single" w:sz="4" w:space="0" w:color="auto"/>
              <w:right w:val="single" w:sz="8" w:space="0" w:color="000000" w:themeColor="text1"/>
            </w:tcBorders>
          </w:tcPr>
          <w:p w14:paraId="50E8B810" w14:textId="77777777" w:rsidR="00D744FC" w:rsidRPr="00436CFF" w:rsidRDefault="00D744FC" w:rsidP="00901335">
            <w:pPr>
              <w:spacing w:after="0"/>
              <w:jc w:val="both"/>
              <w:rPr>
                <w:rFonts w:asciiTheme="majorHAnsi" w:hAnsiTheme="majorHAnsi" w:cstheme="majorBidi"/>
                <w:color w:val="808080" w:themeColor="background1" w:themeShade="80"/>
                <w:szCs w:val="18"/>
              </w:rPr>
            </w:pPr>
            <w:proofErr w:type="spellStart"/>
            <w:r w:rsidRPr="00AC187F">
              <w:rPr>
                <w:rFonts w:cstheme="minorHAnsi"/>
                <w:color w:val="7F7F7F" w:themeColor="text1" w:themeTint="80"/>
                <w:szCs w:val="18"/>
              </w:rPr>
              <w:t>LcsEN_em_ResAsset</w:t>
            </w:r>
            <w:proofErr w:type="spellEnd"/>
          </w:p>
        </w:tc>
      </w:tr>
      <w:tr w:rsidR="00D744FC" w:rsidRPr="00890D86" w14:paraId="599478EA" w14:textId="77777777" w:rsidTr="00C01A3A">
        <w:trPr>
          <w:trHeight w:val="221"/>
        </w:trPr>
        <w:tc>
          <w:tcPr>
            <w:tcW w:w="4902" w:type="dxa"/>
            <w:tcBorders>
              <w:top w:val="single" w:sz="4" w:space="0" w:color="auto"/>
              <w:left w:val="single" w:sz="8" w:space="0" w:color="000000" w:themeColor="text1"/>
              <w:bottom w:val="single" w:sz="4" w:space="0" w:color="auto"/>
              <w:right w:val="single" w:sz="8" w:space="0" w:color="000000" w:themeColor="text1"/>
            </w:tcBorders>
            <w:vAlign w:val="bottom"/>
            <w:hideMark/>
          </w:tcPr>
          <w:p w14:paraId="5115F94A" w14:textId="77777777" w:rsidR="00D744FC" w:rsidRPr="009A1E02" w:rsidRDefault="00D744FC" w:rsidP="00D744FC">
            <w:pPr>
              <w:pStyle w:val="Paragraphedeliste"/>
              <w:numPr>
                <w:ilvl w:val="1"/>
                <w:numId w:val="11"/>
              </w:numPr>
              <w:spacing w:after="0" w:line="240" w:lineRule="auto"/>
              <w:rPr>
                <w:rFonts w:asciiTheme="majorHAnsi" w:eastAsia="Times New Roman" w:hAnsiTheme="majorHAnsi" w:cstheme="majorBidi"/>
                <w:color w:val="000000" w:themeColor="text1"/>
                <w:szCs w:val="18"/>
              </w:rPr>
            </w:pPr>
            <w:r w:rsidRPr="67434CCC">
              <w:rPr>
                <w:rFonts w:asciiTheme="majorHAnsi" w:eastAsia="Times New Roman" w:hAnsiTheme="majorHAnsi" w:cstheme="majorBidi"/>
                <w:color w:val="000000" w:themeColor="text1"/>
                <w:szCs w:val="18"/>
              </w:rPr>
              <w:t>Begged</w:t>
            </w:r>
            <w:r>
              <w:rPr>
                <w:rFonts w:asciiTheme="majorHAnsi" w:eastAsia="Times New Roman" w:hAnsiTheme="majorHAnsi" w:cstheme="majorBidi"/>
                <w:color w:val="000000" w:themeColor="text1"/>
                <w:szCs w:val="18"/>
              </w:rPr>
              <w:t xml:space="preserve"> and/or scavenged (asked strangers for money/food)</w:t>
            </w:r>
          </w:p>
        </w:tc>
        <w:tc>
          <w:tcPr>
            <w:tcW w:w="2687" w:type="dxa"/>
            <w:tcBorders>
              <w:top w:val="single" w:sz="4" w:space="0" w:color="auto"/>
              <w:left w:val="single" w:sz="8" w:space="0" w:color="000000" w:themeColor="text1"/>
              <w:bottom w:val="single" w:sz="4" w:space="0" w:color="auto"/>
              <w:right w:val="single" w:sz="8" w:space="0" w:color="000000" w:themeColor="text1"/>
            </w:tcBorders>
            <w:hideMark/>
          </w:tcPr>
          <w:p w14:paraId="53096306" w14:textId="77777777" w:rsidR="00D744FC" w:rsidRPr="00890D86" w:rsidRDefault="00D744FC" w:rsidP="00901335">
            <w:pPr>
              <w:spacing w:after="0" w:line="240" w:lineRule="auto"/>
              <w:jc w:val="center"/>
              <w:rPr>
                <w:rFonts w:asciiTheme="majorHAnsi" w:eastAsia="SimSun" w:hAnsiTheme="majorHAnsi" w:cstheme="majorBidi"/>
                <w:szCs w:val="18"/>
              </w:rPr>
            </w:pPr>
            <w:r w:rsidRPr="67434CCC">
              <w:rPr>
                <w:rFonts w:asciiTheme="majorHAnsi" w:hAnsiTheme="majorHAnsi" w:cstheme="majorBidi"/>
                <w:szCs w:val="18"/>
              </w:rPr>
              <w:t>| __ |</w:t>
            </w:r>
          </w:p>
        </w:tc>
        <w:tc>
          <w:tcPr>
            <w:tcW w:w="2950" w:type="dxa"/>
            <w:tcBorders>
              <w:top w:val="single" w:sz="4" w:space="0" w:color="auto"/>
              <w:left w:val="single" w:sz="8" w:space="0" w:color="000000" w:themeColor="text1"/>
              <w:bottom w:val="single" w:sz="4" w:space="0" w:color="auto"/>
              <w:right w:val="single" w:sz="8" w:space="0" w:color="000000" w:themeColor="text1"/>
            </w:tcBorders>
            <w:hideMark/>
          </w:tcPr>
          <w:p w14:paraId="2A28C089" w14:textId="77777777" w:rsidR="00D744FC" w:rsidRPr="00890D86" w:rsidRDefault="00D744FC" w:rsidP="00901335">
            <w:pPr>
              <w:spacing w:after="0" w:line="240" w:lineRule="auto"/>
              <w:jc w:val="center"/>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lang w:val="en-GB"/>
              </w:rPr>
              <w:t>Emergency</w:t>
            </w:r>
          </w:p>
        </w:tc>
        <w:tc>
          <w:tcPr>
            <w:tcW w:w="3678" w:type="dxa"/>
            <w:tcBorders>
              <w:top w:val="single" w:sz="4" w:space="0" w:color="auto"/>
              <w:left w:val="single" w:sz="8" w:space="0" w:color="000000" w:themeColor="text1"/>
              <w:bottom w:val="single" w:sz="4" w:space="0" w:color="auto"/>
              <w:right w:val="single" w:sz="8" w:space="0" w:color="000000" w:themeColor="text1"/>
            </w:tcBorders>
          </w:tcPr>
          <w:p w14:paraId="786F1C10" w14:textId="77777777" w:rsidR="00D744FC" w:rsidRPr="00C30480" w:rsidRDefault="00D744FC" w:rsidP="00901335">
            <w:pPr>
              <w:rPr>
                <w:rFonts w:cstheme="minorHAnsi"/>
                <w:color w:val="7F7F7F" w:themeColor="text1" w:themeTint="80"/>
                <w:szCs w:val="18"/>
              </w:rPr>
            </w:pPr>
            <w:proofErr w:type="spellStart"/>
            <w:r w:rsidRPr="00AC187F">
              <w:rPr>
                <w:rFonts w:cstheme="minorHAnsi"/>
                <w:color w:val="7F7F7F" w:themeColor="text1" w:themeTint="80"/>
                <w:szCs w:val="18"/>
              </w:rPr>
              <w:t>LcsEN_em_Begged</w:t>
            </w:r>
            <w:proofErr w:type="spellEnd"/>
          </w:p>
        </w:tc>
      </w:tr>
      <w:tr w:rsidR="00D744FC" w:rsidRPr="00890D86" w14:paraId="6C08850C" w14:textId="77777777" w:rsidTr="00C01A3A">
        <w:trPr>
          <w:trHeight w:val="221"/>
        </w:trPr>
        <w:tc>
          <w:tcPr>
            <w:tcW w:w="4902" w:type="dxa"/>
            <w:tcBorders>
              <w:top w:val="single" w:sz="4" w:space="0" w:color="auto"/>
              <w:left w:val="single" w:sz="8" w:space="0" w:color="000000" w:themeColor="text1"/>
              <w:bottom w:val="single" w:sz="4" w:space="0" w:color="auto"/>
              <w:right w:val="single" w:sz="8" w:space="0" w:color="000000" w:themeColor="text1"/>
            </w:tcBorders>
            <w:vAlign w:val="bottom"/>
            <w:hideMark/>
          </w:tcPr>
          <w:p w14:paraId="2FEF8073" w14:textId="77777777" w:rsidR="00D744FC" w:rsidRPr="009A1E02" w:rsidRDefault="00D744FC" w:rsidP="00D744FC">
            <w:pPr>
              <w:pStyle w:val="Paragraphedeliste"/>
              <w:numPr>
                <w:ilvl w:val="1"/>
                <w:numId w:val="11"/>
              </w:numPr>
              <w:spacing w:after="0" w:line="240" w:lineRule="auto"/>
              <w:rPr>
                <w:rFonts w:asciiTheme="majorHAnsi" w:eastAsia="Times New Roman" w:hAnsiTheme="majorHAnsi" w:cstheme="majorBidi"/>
                <w:color w:val="000000" w:themeColor="text1"/>
                <w:szCs w:val="18"/>
              </w:rPr>
            </w:pPr>
            <w:r>
              <w:rPr>
                <w:rFonts w:asciiTheme="majorHAnsi" w:eastAsia="Times New Roman" w:hAnsiTheme="majorHAnsi" w:cstheme="majorBidi"/>
                <w:color w:val="000000" w:themeColor="text1"/>
                <w:szCs w:val="18"/>
              </w:rPr>
              <w:t>Had to e</w:t>
            </w:r>
            <w:r w:rsidRPr="00860C83">
              <w:rPr>
                <w:rFonts w:asciiTheme="majorHAnsi" w:eastAsia="Times New Roman" w:hAnsiTheme="majorHAnsi" w:cstheme="majorBidi"/>
                <w:color w:val="000000" w:themeColor="text1"/>
                <w:szCs w:val="18"/>
              </w:rPr>
              <w:t>ngage in illegal income activities (theft, prostitution)</w:t>
            </w:r>
          </w:p>
        </w:tc>
        <w:tc>
          <w:tcPr>
            <w:tcW w:w="2687" w:type="dxa"/>
            <w:tcBorders>
              <w:top w:val="single" w:sz="4" w:space="0" w:color="auto"/>
              <w:left w:val="single" w:sz="8" w:space="0" w:color="000000" w:themeColor="text1"/>
              <w:bottom w:val="single" w:sz="4" w:space="0" w:color="auto"/>
              <w:right w:val="single" w:sz="8" w:space="0" w:color="000000" w:themeColor="text1"/>
            </w:tcBorders>
            <w:hideMark/>
          </w:tcPr>
          <w:p w14:paraId="121F94A5" w14:textId="77777777" w:rsidR="00D744FC" w:rsidRPr="00890D86" w:rsidRDefault="00D744FC" w:rsidP="00901335">
            <w:pPr>
              <w:spacing w:after="0" w:line="240" w:lineRule="auto"/>
              <w:jc w:val="center"/>
              <w:rPr>
                <w:rFonts w:asciiTheme="majorHAnsi" w:eastAsia="SimSun" w:hAnsiTheme="majorHAnsi" w:cstheme="majorBidi"/>
                <w:szCs w:val="18"/>
              </w:rPr>
            </w:pPr>
            <w:r w:rsidRPr="67434CCC">
              <w:rPr>
                <w:rFonts w:asciiTheme="majorHAnsi" w:hAnsiTheme="majorHAnsi" w:cstheme="majorBidi"/>
                <w:szCs w:val="18"/>
              </w:rPr>
              <w:t>| __ |</w:t>
            </w:r>
          </w:p>
        </w:tc>
        <w:tc>
          <w:tcPr>
            <w:tcW w:w="2950" w:type="dxa"/>
            <w:tcBorders>
              <w:top w:val="single" w:sz="4" w:space="0" w:color="auto"/>
              <w:left w:val="single" w:sz="8" w:space="0" w:color="000000" w:themeColor="text1"/>
              <w:bottom w:val="single" w:sz="4" w:space="0" w:color="auto"/>
              <w:right w:val="single" w:sz="8" w:space="0" w:color="000000" w:themeColor="text1"/>
            </w:tcBorders>
            <w:hideMark/>
          </w:tcPr>
          <w:p w14:paraId="609641C0" w14:textId="77777777" w:rsidR="00D744FC" w:rsidRPr="00890D86" w:rsidRDefault="00D744FC" w:rsidP="00901335">
            <w:pPr>
              <w:spacing w:after="0" w:line="240" w:lineRule="auto"/>
              <w:jc w:val="center"/>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lang w:val="en-GB"/>
              </w:rPr>
              <w:t>Emergency</w:t>
            </w:r>
          </w:p>
        </w:tc>
        <w:tc>
          <w:tcPr>
            <w:tcW w:w="3678" w:type="dxa"/>
            <w:tcBorders>
              <w:top w:val="single" w:sz="4" w:space="0" w:color="auto"/>
              <w:left w:val="single" w:sz="8" w:space="0" w:color="000000" w:themeColor="text1"/>
              <w:bottom w:val="single" w:sz="4" w:space="0" w:color="auto"/>
              <w:right w:val="single" w:sz="8" w:space="0" w:color="000000" w:themeColor="text1"/>
            </w:tcBorders>
          </w:tcPr>
          <w:p w14:paraId="7F654B59" w14:textId="77777777" w:rsidR="00D744FC" w:rsidRPr="00C30480" w:rsidRDefault="00D744FC" w:rsidP="00901335">
            <w:pPr>
              <w:rPr>
                <w:rFonts w:cstheme="minorHAnsi"/>
                <w:color w:val="7F7F7F" w:themeColor="text1" w:themeTint="80"/>
                <w:szCs w:val="18"/>
              </w:rPr>
            </w:pPr>
            <w:proofErr w:type="spellStart"/>
            <w:r w:rsidRPr="00AC187F">
              <w:rPr>
                <w:rFonts w:cstheme="minorHAnsi"/>
                <w:color w:val="7F7F7F" w:themeColor="text1" w:themeTint="80"/>
                <w:szCs w:val="18"/>
              </w:rPr>
              <w:t>LcsEN_em_IllegalAct</w:t>
            </w:r>
            <w:proofErr w:type="spellEnd"/>
          </w:p>
        </w:tc>
      </w:tr>
      <w:tr w:rsidR="00D744FC" w:rsidRPr="00890D86" w14:paraId="492B2B11" w14:textId="77777777" w:rsidTr="00E8613A">
        <w:trPr>
          <w:trHeight w:val="642"/>
        </w:trPr>
        <w:tc>
          <w:tcPr>
            <w:tcW w:w="10539" w:type="dxa"/>
            <w:gridSpan w:val="3"/>
            <w:tcBorders>
              <w:top w:val="single" w:sz="4" w:space="0" w:color="auto"/>
              <w:left w:val="single" w:sz="8" w:space="0" w:color="000000" w:themeColor="text1"/>
              <w:bottom w:val="single" w:sz="4" w:space="0" w:color="auto"/>
              <w:right w:val="single" w:sz="8" w:space="0" w:color="000000" w:themeColor="text1"/>
            </w:tcBorders>
            <w:shd w:val="clear" w:color="auto" w:fill="D9D9D9" w:themeFill="background1" w:themeFillShade="D9"/>
            <w:vAlign w:val="bottom"/>
          </w:tcPr>
          <w:p w14:paraId="1DE516F8" w14:textId="77777777" w:rsidR="00D744FC" w:rsidRPr="00890D86" w:rsidRDefault="00D744FC" w:rsidP="00901335">
            <w:pPr>
              <w:spacing w:after="0" w:line="240" w:lineRule="auto"/>
              <w:rPr>
                <w:rFonts w:asciiTheme="majorHAnsi" w:eastAsia="Times New Roman" w:hAnsiTheme="majorHAnsi" w:cstheme="majorBidi"/>
                <w:szCs w:val="18"/>
              </w:rPr>
            </w:pPr>
            <w:r w:rsidRPr="67434CCC">
              <w:rPr>
                <w:rFonts w:asciiTheme="majorHAnsi" w:eastAsia="Times New Roman" w:hAnsiTheme="majorHAnsi" w:cstheme="majorBidi"/>
                <w:szCs w:val="18"/>
              </w:rPr>
              <w:t xml:space="preserve">2. What are the </w:t>
            </w:r>
            <w:r w:rsidRPr="67434CCC">
              <w:rPr>
                <w:rFonts w:asciiTheme="majorHAnsi" w:eastAsia="Times New Roman" w:hAnsiTheme="majorHAnsi" w:cstheme="majorBidi"/>
                <w:b/>
                <w:bCs/>
                <w:szCs w:val="18"/>
              </w:rPr>
              <w:t>main reasons</w:t>
            </w:r>
            <w:r w:rsidRPr="67434CCC">
              <w:rPr>
                <w:rFonts w:asciiTheme="majorHAnsi" w:eastAsia="Times New Roman" w:hAnsiTheme="majorHAnsi" w:cstheme="majorBidi"/>
                <w:szCs w:val="18"/>
              </w:rPr>
              <w:t xml:space="preserve"> - </w:t>
            </w:r>
            <w:proofErr w:type="gramStart"/>
            <w:r w:rsidRPr="67434CCC">
              <w:rPr>
                <w:rFonts w:asciiTheme="majorHAnsi" w:eastAsia="Times New Roman" w:hAnsiTheme="majorHAnsi" w:cstheme="majorBidi"/>
                <w:szCs w:val="18"/>
              </w:rPr>
              <w:t>i.e.</w:t>
            </w:r>
            <w:proofErr w:type="gramEnd"/>
            <w:r w:rsidRPr="67434CCC">
              <w:rPr>
                <w:rFonts w:asciiTheme="majorHAnsi" w:eastAsia="Times New Roman" w:hAnsiTheme="majorHAnsi" w:cstheme="majorBidi"/>
                <w:szCs w:val="18"/>
              </w:rPr>
              <w:t xml:space="preserve"> to access which essential needs - did you or other members in your household adopt these coping strategies? </w:t>
            </w:r>
          </w:p>
          <w:p w14:paraId="78AEFA70" w14:textId="77777777" w:rsidR="00D744FC" w:rsidRPr="00890D86" w:rsidRDefault="00D744FC" w:rsidP="00901335">
            <w:pPr>
              <w:spacing w:after="0" w:line="240" w:lineRule="auto"/>
              <w:rPr>
                <w:rFonts w:asciiTheme="majorHAnsi" w:eastAsia="SimSun" w:hAnsiTheme="majorHAnsi" w:cstheme="majorBidi"/>
                <w:color w:val="4F81BD" w:themeColor="accent1"/>
                <w:szCs w:val="18"/>
              </w:rPr>
            </w:pPr>
            <w:r w:rsidRPr="67434CCC">
              <w:rPr>
                <w:rFonts w:asciiTheme="majorHAnsi" w:eastAsia="Times New Roman" w:hAnsiTheme="majorHAnsi" w:cstheme="majorBidi"/>
                <w:i/>
                <w:iCs/>
                <w:szCs w:val="18"/>
              </w:rPr>
              <w:t>Note to enumerator:</w:t>
            </w:r>
            <w:r w:rsidRPr="67434CCC">
              <w:rPr>
                <w:rFonts w:asciiTheme="majorHAnsi" w:eastAsia="Times New Roman" w:hAnsiTheme="majorHAnsi" w:cstheme="majorBidi"/>
                <w:szCs w:val="18"/>
              </w:rPr>
              <w:t xml:space="preserve"> </w:t>
            </w:r>
            <w:r w:rsidRPr="67434CCC">
              <w:rPr>
                <w:rFonts w:asciiTheme="majorHAnsi" w:eastAsia="Times New Roman" w:hAnsiTheme="majorHAnsi" w:cstheme="majorBidi"/>
                <w:i/>
                <w:iCs/>
                <w:szCs w:val="18"/>
              </w:rPr>
              <w:t>do not list the below as options to the respondent</w:t>
            </w:r>
            <w:r w:rsidRPr="67434CCC">
              <w:rPr>
                <w:rFonts w:asciiTheme="majorHAnsi" w:eastAsia="Times New Roman" w:hAnsiTheme="majorHAnsi" w:cstheme="majorBidi"/>
                <w:szCs w:val="18"/>
              </w:rPr>
              <w:t xml:space="preserve">. </w:t>
            </w:r>
            <w:r w:rsidRPr="67434CCC">
              <w:rPr>
                <w:rFonts w:asciiTheme="majorHAnsi" w:eastAsia="Times New Roman" w:hAnsiTheme="majorHAnsi" w:cstheme="majorBidi"/>
                <w:i/>
                <w:iCs/>
                <w:szCs w:val="18"/>
              </w:rPr>
              <w:t>Instead, mark all those that apply based on the answer provided.</w:t>
            </w:r>
          </w:p>
        </w:tc>
        <w:tc>
          <w:tcPr>
            <w:tcW w:w="3678" w:type="dxa"/>
            <w:tcBorders>
              <w:top w:val="single" w:sz="4" w:space="0" w:color="auto"/>
              <w:left w:val="single" w:sz="8" w:space="0" w:color="000000" w:themeColor="text1"/>
              <w:bottom w:val="single" w:sz="4" w:space="0" w:color="auto"/>
              <w:right w:val="single" w:sz="8" w:space="0" w:color="000000" w:themeColor="text1"/>
            </w:tcBorders>
            <w:shd w:val="clear" w:color="auto" w:fill="D9D9D9" w:themeFill="background1" w:themeFillShade="D9"/>
          </w:tcPr>
          <w:p w14:paraId="6BCA8C6D" w14:textId="77777777" w:rsidR="00D744FC" w:rsidRDefault="00D744FC" w:rsidP="00901335">
            <w:pPr>
              <w:tabs>
                <w:tab w:val="left" w:pos="561"/>
                <w:tab w:val="center" w:pos="1166"/>
              </w:tabs>
              <w:spacing w:after="0" w:line="240" w:lineRule="auto"/>
              <w:jc w:val="both"/>
              <w:rPr>
                <w:rFonts w:asciiTheme="majorHAnsi" w:hAnsiTheme="majorHAnsi" w:cstheme="majorBidi"/>
                <w:color w:val="808080" w:themeColor="background1" w:themeShade="80"/>
                <w:szCs w:val="18"/>
              </w:rPr>
            </w:pPr>
            <w:proofErr w:type="spellStart"/>
            <w:r w:rsidRPr="67434CCC">
              <w:rPr>
                <w:rFonts w:asciiTheme="majorHAnsi" w:hAnsiTheme="majorHAnsi" w:cstheme="majorBidi"/>
                <w:color w:val="808080" w:themeColor="background1" w:themeShade="80"/>
                <w:szCs w:val="18"/>
              </w:rPr>
              <w:t>LhCSIEnAccess</w:t>
            </w:r>
            <w:proofErr w:type="spellEnd"/>
          </w:p>
          <w:p w14:paraId="547A279C" w14:textId="77777777" w:rsidR="00D744FC" w:rsidRDefault="00D744FC" w:rsidP="00901335">
            <w:pPr>
              <w:tabs>
                <w:tab w:val="left" w:pos="561"/>
                <w:tab w:val="center" w:pos="1166"/>
              </w:tabs>
              <w:spacing w:after="0" w:line="240" w:lineRule="auto"/>
              <w:jc w:val="both"/>
              <w:rPr>
                <w:rFonts w:asciiTheme="majorHAnsi" w:hAnsiTheme="majorHAnsi" w:cstheme="majorBidi"/>
                <w:color w:val="808080" w:themeColor="background1" w:themeShade="80"/>
                <w:szCs w:val="18"/>
              </w:rPr>
            </w:pPr>
          </w:p>
          <w:p w14:paraId="6D4E68CE" w14:textId="77777777" w:rsidR="00D744FC" w:rsidRDefault="00D744FC" w:rsidP="00901335">
            <w:pPr>
              <w:tabs>
                <w:tab w:val="left" w:pos="561"/>
                <w:tab w:val="center" w:pos="1166"/>
              </w:tabs>
              <w:spacing w:after="0" w:line="240" w:lineRule="auto"/>
              <w:jc w:val="both"/>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rPr>
              <w:t xml:space="preserve">Choices: </w:t>
            </w:r>
            <w:proofErr w:type="spellStart"/>
            <w:r w:rsidRPr="67434CCC">
              <w:rPr>
                <w:rFonts w:asciiTheme="majorHAnsi" w:hAnsiTheme="majorHAnsi" w:cstheme="majorBidi"/>
                <w:color w:val="808080" w:themeColor="background1" w:themeShade="80"/>
                <w:szCs w:val="18"/>
              </w:rPr>
              <w:t>EnAccessRsn</w:t>
            </w:r>
            <w:proofErr w:type="spellEnd"/>
          </w:p>
          <w:p w14:paraId="74179E92" w14:textId="77777777" w:rsidR="00D744FC" w:rsidRPr="00890D86" w:rsidRDefault="00D744FC" w:rsidP="00901335">
            <w:pPr>
              <w:tabs>
                <w:tab w:val="left" w:pos="561"/>
                <w:tab w:val="center" w:pos="1166"/>
              </w:tabs>
              <w:spacing w:after="0" w:line="240" w:lineRule="auto"/>
              <w:jc w:val="both"/>
              <w:rPr>
                <w:rFonts w:asciiTheme="majorHAnsi" w:hAnsiTheme="majorHAnsi" w:cstheme="majorBidi"/>
                <w:color w:val="808080" w:themeColor="background1" w:themeShade="80"/>
                <w:szCs w:val="18"/>
              </w:rPr>
            </w:pPr>
          </w:p>
        </w:tc>
      </w:tr>
      <w:tr w:rsidR="00D744FC" w:rsidRPr="00890D86" w14:paraId="52B20C35" w14:textId="77777777" w:rsidTr="00E8613A">
        <w:trPr>
          <w:trHeight w:val="2856"/>
        </w:trPr>
        <w:tc>
          <w:tcPr>
            <w:tcW w:w="10539" w:type="dxa"/>
            <w:gridSpan w:val="3"/>
            <w:tcBorders>
              <w:top w:val="single" w:sz="4" w:space="0" w:color="auto"/>
              <w:left w:val="single" w:sz="8" w:space="0" w:color="000000" w:themeColor="text1"/>
              <w:bottom w:val="single" w:sz="4" w:space="0" w:color="auto"/>
              <w:right w:val="single" w:sz="4" w:space="0" w:color="auto"/>
            </w:tcBorders>
            <w:shd w:val="clear" w:color="auto" w:fill="auto"/>
            <w:hideMark/>
          </w:tcPr>
          <w:p w14:paraId="182017E6" w14:textId="77777777" w:rsidR="00D744FC" w:rsidRDefault="00D744FC" w:rsidP="00901335">
            <w:pPr>
              <w:tabs>
                <w:tab w:val="left" w:pos="561"/>
                <w:tab w:val="center" w:pos="1166"/>
              </w:tabs>
              <w:spacing w:after="0" w:line="240" w:lineRule="auto"/>
              <w:rPr>
                <w:rFonts w:asciiTheme="majorHAnsi" w:hAnsiTheme="majorHAnsi" w:cstheme="majorBidi"/>
                <w:color w:val="808080" w:themeColor="background1" w:themeShade="80"/>
                <w:szCs w:val="18"/>
              </w:rPr>
            </w:pPr>
            <w:proofErr w:type="spellStart"/>
            <w:r w:rsidRPr="67434CCC">
              <w:rPr>
                <w:rFonts w:asciiTheme="majorHAnsi" w:hAnsiTheme="majorHAnsi" w:cstheme="majorBidi"/>
                <w:color w:val="808080" w:themeColor="background1" w:themeShade="80"/>
                <w:szCs w:val="18"/>
              </w:rPr>
              <w:lastRenderedPageBreak/>
              <w:t>LhCSIEnAccess</w:t>
            </w:r>
            <w:proofErr w:type="spellEnd"/>
          </w:p>
          <w:p w14:paraId="22419B89" w14:textId="77777777" w:rsidR="00D744FC" w:rsidRDefault="00D744FC" w:rsidP="00901335">
            <w:pPr>
              <w:tabs>
                <w:tab w:val="left" w:pos="561"/>
                <w:tab w:val="center" w:pos="1166"/>
              </w:tabs>
              <w:spacing w:after="0" w:line="240" w:lineRule="auto"/>
              <w:rPr>
                <w:rFonts w:asciiTheme="majorHAnsi" w:hAnsiTheme="majorHAnsi" w:cstheme="majorBidi"/>
                <w:color w:val="808080" w:themeColor="background1" w:themeShade="80"/>
                <w:szCs w:val="18"/>
              </w:rPr>
            </w:pPr>
          </w:p>
          <w:p w14:paraId="49F8AD76" w14:textId="77777777" w:rsidR="00D744FC" w:rsidRDefault="00D744FC" w:rsidP="00901335">
            <w:pPr>
              <w:tabs>
                <w:tab w:val="left" w:pos="561"/>
                <w:tab w:val="center" w:pos="1166"/>
              </w:tabs>
              <w:spacing w:after="0" w:line="240" w:lineRule="auto"/>
              <w:jc w:val="both"/>
              <w:rPr>
                <w:rFonts w:asciiTheme="majorHAnsi" w:hAnsiTheme="majorHAnsi" w:cstheme="majorBidi"/>
                <w:color w:val="808080" w:themeColor="background1" w:themeShade="80"/>
                <w:szCs w:val="18"/>
              </w:rPr>
            </w:pPr>
            <w:r w:rsidRPr="67434CCC">
              <w:rPr>
                <w:rFonts w:asciiTheme="majorHAnsi" w:hAnsiTheme="majorHAnsi" w:cstheme="majorBidi"/>
                <w:color w:val="808080" w:themeColor="background1" w:themeShade="80"/>
                <w:szCs w:val="18"/>
              </w:rPr>
              <w:t xml:space="preserve">Choices: </w:t>
            </w:r>
            <w:proofErr w:type="spellStart"/>
            <w:r w:rsidRPr="009A0F7D">
              <w:rPr>
                <w:rFonts w:asciiTheme="majorHAnsi" w:hAnsiTheme="majorHAnsi" w:cstheme="majorBidi"/>
                <w:color w:val="808080" w:themeColor="background1" w:themeShade="80"/>
                <w:szCs w:val="18"/>
              </w:rPr>
              <w:t>EnAccessRsn</w:t>
            </w:r>
            <w:proofErr w:type="spellEnd"/>
          </w:p>
          <w:p w14:paraId="642367C6" w14:textId="77777777" w:rsidR="00D744FC" w:rsidRDefault="00D744FC" w:rsidP="00901335">
            <w:pPr>
              <w:tabs>
                <w:tab w:val="left" w:pos="561"/>
                <w:tab w:val="center" w:pos="1166"/>
              </w:tabs>
              <w:spacing w:after="0" w:line="240" w:lineRule="auto"/>
              <w:rPr>
                <w:rFonts w:asciiTheme="majorHAnsi" w:hAnsiTheme="majorHAnsi" w:cstheme="majorBidi"/>
                <w:color w:val="808080" w:themeColor="background1" w:themeShade="80"/>
                <w:szCs w:val="18"/>
              </w:rPr>
            </w:pPr>
          </w:p>
          <w:p w14:paraId="3D5103F3" w14:textId="77777777" w:rsidR="00D744FC" w:rsidRPr="00890D86" w:rsidRDefault="00D744FC" w:rsidP="00901335">
            <w:pPr>
              <w:tabs>
                <w:tab w:val="left" w:pos="1451"/>
              </w:tabs>
              <w:spacing w:after="0" w:line="240" w:lineRule="auto"/>
              <w:rPr>
                <w:rFonts w:asciiTheme="majorHAnsi" w:hAnsiTheme="majorHAnsi" w:cstheme="majorBidi"/>
                <w:szCs w:val="18"/>
              </w:rPr>
            </w:pPr>
          </w:p>
        </w:tc>
        <w:tc>
          <w:tcPr>
            <w:tcW w:w="3678" w:type="dxa"/>
            <w:tcBorders>
              <w:top w:val="single" w:sz="4" w:space="0" w:color="auto"/>
              <w:left w:val="single" w:sz="4" w:space="0" w:color="auto"/>
              <w:bottom w:val="single" w:sz="4" w:space="0" w:color="auto"/>
              <w:right w:val="single" w:sz="4" w:space="0" w:color="auto"/>
            </w:tcBorders>
            <w:shd w:val="clear" w:color="auto" w:fill="auto"/>
            <w:vAlign w:val="bottom"/>
          </w:tcPr>
          <w:p w14:paraId="68116621" w14:textId="77777777" w:rsidR="00D744FC" w:rsidRPr="00D97825" w:rsidRDefault="00D744FC" w:rsidP="00901335">
            <w:pPr>
              <w:tabs>
                <w:tab w:val="left" w:pos="561"/>
                <w:tab w:val="center" w:pos="1166"/>
              </w:tabs>
              <w:spacing w:after="0" w:line="240" w:lineRule="auto"/>
              <w:ind w:left="618" w:hanging="618"/>
              <w:jc w:val="both"/>
              <w:rPr>
                <w:rFonts w:asciiTheme="majorHAnsi" w:hAnsiTheme="majorHAnsi" w:cstheme="majorBidi"/>
                <w:szCs w:val="18"/>
                <w:lang w:val="en-GB" w:eastAsia="ja-JP"/>
              </w:rPr>
            </w:pPr>
            <w:bookmarkStart w:id="162" w:name="_Hlk87440951"/>
            <w:r w:rsidRPr="00D97825">
              <w:rPr>
                <w:rFonts w:asciiTheme="majorHAnsi" w:hAnsiTheme="majorHAnsi" w:cstheme="majorBidi"/>
                <w:i/>
                <w:iCs/>
                <w:szCs w:val="18"/>
                <w:lang w:val="en-GB" w:eastAsia="ja-JP"/>
              </w:rPr>
              <w:t>1</w:t>
            </w:r>
            <w:r w:rsidRPr="00D97825">
              <w:rPr>
                <w:rFonts w:asciiTheme="majorHAnsi" w:hAnsiTheme="majorHAnsi" w:cstheme="majorBidi"/>
                <w:i/>
                <w:iCs/>
                <w:szCs w:val="18"/>
                <w:lang w:val="en-GB" w:eastAsia="ja-JP"/>
              </w:rPr>
              <w:tab/>
            </w:r>
            <w:r w:rsidRPr="00D97825">
              <w:rPr>
                <w:rFonts w:asciiTheme="majorHAnsi" w:hAnsiTheme="majorHAnsi" w:cstheme="majorBidi"/>
                <w:szCs w:val="18"/>
                <w:lang w:val="en-GB" w:eastAsia="ja-JP"/>
              </w:rPr>
              <w:t>To buy food</w:t>
            </w:r>
          </w:p>
          <w:p w14:paraId="7E87EC8E" w14:textId="77777777" w:rsidR="00D744FC" w:rsidRPr="00D97825" w:rsidRDefault="00D744FC" w:rsidP="00901335">
            <w:pPr>
              <w:tabs>
                <w:tab w:val="left" w:pos="561"/>
                <w:tab w:val="center" w:pos="1166"/>
              </w:tabs>
              <w:spacing w:after="0" w:line="240" w:lineRule="auto"/>
              <w:ind w:left="618" w:hanging="618"/>
              <w:jc w:val="both"/>
              <w:rPr>
                <w:rFonts w:asciiTheme="majorHAnsi" w:hAnsiTheme="majorHAnsi" w:cstheme="majorBidi"/>
                <w:szCs w:val="18"/>
                <w:lang w:val="en-GB" w:eastAsia="ja-JP"/>
              </w:rPr>
            </w:pPr>
            <w:r>
              <w:rPr>
                <w:rFonts w:asciiTheme="majorHAnsi" w:hAnsiTheme="majorHAnsi" w:cstheme="majorBidi"/>
                <w:i/>
                <w:iCs/>
                <w:szCs w:val="18"/>
                <w:lang w:val="en-GB" w:eastAsia="ja-JP"/>
              </w:rPr>
              <w:t>2</w:t>
            </w:r>
            <w:r w:rsidRPr="00D97825">
              <w:rPr>
                <w:rFonts w:asciiTheme="majorHAnsi" w:hAnsiTheme="majorHAnsi" w:cstheme="majorBidi"/>
                <w:i/>
                <w:iCs/>
                <w:szCs w:val="18"/>
                <w:lang w:val="en-GB" w:eastAsia="ja-JP"/>
              </w:rPr>
              <w:tab/>
            </w:r>
            <w:r w:rsidRPr="00D97825">
              <w:rPr>
                <w:rFonts w:asciiTheme="majorHAnsi" w:hAnsiTheme="majorHAnsi" w:cstheme="majorBidi"/>
                <w:szCs w:val="18"/>
                <w:lang w:val="en-GB" w:eastAsia="ja-JP"/>
              </w:rPr>
              <w:t>To pay for rent</w:t>
            </w:r>
          </w:p>
          <w:p w14:paraId="3F8B0B5B" w14:textId="77777777" w:rsidR="00D744FC" w:rsidRPr="00D97825" w:rsidRDefault="00D744FC" w:rsidP="00901335">
            <w:pPr>
              <w:tabs>
                <w:tab w:val="left" w:pos="561"/>
                <w:tab w:val="center" w:pos="1166"/>
              </w:tabs>
              <w:spacing w:after="0" w:line="240" w:lineRule="auto"/>
              <w:ind w:left="618" w:hanging="618"/>
              <w:jc w:val="both"/>
              <w:rPr>
                <w:rFonts w:asciiTheme="majorHAnsi" w:hAnsiTheme="majorHAnsi" w:cstheme="majorBidi"/>
                <w:szCs w:val="18"/>
                <w:lang w:val="en-GB" w:eastAsia="ja-JP"/>
              </w:rPr>
            </w:pPr>
            <w:r>
              <w:rPr>
                <w:rFonts w:asciiTheme="majorHAnsi" w:hAnsiTheme="majorHAnsi" w:cstheme="majorBidi"/>
                <w:szCs w:val="18"/>
                <w:lang w:val="en-GB" w:eastAsia="ja-JP"/>
              </w:rPr>
              <w:t>3</w:t>
            </w:r>
            <w:r w:rsidRPr="00D97825">
              <w:rPr>
                <w:rFonts w:asciiTheme="majorHAnsi" w:hAnsiTheme="majorHAnsi" w:cstheme="majorBidi"/>
                <w:szCs w:val="18"/>
                <w:lang w:val="en-GB" w:eastAsia="ja-JP"/>
              </w:rPr>
              <w:tab/>
              <w:t>To pay school, education costs</w:t>
            </w:r>
          </w:p>
          <w:p w14:paraId="543F80FE" w14:textId="77777777" w:rsidR="00D744FC" w:rsidRPr="00D97825" w:rsidRDefault="00D744FC" w:rsidP="00901335">
            <w:pPr>
              <w:tabs>
                <w:tab w:val="left" w:pos="561"/>
                <w:tab w:val="center" w:pos="1166"/>
              </w:tabs>
              <w:spacing w:after="0" w:line="240" w:lineRule="auto"/>
              <w:ind w:left="618" w:hanging="618"/>
              <w:jc w:val="both"/>
              <w:rPr>
                <w:rFonts w:asciiTheme="majorHAnsi" w:hAnsiTheme="majorHAnsi" w:cstheme="majorBidi"/>
                <w:szCs w:val="18"/>
                <w:lang w:val="en-GB" w:eastAsia="ja-JP"/>
              </w:rPr>
            </w:pPr>
            <w:r>
              <w:rPr>
                <w:rFonts w:asciiTheme="majorHAnsi" w:hAnsiTheme="majorHAnsi" w:cstheme="majorBidi"/>
                <w:i/>
                <w:iCs/>
                <w:szCs w:val="18"/>
                <w:lang w:val="en-GB" w:eastAsia="ja-JP"/>
              </w:rPr>
              <w:t>4</w:t>
            </w:r>
            <w:r w:rsidRPr="00D97825">
              <w:rPr>
                <w:rFonts w:asciiTheme="majorHAnsi" w:hAnsiTheme="majorHAnsi" w:cstheme="majorBidi"/>
                <w:i/>
                <w:iCs/>
                <w:szCs w:val="18"/>
                <w:lang w:val="en-GB" w:eastAsia="ja-JP"/>
              </w:rPr>
              <w:tab/>
            </w:r>
            <w:r w:rsidRPr="00D97825">
              <w:rPr>
                <w:rFonts w:asciiTheme="majorHAnsi" w:hAnsiTheme="majorHAnsi" w:cstheme="majorBidi"/>
                <w:szCs w:val="18"/>
                <w:lang w:val="en-GB" w:eastAsia="ja-JP"/>
              </w:rPr>
              <w:t>To cover health expenses</w:t>
            </w:r>
          </w:p>
          <w:p w14:paraId="23446F6F" w14:textId="77777777" w:rsidR="00D744FC" w:rsidRPr="00D97825" w:rsidRDefault="00D744FC" w:rsidP="00901335">
            <w:pPr>
              <w:tabs>
                <w:tab w:val="left" w:pos="561"/>
                <w:tab w:val="center" w:pos="1166"/>
              </w:tabs>
              <w:spacing w:after="0" w:line="240" w:lineRule="auto"/>
              <w:ind w:left="618" w:hanging="618"/>
              <w:jc w:val="both"/>
              <w:rPr>
                <w:rFonts w:asciiTheme="majorHAnsi" w:hAnsiTheme="majorHAnsi" w:cstheme="majorBidi"/>
                <w:szCs w:val="18"/>
                <w:lang w:val="en-GB" w:eastAsia="ja-JP"/>
              </w:rPr>
            </w:pPr>
            <w:r>
              <w:rPr>
                <w:rFonts w:asciiTheme="majorHAnsi" w:hAnsiTheme="majorHAnsi" w:cstheme="majorBidi"/>
                <w:i/>
                <w:iCs/>
                <w:szCs w:val="18"/>
                <w:lang w:val="en-GB" w:eastAsia="ja-JP"/>
              </w:rPr>
              <w:t>5</w:t>
            </w:r>
            <w:r w:rsidRPr="00D97825">
              <w:rPr>
                <w:rFonts w:asciiTheme="majorHAnsi" w:hAnsiTheme="majorHAnsi" w:cstheme="majorBidi"/>
                <w:i/>
                <w:iCs/>
                <w:szCs w:val="18"/>
                <w:lang w:val="en-GB" w:eastAsia="ja-JP"/>
              </w:rPr>
              <w:tab/>
            </w:r>
            <w:r w:rsidRPr="00D97825">
              <w:rPr>
                <w:rFonts w:asciiTheme="majorHAnsi" w:hAnsiTheme="majorHAnsi" w:cstheme="majorBidi"/>
                <w:szCs w:val="18"/>
                <w:lang w:val="en-GB" w:eastAsia="ja-JP"/>
              </w:rPr>
              <w:t>To buy non-food items (clothes, small furniture...)</w:t>
            </w:r>
          </w:p>
          <w:p w14:paraId="1373C307" w14:textId="77777777" w:rsidR="00D744FC" w:rsidRPr="00D97825" w:rsidRDefault="00D744FC" w:rsidP="00901335">
            <w:pPr>
              <w:tabs>
                <w:tab w:val="left" w:pos="561"/>
                <w:tab w:val="center" w:pos="1166"/>
              </w:tabs>
              <w:spacing w:after="0" w:line="240" w:lineRule="auto"/>
              <w:ind w:left="618" w:hanging="618"/>
              <w:jc w:val="both"/>
              <w:rPr>
                <w:rFonts w:asciiTheme="majorHAnsi" w:hAnsiTheme="majorHAnsi" w:cstheme="majorBidi"/>
                <w:szCs w:val="18"/>
                <w:lang w:val="en-GB" w:eastAsia="ja-JP"/>
              </w:rPr>
            </w:pPr>
            <w:r>
              <w:rPr>
                <w:rFonts w:asciiTheme="majorHAnsi" w:hAnsiTheme="majorHAnsi" w:cstheme="majorBidi"/>
                <w:i/>
                <w:iCs/>
                <w:szCs w:val="18"/>
                <w:lang w:val="en-GB" w:eastAsia="ja-JP"/>
              </w:rPr>
              <w:t>6</w:t>
            </w:r>
            <w:r w:rsidRPr="00D97825">
              <w:rPr>
                <w:rFonts w:asciiTheme="majorHAnsi" w:hAnsiTheme="majorHAnsi" w:cstheme="majorBidi"/>
                <w:i/>
                <w:iCs/>
                <w:szCs w:val="18"/>
                <w:lang w:val="en-GB" w:eastAsia="ja-JP"/>
              </w:rPr>
              <w:tab/>
            </w:r>
            <w:r w:rsidRPr="00D97825">
              <w:rPr>
                <w:rFonts w:asciiTheme="majorHAnsi" w:hAnsiTheme="majorHAnsi" w:cstheme="majorBidi"/>
                <w:szCs w:val="18"/>
                <w:lang w:val="en-GB" w:eastAsia="ja-JP"/>
              </w:rPr>
              <w:tab/>
              <w:t xml:space="preserve">To access water/sanitation facilities </w:t>
            </w:r>
          </w:p>
          <w:p w14:paraId="5B0DA4E1" w14:textId="77777777" w:rsidR="00D744FC" w:rsidRPr="00D97825" w:rsidRDefault="00D744FC" w:rsidP="00901335">
            <w:pPr>
              <w:tabs>
                <w:tab w:val="left" w:pos="561"/>
                <w:tab w:val="center" w:pos="1166"/>
              </w:tabs>
              <w:spacing w:after="0" w:line="240" w:lineRule="auto"/>
              <w:ind w:left="618" w:hanging="618"/>
              <w:jc w:val="both"/>
              <w:rPr>
                <w:rFonts w:asciiTheme="majorHAnsi" w:hAnsiTheme="majorHAnsi" w:cstheme="majorBidi"/>
                <w:szCs w:val="18"/>
                <w:lang w:val="en-GB" w:eastAsia="ja-JP"/>
              </w:rPr>
            </w:pPr>
            <w:r>
              <w:rPr>
                <w:rFonts w:asciiTheme="majorHAnsi" w:hAnsiTheme="majorHAnsi" w:cstheme="majorBidi"/>
                <w:i/>
                <w:iCs/>
                <w:szCs w:val="18"/>
                <w:lang w:val="en-GB" w:eastAsia="ja-JP"/>
              </w:rPr>
              <w:t>7</w:t>
            </w:r>
            <w:r w:rsidRPr="00D97825">
              <w:rPr>
                <w:rFonts w:asciiTheme="majorHAnsi" w:hAnsiTheme="majorHAnsi" w:cstheme="majorBidi"/>
                <w:i/>
                <w:iCs/>
                <w:szCs w:val="18"/>
                <w:lang w:val="en-GB" w:eastAsia="ja-JP"/>
              </w:rPr>
              <w:t xml:space="preserve">  </w:t>
            </w:r>
            <w:r w:rsidRPr="00D97825">
              <w:rPr>
                <w:rFonts w:asciiTheme="majorHAnsi" w:hAnsiTheme="majorHAnsi" w:cstheme="majorBidi"/>
                <w:szCs w:val="18"/>
                <w:lang w:val="en-GB" w:eastAsia="ja-JP"/>
              </w:rPr>
              <w:t xml:space="preserve"> </w:t>
            </w:r>
            <w:r>
              <w:rPr>
                <w:rFonts w:asciiTheme="majorHAnsi" w:hAnsiTheme="majorHAnsi" w:cstheme="majorBidi"/>
                <w:szCs w:val="18"/>
                <w:lang w:val="en-GB" w:eastAsia="ja-JP"/>
              </w:rPr>
              <w:t xml:space="preserve">             </w:t>
            </w:r>
            <w:r w:rsidRPr="00D97825">
              <w:rPr>
                <w:rFonts w:asciiTheme="majorHAnsi" w:hAnsiTheme="majorHAnsi" w:cstheme="majorBidi"/>
                <w:szCs w:val="18"/>
                <w:lang w:val="en-GB" w:eastAsia="ja-JP"/>
              </w:rPr>
              <w:t>To access essential dwelling services (electricity, energy, waste disposal…)</w:t>
            </w:r>
          </w:p>
          <w:p w14:paraId="357B3490" w14:textId="77777777" w:rsidR="00D744FC" w:rsidRDefault="00D744FC" w:rsidP="00901335">
            <w:pPr>
              <w:tabs>
                <w:tab w:val="left" w:pos="561"/>
                <w:tab w:val="center" w:pos="1166"/>
              </w:tabs>
              <w:spacing w:after="0" w:line="240" w:lineRule="auto"/>
              <w:ind w:left="618" w:hanging="618"/>
              <w:jc w:val="both"/>
              <w:rPr>
                <w:rFonts w:asciiTheme="majorHAnsi" w:hAnsiTheme="majorHAnsi" w:cstheme="majorBidi"/>
                <w:szCs w:val="18"/>
                <w:lang w:val="en-GB" w:eastAsia="ja-JP"/>
              </w:rPr>
            </w:pPr>
            <w:r>
              <w:rPr>
                <w:rFonts w:asciiTheme="majorHAnsi" w:hAnsiTheme="majorHAnsi" w:cstheme="majorBidi"/>
                <w:i/>
                <w:iCs/>
                <w:szCs w:val="18"/>
                <w:lang w:val="en-GB" w:eastAsia="ja-JP"/>
              </w:rPr>
              <w:t>8</w:t>
            </w:r>
            <w:r w:rsidRPr="00D97825">
              <w:rPr>
                <w:rFonts w:asciiTheme="majorHAnsi" w:hAnsiTheme="majorHAnsi" w:cstheme="majorBidi"/>
                <w:szCs w:val="18"/>
                <w:lang w:val="en-GB" w:eastAsia="ja-JP"/>
              </w:rPr>
              <w:t xml:space="preserve">  </w:t>
            </w:r>
            <w:r>
              <w:rPr>
                <w:rFonts w:asciiTheme="majorHAnsi" w:hAnsiTheme="majorHAnsi" w:cstheme="majorBidi"/>
                <w:szCs w:val="18"/>
                <w:lang w:val="en-GB" w:eastAsia="ja-JP"/>
              </w:rPr>
              <w:t xml:space="preserve">          </w:t>
            </w:r>
            <w:r w:rsidRPr="00D97825">
              <w:rPr>
                <w:rFonts w:asciiTheme="majorHAnsi" w:hAnsiTheme="majorHAnsi" w:cstheme="majorBidi"/>
                <w:szCs w:val="18"/>
                <w:lang w:val="en-GB" w:eastAsia="ja-JP"/>
              </w:rPr>
              <w:t>To pay for existing debts</w:t>
            </w:r>
          </w:p>
          <w:p w14:paraId="529C5692" w14:textId="77777777" w:rsidR="00D744FC" w:rsidRPr="002D3C6E" w:rsidRDefault="00D744FC" w:rsidP="00901335">
            <w:pPr>
              <w:tabs>
                <w:tab w:val="left" w:pos="561"/>
                <w:tab w:val="center" w:pos="1166"/>
              </w:tabs>
              <w:spacing w:after="0" w:line="240" w:lineRule="auto"/>
              <w:ind w:left="618" w:hanging="618"/>
              <w:jc w:val="both"/>
              <w:rPr>
                <w:rFonts w:asciiTheme="majorHAnsi" w:hAnsiTheme="majorHAnsi" w:cstheme="majorBidi"/>
                <w:szCs w:val="18"/>
                <w:lang w:val="en-GB" w:eastAsia="ja-JP"/>
              </w:rPr>
            </w:pPr>
            <w:r>
              <w:rPr>
                <w:rFonts w:asciiTheme="majorHAnsi" w:hAnsiTheme="majorHAnsi" w:cstheme="majorBidi"/>
                <w:i/>
                <w:iCs/>
                <w:szCs w:val="18"/>
                <w:lang w:val="en-GB" w:eastAsia="ja-JP"/>
              </w:rPr>
              <w:t xml:space="preserve">999        </w:t>
            </w:r>
            <w:r w:rsidRPr="002D3C6E">
              <w:rPr>
                <w:rFonts w:asciiTheme="majorHAnsi" w:hAnsiTheme="majorHAnsi" w:cstheme="majorBidi"/>
                <w:szCs w:val="18"/>
              </w:rPr>
              <w:t xml:space="preserve">Other specify </w:t>
            </w:r>
            <w:bookmarkEnd w:id="162"/>
          </w:p>
        </w:tc>
      </w:tr>
    </w:tbl>
    <w:p w14:paraId="3854BBF1" w14:textId="76CBDA47" w:rsidR="00C01A3A" w:rsidRPr="00C01A3A" w:rsidRDefault="00C01A3A" w:rsidP="00C01A3A">
      <w:pPr>
        <w:spacing w:after="40"/>
        <w:rPr>
          <w:i/>
          <w:iCs/>
          <w:sz w:val="12"/>
        </w:rPr>
      </w:pPr>
      <w:r>
        <w:rPr>
          <w:i/>
          <w:iCs/>
          <w:sz w:val="12"/>
        </w:rPr>
        <w:t>Strategies to be adjusted</w:t>
      </w:r>
      <w:r w:rsidRPr="008C4D30">
        <w:rPr>
          <w:i/>
          <w:iCs/>
          <w:sz w:val="12"/>
        </w:rPr>
        <w:t xml:space="preserve"> </w:t>
      </w:r>
      <w:r>
        <w:rPr>
          <w:i/>
          <w:iCs/>
          <w:sz w:val="12"/>
        </w:rPr>
        <w:t>based on local context</w:t>
      </w:r>
      <w:r w:rsidRPr="008C4D30">
        <w:rPr>
          <w:i/>
          <w:iCs/>
          <w:sz w:val="12"/>
        </w:rPr>
        <w:t xml:space="preserve"> </w:t>
      </w:r>
      <w:r>
        <w:rPr>
          <w:i/>
          <w:iCs/>
          <w:sz w:val="12"/>
        </w:rPr>
        <w:t xml:space="preserve">/after testing. </w:t>
      </w:r>
    </w:p>
    <w:p w14:paraId="7BF84F95" w14:textId="424A04BB" w:rsidR="00E90D7B" w:rsidRPr="00886527" w:rsidRDefault="00886527">
      <w:pPr>
        <w:pStyle w:val="Titre2"/>
        <w:rPr>
          <w:color w:val="365F91" w:themeColor="accent1" w:themeShade="BF"/>
          <w:sz w:val="28"/>
          <w:szCs w:val="28"/>
        </w:rPr>
      </w:pPr>
      <w:r w:rsidRPr="00886527">
        <w:rPr>
          <w:color w:val="365F91" w:themeColor="accent1" w:themeShade="BF"/>
          <w:sz w:val="28"/>
          <w:szCs w:val="28"/>
        </w:rPr>
        <w:t xml:space="preserve">9. </w:t>
      </w:r>
      <w:r w:rsidR="00206CE6" w:rsidRPr="00886527">
        <w:rPr>
          <w:color w:val="365F91" w:themeColor="accent1" w:themeShade="BF"/>
          <w:sz w:val="28"/>
          <w:szCs w:val="28"/>
        </w:rPr>
        <w:t xml:space="preserve">Sanitation </w:t>
      </w:r>
    </w:p>
    <w:p w14:paraId="4CA672D1" w14:textId="26EC22E4" w:rsidR="00E90D7B" w:rsidRDefault="00886527">
      <w:pPr>
        <w:spacing w:before="240" w:after="40"/>
      </w:pPr>
      <w:r>
        <w:rPr>
          <w:b/>
        </w:rPr>
        <w:t>9.1</w:t>
      </w:r>
      <w:r w:rsidR="00206CE6">
        <w:rPr>
          <w:b/>
        </w:rPr>
        <w:t xml:space="preserve"> What is the main type of toilet facility used by your household?</w:t>
      </w:r>
    </w:p>
    <w:tbl>
      <w:tblPr>
        <w:tblStyle w:val="Grilledutableau"/>
        <w:tblW w:w="14235" w:type="dxa"/>
        <w:tblLook w:val="04A0" w:firstRow="1" w:lastRow="0" w:firstColumn="1" w:lastColumn="0" w:noHBand="0" w:noVBand="1"/>
      </w:tblPr>
      <w:tblGrid>
        <w:gridCol w:w="1851"/>
        <w:gridCol w:w="1851"/>
        <w:gridCol w:w="1851"/>
        <w:gridCol w:w="1851"/>
        <w:gridCol w:w="3120"/>
        <w:gridCol w:w="3711"/>
      </w:tblGrid>
      <w:tr w:rsidR="00E90D7B" w:rsidRPr="00D96A7B" w14:paraId="5C3FBD5E" w14:textId="77777777" w:rsidTr="0BBCB41E">
        <w:tc>
          <w:tcPr>
            <w:tcW w:w="1851" w:type="dxa"/>
          </w:tcPr>
          <w:p w14:paraId="288FAAAC" w14:textId="77777777" w:rsidR="00E90D7B" w:rsidRPr="00D96A7B" w:rsidRDefault="00206CE6">
            <w:pPr>
              <w:rPr>
                <w:sz w:val="16"/>
                <w:szCs w:val="28"/>
              </w:rPr>
            </w:pPr>
            <w:proofErr w:type="gramStart"/>
            <w:r w:rsidRPr="00D96A7B">
              <w:rPr>
                <w:sz w:val="16"/>
                <w:szCs w:val="28"/>
              </w:rPr>
              <w:t>10100  Flush</w:t>
            </w:r>
            <w:proofErr w:type="gramEnd"/>
            <w:r w:rsidRPr="00D96A7B">
              <w:rPr>
                <w:sz w:val="16"/>
                <w:szCs w:val="28"/>
              </w:rPr>
              <w:t xml:space="preserve"> toilet</w:t>
            </w:r>
          </w:p>
        </w:tc>
        <w:tc>
          <w:tcPr>
            <w:tcW w:w="1851" w:type="dxa"/>
          </w:tcPr>
          <w:p w14:paraId="2A934DCB" w14:textId="77777777" w:rsidR="00E90D7B" w:rsidRPr="00D96A7B" w:rsidRDefault="00206CE6">
            <w:pPr>
              <w:rPr>
                <w:sz w:val="16"/>
                <w:szCs w:val="28"/>
              </w:rPr>
            </w:pPr>
            <w:proofErr w:type="gramStart"/>
            <w:r w:rsidRPr="00D96A7B">
              <w:rPr>
                <w:sz w:val="16"/>
                <w:szCs w:val="28"/>
              </w:rPr>
              <w:t>10101  Flush</w:t>
            </w:r>
            <w:proofErr w:type="gramEnd"/>
            <w:r w:rsidRPr="00D96A7B">
              <w:rPr>
                <w:sz w:val="16"/>
                <w:szCs w:val="28"/>
              </w:rPr>
              <w:t xml:space="preserve"> toilet (own)</w:t>
            </w:r>
          </w:p>
        </w:tc>
        <w:tc>
          <w:tcPr>
            <w:tcW w:w="1851" w:type="dxa"/>
          </w:tcPr>
          <w:p w14:paraId="701C3F42" w14:textId="77777777" w:rsidR="00E90D7B" w:rsidRPr="00D96A7B" w:rsidRDefault="00206CE6">
            <w:pPr>
              <w:rPr>
                <w:sz w:val="16"/>
                <w:szCs w:val="28"/>
              </w:rPr>
            </w:pPr>
            <w:proofErr w:type="gramStart"/>
            <w:r w:rsidRPr="00D96A7B">
              <w:rPr>
                <w:sz w:val="16"/>
                <w:szCs w:val="28"/>
              </w:rPr>
              <w:t>10102  Flush</w:t>
            </w:r>
            <w:proofErr w:type="gramEnd"/>
            <w:r w:rsidRPr="00D96A7B">
              <w:rPr>
                <w:sz w:val="16"/>
                <w:szCs w:val="28"/>
              </w:rPr>
              <w:t xml:space="preserve"> toilet (shared)</w:t>
            </w:r>
          </w:p>
        </w:tc>
        <w:tc>
          <w:tcPr>
            <w:tcW w:w="1851" w:type="dxa"/>
          </w:tcPr>
          <w:p w14:paraId="06B3B101" w14:textId="77777777" w:rsidR="00E90D7B" w:rsidRPr="00D96A7B" w:rsidRDefault="00206CE6">
            <w:pPr>
              <w:rPr>
                <w:sz w:val="16"/>
                <w:szCs w:val="28"/>
              </w:rPr>
            </w:pPr>
            <w:proofErr w:type="gramStart"/>
            <w:r w:rsidRPr="00D96A7B">
              <w:rPr>
                <w:sz w:val="16"/>
                <w:szCs w:val="28"/>
              </w:rPr>
              <w:t>10200  Pour</w:t>
            </w:r>
            <w:proofErr w:type="gramEnd"/>
            <w:r w:rsidRPr="00D96A7B">
              <w:rPr>
                <w:sz w:val="16"/>
                <w:szCs w:val="28"/>
              </w:rPr>
              <w:t>-flush to pit</w:t>
            </w:r>
          </w:p>
        </w:tc>
        <w:tc>
          <w:tcPr>
            <w:tcW w:w="3120" w:type="dxa"/>
          </w:tcPr>
          <w:p w14:paraId="369A27BD" w14:textId="77777777" w:rsidR="00E90D7B" w:rsidRPr="00D96A7B" w:rsidRDefault="00206CE6">
            <w:pPr>
              <w:rPr>
                <w:sz w:val="16"/>
                <w:szCs w:val="28"/>
              </w:rPr>
            </w:pPr>
            <w:proofErr w:type="gramStart"/>
            <w:r w:rsidRPr="00D96A7B">
              <w:rPr>
                <w:sz w:val="16"/>
                <w:szCs w:val="28"/>
              </w:rPr>
              <w:t>10300  Composting</w:t>
            </w:r>
            <w:proofErr w:type="gramEnd"/>
            <w:r w:rsidRPr="00D96A7B">
              <w:rPr>
                <w:sz w:val="16"/>
                <w:szCs w:val="28"/>
              </w:rPr>
              <w:t>/dry latrine</w:t>
            </w:r>
          </w:p>
        </w:tc>
        <w:tc>
          <w:tcPr>
            <w:tcW w:w="3711" w:type="dxa"/>
          </w:tcPr>
          <w:p w14:paraId="52F35639" w14:textId="77777777" w:rsidR="00E90D7B" w:rsidRPr="00D96A7B" w:rsidRDefault="00206CE6">
            <w:pPr>
              <w:rPr>
                <w:sz w:val="16"/>
                <w:szCs w:val="28"/>
              </w:rPr>
            </w:pPr>
            <w:proofErr w:type="gramStart"/>
            <w:r w:rsidRPr="00D96A7B">
              <w:rPr>
                <w:sz w:val="16"/>
                <w:szCs w:val="28"/>
              </w:rPr>
              <w:t>10401  VIP</w:t>
            </w:r>
            <w:proofErr w:type="gramEnd"/>
            <w:r w:rsidRPr="00D96A7B">
              <w:rPr>
                <w:sz w:val="16"/>
                <w:szCs w:val="28"/>
              </w:rPr>
              <w:t>/simple pit latrine with floor/slab</w:t>
            </w:r>
          </w:p>
        </w:tc>
      </w:tr>
      <w:tr w:rsidR="00E90D7B" w:rsidRPr="00D96A7B" w14:paraId="408F65F4" w14:textId="77777777" w:rsidTr="0BBCB41E">
        <w:tc>
          <w:tcPr>
            <w:tcW w:w="1851" w:type="dxa"/>
          </w:tcPr>
          <w:p w14:paraId="1450B83C" w14:textId="77777777" w:rsidR="00E90D7B" w:rsidRPr="00D96A7B" w:rsidRDefault="00206CE6">
            <w:pPr>
              <w:rPr>
                <w:sz w:val="16"/>
                <w:szCs w:val="28"/>
              </w:rPr>
            </w:pPr>
            <w:proofErr w:type="gramStart"/>
            <w:r w:rsidRPr="00D96A7B">
              <w:rPr>
                <w:sz w:val="16"/>
                <w:szCs w:val="28"/>
              </w:rPr>
              <w:t>10402  Pit</w:t>
            </w:r>
            <w:proofErr w:type="gramEnd"/>
            <w:r w:rsidRPr="00D96A7B">
              <w:rPr>
                <w:sz w:val="16"/>
                <w:szCs w:val="28"/>
              </w:rPr>
              <w:t xml:space="preserve"> latrine without floor/slab</w:t>
            </w:r>
          </w:p>
        </w:tc>
        <w:tc>
          <w:tcPr>
            <w:tcW w:w="1851" w:type="dxa"/>
          </w:tcPr>
          <w:p w14:paraId="77B89DA6" w14:textId="77777777" w:rsidR="00E90D7B" w:rsidRPr="00D96A7B" w:rsidRDefault="00206CE6">
            <w:pPr>
              <w:rPr>
                <w:sz w:val="16"/>
                <w:szCs w:val="28"/>
              </w:rPr>
            </w:pPr>
            <w:proofErr w:type="gramStart"/>
            <w:r w:rsidRPr="00D96A7B">
              <w:rPr>
                <w:sz w:val="16"/>
                <w:szCs w:val="28"/>
              </w:rPr>
              <w:t>10403  Cement</w:t>
            </w:r>
            <w:proofErr w:type="gramEnd"/>
            <w:r w:rsidRPr="00D96A7B">
              <w:rPr>
                <w:sz w:val="16"/>
                <w:szCs w:val="28"/>
              </w:rPr>
              <w:t xml:space="preserve"> pit latrine</w:t>
            </w:r>
          </w:p>
        </w:tc>
        <w:tc>
          <w:tcPr>
            <w:tcW w:w="1851" w:type="dxa"/>
          </w:tcPr>
          <w:p w14:paraId="0084F0EE" w14:textId="77777777" w:rsidR="00E90D7B" w:rsidRPr="00D96A7B" w:rsidRDefault="00206CE6">
            <w:pPr>
              <w:rPr>
                <w:sz w:val="16"/>
                <w:szCs w:val="28"/>
              </w:rPr>
            </w:pPr>
            <w:proofErr w:type="gramStart"/>
            <w:r w:rsidRPr="00D96A7B">
              <w:rPr>
                <w:sz w:val="16"/>
                <w:szCs w:val="28"/>
              </w:rPr>
              <w:t>10404  Blair</w:t>
            </w:r>
            <w:proofErr w:type="gramEnd"/>
            <w:r w:rsidRPr="00D96A7B">
              <w:rPr>
                <w:sz w:val="16"/>
                <w:szCs w:val="28"/>
              </w:rPr>
              <w:t xml:space="preserve"> Pit Latrine</w:t>
            </w:r>
          </w:p>
        </w:tc>
        <w:tc>
          <w:tcPr>
            <w:tcW w:w="1851" w:type="dxa"/>
          </w:tcPr>
          <w:p w14:paraId="071B8540" w14:textId="77777777" w:rsidR="00E90D7B" w:rsidRPr="00D96A7B" w:rsidRDefault="00206CE6">
            <w:pPr>
              <w:rPr>
                <w:sz w:val="16"/>
                <w:szCs w:val="28"/>
              </w:rPr>
            </w:pPr>
            <w:proofErr w:type="gramStart"/>
            <w:r w:rsidRPr="00D96A7B">
              <w:rPr>
                <w:sz w:val="16"/>
                <w:szCs w:val="28"/>
              </w:rPr>
              <w:t>10405  Latrine</w:t>
            </w:r>
            <w:proofErr w:type="gramEnd"/>
            <w:r w:rsidRPr="00D96A7B">
              <w:rPr>
                <w:sz w:val="16"/>
                <w:szCs w:val="28"/>
              </w:rPr>
              <w:t xml:space="preserve"> private to HH</w:t>
            </w:r>
          </w:p>
        </w:tc>
        <w:tc>
          <w:tcPr>
            <w:tcW w:w="3120" w:type="dxa"/>
          </w:tcPr>
          <w:p w14:paraId="45D390DD" w14:textId="77777777" w:rsidR="00E90D7B" w:rsidRPr="00D96A7B" w:rsidRDefault="00206CE6">
            <w:pPr>
              <w:rPr>
                <w:sz w:val="16"/>
                <w:szCs w:val="28"/>
              </w:rPr>
            </w:pPr>
            <w:proofErr w:type="gramStart"/>
            <w:r w:rsidRPr="00D96A7B">
              <w:rPr>
                <w:sz w:val="16"/>
                <w:szCs w:val="28"/>
              </w:rPr>
              <w:t>10406  Communal</w:t>
            </w:r>
            <w:proofErr w:type="gramEnd"/>
            <w:r w:rsidRPr="00D96A7B">
              <w:rPr>
                <w:sz w:val="16"/>
                <w:szCs w:val="28"/>
              </w:rPr>
              <w:t xml:space="preserve"> latrine</w:t>
            </w:r>
          </w:p>
        </w:tc>
        <w:tc>
          <w:tcPr>
            <w:tcW w:w="3711" w:type="dxa"/>
          </w:tcPr>
          <w:p w14:paraId="60693E7F" w14:textId="77777777" w:rsidR="00E90D7B" w:rsidRPr="00D96A7B" w:rsidRDefault="00206CE6">
            <w:pPr>
              <w:rPr>
                <w:sz w:val="16"/>
                <w:szCs w:val="28"/>
              </w:rPr>
            </w:pPr>
            <w:proofErr w:type="gramStart"/>
            <w:r w:rsidRPr="00D96A7B">
              <w:rPr>
                <w:sz w:val="16"/>
                <w:szCs w:val="28"/>
              </w:rPr>
              <w:t>10500  Ventilated</w:t>
            </w:r>
            <w:proofErr w:type="gramEnd"/>
            <w:r w:rsidRPr="00D96A7B">
              <w:rPr>
                <w:sz w:val="16"/>
                <w:szCs w:val="28"/>
              </w:rPr>
              <w:t xml:space="preserve"> Improved Pit</w:t>
            </w:r>
          </w:p>
        </w:tc>
      </w:tr>
      <w:tr w:rsidR="00E90D7B" w:rsidRPr="00D96A7B" w14:paraId="03229E25" w14:textId="77777777" w:rsidTr="0BBCB41E">
        <w:tc>
          <w:tcPr>
            <w:tcW w:w="1851" w:type="dxa"/>
          </w:tcPr>
          <w:p w14:paraId="584716FC" w14:textId="77777777" w:rsidR="00E90D7B" w:rsidRPr="00D96A7B" w:rsidRDefault="00206CE6">
            <w:pPr>
              <w:rPr>
                <w:sz w:val="16"/>
                <w:szCs w:val="28"/>
              </w:rPr>
            </w:pPr>
            <w:proofErr w:type="gramStart"/>
            <w:r w:rsidRPr="00D96A7B">
              <w:rPr>
                <w:sz w:val="16"/>
                <w:szCs w:val="28"/>
              </w:rPr>
              <w:t>10501  Ventilated</w:t>
            </w:r>
            <w:proofErr w:type="gramEnd"/>
            <w:r w:rsidRPr="00D96A7B">
              <w:rPr>
                <w:sz w:val="16"/>
                <w:szCs w:val="28"/>
              </w:rPr>
              <w:t xml:space="preserve"> Improved Pit (Private to HH)</w:t>
            </w:r>
          </w:p>
        </w:tc>
        <w:tc>
          <w:tcPr>
            <w:tcW w:w="1851" w:type="dxa"/>
          </w:tcPr>
          <w:p w14:paraId="3A49971E" w14:textId="77777777" w:rsidR="00E90D7B" w:rsidRPr="00D96A7B" w:rsidRDefault="00206CE6">
            <w:pPr>
              <w:rPr>
                <w:sz w:val="16"/>
                <w:szCs w:val="28"/>
              </w:rPr>
            </w:pPr>
            <w:proofErr w:type="gramStart"/>
            <w:r w:rsidRPr="00D96A7B">
              <w:rPr>
                <w:sz w:val="16"/>
                <w:szCs w:val="28"/>
              </w:rPr>
              <w:t>10502  Ventilated</w:t>
            </w:r>
            <w:proofErr w:type="gramEnd"/>
            <w:r w:rsidRPr="00D96A7B">
              <w:rPr>
                <w:sz w:val="16"/>
                <w:szCs w:val="28"/>
              </w:rPr>
              <w:t xml:space="preserve"> Improved Pit (Communal)</w:t>
            </w:r>
          </w:p>
        </w:tc>
        <w:tc>
          <w:tcPr>
            <w:tcW w:w="1851" w:type="dxa"/>
          </w:tcPr>
          <w:p w14:paraId="34371E02" w14:textId="77777777" w:rsidR="00E90D7B" w:rsidRPr="00D96A7B" w:rsidRDefault="00206CE6">
            <w:pPr>
              <w:rPr>
                <w:sz w:val="16"/>
                <w:szCs w:val="28"/>
              </w:rPr>
            </w:pPr>
            <w:proofErr w:type="gramStart"/>
            <w:r w:rsidRPr="00D96A7B">
              <w:rPr>
                <w:sz w:val="16"/>
                <w:szCs w:val="28"/>
              </w:rPr>
              <w:t>20100  Flush</w:t>
            </w:r>
            <w:proofErr w:type="gramEnd"/>
            <w:r w:rsidRPr="00D96A7B">
              <w:rPr>
                <w:sz w:val="16"/>
                <w:szCs w:val="28"/>
              </w:rPr>
              <w:t xml:space="preserve"> or pour-flush elsewhere</w:t>
            </w:r>
          </w:p>
        </w:tc>
        <w:tc>
          <w:tcPr>
            <w:tcW w:w="1851" w:type="dxa"/>
          </w:tcPr>
          <w:p w14:paraId="418710D6" w14:textId="77777777" w:rsidR="00E90D7B" w:rsidRPr="00D96A7B" w:rsidRDefault="00206CE6">
            <w:pPr>
              <w:rPr>
                <w:sz w:val="16"/>
                <w:szCs w:val="28"/>
              </w:rPr>
            </w:pPr>
            <w:proofErr w:type="gramStart"/>
            <w:r w:rsidRPr="00D96A7B">
              <w:rPr>
                <w:sz w:val="16"/>
                <w:szCs w:val="28"/>
              </w:rPr>
              <w:t>20200  Service</w:t>
            </w:r>
            <w:proofErr w:type="gramEnd"/>
            <w:r w:rsidRPr="00D96A7B">
              <w:rPr>
                <w:sz w:val="16"/>
                <w:szCs w:val="28"/>
              </w:rPr>
              <w:t xml:space="preserve"> or bucket latrine</w:t>
            </w:r>
          </w:p>
        </w:tc>
        <w:tc>
          <w:tcPr>
            <w:tcW w:w="3120" w:type="dxa"/>
          </w:tcPr>
          <w:p w14:paraId="759DC0F9" w14:textId="77777777" w:rsidR="00E90D7B" w:rsidRPr="00D96A7B" w:rsidRDefault="00206CE6">
            <w:pPr>
              <w:rPr>
                <w:sz w:val="16"/>
                <w:szCs w:val="28"/>
              </w:rPr>
            </w:pPr>
            <w:proofErr w:type="gramStart"/>
            <w:r w:rsidRPr="00D96A7B">
              <w:rPr>
                <w:sz w:val="16"/>
                <w:szCs w:val="28"/>
              </w:rPr>
              <w:t>20300  Hanging</w:t>
            </w:r>
            <w:proofErr w:type="gramEnd"/>
            <w:r w:rsidRPr="00D96A7B">
              <w:rPr>
                <w:sz w:val="16"/>
                <w:szCs w:val="28"/>
              </w:rPr>
              <w:t xml:space="preserve"> toilet/latrine</w:t>
            </w:r>
          </w:p>
        </w:tc>
        <w:tc>
          <w:tcPr>
            <w:tcW w:w="3711" w:type="dxa"/>
          </w:tcPr>
          <w:p w14:paraId="40010B7D" w14:textId="77777777" w:rsidR="00E90D7B" w:rsidRPr="00D96A7B" w:rsidRDefault="00206CE6">
            <w:pPr>
              <w:rPr>
                <w:sz w:val="16"/>
                <w:szCs w:val="28"/>
              </w:rPr>
            </w:pPr>
            <w:proofErr w:type="gramStart"/>
            <w:r w:rsidRPr="00D96A7B">
              <w:rPr>
                <w:sz w:val="16"/>
                <w:szCs w:val="28"/>
              </w:rPr>
              <w:t>20400  No</w:t>
            </w:r>
            <w:proofErr w:type="gramEnd"/>
            <w:r w:rsidRPr="00D96A7B">
              <w:rPr>
                <w:sz w:val="16"/>
                <w:szCs w:val="28"/>
              </w:rPr>
              <w:t xml:space="preserve"> facility, field, bush, plastic bag</w:t>
            </w:r>
          </w:p>
        </w:tc>
      </w:tr>
      <w:tr w:rsidR="00E90D7B" w:rsidRPr="00D96A7B" w14:paraId="4E7D86C9" w14:textId="77777777" w:rsidTr="0BBCB41E">
        <w:tc>
          <w:tcPr>
            <w:tcW w:w="1851" w:type="dxa"/>
          </w:tcPr>
          <w:p w14:paraId="62199BD9" w14:textId="77777777" w:rsidR="00E90D7B" w:rsidRPr="00D96A7B" w:rsidRDefault="00206CE6">
            <w:pPr>
              <w:rPr>
                <w:sz w:val="16"/>
                <w:szCs w:val="28"/>
              </w:rPr>
            </w:pPr>
            <w:proofErr w:type="gramStart"/>
            <w:r w:rsidRPr="00D96A7B">
              <w:rPr>
                <w:sz w:val="16"/>
                <w:szCs w:val="28"/>
              </w:rPr>
              <w:t>20500  Non</w:t>
            </w:r>
            <w:proofErr w:type="gramEnd"/>
            <w:r w:rsidRPr="00D96A7B">
              <w:rPr>
                <w:sz w:val="16"/>
                <w:szCs w:val="28"/>
              </w:rPr>
              <w:t xml:space="preserve"> ventilated/improved pit (VIP) latrine</w:t>
            </w:r>
          </w:p>
        </w:tc>
        <w:tc>
          <w:tcPr>
            <w:tcW w:w="1851" w:type="dxa"/>
          </w:tcPr>
          <w:p w14:paraId="0B7CCCB2" w14:textId="77777777" w:rsidR="00E90D7B" w:rsidRPr="00D96A7B" w:rsidRDefault="00206CE6">
            <w:pPr>
              <w:rPr>
                <w:sz w:val="16"/>
                <w:szCs w:val="28"/>
              </w:rPr>
            </w:pPr>
            <w:proofErr w:type="gramStart"/>
            <w:r w:rsidRPr="00D96A7B">
              <w:rPr>
                <w:sz w:val="16"/>
                <w:szCs w:val="28"/>
              </w:rPr>
              <w:t>888  Don’t</w:t>
            </w:r>
            <w:proofErr w:type="gramEnd"/>
            <w:r w:rsidRPr="00D96A7B">
              <w:rPr>
                <w:sz w:val="16"/>
                <w:szCs w:val="28"/>
              </w:rPr>
              <w:t xml:space="preserve"> Know</w:t>
            </w:r>
          </w:p>
        </w:tc>
        <w:tc>
          <w:tcPr>
            <w:tcW w:w="1851" w:type="dxa"/>
          </w:tcPr>
          <w:p w14:paraId="4DC5929E" w14:textId="3ADFEEFC" w:rsidR="00E90D7B" w:rsidRPr="00D96A7B" w:rsidRDefault="00E90D7B">
            <w:pPr>
              <w:rPr>
                <w:sz w:val="16"/>
                <w:szCs w:val="28"/>
              </w:rPr>
            </w:pPr>
          </w:p>
        </w:tc>
        <w:tc>
          <w:tcPr>
            <w:tcW w:w="1851" w:type="dxa"/>
          </w:tcPr>
          <w:p w14:paraId="2F969BF4" w14:textId="77777777" w:rsidR="00E90D7B" w:rsidRPr="00D96A7B" w:rsidRDefault="00E90D7B">
            <w:pPr>
              <w:rPr>
                <w:sz w:val="16"/>
                <w:szCs w:val="28"/>
              </w:rPr>
            </w:pPr>
          </w:p>
        </w:tc>
        <w:tc>
          <w:tcPr>
            <w:tcW w:w="3120" w:type="dxa"/>
          </w:tcPr>
          <w:p w14:paraId="3FE9B057" w14:textId="77777777" w:rsidR="00E90D7B" w:rsidRPr="00D96A7B" w:rsidRDefault="00E90D7B">
            <w:pPr>
              <w:rPr>
                <w:sz w:val="16"/>
                <w:szCs w:val="28"/>
              </w:rPr>
            </w:pPr>
          </w:p>
        </w:tc>
        <w:tc>
          <w:tcPr>
            <w:tcW w:w="3711" w:type="dxa"/>
          </w:tcPr>
          <w:p w14:paraId="031EC523" w14:textId="77777777" w:rsidR="00E90D7B" w:rsidRPr="00D96A7B" w:rsidRDefault="00E90D7B">
            <w:pPr>
              <w:rPr>
                <w:sz w:val="16"/>
                <w:szCs w:val="28"/>
              </w:rPr>
            </w:pPr>
          </w:p>
        </w:tc>
      </w:tr>
    </w:tbl>
    <w:p w14:paraId="1ECE6386" w14:textId="5A3F2259" w:rsidR="007A2544" w:rsidRPr="008C4D30" w:rsidRDefault="007A2544" w:rsidP="007A2544">
      <w:pPr>
        <w:spacing w:after="40"/>
        <w:rPr>
          <w:i/>
          <w:iCs/>
          <w:sz w:val="12"/>
        </w:rPr>
      </w:pPr>
      <w:r w:rsidRPr="008C4D30">
        <w:rPr>
          <w:i/>
          <w:iCs/>
          <w:sz w:val="12"/>
        </w:rPr>
        <w:t>Respon</w:t>
      </w:r>
      <w:r>
        <w:rPr>
          <w:i/>
          <w:iCs/>
          <w:sz w:val="12"/>
        </w:rPr>
        <w:t>se</w:t>
      </w:r>
      <w:r w:rsidRPr="008C4D30">
        <w:rPr>
          <w:i/>
          <w:iCs/>
          <w:sz w:val="12"/>
        </w:rPr>
        <w:t xml:space="preserve"> options to be adjusted </w:t>
      </w:r>
      <w:r>
        <w:rPr>
          <w:i/>
          <w:iCs/>
          <w:sz w:val="12"/>
        </w:rPr>
        <w:t xml:space="preserve">based local context and </w:t>
      </w:r>
      <w:r w:rsidRPr="008C4D30">
        <w:rPr>
          <w:i/>
          <w:iCs/>
          <w:sz w:val="12"/>
        </w:rPr>
        <w:t xml:space="preserve">after testing </w:t>
      </w:r>
    </w:p>
    <w:p w14:paraId="490FA36E" w14:textId="46FF95C2" w:rsidR="00E90D7B" w:rsidRPr="00886527" w:rsidRDefault="00886527">
      <w:pPr>
        <w:pStyle w:val="Titre2"/>
        <w:rPr>
          <w:color w:val="365F91" w:themeColor="accent1" w:themeShade="BF"/>
          <w:sz w:val="28"/>
          <w:szCs w:val="28"/>
        </w:rPr>
      </w:pPr>
      <w:r w:rsidRPr="00886527">
        <w:rPr>
          <w:color w:val="365F91" w:themeColor="accent1" w:themeShade="BF"/>
          <w:sz w:val="28"/>
          <w:szCs w:val="28"/>
        </w:rPr>
        <w:t xml:space="preserve">10. </w:t>
      </w:r>
      <w:r w:rsidR="00206CE6" w:rsidRPr="00886527">
        <w:rPr>
          <w:color w:val="365F91" w:themeColor="accent1" w:themeShade="BF"/>
          <w:sz w:val="28"/>
          <w:szCs w:val="28"/>
        </w:rPr>
        <w:t xml:space="preserve">Energy </w:t>
      </w:r>
    </w:p>
    <w:p w14:paraId="77FD91BE" w14:textId="1CA4D23F" w:rsidR="00E90D7B" w:rsidRDefault="00886527">
      <w:pPr>
        <w:spacing w:before="240" w:after="40"/>
      </w:pPr>
      <w:r>
        <w:rPr>
          <w:b/>
        </w:rPr>
        <w:t>10</w:t>
      </w:r>
      <w:r w:rsidR="00206CE6">
        <w:rPr>
          <w:b/>
        </w:rPr>
        <w:t>.1 What is the main source of energy for cooking used by your household?</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E90D7B" w:rsidRPr="00D96A7B" w14:paraId="05BA9227" w14:textId="77777777">
        <w:tc>
          <w:tcPr>
            <w:tcW w:w="1851" w:type="dxa"/>
          </w:tcPr>
          <w:p w14:paraId="55CD1D9C" w14:textId="77777777" w:rsidR="00E90D7B" w:rsidRPr="00D96A7B" w:rsidRDefault="00206CE6">
            <w:pPr>
              <w:rPr>
                <w:sz w:val="16"/>
                <w:szCs w:val="28"/>
              </w:rPr>
            </w:pPr>
            <w:proofErr w:type="gramStart"/>
            <w:r w:rsidRPr="00D96A7B">
              <w:rPr>
                <w:sz w:val="16"/>
                <w:szCs w:val="28"/>
              </w:rPr>
              <w:t>0  None</w:t>
            </w:r>
            <w:proofErr w:type="gramEnd"/>
          </w:p>
        </w:tc>
        <w:tc>
          <w:tcPr>
            <w:tcW w:w="1851" w:type="dxa"/>
          </w:tcPr>
          <w:p w14:paraId="38F5BF9E" w14:textId="77777777" w:rsidR="00E90D7B" w:rsidRPr="00D96A7B" w:rsidRDefault="00206CE6">
            <w:pPr>
              <w:rPr>
                <w:sz w:val="16"/>
                <w:szCs w:val="28"/>
              </w:rPr>
            </w:pPr>
            <w:proofErr w:type="gramStart"/>
            <w:r w:rsidRPr="00D96A7B">
              <w:rPr>
                <w:sz w:val="16"/>
                <w:szCs w:val="28"/>
              </w:rPr>
              <w:t>101  Firewood</w:t>
            </w:r>
            <w:proofErr w:type="gramEnd"/>
            <w:r w:rsidRPr="00D96A7B">
              <w:rPr>
                <w:sz w:val="16"/>
                <w:szCs w:val="28"/>
              </w:rPr>
              <w:t xml:space="preserve"> (Purchased)</w:t>
            </w:r>
          </w:p>
        </w:tc>
        <w:tc>
          <w:tcPr>
            <w:tcW w:w="1851" w:type="dxa"/>
          </w:tcPr>
          <w:p w14:paraId="46C4D0FD" w14:textId="77777777" w:rsidR="00E90D7B" w:rsidRPr="00D96A7B" w:rsidRDefault="00206CE6">
            <w:pPr>
              <w:rPr>
                <w:sz w:val="16"/>
                <w:szCs w:val="28"/>
              </w:rPr>
            </w:pPr>
            <w:proofErr w:type="gramStart"/>
            <w:r w:rsidRPr="00D96A7B">
              <w:rPr>
                <w:sz w:val="16"/>
                <w:szCs w:val="28"/>
              </w:rPr>
              <w:t>102  Firewood</w:t>
            </w:r>
            <w:proofErr w:type="gramEnd"/>
            <w:r w:rsidRPr="00D96A7B">
              <w:rPr>
                <w:sz w:val="16"/>
                <w:szCs w:val="28"/>
              </w:rPr>
              <w:t xml:space="preserve"> (Collected)</w:t>
            </w:r>
          </w:p>
        </w:tc>
        <w:tc>
          <w:tcPr>
            <w:tcW w:w="1851" w:type="dxa"/>
          </w:tcPr>
          <w:p w14:paraId="0792436B" w14:textId="77777777" w:rsidR="00E90D7B" w:rsidRPr="00D96A7B" w:rsidRDefault="00206CE6">
            <w:pPr>
              <w:rPr>
                <w:sz w:val="16"/>
                <w:szCs w:val="28"/>
              </w:rPr>
            </w:pPr>
            <w:proofErr w:type="gramStart"/>
            <w:r w:rsidRPr="00D96A7B">
              <w:rPr>
                <w:sz w:val="16"/>
                <w:szCs w:val="28"/>
              </w:rPr>
              <w:t>200  Charcoal</w:t>
            </w:r>
            <w:proofErr w:type="gramEnd"/>
          </w:p>
        </w:tc>
        <w:tc>
          <w:tcPr>
            <w:tcW w:w="1851" w:type="dxa"/>
          </w:tcPr>
          <w:p w14:paraId="11311A9E" w14:textId="77777777" w:rsidR="00E90D7B" w:rsidRPr="00D96A7B" w:rsidRDefault="00206CE6">
            <w:pPr>
              <w:rPr>
                <w:sz w:val="16"/>
                <w:szCs w:val="28"/>
              </w:rPr>
            </w:pPr>
            <w:proofErr w:type="gramStart"/>
            <w:r w:rsidRPr="00D96A7B">
              <w:rPr>
                <w:sz w:val="16"/>
                <w:szCs w:val="28"/>
              </w:rPr>
              <w:t>300  Gas</w:t>
            </w:r>
            <w:proofErr w:type="gramEnd"/>
          </w:p>
        </w:tc>
        <w:tc>
          <w:tcPr>
            <w:tcW w:w="1851" w:type="dxa"/>
          </w:tcPr>
          <w:p w14:paraId="23D6E276" w14:textId="77777777" w:rsidR="00E90D7B" w:rsidRPr="00D96A7B" w:rsidRDefault="00206CE6">
            <w:pPr>
              <w:rPr>
                <w:sz w:val="16"/>
                <w:szCs w:val="28"/>
              </w:rPr>
            </w:pPr>
            <w:proofErr w:type="gramStart"/>
            <w:r w:rsidRPr="00D96A7B">
              <w:rPr>
                <w:sz w:val="16"/>
                <w:szCs w:val="28"/>
              </w:rPr>
              <w:t>400  Electricity</w:t>
            </w:r>
            <w:proofErr w:type="gramEnd"/>
          </w:p>
        </w:tc>
      </w:tr>
      <w:tr w:rsidR="00E90D7B" w:rsidRPr="00D96A7B" w14:paraId="7795006A" w14:textId="77777777">
        <w:tc>
          <w:tcPr>
            <w:tcW w:w="1851" w:type="dxa"/>
          </w:tcPr>
          <w:p w14:paraId="61858801" w14:textId="77777777" w:rsidR="00E90D7B" w:rsidRPr="00D96A7B" w:rsidRDefault="00206CE6">
            <w:pPr>
              <w:rPr>
                <w:sz w:val="16"/>
                <w:szCs w:val="28"/>
              </w:rPr>
            </w:pPr>
            <w:proofErr w:type="gramStart"/>
            <w:r w:rsidRPr="00D96A7B">
              <w:rPr>
                <w:sz w:val="16"/>
                <w:szCs w:val="28"/>
              </w:rPr>
              <w:t>500  Animal</w:t>
            </w:r>
            <w:proofErr w:type="gramEnd"/>
            <w:r w:rsidRPr="00D96A7B">
              <w:rPr>
                <w:sz w:val="16"/>
                <w:szCs w:val="28"/>
              </w:rPr>
              <w:t xml:space="preserve"> dung</w:t>
            </w:r>
          </w:p>
        </w:tc>
        <w:tc>
          <w:tcPr>
            <w:tcW w:w="1851" w:type="dxa"/>
          </w:tcPr>
          <w:p w14:paraId="5ABF8426" w14:textId="77777777" w:rsidR="00E90D7B" w:rsidRPr="00D96A7B" w:rsidRDefault="00206CE6">
            <w:pPr>
              <w:rPr>
                <w:sz w:val="16"/>
                <w:szCs w:val="28"/>
              </w:rPr>
            </w:pPr>
            <w:proofErr w:type="gramStart"/>
            <w:r w:rsidRPr="00D96A7B">
              <w:rPr>
                <w:sz w:val="16"/>
                <w:szCs w:val="28"/>
              </w:rPr>
              <w:t>600  Paraffin</w:t>
            </w:r>
            <w:proofErr w:type="gramEnd"/>
          </w:p>
        </w:tc>
        <w:tc>
          <w:tcPr>
            <w:tcW w:w="1851" w:type="dxa"/>
          </w:tcPr>
          <w:p w14:paraId="003D9454" w14:textId="77777777" w:rsidR="00E90D7B" w:rsidRPr="00D96A7B" w:rsidRDefault="00206CE6">
            <w:pPr>
              <w:rPr>
                <w:sz w:val="16"/>
                <w:szCs w:val="28"/>
              </w:rPr>
            </w:pPr>
            <w:proofErr w:type="gramStart"/>
            <w:r w:rsidRPr="00D96A7B">
              <w:rPr>
                <w:sz w:val="16"/>
                <w:szCs w:val="28"/>
              </w:rPr>
              <w:t>700  Kerosene</w:t>
            </w:r>
            <w:proofErr w:type="gramEnd"/>
          </w:p>
        </w:tc>
        <w:tc>
          <w:tcPr>
            <w:tcW w:w="1851" w:type="dxa"/>
          </w:tcPr>
          <w:p w14:paraId="55700AEB" w14:textId="77777777" w:rsidR="00E90D7B" w:rsidRPr="00D96A7B" w:rsidRDefault="00206CE6">
            <w:pPr>
              <w:rPr>
                <w:sz w:val="16"/>
                <w:szCs w:val="28"/>
              </w:rPr>
            </w:pPr>
            <w:proofErr w:type="gramStart"/>
            <w:r w:rsidRPr="00D96A7B">
              <w:rPr>
                <w:sz w:val="16"/>
                <w:szCs w:val="28"/>
              </w:rPr>
              <w:t>800  Solar</w:t>
            </w:r>
            <w:proofErr w:type="gramEnd"/>
            <w:r w:rsidRPr="00D96A7B">
              <w:rPr>
                <w:sz w:val="16"/>
                <w:szCs w:val="28"/>
              </w:rPr>
              <w:t xml:space="preserve"> Energy</w:t>
            </w:r>
          </w:p>
        </w:tc>
        <w:tc>
          <w:tcPr>
            <w:tcW w:w="1851" w:type="dxa"/>
          </w:tcPr>
          <w:p w14:paraId="465FC040" w14:textId="77777777" w:rsidR="00E90D7B" w:rsidRPr="00D96A7B" w:rsidRDefault="00206CE6">
            <w:pPr>
              <w:rPr>
                <w:sz w:val="16"/>
                <w:szCs w:val="28"/>
              </w:rPr>
            </w:pPr>
            <w:proofErr w:type="gramStart"/>
            <w:r w:rsidRPr="00D96A7B">
              <w:rPr>
                <w:sz w:val="16"/>
                <w:szCs w:val="28"/>
              </w:rPr>
              <w:t>900  Straw</w:t>
            </w:r>
            <w:proofErr w:type="gramEnd"/>
          </w:p>
        </w:tc>
        <w:tc>
          <w:tcPr>
            <w:tcW w:w="1851" w:type="dxa"/>
          </w:tcPr>
          <w:p w14:paraId="625F282C" w14:textId="59C81594" w:rsidR="00E90D7B" w:rsidRPr="00D96A7B" w:rsidRDefault="00E90D7B">
            <w:pPr>
              <w:rPr>
                <w:sz w:val="16"/>
                <w:szCs w:val="28"/>
              </w:rPr>
            </w:pPr>
          </w:p>
        </w:tc>
      </w:tr>
    </w:tbl>
    <w:p w14:paraId="7E6D464D" w14:textId="22AFDE67" w:rsidR="00E90D7B" w:rsidRDefault="00886527">
      <w:pPr>
        <w:spacing w:before="240" w:after="40"/>
      </w:pPr>
      <w:r>
        <w:rPr>
          <w:b/>
        </w:rPr>
        <w:t>10</w:t>
      </w:r>
      <w:r w:rsidR="00206CE6">
        <w:rPr>
          <w:b/>
        </w:rPr>
        <w:t>.</w:t>
      </w:r>
      <w:r>
        <w:rPr>
          <w:b/>
        </w:rPr>
        <w:t>2</w:t>
      </w:r>
      <w:r w:rsidR="00206CE6">
        <w:rPr>
          <w:b/>
        </w:rPr>
        <w:t xml:space="preserve"> What is the main source of lighting used by your household?</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E90D7B" w:rsidRPr="00D96A7B" w14:paraId="6EEFB26B" w14:textId="77777777">
        <w:tc>
          <w:tcPr>
            <w:tcW w:w="1851" w:type="dxa"/>
          </w:tcPr>
          <w:p w14:paraId="412F0536" w14:textId="77777777" w:rsidR="00E90D7B" w:rsidRPr="00D96A7B" w:rsidRDefault="00206CE6">
            <w:pPr>
              <w:rPr>
                <w:sz w:val="16"/>
                <w:szCs w:val="28"/>
              </w:rPr>
            </w:pPr>
            <w:proofErr w:type="gramStart"/>
            <w:r w:rsidRPr="00D96A7B">
              <w:rPr>
                <w:sz w:val="16"/>
                <w:szCs w:val="28"/>
              </w:rPr>
              <w:t>0  None</w:t>
            </w:r>
            <w:proofErr w:type="gramEnd"/>
          </w:p>
        </w:tc>
        <w:tc>
          <w:tcPr>
            <w:tcW w:w="1851" w:type="dxa"/>
          </w:tcPr>
          <w:p w14:paraId="43E7D198" w14:textId="77777777" w:rsidR="00E90D7B" w:rsidRPr="00D96A7B" w:rsidRDefault="00206CE6">
            <w:pPr>
              <w:rPr>
                <w:sz w:val="16"/>
                <w:szCs w:val="28"/>
              </w:rPr>
            </w:pPr>
            <w:proofErr w:type="gramStart"/>
            <w:r w:rsidRPr="00D96A7B">
              <w:rPr>
                <w:sz w:val="16"/>
                <w:szCs w:val="28"/>
              </w:rPr>
              <w:t>100  Fire</w:t>
            </w:r>
            <w:proofErr w:type="gramEnd"/>
            <w:r w:rsidRPr="00D96A7B">
              <w:rPr>
                <w:sz w:val="16"/>
                <w:szCs w:val="28"/>
              </w:rPr>
              <w:t xml:space="preserve"> (wood, straw, etc.)</w:t>
            </w:r>
          </w:p>
        </w:tc>
        <w:tc>
          <w:tcPr>
            <w:tcW w:w="1851" w:type="dxa"/>
          </w:tcPr>
          <w:p w14:paraId="2F607A0E" w14:textId="77777777" w:rsidR="00E90D7B" w:rsidRPr="00D96A7B" w:rsidRDefault="00206CE6">
            <w:pPr>
              <w:rPr>
                <w:sz w:val="16"/>
                <w:szCs w:val="28"/>
              </w:rPr>
            </w:pPr>
            <w:proofErr w:type="gramStart"/>
            <w:r w:rsidRPr="00D96A7B">
              <w:rPr>
                <w:sz w:val="16"/>
                <w:szCs w:val="28"/>
              </w:rPr>
              <w:t>200  Charcoal</w:t>
            </w:r>
            <w:proofErr w:type="gramEnd"/>
          </w:p>
        </w:tc>
        <w:tc>
          <w:tcPr>
            <w:tcW w:w="1851" w:type="dxa"/>
          </w:tcPr>
          <w:p w14:paraId="233729A7" w14:textId="77777777" w:rsidR="00E90D7B" w:rsidRPr="00D96A7B" w:rsidRDefault="00206CE6">
            <w:pPr>
              <w:rPr>
                <w:sz w:val="16"/>
                <w:szCs w:val="28"/>
              </w:rPr>
            </w:pPr>
            <w:proofErr w:type="gramStart"/>
            <w:r w:rsidRPr="00D96A7B">
              <w:rPr>
                <w:sz w:val="16"/>
                <w:szCs w:val="28"/>
              </w:rPr>
              <w:t>300  Gas</w:t>
            </w:r>
            <w:proofErr w:type="gramEnd"/>
          </w:p>
        </w:tc>
        <w:tc>
          <w:tcPr>
            <w:tcW w:w="1851" w:type="dxa"/>
          </w:tcPr>
          <w:p w14:paraId="1645B8D9" w14:textId="77777777" w:rsidR="00E90D7B" w:rsidRPr="00D96A7B" w:rsidRDefault="00206CE6">
            <w:pPr>
              <w:rPr>
                <w:sz w:val="16"/>
                <w:szCs w:val="28"/>
              </w:rPr>
            </w:pPr>
            <w:proofErr w:type="gramStart"/>
            <w:r w:rsidRPr="00D96A7B">
              <w:rPr>
                <w:sz w:val="16"/>
                <w:szCs w:val="28"/>
              </w:rPr>
              <w:t>401  Public</w:t>
            </w:r>
            <w:proofErr w:type="gramEnd"/>
            <w:r w:rsidRPr="00D96A7B">
              <w:rPr>
                <w:sz w:val="16"/>
                <w:szCs w:val="28"/>
              </w:rPr>
              <w:t xml:space="preserve"> electricity provider</w:t>
            </w:r>
          </w:p>
        </w:tc>
        <w:tc>
          <w:tcPr>
            <w:tcW w:w="1851" w:type="dxa"/>
          </w:tcPr>
          <w:p w14:paraId="0BD113C2" w14:textId="77777777" w:rsidR="00E90D7B" w:rsidRPr="00D96A7B" w:rsidRDefault="00206CE6">
            <w:pPr>
              <w:rPr>
                <w:sz w:val="16"/>
                <w:szCs w:val="28"/>
              </w:rPr>
            </w:pPr>
            <w:proofErr w:type="gramStart"/>
            <w:r w:rsidRPr="00D96A7B">
              <w:rPr>
                <w:sz w:val="16"/>
                <w:szCs w:val="28"/>
              </w:rPr>
              <w:t>402  Private</w:t>
            </w:r>
            <w:proofErr w:type="gramEnd"/>
            <w:r w:rsidRPr="00D96A7B">
              <w:rPr>
                <w:sz w:val="16"/>
                <w:szCs w:val="28"/>
              </w:rPr>
              <w:t xml:space="preserve"> electricity provider</w:t>
            </w:r>
          </w:p>
        </w:tc>
      </w:tr>
      <w:tr w:rsidR="00E90D7B" w:rsidRPr="00D96A7B" w14:paraId="2E7AF2F5" w14:textId="77777777" w:rsidTr="00EF0BA3">
        <w:trPr>
          <w:trHeight w:val="494"/>
        </w:trPr>
        <w:tc>
          <w:tcPr>
            <w:tcW w:w="1851" w:type="dxa"/>
          </w:tcPr>
          <w:p w14:paraId="7C9CB4DE" w14:textId="77777777" w:rsidR="00E90D7B" w:rsidRPr="00D96A7B" w:rsidRDefault="00206CE6">
            <w:pPr>
              <w:rPr>
                <w:sz w:val="16"/>
                <w:szCs w:val="28"/>
              </w:rPr>
            </w:pPr>
            <w:proofErr w:type="gramStart"/>
            <w:r w:rsidRPr="00D96A7B">
              <w:rPr>
                <w:sz w:val="16"/>
                <w:szCs w:val="28"/>
              </w:rPr>
              <w:t>403  Rural</w:t>
            </w:r>
            <w:proofErr w:type="gramEnd"/>
            <w:r w:rsidRPr="00D96A7B">
              <w:rPr>
                <w:sz w:val="16"/>
                <w:szCs w:val="28"/>
              </w:rPr>
              <w:t xml:space="preserve"> electrification plan</w:t>
            </w:r>
          </w:p>
        </w:tc>
        <w:tc>
          <w:tcPr>
            <w:tcW w:w="1851" w:type="dxa"/>
          </w:tcPr>
          <w:p w14:paraId="22D3AE8C" w14:textId="77777777" w:rsidR="00E90D7B" w:rsidRPr="00D96A7B" w:rsidRDefault="00206CE6">
            <w:pPr>
              <w:rPr>
                <w:sz w:val="16"/>
                <w:szCs w:val="28"/>
              </w:rPr>
            </w:pPr>
            <w:proofErr w:type="gramStart"/>
            <w:r w:rsidRPr="00D96A7B">
              <w:rPr>
                <w:sz w:val="16"/>
                <w:szCs w:val="28"/>
              </w:rPr>
              <w:t>500  Candles</w:t>
            </w:r>
            <w:proofErr w:type="gramEnd"/>
          </w:p>
        </w:tc>
        <w:tc>
          <w:tcPr>
            <w:tcW w:w="1851" w:type="dxa"/>
          </w:tcPr>
          <w:p w14:paraId="2DDBFB1D" w14:textId="77777777" w:rsidR="00E90D7B" w:rsidRPr="00D96A7B" w:rsidRDefault="00206CE6">
            <w:pPr>
              <w:rPr>
                <w:sz w:val="16"/>
                <w:szCs w:val="28"/>
              </w:rPr>
            </w:pPr>
            <w:proofErr w:type="gramStart"/>
            <w:r w:rsidRPr="00D96A7B">
              <w:rPr>
                <w:sz w:val="16"/>
                <w:szCs w:val="28"/>
              </w:rPr>
              <w:t>600  Generator</w:t>
            </w:r>
            <w:proofErr w:type="gramEnd"/>
          </w:p>
        </w:tc>
        <w:tc>
          <w:tcPr>
            <w:tcW w:w="1851" w:type="dxa"/>
          </w:tcPr>
          <w:p w14:paraId="6B3D6199" w14:textId="77777777" w:rsidR="00E90D7B" w:rsidRPr="00D96A7B" w:rsidRDefault="00206CE6">
            <w:pPr>
              <w:rPr>
                <w:sz w:val="16"/>
                <w:szCs w:val="28"/>
              </w:rPr>
            </w:pPr>
            <w:proofErr w:type="gramStart"/>
            <w:r w:rsidRPr="00D96A7B">
              <w:rPr>
                <w:sz w:val="16"/>
                <w:szCs w:val="28"/>
              </w:rPr>
              <w:t>701  Simple</w:t>
            </w:r>
            <w:proofErr w:type="gramEnd"/>
            <w:r w:rsidRPr="00D96A7B">
              <w:rPr>
                <w:sz w:val="16"/>
                <w:szCs w:val="28"/>
              </w:rPr>
              <w:t xml:space="preserve"> solar lantern</w:t>
            </w:r>
          </w:p>
        </w:tc>
        <w:tc>
          <w:tcPr>
            <w:tcW w:w="1851" w:type="dxa"/>
          </w:tcPr>
          <w:p w14:paraId="2CD61129" w14:textId="77777777" w:rsidR="00E90D7B" w:rsidRPr="00D96A7B" w:rsidRDefault="00206CE6">
            <w:pPr>
              <w:rPr>
                <w:sz w:val="16"/>
                <w:szCs w:val="28"/>
              </w:rPr>
            </w:pPr>
            <w:proofErr w:type="gramStart"/>
            <w:r w:rsidRPr="00D96A7B">
              <w:rPr>
                <w:sz w:val="16"/>
                <w:szCs w:val="28"/>
              </w:rPr>
              <w:t>702  Solar</w:t>
            </w:r>
            <w:proofErr w:type="gramEnd"/>
            <w:r w:rsidRPr="00D96A7B">
              <w:rPr>
                <w:sz w:val="16"/>
                <w:szCs w:val="28"/>
              </w:rPr>
              <w:t xml:space="preserve"> energy kit (several lamps)</w:t>
            </w:r>
          </w:p>
        </w:tc>
        <w:tc>
          <w:tcPr>
            <w:tcW w:w="1851" w:type="dxa"/>
          </w:tcPr>
          <w:p w14:paraId="2B5D1EFF" w14:textId="77777777" w:rsidR="00E90D7B" w:rsidRPr="00D96A7B" w:rsidRDefault="00206CE6">
            <w:pPr>
              <w:rPr>
                <w:sz w:val="16"/>
                <w:szCs w:val="28"/>
              </w:rPr>
            </w:pPr>
            <w:proofErr w:type="gramStart"/>
            <w:r w:rsidRPr="00D96A7B">
              <w:rPr>
                <w:sz w:val="16"/>
                <w:szCs w:val="28"/>
              </w:rPr>
              <w:t>703  Full</w:t>
            </w:r>
            <w:proofErr w:type="gramEnd"/>
            <w:r w:rsidRPr="00D96A7B">
              <w:rPr>
                <w:sz w:val="16"/>
                <w:szCs w:val="28"/>
              </w:rPr>
              <w:t xml:space="preserve"> solar home system (sufficient for several lamps and electric appliances)</w:t>
            </w:r>
          </w:p>
        </w:tc>
      </w:tr>
      <w:tr w:rsidR="00E90D7B" w:rsidRPr="00D96A7B" w14:paraId="1B354C08" w14:textId="77777777">
        <w:tc>
          <w:tcPr>
            <w:tcW w:w="1851" w:type="dxa"/>
          </w:tcPr>
          <w:p w14:paraId="3DC75E12" w14:textId="77777777" w:rsidR="00E90D7B" w:rsidRPr="00D96A7B" w:rsidRDefault="00206CE6">
            <w:pPr>
              <w:rPr>
                <w:sz w:val="16"/>
                <w:szCs w:val="28"/>
              </w:rPr>
            </w:pPr>
            <w:proofErr w:type="gramStart"/>
            <w:r w:rsidRPr="00D96A7B">
              <w:rPr>
                <w:sz w:val="16"/>
                <w:szCs w:val="28"/>
              </w:rPr>
              <w:t>800  Torch</w:t>
            </w:r>
            <w:proofErr w:type="gramEnd"/>
          </w:p>
        </w:tc>
        <w:tc>
          <w:tcPr>
            <w:tcW w:w="1851" w:type="dxa"/>
          </w:tcPr>
          <w:p w14:paraId="2470B3CE" w14:textId="77777777" w:rsidR="00E90D7B" w:rsidRPr="00D96A7B" w:rsidRDefault="00206CE6">
            <w:pPr>
              <w:rPr>
                <w:sz w:val="16"/>
                <w:szCs w:val="28"/>
              </w:rPr>
            </w:pPr>
            <w:proofErr w:type="gramStart"/>
            <w:r w:rsidRPr="00D96A7B">
              <w:rPr>
                <w:sz w:val="16"/>
                <w:szCs w:val="28"/>
              </w:rPr>
              <w:t>900  Oil</w:t>
            </w:r>
            <w:proofErr w:type="gramEnd"/>
          </w:p>
        </w:tc>
        <w:tc>
          <w:tcPr>
            <w:tcW w:w="1851" w:type="dxa"/>
          </w:tcPr>
          <w:p w14:paraId="12AEA275" w14:textId="3F2CB788" w:rsidR="00E90D7B" w:rsidRPr="00D96A7B" w:rsidRDefault="00E90D7B">
            <w:pPr>
              <w:rPr>
                <w:sz w:val="16"/>
                <w:szCs w:val="28"/>
              </w:rPr>
            </w:pPr>
          </w:p>
        </w:tc>
        <w:tc>
          <w:tcPr>
            <w:tcW w:w="1851" w:type="dxa"/>
          </w:tcPr>
          <w:p w14:paraId="509B13F5" w14:textId="77777777" w:rsidR="00E90D7B" w:rsidRPr="00D96A7B" w:rsidRDefault="00E90D7B">
            <w:pPr>
              <w:rPr>
                <w:sz w:val="16"/>
                <w:szCs w:val="28"/>
              </w:rPr>
            </w:pPr>
          </w:p>
        </w:tc>
        <w:tc>
          <w:tcPr>
            <w:tcW w:w="1851" w:type="dxa"/>
          </w:tcPr>
          <w:p w14:paraId="68597358" w14:textId="77777777" w:rsidR="00E90D7B" w:rsidRPr="00D96A7B" w:rsidRDefault="00E90D7B">
            <w:pPr>
              <w:rPr>
                <w:sz w:val="16"/>
                <w:szCs w:val="28"/>
              </w:rPr>
            </w:pPr>
          </w:p>
        </w:tc>
        <w:tc>
          <w:tcPr>
            <w:tcW w:w="1851" w:type="dxa"/>
          </w:tcPr>
          <w:p w14:paraId="4AAAF2E6" w14:textId="77777777" w:rsidR="00E90D7B" w:rsidRPr="00D96A7B" w:rsidRDefault="00E90D7B">
            <w:pPr>
              <w:rPr>
                <w:sz w:val="16"/>
                <w:szCs w:val="28"/>
              </w:rPr>
            </w:pPr>
          </w:p>
        </w:tc>
      </w:tr>
    </w:tbl>
    <w:p w14:paraId="010AD997" w14:textId="14D9902D" w:rsidR="00E90D7B" w:rsidRPr="00886527" w:rsidRDefault="00886527">
      <w:pPr>
        <w:pStyle w:val="Titre2"/>
        <w:rPr>
          <w:color w:val="365F91" w:themeColor="accent1" w:themeShade="BF"/>
          <w:sz w:val="28"/>
          <w:szCs w:val="28"/>
        </w:rPr>
      </w:pPr>
      <w:r>
        <w:rPr>
          <w:color w:val="365F91" w:themeColor="accent1" w:themeShade="BF"/>
          <w:sz w:val="28"/>
          <w:szCs w:val="28"/>
        </w:rPr>
        <w:t xml:space="preserve">11. </w:t>
      </w:r>
      <w:r w:rsidR="00206CE6" w:rsidRPr="00886527">
        <w:rPr>
          <w:color w:val="365F91" w:themeColor="accent1" w:themeShade="BF"/>
          <w:sz w:val="28"/>
          <w:szCs w:val="28"/>
        </w:rPr>
        <w:t>Water (Sources)</w:t>
      </w:r>
    </w:p>
    <w:p w14:paraId="184A3313" w14:textId="5CEEF96B" w:rsidR="00E90D7B" w:rsidRDefault="00886527">
      <w:pPr>
        <w:spacing w:before="240" w:after="40"/>
      </w:pPr>
      <w:r>
        <w:rPr>
          <w:b/>
        </w:rPr>
        <w:t>11</w:t>
      </w:r>
      <w:r w:rsidR="00206CE6">
        <w:rPr>
          <w:b/>
        </w:rPr>
        <w:t>.1 What is the MAIN source of drinking water for your household?</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E90D7B" w:rsidRPr="00D96A7B" w14:paraId="700BD15A" w14:textId="77777777">
        <w:tc>
          <w:tcPr>
            <w:tcW w:w="1851" w:type="dxa"/>
          </w:tcPr>
          <w:p w14:paraId="719622BD" w14:textId="77777777" w:rsidR="00E90D7B" w:rsidRPr="00D96A7B" w:rsidRDefault="00206CE6">
            <w:pPr>
              <w:rPr>
                <w:sz w:val="16"/>
                <w:szCs w:val="28"/>
              </w:rPr>
            </w:pPr>
            <w:proofErr w:type="gramStart"/>
            <w:r w:rsidRPr="00D96A7B">
              <w:rPr>
                <w:sz w:val="16"/>
                <w:szCs w:val="28"/>
              </w:rPr>
              <w:lastRenderedPageBreak/>
              <w:t>101  Piped</w:t>
            </w:r>
            <w:proofErr w:type="gramEnd"/>
            <w:r w:rsidRPr="00D96A7B">
              <w:rPr>
                <w:sz w:val="16"/>
                <w:szCs w:val="28"/>
              </w:rPr>
              <w:t xml:space="preserve"> Water (Inside the house)</w:t>
            </w:r>
          </w:p>
        </w:tc>
        <w:tc>
          <w:tcPr>
            <w:tcW w:w="1851" w:type="dxa"/>
          </w:tcPr>
          <w:p w14:paraId="27BF92E7" w14:textId="77777777" w:rsidR="00E90D7B" w:rsidRPr="00D96A7B" w:rsidRDefault="00206CE6">
            <w:pPr>
              <w:rPr>
                <w:sz w:val="16"/>
                <w:szCs w:val="28"/>
              </w:rPr>
            </w:pPr>
            <w:proofErr w:type="gramStart"/>
            <w:r w:rsidRPr="00D96A7B">
              <w:rPr>
                <w:sz w:val="16"/>
                <w:szCs w:val="28"/>
              </w:rPr>
              <w:t>102  Piped</w:t>
            </w:r>
            <w:proofErr w:type="gramEnd"/>
            <w:r w:rsidRPr="00D96A7B">
              <w:rPr>
                <w:sz w:val="16"/>
                <w:szCs w:val="28"/>
              </w:rPr>
              <w:t xml:space="preserve"> Water (Outside the house)</w:t>
            </w:r>
          </w:p>
        </w:tc>
        <w:tc>
          <w:tcPr>
            <w:tcW w:w="1851" w:type="dxa"/>
          </w:tcPr>
          <w:p w14:paraId="7B7368E1" w14:textId="77777777" w:rsidR="00E90D7B" w:rsidRPr="00D96A7B" w:rsidRDefault="00206CE6">
            <w:pPr>
              <w:rPr>
                <w:sz w:val="16"/>
                <w:szCs w:val="28"/>
              </w:rPr>
            </w:pPr>
            <w:proofErr w:type="gramStart"/>
            <w:r w:rsidRPr="00D96A7B">
              <w:rPr>
                <w:sz w:val="16"/>
                <w:szCs w:val="28"/>
              </w:rPr>
              <w:t>200  Public</w:t>
            </w:r>
            <w:proofErr w:type="gramEnd"/>
            <w:r w:rsidRPr="00D96A7B">
              <w:rPr>
                <w:sz w:val="16"/>
                <w:szCs w:val="28"/>
              </w:rPr>
              <w:t xml:space="preserve"> tap/standpipe</w:t>
            </w:r>
          </w:p>
        </w:tc>
        <w:tc>
          <w:tcPr>
            <w:tcW w:w="1851" w:type="dxa"/>
          </w:tcPr>
          <w:p w14:paraId="158B6C16" w14:textId="77777777" w:rsidR="00E90D7B" w:rsidRPr="00D96A7B" w:rsidRDefault="00206CE6">
            <w:pPr>
              <w:rPr>
                <w:sz w:val="16"/>
                <w:szCs w:val="28"/>
              </w:rPr>
            </w:pPr>
            <w:proofErr w:type="gramStart"/>
            <w:r w:rsidRPr="00D96A7B">
              <w:rPr>
                <w:sz w:val="16"/>
                <w:szCs w:val="28"/>
              </w:rPr>
              <w:t>300  Tube</w:t>
            </w:r>
            <w:proofErr w:type="gramEnd"/>
            <w:r w:rsidRPr="00D96A7B">
              <w:rPr>
                <w:sz w:val="16"/>
                <w:szCs w:val="28"/>
              </w:rPr>
              <w:t xml:space="preserve"> well/borehole (and pump)</w:t>
            </w:r>
          </w:p>
        </w:tc>
        <w:tc>
          <w:tcPr>
            <w:tcW w:w="1851" w:type="dxa"/>
          </w:tcPr>
          <w:p w14:paraId="20BE54A5" w14:textId="77777777" w:rsidR="00E90D7B" w:rsidRPr="00D96A7B" w:rsidRDefault="00206CE6">
            <w:pPr>
              <w:rPr>
                <w:sz w:val="16"/>
                <w:szCs w:val="28"/>
              </w:rPr>
            </w:pPr>
            <w:proofErr w:type="gramStart"/>
            <w:r w:rsidRPr="00D96A7B">
              <w:rPr>
                <w:sz w:val="16"/>
                <w:szCs w:val="28"/>
              </w:rPr>
              <w:t>401  Protected</w:t>
            </w:r>
            <w:proofErr w:type="gramEnd"/>
            <w:r w:rsidRPr="00D96A7B">
              <w:rPr>
                <w:sz w:val="16"/>
                <w:szCs w:val="28"/>
              </w:rPr>
              <w:t xml:space="preserve"> dug well</w:t>
            </w:r>
          </w:p>
        </w:tc>
        <w:tc>
          <w:tcPr>
            <w:tcW w:w="1851" w:type="dxa"/>
          </w:tcPr>
          <w:p w14:paraId="40C210D0" w14:textId="77777777" w:rsidR="00E90D7B" w:rsidRPr="00D96A7B" w:rsidRDefault="00206CE6">
            <w:pPr>
              <w:rPr>
                <w:sz w:val="16"/>
                <w:szCs w:val="28"/>
              </w:rPr>
            </w:pPr>
            <w:proofErr w:type="gramStart"/>
            <w:r w:rsidRPr="00D96A7B">
              <w:rPr>
                <w:sz w:val="16"/>
                <w:szCs w:val="28"/>
              </w:rPr>
              <w:t>402  Protected</w:t>
            </w:r>
            <w:proofErr w:type="gramEnd"/>
            <w:r w:rsidRPr="00D96A7B">
              <w:rPr>
                <w:sz w:val="16"/>
                <w:szCs w:val="28"/>
              </w:rPr>
              <w:t xml:space="preserve"> spring</w:t>
            </w:r>
          </w:p>
        </w:tc>
      </w:tr>
      <w:tr w:rsidR="00E90D7B" w:rsidRPr="00D96A7B" w14:paraId="0EF4FE03" w14:textId="77777777">
        <w:tc>
          <w:tcPr>
            <w:tcW w:w="1851" w:type="dxa"/>
          </w:tcPr>
          <w:p w14:paraId="106B6914" w14:textId="77777777" w:rsidR="00E90D7B" w:rsidRPr="00D96A7B" w:rsidRDefault="00206CE6">
            <w:pPr>
              <w:rPr>
                <w:sz w:val="16"/>
                <w:szCs w:val="28"/>
              </w:rPr>
            </w:pPr>
            <w:proofErr w:type="gramStart"/>
            <w:r w:rsidRPr="00D96A7B">
              <w:rPr>
                <w:sz w:val="16"/>
                <w:szCs w:val="28"/>
              </w:rPr>
              <w:t>403  Protected</w:t>
            </w:r>
            <w:proofErr w:type="gramEnd"/>
            <w:r w:rsidRPr="00D96A7B">
              <w:rPr>
                <w:sz w:val="16"/>
                <w:szCs w:val="28"/>
              </w:rPr>
              <w:t xml:space="preserve"> stored collected (incl. storage tanks)</w:t>
            </w:r>
          </w:p>
        </w:tc>
        <w:tc>
          <w:tcPr>
            <w:tcW w:w="1851" w:type="dxa"/>
          </w:tcPr>
          <w:p w14:paraId="03AACFA7" w14:textId="77777777" w:rsidR="00E90D7B" w:rsidRPr="00D96A7B" w:rsidRDefault="00206CE6">
            <w:pPr>
              <w:rPr>
                <w:sz w:val="16"/>
                <w:szCs w:val="28"/>
              </w:rPr>
            </w:pPr>
            <w:proofErr w:type="gramStart"/>
            <w:r w:rsidRPr="00D96A7B">
              <w:rPr>
                <w:sz w:val="16"/>
                <w:szCs w:val="28"/>
              </w:rPr>
              <w:t>501  Unprotected</w:t>
            </w:r>
            <w:proofErr w:type="gramEnd"/>
            <w:r w:rsidRPr="00D96A7B">
              <w:rPr>
                <w:sz w:val="16"/>
                <w:szCs w:val="28"/>
              </w:rPr>
              <w:t xml:space="preserve"> dug well</w:t>
            </w:r>
          </w:p>
        </w:tc>
        <w:tc>
          <w:tcPr>
            <w:tcW w:w="1851" w:type="dxa"/>
          </w:tcPr>
          <w:p w14:paraId="4AECF3AA" w14:textId="77777777" w:rsidR="00E90D7B" w:rsidRPr="00D96A7B" w:rsidRDefault="00206CE6">
            <w:pPr>
              <w:rPr>
                <w:sz w:val="16"/>
                <w:szCs w:val="28"/>
              </w:rPr>
            </w:pPr>
            <w:proofErr w:type="gramStart"/>
            <w:r w:rsidRPr="00D96A7B">
              <w:rPr>
                <w:sz w:val="16"/>
                <w:szCs w:val="28"/>
              </w:rPr>
              <w:t>502  Unprotected</w:t>
            </w:r>
            <w:proofErr w:type="gramEnd"/>
            <w:r w:rsidRPr="00D96A7B">
              <w:rPr>
                <w:sz w:val="16"/>
                <w:szCs w:val="28"/>
              </w:rPr>
              <w:t xml:space="preserve"> spring</w:t>
            </w:r>
          </w:p>
        </w:tc>
        <w:tc>
          <w:tcPr>
            <w:tcW w:w="1851" w:type="dxa"/>
          </w:tcPr>
          <w:p w14:paraId="7F4C8ADC" w14:textId="77777777" w:rsidR="00E90D7B" w:rsidRPr="00D96A7B" w:rsidRDefault="00206CE6">
            <w:pPr>
              <w:rPr>
                <w:sz w:val="16"/>
                <w:szCs w:val="28"/>
              </w:rPr>
            </w:pPr>
            <w:proofErr w:type="gramStart"/>
            <w:r w:rsidRPr="00D96A7B">
              <w:rPr>
                <w:sz w:val="16"/>
                <w:szCs w:val="28"/>
              </w:rPr>
              <w:t>503  Rain</w:t>
            </w:r>
            <w:proofErr w:type="gramEnd"/>
            <w:r w:rsidRPr="00D96A7B">
              <w:rPr>
                <w:sz w:val="16"/>
                <w:szCs w:val="28"/>
              </w:rPr>
              <w:t xml:space="preserve"> water collection</w:t>
            </w:r>
          </w:p>
        </w:tc>
        <w:tc>
          <w:tcPr>
            <w:tcW w:w="1851" w:type="dxa"/>
          </w:tcPr>
          <w:p w14:paraId="36780C6A" w14:textId="77777777" w:rsidR="00E90D7B" w:rsidRPr="00D96A7B" w:rsidRDefault="00206CE6">
            <w:pPr>
              <w:rPr>
                <w:sz w:val="16"/>
                <w:szCs w:val="28"/>
              </w:rPr>
            </w:pPr>
            <w:proofErr w:type="gramStart"/>
            <w:r w:rsidRPr="00D96A7B">
              <w:rPr>
                <w:sz w:val="16"/>
                <w:szCs w:val="28"/>
              </w:rPr>
              <w:t>504  Surface</w:t>
            </w:r>
            <w:proofErr w:type="gramEnd"/>
            <w:r w:rsidRPr="00D96A7B">
              <w:rPr>
                <w:sz w:val="16"/>
                <w:szCs w:val="28"/>
              </w:rPr>
              <w:t xml:space="preserve"> water (e.g. river, pond)</w:t>
            </w:r>
          </w:p>
        </w:tc>
        <w:tc>
          <w:tcPr>
            <w:tcW w:w="1851" w:type="dxa"/>
          </w:tcPr>
          <w:p w14:paraId="368106F7" w14:textId="77777777" w:rsidR="00E90D7B" w:rsidRPr="00D96A7B" w:rsidRDefault="00206CE6">
            <w:pPr>
              <w:rPr>
                <w:sz w:val="16"/>
                <w:szCs w:val="28"/>
              </w:rPr>
            </w:pPr>
            <w:proofErr w:type="gramStart"/>
            <w:r w:rsidRPr="00D96A7B">
              <w:rPr>
                <w:sz w:val="16"/>
                <w:szCs w:val="28"/>
              </w:rPr>
              <w:t>601  UN</w:t>
            </w:r>
            <w:proofErr w:type="gramEnd"/>
            <w:r w:rsidRPr="00D96A7B">
              <w:rPr>
                <w:sz w:val="16"/>
                <w:szCs w:val="28"/>
              </w:rPr>
              <w:t>/NGO tanker/truck water</w:t>
            </w:r>
          </w:p>
        </w:tc>
      </w:tr>
      <w:tr w:rsidR="00E90D7B" w:rsidRPr="00D96A7B" w14:paraId="09F7E7BD" w14:textId="77777777">
        <w:tc>
          <w:tcPr>
            <w:tcW w:w="1851" w:type="dxa"/>
          </w:tcPr>
          <w:p w14:paraId="67C1691E" w14:textId="77777777" w:rsidR="00E90D7B" w:rsidRPr="00D96A7B" w:rsidRDefault="00206CE6">
            <w:pPr>
              <w:rPr>
                <w:sz w:val="16"/>
                <w:szCs w:val="28"/>
              </w:rPr>
            </w:pPr>
            <w:proofErr w:type="gramStart"/>
            <w:r w:rsidRPr="00D96A7B">
              <w:rPr>
                <w:sz w:val="16"/>
                <w:szCs w:val="28"/>
              </w:rPr>
              <w:t>602  Private</w:t>
            </w:r>
            <w:proofErr w:type="gramEnd"/>
            <w:r w:rsidRPr="00D96A7B">
              <w:rPr>
                <w:sz w:val="16"/>
                <w:szCs w:val="28"/>
              </w:rPr>
              <w:t xml:space="preserve"> or Government truck water</w:t>
            </w:r>
          </w:p>
        </w:tc>
        <w:tc>
          <w:tcPr>
            <w:tcW w:w="1851" w:type="dxa"/>
          </w:tcPr>
          <w:p w14:paraId="01EA8E4D" w14:textId="77777777" w:rsidR="00E90D7B" w:rsidRPr="00D96A7B" w:rsidRDefault="00206CE6">
            <w:pPr>
              <w:rPr>
                <w:sz w:val="16"/>
                <w:szCs w:val="28"/>
              </w:rPr>
            </w:pPr>
            <w:proofErr w:type="gramStart"/>
            <w:r w:rsidRPr="00D96A7B">
              <w:rPr>
                <w:sz w:val="16"/>
                <w:szCs w:val="28"/>
              </w:rPr>
              <w:t>700  Small</w:t>
            </w:r>
            <w:proofErr w:type="gramEnd"/>
            <w:r w:rsidRPr="00D96A7B">
              <w:rPr>
                <w:sz w:val="16"/>
                <w:szCs w:val="28"/>
              </w:rPr>
              <w:t xml:space="preserve"> water vendor</w:t>
            </w:r>
          </w:p>
        </w:tc>
        <w:tc>
          <w:tcPr>
            <w:tcW w:w="1851" w:type="dxa"/>
          </w:tcPr>
          <w:p w14:paraId="1E61D0C1" w14:textId="77777777" w:rsidR="00E90D7B" w:rsidRPr="00D96A7B" w:rsidRDefault="00206CE6">
            <w:pPr>
              <w:rPr>
                <w:sz w:val="16"/>
                <w:szCs w:val="28"/>
              </w:rPr>
            </w:pPr>
            <w:proofErr w:type="gramStart"/>
            <w:r w:rsidRPr="00D96A7B">
              <w:rPr>
                <w:sz w:val="16"/>
                <w:szCs w:val="28"/>
              </w:rPr>
              <w:t>800  Bottled</w:t>
            </w:r>
            <w:proofErr w:type="gramEnd"/>
            <w:r w:rsidRPr="00D96A7B">
              <w:rPr>
                <w:sz w:val="16"/>
                <w:szCs w:val="28"/>
              </w:rPr>
              <w:t xml:space="preserve"> water</w:t>
            </w:r>
          </w:p>
        </w:tc>
        <w:tc>
          <w:tcPr>
            <w:tcW w:w="1851" w:type="dxa"/>
          </w:tcPr>
          <w:p w14:paraId="2992391C" w14:textId="77777777" w:rsidR="00E90D7B" w:rsidRPr="00D96A7B" w:rsidRDefault="00206CE6">
            <w:pPr>
              <w:rPr>
                <w:sz w:val="16"/>
                <w:szCs w:val="28"/>
              </w:rPr>
            </w:pPr>
            <w:proofErr w:type="gramStart"/>
            <w:r w:rsidRPr="00D96A7B">
              <w:rPr>
                <w:sz w:val="16"/>
                <w:szCs w:val="28"/>
              </w:rPr>
              <w:t>999  Other</w:t>
            </w:r>
            <w:proofErr w:type="gramEnd"/>
            <w:r w:rsidRPr="00D96A7B">
              <w:rPr>
                <w:sz w:val="16"/>
                <w:szCs w:val="28"/>
              </w:rPr>
              <w:t xml:space="preserve"> (specify)</w:t>
            </w:r>
          </w:p>
        </w:tc>
        <w:tc>
          <w:tcPr>
            <w:tcW w:w="1851" w:type="dxa"/>
          </w:tcPr>
          <w:p w14:paraId="69A5AC1B" w14:textId="77777777" w:rsidR="00E90D7B" w:rsidRPr="00D96A7B" w:rsidRDefault="00E90D7B">
            <w:pPr>
              <w:rPr>
                <w:sz w:val="16"/>
                <w:szCs w:val="28"/>
              </w:rPr>
            </w:pPr>
          </w:p>
        </w:tc>
        <w:tc>
          <w:tcPr>
            <w:tcW w:w="1851" w:type="dxa"/>
          </w:tcPr>
          <w:p w14:paraId="13C865D9" w14:textId="77777777" w:rsidR="00E90D7B" w:rsidRPr="00D96A7B" w:rsidRDefault="00E90D7B">
            <w:pPr>
              <w:rPr>
                <w:sz w:val="16"/>
                <w:szCs w:val="28"/>
              </w:rPr>
            </w:pPr>
          </w:p>
        </w:tc>
      </w:tr>
    </w:tbl>
    <w:p w14:paraId="0681F017" w14:textId="0798465A" w:rsidR="00E90D7B" w:rsidRDefault="00886527">
      <w:pPr>
        <w:spacing w:before="240" w:after="40"/>
      </w:pPr>
      <w:r>
        <w:rPr>
          <w:b/>
        </w:rPr>
        <w:t>11</w:t>
      </w:r>
      <w:r w:rsidR="00206CE6">
        <w:rPr>
          <w:b/>
        </w:rPr>
        <w:t>.</w:t>
      </w:r>
      <w:r w:rsidR="004C4467">
        <w:rPr>
          <w:b/>
        </w:rPr>
        <w:t>1.1</w:t>
      </w:r>
      <w:r w:rsidR="00206CE6">
        <w:rPr>
          <w:b/>
        </w:rPr>
        <w:t xml:space="preserve"> Other (specify)</w:t>
      </w:r>
    </w:p>
    <w:p w14:paraId="39635AC9" w14:textId="35BA5108" w:rsidR="00E90D7B" w:rsidRDefault="004C4467" w:rsidP="00BF2444">
      <w:pPr>
        <w:pStyle w:val="Titre1"/>
      </w:pPr>
      <w:r>
        <w:t xml:space="preserve">12. </w:t>
      </w:r>
      <w:r w:rsidR="00206CE6">
        <w:t>Expenditures</w:t>
      </w:r>
    </w:p>
    <w:tbl>
      <w:tblPr>
        <w:tblStyle w:val="TableGrid1"/>
        <w:tblW w:w="0" w:type="auto"/>
        <w:tblLook w:val="04A0" w:firstRow="1" w:lastRow="0" w:firstColumn="1" w:lastColumn="0" w:noHBand="0" w:noVBand="1"/>
        <w:tblPrChange w:id="163" w:author="SalifouSanda OUSMANE [8]" w:date="2022-11-07T16:32:00Z">
          <w:tblPr>
            <w:tblStyle w:val="TableGrid1"/>
            <w:tblW w:w="0" w:type="auto"/>
            <w:tblLook w:val="04A0" w:firstRow="1" w:lastRow="0" w:firstColumn="1" w:lastColumn="0" w:noHBand="0" w:noVBand="1"/>
          </w:tblPr>
        </w:tblPrChange>
      </w:tblPr>
      <w:tblGrid>
        <w:gridCol w:w="427"/>
        <w:gridCol w:w="1939"/>
        <w:gridCol w:w="2621"/>
        <w:gridCol w:w="1511"/>
        <w:gridCol w:w="1051"/>
        <w:gridCol w:w="1473"/>
        <w:gridCol w:w="747"/>
        <w:gridCol w:w="227"/>
        <w:gridCol w:w="1809"/>
        <w:gridCol w:w="2891"/>
        <w:tblGridChange w:id="164">
          <w:tblGrid>
            <w:gridCol w:w="427"/>
            <w:gridCol w:w="1960"/>
            <w:gridCol w:w="2665"/>
            <w:gridCol w:w="1511"/>
            <w:gridCol w:w="947"/>
            <w:gridCol w:w="1499"/>
            <w:gridCol w:w="2738"/>
            <w:gridCol w:w="2738"/>
            <w:gridCol w:w="2949"/>
          </w:tblGrid>
        </w:tblGridChange>
      </w:tblGrid>
      <w:tr w:rsidR="00D22A0B" w:rsidRPr="00C47575" w14:paraId="31E68B01" w14:textId="77777777" w:rsidTr="00D22A0B">
        <w:trPr>
          <w:trHeight w:val="1160"/>
          <w:trPrChange w:id="165" w:author="SalifouSanda OUSMANE [8]" w:date="2022-11-07T16:32:00Z">
            <w:trPr>
              <w:trHeight w:val="1160"/>
            </w:trPr>
          </w:trPrChange>
        </w:trPr>
        <w:tc>
          <w:tcPr>
            <w:tcW w:w="0" w:type="auto"/>
            <w:vMerge w:val="restart"/>
            <w:shd w:val="clear" w:color="auto" w:fill="D9D9D9"/>
            <w:tcPrChange w:id="166" w:author="SalifouSanda OUSMANE [8]" w:date="2022-11-07T16:32:00Z">
              <w:tcPr>
                <w:tcW w:w="0" w:type="auto"/>
                <w:vMerge w:val="restart"/>
                <w:shd w:val="clear" w:color="auto" w:fill="D9D9D9"/>
              </w:tcPr>
            </w:tcPrChange>
          </w:tcPr>
          <w:p w14:paraId="21DE97B7" w14:textId="77777777" w:rsidR="00D22A0B" w:rsidRPr="00C47575" w:rsidRDefault="00D22A0B" w:rsidP="00C47575">
            <w:pPr>
              <w:rPr>
                <w:rFonts w:ascii="Calibri" w:hAnsi="Calibri" w:cs="Calibri"/>
                <w:b/>
                <w:bCs/>
                <w:sz w:val="17"/>
                <w:szCs w:val="17"/>
              </w:rPr>
            </w:pPr>
            <w:bookmarkStart w:id="167" w:name="_Hlk54187066"/>
          </w:p>
        </w:tc>
        <w:tc>
          <w:tcPr>
            <w:tcW w:w="0" w:type="auto"/>
            <w:vMerge w:val="restart"/>
            <w:shd w:val="clear" w:color="auto" w:fill="D9D9D9"/>
            <w:tcPrChange w:id="168" w:author="SalifouSanda OUSMANE [8]" w:date="2022-11-07T16:32:00Z">
              <w:tcPr>
                <w:tcW w:w="0" w:type="auto"/>
                <w:vMerge w:val="restart"/>
                <w:shd w:val="clear" w:color="auto" w:fill="D9D9D9"/>
              </w:tcPr>
            </w:tcPrChange>
          </w:tcPr>
          <w:p w14:paraId="736F16AD" w14:textId="77777777" w:rsidR="00D22A0B" w:rsidRPr="00C47575" w:rsidRDefault="00D22A0B" w:rsidP="00C47575">
            <w:pPr>
              <w:rPr>
                <w:rFonts w:ascii="Calibri" w:hAnsi="Calibri" w:cs="Calibri"/>
                <w:b/>
                <w:bCs/>
                <w:sz w:val="17"/>
                <w:szCs w:val="17"/>
              </w:rPr>
            </w:pPr>
            <w:r w:rsidRPr="00C47575">
              <w:rPr>
                <w:rFonts w:ascii="Calibri" w:hAnsi="Calibri" w:cs="Calibri"/>
                <w:b/>
                <w:bCs/>
                <w:sz w:val="17"/>
                <w:szCs w:val="17"/>
              </w:rPr>
              <w:t>Item name</w:t>
            </w:r>
          </w:p>
          <w:p w14:paraId="07C5EAD4" w14:textId="77777777" w:rsidR="00D22A0B" w:rsidRPr="00C47575" w:rsidRDefault="00D22A0B" w:rsidP="00C47575">
            <w:pPr>
              <w:rPr>
                <w:rFonts w:ascii="Calibri" w:hAnsi="Calibri" w:cs="Calibri"/>
                <w:sz w:val="17"/>
                <w:szCs w:val="17"/>
              </w:rPr>
            </w:pPr>
          </w:p>
          <w:p w14:paraId="4ECE83C8" w14:textId="77777777" w:rsidR="00D22A0B" w:rsidRPr="00C47575" w:rsidRDefault="00D22A0B" w:rsidP="00C47575">
            <w:pPr>
              <w:rPr>
                <w:rFonts w:ascii="Calibri" w:hAnsi="Calibri" w:cs="Calibri"/>
                <w:sz w:val="17"/>
                <w:szCs w:val="17"/>
              </w:rPr>
            </w:pPr>
          </w:p>
          <w:p w14:paraId="63A27568" w14:textId="77777777" w:rsidR="00D22A0B" w:rsidRPr="00C47575" w:rsidRDefault="00D22A0B" w:rsidP="00C47575">
            <w:pPr>
              <w:rPr>
                <w:rFonts w:ascii="Calibri" w:hAnsi="Calibri" w:cs="Calibri"/>
                <w:sz w:val="17"/>
                <w:szCs w:val="17"/>
              </w:rPr>
            </w:pPr>
          </w:p>
        </w:tc>
        <w:tc>
          <w:tcPr>
            <w:tcW w:w="0" w:type="auto"/>
            <w:vMerge w:val="restart"/>
            <w:shd w:val="clear" w:color="auto" w:fill="D9D9D9"/>
            <w:tcPrChange w:id="169" w:author="SalifouSanda OUSMANE [8]" w:date="2022-11-07T16:32:00Z">
              <w:tcPr>
                <w:tcW w:w="0" w:type="auto"/>
                <w:vMerge w:val="restart"/>
                <w:shd w:val="clear" w:color="auto" w:fill="D9D9D9"/>
              </w:tcPr>
            </w:tcPrChange>
          </w:tcPr>
          <w:p w14:paraId="6A7F0A3E" w14:textId="77777777" w:rsidR="00D22A0B" w:rsidRPr="00C47575" w:rsidRDefault="00D22A0B" w:rsidP="00C47575">
            <w:pPr>
              <w:rPr>
                <w:rFonts w:ascii="Calibri" w:hAnsi="Calibri" w:cs="Calibri"/>
                <w:b/>
                <w:sz w:val="17"/>
                <w:szCs w:val="17"/>
              </w:rPr>
            </w:pPr>
            <w:r w:rsidRPr="00C47575">
              <w:rPr>
                <w:rFonts w:ascii="Calibri" w:hAnsi="Calibri" w:cs="Calibri"/>
                <w:b/>
                <w:sz w:val="17"/>
                <w:szCs w:val="17"/>
              </w:rPr>
              <w:t>Example</w:t>
            </w:r>
          </w:p>
          <w:p w14:paraId="26B8E935" w14:textId="77777777" w:rsidR="00D22A0B" w:rsidRPr="00C47575" w:rsidRDefault="00D22A0B" w:rsidP="00C47575">
            <w:pPr>
              <w:rPr>
                <w:rFonts w:ascii="Calibri" w:hAnsi="Calibri" w:cs="Calibri"/>
                <w:sz w:val="17"/>
                <w:szCs w:val="17"/>
              </w:rPr>
            </w:pPr>
          </w:p>
          <w:p w14:paraId="1ED75353" w14:textId="77777777" w:rsidR="00D22A0B" w:rsidRPr="00C47575" w:rsidRDefault="00D22A0B" w:rsidP="00C47575">
            <w:pPr>
              <w:rPr>
                <w:rFonts w:ascii="Calibri" w:hAnsi="Calibri" w:cs="Calibri"/>
                <w:sz w:val="17"/>
                <w:szCs w:val="17"/>
              </w:rPr>
            </w:pPr>
            <w:r w:rsidRPr="00C47575">
              <w:rPr>
                <w:rFonts w:ascii="Calibri" w:hAnsi="Calibri" w:cs="Calibri"/>
                <w:i/>
                <w:sz w:val="17"/>
                <w:szCs w:val="17"/>
                <w:lang w:eastAsia="en-GB"/>
              </w:rPr>
              <w:t>Replace the examples below with items commonly consumed in the survey area(s).</w:t>
            </w:r>
          </w:p>
        </w:tc>
        <w:tc>
          <w:tcPr>
            <w:tcW w:w="0" w:type="auto"/>
            <w:vMerge w:val="restart"/>
            <w:shd w:val="clear" w:color="auto" w:fill="D9D9D9"/>
            <w:tcPrChange w:id="170" w:author="SalifouSanda OUSMANE [8]" w:date="2022-11-07T16:32:00Z">
              <w:tcPr>
                <w:tcW w:w="0" w:type="auto"/>
                <w:vMerge w:val="restart"/>
                <w:shd w:val="clear" w:color="auto" w:fill="D9D9D9"/>
              </w:tcPr>
            </w:tcPrChange>
          </w:tcPr>
          <w:p w14:paraId="45A44C0D" w14:textId="77777777" w:rsidR="00D22A0B" w:rsidRPr="00C47575" w:rsidRDefault="00D22A0B" w:rsidP="00C47575">
            <w:pPr>
              <w:rPr>
                <w:rFonts w:ascii="Calibri" w:hAnsi="Calibri" w:cs="Calibri"/>
                <w:b/>
                <w:sz w:val="17"/>
                <w:szCs w:val="17"/>
              </w:rPr>
            </w:pPr>
            <w:r w:rsidRPr="00C47575">
              <w:rPr>
                <w:rFonts w:ascii="Calibri" w:hAnsi="Calibri" w:cs="Calibri"/>
                <w:b/>
                <w:sz w:val="17"/>
                <w:szCs w:val="17"/>
              </w:rPr>
              <w:t>Variable Name</w:t>
            </w:r>
          </w:p>
        </w:tc>
        <w:tc>
          <w:tcPr>
            <w:tcW w:w="2144" w:type="dxa"/>
            <w:gridSpan w:val="2"/>
            <w:shd w:val="clear" w:color="auto" w:fill="D9D9D9"/>
            <w:tcPrChange w:id="171" w:author="SalifouSanda OUSMANE [8]" w:date="2022-11-07T16:32:00Z">
              <w:tcPr>
                <w:tcW w:w="0" w:type="auto"/>
                <w:gridSpan w:val="2"/>
                <w:shd w:val="clear" w:color="auto" w:fill="D9D9D9"/>
              </w:tcPr>
            </w:tcPrChange>
          </w:tcPr>
          <w:p w14:paraId="689F4626" w14:textId="77777777" w:rsidR="00D22A0B" w:rsidRDefault="00D22A0B" w:rsidP="00D55CE3">
            <w:pPr>
              <w:rPr>
                <w:rFonts w:ascii="Calibri" w:hAnsi="Calibri" w:cs="Calibri"/>
                <w:sz w:val="17"/>
                <w:szCs w:val="17"/>
              </w:rPr>
            </w:pPr>
            <w:r w:rsidRPr="00C47575">
              <w:rPr>
                <w:rFonts w:ascii="Calibri" w:hAnsi="Calibri" w:cs="Calibri"/>
                <w:sz w:val="17"/>
                <w:szCs w:val="17"/>
              </w:rPr>
              <w:t xml:space="preserve">Did your household </w:t>
            </w:r>
            <w:r w:rsidRPr="00C47575">
              <w:rPr>
                <w:rFonts w:ascii="Calibri" w:hAnsi="Calibri" w:cs="Calibri"/>
                <w:b/>
                <w:bCs/>
                <w:sz w:val="17"/>
                <w:szCs w:val="17"/>
                <w:u w:val="single"/>
              </w:rPr>
              <w:t>purchase</w:t>
            </w:r>
            <w:r w:rsidRPr="00C47575">
              <w:rPr>
                <w:rFonts w:ascii="Calibri" w:hAnsi="Calibri" w:cs="Calibri"/>
                <w:sz w:val="17"/>
                <w:szCs w:val="17"/>
                <w:u w:val="single"/>
              </w:rPr>
              <w:t xml:space="preserve"> </w:t>
            </w:r>
            <w:r w:rsidRPr="00C47575">
              <w:rPr>
                <w:rFonts w:ascii="Calibri" w:hAnsi="Calibri" w:cs="Calibri"/>
                <w:sz w:val="17"/>
                <w:szCs w:val="17"/>
              </w:rPr>
              <w:t xml:space="preserve">any [item] in the </w:t>
            </w:r>
            <w:r w:rsidRPr="00C47575">
              <w:rPr>
                <w:rFonts w:ascii="Calibri" w:hAnsi="Calibri" w:cs="Calibri"/>
                <w:b/>
                <w:bCs/>
                <w:sz w:val="17"/>
                <w:szCs w:val="17"/>
              </w:rPr>
              <w:t>last 30 days</w:t>
            </w:r>
            <w:r w:rsidRPr="00C47575">
              <w:rPr>
                <w:rFonts w:ascii="Calibri" w:hAnsi="Calibri" w:cs="Calibri"/>
                <w:sz w:val="17"/>
                <w:szCs w:val="17"/>
              </w:rPr>
              <w:t xml:space="preserve">? </w:t>
            </w:r>
          </w:p>
          <w:p w14:paraId="41530EEC" w14:textId="77777777" w:rsidR="00D22A0B" w:rsidRPr="00C47575" w:rsidRDefault="00D22A0B" w:rsidP="00D55CE3">
            <w:pPr>
              <w:rPr>
                <w:rFonts w:ascii="Calibri" w:hAnsi="Calibri" w:cs="Calibri"/>
                <w:sz w:val="17"/>
                <w:szCs w:val="17"/>
              </w:rPr>
            </w:pPr>
          </w:p>
          <w:p w14:paraId="2A705BE3" w14:textId="77777777" w:rsidR="00D22A0B" w:rsidRPr="00C47575" w:rsidRDefault="00D22A0B" w:rsidP="00C47575">
            <w:pPr>
              <w:rPr>
                <w:rFonts w:ascii="Calibri" w:hAnsi="Calibri" w:cs="Calibri"/>
                <w:i/>
                <w:iCs/>
                <w:sz w:val="17"/>
                <w:szCs w:val="17"/>
              </w:rPr>
            </w:pPr>
            <w:r w:rsidRPr="00C47575">
              <w:rPr>
                <w:rFonts w:ascii="Calibri" w:hAnsi="Calibri" w:cs="Calibri"/>
                <w:i/>
                <w:iCs/>
                <w:sz w:val="17"/>
                <w:szCs w:val="17"/>
              </w:rPr>
              <w:t>If yes, please estimate the total amount spent in cash</w:t>
            </w:r>
            <w:r w:rsidRPr="00C47575">
              <w:rPr>
                <w:rFonts w:ascii="Calibri" w:hAnsi="Calibri" w:cs="Calibri"/>
                <w:i/>
                <w:iCs/>
                <w:sz w:val="17"/>
                <w:szCs w:val="17"/>
                <w:vertAlign w:val="superscript"/>
              </w:rPr>
              <w:footnoteReference w:id="2"/>
            </w:r>
            <w:r w:rsidRPr="00C47575">
              <w:rPr>
                <w:rFonts w:ascii="Calibri" w:hAnsi="Calibri" w:cs="Calibri"/>
                <w:i/>
                <w:iCs/>
                <w:sz w:val="17"/>
                <w:szCs w:val="17"/>
              </w:rPr>
              <w:t xml:space="preserve"> and/or credit. </w:t>
            </w:r>
          </w:p>
          <w:p w14:paraId="77483F46" w14:textId="77777777" w:rsidR="00D22A0B" w:rsidRPr="00C47575" w:rsidRDefault="00D22A0B" w:rsidP="00C47575">
            <w:pPr>
              <w:rPr>
                <w:rFonts w:ascii="Calibri" w:hAnsi="Calibri" w:cs="Calibri"/>
                <w:sz w:val="17"/>
                <w:szCs w:val="17"/>
              </w:rPr>
            </w:pPr>
          </w:p>
        </w:tc>
        <w:tc>
          <w:tcPr>
            <w:tcW w:w="889" w:type="dxa"/>
            <w:gridSpan w:val="2"/>
            <w:shd w:val="clear" w:color="auto" w:fill="D9D9D9"/>
            <w:tcPrChange w:id="172" w:author="SalifouSanda OUSMANE [8]" w:date="2022-11-07T16:32:00Z">
              <w:tcPr>
                <w:tcW w:w="0" w:type="auto"/>
                <w:shd w:val="clear" w:color="auto" w:fill="D9D9D9"/>
              </w:tcPr>
            </w:tcPrChange>
          </w:tcPr>
          <w:p w14:paraId="187D8971" w14:textId="77777777" w:rsidR="00D22A0B" w:rsidRDefault="00965220" w:rsidP="00C47575">
            <w:pPr>
              <w:autoSpaceDE w:val="0"/>
              <w:autoSpaceDN w:val="0"/>
              <w:adjustRightInd w:val="0"/>
              <w:rPr>
                <w:ins w:id="173" w:author="SalifouSanda OUSMANE [9]" w:date="2022-11-07T16:33:00Z"/>
                <w:rFonts w:ascii="Calibri" w:eastAsia="Times New Roman" w:hAnsi="Calibri" w:cs="Calibri"/>
                <w:color w:val="000000"/>
                <w:sz w:val="17"/>
                <w:szCs w:val="17"/>
              </w:rPr>
            </w:pPr>
            <w:ins w:id="174" w:author="SalifouSanda OUSMANE [9]" w:date="2022-11-07T16:33:00Z">
              <w:r w:rsidRPr="00965220">
                <w:rPr>
                  <w:rFonts w:ascii="Calibri" w:eastAsia="Times New Roman" w:hAnsi="Calibri" w:cs="Calibri"/>
                  <w:color w:val="000000"/>
                  <w:sz w:val="17"/>
                  <w:szCs w:val="17"/>
                </w:rPr>
                <w:t>During the last 30 days, did your household eat the following foods without buying them?</w:t>
              </w:r>
            </w:ins>
          </w:p>
          <w:p w14:paraId="5619DF7D" w14:textId="77777777" w:rsidR="00965220" w:rsidRDefault="00965220" w:rsidP="00C47575">
            <w:pPr>
              <w:autoSpaceDE w:val="0"/>
              <w:autoSpaceDN w:val="0"/>
              <w:adjustRightInd w:val="0"/>
              <w:rPr>
                <w:ins w:id="175" w:author="SalifouSanda OUSMANE [9]" w:date="2022-11-07T16:33:00Z"/>
                <w:rFonts w:ascii="Calibri" w:eastAsia="Times New Roman" w:hAnsi="Calibri" w:cs="Calibri"/>
                <w:color w:val="000000"/>
                <w:sz w:val="17"/>
                <w:szCs w:val="17"/>
              </w:rPr>
            </w:pPr>
          </w:p>
          <w:p w14:paraId="155BFF3D" w14:textId="77777777" w:rsidR="00965220" w:rsidRDefault="004745BA" w:rsidP="00C47575">
            <w:pPr>
              <w:autoSpaceDE w:val="0"/>
              <w:autoSpaceDN w:val="0"/>
              <w:adjustRightInd w:val="0"/>
              <w:rPr>
                <w:ins w:id="176" w:author="SalifouSanda OUSMANE [9]" w:date="2022-11-07T16:33:00Z"/>
                <w:rFonts w:ascii="Calibri" w:eastAsia="Times New Roman" w:hAnsi="Calibri" w:cs="Calibri"/>
                <w:color w:val="000000"/>
                <w:sz w:val="17"/>
                <w:szCs w:val="17"/>
              </w:rPr>
            </w:pPr>
            <w:ins w:id="177" w:author="SalifouSanda OUSMANE [9]" w:date="2022-11-07T16:33:00Z">
              <w:r>
                <w:rPr>
                  <w:rFonts w:ascii="Calibri" w:eastAsia="Times New Roman" w:hAnsi="Calibri" w:cs="Calibri"/>
                  <w:color w:val="000000"/>
                  <w:sz w:val="17"/>
                  <w:szCs w:val="17"/>
                </w:rPr>
                <w:t>1= Yes</w:t>
              </w:r>
            </w:ins>
          </w:p>
          <w:p w14:paraId="5A580401" w14:textId="55E3FC07" w:rsidR="004745BA" w:rsidRPr="00C47575" w:rsidRDefault="004745BA" w:rsidP="00C47575">
            <w:pPr>
              <w:autoSpaceDE w:val="0"/>
              <w:autoSpaceDN w:val="0"/>
              <w:adjustRightInd w:val="0"/>
              <w:rPr>
                <w:ins w:id="178" w:author="SalifouSanda OUSMANE [8]" w:date="2022-11-07T16:31:00Z"/>
                <w:rFonts w:ascii="Calibri" w:eastAsia="Times New Roman" w:hAnsi="Calibri" w:cs="Calibri"/>
                <w:color w:val="000000"/>
                <w:sz w:val="17"/>
                <w:szCs w:val="17"/>
              </w:rPr>
            </w:pPr>
            <w:ins w:id="179" w:author="SalifouSanda OUSMANE [9]" w:date="2022-11-07T16:33:00Z">
              <w:r>
                <w:rPr>
                  <w:rFonts w:ascii="Calibri" w:eastAsia="Times New Roman" w:hAnsi="Calibri" w:cs="Calibri"/>
                  <w:color w:val="000000"/>
                  <w:sz w:val="17"/>
                  <w:szCs w:val="17"/>
                </w:rPr>
                <w:t>2=No</w:t>
              </w:r>
            </w:ins>
          </w:p>
        </w:tc>
        <w:tc>
          <w:tcPr>
            <w:tcW w:w="1809" w:type="dxa"/>
            <w:shd w:val="clear" w:color="auto" w:fill="D9D9D9"/>
            <w:tcPrChange w:id="180" w:author="SalifouSanda OUSMANE [8]" w:date="2022-11-07T16:32:00Z">
              <w:tcPr>
                <w:tcW w:w="0" w:type="auto"/>
                <w:shd w:val="clear" w:color="auto" w:fill="D9D9D9"/>
              </w:tcPr>
            </w:tcPrChange>
          </w:tcPr>
          <w:p w14:paraId="29B064E8" w14:textId="7CD389BD" w:rsidR="00D22A0B" w:rsidRPr="00C47575" w:rsidRDefault="00D22A0B" w:rsidP="00C47575">
            <w:pPr>
              <w:autoSpaceDE w:val="0"/>
              <w:autoSpaceDN w:val="0"/>
              <w:adjustRightInd w:val="0"/>
              <w:rPr>
                <w:rFonts w:ascii="Calibri" w:eastAsia="Times New Roman" w:hAnsi="Calibri" w:cs="Calibri"/>
                <w:color w:val="000000"/>
                <w:sz w:val="17"/>
                <w:szCs w:val="17"/>
              </w:rPr>
            </w:pPr>
            <w:r w:rsidRPr="00C47575">
              <w:rPr>
                <w:rFonts w:ascii="Calibri" w:eastAsia="Times New Roman" w:hAnsi="Calibri" w:cs="Calibri"/>
                <w:color w:val="000000"/>
                <w:sz w:val="17"/>
                <w:szCs w:val="17"/>
              </w:rPr>
              <w:t xml:space="preserve">In the </w:t>
            </w:r>
            <w:r w:rsidRPr="00C47575">
              <w:rPr>
                <w:rFonts w:ascii="Calibri" w:eastAsia="Times New Roman" w:hAnsi="Calibri" w:cs="Calibri"/>
                <w:b/>
                <w:bCs/>
                <w:color w:val="000000"/>
                <w:sz w:val="17"/>
                <w:szCs w:val="17"/>
              </w:rPr>
              <w:t>last 30 days</w:t>
            </w:r>
            <w:r w:rsidRPr="00C47575">
              <w:rPr>
                <w:rFonts w:ascii="Calibri" w:eastAsia="Times New Roman" w:hAnsi="Calibri" w:cs="Calibri"/>
                <w:color w:val="000000"/>
                <w:sz w:val="17"/>
                <w:szCs w:val="17"/>
              </w:rPr>
              <w:t xml:space="preserve">, did your household </w:t>
            </w:r>
            <w:r w:rsidRPr="00C47575">
              <w:rPr>
                <w:rFonts w:ascii="Calibri" w:eastAsia="Times New Roman" w:hAnsi="Calibri" w:cs="Calibri"/>
                <w:b/>
                <w:color w:val="000000"/>
                <w:sz w:val="17"/>
                <w:szCs w:val="17"/>
                <w:u w:val="single"/>
              </w:rPr>
              <w:t>consume</w:t>
            </w:r>
            <w:r w:rsidRPr="00C47575">
              <w:rPr>
                <w:rFonts w:ascii="Calibri" w:eastAsia="Times New Roman" w:hAnsi="Calibri" w:cs="Calibri"/>
                <w:color w:val="000000"/>
                <w:sz w:val="17"/>
                <w:szCs w:val="17"/>
              </w:rPr>
              <w:t xml:space="preserve"> any [item]</w:t>
            </w:r>
            <w:r w:rsidRPr="00C47575">
              <w:rPr>
                <w:rFonts w:ascii="Calibri" w:eastAsia="Times New Roman" w:hAnsi="Calibri" w:cs="Calibri"/>
                <w:b/>
                <w:color w:val="000000"/>
                <w:sz w:val="17"/>
                <w:szCs w:val="17"/>
              </w:rPr>
              <w:t xml:space="preserve"> </w:t>
            </w:r>
            <w:r w:rsidRPr="00C47575">
              <w:rPr>
                <w:rFonts w:ascii="Calibri" w:eastAsia="Times New Roman" w:hAnsi="Calibri" w:cs="Calibri"/>
                <w:bCs/>
                <w:color w:val="000000"/>
                <w:sz w:val="17"/>
                <w:szCs w:val="17"/>
              </w:rPr>
              <w:t>that came</w:t>
            </w:r>
            <w:r w:rsidRPr="00C47575">
              <w:rPr>
                <w:rFonts w:ascii="Calibri" w:eastAsia="Times New Roman" w:hAnsi="Calibri" w:cs="Calibri"/>
                <w:b/>
                <w:color w:val="000000"/>
                <w:sz w:val="17"/>
                <w:szCs w:val="17"/>
              </w:rPr>
              <w:t xml:space="preserve"> </w:t>
            </w:r>
            <w:r w:rsidRPr="00C47575">
              <w:rPr>
                <w:rFonts w:ascii="Calibri" w:eastAsia="Times New Roman" w:hAnsi="Calibri" w:cs="Calibri"/>
                <w:b/>
                <w:color w:val="000000"/>
                <w:sz w:val="17"/>
                <w:szCs w:val="17"/>
                <w:u w:val="single"/>
              </w:rPr>
              <w:t>from in-kind gifts and/or assistance</w:t>
            </w:r>
            <w:r w:rsidRPr="00C47575">
              <w:rPr>
                <w:rFonts w:ascii="Calibri" w:eastAsia="Times New Roman" w:hAnsi="Calibri" w:cs="Calibri"/>
                <w:b/>
                <w:color w:val="000000"/>
                <w:sz w:val="17"/>
                <w:szCs w:val="17"/>
                <w:u w:val="single"/>
                <w:vertAlign w:val="superscript"/>
              </w:rPr>
              <w:footnoteReference w:id="3"/>
            </w:r>
            <w:r w:rsidRPr="00C47575">
              <w:rPr>
                <w:rFonts w:ascii="Calibri" w:eastAsia="Times New Roman" w:hAnsi="Calibri" w:cs="Calibri"/>
                <w:color w:val="000000"/>
                <w:sz w:val="17"/>
                <w:szCs w:val="17"/>
                <w:u w:val="single"/>
              </w:rPr>
              <w:t>?</w:t>
            </w:r>
          </w:p>
          <w:p w14:paraId="6F1BD126" w14:textId="77777777" w:rsidR="00D22A0B" w:rsidRPr="00C47575" w:rsidRDefault="00D22A0B" w:rsidP="00C47575">
            <w:pPr>
              <w:autoSpaceDE w:val="0"/>
              <w:autoSpaceDN w:val="0"/>
              <w:adjustRightInd w:val="0"/>
              <w:rPr>
                <w:rFonts w:ascii="Calibri" w:eastAsia="Times New Roman" w:hAnsi="Calibri" w:cs="Calibri"/>
                <w:i/>
                <w:iCs/>
                <w:color w:val="000000"/>
                <w:sz w:val="17"/>
                <w:szCs w:val="17"/>
              </w:rPr>
            </w:pPr>
          </w:p>
          <w:p w14:paraId="193399D7" w14:textId="77777777" w:rsidR="00D22A0B" w:rsidRPr="00C47575" w:rsidRDefault="00D22A0B" w:rsidP="00C47575">
            <w:pPr>
              <w:autoSpaceDE w:val="0"/>
              <w:autoSpaceDN w:val="0"/>
              <w:adjustRightInd w:val="0"/>
              <w:rPr>
                <w:rFonts w:ascii="Calibri" w:eastAsia="Times New Roman" w:hAnsi="Calibri" w:cs="Calibri"/>
                <w:i/>
                <w:iCs/>
                <w:color w:val="000000"/>
                <w:sz w:val="17"/>
                <w:szCs w:val="17"/>
              </w:rPr>
            </w:pPr>
            <w:r w:rsidRPr="00C47575">
              <w:rPr>
                <w:rFonts w:ascii="Calibri" w:eastAsia="Times New Roman" w:hAnsi="Calibri" w:cs="Calibri"/>
                <w:i/>
                <w:iCs/>
                <w:color w:val="000000"/>
                <w:sz w:val="17"/>
                <w:szCs w:val="17"/>
              </w:rPr>
              <w:t>If yes, please estimate the value from in-kind assistance or gift.</w:t>
            </w:r>
          </w:p>
          <w:p w14:paraId="6BA18A78" w14:textId="77777777" w:rsidR="00D22A0B" w:rsidRPr="00C47575" w:rsidRDefault="00D22A0B" w:rsidP="00C47575">
            <w:pPr>
              <w:autoSpaceDE w:val="0"/>
              <w:autoSpaceDN w:val="0"/>
              <w:adjustRightInd w:val="0"/>
              <w:rPr>
                <w:rFonts w:ascii="Calibri" w:eastAsia="Times New Roman" w:hAnsi="Calibri" w:cs="Calibri"/>
                <w:i/>
                <w:iCs/>
                <w:color w:val="000000"/>
                <w:sz w:val="17"/>
                <w:szCs w:val="17"/>
              </w:rPr>
            </w:pPr>
            <w:r w:rsidRPr="00C47575">
              <w:rPr>
                <w:rFonts w:ascii="Calibri" w:eastAsia="Times New Roman" w:hAnsi="Calibri" w:cs="Calibri"/>
                <w:i/>
                <w:iCs/>
                <w:color w:val="000000"/>
                <w:sz w:val="17"/>
                <w:szCs w:val="17"/>
              </w:rPr>
              <w:t>If no consumption, please put 0</w:t>
            </w:r>
          </w:p>
        </w:tc>
        <w:tc>
          <w:tcPr>
            <w:tcW w:w="0" w:type="auto"/>
            <w:shd w:val="clear" w:color="auto" w:fill="D9D9D9"/>
            <w:tcPrChange w:id="181" w:author="SalifouSanda OUSMANE [8]" w:date="2022-11-07T16:32:00Z">
              <w:tcPr>
                <w:tcW w:w="0" w:type="auto"/>
                <w:shd w:val="clear" w:color="auto" w:fill="D9D9D9"/>
              </w:tcPr>
            </w:tcPrChange>
          </w:tcPr>
          <w:p w14:paraId="3782D4FF" w14:textId="77777777" w:rsidR="00D22A0B" w:rsidRPr="00C47575" w:rsidRDefault="00D22A0B" w:rsidP="00AB64A6">
            <w:pPr>
              <w:autoSpaceDE w:val="0"/>
              <w:autoSpaceDN w:val="0"/>
              <w:adjustRightInd w:val="0"/>
              <w:rPr>
                <w:rFonts w:ascii="Calibri" w:eastAsia="Times New Roman" w:hAnsi="Calibri" w:cs="Calibri"/>
                <w:b/>
                <w:color w:val="000000"/>
                <w:sz w:val="17"/>
                <w:szCs w:val="17"/>
              </w:rPr>
            </w:pPr>
            <w:r w:rsidRPr="00C47575">
              <w:rPr>
                <w:rFonts w:ascii="Calibri" w:eastAsia="Times New Roman" w:hAnsi="Calibri" w:cs="Calibri"/>
                <w:color w:val="000000"/>
                <w:sz w:val="17"/>
                <w:szCs w:val="17"/>
              </w:rPr>
              <w:t xml:space="preserve">In the last 30 days, did your household </w:t>
            </w:r>
            <w:r w:rsidRPr="00C47575">
              <w:rPr>
                <w:rFonts w:ascii="Calibri" w:eastAsia="Times New Roman" w:hAnsi="Calibri" w:cs="Calibri"/>
                <w:b/>
                <w:color w:val="000000"/>
                <w:sz w:val="17"/>
                <w:szCs w:val="17"/>
                <w:u w:val="single"/>
              </w:rPr>
              <w:t>consume</w:t>
            </w:r>
            <w:r w:rsidRPr="00C47575">
              <w:rPr>
                <w:rFonts w:ascii="Calibri" w:eastAsia="Times New Roman" w:hAnsi="Calibri" w:cs="Calibri"/>
                <w:color w:val="000000"/>
                <w:sz w:val="17"/>
                <w:szCs w:val="17"/>
              </w:rPr>
              <w:t xml:space="preserve"> any [item]</w:t>
            </w:r>
            <w:r w:rsidRPr="00C47575">
              <w:rPr>
                <w:rFonts w:ascii="Calibri" w:eastAsia="Times New Roman" w:hAnsi="Calibri" w:cs="Calibri"/>
                <w:b/>
                <w:color w:val="000000"/>
                <w:sz w:val="17"/>
                <w:szCs w:val="17"/>
              </w:rPr>
              <w:t xml:space="preserve"> </w:t>
            </w:r>
            <w:r w:rsidRPr="00C47575">
              <w:rPr>
                <w:rFonts w:ascii="Calibri" w:eastAsia="Times New Roman" w:hAnsi="Calibri" w:cs="Calibri"/>
                <w:bCs/>
                <w:color w:val="000000"/>
                <w:sz w:val="17"/>
                <w:szCs w:val="17"/>
              </w:rPr>
              <w:t xml:space="preserve">that </w:t>
            </w:r>
            <w:r w:rsidRPr="00C47575">
              <w:rPr>
                <w:rFonts w:ascii="Calibri" w:eastAsia="Times New Roman" w:hAnsi="Calibri" w:cs="Calibri"/>
                <w:b/>
                <w:color w:val="000000"/>
                <w:sz w:val="17"/>
                <w:szCs w:val="17"/>
                <w:u w:val="single"/>
              </w:rPr>
              <w:t xml:space="preserve">you produced, gathered or received in exchange of </w:t>
            </w:r>
            <w:proofErr w:type="spellStart"/>
            <w:r w:rsidRPr="00C47575">
              <w:rPr>
                <w:rFonts w:ascii="Calibri" w:eastAsia="Times New Roman" w:hAnsi="Calibri" w:cs="Calibri"/>
                <w:b/>
                <w:color w:val="000000"/>
                <w:sz w:val="17"/>
                <w:szCs w:val="17"/>
                <w:u w:val="single"/>
              </w:rPr>
              <w:t>labor</w:t>
            </w:r>
            <w:proofErr w:type="spellEnd"/>
            <w:r w:rsidRPr="00C47575">
              <w:rPr>
                <w:rFonts w:ascii="Calibri" w:eastAsia="Times New Roman" w:hAnsi="Calibri" w:cs="Calibri"/>
                <w:b/>
                <w:color w:val="000000"/>
                <w:sz w:val="17"/>
                <w:szCs w:val="17"/>
              </w:rPr>
              <w:t>?</w:t>
            </w:r>
          </w:p>
          <w:p w14:paraId="31320484" w14:textId="77777777" w:rsidR="00D22A0B" w:rsidRPr="00C47575" w:rsidRDefault="00D22A0B" w:rsidP="00AB64A6">
            <w:pPr>
              <w:autoSpaceDE w:val="0"/>
              <w:autoSpaceDN w:val="0"/>
              <w:adjustRightInd w:val="0"/>
              <w:rPr>
                <w:rFonts w:ascii="Calibri" w:eastAsia="Times New Roman" w:hAnsi="Calibri" w:cs="Calibri"/>
                <w:color w:val="000000"/>
                <w:sz w:val="17"/>
                <w:szCs w:val="17"/>
              </w:rPr>
            </w:pPr>
          </w:p>
          <w:p w14:paraId="66E41989" w14:textId="77777777" w:rsidR="00D22A0B" w:rsidRPr="00C47575" w:rsidRDefault="00D22A0B" w:rsidP="00AB64A6">
            <w:pPr>
              <w:autoSpaceDE w:val="0"/>
              <w:autoSpaceDN w:val="0"/>
              <w:adjustRightInd w:val="0"/>
              <w:rPr>
                <w:rFonts w:ascii="Calibri" w:eastAsia="Times New Roman" w:hAnsi="Calibri" w:cs="Calibri"/>
                <w:i/>
                <w:iCs/>
                <w:color w:val="000000"/>
                <w:sz w:val="17"/>
                <w:szCs w:val="17"/>
              </w:rPr>
            </w:pPr>
            <w:r w:rsidRPr="00C47575">
              <w:rPr>
                <w:rFonts w:ascii="Calibri" w:eastAsia="Times New Roman" w:hAnsi="Calibri" w:cs="Calibri"/>
                <w:i/>
                <w:iCs/>
                <w:color w:val="000000"/>
                <w:sz w:val="17"/>
                <w:szCs w:val="17"/>
              </w:rPr>
              <w:t xml:space="preserve">If yes, estimate the value of [item] you produced, gathered, hunted or received in exchange of </w:t>
            </w:r>
            <w:proofErr w:type="spellStart"/>
            <w:r w:rsidRPr="00C47575">
              <w:rPr>
                <w:rFonts w:ascii="Calibri" w:eastAsia="Times New Roman" w:hAnsi="Calibri" w:cs="Calibri"/>
                <w:i/>
                <w:iCs/>
                <w:color w:val="000000"/>
                <w:sz w:val="17"/>
                <w:szCs w:val="17"/>
              </w:rPr>
              <w:t>labor</w:t>
            </w:r>
            <w:proofErr w:type="spellEnd"/>
            <w:r w:rsidRPr="00C47575">
              <w:rPr>
                <w:rFonts w:ascii="Calibri" w:eastAsia="Times New Roman" w:hAnsi="Calibri" w:cs="Calibri"/>
                <w:i/>
                <w:iCs/>
                <w:color w:val="000000"/>
                <w:sz w:val="17"/>
                <w:szCs w:val="17"/>
              </w:rPr>
              <w:t>.</w:t>
            </w:r>
          </w:p>
          <w:p w14:paraId="6D71329C" w14:textId="57B497F3" w:rsidR="00D22A0B" w:rsidRPr="00C47575" w:rsidRDefault="00D22A0B" w:rsidP="00AB64A6">
            <w:pPr>
              <w:autoSpaceDE w:val="0"/>
              <w:autoSpaceDN w:val="0"/>
              <w:adjustRightInd w:val="0"/>
              <w:rPr>
                <w:rFonts w:ascii="Calibri" w:eastAsia="Times New Roman" w:hAnsi="Calibri" w:cs="Calibri"/>
                <w:color w:val="000000"/>
                <w:sz w:val="17"/>
                <w:szCs w:val="17"/>
              </w:rPr>
            </w:pPr>
            <w:r w:rsidRPr="00C47575">
              <w:rPr>
                <w:rFonts w:ascii="Calibri" w:eastAsia="Times New Roman" w:hAnsi="Calibri" w:cs="Calibri"/>
                <w:i/>
                <w:iCs/>
                <w:color w:val="000000"/>
                <w:sz w:val="17"/>
                <w:szCs w:val="17"/>
              </w:rPr>
              <w:t>If no consumption put 0</w:t>
            </w:r>
          </w:p>
        </w:tc>
      </w:tr>
      <w:bookmarkEnd w:id="167"/>
      <w:tr w:rsidR="00D22A0B" w:rsidRPr="00C47575" w14:paraId="566E83CA" w14:textId="77777777" w:rsidTr="00D22A0B">
        <w:trPr>
          <w:trHeight w:val="535"/>
          <w:trPrChange w:id="182" w:author="SalifouSanda OUSMANE [8]" w:date="2022-11-07T16:32:00Z">
            <w:trPr>
              <w:trHeight w:val="535"/>
            </w:trPr>
          </w:trPrChange>
        </w:trPr>
        <w:tc>
          <w:tcPr>
            <w:tcW w:w="0" w:type="auto"/>
            <w:vMerge/>
            <w:tcPrChange w:id="183" w:author="SalifouSanda OUSMANE [8]" w:date="2022-11-07T16:32:00Z">
              <w:tcPr>
                <w:tcW w:w="0" w:type="auto"/>
                <w:vMerge/>
              </w:tcPr>
            </w:tcPrChange>
          </w:tcPr>
          <w:p w14:paraId="746F69EB" w14:textId="77777777" w:rsidR="00D22A0B" w:rsidRPr="00C47575" w:rsidRDefault="00D22A0B" w:rsidP="00AB64A6">
            <w:pPr>
              <w:rPr>
                <w:rFonts w:ascii="Calibri" w:hAnsi="Calibri" w:cs="Calibri"/>
                <w:sz w:val="17"/>
                <w:szCs w:val="17"/>
              </w:rPr>
            </w:pPr>
          </w:p>
        </w:tc>
        <w:tc>
          <w:tcPr>
            <w:tcW w:w="0" w:type="auto"/>
            <w:vMerge/>
            <w:tcPrChange w:id="184" w:author="SalifouSanda OUSMANE [8]" w:date="2022-11-07T16:32:00Z">
              <w:tcPr>
                <w:tcW w:w="0" w:type="auto"/>
                <w:vMerge/>
              </w:tcPr>
            </w:tcPrChange>
          </w:tcPr>
          <w:p w14:paraId="713F644A" w14:textId="77777777" w:rsidR="00D22A0B" w:rsidRPr="00C47575" w:rsidRDefault="00D22A0B" w:rsidP="00AB64A6">
            <w:pPr>
              <w:rPr>
                <w:rFonts w:ascii="Calibri" w:hAnsi="Calibri" w:cs="Calibri"/>
                <w:sz w:val="17"/>
                <w:szCs w:val="17"/>
              </w:rPr>
            </w:pPr>
          </w:p>
        </w:tc>
        <w:tc>
          <w:tcPr>
            <w:tcW w:w="0" w:type="auto"/>
            <w:vMerge/>
            <w:shd w:val="clear" w:color="auto" w:fill="D9D9D9"/>
            <w:tcPrChange w:id="185" w:author="SalifouSanda OUSMANE [8]" w:date="2022-11-07T16:32:00Z">
              <w:tcPr>
                <w:tcW w:w="0" w:type="auto"/>
                <w:vMerge/>
                <w:shd w:val="clear" w:color="auto" w:fill="D9D9D9"/>
              </w:tcPr>
            </w:tcPrChange>
          </w:tcPr>
          <w:p w14:paraId="27F757E8" w14:textId="77777777" w:rsidR="00D22A0B" w:rsidRPr="00C47575" w:rsidRDefault="00D22A0B" w:rsidP="00AB64A6">
            <w:pPr>
              <w:rPr>
                <w:rFonts w:ascii="Calibri" w:hAnsi="Calibri" w:cs="Calibri"/>
                <w:sz w:val="17"/>
                <w:szCs w:val="17"/>
              </w:rPr>
            </w:pPr>
          </w:p>
        </w:tc>
        <w:tc>
          <w:tcPr>
            <w:tcW w:w="0" w:type="auto"/>
            <w:vMerge/>
            <w:shd w:val="clear" w:color="auto" w:fill="D9D9D9"/>
            <w:tcPrChange w:id="186" w:author="SalifouSanda OUSMANE [8]" w:date="2022-11-07T16:32:00Z">
              <w:tcPr>
                <w:tcW w:w="0" w:type="auto"/>
                <w:vMerge/>
                <w:shd w:val="clear" w:color="auto" w:fill="D9D9D9"/>
              </w:tcPr>
            </w:tcPrChange>
          </w:tcPr>
          <w:p w14:paraId="56F41DD8" w14:textId="77777777" w:rsidR="00D22A0B" w:rsidRPr="00C47575" w:rsidRDefault="00D22A0B" w:rsidP="00AB64A6">
            <w:pPr>
              <w:rPr>
                <w:rFonts w:ascii="Calibri" w:hAnsi="Calibri" w:cs="Calibri"/>
                <w:sz w:val="17"/>
                <w:szCs w:val="17"/>
              </w:rPr>
            </w:pPr>
          </w:p>
        </w:tc>
        <w:tc>
          <w:tcPr>
            <w:tcW w:w="0" w:type="auto"/>
            <w:shd w:val="clear" w:color="auto" w:fill="D9D9D9"/>
            <w:vAlign w:val="center"/>
            <w:tcPrChange w:id="187" w:author="SalifouSanda OUSMANE [8]" w:date="2022-11-07T16:32:00Z">
              <w:tcPr>
                <w:tcW w:w="0" w:type="auto"/>
                <w:shd w:val="clear" w:color="auto" w:fill="D9D9D9"/>
                <w:vAlign w:val="center"/>
              </w:tcPr>
            </w:tcPrChange>
          </w:tcPr>
          <w:p w14:paraId="2D9D877A" w14:textId="77777777" w:rsidR="00D22A0B" w:rsidRPr="00A035AE" w:rsidRDefault="00D22A0B" w:rsidP="00AB64A6">
            <w:pPr>
              <w:jc w:val="center"/>
              <w:rPr>
                <w:rFonts w:ascii="Calibri" w:hAnsi="Calibri" w:cs="Calibri"/>
                <w:bCs/>
                <w:sz w:val="17"/>
                <w:szCs w:val="17"/>
                <w:highlight w:val="yellow"/>
              </w:rPr>
            </w:pPr>
            <w:commentRangeStart w:id="188"/>
            <w:r w:rsidRPr="00A035AE">
              <w:rPr>
                <w:rFonts w:ascii="Calibri" w:hAnsi="Calibri" w:cs="Calibri"/>
                <w:bCs/>
                <w:sz w:val="17"/>
                <w:szCs w:val="17"/>
                <w:highlight w:val="yellow"/>
              </w:rPr>
              <w:t>Cash</w:t>
            </w:r>
          </w:p>
          <w:p w14:paraId="0F630F91" w14:textId="77777777" w:rsidR="00D22A0B" w:rsidRPr="00A035AE" w:rsidRDefault="00D22A0B" w:rsidP="00AB64A6">
            <w:pPr>
              <w:jc w:val="center"/>
              <w:rPr>
                <w:rFonts w:ascii="Calibri" w:hAnsi="Calibri" w:cs="Calibri"/>
                <w:sz w:val="17"/>
                <w:szCs w:val="17"/>
                <w:highlight w:val="yellow"/>
              </w:rPr>
            </w:pPr>
            <w:r w:rsidRPr="00A035AE">
              <w:rPr>
                <w:rFonts w:ascii="Calibri" w:hAnsi="Calibri" w:cs="Calibri"/>
                <w:sz w:val="17"/>
                <w:szCs w:val="17"/>
                <w:highlight w:val="yellow"/>
              </w:rPr>
              <w:t>(</w:t>
            </w:r>
            <w:commentRangeStart w:id="189"/>
            <w:proofErr w:type="spellStart"/>
            <w:proofErr w:type="gramStart"/>
            <w:r w:rsidRPr="00A035AE">
              <w:rPr>
                <w:rFonts w:ascii="Calibri" w:hAnsi="Calibri" w:cs="Calibri"/>
                <w:sz w:val="17"/>
                <w:szCs w:val="17"/>
                <w:highlight w:val="yellow"/>
              </w:rPr>
              <w:t>curr</w:t>
            </w:r>
            <w:proofErr w:type="spellEnd"/>
            <w:proofErr w:type="gramEnd"/>
            <w:r w:rsidRPr="00A035AE">
              <w:rPr>
                <w:rFonts w:ascii="Calibri" w:hAnsi="Calibri" w:cs="Calibri"/>
                <w:sz w:val="17"/>
                <w:szCs w:val="17"/>
                <w:highlight w:val="yellow"/>
              </w:rPr>
              <w:t>.</w:t>
            </w:r>
            <w:commentRangeEnd w:id="189"/>
            <w:r w:rsidR="00103075">
              <w:rPr>
                <w:rStyle w:val="Marquedecommentaire"/>
                <w:rFonts w:eastAsiaTheme="minorEastAsia"/>
                <w:lang w:val="en-US"/>
              </w:rPr>
              <w:commentReference w:id="189"/>
            </w:r>
            <w:r w:rsidRPr="00A035AE">
              <w:rPr>
                <w:rFonts w:ascii="Calibri" w:hAnsi="Calibri" w:cs="Calibri"/>
                <w:sz w:val="17"/>
                <w:szCs w:val="17"/>
                <w:highlight w:val="yellow"/>
              </w:rPr>
              <w:t>)</w:t>
            </w:r>
          </w:p>
        </w:tc>
        <w:tc>
          <w:tcPr>
            <w:tcW w:w="1473" w:type="dxa"/>
            <w:shd w:val="clear" w:color="auto" w:fill="D9D9D9"/>
            <w:vAlign w:val="center"/>
            <w:tcPrChange w:id="190" w:author="SalifouSanda OUSMANE [8]" w:date="2022-11-07T16:32:00Z">
              <w:tcPr>
                <w:tcW w:w="0" w:type="auto"/>
                <w:shd w:val="clear" w:color="auto" w:fill="D9D9D9"/>
                <w:vAlign w:val="center"/>
              </w:tcPr>
            </w:tcPrChange>
          </w:tcPr>
          <w:p w14:paraId="6658E2A6" w14:textId="77777777" w:rsidR="00D22A0B" w:rsidRPr="00A035AE" w:rsidRDefault="00D22A0B" w:rsidP="00AB64A6">
            <w:pPr>
              <w:jc w:val="center"/>
              <w:rPr>
                <w:rFonts w:ascii="Calibri" w:hAnsi="Calibri" w:cs="Calibri"/>
                <w:sz w:val="17"/>
                <w:szCs w:val="17"/>
                <w:highlight w:val="yellow"/>
              </w:rPr>
            </w:pPr>
            <w:r w:rsidRPr="00A035AE">
              <w:rPr>
                <w:rFonts w:ascii="Calibri" w:hAnsi="Calibri" w:cs="Calibri"/>
                <w:sz w:val="17"/>
                <w:szCs w:val="17"/>
                <w:highlight w:val="yellow"/>
              </w:rPr>
              <w:t>Credit</w:t>
            </w:r>
            <w:r w:rsidRPr="00A035AE">
              <w:rPr>
                <w:rFonts w:ascii="Calibri" w:hAnsi="Calibri" w:cs="Calibri"/>
                <w:sz w:val="17"/>
                <w:szCs w:val="17"/>
                <w:highlight w:val="yellow"/>
                <w:vertAlign w:val="superscript"/>
              </w:rPr>
              <w:footnoteReference w:id="4"/>
            </w:r>
          </w:p>
          <w:p w14:paraId="7AFBE440" w14:textId="77777777" w:rsidR="00D22A0B" w:rsidRPr="00A035AE" w:rsidRDefault="00D22A0B" w:rsidP="00AB64A6">
            <w:pPr>
              <w:jc w:val="center"/>
              <w:rPr>
                <w:rFonts w:ascii="Calibri" w:hAnsi="Calibri" w:cs="Calibri"/>
                <w:sz w:val="17"/>
                <w:szCs w:val="17"/>
                <w:highlight w:val="yellow"/>
              </w:rPr>
            </w:pPr>
            <w:r w:rsidRPr="00A035AE">
              <w:rPr>
                <w:rFonts w:ascii="Calibri" w:hAnsi="Calibri" w:cs="Calibri"/>
                <w:bCs/>
                <w:sz w:val="17"/>
                <w:szCs w:val="17"/>
                <w:highlight w:val="yellow"/>
              </w:rPr>
              <w:t>(</w:t>
            </w:r>
            <w:proofErr w:type="spellStart"/>
            <w:proofErr w:type="gramStart"/>
            <w:r w:rsidRPr="00A035AE">
              <w:rPr>
                <w:rFonts w:ascii="Calibri" w:hAnsi="Calibri" w:cs="Calibri"/>
                <w:bCs/>
                <w:sz w:val="17"/>
                <w:szCs w:val="17"/>
                <w:highlight w:val="yellow"/>
              </w:rPr>
              <w:t>curr</w:t>
            </w:r>
            <w:proofErr w:type="spellEnd"/>
            <w:proofErr w:type="gramEnd"/>
            <w:r w:rsidRPr="00A035AE">
              <w:rPr>
                <w:rFonts w:ascii="Calibri" w:hAnsi="Calibri" w:cs="Calibri"/>
                <w:bCs/>
                <w:sz w:val="17"/>
                <w:szCs w:val="17"/>
                <w:highlight w:val="yellow"/>
              </w:rPr>
              <w:t>.)</w:t>
            </w:r>
            <w:commentRangeEnd w:id="188"/>
            <w:r>
              <w:rPr>
                <w:rStyle w:val="Marquedecommentaire"/>
                <w:rFonts w:eastAsiaTheme="minorEastAsia"/>
                <w:lang w:val="en-US"/>
              </w:rPr>
              <w:commentReference w:id="188"/>
            </w:r>
          </w:p>
        </w:tc>
        <w:tc>
          <w:tcPr>
            <w:tcW w:w="662" w:type="dxa"/>
            <w:shd w:val="clear" w:color="auto" w:fill="D9D9D9"/>
            <w:tcPrChange w:id="191" w:author="SalifouSanda OUSMANE [8]" w:date="2022-11-07T16:32:00Z">
              <w:tcPr>
                <w:tcW w:w="0" w:type="auto"/>
                <w:shd w:val="clear" w:color="auto" w:fill="D9D9D9"/>
              </w:tcPr>
            </w:tcPrChange>
          </w:tcPr>
          <w:p w14:paraId="2019247D" w14:textId="77777777" w:rsidR="00D22A0B" w:rsidRPr="00C47575" w:rsidRDefault="00D22A0B" w:rsidP="00AB64A6">
            <w:pPr>
              <w:jc w:val="center"/>
              <w:rPr>
                <w:ins w:id="192" w:author="SalifouSanda OUSMANE [8]" w:date="2022-11-07T16:31:00Z"/>
                <w:rFonts w:ascii="Calibri" w:hAnsi="Calibri" w:cs="Calibri"/>
                <w:sz w:val="17"/>
                <w:szCs w:val="17"/>
              </w:rPr>
            </w:pPr>
          </w:p>
        </w:tc>
        <w:tc>
          <w:tcPr>
            <w:tcW w:w="0" w:type="auto"/>
            <w:gridSpan w:val="2"/>
            <w:shd w:val="clear" w:color="auto" w:fill="D9D9D9"/>
            <w:vAlign w:val="center"/>
            <w:tcPrChange w:id="193" w:author="SalifouSanda OUSMANE [8]" w:date="2022-11-07T16:32:00Z">
              <w:tcPr>
                <w:tcW w:w="0" w:type="auto"/>
                <w:shd w:val="clear" w:color="auto" w:fill="D9D9D9"/>
                <w:vAlign w:val="center"/>
              </w:tcPr>
            </w:tcPrChange>
          </w:tcPr>
          <w:p w14:paraId="2C70654F" w14:textId="663F291D" w:rsidR="00D22A0B" w:rsidRPr="00C47575" w:rsidRDefault="00D22A0B" w:rsidP="00AB64A6">
            <w:pPr>
              <w:jc w:val="center"/>
              <w:rPr>
                <w:rFonts w:ascii="Calibri" w:hAnsi="Calibri" w:cs="Calibri"/>
                <w:sz w:val="17"/>
                <w:szCs w:val="17"/>
              </w:rPr>
            </w:pPr>
            <w:r w:rsidRPr="00C47575">
              <w:rPr>
                <w:rFonts w:ascii="Calibri" w:hAnsi="Calibri" w:cs="Calibri"/>
                <w:sz w:val="17"/>
                <w:szCs w:val="17"/>
              </w:rPr>
              <w:t>(</w:t>
            </w:r>
            <w:commentRangeStart w:id="194"/>
            <w:proofErr w:type="spellStart"/>
            <w:proofErr w:type="gramStart"/>
            <w:r w:rsidRPr="00C47575">
              <w:rPr>
                <w:rFonts w:ascii="Calibri" w:hAnsi="Calibri" w:cs="Calibri"/>
                <w:sz w:val="17"/>
                <w:szCs w:val="17"/>
              </w:rPr>
              <w:t>curr</w:t>
            </w:r>
            <w:proofErr w:type="spellEnd"/>
            <w:proofErr w:type="gramEnd"/>
            <w:r w:rsidRPr="00C47575">
              <w:rPr>
                <w:rFonts w:ascii="Calibri" w:hAnsi="Calibri" w:cs="Calibri"/>
                <w:sz w:val="17"/>
                <w:szCs w:val="17"/>
              </w:rPr>
              <w:t>.</w:t>
            </w:r>
            <w:commentRangeEnd w:id="194"/>
            <w:r w:rsidR="00A25EFF">
              <w:rPr>
                <w:rStyle w:val="Marquedecommentaire"/>
                <w:rFonts w:eastAsiaTheme="minorEastAsia"/>
                <w:lang w:val="en-US"/>
              </w:rPr>
              <w:commentReference w:id="194"/>
            </w:r>
            <w:r w:rsidRPr="00C47575">
              <w:rPr>
                <w:rFonts w:ascii="Calibri" w:hAnsi="Calibri" w:cs="Calibri"/>
                <w:sz w:val="17"/>
                <w:szCs w:val="17"/>
              </w:rPr>
              <w:t>)</w:t>
            </w:r>
          </w:p>
        </w:tc>
        <w:tc>
          <w:tcPr>
            <w:tcW w:w="0" w:type="auto"/>
            <w:shd w:val="clear" w:color="auto" w:fill="D9D9D9"/>
            <w:vAlign w:val="center"/>
            <w:tcPrChange w:id="195" w:author="SalifouSanda OUSMANE [8]" w:date="2022-11-07T16:32:00Z">
              <w:tcPr>
                <w:tcW w:w="0" w:type="auto"/>
                <w:shd w:val="clear" w:color="auto" w:fill="D9D9D9"/>
                <w:vAlign w:val="center"/>
              </w:tcPr>
            </w:tcPrChange>
          </w:tcPr>
          <w:p w14:paraId="2F43275A" w14:textId="2222AC60" w:rsidR="00D22A0B" w:rsidRPr="00C47575" w:rsidRDefault="00D22A0B" w:rsidP="00AB64A6">
            <w:pPr>
              <w:jc w:val="center"/>
              <w:rPr>
                <w:rFonts w:ascii="Calibri" w:hAnsi="Calibri" w:cs="Calibri"/>
                <w:sz w:val="17"/>
                <w:szCs w:val="17"/>
              </w:rPr>
            </w:pPr>
            <w:r w:rsidRPr="00C47575">
              <w:rPr>
                <w:rFonts w:ascii="Calibri" w:hAnsi="Calibri" w:cs="Calibri"/>
                <w:sz w:val="17"/>
                <w:szCs w:val="17"/>
              </w:rPr>
              <w:t>(</w:t>
            </w:r>
            <w:proofErr w:type="spellStart"/>
            <w:proofErr w:type="gramStart"/>
            <w:r w:rsidRPr="00C47575">
              <w:rPr>
                <w:rFonts w:ascii="Calibri" w:hAnsi="Calibri" w:cs="Calibri"/>
                <w:sz w:val="17"/>
                <w:szCs w:val="17"/>
              </w:rPr>
              <w:t>curr</w:t>
            </w:r>
            <w:proofErr w:type="spellEnd"/>
            <w:proofErr w:type="gramEnd"/>
            <w:r w:rsidRPr="00C47575">
              <w:rPr>
                <w:rFonts w:ascii="Calibri" w:hAnsi="Calibri" w:cs="Calibri"/>
                <w:sz w:val="17"/>
                <w:szCs w:val="17"/>
              </w:rPr>
              <w:t>.)</w:t>
            </w:r>
          </w:p>
        </w:tc>
      </w:tr>
      <w:tr w:rsidR="00D22A0B" w:rsidRPr="00C47575" w14:paraId="0AC90ABD" w14:textId="77777777" w:rsidTr="00D22A0B">
        <w:trPr>
          <w:trHeight w:val="129"/>
          <w:trPrChange w:id="196" w:author="SalifouSanda OUSMANE [8]" w:date="2022-11-07T16:32:00Z">
            <w:trPr>
              <w:trHeight w:val="129"/>
            </w:trPr>
          </w:trPrChange>
        </w:trPr>
        <w:tc>
          <w:tcPr>
            <w:tcW w:w="0" w:type="auto"/>
            <w:shd w:val="clear" w:color="auto" w:fill="262626"/>
            <w:tcPrChange w:id="197" w:author="SalifouSanda OUSMANE [8]" w:date="2022-11-07T16:32:00Z">
              <w:tcPr>
                <w:tcW w:w="0" w:type="auto"/>
                <w:shd w:val="clear" w:color="auto" w:fill="262626"/>
              </w:tcPr>
            </w:tcPrChange>
          </w:tcPr>
          <w:p w14:paraId="68C2AE21" w14:textId="77777777" w:rsidR="00D22A0B" w:rsidRPr="00C47575" w:rsidRDefault="00D22A0B" w:rsidP="00AB64A6">
            <w:pPr>
              <w:rPr>
                <w:rFonts w:ascii="Calibri" w:hAnsi="Calibri" w:cs="Calibri"/>
                <w:b/>
                <w:color w:val="FFFFFF"/>
                <w:sz w:val="17"/>
                <w:szCs w:val="17"/>
              </w:rPr>
            </w:pPr>
          </w:p>
        </w:tc>
        <w:tc>
          <w:tcPr>
            <w:tcW w:w="0" w:type="auto"/>
            <w:shd w:val="clear" w:color="auto" w:fill="262626"/>
            <w:vAlign w:val="bottom"/>
            <w:tcPrChange w:id="198" w:author="SalifouSanda OUSMANE [8]" w:date="2022-11-07T16:32:00Z">
              <w:tcPr>
                <w:tcW w:w="0" w:type="auto"/>
                <w:shd w:val="clear" w:color="auto" w:fill="262626"/>
                <w:vAlign w:val="bottom"/>
              </w:tcPr>
            </w:tcPrChange>
          </w:tcPr>
          <w:p w14:paraId="0F9F0859" w14:textId="77777777" w:rsidR="00D22A0B" w:rsidRPr="00C47575" w:rsidRDefault="00D22A0B" w:rsidP="00AB64A6">
            <w:pPr>
              <w:jc w:val="both"/>
              <w:rPr>
                <w:rFonts w:ascii="Calibri" w:hAnsi="Calibri" w:cs="Calibri"/>
                <w:b/>
                <w:color w:val="FFFFFF"/>
                <w:sz w:val="17"/>
                <w:szCs w:val="17"/>
              </w:rPr>
            </w:pPr>
            <w:r w:rsidRPr="00C47575">
              <w:rPr>
                <w:rFonts w:ascii="Calibri" w:hAnsi="Calibri" w:cs="Calibri"/>
                <w:b/>
                <w:color w:val="FFFFFF"/>
                <w:sz w:val="17"/>
                <w:szCs w:val="17"/>
              </w:rPr>
              <w:t>Food groups</w:t>
            </w:r>
            <w:r w:rsidRPr="00C47575">
              <w:rPr>
                <w:rFonts w:ascii="Calibri" w:hAnsi="Calibri" w:cs="Calibri"/>
                <w:b/>
                <w:color w:val="FFFFFF"/>
                <w:sz w:val="17"/>
                <w:szCs w:val="17"/>
                <w:vertAlign w:val="superscript"/>
              </w:rPr>
              <w:footnoteReference w:id="5"/>
            </w:r>
            <w:r w:rsidRPr="00C47575">
              <w:rPr>
                <w:rFonts w:ascii="Calibri" w:hAnsi="Calibri" w:cs="Calibri"/>
                <w:b/>
                <w:color w:val="FFFFFF"/>
                <w:sz w:val="17"/>
                <w:szCs w:val="17"/>
              </w:rPr>
              <w:t xml:space="preserve"> (30 days</w:t>
            </w:r>
            <w:r w:rsidRPr="00C47575">
              <w:rPr>
                <w:rFonts w:ascii="Calibri" w:hAnsi="Calibri" w:cs="Calibri"/>
                <w:b/>
                <w:color w:val="FFFFFF"/>
                <w:sz w:val="17"/>
                <w:szCs w:val="17"/>
                <w:vertAlign w:val="superscript"/>
              </w:rPr>
              <w:footnoteReference w:id="6"/>
            </w:r>
            <w:r w:rsidRPr="00C47575">
              <w:rPr>
                <w:rFonts w:ascii="Calibri" w:hAnsi="Calibri" w:cs="Calibri"/>
                <w:b/>
                <w:color w:val="FFFFFF"/>
                <w:sz w:val="17"/>
                <w:szCs w:val="17"/>
              </w:rPr>
              <w:t>)</w:t>
            </w:r>
          </w:p>
        </w:tc>
        <w:tc>
          <w:tcPr>
            <w:tcW w:w="0" w:type="auto"/>
            <w:shd w:val="clear" w:color="auto" w:fill="262626"/>
            <w:vAlign w:val="center"/>
            <w:tcPrChange w:id="199" w:author="SalifouSanda OUSMANE [8]" w:date="2022-11-07T16:32:00Z">
              <w:tcPr>
                <w:tcW w:w="0" w:type="auto"/>
                <w:shd w:val="clear" w:color="auto" w:fill="262626"/>
                <w:vAlign w:val="center"/>
              </w:tcPr>
            </w:tcPrChange>
          </w:tcPr>
          <w:p w14:paraId="6310086F" w14:textId="77777777" w:rsidR="00D22A0B" w:rsidRPr="00C47575" w:rsidRDefault="00D22A0B" w:rsidP="00AB64A6">
            <w:pPr>
              <w:jc w:val="center"/>
              <w:rPr>
                <w:rFonts w:ascii="Calibri" w:hAnsi="Calibri" w:cs="Calibri"/>
                <w:b/>
                <w:bCs/>
                <w:color w:val="FFFFFF"/>
                <w:sz w:val="17"/>
                <w:szCs w:val="17"/>
              </w:rPr>
            </w:pPr>
          </w:p>
        </w:tc>
        <w:tc>
          <w:tcPr>
            <w:tcW w:w="0" w:type="auto"/>
            <w:shd w:val="clear" w:color="auto" w:fill="262626"/>
            <w:vAlign w:val="center"/>
            <w:tcPrChange w:id="200" w:author="SalifouSanda OUSMANE [8]" w:date="2022-11-07T16:32:00Z">
              <w:tcPr>
                <w:tcW w:w="0" w:type="auto"/>
                <w:shd w:val="clear" w:color="auto" w:fill="262626"/>
                <w:vAlign w:val="center"/>
              </w:tcPr>
            </w:tcPrChange>
          </w:tcPr>
          <w:p w14:paraId="79207CD0" w14:textId="77777777" w:rsidR="00D22A0B" w:rsidRPr="00C47575" w:rsidRDefault="00D22A0B" w:rsidP="00AB64A6">
            <w:pPr>
              <w:jc w:val="center"/>
              <w:rPr>
                <w:rFonts w:ascii="Calibri" w:hAnsi="Calibri" w:cs="Calibri"/>
                <w:b/>
                <w:bCs/>
                <w:sz w:val="17"/>
                <w:szCs w:val="17"/>
              </w:rPr>
            </w:pPr>
            <w:r w:rsidRPr="00C47575">
              <w:rPr>
                <w:rFonts w:ascii="Calibri" w:hAnsi="Calibri" w:cs="Calibri"/>
                <w:b/>
                <w:bCs/>
                <w:color w:val="FFFFFF"/>
                <w:sz w:val="17"/>
                <w:szCs w:val="17"/>
              </w:rPr>
              <w:t>_1M</w:t>
            </w:r>
          </w:p>
        </w:tc>
        <w:tc>
          <w:tcPr>
            <w:tcW w:w="0" w:type="auto"/>
            <w:shd w:val="clear" w:color="auto" w:fill="262626"/>
            <w:vAlign w:val="center"/>
            <w:tcPrChange w:id="201" w:author="SalifouSanda OUSMANE [8]" w:date="2022-11-07T16:32:00Z">
              <w:tcPr>
                <w:tcW w:w="0" w:type="auto"/>
                <w:shd w:val="clear" w:color="auto" w:fill="262626"/>
                <w:vAlign w:val="center"/>
              </w:tcPr>
            </w:tcPrChange>
          </w:tcPr>
          <w:p w14:paraId="200A49F5" w14:textId="77777777" w:rsidR="00D22A0B" w:rsidRPr="00C47575" w:rsidRDefault="00D22A0B" w:rsidP="00AB64A6">
            <w:pPr>
              <w:jc w:val="center"/>
              <w:rPr>
                <w:rFonts w:ascii="Calibri" w:hAnsi="Calibri" w:cs="Calibri"/>
                <w:sz w:val="17"/>
                <w:szCs w:val="17"/>
              </w:rPr>
            </w:pPr>
            <w:r w:rsidRPr="00C47575">
              <w:rPr>
                <w:rFonts w:ascii="Calibri" w:hAnsi="Calibri" w:cs="Calibri"/>
                <w:b/>
                <w:bCs/>
                <w:sz w:val="17"/>
                <w:szCs w:val="17"/>
              </w:rPr>
              <w:t>_MN</w:t>
            </w:r>
          </w:p>
        </w:tc>
        <w:tc>
          <w:tcPr>
            <w:tcW w:w="1473" w:type="dxa"/>
            <w:shd w:val="clear" w:color="auto" w:fill="262626"/>
            <w:vAlign w:val="center"/>
            <w:tcPrChange w:id="202" w:author="SalifouSanda OUSMANE [8]" w:date="2022-11-07T16:32:00Z">
              <w:tcPr>
                <w:tcW w:w="0" w:type="auto"/>
                <w:shd w:val="clear" w:color="auto" w:fill="262626"/>
                <w:vAlign w:val="center"/>
              </w:tcPr>
            </w:tcPrChange>
          </w:tcPr>
          <w:p w14:paraId="45C3F314" w14:textId="77777777" w:rsidR="00D22A0B" w:rsidRPr="00C47575" w:rsidRDefault="00D22A0B" w:rsidP="00AB64A6">
            <w:pPr>
              <w:jc w:val="center"/>
              <w:rPr>
                <w:rFonts w:ascii="Calibri" w:hAnsi="Calibri" w:cs="Calibri"/>
                <w:sz w:val="17"/>
                <w:szCs w:val="17"/>
              </w:rPr>
            </w:pPr>
            <w:r w:rsidRPr="00C47575">
              <w:rPr>
                <w:rFonts w:ascii="Calibri" w:hAnsi="Calibri" w:cs="Calibri"/>
                <w:b/>
                <w:bCs/>
                <w:sz w:val="17"/>
                <w:szCs w:val="17"/>
              </w:rPr>
              <w:t>_CRD</w:t>
            </w:r>
          </w:p>
        </w:tc>
        <w:tc>
          <w:tcPr>
            <w:tcW w:w="662" w:type="dxa"/>
            <w:shd w:val="clear" w:color="auto" w:fill="262626"/>
            <w:tcPrChange w:id="203" w:author="SalifouSanda OUSMANE [8]" w:date="2022-11-07T16:32:00Z">
              <w:tcPr>
                <w:tcW w:w="0" w:type="auto"/>
                <w:shd w:val="clear" w:color="auto" w:fill="262626"/>
              </w:tcPr>
            </w:tcPrChange>
          </w:tcPr>
          <w:p w14:paraId="112B3DA6" w14:textId="77777777" w:rsidR="00D22A0B" w:rsidRPr="00C47575" w:rsidRDefault="00D22A0B" w:rsidP="00AB64A6">
            <w:pPr>
              <w:jc w:val="center"/>
              <w:rPr>
                <w:ins w:id="204" w:author="SalifouSanda OUSMANE [8]" w:date="2022-11-07T16:31:00Z"/>
                <w:rFonts w:ascii="Calibri" w:hAnsi="Calibri" w:cs="Calibri"/>
                <w:b/>
                <w:bCs/>
                <w:sz w:val="17"/>
                <w:szCs w:val="17"/>
              </w:rPr>
            </w:pPr>
          </w:p>
        </w:tc>
        <w:tc>
          <w:tcPr>
            <w:tcW w:w="0" w:type="auto"/>
            <w:gridSpan w:val="2"/>
            <w:shd w:val="clear" w:color="auto" w:fill="262626"/>
            <w:vAlign w:val="center"/>
            <w:tcPrChange w:id="205" w:author="SalifouSanda OUSMANE [8]" w:date="2022-11-07T16:32:00Z">
              <w:tcPr>
                <w:tcW w:w="0" w:type="auto"/>
                <w:shd w:val="clear" w:color="auto" w:fill="262626"/>
                <w:vAlign w:val="center"/>
              </w:tcPr>
            </w:tcPrChange>
          </w:tcPr>
          <w:p w14:paraId="09510D27" w14:textId="163883F6" w:rsidR="00D22A0B" w:rsidRPr="00C47575" w:rsidRDefault="00D22A0B" w:rsidP="00AB64A6">
            <w:pPr>
              <w:jc w:val="center"/>
              <w:rPr>
                <w:rFonts w:ascii="Calibri" w:hAnsi="Calibri" w:cs="Calibri"/>
                <w:sz w:val="17"/>
                <w:szCs w:val="17"/>
              </w:rPr>
            </w:pPr>
            <w:r w:rsidRPr="00C47575">
              <w:rPr>
                <w:rFonts w:ascii="Calibri" w:hAnsi="Calibri" w:cs="Calibri"/>
                <w:b/>
                <w:bCs/>
                <w:sz w:val="17"/>
                <w:szCs w:val="17"/>
              </w:rPr>
              <w:t>_</w:t>
            </w:r>
            <w:proofErr w:type="spellStart"/>
            <w:r w:rsidRPr="00C47575">
              <w:rPr>
                <w:rFonts w:ascii="Calibri" w:hAnsi="Calibri" w:cs="Calibri"/>
                <w:b/>
                <w:bCs/>
                <w:sz w:val="17"/>
                <w:szCs w:val="17"/>
              </w:rPr>
              <w:t>GiftAid</w:t>
            </w:r>
            <w:proofErr w:type="spellEnd"/>
          </w:p>
        </w:tc>
        <w:tc>
          <w:tcPr>
            <w:tcW w:w="0" w:type="auto"/>
            <w:shd w:val="clear" w:color="auto" w:fill="262626"/>
            <w:vAlign w:val="center"/>
            <w:tcPrChange w:id="206" w:author="SalifouSanda OUSMANE [8]" w:date="2022-11-07T16:32:00Z">
              <w:tcPr>
                <w:tcW w:w="0" w:type="auto"/>
                <w:shd w:val="clear" w:color="auto" w:fill="262626"/>
                <w:vAlign w:val="center"/>
              </w:tcPr>
            </w:tcPrChange>
          </w:tcPr>
          <w:p w14:paraId="6823FDB8" w14:textId="273B9BB8" w:rsidR="00D22A0B" w:rsidRPr="00C47575" w:rsidRDefault="00D22A0B" w:rsidP="00AB64A6">
            <w:pPr>
              <w:jc w:val="center"/>
              <w:rPr>
                <w:rFonts w:ascii="Calibri" w:hAnsi="Calibri" w:cs="Calibri"/>
                <w:b/>
                <w:bCs/>
                <w:sz w:val="17"/>
                <w:szCs w:val="17"/>
              </w:rPr>
            </w:pPr>
            <w:r w:rsidRPr="00C47575">
              <w:rPr>
                <w:rFonts w:ascii="Calibri" w:hAnsi="Calibri" w:cs="Calibri"/>
                <w:b/>
                <w:bCs/>
                <w:sz w:val="17"/>
                <w:szCs w:val="17"/>
              </w:rPr>
              <w:t>_Own</w:t>
            </w:r>
          </w:p>
        </w:tc>
      </w:tr>
      <w:tr w:rsidR="00D22A0B" w:rsidRPr="00C47575" w14:paraId="612F7CF0" w14:textId="77777777" w:rsidTr="00D22A0B">
        <w:trPr>
          <w:trHeight w:val="263"/>
          <w:trPrChange w:id="207" w:author="SalifouSanda OUSMANE [8]" w:date="2022-11-07T16:32:00Z">
            <w:trPr>
              <w:trHeight w:val="263"/>
            </w:trPr>
          </w:trPrChange>
        </w:trPr>
        <w:tc>
          <w:tcPr>
            <w:tcW w:w="0" w:type="auto"/>
            <w:tcPrChange w:id="208" w:author="SalifouSanda OUSMANE [8]" w:date="2022-11-07T16:32:00Z">
              <w:tcPr>
                <w:tcW w:w="0" w:type="auto"/>
              </w:tcPr>
            </w:tcPrChange>
          </w:tcPr>
          <w:p w14:paraId="5DADB0D3"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1 </w:t>
            </w:r>
          </w:p>
        </w:tc>
        <w:tc>
          <w:tcPr>
            <w:tcW w:w="0" w:type="auto"/>
            <w:tcPrChange w:id="209" w:author="SalifouSanda OUSMANE [8]" w:date="2022-11-07T16:32:00Z">
              <w:tcPr>
                <w:tcW w:w="0" w:type="auto"/>
              </w:tcPr>
            </w:tcPrChange>
          </w:tcPr>
          <w:p w14:paraId="6B658962"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 xml:space="preserve">Cereals </w:t>
            </w:r>
          </w:p>
        </w:tc>
        <w:tc>
          <w:tcPr>
            <w:tcW w:w="0" w:type="auto"/>
            <w:tcPrChange w:id="210" w:author="SalifouSanda OUSMANE [8]" w:date="2022-11-07T16:32:00Z">
              <w:tcPr>
                <w:tcW w:w="0" w:type="auto"/>
              </w:tcPr>
            </w:tcPrChange>
          </w:tcPr>
          <w:p w14:paraId="315462AC"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 xml:space="preserve">Cereals (maize, rice, sorghum, wheat ...), flour of cereals, bread, pasta </w:t>
            </w:r>
          </w:p>
        </w:tc>
        <w:tc>
          <w:tcPr>
            <w:tcW w:w="0" w:type="auto"/>
            <w:vAlign w:val="center"/>
            <w:tcPrChange w:id="211" w:author="SalifouSanda OUSMANE [8]" w:date="2022-11-07T16:32:00Z">
              <w:tcPr>
                <w:tcW w:w="0" w:type="auto"/>
                <w:vAlign w:val="center"/>
              </w:tcPr>
            </w:tcPrChange>
          </w:tcPr>
          <w:p w14:paraId="0D5A33E2"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HHExpFCer</w:t>
            </w:r>
            <w:proofErr w:type="spellEnd"/>
          </w:p>
        </w:tc>
        <w:tc>
          <w:tcPr>
            <w:tcW w:w="0" w:type="auto"/>
            <w:vAlign w:val="center"/>
            <w:tcPrChange w:id="212" w:author="SalifouSanda OUSMANE [8]" w:date="2022-11-07T16:32:00Z">
              <w:tcPr>
                <w:tcW w:w="0" w:type="auto"/>
                <w:vAlign w:val="center"/>
              </w:tcPr>
            </w:tcPrChange>
          </w:tcPr>
          <w:p w14:paraId="06010C73"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213" w:author="SalifouSanda OUSMANE [8]" w:date="2022-11-07T16:32:00Z">
              <w:tcPr>
                <w:tcW w:w="0" w:type="auto"/>
                <w:vAlign w:val="center"/>
              </w:tcPr>
            </w:tcPrChange>
          </w:tcPr>
          <w:p w14:paraId="714745C8"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214" w:author="SalifouSanda OUSMANE [8]" w:date="2022-11-07T16:32:00Z">
              <w:tcPr>
                <w:tcW w:w="0" w:type="auto"/>
              </w:tcPr>
            </w:tcPrChange>
          </w:tcPr>
          <w:p w14:paraId="316C8E7F" w14:textId="77777777" w:rsidR="00D22A0B" w:rsidRPr="00C47575" w:rsidRDefault="00D22A0B" w:rsidP="00AB64A6">
            <w:pPr>
              <w:jc w:val="center"/>
              <w:rPr>
                <w:ins w:id="215" w:author="SalifouSanda OUSMANE [8]" w:date="2022-11-07T16:31:00Z"/>
                <w:rFonts w:ascii="Calibri" w:hAnsi="Calibri" w:cs="Calibri"/>
                <w:sz w:val="17"/>
                <w:szCs w:val="17"/>
              </w:rPr>
            </w:pPr>
          </w:p>
        </w:tc>
        <w:tc>
          <w:tcPr>
            <w:tcW w:w="0" w:type="auto"/>
            <w:gridSpan w:val="2"/>
            <w:vAlign w:val="center"/>
            <w:tcPrChange w:id="216" w:author="SalifouSanda OUSMANE [8]" w:date="2022-11-07T16:32:00Z">
              <w:tcPr>
                <w:tcW w:w="0" w:type="auto"/>
                <w:vAlign w:val="center"/>
              </w:tcPr>
            </w:tcPrChange>
          </w:tcPr>
          <w:p w14:paraId="564CF7BA" w14:textId="19ECEDD4"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217" w:author="SalifouSanda OUSMANE [8]" w:date="2022-11-07T16:32:00Z">
              <w:tcPr>
                <w:tcW w:w="0" w:type="auto"/>
                <w:vAlign w:val="center"/>
              </w:tcPr>
            </w:tcPrChange>
          </w:tcPr>
          <w:p w14:paraId="5AABA5A4" w14:textId="34D1A834"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364FEFE7" w14:textId="77777777" w:rsidTr="00D22A0B">
        <w:trPr>
          <w:trHeight w:val="129"/>
          <w:trPrChange w:id="218" w:author="SalifouSanda OUSMANE [8]" w:date="2022-11-07T16:32:00Z">
            <w:trPr>
              <w:trHeight w:val="129"/>
            </w:trPr>
          </w:trPrChange>
        </w:trPr>
        <w:tc>
          <w:tcPr>
            <w:tcW w:w="0" w:type="auto"/>
            <w:tcPrChange w:id="219" w:author="SalifouSanda OUSMANE [8]" w:date="2022-11-07T16:32:00Z">
              <w:tcPr>
                <w:tcW w:w="0" w:type="auto"/>
              </w:tcPr>
            </w:tcPrChange>
          </w:tcPr>
          <w:p w14:paraId="75D8E5B7"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2 </w:t>
            </w:r>
          </w:p>
        </w:tc>
        <w:tc>
          <w:tcPr>
            <w:tcW w:w="0" w:type="auto"/>
            <w:tcPrChange w:id="220" w:author="SalifouSanda OUSMANE [8]" w:date="2022-11-07T16:32:00Z">
              <w:tcPr>
                <w:tcW w:w="0" w:type="auto"/>
              </w:tcPr>
            </w:tcPrChange>
          </w:tcPr>
          <w:p w14:paraId="1CF19837"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 xml:space="preserve">Tubers </w:t>
            </w:r>
          </w:p>
        </w:tc>
        <w:tc>
          <w:tcPr>
            <w:tcW w:w="0" w:type="auto"/>
            <w:tcPrChange w:id="221" w:author="SalifouSanda OUSMANE [8]" w:date="2022-11-07T16:32:00Z">
              <w:tcPr>
                <w:tcW w:w="0" w:type="auto"/>
              </w:tcPr>
            </w:tcPrChange>
          </w:tcPr>
          <w:p w14:paraId="7B693DD5"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Potatoes, sweet potatoes, cassava, plantains, yams</w:t>
            </w:r>
          </w:p>
        </w:tc>
        <w:tc>
          <w:tcPr>
            <w:tcW w:w="0" w:type="auto"/>
            <w:vAlign w:val="center"/>
            <w:tcPrChange w:id="222" w:author="SalifouSanda OUSMANE [8]" w:date="2022-11-07T16:32:00Z">
              <w:tcPr>
                <w:tcW w:w="0" w:type="auto"/>
                <w:vAlign w:val="center"/>
              </w:tcPr>
            </w:tcPrChange>
          </w:tcPr>
          <w:p w14:paraId="0F761C01"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HHExpFTub</w:t>
            </w:r>
            <w:proofErr w:type="spellEnd"/>
          </w:p>
        </w:tc>
        <w:tc>
          <w:tcPr>
            <w:tcW w:w="0" w:type="auto"/>
            <w:vAlign w:val="center"/>
            <w:tcPrChange w:id="223" w:author="SalifouSanda OUSMANE [8]" w:date="2022-11-07T16:32:00Z">
              <w:tcPr>
                <w:tcW w:w="0" w:type="auto"/>
                <w:vAlign w:val="center"/>
              </w:tcPr>
            </w:tcPrChange>
          </w:tcPr>
          <w:p w14:paraId="102869C8"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224" w:author="SalifouSanda OUSMANE [8]" w:date="2022-11-07T16:32:00Z">
              <w:tcPr>
                <w:tcW w:w="0" w:type="auto"/>
                <w:vAlign w:val="center"/>
              </w:tcPr>
            </w:tcPrChange>
          </w:tcPr>
          <w:p w14:paraId="796EE25D"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225" w:author="SalifouSanda OUSMANE [8]" w:date="2022-11-07T16:32:00Z">
              <w:tcPr>
                <w:tcW w:w="0" w:type="auto"/>
              </w:tcPr>
            </w:tcPrChange>
          </w:tcPr>
          <w:p w14:paraId="5E1F21CE" w14:textId="77777777" w:rsidR="00D22A0B" w:rsidRPr="00C47575" w:rsidRDefault="00D22A0B" w:rsidP="00AB64A6">
            <w:pPr>
              <w:jc w:val="center"/>
              <w:rPr>
                <w:ins w:id="226" w:author="SalifouSanda OUSMANE [8]" w:date="2022-11-07T16:31:00Z"/>
                <w:rFonts w:ascii="Calibri" w:hAnsi="Calibri" w:cs="Calibri"/>
                <w:sz w:val="17"/>
                <w:szCs w:val="17"/>
              </w:rPr>
            </w:pPr>
          </w:p>
        </w:tc>
        <w:tc>
          <w:tcPr>
            <w:tcW w:w="0" w:type="auto"/>
            <w:gridSpan w:val="2"/>
            <w:vAlign w:val="center"/>
            <w:tcPrChange w:id="227" w:author="SalifouSanda OUSMANE [8]" w:date="2022-11-07T16:32:00Z">
              <w:tcPr>
                <w:tcW w:w="0" w:type="auto"/>
                <w:vAlign w:val="center"/>
              </w:tcPr>
            </w:tcPrChange>
          </w:tcPr>
          <w:p w14:paraId="2DEEF948" w14:textId="6DE3FAF3"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228" w:author="SalifouSanda OUSMANE [8]" w:date="2022-11-07T16:32:00Z">
              <w:tcPr>
                <w:tcW w:w="0" w:type="auto"/>
                <w:vAlign w:val="center"/>
              </w:tcPr>
            </w:tcPrChange>
          </w:tcPr>
          <w:p w14:paraId="644EE5A6" w14:textId="6A2E9BDE"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6E02F757" w14:textId="77777777" w:rsidTr="00D22A0B">
        <w:trPr>
          <w:trHeight w:val="129"/>
          <w:trPrChange w:id="229" w:author="SalifouSanda OUSMANE [8]" w:date="2022-11-07T16:32:00Z">
            <w:trPr>
              <w:trHeight w:val="129"/>
            </w:trPr>
          </w:trPrChange>
        </w:trPr>
        <w:tc>
          <w:tcPr>
            <w:tcW w:w="0" w:type="auto"/>
            <w:tcPrChange w:id="230" w:author="SalifouSanda OUSMANE [8]" w:date="2022-11-07T16:32:00Z">
              <w:tcPr>
                <w:tcW w:w="0" w:type="auto"/>
              </w:tcPr>
            </w:tcPrChange>
          </w:tcPr>
          <w:p w14:paraId="33B33853"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3 </w:t>
            </w:r>
          </w:p>
        </w:tc>
        <w:tc>
          <w:tcPr>
            <w:tcW w:w="0" w:type="auto"/>
            <w:tcPrChange w:id="231" w:author="SalifouSanda OUSMANE [8]" w:date="2022-11-07T16:32:00Z">
              <w:tcPr>
                <w:tcW w:w="0" w:type="auto"/>
              </w:tcPr>
            </w:tcPrChange>
          </w:tcPr>
          <w:p w14:paraId="7D84A5F6"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Pulses &amp; nuts</w:t>
            </w:r>
          </w:p>
        </w:tc>
        <w:tc>
          <w:tcPr>
            <w:tcW w:w="0" w:type="auto"/>
            <w:tcPrChange w:id="232" w:author="SalifouSanda OUSMANE [8]" w:date="2022-11-07T16:32:00Z">
              <w:tcPr>
                <w:tcW w:w="0" w:type="auto"/>
              </w:tcPr>
            </w:tcPrChange>
          </w:tcPr>
          <w:p w14:paraId="64DFB817"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Beans, peas, lentils, nuts</w:t>
            </w:r>
            <w:r w:rsidRPr="00C47575">
              <w:rPr>
                <w:rFonts w:ascii="Calibri" w:hAnsi="Calibri" w:cs="Calibri"/>
                <w:sz w:val="17"/>
                <w:szCs w:val="17"/>
              </w:rPr>
              <w:t xml:space="preserve"> </w:t>
            </w:r>
            <w:r w:rsidRPr="00C47575">
              <w:rPr>
                <w:rFonts w:ascii="Calibri" w:eastAsia="Times New Roman" w:hAnsi="Calibri" w:cs="Calibri"/>
                <w:sz w:val="17"/>
                <w:szCs w:val="17"/>
                <w:lang w:eastAsia="en-GB"/>
              </w:rPr>
              <w:t>in shell or shelled</w:t>
            </w:r>
            <w:r w:rsidRPr="00C47575">
              <w:rPr>
                <w:rFonts w:ascii="Calibri" w:eastAsia="Times New Roman" w:hAnsi="Calibri" w:cs="Calibri"/>
                <w:sz w:val="17"/>
                <w:szCs w:val="17"/>
                <w:vertAlign w:val="superscript"/>
                <w:lang w:eastAsia="en-GB"/>
              </w:rPr>
              <w:footnoteReference w:id="7"/>
            </w:r>
          </w:p>
        </w:tc>
        <w:tc>
          <w:tcPr>
            <w:tcW w:w="0" w:type="auto"/>
            <w:vAlign w:val="center"/>
            <w:tcPrChange w:id="233" w:author="SalifouSanda OUSMANE [8]" w:date="2022-11-07T16:32:00Z">
              <w:tcPr>
                <w:tcW w:w="0" w:type="auto"/>
                <w:vAlign w:val="center"/>
              </w:tcPr>
            </w:tcPrChange>
          </w:tcPr>
          <w:p w14:paraId="75A62F95"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HHExpFPuls</w:t>
            </w:r>
            <w:proofErr w:type="spellEnd"/>
          </w:p>
        </w:tc>
        <w:tc>
          <w:tcPr>
            <w:tcW w:w="0" w:type="auto"/>
            <w:vAlign w:val="center"/>
            <w:tcPrChange w:id="234" w:author="SalifouSanda OUSMANE [8]" w:date="2022-11-07T16:32:00Z">
              <w:tcPr>
                <w:tcW w:w="0" w:type="auto"/>
                <w:vAlign w:val="center"/>
              </w:tcPr>
            </w:tcPrChange>
          </w:tcPr>
          <w:p w14:paraId="531CC1A9"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235" w:author="SalifouSanda OUSMANE [8]" w:date="2022-11-07T16:32:00Z">
              <w:tcPr>
                <w:tcW w:w="0" w:type="auto"/>
                <w:vAlign w:val="center"/>
              </w:tcPr>
            </w:tcPrChange>
          </w:tcPr>
          <w:p w14:paraId="113E5F24"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236" w:author="SalifouSanda OUSMANE [8]" w:date="2022-11-07T16:32:00Z">
              <w:tcPr>
                <w:tcW w:w="0" w:type="auto"/>
              </w:tcPr>
            </w:tcPrChange>
          </w:tcPr>
          <w:p w14:paraId="29B0BCC6" w14:textId="77777777" w:rsidR="00D22A0B" w:rsidRPr="00C47575" w:rsidRDefault="00D22A0B" w:rsidP="00AB64A6">
            <w:pPr>
              <w:jc w:val="center"/>
              <w:rPr>
                <w:ins w:id="237" w:author="SalifouSanda OUSMANE [8]" w:date="2022-11-07T16:31:00Z"/>
                <w:rFonts w:ascii="Calibri" w:hAnsi="Calibri" w:cs="Calibri"/>
                <w:sz w:val="17"/>
                <w:szCs w:val="17"/>
              </w:rPr>
            </w:pPr>
          </w:p>
        </w:tc>
        <w:tc>
          <w:tcPr>
            <w:tcW w:w="0" w:type="auto"/>
            <w:gridSpan w:val="2"/>
            <w:vAlign w:val="center"/>
            <w:tcPrChange w:id="238" w:author="SalifouSanda OUSMANE [8]" w:date="2022-11-07T16:32:00Z">
              <w:tcPr>
                <w:tcW w:w="0" w:type="auto"/>
                <w:vAlign w:val="center"/>
              </w:tcPr>
            </w:tcPrChange>
          </w:tcPr>
          <w:p w14:paraId="20D4AD64" w14:textId="099163DD"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239" w:author="SalifouSanda OUSMANE [8]" w:date="2022-11-07T16:32:00Z">
              <w:tcPr>
                <w:tcW w:w="0" w:type="auto"/>
                <w:vAlign w:val="center"/>
              </w:tcPr>
            </w:tcPrChange>
          </w:tcPr>
          <w:p w14:paraId="21EA1FA3" w14:textId="191E90B5"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311FFA66" w14:textId="77777777" w:rsidTr="00D22A0B">
        <w:trPr>
          <w:trHeight w:val="129"/>
          <w:trPrChange w:id="240" w:author="SalifouSanda OUSMANE [8]" w:date="2022-11-07T16:32:00Z">
            <w:trPr>
              <w:trHeight w:val="129"/>
            </w:trPr>
          </w:trPrChange>
        </w:trPr>
        <w:tc>
          <w:tcPr>
            <w:tcW w:w="0" w:type="auto"/>
            <w:tcPrChange w:id="241" w:author="SalifouSanda OUSMANE [8]" w:date="2022-11-07T16:32:00Z">
              <w:tcPr>
                <w:tcW w:w="0" w:type="auto"/>
              </w:tcPr>
            </w:tcPrChange>
          </w:tcPr>
          <w:p w14:paraId="02D7C5A3"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4 </w:t>
            </w:r>
          </w:p>
        </w:tc>
        <w:tc>
          <w:tcPr>
            <w:tcW w:w="0" w:type="auto"/>
            <w:tcPrChange w:id="242" w:author="SalifouSanda OUSMANE [8]" w:date="2022-11-07T16:32:00Z">
              <w:tcPr>
                <w:tcW w:w="0" w:type="auto"/>
              </w:tcPr>
            </w:tcPrChange>
          </w:tcPr>
          <w:p w14:paraId="2AC5A99A" w14:textId="77777777" w:rsidR="00D22A0B" w:rsidRPr="00C47575" w:rsidRDefault="00D22A0B" w:rsidP="00AB64A6">
            <w:pPr>
              <w:rPr>
                <w:rFonts w:ascii="Calibri" w:hAnsi="Calibri" w:cs="Calibri"/>
                <w:sz w:val="17"/>
                <w:szCs w:val="17"/>
              </w:rPr>
            </w:pPr>
            <w:r w:rsidRPr="00C47575">
              <w:rPr>
                <w:rFonts w:ascii="Calibri" w:hAnsi="Calibri" w:cs="Calibri"/>
                <w:sz w:val="17"/>
                <w:szCs w:val="17"/>
              </w:rPr>
              <w:t>Vegetables</w:t>
            </w:r>
          </w:p>
        </w:tc>
        <w:tc>
          <w:tcPr>
            <w:tcW w:w="0" w:type="auto"/>
            <w:tcPrChange w:id="243" w:author="SalifouSanda OUSMANE [8]" w:date="2022-11-07T16:32:00Z">
              <w:tcPr>
                <w:tcW w:w="0" w:type="auto"/>
              </w:tcPr>
            </w:tcPrChange>
          </w:tcPr>
          <w:p w14:paraId="7C0832F0" w14:textId="77777777" w:rsidR="00D22A0B" w:rsidRPr="00C47575" w:rsidRDefault="00D22A0B" w:rsidP="00AB64A6">
            <w:pPr>
              <w:rPr>
                <w:rFonts w:ascii="Calibri" w:eastAsia="Times New Roman" w:hAnsi="Calibri" w:cs="Calibri"/>
                <w:sz w:val="17"/>
                <w:szCs w:val="17"/>
                <w:lang w:eastAsia="en-GB"/>
              </w:rPr>
            </w:pPr>
            <w:r w:rsidRPr="00C47575">
              <w:rPr>
                <w:rFonts w:ascii="Calibri" w:hAnsi="Calibri" w:cs="Calibri"/>
                <w:sz w:val="17"/>
                <w:szCs w:val="17"/>
              </w:rPr>
              <w:t>Dark green leafy vegetables, orange vegetable, other vegetable</w:t>
            </w:r>
          </w:p>
        </w:tc>
        <w:tc>
          <w:tcPr>
            <w:tcW w:w="0" w:type="auto"/>
            <w:tcPrChange w:id="244" w:author="SalifouSanda OUSMANE [8]" w:date="2022-11-07T16:32:00Z">
              <w:tcPr>
                <w:tcW w:w="0" w:type="auto"/>
              </w:tcPr>
            </w:tcPrChange>
          </w:tcPr>
          <w:p w14:paraId="619728A8"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HHExpFVeg</w:t>
            </w:r>
            <w:proofErr w:type="spellEnd"/>
          </w:p>
        </w:tc>
        <w:tc>
          <w:tcPr>
            <w:tcW w:w="0" w:type="auto"/>
            <w:vAlign w:val="center"/>
            <w:tcPrChange w:id="245" w:author="SalifouSanda OUSMANE [8]" w:date="2022-11-07T16:32:00Z">
              <w:tcPr>
                <w:tcW w:w="0" w:type="auto"/>
                <w:vAlign w:val="center"/>
              </w:tcPr>
            </w:tcPrChange>
          </w:tcPr>
          <w:p w14:paraId="2F6EB7C9"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246" w:author="SalifouSanda OUSMANE [8]" w:date="2022-11-07T16:32:00Z">
              <w:tcPr>
                <w:tcW w:w="0" w:type="auto"/>
                <w:vAlign w:val="center"/>
              </w:tcPr>
            </w:tcPrChange>
          </w:tcPr>
          <w:p w14:paraId="458D665F"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247" w:author="SalifouSanda OUSMANE [8]" w:date="2022-11-07T16:32:00Z">
              <w:tcPr>
                <w:tcW w:w="0" w:type="auto"/>
              </w:tcPr>
            </w:tcPrChange>
          </w:tcPr>
          <w:p w14:paraId="67CAEFBA" w14:textId="77777777" w:rsidR="00D22A0B" w:rsidRPr="00C47575" w:rsidRDefault="00D22A0B" w:rsidP="00AB64A6">
            <w:pPr>
              <w:jc w:val="center"/>
              <w:rPr>
                <w:ins w:id="248" w:author="SalifouSanda OUSMANE [8]" w:date="2022-11-07T16:31:00Z"/>
                <w:rFonts w:ascii="Calibri" w:hAnsi="Calibri" w:cs="Calibri"/>
                <w:sz w:val="17"/>
                <w:szCs w:val="17"/>
              </w:rPr>
            </w:pPr>
          </w:p>
        </w:tc>
        <w:tc>
          <w:tcPr>
            <w:tcW w:w="0" w:type="auto"/>
            <w:gridSpan w:val="2"/>
            <w:vAlign w:val="center"/>
            <w:tcPrChange w:id="249" w:author="SalifouSanda OUSMANE [8]" w:date="2022-11-07T16:32:00Z">
              <w:tcPr>
                <w:tcW w:w="0" w:type="auto"/>
                <w:vAlign w:val="center"/>
              </w:tcPr>
            </w:tcPrChange>
          </w:tcPr>
          <w:p w14:paraId="5C9D27DF" w14:textId="50805F0A"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250" w:author="SalifouSanda OUSMANE [8]" w:date="2022-11-07T16:32:00Z">
              <w:tcPr>
                <w:tcW w:w="0" w:type="auto"/>
                <w:vAlign w:val="center"/>
              </w:tcPr>
            </w:tcPrChange>
          </w:tcPr>
          <w:p w14:paraId="7CF89719" w14:textId="44A2294D"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6D45C686" w14:textId="77777777" w:rsidTr="00D22A0B">
        <w:trPr>
          <w:trHeight w:val="70"/>
          <w:trPrChange w:id="251" w:author="SalifouSanda OUSMANE [8]" w:date="2022-11-07T16:32:00Z">
            <w:trPr>
              <w:trHeight w:val="70"/>
            </w:trPr>
          </w:trPrChange>
        </w:trPr>
        <w:tc>
          <w:tcPr>
            <w:tcW w:w="0" w:type="auto"/>
            <w:tcPrChange w:id="252" w:author="SalifouSanda OUSMANE [8]" w:date="2022-11-07T16:32:00Z">
              <w:tcPr>
                <w:tcW w:w="0" w:type="auto"/>
              </w:tcPr>
            </w:tcPrChange>
          </w:tcPr>
          <w:p w14:paraId="32D5FAE4"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5</w:t>
            </w:r>
          </w:p>
        </w:tc>
        <w:tc>
          <w:tcPr>
            <w:tcW w:w="0" w:type="auto"/>
            <w:tcPrChange w:id="253" w:author="SalifouSanda OUSMANE [8]" w:date="2022-11-07T16:32:00Z">
              <w:tcPr>
                <w:tcW w:w="0" w:type="auto"/>
              </w:tcPr>
            </w:tcPrChange>
          </w:tcPr>
          <w:p w14:paraId="5606BC84"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Fruits</w:t>
            </w:r>
          </w:p>
        </w:tc>
        <w:tc>
          <w:tcPr>
            <w:tcW w:w="0" w:type="auto"/>
            <w:tcPrChange w:id="254" w:author="SalifouSanda OUSMANE [8]" w:date="2022-11-07T16:32:00Z">
              <w:tcPr>
                <w:tcW w:w="0" w:type="auto"/>
              </w:tcPr>
            </w:tcPrChange>
          </w:tcPr>
          <w:p w14:paraId="5B7AFCED"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Fresh and frozen fruit</w:t>
            </w:r>
          </w:p>
        </w:tc>
        <w:tc>
          <w:tcPr>
            <w:tcW w:w="0" w:type="auto"/>
            <w:vAlign w:val="center"/>
            <w:tcPrChange w:id="255" w:author="SalifouSanda OUSMANE [8]" w:date="2022-11-07T16:32:00Z">
              <w:tcPr>
                <w:tcW w:w="0" w:type="auto"/>
                <w:vAlign w:val="center"/>
              </w:tcPr>
            </w:tcPrChange>
          </w:tcPr>
          <w:p w14:paraId="1845FC4C"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HHExpFFrt</w:t>
            </w:r>
            <w:proofErr w:type="spellEnd"/>
          </w:p>
        </w:tc>
        <w:tc>
          <w:tcPr>
            <w:tcW w:w="0" w:type="auto"/>
            <w:vAlign w:val="center"/>
            <w:tcPrChange w:id="256" w:author="SalifouSanda OUSMANE [8]" w:date="2022-11-07T16:32:00Z">
              <w:tcPr>
                <w:tcW w:w="0" w:type="auto"/>
                <w:vAlign w:val="center"/>
              </w:tcPr>
            </w:tcPrChange>
          </w:tcPr>
          <w:p w14:paraId="45E2C186"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257" w:author="SalifouSanda OUSMANE [8]" w:date="2022-11-07T16:32:00Z">
              <w:tcPr>
                <w:tcW w:w="0" w:type="auto"/>
                <w:vAlign w:val="center"/>
              </w:tcPr>
            </w:tcPrChange>
          </w:tcPr>
          <w:p w14:paraId="27270EF8"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258" w:author="SalifouSanda OUSMANE [8]" w:date="2022-11-07T16:32:00Z">
              <w:tcPr>
                <w:tcW w:w="0" w:type="auto"/>
              </w:tcPr>
            </w:tcPrChange>
          </w:tcPr>
          <w:p w14:paraId="46C4F20E" w14:textId="77777777" w:rsidR="00D22A0B" w:rsidRPr="00C47575" w:rsidRDefault="00D22A0B" w:rsidP="00AB64A6">
            <w:pPr>
              <w:jc w:val="center"/>
              <w:rPr>
                <w:ins w:id="259" w:author="SalifouSanda OUSMANE [8]" w:date="2022-11-07T16:31:00Z"/>
                <w:rFonts w:ascii="Calibri" w:hAnsi="Calibri" w:cs="Calibri"/>
                <w:sz w:val="17"/>
                <w:szCs w:val="17"/>
              </w:rPr>
            </w:pPr>
          </w:p>
        </w:tc>
        <w:tc>
          <w:tcPr>
            <w:tcW w:w="0" w:type="auto"/>
            <w:gridSpan w:val="2"/>
            <w:vAlign w:val="center"/>
            <w:tcPrChange w:id="260" w:author="SalifouSanda OUSMANE [8]" w:date="2022-11-07T16:32:00Z">
              <w:tcPr>
                <w:tcW w:w="0" w:type="auto"/>
                <w:vAlign w:val="center"/>
              </w:tcPr>
            </w:tcPrChange>
          </w:tcPr>
          <w:p w14:paraId="2075F90B" w14:textId="0CB9963A"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261" w:author="SalifouSanda OUSMANE [8]" w:date="2022-11-07T16:32:00Z">
              <w:tcPr>
                <w:tcW w:w="0" w:type="auto"/>
                <w:vAlign w:val="center"/>
              </w:tcPr>
            </w:tcPrChange>
          </w:tcPr>
          <w:p w14:paraId="300D2462" w14:textId="1C1735A2"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5DCFEB74" w14:textId="77777777" w:rsidTr="00D22A0B">
        <w:trPr>
          <w:trHeight w:val="129"/>
          <w:trPrChange w:id="262" w:author="SalifouSanda OUSMANE [8]" w:date="2022-11-07T16:32:00Z">
            <w:trPr>
              <w:trHeight w:val="129"/>
            </w:trPr>
          </w:trPrChange>
        </w:trPr>
        <w:tc>
          <w:tcPr>
            <w:tcW w:w="0" w:type="auto"/>
            <w:tcPrChange w:id="263" w:author="SalifouSanda OUSMANE [8]" w:date="2022-11-07T16:32:00Z">
              <w:tcPr>
                <w:tcW w:w="0" w:type="auto"/>
              </w:tcPr>
            </w:tcPrChange>
          </w:tcPr>
          <w:p w14:paraId="28DDEC41"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6</w:t>
            </w:r>
          </w:p>
        </w:tc>
        <w:tc>
          <w:tcPr>
            <w:tcW w:w="0" w:type="auto"/>
            <w:tcPrChange w:id="264" w:author="SalifouSanda OUSMANE [8]" w:date="2022-11-07T16:32:00Z">
              <w:tcPr>
                <w:tcW w:w="0" w:type="auto"/>
              </w:tcPr>
            </w:tcPrChange>
          </w:tcPr>
          <w:p w14:paraId="64BD50E7"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Meat</w:t>
            </w:r>
          </w:p>
        </w:tc>
        <w:tc>
          <w:tcPr>
            <w:tcW w:w="0" w:type="auto"/>
            <w:tcPrChange w:id="265" w:author="SalifouSanda OUSMANE [8]" w:date="2022-11-07T16:32:00Z">
              <w:tcPr>
                <w:tcW w:w="0" w:type="auto"/>
              </w:tcPr>
            </w:tcPrChange>
          </w:tcPr>
          <w:p w14:paraId="4DD59F36"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Fresh, chilled, frozen meat and poultry, dry and slated meat</w:t>
            </w:r>
          </w:p>
        </w:tc>
        <w:tc>
          <w:tcPr>
            <w:tcW w:w="0" w:type="auto"/>
            <w:vAlign w:val="center"/>
            <w:tcPrChange w:id="266" w:author="SalifouSanda OUSMANE [8]" w:date="2022-11-07T16:32:00Z">
              <w:tcPr>
                <w:tcW w:w="0" w:type="auto"/>
                <w:vAlign w:val="center"/>
              </w:tcPr>
            </w:tcPrChange>
          </w:tcPr>
          <w:p w14:paraId="1749A6AC"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HHExpFAnimMeat</w:t>
            </w:r>
            <w:proofErr w:type="spellEnd"/>
          </w:p>
        </w:tc>
        <w:tc>
          <w:tcPr>
            <w:tcW w:w="0" w:type="auto"/>
            <w:vAlign w:val="center"/>
            <w:tcPrChange w:id="267" w:author="SalifouSanda OUSMANE [8]" w:date="2022-11-07T16:32:00Z">
              <w:tcPr>
                <w:tcW w:w="0" w:type="auto"/>
                <w:vAlign w:val="center"/>
              </w:tcPr>
            </w:tcPrChange>
          </w:tcPr>
          <w:p w14:paraId="329C81DB"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268" w:author="SalifouSanda OUSMANE [8]" w:date="2022-11-07T16:32:00Z">
              <w:tcPr>
                <w:tcW w:w="0" w:type="auto"/>
                <w:vAlign w:val="center"/>
              </w:tcPr>
            </w:tcPrChange>
          </w:tcPr>
          <w:p w14:paraId="392E84A7"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269" w:author="SalifouSanda OUSMANE [8]" w:date="2022-11-07T16:32:00Z">
              <w:tcPr>
                <w:tcW w:w="0" w:type="auto"/>
              </w:tcPr>
            </w:tcPrChange>
          </w:tcPr>
          <w:p w14:paraId="31C5BC61" w14:textId="77777777" w:rsidR="00D22A0B" w:rsidRPr="00C47575" w:rsidRDefault="00D22A0B" w:rsidP="00AB64A6">
            <w:pPr>
              <w:jc w:val="center"/>
              <w:rPr>
                <w:ins w:id="270" w:author="SalifouSanda OUSMANE [8]" w:date="2022-11-07T16:31:00Z"/>
                <w:rFonts w:ascii="Calibri" w:hAnsi="Calibri" w:cs="Calibri"/>
                <w:sz w:val="17"/>
                <w:szCs w:val="17"/>
              </w:rPr>
            </w:pPr>
          </w:p>
        </w:tc>
        <w:tc>
          <w:tcPr>
            <w:tcW w:w="0" w:type="auto"/>
            <w:gridSpan w:val="2"/>
            <w:vAlign w:val="center"/>
            <w:tcPrChange w:id="271" w:author="SalifouSanda OUSMANE [8]" w:date="2022-11-07T16:32:00Z">
              <w:tcPr>
                <w:tcW w:w="0" w:type="auto"/>
                <w:vAlign w:val="center"/>
              </w:tcPr>
            </w:tcPrChange>
          </w:tcPr>
          <w:p w14:paraId="48A3C931" w14:textId="7D1BE24E"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272" w:author="SalifouSanda OUSMANE [8]" w:date="2022-11-07T16:32:00Z">
              <w:tcPr>
                <w:tcW w:w="0" w:type="auto"/>
                <w:vAlign w:val="center"/>
              </w:tcPr>
            </w:tcPrChange>
          </w:tcPr>
          <w:p w14:paraId="64439E91" w14:textId="41714658"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23D5D796" w14:textId="77777777" w:rsidTr="00D22A0B">
        <w:trPr>
          <w:trHeight w:val="129"/>
          <w:trPrChange w:id="273" w:author="SalifouSanda OUSMANE [8]" w:date="2022-11-07T16:32:00Z">
            <w:trPr>
              <w:trHeight w:val="129"/>
            </w:trPr>
          </w:trPrChange>
        </w:trPr>
        <w:tc>
          <w:tcPr>
            <w:tcW w:w="0" w:type="auto"/>
            <w:tcPrChange w:id="274" w:author="SalifouSanda OUSMANE [8]" w:date="2022-11-07T16:32:00Z">
              <w:tcPr>
                <w:tcW w:w="0" w:type="auto"/>
              </w:tcPr>
            </w:tcPrChange>
          </w:tcPr>
          <w:p w14:paraId="0C88A386"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lastRenderedPageBreak/>
              <w:t>7</w:t>
            </w:r>
          </w:p>
        </w:tc>
        <w:tc>
          <w:tcPr>
            <w:tcW w:w="0" w:type="auto"/>
            <w:tcPrChange w:id="275" w:author="SalifouSanda OUSMANE [8]" w:date="2022-11-07T16:32:00Z">
              <w:tcPr>
                <w:tcW w:w="0" w:type="auto"/>
              </w:tcPr>
            </w:tcPrChange>
          </w:tcPr>
          <w:p w14:paraId="70F6121C"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Fish</w:t>
            </w:r>
          </w:p>
        </w:tc>
        <w:tc>
          <w:tcPr>
            <w:tcW w:w="0" w:type="auto"/>
            <w:tcPrChange w:id="276" w:author="SalifouSanda OUSMANE [8]" w:date="2022-11-07T16:32:00Z">
              <w:tcPr>
                <w:tcW w:w="0" w:type="auto"/>
              </w:tcPr>
            </w:tcPrChange>
          </w:tcPr>
          <w:p w14:paraId="2B21B27C"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Fresh and frozen fish and other seafood</w:t>
            </w:r>
          </w:p>
        </w:tc>
        <w:tc>
          <w:tcPr>
            <w:tcW w:w="0" w:type="auto"/>
            <w:vAlign w:val="center"/>
            <w:tcPrChange w:id="277" w:author="SalifouSanda OUSMANE [8]" w:date="2022-11-07T16:32:00Z">
              <w:tcPr>
                <w:tcW w:w="0" w:type="auto"/>
                <w:vAlign w:val="center"/>
              </w:tcPr>
            </w:tcPrChange>
          </w:tcPr>
          <w:p w14:paraId="46C911B1"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HHExpFAnimFish</w:t>
            </w:r>
            <w:proofErr w:type="spellEnd"/>
          </w:p>
        </w:tc>
        <w:tc>
          <w:tcPr>
            <w:tcW w:w="0" w:type="auto"/>
            <w:vAlign w:val="center"/>
            <w:tcPrChange w:id="278" w:author="SalifouSanda OUSMANE [8]" w:date="2022-11-07T16:32:00Z">
              <w:tcPr>
                <w:tcW w:w="0" w:type="auto"/>
                <w:vAlign w:val="center"/>
              </w:tcPr>
            </w:tcPrChange>
          </w:tcPr>
          <w:p w14:paraId="070DF89B"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279" w:author="SalifouSanda OUSMANE [8]" w:date="2022-11-07T16:32:00Z">
              <w:tcPr>
                <w:tcW w:w="0" w:type="auto"/>
                <w:vAlign w:val="center"/>
              </w:tcPr>
            </w:tcPrChange>
          </w:tcPr>
          <w:p w14:paraId="3E06FC92"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280" w:author="SalifouSanda OUSMANE [8]" w:date="2022-11-07T16:32:00Z">
              <w:tcPr>
                <w:tcW w:w="0" w:type="auto"/>
              </w:tcPr>
            </w:tcPrChange>
          </w:tcPr>
          <w:p w14:paraId="7F65CF06" w14:textId="77777777" w:rsidR="00D22A0B" w:rsidRPr="00C47575" w:rsidRDefault="00D22A0B" w:rsidP="00AB64A6">
            <w:pPr>
              <w:jc w:val="center"/>
              <w:rPr>
                <w:ins w:id="281" w:author="SalifouSanda OUSMANE [8]" w:date="2022-11-07T16:31:00Z"/>
                <w:rFonts w:ascii="Calibri" w:hAnsi="Calibri" w:cs="Calibri"/>
                <w:sz w:val="17"/>
                <w:szCs w:val="17"/>
              </w:rPr>
            </w:pPr>
          </w:p>
        </w:tc>
        <w:tc>
          <w:tcPr>
            <w:tcW w:w="0" w:type="auto"/>
            <w:gridSpan w:val="2"/>
            <w:vAlign w:val="center"/>
            <w:tcPrChange w:id="282" w:author="SalifouSanda OUSMANE [8]" w:date="2022-11-07T16:32:00Z">
              <w:tcPr>
                <w:tcW w:w="0" w:type="auto"/>
                <w:vAlign w:val="center"/>
              </w:tcPr>
            </w:tcPrChange>
          </w:tcPr>
          <w:p w14:paraId="2D14319A" w14:textId="2A399DC1"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283" w:author="SalifouSanda OUSMANE [8]" w:date="2022-11-07T16:32:00Z">
              <w:tcPr>
                <w:tcW w:w="0" w:type="auto"/>
                <w:vAlign w:val="center"/>
              </w:tcPr>
            </w:tcPrChange>
          </w:tcPr>
          <w:p w14:paraId="1DF0B4C0" w14:textId="2C23F6AE"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3801CF1D" w14:textId="77777777" w:rsidTr="00D22A0B">
        <w:trPr>
          <w:trHeight w:val="70"/>
          <w:trPrChange w:id="284" w:author="SalifouSanda OUSMANE [8]" w:date="2022-11-07T16:32:00Z">
            <w:trPr>
              <w:trHeight w:val="70"/>
            </w:trPr>
          </w:trPrChange>
        </w:trPr>
        <w:tc>
          <w:tcPr>
            <w:tcW w:w="0" w:type="auto"/>
            <w:tcPrChange w:id="285" w:author="SalifouSanda OUSMANE [8]" w:date="2022-11-07T16:32:00Z">
              <w:tcPr>
                <w:tcW w:w="0" w:type="auto"/>
              </w:tcPr>
            </w:tcPrChange>
          </w:tcPr>
          <w:p w14:paraId="5DBC6C7C"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8 </w:t>
            </w:r>
          </w:p>
        </w:tc>
        <w:tc>
          <w:tcPr>
            <w:tcW w:w="0" w:type="auto"/>
            <w:tcPrChange w:id="286" w:author="SalifouSanda OUSMANE [8]" w:date="2022-11-07T16:32:00Z">
              <w:tcPr>
                <w:tcW w:w="0" w:type="auto"/>
              </w:tcPr>
            </w:tcPrChange>
          </w:tcPr>
          <w:p w14:paraId="209AA678"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Oil/Fat/Butter </w:t>
            </w:r>
          </w:p>
        </w:tc>
        <w:tc>
          <w:tcPr>
            <w:tcW w:w="0" w:type="auto"/>
            <w:tcPrChange w:id="287" w:author="SalifouSanda OUSMANE [8]" w:date="2022-11-07T16:32:00Z">
              <w:tcPr>
                <w:tcW w:w="0" w:type="auto"/>
              </w:tcPr>
            </w:tcPrChange>
          </w:tcPr>
          <w:p w14:paraId="67F0FFC4"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Vegetal oil butter, margarin</w:t>
            </w:r>
          </w:p>
        </w:tc>
        <w:tc>
          <w:tcPr>
            <w:tcW w:w="0" w:type="auto"/>
            <w:vAlign w:val="center"/>
            <w:tcPrChange w:id="288" w:author="SalifouSanda OUSMANE [8]" w:date="2022-11-07T16:32:00Z">
              <w:tcPr>
                <w:tcW w:w="0" w:type="auto"/>
                <w:vAlign w:val="center"/>
              </w:tcPr>
            </w:tcPrChange>
          </w:tcPr>
          <w:p w14:paraId="2390E88F"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HHExpFFats</w:t>
            </w:r>
            <w:proofErr w:type="spellEnd"/>
          </w:p>
        </w:tc>
        <w:tc>
          <w:tcPr>
            <w:tcW w:w="0" w:type="auto"/>
            <w:vAlign w:val="center"/>
            <w:tcPrChange w:id="289" w:author="SalifouSanda OUSMANE [8]" w:date="2022-11-07T16:32:00Z">
              <w:tcPr>
                <w:tcW w:w="0" w:type="auto"/>
                <w:vAlign w:val="center"/>
              </w:tcPr>
            </w:tcPrChange>
          </w:tcPr>
          <w:p w14:paraId="08298441"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290" w:author="SalifouSanda OUSMANE [8]" w:date="2022-11-07T16:32:00Z">
              <w:tcPr>
                <w:tcW w:w="0" w:type="auto"/>
                <w:vAlign w:val="center"/>
              </w:tcPr>
            </w:tcPrChange>
          </w:tcPr>
          <w:p w14:paraId="3BC371AD"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291" w:author="SalifouSanda OUSMANE [8]" w:date="2022-11-07T16:32:00Z">
              <w:tcPr>
                <w:tcW w:w="0" w:type="auto"/>
              </w:tcPr>
            </w:tcPrChange>
          </w:tcPr>
          <w:p w14:paraId="46209108" w14:textId="77777777" w:rsidR="00D22A0B" w:rsidRPr="00C47575" w:rsidRDefault="00D22A0B" w:rsidP="00AB64A6">
            <w:pPr>
              <w:jc w:val="center"/>
              <w:rPr>
                <w:ins w:id="292" w:author="SalifouSanda OUSMANE [8]" w:date="2022-11-07T16:31:00Z"/>
                <w:rFonts w:ascii="Calibri" w:hAnsi="Calibri" w:cs="Calibri"/>
                <w:sz w:val="17"/>
                <w:szCs w:val="17"/>
              </w:rPr>
            </w:pPr>
          </w:p>
        </w:tc>
        <w:tc>
          <w:tcPr>
            <w:tcW w:w="0" w:type="auto"/>
            <w:gridSpan w:val="2"/>
            <w:vAlign w:val="center"/>
            <w:tcPrChange w:id="293" w:author="SalifouSanda OUSMANE [8]" w:date="2022-11-07T16:32:00Z">
              <w:tcPr>
                <w:tcW w:w="0" w:type="auto"/>
                <w:vAlign w:val="center"/>
              </w:tcPr>
            </w:tcPrChange>
          </w:tcPr>
          <w:p w14:paraId="53ECDF4D" w14:textId="63441683"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294" w:author="SalifouSanda OUSMANE [8]" w:date="2022-11-07T16:32:00Z">
              <w:tcPr>
                <w:tcW w:w="0" w:type="auto"/>
                <w:vAlign w:val="center"/>
              </w:tcPr>
            </w:tcPrChange>
          </w:tcPr>
          <w:p w14:paraId="30BAA778" w14:textId="7ABB3983"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268217E6" w14:textId="77777777" w:rsidTr="00D22A0B">
        <w:trPr>
          <w:trHeight w:val="129"/>
          <w:trPrChange w:id="295" w:author="SalifouSanda OUSMANE [8]" w:date="2022-11-07T16:32:00Z">
            <w:trPr>
              <w:trHeight w:val="129"/>
            </w:trPr>
          </w:trPrChange>
        </w:trPr>
        <w:tc>
          <w:tcPr>
            <w:tcW w:w="0" w:type="auto"/>
            <w:tcPrChange w:id="296" w:author="SalifouSanda OUSMANE [8]" w:date="2022-11-07T16:32:00Z">
              <w:tcPr>
                <w:tcW w:w="0" w:type="auto"/>
              </w:tcPr>
            </w:tcPrChange>
          </w:tcPr>
          <w:p w14:paraId="38736D78"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9 </w:t>
            </w:r>
          </w:p>
        </w:tc>
        <w:tc>
          <w:tcPr>
            <w:tcW w:w="0" w:type="auto"/>
            <w:tcPrChange w:id="297" w:author="SalifouSanda OUSMANE [8]" w:date="2022-11-07T16:32:00Z">
              <w:tcPr>
                <w:tcW w:w="0" w:type="auto"/>
              </w:tcPr>
            </w:tcPrChange>
          </w:tcPr>
          <w:p w14:paraId="3F3B5794"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 xml:space="preserve">Milk/Dairy products </w:t>
            </w:r>
          </w:p>
        </w:tc>
        <w:tc>
          <w:tcPr>
            <w:tcW w:w="0" w:type="auto"/>
            <w:tcPrChange w:id="298" w:author="SalifouSanda OUSMANE [8]" w:date="2022-11-07T16:32:00Z">
              <w:tcPr>
                <w:tcW w:w="0" w:type="auto"/>
              </w:tcPr>
            </w:tcPrChange>
          </w:tcPr>
          <w:p w14:paraId="629BB170"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Milk, cheese, yogurt, powered milk</w:t>
            </w:r>
          </w:p>
        </w:tc>
        <w:tc>
          <w:tcPr>
            <w:tcW w:w="0" w:type="auto"/>
            <w:vAlign w:val="center"/>
            <w:tcPrChange w:id="299" w:author="SalifouSanda OUSMANE [8]" w:date="2022-11-07T16:32:00Z">
              <w:tcPr>
                <w:tcW w:w="0" w:type="auto"/>
                <w:vAlign w:val="center"/>
              </w:tcPr>
            </w:tcPrChange>
          </w:tcPr>
          <w:p w14:paraId="09F30C61"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HHExpFDairy</w:t>
            </w:r>
            <w:proofErr w:type="spellEnd"/>
          </w:p>
        </w:tc>
        <w:tc>
          <w:tcPr>
            <w:tcW w:w="0" w:type="auto"/>
            <w:vAlign w:val="center"/>
            <w:tcPrChange w:id="300" w:author="SalifouSanda OUSMANE [8]" w:date="2022-11-07T16:32:00Z">
              <w:tcPr>
                <w:tcW w:w="0" w:type="auto"/>
                <w:vAlign w:val="center"/>
              </w:tcPr>
            </w:tcPrChange>
          </w:tcPr>
          <w:p w14:paraId="310788C7"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301" w:author="SalifouSanda OUSMANE [8]" w:date="2022-11-07T16:32:00Z">
              <w:tcPr>
                <w:tcW w:w="0" w:type="auto"/>
                <w:vAlign w:val="center"/>
              </w:tcPr>
            </w:tcPrChange>
          </w:tcPr>
          <w:p w14:paraId="0916FF4E"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302" w:author="SalifouSanda OUSMANE [8]" w:date="2022-11-07T16:32:00Z">
              <w:tcPr>
                <w:tcW w:w="0" w:type="auto"/>
              </w:tcPr>
            </w:tcPrChange>
          </w:tcPr>
          <w:p w14:paraId="4E5BB4BC" w14:textId="77777777" w:rsidR="00D22A0B" w:rsidRPr="00C47575" w:rsidRDefault="00D22A0B" w:rsidP="00AB64A6">
            <w:pPr>
              <w:jc w:val="center"/>
              <w:rPr>
                <w:ins w:id="303" w:author="SalifouSanda OUSMANE [8]" w:date="2022-11-07T16:31:00Z"/>
                <w:rFonts w:ascii="Calibri" w:hAnsi="Calibri" w:cs="Calibri"/>
                <w:sz w:val="17"/>
                <w:szCs w:val="17"/>
              </w:rPr>
            </w:pPr>
          </w:p>
        </w:tc>
        <w:tc>
          <w:tcPr>
            <w:tcW w:w="0" w:type="auto"/>
            <w:gridSpan w:val="2"/>
            <w:vAlign w:val="center"/>
            <w:tcPrChange w:id="304" w:author="SalifouSanda OUSMANE [8]" w:date="2022-11-07T16:32:00Z">
              <w:tcPr>
                <w:tcW w:w="0" w:type="auto"/>
                <w:vAlign w:val="center"/>
              </w:tcPr>
            </w:tcPrChange>
          </w:tcPr>
          <w:p w14:paraId="524D11FA" w14:textId="603E3A9E"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305" w:author="SalifouSanda OUSMANE [8]" w:date="2022-11-07T16:32:00Z">
              <w:tcPr>
                <w:tcW w:w="0" w:type="auto"/>
                <w:vAlign w:val="center"/>
              </w:tcPr>
            </w:tcPrChange>
          </w:tcPr>
          <w:p w14:paraId="09709837" w14:textId="7B9A61A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7C002CC4" w14:textId="77777777" w:rsidTr="00D22A0B">
        <w:trPr>
          <w:trHeight w:val="341"/>
          <w:trPrChange w:id="306" w:author="SalifouSanda OUSMANE [8]" w:date="2022-11-07T16:32:00Z">
            <w:trPr>
              <w:trHeight w:val="341"/>
            </w:trPr>
          </w:trPrChange>
        </w:trPr>
        <w:tc>
          <w:tcPr>
            <w:tcW w:w="0" w:type="auto"/>
            <w:tcPrChange w:id="307" w:author="SalifouSanda OUSMANE [8]" w:date="2022-11-07T16:32:00Z">
              <w:tcPr>
                <w:tcW w:w="0" w:type="auto"/>
              </w:tcPr>
            </w:tcPrChange>
          </w:tcPr>
          <w:p w14:paraId="67DB8C06"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10</w:t>
            </w:r>
          </w:p>
        </w:tc>
        <w:tc>
          <w:tcPr>
            <w:tcW w:w="0" w:type="auto"/>
            <w:tcPrChange w:id="308" w:author="SalifouSanda OUSMANE [8]" w:date="2022-11-07T16:32:00Z">
              <w:tcPr>
                <w:tcW w:w="0" w:type="auto"/>
              </w:tcPr>
            </w:tcPrChange>
          </w:tcPr>
          <w:p w14:paraId="6C97A83B"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Eggs</w:t>
            </w:r>
          </w:p>
        </w:tc>
        <w:tc>
          <w:tcPr>
            <w:tcW w:w="0" w:type="auto"/>
            <w:tcPrChange w:id="309" w:author="SalifouSanda OUSMANE [8]" w:date="2022-11-07T16:32:00Z">
              <w:tcPr>
                <w:tcW w:w="0" w:type="auto"/>
              </w:tcPr>
            </w:tcPrChange>
          </w:tcPr>
          <w:p w14:paraId="111DC869" w14:textId="77777777" w:rsidR="00D22A0B" w:rsidRPr="00C47575" w:rsidRDefault="00D22A0B" w:rsidP="00AB64A6">
            <w:pPr>
              <w:rPr>
                <w:rFonts w:ascii="Calibri" w:eastAsia="Times New Roman" w:hAnsi="Calibri" w:cs="Calibri"/>
                <w:sz w:val="17"/>
                <w:szCs w:val="17"/>
                <w:highlight w:val="yellow"/>
                <w:lang w:eastAsia="en-GB"/>
              </w:rPr>
            </w:pPr>
          </w:p>
        </w:tc>
        <w:tc>
          <w:tcPr>
            <w:tcW w:w="0" w:type="auto"/>
            <w:vAlign w:val="center"/>
            <w:tcPrChange w:id="310" w:author="SalifouSanda OUSMANE [8]" w:date="2022-11-07T16:32:00Z">
              <w:tcPr>
                <w:tcW w:w="0" w:type="auto"/>
                <w:vAlign w:val="center"/>
              </w:tcPr>
            </w:tcPrChange>
          </w:tcPr>
          <w:p w14:paraId="3E9E2A0E" w14:textId="77777777" w:rsidR="00D22A0B" w:rsidRPr="00C47575" w:rsidRDefault="00D22A0B" w:rsidP="00AB64A6">
            <w:pPr>
              <w:rPr>
                <w:rFonts w:ascii="Calibri" w:eastAsia="Times New Roman" w:hAnsi="Calibri" w:cs="Calibri"/>
                <w:sz w:val="17"/>
                <w:szCs w:val="17"/>
                <w:highlight w:val="yellow"/>
                <w:lang w:eastAsia="en-GB"/>
              </w:rPr>
            </w:pPr>
            <w:proofErr w:type="spellStart"/>
            <w:r w:rsidRPr="00C47575">
              <w:rPr>
                <w:rFonts w:ascii="Calibri" w:eastAsia="Times New Roman" w:hAnsi="Calibri" w:cs="Calibri"/>
                <w:sz w:val="17"/>
                <w:szCs w:val="17"/>
                <w:lang w:eastAsia="en-GB"/>
              </w:rPr>
              <w:t>HHExpFAnimEgg</w:t>
            </w:r>
            <w:proofErr w:type="spellEnd"/>
          </w:p>
        </w:tc>
        <w:tc>
          <w:tcPr>
            <w:tcW w:w="0" w:type="auto"/>
            <w:vAlign w:val="center"/>
            <w:tcPrChange w:id="311" w:author="SalifouSanda OUSMANE [8]" w:date="2022-11-07T16:32:00Z">
              <w:tcPr>
                <w:tcW w:w="0" w:type="auto"/>
                <w:vAlign w:val="center"/>
              </w:tcPr>
            </w:tcPrChange>
          </w:tcPr>
          <w:p w14:paraId="69B03CD1"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312" w:author="SalifouSanda OUSMANE [8]" w:date="2022-11-07T16:32:00Z">
              <w:tcPr>
                <w:tcW w:w="0" w:type="auto"/>
                <w:vAlign w:val="center"/>
              </w:tcPr>
            </w:tcPrChange>
          </w:tcPr>
          <w:p w14:paraId="2919FB96"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313" w:author="SalifouSanda OUSMANE [8]" w:date="2022-11-07T16:32:00Z">
              <w:tcPr>
                <w:tcW w:w="0" w:type="auto"/>
              </w:tcPr>
            </w:tcPrChange>
          </w:tcPr>
          <w:p w14:paraId="7278B4EB" w14:textId="77777777" w:rsidR="00D22A0B" w:rsidRPr="00C47575" w:rsidRDefault="00D22A0B" w:rsidP="00AB64A6">
            <w:pPr>
              <w:jc w:val="center"/>
              <w:rPr>
                <w:ins w:id="314" w:author="SalifouSanda OUSMANE [8]" w:date="2022-11-07T16:31:00Z"/>
                <w:rFonts w:ascii="Calibri" w:hAnsi="Calibri" w:cs="Calibri"/>
                <w:sz w:val="17"/>
                <w:szCs w:val="17"/>
              </w:rPr>
            </w:pPr>
          </w:p>
        </w:tc>
        <w:tc>
          <w:tcPr>
            <w:tcW w:w="0" w:type="auto"/>
            <w:gridSpan w:val="2"/>
            <w:vAlign w:val="center"/>
            <w:tcPrChange w:id="315" w:author="SalifouSanda OUSMANE [8]" w:date="2022-11-07T16:32:00Z">
              <w:tcPr>
                <w:tcW w:w="0" w:type="auto"/>
                <w:vAlign w:val="center"/>
              </w:tcPr>
            </w:tcPrChange>
          </w:tcPr>
          <w:p w14:paraId="64D58547" w14:textId="515CDC35"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316" w:author="SalifouSanda OUSMANE [8]" w:date="2022-11-07T16:32:00Z">
              <w:tcPr>
                <w:tcW w:w="0" w:type="auto"/>
                <w:vAlign w:val="center"/>
              </w:tcPr>
            </w:tcPrChange>
          </w:tcPr>
          <w:p w14:paraId="49736BA0" w14:textId="6CA148AA"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4ED0C10C" w14:textId="77777777" w:rsidTr="00D22A0B">
        <w:trPr>
          <w:trHeight w:val="129"/>
          <w:trPrChange w:id="317" w:author="SalifouSanda OUSMANE [8]" w:date="2022-11-07T16:32:00Z">
            <w:trPr>
              <w:trHeight w:val="129"/>
            </w:trPr>
          </w:trPrChange>
        </w:trPr>
        <w:tc>
          <w:tcPr>
            <w:tcW w:w="0" w:type="auto"/>
            <w:tcPrChange w:id="318" w:author="SalifouSanda OUSMANE [8]" w:date="2022-11-07T16:32:00Z">
              <w:tcPr>
                <w:tcW w:w="0" w:type="auto"/>
              </w:tcPr>
            </w:tcPrChange>
          </w:tcPr>
          <w:p w14:paraId="2DC2599C"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11</w:t>
            </w:r>
          </w:p>
        </w:tc>
        <w:tc>
          <w:tcPr>
            <w:tcW w:w="0" w:type="auto"/>
            <w:tcPrChange w:id="319" w:author="SalifouSanda OUSMANE [8]" w:date="2022-11-07T16:32:00Z">
              <w:tcPr>
                <w:tcW w:w="0" w:type="auto"/>
              </w:tcPr>
            </w:tcPrChange>
          </w:tcPr>
          <w:p w14:paraId="13F479A3"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Sugar</w:t>
            </w:r>
          </w:p>
        </w:tc>
        <w:tc>
          <w:tcPr>
            <w:tcW w:w="0" w:type="auto"/>
            <w:tcPrChange w:id="320" w:author="SalifouSanda OUSMANE [8]" w:date="2022-11-07T16:32:00Z">
              <w:tcPr>
                <w:tcW w:w="0" w:type="auto"/>
              </w:tcPr>
            </w:tcPrChange>
          </w:tcPr>
          <w:p w14:paraId="24EB0C07"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Sugar, confectionery, desserts</w:t>
            </w:r>
          </w:p>
        </w:tc>
        <w:tc>
          <w:tcPr>
            <w:tcW w:w="0" w:type="auto"/>
            <w:vAlign w:val="center"/>
            <w:tcPrChange w:id="321" w:author="SalifouSanda OUSMANE [8]" w:date="2022-11-07T16:32:00Z">
              <w:tcPr>
                <w:tcW w:w="0" w:type="auto"/>
                <w:vAlign w:val="center"/>
              </w:tcPr>
            </w:tcPrChange>
          </w:tcPr>
          <w:p w14:paraId="683929A7"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HHExpFSgr</w:t>
            </w:r>
            <w:proofErr w:type="spellEnd"/>
          </w:p>
        </w:tc>
        <w:tc>
          <w:tcPr>
            <w:tcW w:w="0" w:type="auto"/>
            <w:vAlign w:val="center"/>
            <w:tcPrChange w:id="322" w:author="SalifouSanda OUSMANE [8]" w:date="2022-11-07T16:32:00Z">
              <w:tcPr>
                <w:tcW w:w="0" w:type="auto"/>
                <w:vAlign w:val="center"/>
              </w:tcPr>
            </w:tcPrChange>
          </w:tcPr>
          <w:p w14:paraId="3B2585E7"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323" w:author="SalifouSanda OUSMANE [8]" w:date="2022-11-07T16:32:00Z">
              <w:tcPr>
                <w:tcW w:w="0" w:type="auto"/>
                <w:vAlign w:val="center"/>
              </w:tcPr>
            </w:tcPrChange>
          </w:tcPr>
          <w:p w14:paraId="298EB4AE"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324" w:author="SalifouSanda OUSMANE [8]" w:date="2022-11-07T16:32:00Z">
              <w:tcPr>
                <w:tcW w:w="0" w:type="auto"/>
              </w:tcPr>
            </w:tcPrChange>
          </w:tcPr>
          <w:p w14:paraId="039A757C" w14:textId="77777777" w:rsidR="00D22A0B" w:rsidRPr="00C47575" w:rsidRDefault="00D22A0B" w:rsidP="00AB64A6">
            <w:pPr>
              <w:jc w:val="center"/>
              <w:rPr>
                <w:ins w:id="325" w:author="SalifouSanda OUSMANE [8]" w:date="2022-11-07T16:31:00Z"/>
                <w:rFonts w:ascii="Calibri" w:hAnsi="Calibri" w:cs="Calibri"/>
                <w:sz w:val="17"/>
                <w:szCs w:val="17"/>
              </w:rPr>
            </w:pPr>
          </w:p>
        </w:tc>
        <w:tc>
          <w:tcPr>
            <w:tcW w:w="0" w:type="auto"/>
            <w:gridSpan w:val="2"/>
            <w:vAlign w:val="center"/>
            <w:tcPrChange w:id="326" w:author="SalifouSanda OUSMANE [8]" w:date="2022-11-07T16:32:00Z">
              <w:tcPr>
                <w:tcW w:w="0" w:type="auto"/>
                <w:vAlign w:val="center"/>
              </w:tcPr>
            </w:tcPrChange>
          </w:tcPr>
          <w:p w14:paraId="62B62ECE" w14:textId="0AB95910"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327" w:author="SalifouSanda OUSMANE [8]" w:date="2022-11-07T16:32:00Z">
              <w:tcPr>
                <w:tcW w:w="0" w:type="auto"/>
                <w:vAlign w:val="center"/>
              </w:tcPr>
            </w:tcPrChange>
          </w:tcPr>
          <w:p w14:paraId="0E789F26" w14:textId="026D8B7C"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62E8084C" w14:textId="77777777" w:rsidTr="00D22A0B">
        <w:trPr>
          <w:trHeight w:val="129"/>
          <w:trPrChange w:id="328" w:author="SalifouSanda OUSMANE [8]" w:date="2022-11-07T16:32:00Z">
            <w:trPr>
              <w:trHeight w:val="129"/>
            </w:trPr>
          </w:trPrChange>
        </w:trPr>
        <w:tc>
          <w:tcPr>
            <w:tcW w:w="0" w:type="auto"/>
            <w:tcPrChange w:id="329" w:author="SalifouSanda OUSMANE [8]" w:date="2022-11-07T16:32:00Z">
              <w:tcPr>
                <w:tcW w:w="0" w:type="auto"/>
              </w:tcPr>
            </w:tcPrChange>
          </w:tcPr>
          <w:p w14:paraId="398ACC31" w14:textId="77777777" w:rsidR="00D22A0B" w:rsidRPr="00C47575" w:rsidRDefault="00D22A0B" w:rsidP="00AB64A6">
            <w:pPr>
              <w:rPr>
                <w:rFonts w:ascii="Calibri" w:hAnsi="Calibri" w:cs="Calibri"/>
                <w:sz w:val="17"/>
                <w:szCs w:val="17"/>
              </w:rPr>
            </w:pPr>
            <w:r w:rsidRPr="00C47575">
              <w:rPr>
                <w:rFonts w:ascii="Calibri" w:hAnsi="Calibri" w:cs="Calibri"/>
                <w:sz w:val="17"/>
                <w:szCs w:val="17"/>
              </w:rPr>
              <w:t>12</w:t>
            </w:r>
          </w:p>
        </w:tc>
        <w:tc>
          <w:tcPr>
            <w:tcW w:w="0" w:type="auto"/>
            <w:tcPrChange w:id="330" w:author="SalifouSanda OUSMANE [8]" w:date="2022-11-07T16:32:00Z">
              <w:tcPr>
                <w:tcW w:w="0" w:type="auto"/>
              </w:tcPr>
            </w:tcPrChange>
          </w:tcPr>
          <w:p w14:paraId="1CC854AF"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 xml:space="preserve">Condiment </w:t>
            </w:r>
          </w:p>
        </w:tc>
        <w:tc>
          <w:tcPr>
            <w:tcW w:w="0" w:type="auto"/>
            <w:tcPrChange w:id="331" w:author="SalifouSanda OUSMANE [8]" w:date="2022-11-07T16:32:00Z">
              <w:tcPr>
                <w:tcW w:w="0" w:type="auto"/>
              </w:tcPr>
            </w:tcPrChange>
          </w:tcPr>
          <w:p w14:paraId="4C659218"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Salt, spices, cubes, fish powder</w:t>
            </w:r>
          </w:p>
        </w:tc>
        <w:tc>
          <w:tcPr>
            <w:tcW w:w="0" w:type="auto"/>
            <w:vAlign w:val="center"/>
            <w:tcPrChange w:id="332" w:author="SalifouSanda OUSMANE [8]" w:date="2022-11-07T16:32:00Z">
              <w:tcPr>
                <w:tcW w:w="0" w:type="auto"/>
                <w:vAlign w:val="center"/>
              </w:tcPr>
            </w:tcPrChange>
          </w:tcPr>
          <w:p w14:paraId="6FA2785C"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HHExpFCond</w:t>
            </w:r>
            <w:proofErr w:type="spellEnd"/>
            <w:r w:rsidRPr="00C47575" w:rsidDel="00047007">
              <w:rPr>
                <w:rFonts w:ascii="Calibri" w:eastAsia="Times New Roman" w:hAnsi="Calibri" w:cs="Calibri"/>
                <w:sz w:val="17"/>
                <w:szCs w:val="17"/>
                <w:lang w:eastAsia="en-GB"/>
              </w:rPr>
              <w:t xml:space="preserve"> </w:t>
            </w:r>
          </w:p>
        </w:tc>
        <w:tc>
          <w:tcPr>
            <w:tcW w:w="0" w:type="auto"/>
            <w:vAlign w:val="center"/>
            <w:tcPrChange w:id="333" w:author="SalifouSanda OUSMANE [8]" w:date="2022-11-07T16:32:00Z">
              <w:tcPr>
                <w:tcW w:w="0" w:type="auto"/>
                <w:vAlign w:val="center"/>
              </w:tcPr>
            </w:tcPrChange>
          </w:tcPr>
          <w:p w14:paraId="0CA7C26D"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334" w:author="SalifouSanda OUSMANE [8]" w:date="2022-11-07T16:32:00Z">
              <w:tcPr>
                <w:tcW w:w="0" w:type="auto"/>
                <w:vAlign w:val="center"/>
              </w:tcPr>
            </w:tcPrChange>
          </w:tcPr>
          <w:p w14:paraId="1ADA96C8"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335" w:author="SalifouSanda OUSMANE [8]" w:date="2022-11-07T16:32:00Z">
              <w:tcPr>
                <w:tcW w:w="0" w:type="auto"/>
              </w:tcPr>
            </w:tcPrChange>
          </w:tcPr>
          <w:p w14:paraId="0E58E28A" w14:textId="77777777" w:rsidR="00D22A0B" w:rsidRPr="00C47575" w:rsidRDefault="00D22A0B" w:rsidP="00AB64A6">
            <w:pPr>
              <w:jc w:val="center"/>
              <w:rPr>
                <w:ins w:id="336" w:author="SalifouSanda OUSMANE [8]" w:date="2022-11-07T16:31:00Z"/>
                <w:rFonts w:ascii="Calibri" w:hAnsi="Calibri" w:cs="Calibri"/>
                <w:sz w:val="17"/>
                <w:szCs w:val="17"/>
              </w:rPr>
            </w:pPr>
          </w:p>
        </w:tc>
        <w:tc>
          <w:tcPr>
            <w:tcW w:w="0" w:type="auto"/>
            <w:gridSpan w:val="2"/>
            <w:vAlign w:val="center"/>
            <w:tcPrChange w:id="337" w:author="SalifouSanda OUSMANE [8]" w:date="2022-11-07T16:32:00Z">
              <w:tcPr>
                <w:tcW w:w="0" w:type="auto"/>
                <w:vAlign w:val="center"/>
              </w:tcPr>
            </w:tcPrChange>
          </w:tcPr>
          <w:p w14:paraId="4ED73F90" w14:textId="29F74683"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338" w:author="SalifouSanda OUSMANE [8]" w:date="2022-11-07T16:32:00Z">
              <w:tcPr>
                <w:tcW w:w="0" w:type="auto"/>
                <w:vAlign w:val="center"/>
              </w:tcPr>
            </w:tcPrChange>
          </w:tcPr>
          <w:p w14:paraId="556127F6" w14:textId="3F8CD2E9"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7E97B904" w14:textId="77777777" w:rsidTr="00D22A0B">
        <w:trPr>
          <w:trHeight w:val="129"/>
          <w:trPrChange w:id="339" w:author="SalifouSanda OUSMANE [8]" w:date="2022-11-07T16:32:00Z">
            <w:trPr>
              <w:trHeight w:val="129"/>
            </w:trPr>
          </w:trPrChange>
        </w:trPr>
        <w:tc>
          <w:tcPr>
            <w:tcW w:w="0" w:type="auto"/>
            <w:tcPrChange w:id="340" w:author="SalifouSanda OUSMANE [8]" w:date="2022-11-07T16:32:00Z">
              <w:tcPr>
                <w:tcW w:w="0" w:type="auto"/>
              </w:tcPr>
            </w:tcPrChange>
          </w:tcPr>
          <w:p w14:paraId="7A933841"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13</w:t>
            </w:r>
          </w:p>
        </w:tc>
        <w:tc>
          <w:tcPr>
            <w:tcW w:w="0" w:type="auto"/>
            <w:tcPrChange w:id="341" w:author="SalifouSanda OUSMANE [8]" w:date="2022-11-07T16:32:00Z">
              <w:tcPr>
                <w:tcW w:w="0" w:type="auto"/>
              </w:tcPr>
            </w:tcPrChange>
          </w:tcPr>
          <w:p w14:paraId="7CE1FDFC"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 xml:space="preserve">Beverages (non-alcoholic, </w:t>
            </w:r>
            <w:proofErr w:type="spellStart"/>
            <w:r w:rsidRPr="00C47575">
              <w:rPr>
                <w:rFonts w:ascii="Calibri" w:eastAsia="Times New Roman" w:hAnsi="Calibri" w:cs="Calibri"/>
                <w:sz w:val="17"/>
                <w:szCs w:val="17"/>
                <w:lang w:eastAsia="en-GB"/>
              </w:rPr>
              <w:t>incl</w:t>
            </w:r>
            <w:proofErr w:type="spellEnd"/>
            <w:r w:rsidRPr="00C47575">
              <w:rPr>
                <w:rFonts w:ascii="Calibri" w:eastAsia="Times New Roman" w:hAnsi="Calibri" w:cs="Calibri"/>
                <w:sz w:val="17"/>
                <w:szCs w:val="17"/>
                <w:lang w:eastAsia="en-GB"/>
              </w:rPr>
              <w:t xml:space="preserve"> bottled water) </w:t>
            </w:r>
          </w:p>
        </w:tc>
        <w:tc>
          <w:tcPr>
            <w:tcW w:w="0" w:type="auto"/>
            <w:tcPrChange w:id="342" w:author="SalifouSanda OUSMANE [8]" w:date="2022-11-07T16:32:00Z">
              <w:tcPr>
                <w:tcW w:w="0" w:type="auto"/>
              </w:tcPr>
            </w:tcPrChange>
          </w:tcPr>
          <w:p w14:paraId="04D9ADCD"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 xml:space="preserve">Coffee, tea, herbal infusion; bottled water; </w:t>
            </w:r>
            <w:proofErr w:type="gramStart"/>
            <w:r w:rsidRPr="00C47575">
              <w:rPr>
                <w:rFonts w:ascii="Calibri" w:eastAsia="Times New Roman" w:hAnsi="Calibri" w:cs="Calibri"/>
                <w:sz w:val="17"/>
                <w:szCs w:val="17"/>
                <w:lang w:eastAsia="en-GB"/>
              </w:rPr>
              <w:t>soft-drinks</w:t>
            </w:r>
            <w:proofErr w:type="gramEnd"/>
            <w:r w:rsidRPr="00C47575">
              <w:rPr>
                <w:rFonts w:ascii="Calibri" w:eastAsia="Times New Roman" w:hAnsi="Calibri" w:cs="Calibri"/>
                <w:sz w:val="17"/>
                <w:szCs w:val="17"/>
                <w:lang w:eastAsia="en-GB"/>
              </w:rPr>
              <w:t>; juices</w:t>
            </w:r>
          </w:p>
        </w:tc>
        <w:tc>
          <w:tcPr>
            <w:tcW w:w="0" w:type="auto"/>
            <w:vAlign w:val="center"/>
            <w:tcPrChange w:id="343" w:author="SalifouSanda OUSMANE [8]" w:date="2022-11-07T16:32:00Z">
              <w:tcPr>
                <w:tcW w:w="0" w:type="auto"/>
                <w:vAlign w:val="center"/>
              </w:tcPr>
            </w:tcPrChange>
          </w:tcPr>
          <w:p w14:paraId="2DED51B0"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HHExpFBeverage</w:t>
            </w:r>
            <w:proofErr w:type="spellEnd"/>
          </w:p>
        </w:tc>
        <w:tc>
          <w:tcPr>
            <w:tcW w:w="0" w:type="auto"/>
            <w:vAlign w:val="center"/>
            <w:tcPrChange w:id="344" w:author="SalifouSanda OUSMANE [8]" w:date="2022-11-07T16:32:00Z">
              <w:tcPr>
                <w:tcW w:w="0" w:type="auto"/>
                <w:vAlign w:val="center"/>
              </w:tcPr>
            </w:tcPrChange>
          </w:tcPr>
          <w:p w14:paraId="7C166814"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345" w:author="SalifouSanda OUSMANE [8]" w:date="2022-11-07T16:32:00Z">
              <w:tcPr>
                <w:tcW w:w="0" w:type="auto"/>
                <w:vAlign w:val="center"/>
              </w:tcPr>
            </w:tcPrChange>
          </w:tcPr>
          <w:p w14:paraId="02A3AED2"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346" w:author="SalifouSanda OUSMANE [8]" w:date="2022-11-07T16:32:00Z">
              <w:tcPr>
                <w:tcW w:w="0" w:type="auto"/>
              </w:tcPr>
            </w:tcPrChange>
          </w:tcPr>
          <w:p w14:paraId="6FC8D4A1" w14:textId="77777777" w:rsidR="00D22A0B" w:rsidRPr="00C47575" w:rsidRDefault="00D22A0B" w:rsidP="00AB64A6">
            <w:pPr>
              <w:jc w:val="center"/>
              <w:rPr>
                <w:ins w:id="347" w:author="SalifouSanda OUSMANE [8]" w:date="2022-11-07T16:31:00Z"/>
                <w:rFonts w:ascii="Calibri" w:hAnsi="Calibri" w:cs="Calibri"/>
                <w:sz w:val="17"/>
                <w:szCs w:val="17"/>
              </w:rPr>
            </w:pPr>
          </w:p>
        </w:tc>
        <w:tc>
          <w:tcPr>
            <w:tcW w:w="0" w:type="auto"/>
            <w:gridSpan w:val="2"/>
            <w:vAlign w:val="center"/>
            <w:tcPrChange w:id="348" w:author="SalifouSanda OUSMANE [8]" w:date="2022-11-07T16:32:00Z">
              <w:tcPr>
                <w:tcW w:w="0" w:type="auto"/>
                <w:vAlign w:val="center"/>
              </w:tcPr>
            </w:tcPrChange>
          </w:tcPr>
          <w:p w14:paraId="5C7662F6" w14:textId="7284E818"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349" w:author="SalifouSanda OUSMANE [8]" w:date="2022-11-07T16:32:00Z">
              <w:tcPr>
                <w:tcW w:w="0" w:type="auto"/>
                <w:vAlign w:val="center"/>
              </w:tcPr>
            </w:tcPrChange>
          </w:tcPr>
          <w:p w14:paraId="10EFB92E" w14:textId="2986FC1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07762D18" w14:textId="77777777" w:rsidTr="00D22A0B">
        <w:trPr>
          <w:trHeight w:val="129"/>
          <w:trPrChange w:id="350" w:author="SalifouSanda OUSMANE [8]" w:date="2022-11-07T16:32:00Z">
            <w:trPr>
              <w:trHeight w:val="129"/>
            </w:trPr>
          </w:trPrChange>
        </w:trPr>
        <w:tc>
          <w:tcPr>
            <w:tcW w:w="0" w:type="auto"/>
            <w:tcPrChange w:id="351" w:author="SalifouSanda OUSMANE [8]" w:date="2022-11-07T16:32:00Z">
              <w:tcPr>
                <w:tcW w:w="0" w:type="auto"/>
              </w:tcPr>
            </w:tcPrChange>
          </w:tcPr>
          <w:p w14:paraId="1DA1BFF9"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14</w:t>
            </w:r>
          </w:p>
        </w:tc>
        <w:tc>
          <w:tcPr>
            <w:tcW w:w="0" w:type="auto"/>
            <w:tcPrChange w:id="352" w:author="SalifouSanda OUSMANE [8]" w:date="2022-11-07T16:32:00Z">
              <w:tcPr>
                <w:tcW w:w="0" w:type="auto"/>
              </w:tcPr>
            </w:tcPrChange>
          </w:tcPr>
          <w:p w14:paraId="614E6E20"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Snacks consumed </w:t>
            </w:r>
            <w:r w:rsidRPr="00C47575">
              <w:rPr>
                <w:rFonts w:ascii="Calibri" w:eastAsia="Times New Roman" w:hAnsi="Calibri" w:cs="Calibri"/>
                <w:sz w:val="17"/>
                <w:szCs w:val="17"/>
                <w:lang w:eastAsia="en-GB"/>
              </w:rPr>
              <w:br/>
              <w:t>outside the home</w:t>
            </w:r>
          </w:p>
        </w:tc>
        <w:tc>
          <w:tcPr>
            <w:tcW w:w="0" w:type="auto"/>
            <w:tcPrChange w:id="353" w:author="SalifouSanda OUSMANE [8]" w:date="2022-11-07T16:32:00Z">
              <w:tcPr>
                <w:tcW w:w="0" w:type="auto"/>
              </w:tcPr>
            </w:tcPrChange>
          </w:tcPr>
          <w:p w14:paraId="18E3A415"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Take away, snacks consumed </w:t>
            </w:r>
            <w:r w:rsidRPr="00C47575">
              <w:rPr>
                <w:rFonts w:ascii="Calibri" w:eastAsia="Times New Roman" w:hAnsi="Calibri" w:cs="Calibri"/>
                <w:sz w:val="17"/>
                <w:szCs w:val="17"/>
                <w:lang w:eastAsia="en-GB"/>
              </w:rPr>
              <w:br/>
              <w:t>outside the home</w:t>
            </w:r>
          </w:p>
        </w:tc>
        <w:tc>
          <w:tcPr>
            <w:tcW w:w="0" w:type="auto"/>
            <w:tcPrChange w:id="354" w:author="SalifouSanda OUSMANE [8]" w:date="2022-11-07T16:32:00Z">
              <w:tcPr>
                <w:tcW w:w="0" w:type="auto"/>
              </w:tcPr>
            </w:tcPrChange>
          </w:tcPr>
          <w:p w14:paraId="701A8707"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HHExpFOut</w:t>
            </w:r>
            <w:proofErr w:type="spellEnd"/>
          </w:p>
          <w:p w14:paraId="44BB09BC" w14:textId="77777777" w:rsidR="00D22A0B" w:rsidRPr="00C47575" w:rsidRDefault="00D22A0B" w:rsidP="00AB64A6">
            <w:pPr>
              <w:rPr>
                <w:rFonts w:ascii="Calibri" w:eastAsia="Times New Roman" w:hAnsi="Calibri" w:cs="Calibri"/>
                <w:sz w:val="17"/>
                <w:szCs w:val="17"/>
                <w:lang w:eastAsia="en-GB"/>
              </w:rPr>
            </w:pPr>
          </w:p>
        </w:tc>
        <w:tc>
          <w:tcPr>
            <w:tcW w:w="0" w:type="auto"/>
            <w:vAlign w:val="center"/>
            <w:tcPrChange w:id="355" w:author="SalifouSanda OUSMANE [8]" w:date="2022-11-07T16:32:00Z">
              <w:tcPr>
                <w:tcW w:w="0" w:type="auto"/>
                <w:vAlign w:val="center"/>
              </w:tcPr>
            </w:tcPrChange>
          </w:tcPr>
          <w:p w14:paraId="5253DB49"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vAlign w:val="center"/>
            <w:tcPrChange w:id="356" w:author="SalifouSanda OUSMANE [8]" w:date="2022-11-07T16:32:00Z">
              <w:tcPr>
                <w:tcW w:w="0" w:type="auto"/>
                <w:vAlign w:val="center"/>
              </w:tcPr>
            </w:tcPrChange>
          </w:tcPr>
          <w:p w14:paraId="76105469"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357" w:author="SalifouSanda OUSMANE [8]" w:date="2022-11-07T16:32:00Z">
              <w:tcPr>
                <w:tcW w:w="0" w:type="auto"/>
              </w:tcPr>
            </w:tcPrChange>
          </w:tcPr>
          <w:p w14:paraId="1BDBA4F3" w14:textId="77777777" w:rsidR="00D22A0B" w:rsidRPr="00C47575" w:rsidRDefault="00D22A0B" w:rsidP="00AB64A6">
            <w:pPr>
              <w:jc w:val="center"/>
              <w:rPr>
                <w:ins w:id="358" w:author="SalifouSanda OUSMANE [8]" w:date="2022-11-07T16:31:00Z"/>
                <w:rFonts w:ascii="Calibri" w:hAnsi="Calibri" w:cs="Calibri"/>
                <w:sz w:val="17"/>
                <w:szCs w:val="17"/>
              </w:rPr>
            </w:pPr>
          </w:p>
        </w:tc>
        <w:tc>
          <w:tcPr>
            <w:tcW w:w="0" w:type="auto"/>
            <w:gridSpan w:val="2"/>
            <w:vAlign w:val="center"/>
            <w:tcPrChange w:id="359" w:author="SalifouSanda OUSMANE [8]" w:date="2022-11-07T16:32:00Z">
              <w:tcPr>
                <w:tcW w:w="0" w:type="auto"/>
                <w:vAlign w:val="center"/>
              </w:tcPr>
            </w:tcPrChange>
          </w:tcPr>
          <w:p w14:paraId="6B8338A0" w14:textId="38BBE8B8"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vAlign w:val="center"/>
            <w:tcPrChange w:id="360" w:author="SalifouSanda OUSMANE [8]" w:date="2022-11-07T16:32:00Z">
              <w:tcPr>
                <w:tcW w:w="0" w:type="auto"/>
                <w:vAlign w:val="center"/>
              </w:tcPr>
            </w:tcPrChange>
          </w:tcPr>
          <w:p w14:paraId="0F7C28F7" w14:textId="3A81C21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68E819AD" w14:textId="77777777" w:rsidTr="00D22A0B">
        <w:trPr>
          <w:trHeight w:val="129"/>
          <w:trPrChange w:id="361" w:author="SalifouSanda OUSMANE [8]" w:date="2022-11-07T16:32:00Z">
            <w:trPr>
              <w:trHeight w:val="129"/>
            </w:trPr>
          </w:trPrChange>
        </w:trPr>
        <w:tc>
          <w:tcPr>
            <w:tcW w:w="0" w:type="auto"/>
            <w:tcPrChange w:id="362" w:author="SalifouSanda OUSMANE [8]" w:date="2022-11-07T16:32:00Z">
              <w:tcPr>
                <w:tcW w:w="0" w:type="auto"/>
              </w:tcPr>
            </w:tcPrChange>
          </w:tcPr>
          <w:p w14:paraId="4363A030" w14:textId="77777777" w:rsidR="00D22A0B" w:rsidRPr="00C47575" w:rsidRDefault="00D22A0B" w:rsidP="00AB64A6">
            <w:pPr>
              <w:rPr>
                <w:rFonts w:ascii="Calibri" w:eastAsia="Times New Roman" w:hAnsi="Calibri" w:cs="Calibri"/>
                <w:sz w:val="17"/>
                <w:szCs w:val="17"/>
                <w:lang w:eastAsia="en-GB"/>
              </w:rPr>
            </w:pPr>
          </w:p>
        </w:tc>
        <w:tc>
          <w:tcPr>
            <w:tcW w:w="0" w:type="auto"/>
            <w:tcPrChange w:id="363" w:author="SalifouSanda OUSMANE [8]" w:date="2022-11-07T16:32:00Z">
              <w:tcPr>
                <w:tcW w:w="0" w:type="auto"/>
              </w:tcPr>
            </w:tcPrChange>
          </w:tcPr>
          <w:p w14:paraId="60051C5D" w14:textId="77777777" w:rsidR="00D22A0B" w:rsidRPr="00C47575" w:rsidRDefault="00D22A0B" w:rsidP="00AB64A6">
            <w:pPr>
              <w:rPr>
                <w:rFonts w:ascii="Calibri" w:eastAsia="Times New Roman" w:hAnsi="Calibri" w:cs="Calibri"/>
                <w:sz w:val="17"/>
                <w:szCs w:val="17"/>
                <w:lang w:eastAsia="en-GB"/>
              </w:rPr>
            </w:pPr>
          </w:p>
        </w:tc>
        <w:tc>
          <w:tcPr>
            <w:tcW w:w="0" w:type="auto"/>
            <w:tcPrChange w:id="364" w:author="SalifouSanda OUSMANE [8]" w:date="2022-11-07T16:32:00Z">
              <w:tcPr>
                <w:tcW w:w="0" w:type="auto"/>
              </w:tcPr>
            </w:tcPrChange>
          </w:tcPr>
          <w:p w14:paraId="3F1E0E33" w14:textId="77777777" w:rsidR="00D22A0B" w:rsidRPr="00C47575" w:rsidRDefault="00D22A0B" w:rsidP="00AB64A6">
            <w:pPr>
              <w:rPr>
                <w:rFonts w:ascii="Calibri" w:eastAsia="Times New Roman" w:hAnsi="Calibri" w:cs="Calibri"/>
                <w:sz w:val="17"/>
                <w:szCs w:val="17"/>
                <w:lang w:eastAsia="en-GB"/>
              </w:rPr>
            </w:pPr>
          </w:p>
        </w:tc>
        <w:tc>
          <w:tcPr>
            <w:tcW w:w="0" w:type="auto"/>
            <w:tcPrChange w:id="365" w:author="SalifouSanda OUSMANE [8]" w:date="2022-11-07T16:32:00Z">
              <w:tcPr>
                <w:tcW w:w="0" w:type="auto"/>
              </w:tcPr>
            </w:tcPrChange>
          </w:tcPr>
          <w:p w14:paraId="7F13A260" w14:textId="77777777" w:rsidR="00D22A0B" w:rsidRPr="00C47575" w:rsidRDefault="00D22A0B" w:rsidP="00AB64A6">
            <w:pPr>
              <w:rPr>
                <w:rFonts w:ascii="Calibri" w:eastAsia="Times New Roman" w:hAnsi="Calibri" w:cs="Calibri"/>
                <w:sz w:val="17"/>
                <w:szCs w:val="17"/>
                <w:lang w:eastAsia="en-GB"/>
              </w:rPr>
            </w:pPr>
          </w:p>
        </w:tc>
        <w:tc>
          <w:tcPr>
            <w:tcW w:w="0" w:type="auto"/>
            <w:vAlign w:val="center"/>
            <w:tcPrChange w:id="366" w:author="SalifouSanda OUSMANE [8]" w:date="2022-11-07T16:32:00Z">
              <w:tcPr>
                <w:tcW w:w="0" w:type="auto"/>
                <w:vAlign w:val="center"/>
              </w:tcPr>
            </w:tcPrChange>
          </w:tcPr>
          <w:p w14:paraId="264ECA4F" w14:textId="77777777" w:rsidR="00D22A0B" w:rsidRPr="00C47575" w:rsidRDefault="00D22A0B" w:rsidP="00AB64A6">
            <w:pPr>
              <w:jc w:val="center"/>
              <w:rPr>
                <w:rFonts w:ascii="Calibri" w:hAnsi="Calibri" w:cs="Calibri"/>
                <w:sz w:val="17"/>
                <w:szCs w:val="17"/>
              </w:rPr>
            </w:pPr>
          </w:p>
        </w:tc>
        <w:tc>
          <w:tcPr>
            <w:tcW w:w="1473" w:type="dxa"/>
            <w:vAlign w:val="center"/>
            <w:tcPrChange w:id="367" w:author="SalifouSanda OUSMANE [8]" w:date="2022-11-07T16:32:00Z">
              <w:tcPr>
                <w:tcW w:w="0" w:type="auto"/>
                <w:vAlign w:val="center"/>
              </w:tcPr>
            </w:tcPrChange>
          </w:tcPr>
          <w:p w14:paraId="37B4073A" w14:textId="77777777" w:rsidR="00D22A0B" w:rsidRPr="00C47575" w:rsidRDefault="00D22A0B" w:rsidP="00AB64A6">
            <w:pPr>
              <w:jc w:val="center"/>
              <w:rPr>
                <w:rFonts w:ascii="Calibri" w:hAnsi="Calibri" w:cs="Calibri"/>
                <w:sz w:val="17"/>
                <w:szCs w:val="17"/>
              </w:rPr>
            </w:pPr>
          </w:p>
        </w:tc>
        <w:tc>
          <w:tcPr>
            <w:tcW w:w="662" w:type="dxa"/>
            <w:tcPrChange w:id="368" w:author="SalifouSanda OUSMANE [8]" w:date="2022-11-07T16:32:00Z">
              <w:tcPr>
                <w:tcW w:w="0" w:type="auto"/>
              </w:tcPr>
            </w:tcPrChange>
          </w:tcPr>
          <w:p w14:paraId="29D48F15" w14:textId="77777777" w:rsidR="00D22A0B" w:rsidRPr="00C47575" w:rsidRDefault="00D22A0B" w:rsidP="00AB64A6">
            <w:pPr>
              <w:jc w:val="center"/>
              <w:rPr>
                <w:ins w:id="369" w:author="SalifouSanda OUSMANE [8]" w:date="2022-11-07T16:31:00Z"/>
                <w:rFonts w:ascii="Calibri" w:hAnsi="Calibri" w:cs="Calibri"/>
                <w:sz w:val="17"/>
                <w:szCs w:val="17"/>
              </w:rPr>
            </w:pPr>
          </w:p>
        </w:tc>
        <w:tc>
          <w:tcPr>
            <w:tcW w:w="0" w:type="auto"/>
            <w:gridSpan w:val="2"/>
            <w:vAlign w:val="center"/>
            <w:tcPrChange w:id="370" w:author="SalifouSanda OUSMANE [8]" w:date="2022-11-07T16:32:00Z">
              <w:tcPr>
                <w:tcW w:w="0" w:type="auto"/>
                <w:vAlign w:val="center"/>
              </w:tcPr>
            </w:tcPrChange>
          </w:tcPr>
          <w:p w14:paraId="1085FD56" w14:textId="7243B06F" w:rsidR="00D22A0B" w:rsidRPr="00C47575" w:rsidRDefault="00D22A0B" w:rsidP="00AB64A6">
            <w:pPr>
              <w:jc w:val="center"/>
              <w:rPr>
                <w:rFonts w:ascii="Calibri" w:hAnsi="Calibri" w:cs="Calibri"/>
                <w:sz w:val="17"/>
                <w:szCs w:val="17"/>
              </w:rPr>
            </w:pPr>
          </w:p>
        </w:tc>
        <w:tc>
          <w:tcPr>
            <w:tcW w:w="0" w:type="auto"/>
            <w:vAlign w:val="center"/>
            <w:tcPrChange w:id="371" w:author="SalifouSanda OUSMANE [8]" w:date="2022-11-07T16:32:00Z">
              <w:tcPr>
                <w:tcW w:w="0" w:type="auto"/>
                <w:vAlign w:val="center"/>
              </w:tcPr>
            </w:tcPrChange>
          </w:tcPr>
          <w:p w14:paraId="1F7CF865" w14:textId="1EFFCDFD"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7E7D280E" w14:textId="77777777" w:rsidTr="00D22A0B">
        <w:trPr>
          <w:trHeight w:val="129"/>
          <w:trPrChange w:id="372" w:author="SalifouSanda OUSMANE [8]" w:date="2022-11-07T16:32:00Z">
            <w:trPr>
              <w:trHeight w:val="129"/>
            </w:trPr>
          </w:trPrChange>
        </w:trPr>
        <w:tc>
          <w:tcPr>
            <w:tcW w:w="0" w:type="auto"/>
            <w:shd w:val="clear" w:color="auto" w:fill="404040" w:themeFill="text1" w:themeFillTint="BF"/>
            <w:tcPrChange w:id="373" w:author="SalifouSanda OUSMANE [8]" w:date="2022-11-07T16:32:00Z">
              <w:tcPr>
                <w:tcW w:w="0" w:type="auto"/>
                <w:shd w:val="clear" w:color="auto" w:fill="404040" w:themeFill="text1" w:themeFillTint="BF"/>
              </w:tcPr>
            </w:tcPrChange>
          </w:tcPr>
          <w:p w14:paraId="72CA5643" w14:textId="77777777" w:rsidR="00D22A0B" w:rsidRPr="00C47575" w:rsidRDefault="00D22A0B" w:rsidP="00AB64A6">
            <w:pPr>
              <w:rPr>
                <w:rFonts w:ascii="Calibri" w:hAnsi="Calibri" w:cs="Calibri"/>
                <w:bCs/>
                <w:color w:val="FFFFFF"/>
                <w:sz w:val="17"/>
                <w:szCs w:val="17"/>
              </w:rPr>
            </w:pPr>
          </w:p>
        </w:tc>
        <w:tc>
          <w:tcPr>
            <w:tcW w:w="0" w:type="auto"/>
            <w:shd w:val="clear" w:color="auto" w:fill="404040" w:themeFill="text1" w:themeFillTint="BF"/>
            <w:tcPrChange w:id="374" w:author="SalifouSanda OUSMANE [8]" w:date="2022-11-07T16:32:00Z">
              <w:tcPr>
                <w:tcW w:w="0" w:type="auto"/>
                <w:shd w:val="clear" w:color="auto" w:fill="404040" w:themeFill="text1" w:themeFillTint="BF"/>
              </w:tcPr>
            </w:tcPrChange>
          </w:tcPr>
          <w:p w14:paraId="575C3C07" w14:textId="77777777" w:rsidR="00D22A0B" w:rsidRPr="00C47575" w:rsidRDefault="00D22A0B" w:rsidP="00AB64A6">
            <w:pPr>
              <w:rPr>
                <w:rFonts w:ascii="Calibri" w:hAnsi="Calibri" w:cs="Calibri"/>
                <w:bCs/>
                <w:color w:val="FFFFFF"/>
                <w:sz w:val="17"/>
                <w:szCs w:val="17"/>
              </w:rPr>
            </w:pPr>
            <w:r w:rsidRPr="00C47575">
              <w:rPr>
                <w:rFonts w:ascii="Calibri" w:hAnsi="Calibri" w:cs="Calibri"/>
                <w:bCs/>
                <w:color w:val="FFFFFF"/>
                <w:sz w:val="17"/>
                <w:szCs w:val="17"/>
              </w:rPr>
              <w:t>Personal care</w:t>
            </w:r>
          </w:p>
        </w:tc>
        <w:tc>
          <w:tcPr>
            <w:tcW w:w="0" w:type="auto"/>
            <w:shd w:val="clear" w:color="auto" w:fill="404040" w:themeFill="text1" w:themeFillTint="BF"/>
            <w:tcPrChange w:id="375" w:author="SalifouSanda OUSMANE [8]" w:date="2022-11-07T16:32:00Z">
              <w:tcPr>
                <w:tcW w:w="0" w:type="auto"/>
                <w:shd w:val="clear" w:color="auto" w:fill="404040" w:themeFill="text1" w:themeFillTint="BF"/>
              </w:tcPr>
            </w:tcPrChange>
          </w:tcPr>
          <w:p w14:paraId="0877C3C5" w14:textId="77777777" w:rsidR="00D22A0B" w:rsidRPr="00C47575" w:rsidRDefault="00D22A0B" w:rsidP="00AB64A6">
            <w:pPr>
              <w:rPr>
                <w:rFonts w:ascii="Calibri" w:hAnsi="Calibri" w:cs="Calibri"/>
                <w:bCs/>
                <w:sz w:val="17"/>
                <w:szCs w:val="17"/>
              </w:rPr>
            </w:pPr>
          </w:p>
        </w:tc>
        <w:tc>
          <w:tcPr>
            <w:tcW w:w="0" w:type="auto"/>
            <w:shd w:val="clear" w:color="auto" w:fill="404040" w:themeFill="text1" w:themeFillTint="BF"/>
            <w:tcPrChange w:id="376" w:author="SalifouSanda OUSMANE [8]" w:date="2022-11-07T16:32:00Z">
              <w:tcPr>
                <w:tcW w:w="0" w:type="auto"/>
                <w:shd w:val="clear" w:color="auto" w:fill="404040" w:themeFill="text1" w:themeFillTint="BF"/>
              </w:tcPr>
            </w:tcPrChange>
          </w:tcPr>
          <w:p w14:paraId="759E0D44" w14:textId="77777777" w:rsidR="00D22A0B" w:rsidRPr="00C47575" w:rsidRDefault="00D22A0B" w:rsidP="00AB64A6">
            <w:pPr>
              <w:rPr>
                <w:rFonts w:ascii="Calibri" w:hAnsi="Calibri" w:cs="Calibri"/>
                <w:bCs/>
                <w:sz w:val="17"/>
                <w:szCs w:val="17"/>
              </w:rPr>
            </w:pPr>
          </w:p>
        </w:tc>
        <w:tc>
          <w:tcPr>
            <w:tcW w:w="0" w:type="auto"/>
            <w:shd w:val="clear" w:color="auto" w:fill="404040" w:themeFill="text1" w:themeFillTint="BF"/>
            <w:vAlign w:val="center"/>
            <w:tcPrChange w:id="377" w:author="SalifouSanda OUSMANE [8]" w:date="2022-11-07T16:32:00Z">
              <w:tcPr>
                <w:tcW w:w="0" w:type="auto"/>
                <w:shd w:val="clear" w:color="auto" w:fill="404040" w:themeFill="text1" w:themeFillTint="BF"/>
                <w:vAlign w:val="center"/>
              </w:tcPr>
            </w:tcPrChange>
          </w:tcPr>
          <w:p w14:paraId="1FCEF6A2" w14:textId="77777777" w:rsidR="00D22A0B" w:rsidRPr="00C47575" w:rsidRDefault="00D22A0B" w:rsidP="00AB64A6">
            <w:pPr>
              <w:jc w:val="center"/>
              <w:rPr>
                <w:rFonts w:ascii="Calibri" w:hAnsi="Calibri" w:cs="Calibri"/>
                <w:bCs/>
                <w:sz w:val="17"/>
                <w:szCs w:val="17"/>
              </w:rPr>
            </w:pPr>
          </w:p>
        </w:tc>
        <w:tc>
          <w:tcPr>
            <w:tcW w:w="1473" w:type="dxa"/>
            <w:shd w:val="clear" w:color="auto" w:fill="404040" w:themeFill="text1" w:themeFillTint="BF"/>
            <w:vAlign w:val="center"/>
            <w:tcPrChange w:id="378" w:author="SalifouSanda OUSMANE [8]" w:date="2022-11-07T16:32:00Z">
              <w:tcPr>
                <w:tcW w:w="0" w:type="auto"/>
                <w:shd w:val="clear" w:color="auto" w:fill="404040" w:themeFill="text1" w:themeFillTint="BF"/>
                <w:vAlign w:val="center"/>
              </w:tcPr>
            </w:tcPrChange>
          </w:tcPr>
          <w:p w14:paraId="61D86C2E" w14:textId="77777777" w:rsidR="00D22A0B" w:rsidRPr="00C47575" w:rsidRDefault="00D22A0B" w:rsidP="00AB64A6">
            <w:pPr>
              <w:jc w:val="center"/>
              <w:rPr>
                <w:rFonts w:ascii="Calibri" w:hAnsi="Calibri" w:cs="Calibri"/>
                <w:bCs/>
                <w:sz w:val="17"/>
                <w:szCs w:val="17"/>
              </w:rPr>
            </w:pPr>
          </w:p>
        </w:tc>
        <w:tc>
          <w:tcPr>
            <w:tcW w:w="662" w:type="dxa"/>
            <w:shd w:val="clear" w:color="auto" w:fill="404040" w:themeFill="text1" w:themeFillTint="BF"/>
            <w:tcPrChange w:id="379" w:author="SalifouSanda OUSMANE [8]" w:date="2022-11-07T16:32:00Z">
              <w:tcPr>
                <w:tcW w:w="0" w:type="auto"/>
                <w:shd w:val="clear" w:color="auto" w:fill="404040" w:themeFill="text1" w:themeFillTint="BF"/>
              </w:tcPr>
            </w:tcPrChange>
          </w:tcPr>
          <w:p w14:paraId="5C99DD24" w14:textId="77777777" w:rsidR="00D22A0B" w:rsidRPr="00C47575" w:rsidRDefault="00D22A0B" w:rsidP="00AB64A6">
            <w:pPr>
              <w:jc w:val="center"/>
              <w:rPr>
                <w:ins w:id="380" w:author="SalifouSanda OUSMANE [8]" w:date="2022-11-07T16:31:00Z"/>
                <w:rFonts w:ascii="Calibri" w:hAnsi="Calibri" w:cs="Calibri"/>
                <w:bCs/>
                <w:sz w:val="17"/>
                <w:szCs w:val="17"/>
              </w:rPr>
            </w:pPr>
          </w:p>
        </w:tc>
        <w:tc>
          <w:tcPr>
            <w:tcW w:w="0" w:type="auto"/>
            <w:gridSpan w:val="2"/>
            <w:shd w:val="clear" w:color="auto" w:fill="404040" w:themeFill="text1" w:themeFillTint="BF"/>
            <w:vAlign w:val="center"/>
            <w:tcPrChange w:id="381" w:author="SalifouSanda OUSMANE [8]" w:date="2022-11-07T16:32:00Z">
              <w:tcPr>
                <w:tcW w:w="0" w:type="auto"/>
                <w:shd w:val="clear" w:color="auto" w:fill="404040" w:themeFill="text1" w:themeFillTint="BF"/>
                <w:vAlign w:val="center"/>
              </w:tcPr>
            </w:tcPrChange>
          </w:tcPr>
          <w:p w14:paraId="46BB1DEB" w14:textId="29A290CD" w:rsidR="00D22A0B" w:rsidRPr="00C47575" w:rsidRDefault="00D22A0B" w:rsidP="00AB64A6">
            <w:pPr>
              <w:jc w:val="center"/>
              <w:rPr>
                <w:rFonts w:ascii="Calibri" w:hAnsi="Calibri" w:cs="Calibri"/>
                <w:bCs/>
                <w:sz w:val="17"/>
                <w:szCs w:val="17"/>
              </w:rPr>
            </w:pPr>
          </w:p>
        </w:tc>
        <w:tc>
          <w:tcPr>
            <w:tcW w:w="0" w:type="auto"/>
            <w:shd w:val="clear" w:color="auto" w:fill="404040" w:themeFill="text1" w:themeFillTint="BF"/>
            <w:vAlign w:val="center"/>
            <w:tcPrChange w:id="382" w:author="SalifouSanda OUSMANE [8]" w:date="2022-11-07T16:32:00Z">
              <w:tcPr>
                <w:tcW w:w="0" w:type="auto"/>
                <w:shd w:val="clear" w:color="auto" w:fill="404040" w:themeFill="text1" w:themeFillTint="BF"/>
                <w:vAlign w:val="center"/>
              </w:tcPr>
            </w:tcPrChange>
          </w:tcPr>
          <w:p w14:paraId="6E01481F" w14:textId="568E3063" w:rsidR="00D22A0B" w:rsidRPr="00C47575" w:rsidRDefault="00D22A0B" w:rsidP="00AB64A6">
            <w:pPr>
              <w:rPr>
                <w:rFonts w:ascii="Calibri" w:hAnsi="Calibri" w:cs="Calibri"/>
                <w:bCs/>
                <w:sz w:val="17"/>
                <w:szCs w:val="17"/>
              </w:rPr>
            </w:pPr>
            <w:r w:rsidRPr="00C47575">
              <w:rPr>
                <w:rFonts w:ascii="Calibri" w:hAnsi="Calibri" w:cs="Calibri"/>
                <w:sz w:val="17"/>
                <w:szCs w:val="17"/>
              </w:rPr>
              <w:t>|__|</w:t>
            </w:r>
          </w:p>
        </w:tc>
      </w:tr>
      <w:tr w:rsidR="00D22A0B" w:rsidRPr="00C47575" w14:paraId="7A773290" w14:textId="77777777" w:rsidTr="00D22A0B">
        <w:trPr>
          <w:trHeight w:val="64"/>
          <w:trPrChange w:id="383" w:author="SalifouSanda OUSMANE [8]" w:date="2022-11-07T16:32:00Z">
            <w:trPr>
              <w:trHeight w:val="64"/>
            </w:trPr>
          </w:trPrChange>
        </w:trPr>
        <w:tc>
          <w:tcPr>
            <w:tcW w:w="0" w:type="auto"/>
            <w:tcPrChange w:id="384" w:author="SalifouSanda OUSMANE [8]" w:date="2022-11-07T16:32:00Z">
              <w:tcPr>
                <w:tcW w:w="0" w:type="auto"/>
              </w:tcPr>
            </w:tcPrChange>
          </w:tcPr>
          <w:p w14:paraId="2276ACFB" w14:textId="77777777" w:rsidR="00D22A0B" w:rsidRPr="00C47575" w:rsidRDefault="00D22A0B" w:rsidP="00AB64A6">
            <w:pPr>
              <w:rPr>
                <w:rFonts w:ascii="Calibri" w:hAnsi="Calibri" w:cs="Calibri"/>
                <w:bCs/>
                <w:sz w:val="17"/>
                <w:szCs w:val="17"/>
              </w:rPr>
            </w:pPr>
            <w:r w:rsidRPr="00C47575">
              <w:rPr>
                <w:rFonts w:ascii="Calibri" w:eastAsia="Times New Roman" w:hAnsi="Calibri" w:cs="Calibri"/>
                <w:bCs/>
                <w:sz w:val="17"/>
                <w:szCs w:val="17"/>
                <w:lang w:eastAsia="en-GB"/>
              </w:rPr>
              <w:t>13</w:t>
            </w:r>
          </w:p>
        </w:tc>
        <w:tc>
          <w:tcPr>
            <w:tcW w:w="0" w:type="auto"/>
            <w:tcPrChange w:id="385" w:author="SalifouSanda OUSMANE [8]" w:date="2022-11-07T16:32:00Z">
              <w:tcPr>
                <w:tcW w:w="0" w:type="auto"/>
              </w:tcPr>
            </w:tcPrChange>
          </w:tcPr>
          <w:p w14:paraId="3DD6D175" w14:textId="77777777" w:rsidR="00D22A0B" w:rsidRPr="00C47575" w:rsidRDefault="00D22A0B" w:rsidP="00AB64A6">
            <w:pPr>
              <w:rPr>
                <w:rFonts w:ascii="Calibri" w:eastAsia="Times New Roman" w:hAnsi="Calibri" w:cs="Calibri"/>
                <w:bCs/>
                <w:sz w:val="17"/>
                <w:szCs w:val="17"/>
                <w:lang w:eastAsia="en-GB"/>
              </w:rPr>
            </w:pPr>
            <w:r w:rsidRPr="00C47575">
              <w:rPr>
                <w:rFonts w:ascii="Calibri" w:eastAsia="Times New Roman" w:hAnsi="Calibri" w:cs="Calibri"/>
                <w:bCs/>
                <w:sz w:val="17"/>
                <w:szCs w:val="17"/>
                <w:lang w:eastAsia="en-GB"/>
              </w:rPr>
              <w:t xml:space="preserve">Hygiene items </w:t>
            </w:r>
          </w:p>
        </w:tc>
        <w:tc>
          <w:tcPr>
            <w:tcW w:w="0" w:type="auto"/>
            <w:tcPrChange w:id="386" w:author="SalifouSanda OUSMANE [8]" w:date="2022-11-07T16:32:00Z">
              <w:tcPr>
                <w:tcW w:w="0" w:type="auto"/>
              </w:tcPr>
            </w:tcPrChange>
          </w:tcPr>
          <w:p w14:paraId="752E38C9" w14:textId="77777777" w:rsidR="00D22A0B" w:rsidRPr="00C47575" w:rsidRDefault="00D22A0B" w:rsidP="00AB64A6">
            <w:pPr>
              <w:rPr>
                <w:rFonts w:ascii="Calibri" w:eastAsia="Times New Roman" w:hAnsi="Calibri" w:cs="Calibri"/>
                <w:bCs/>
                <w:sz w:val="17"/>
                <w:szCs w:val="17"/>
                <w:lang w:eastAsia="en-GB"/>
              </w:rPr>
            </w:pPr>
            <w:r w:rsidRPr="00C47575">
              <w:rPr>
                <w:rFonts w:ascii="Calibri" w:eastAsia="Times New Roman" w:hAnsi="Calibri" w:cs="Calibri"/>
                <w:bCs/>
                <w:sz w:val="17"/>
                <w:szCs w:val="17"/>
                <w:lang w:eastAsia="en-GB"/>
              </w:rPr>
              <w:t>Soap, toothbrush, toothpaste, toilet paper, detergents</w:t>
            </w:r>
          </w:p>
        </w:tc>
        <w:tc>
          <w:tcPr>
            <w:tcW w:w="0" w:type="auto"/>
            <w:tcPrChange w:id="387" w:author="SalifouSanda OUSMANE [8]" w:date="2022-11-07T16:32:00Z">
              <w:tcPr>
                <w:tcW w:w="0" w:type="auto"/>
              </w:tcPr>
            </w:tcPrChange>
          </w:tcPr>
          <w:p w14:paraId="09457B92" w14:textId="77777777" w:rsidR="00D22A0B" w:rsidRPr="00C47575" w:rsidRDefault="00D22A0B" w:rsidP="00AB64A6">
            <w:pPr>
              <w:rPr>
                <w:rFonts w:ascii="Calibri" w:eastAsia="Times New Roman" w:hAnsi="Calibri" w:cs="Calibri"/>
                <w:bCs/>
                <w:sz w:val="17"/>
                <w:szCs w:val="17"/>
                <w:lang w:eastAsia="en-GB"/>
              </w:rPr>
            </w:pPr>
            <w:proofErr w:type="spellStart"/>
            <w:r w:rsidRPr="00C47575">
              <w:rPr>
                <w:rFonts w:ascii="Calibri" w:eastAsia="Times New Roman" w:hAnsi="Calibri" w:cs="Calibri"/>
                <w:bCs/>
                <w:sz w:val="17"/>
                <w:szCs w:val="17"/>
                <w:lang w:eastAsia="en-GB"/>
              </w:rPr>
              <w:t>HHExpNFHyg</w:t>
            </w:r>
            <w:proofErr w:type="spellEnd"/>
          </w:p>
        </w:tc>
        <w:tc>
          <w:tcPr>
            <w:tcW w:w="0" w:type="auto"/>
            <w:vAlign w:val="center"/>
            <w:tcPrChange w:id="388" w:author="SalifouSanda OUSMANE [8]" w:date="2022-11-07T16:32:00Z">
              <w:tcPr>
                <w:tcW w:w="0" w:type="auto"/>
                <w:vAlign w:val="center"/>
              </w:tcPr>
            </w:tcPrChange>
          </w:tcPr>
          <w:p w14:paraId="72E21B27" w14:textId="77777777" w:rsidR="00D22A0B" w:rsidRPr="00C47575" w:rsidRDefault="00D22A0B" w:rsidP="00AB64A6">
            <w:pPr>
              <w:jc w:val="center"/>
              <w:rPr>
                <w:rFonts w:ascii="Calibri" w:hAnsi="Calibri" w:cs="Calibri"/>
                <w:bCs/>
                <w:sz w:val="17"/>
                <w:szCs w:val="17"/>
              </w:rPr>
            </w:pPr>
            <w:r w:rsidRPr="00C47575">
              <w:rPr>
                <w:rFonts w:ascii="Calibri" w:hAnsi="Calibri" w:cs="Calibri"/>
                <w:bCs/>
                <w:sz w:val="17"/>
                <w:szCs w:val="17"/>
              </w:rPr>
              <w:t>|__|</w:t>
            </w:r>
          </w:p>
        </w:tc>
        <w:tc>
          <w:tcPr>
            <w:tcW w:w="1473" w:type="dxa"/>
            <w:vAlign w:val="center"/>
            <w:tcPrChange w:id="389" w:author="SalifouSanda OUSMANE [8]" w:date="2022-11-07T16:32:00Z">
              <w:tcPr>
                <w:tcW w:w="0" w:type="auto"/>
                <w:vAlign w:val="center"/>
              </w:tcPr>
            </w:tcPrChange>
          </w:tcPr>
          <w:p w14:paraId="6738AD5D" w14:textId="77777777" w:rsidR="00D22A0B" w:rsidRPr="00C47575" w:rsidRDefault="00D22A0B" w:rsidP="00AB64A6">
            <w:pPr>
              <w:jc w:val="center"/>
              <w:rPr>
                <w:rFonts w:ascii="Calibri" w:hAnsi="Calibri" w:cs="Calibri"/>
                <w:bCs/>
                <w:sz w:val="17"/>
                <w:szCs w:val="17"/>
              </w:rPr>
            </w:pPr>
            <w:r w:rsidRPr="00C47575">
              <w:rPr>
                <w:rFonts w:ascii="Calibri" w:hAnsi="Calibri" w:cs="Calibri"/>
                <w:bCs/>
                <w:sz w:val="17"/>
                <w:szCs w:val="17"/>
              </w:rPr>
              <w:t>|__|</w:t>
            </w:r>
          </w:p>
        </w:tc>
        <w:tc>
          <w:tcPr>
            <w:tcW w:w="662" w:type="dxa"/>
            <w:tcPrChange w:id="390" w:author="SalifouSanda OUSMANE [8]" w:date="2022-11-07T16:32:00Z">
              <w:tcPr>
                <w:tcW w:w="0" w:type="auto"/>
              </w:tcPr>
            </w:tcPrChange>
          </w:tcPr>
          <w:p w14:paraId="4CAA358D" w14:textId="77777777" w:rsidR="00D22A0B" w:rsidRPr="00C47575" w:rsidRDefault="00D22A0B" w:rsidP="00AB64A6">
            <w:pPr>
              <w:jc w:val="center"/>
              <w:rPr>
                <w:ins w:id="391" w:author="SalifouSanda OUSMANE [8]" w:date="2022-11-07T16:31:00Z"/>
                <w:rFonts w:ascii="Calibri" w:hAnsi="Calibri" w:cs="Calibri"/>
                <w:bCs/>
                <w:sz w:val="17"/>
                <w:szCs w:val="17"/>
              </w:rPr>
            </w:pPr>
          </w:p>
        </w:tc>
        <w:tc>
          <w:tcPr>
            <w:tcW w:w="0" w:type="auto"/>
            <w:gridSpan w:val="2"/>
            <w:tcBorders>
              <w:right w:val="single" w:sz="4" w:space="0" w:color="auto"/>
            </w:tcBorders>
            <w:vAlign w:val="center"/>
            <w:tcPrChange w:id="392" w:author="SalifouSanda OUSMANE [8]" w:date="2022-11-07T16:32:00Z">
              <w:tcPr>
                <w:tcW w:w="0" w:type="auto"/>
                <w:tcBorders>
                  <w:right w:val="single" w:sz="4" w:space="0" w:color="auto"/>
                </w:tcBorders>
                <w:vAlign w:val="center"/>
              </w:tcPr>
            </w:tcPrChange>
          </w:tcPr>
          <w:p w14:paraId="045FAEEB" w14:textId="425B892C" w:rsidR="00D22A0B" w:rsidRPr="00C47575" w:rsidRDefault="00D22A0B" w:rsidP="00AB64A6">
            <w:pPr>
              <w:jc w:val="center"/>
              <w:rPr>
                <w:rFonts w:ascii="Calibri" w:hAnsi="Calibri" w:cs="Calibri"/>
                <w:bCs/>
                <w:sz w:val="17"/>
                <w:szCs w:val="17"/>
              </w:rPr>
            </w:pPr>
            <w:r w:rsidRPr="00C47575">
              <w:rPr>
                <w:rFonts w:ascii="Calibri" w:hAnsi="Calibri" w:cs="Calibri"/>
                <w:bCs/>
                <w:sz w:val="17"/>
                <w:szCs w:val="17"/>
              </w:rPr>
              <w:t>|__|</w:t>
            </w:r>
          </w:p>
        </w:tc>
        <w:tc>
          <w:tcPr>
            <w:tcW w:w="0" w:type="auto"/>
            <w:tcBorders>
              <w:right w:val="single" w:sz="4" w:space="0" w:color="auto"/>
            </w:tcBorders>
            <w:vAlign w:val="center"/>
            <w:tcPrChange w:id="393" w:author="SalifouSanda OUSMANE [8]" w:date="2022-11-07T16:32:00Z">
              <w:tcPr>
                <w:tcW w:w="0" w:type="auto"/>
                <w:tcBorders>
                  <w:right w:val="single" w:sz="4" w:space="0" w:color="auto"/>
                </w:tcBorders>
                <w:vAlign w:val="center"/>
              </w:tcPr>
            </w:tcPrChange>
          </w:tcPr>
          <w:p w14:paraId="731AA38B" w14:textId="27E318C3" w:rsidR="00D22A0B" w:rsidRPr="00C47575" w:rsidRDefault="00D22A0B" w:rsidP="00AB64A6">
            <w:pPr>
              <w:jc w:val="center"/>
              <w:rPr>
                <w:rFonts w:ascii="Calibri" w:hAnsi="Calibri" w:cs="Calibri"/>
                <w:bCs/>
                <w:sz w:val="17"/>
                <w:szCs w:val="17"/>
              </w:rPr>
            </w:pPr>
            <w:r w:rsidRPr="00C47575">
              <w:rPr>
                <w:rFonts w:ascii="Calibri" w:hAnsi="Calibri" w:cs="Calibri"/>
                <w:sz w:val="17"/>
                <w:szCs w:val="17"/>
              </w:rPr>
              <w:t>|__|</w:t>
            </w:r>
          </w:p>
        </w:tc>
      </w:tr>
      <w:tr w:rsidR="00D22A0B" w:rsidRPr="00C47575" w14:paraId="1C91EFDF" w14:textId="77777777" w:rsidTr="00D22A0B">
        <w:trPr>
          <w:trHeight w:val="64"/>
          <w:trPrChange w:id="394" w:author="SalifouSanda OUSMANE [8]" w:date="2022-11-07T16:32:00Z">
            <w:trPr>
              <w:trHeight w:val="64"/>
            </w:trPr>
          </w:trPrChange>
        </w:trPr>
        <w:tc>
          <w:tcPr>
            <w:tcW w:w="0" w:type="auto"/>
            <w:shd w:val="clear" w:color="auto" w:fill="404040" w:themeFill="text1" w:themeFillTint="BF"/>
            <w:tcPrChange w:id="395" w:author="SalifouSanda OUSMANE [8]" w:date="2022-11-07T16:32:00Z">
              <w:tcPr>
                <w:tcW w:w="0" w:type="auto"/>
                <w:shd w:val="clear" w:color="auto" w:fill="404040" w:themeFill="text1" w:themeFillTint="BF"/>
              </w:tcPr>
            </w:tcPrChange>
          </w:tcPr>
          <w:p w14:paraId="49DBC9FB" w14:textId="77777777" w:rsidR="00D22A0B" w:rsidRPr="00C47575" w:rsidRDefault="00D22A0B" w:rsidP="00AB64A6">
            <w:pPr>
              <w:rPr>
                <w:rFonts w:ascii="Calibri" w:eastAsia="Times New Roman" w:hAnsi="Calibri" w:cs="Calibri"/>
                <w:bCs/>
                <w:sz w:val="17"/>
                <w:szCs w:val="17"/>
                <w:lang w:eastAsia="en-GB"/>
              </w:rPr>
            </w:pPr>
          </w:p>
        </w:tc>
        <w:tc>
          <w:tcPr>
            <w:tcW w:w="0" w:type="auto"/>
            <w:shd w:val="clear" w:color="auto" w:fill="404040" w:themeFill="text1" w:themeFillTint="BF"/>
            <w:tcPrChange w:id="396" w:author="SalifouSanda OUSMANE [8]" w:date="2022-11-07T16:32:00Z">
              <w:tcPr>
                <w:tcW w:w="0" w:type="auto"/>
                <w:shd w:val="clear" w:color="auto" w:fill="404040" w:themeFill="text1" w:themeFillTint="BF"/>
              </w:tcPr>
            </w:tcPrChange>
          </w:tcPr>
          <w:p w14:paraId="0FE06BD7" w14:textId="77777777" w:rsidR="00D22A0B" w:rsidRPr="00C47575" w:rsidRDefault="00D22A0B" w:rsidP="00AB64A6">
            <w:pPr>
              <w:rPr>
                <w:rFonts w:ascii="Calibri" w:eastAsia="Times New Roman" w:hAnsi="Calibri" w:cs="Calibri"/>
                <w:bCs/>
                <w:sz w:val="17"/>
                <w:szCs w:val="17"/>
                <w:lang w:eastAsia="en-GB"/>
              </w:rPr>
            </w:pPr>
            <w:r w:rsidRPr="00C47575">
              <w:rPr>
                <w:rFonts w:ascii="Calibri" w:eastAsia="Times New Roman" w:hAnsi="Calibri" w:cs="Calibri"/>
                <w:bCs/>
                <w:color w:val="FFFFFF"/>
                <w:sz w:val="17"/>
                <w:szCs w:val="17"/>
                <w:lang w:eastAsia="en-GB"/>
              </w:rPr>
              <w:t>Transport</w:t>
            </w:r>
          </w:p>
        </w:tc>
        <w:tc>
          <w:tcPr>
            <w:tcW w:w="0" w:type="auto"/>
            <w:shd w:val="clear" w:color="auto" w:fill="404040" w:themeFill="text1" w:themeFillTint="BF"/>
            <w:tcPrChange w:id="397" w:author="SalifouSanda OUSMANE [8]" w:date="2022-11-07T16:32:00Z">
              <w:tcPr>
                <w:tcW w:w="0" w:type="auto"/>
                <w:shd w:val="clear" w:color="auto" w:fill="404040" w:themeFill="text1" w:themeFillTint="BF"/>
              </w:tcPr>
            </w:tcPrChange>
          </w:tcPr>
          <w:p w14:paraId="2F95DFCA" w14:textId="77777777" w:rsidR="00D22A0B" w:rsidRPr="00C47575" w:rsidRDefault="00D22A0B" w:rsidP="00AB64A6">
            <w:pPr>
              <w:rPr>
                <w:rFonts w:ascii="Calibri" w:eastAsia="Times New Roman" w:hAnsi="Calibri" w:cs="Calibri"/>
                <w:bCs/>
                <w:sz w:val="17"/>
                <w:szCs w:val="17"/>
                <w:lang w:eastAsia="en-GB"/>
              </w:rPr>
            </w:pPr>
          </w:p>
        </w:tc>
        <w:tc>
          <w:tcPr>
            <w:tcW w:w="0" w:type="auto"/>
            <w:shd w:val="clear" w:color="auto" w:fill="404040" w:themeFill="text1" w:themeFillTint="BF"/>
            <w:tcPrChange w:id="398" w:author="SalifouSanda OUSMANE [8]" w:date="2022-11-07T16:32:00Z">
              <w:tcPr>
                <w:tcW w:w="0" w:type="auto"/>
                <w:shd w:val="clear" w:color="auto" w:fill="404040" w:themeFill="text1" w:themeFillTint="BF"/>
              </w:tcPr>
            </w:tcPrChange>
          </w:tcPr>
          <w:p w14:paraId="23B70334" w14:textId="77777777" w:rsidR="00D22A0B" w:rsidRPr="00C47575" w:rsidRDefault="00D22A0B" w:rsidP="00AB64A6">
            <w:pPr>
              <w:rPr>
                <w:rFonts w:ascii="Calibri" w:eastAsia="Times New Roman" w:hAnsi="Calibri" w:cs="Calibri"/>
                <w:bCs/>
                <w:sz w:val="17"/>
                <w:szCs w:val="17"/>
                <w:lang w:eastAsia="en-GB"/>
              </w:rPr>
            </w:pPr>
          </w:p>
        </w:tc>
        <w:tc>
          <w:tcPr>
            <w:tcW w:w="0" w:type="auto"/>
            <w:shd w:val="clear" w:color="auto" w:fill="404040" w:themeFill="text1" w:themeFillTint="BF"/>
            <w:vAlign w:val="center"/>
            <w:tcPrChange w:id="399" w:author="SalifouSanda OUSMANE [8]" w:date="2022-11-07T16:32:00Z">
              <w:tcPr>
                <w:tcW w:w="0" w:type="auto"/>
                <w:shd w:val="clear" w:color="auto" w:fill="404040" w:themeFill="text1" w:themeFillTint="BF"/>
                <w:vAlign w:val="center"/>
              </w:tcPr>
            </w:tcPrChange>
          </w:tcPr>
          <w:p w14:paraId="648A41E4" w14:textId="77777777" w:rsidR="00D22A0B" w:rsidRPr="00C47575" w:rsidRDefault="00D22A0B" w:rsidP="00AB64A6">
            <w:pPr>
              <w:jc w:val="center"/>
              <w:rPr>
                <w:rFonts w:ascii="Calibri" w:hAnsi="Calibri" w:cs="Calibri"/>
                <w:bCs/>
                <w:sz w:val="17"/>
                <w:szCs w:val="17"/>
              </w:rPr>
            </w:pPr>
          </w:p>
        </w:tc>
        <w:tc>
          <w:tcPr>
            <w:tcW w:w="1473" w:type="dxa"/>
            <w:shd w:val="clear" w:color="auto" w:fill="404040" w:themeFill="text1" w:themeFillTint="BF"/>
            <w:vAlign w:val="center"/>
            <w:tcPrChange w:id="400" w:author="SalifouSanda OUSMANE [8]" w:date="2022-11-07T16:32:00Z">
              <w:tcPr>
                <w:tcW w:w="0" w:type="auto"/>
                <w:shd w:val="clear" w:color="auto" w:fill="404040" w:themeFill="text1" w:themeFillTint="BF"/>
                <w:vAlign w:val="center"/>
              </w:tcPr>
            </w:tcPrChange>
          </w:tcPr>
          <w:p w14:paraId="270EBAC5" w14:textId="77777777" w:rsidR="00D22A0B" w:rsidRPr="00C47575" w:rsidRDefault="00D22A0B" w:rsidP="00AB64A6">
            <w:pPr>
              <w:jc w:val="center"/>
              <w:rPr>
                <w:rFonts w:ascii="Calibri" w:hAnsi="Calibri" w:cs="Calibri"/>
                <w:bCs/>
                <w:sz w:val="17"/>
                <w:szCs w:val="17"/>
              </w:rPr>
            </w:pPr>
          </w:p>
        </w:tc>
        <w:tc>
          <w:tcPr>
            <w:tcW w:w="662" w:type="dxa"/>
            <w:shd w:val="clear" w:color="auto" w:fill="404040" w:themeFill="text1" w:themeFillTint="BF"/>
            <w:tcPrChange w:id="401" w:author="SalifouSanda OUSMANE [8]" w:date="2022-11-07T16:32:00Z">
              <w:tcPr>
                <w:tcW w:w="0" w:type="auto"/>
                <w:shd w:val="clear" w:color="auto" w:fill="404040" w:themeFill="text1" w:themeFillTint="BF"/>
              </w:tcPr>
            </w:tcPrChange>
          </w:tcPr>
          <w:p w14:paraId="4E8BA8B0" w14:textId="77777777" w:rsidR="00D22A0B" w:rsidRPr="00C47575" w:rsidRDefault="00D22A0B" w:rsidP="00AB64A6">
            <w:pPr>
              <w:jc w:val="center"/>
              <w:rPr>
                <w:ins w:id="402" w:author="SalifouSanda OUSMANE [8]" w:date="2022-11-07T16:31:00Z"/>
                <w:rFonts w:ascii="Calibri" w:hAnsi="Calibri" w:cs="Calibri"/>
                <w:bCs/>
                <w:sz w:val="17"/>
                <w:szCs w:val="17"/>
              </w:rPr>
            </w:pPr>
          </w:p>
        </w:tc>
        <w:tc>
          <w:tcPr>
            <w:tcW w:w="0" w:type="auto"/>
            <w:gridSpan w:val="2"/>
            <w:tcBorders>
              <w:right w:val="single" w:sz="4" w:space="0" w:color="auto"/>
            </w:tcBorders>
            <w:shd w:val="clear" w:color="auto" w:fill="404040" w:themeFill="text1" w:themeFillTint="BF"/>
            <w:vAlign w:val="center"/>
            <w:tcPrChange w:id="403" w:author="SalifouSanda OUSMANE [8]" w:date="2022-11-07T16:32:00Z">
              <w:tcPr>
                <w:tcW w:w="0" w:type="auto"/>
                <w:tcBorders>
                  <w:right w:val="single" w:sz="4" w:space="0" w:color="auto"/>
                </w:tcBorders>
                <w:shd w:val="clear" w:color="auto" w:fill="404040" w:themeFill="text1" w:themeFillTint="BF"/>
                <w:vAlign w:val="center"/>
              </w:tcPr>
            </w:tcPrChange>
          </w:tcPr>
          <w:p w14:paraId="7B1FE377" w14:textId="2C2CD247" w:rsidR="00D22A0B" w:rsidRPr="00C47575" w:rsidRDefault="00D22A0B" w:rsidP="00AB64A6">
            <w:pPr>
              <w:jc w:val="center"/>
              <w:rPr>
                <w:rFonts w:ascii="Calibri" w:hAnsi="Calibri" w:cs="Calibri"/>
                <w:bCs/>
                <w:sz w:val="17"/>
                <w:szCs w:val="17"/>
              </w:rPr>
            </w:pPr>
          </w:p>
        </w:tc>
        <w:tc>
          <w:tcPr>
            <w:tcW w:w="0" w:type="auto"/>
            <w:tcBorders>
              <w:right w:val="single" w:sz="4" w:space="0" w:color="auto"/>
            </w:tcBorders>
            <w:shd w:val="clear" w:color="auto" w:fill="404040" w:themeFill="text1" w:themeFillTint="BF"/>
            <w:vAlign w:val="center"/>
            <w:tcPrChange w:id="404" w:author="SalifouSanda OUSMANE [8]" w:date="2022-11-07T16:32:00Z">
              <w:tcPr>
                <w:tcW w:w="0" w:type="auto"/>
                <w:tcBorders>
                  <w:right w:val="single" w:sz="4" w:space="0" w:color="auto"/>
                </w:tcBorders>
                <w:shd w:val="clear" w:color="auto" w:fill="404040" w:themeFill="text1" w:themeFillTint="BF"/>
                <w:vAlign w:val="center"/>
              </w:tcPr>
            </w:tcPrChange>
          </w:tcPr>
          <w:p w14:paraId="2AAEA51F" w14:textId="638A766A" w:rsidR="00D22A0B" w:rsidRPr="00C47575" w:rsidRDefault="00D22A0B" w:rsidP="00AB64A6">
            <w:pPr>
              <w:rPr>
                <w:rFonts w:ascii="Calibri" w:hAnsi="Calibri" w:cs="Calibri"/>
                <w:bCs/>
                <w:sz w:val="17"/>
                <w:szCs w:val="17"/>
              </w:rPr>
            </w:pPr>
          </w:p>
        </w:tc>
      </w:tr>
      <w:tr w:rsidR="00D22A0B" w:rsidRPr="00C47575" w14:paraId="7234BDB5" w14:textId="77777777" w:rsidTr="00D22A0B">
        <w:trPr>
          <w:trHeight w:val="64"/>
          <w:trPrChange w:id="405" w:author="SalifouSanda OUSMANE [8]" w:date="2022-11-07T16:32:00Z">
            <w:trPr>
              <w:trHeight w:val="64"/>
            </w:trPr>
          </w:trPrChange>
        </w:trPr>
        <w:tc>
          <w:tcPr>
            <w:tcW w:w="0" w:type="auto"/>
            <w:shd w:val="clear" w:color="auto" w:fill="FFFFFF"/>
            <w:tcPrChange w:id="406" w:author="SalifouSanda OUSMANE [8]" w:date="2022-11-07T16:32:00Z">
              <w:tcPr>
                <w:tcW w:w="0" w:type="auto"/>
                <w:shd w:val="clear" w:color="auto" w:fill="FFFFFF"/>
              </w:tcPr>
            </w:tcPrChange>
          </w:tcPr>
          <w:p w14:paraId="25ABECEB" w14:textId="77777777" w:rsidR="00D22A0B" w:rsidRPr="00C47575" w:rsidRDefault="00D22A0B" w:rsidP="00AB64A6">
            <w:pPr>
              <w:rPr>
                <w:rFonts w:ascii="Calibri" w:hAnsi="Calibri" w:cs="Calibri"/>
                <w:bCs/>
                <w:sz w:val="17"/>
                <w:szCs w:val="17"/>
              </w:rPr>
            </w:pPr>
            <w:r w:rsidRPr="00C47575">
              <w:rPr>
                <w:rFonts w:ascii="Calibri" w:eastAsia="Times New Roman" w:hAnsi="Calibri" w:cs="Calibri"/>
                <w:bCs/>
                <w:sz w:val="17"/>
                <w:szCs w:val="17"/>
                <w:lang w:eastAsia="en-GB"/>
              </w:rPr>
              <w:t>14 </w:t>
            </w:r>
          </w:p>
        </w:tc>
        <w:tc>
          <w:tcPr>
            <w:tcW w:w="0" w:type="auto"/>
            <w:shd w:val="clear" w:color="auto" w:fill="FFFFFF"/>
            <w:tcPrChange w:id="407" w:author="SalifouSanda OUSMANE [8]" w:date="2022-11-07T16:32:00Z">
              <w:tcPr>
                <w:tcW w:w="0" w:type="auto"/>
                <w:shd w:val="clear" w:color="auto" w:fill="FFFFFF"/>
              </w:tcPr>
            </w:tcPrChange>
          </w:tcPr>
          <w:p w14:paraId="4FACC1F8" w14:textId="77777777" w:rsidR="00D22A0B" w:rsidRPr="00C47575" w:rsidRDefault="00D22A0B" w:rsidP="00AB64A6">
            <w:pPr>
              <w:rPr>
                <w:rFonts w:ascii="Calibri" w:eastAsia="Times New Roman" w:hAnsi="Calibri" w:cs="Calibri"/>
                <w:bCs/>
                <w:sz w:val="17"/>
                <w:szCs w:val="17"/>
                <w:lang w:eastAsia="en-GB"/>
              </w:rPr>
            </w:pPr>
            <w:r w:rsidRPr="00C47575">
              <w:rPr>
                <w:rFonts w:ascii="Calibri" w:eastAsia="Times New Roman" w:hAnsi="Calibri" w:cs="Calibri"/>
                <w:bCs/>
                <w:sz w:val="17"/>
                <w:szCs w:val="17"/>
                <w:lang w:eastAsia="en-GB"/>
              </w:rPr>
              <w:t xml:space="preserve">Transport </w:t>
            </w:r>
          </w:p>
        </w:tc>
        <w:tc>
          <w:tcPr>
            <w:tcW w:w="0" w:type="auto"/>
            <w:shd w:val="clear" w:color="auto" w:fill="FFFFFF"/>
            <w:tcPrChange w:id="408" w:author="SalifouSanda OUSMANE [8]" w:date="2022-11-07T16:32:00Z">
              <w:tcPr>
                <w:tcW w:w="0" w:type="auto"/>
                <w:shd w:val="clear" w:color="auto" w:fill="FFFFFF"/>
              </w:tcPr>
            </w:tcPrChange>
          </w:tcPr>
          <w:p w14:paraId="319A35B0" w14:textId="77777777" w:rsidR="00D22A0B" w:rsidRPr="00C47575" w:rsidRDefault="00D22A0B" w:rsidP="00AB64A6">
            <w:pPr>
              <w:rPr>
                <w:rFonts w:ascii="Calibri" w:eastAsia="Times New Roman" w:hAnsi="Calibri" w:cs="Calibri"/>
                <w:bCs/>
                <w:sz w:val="17"/>
                <w:szCs w:val="17"/>
                <w:lang w:eastAsia="en-GB"/>
              </w:rPr>
            </w:pPr>
            <w:r w:rsidRPr="00C47575">
              <w:rPr>
                <w:rFonts w:ascii="Calibri" w:eastAsia="Times New Roman" w:hAnsi="Calibri" w:cs="Calibri"/>
                <w:bCs/>
                <w:sz w:val="17"/>
                <w:szCs w:val="17"/>
                <w:lang w:eastAsia="en-GB"/>
              </w:rPr>
              <w:t>Fuel, public transportation, taxi</w:t>
            </w:r>
          </w:p>
        </w:tc>
        <w:tc>
          <w:tcPr>
            <w:tcW w:w="0" w:type="auto"/>
            <w:shd w:val="clear" w:color="auto" w:fill="FFFFFF"/>
            <w:tcPrChange w:id="409" w:author="SalifouSanda OUSMANE [8]" w:date="2022-11-07T16:32:00Z">
              <w:tcPr>
                <w:tcW w:w="0" w:type="auto"/>
                <w:shd w:val="clear" w:color="auto" w:fill="FFFFFF"/>
              </w:tcPr>
            </w:tcPrChange>
          </w:tcPr>
          <w:p w14:paraId="040A7EAD" w14:textId="77777777" w:rsidR="00D22A0B" w:rsidRPr="00C47575" w:rsidRDefault="00D22A0B" w:rsidP="00AB64A6">
            <w:pPr>
              <w:rPr>
                <w:rFonts w:ascii="Calibri" w:eastAsia="Times New Roman" w:hAnsi="Calibri" w:cs="Calibri"/>
                <w:bCs/>
                <w:sz w:val="17"/>
                <w:szCs w:val="17"/>
                <w:lang w:eastAsia="en-GB"/>
              </w:rPr>
            </w:pPr>
            <w:proofErr w:type="spellStart"/>
            <w:r w:rsidRPr="00C47575">
              <w:rPr>
                <w:rFonts w:ascii="Calibri" w:eastAsia="Times New Roman" w:hAnsi="Calibri" w:cs="Calibri"/>
                <w:bCs/>
                <w:sz w:val="17"/>
                <w:szCs w:val="17"/>
                <w:lang w:eastAsia="en-GB"/>
              </w:rPr>
              <w:t>HHExpNFTransp</w:t>
            </w:r>
            <w:proofErr w:type="spellEnd"/>
          </w:p>
        </w:tc>
        <w:tc>
          <w:tcPr>
            <w:tcW w:w="0" w:type="auto"/>
            <w:shd w:val="clear" w:color="auto" w:fill="FFFFFF"/>
            <w:vAlign w:val="center"/>
            <w:tcPrChange w:id="410" w:author="SalifouSanda OUSMANE [8]" w:date="2022-11-07T16:32:00Z">
              <w:tcPr>
                <w:tcW w:w="0" w:type="auto"/>
                <w:shd w:val="clear" w:color="auto" w:fill="FFFFFF"/>
                <w:vAlign w:val="center"/>
              </w:tcPr>
            </w:tcPrChange>
          </w:tcPr>
          <w:p w14:paraId="227A6070" w14:textId="77777777" w:rsidR="00D22A0B" w:rsidRPr="00C47575" w:rsidRDefault="00D22A0B" w:rsidP="00AB64A6">
            <w:pPr>
              <w:jc w:val="center"/>
              <w:rPr>
                <w:rFonts w:ascii="Calibri" w:hAnsi="Calibri" w:cs="Calibri"/>
                <w:bCs/>
                <w:sz w:val="17"/>
                <w:szCs w:val="17"/>
              </w:rPr>
            </w:pPr>
            <w:r w:rsidRPr="00C47575">
              <w:rPr>
                <w:rFonts w:ascii="Calibri" w:hAnsi="Calibri" w:cs="Calibri"/>
                <w:bCs/>
                <w:sz w:val="17"/>
                <w:szCs w:val="17"/>
              </w:rPr>
              <w:t>|__|</w:t>
            </w:r>
          </w:p>
        </w:tc>
        <w:tc>
          <w:tcPr>
            <w:tcW w:w="1473" w:type="dxa"/>
            <w:shd w:val="clear" w:color="auto" w:fill="FFFFFF"/>
            <w:vAlign w:val="center"/>
            <w:tcPrChange w:id="411" w:author="SalifouSanda OUSMANE [8]" w:date="2022-11-07T16:32:00Z">
              <w:tcPr>
                <w:tcW w:w="0" w:type="auto"/>
                <w:shd w:val="clear" w:color="auto" w:fill="FFFFFF"/>
                <w:vAlign w:val="center"/>
              </w:tcPr>
            </w:tcPrChange>
          </w:tcPr>
          <w:p w14:paraId="4BD26408" w14:textId="77777777" w:rsidR="00D22A0B" w:rsidRPr="00C47575" w:rsidRDefault="00D22A0B" w:rsidP="00AB64A6">
            <w:pPr>
              <w:jc w:val="center"/>
              <w:rPr>
                <w:rFonts w:ascii="Calibri" w:hAnsi="Calibri" w:cs="Calibri"/>
                <w:bCs/>
                <w:sz w:val="17"/>
                <w:szCs w:val="17"/>
              </w:rPr>
            </w:pPr>
            <w:r w:rsidRPr="00C47575">
              <w:rPr>
                <w:rFonts w:ascii="Calibri" w:hAnsi="Calibri" w:cs="Calibri"/>
                <w:bCs/>
                <w:sz w:val="17"/>
                <w:szCs w:val="17"/>
              </w:rPr>
              <w:t>|__|</w:t>
            </w:r>
          </w:p>
        </w:tc>
        <w:tc>
          <w:tcPr>
            <w:tcW w:w="662" w:type="dxa"/>
            <w:shd w:val="clear" w:color="auto" w:fill="FFFFFF"/>
            <w:tcPrChange w:id="412" w:author="SalifouSanda OUSMANE [8]" w:date="2022-11-07T16:32:00Z">
              <w:tcPr>
                <w:tcW w:w="0" w:type="auto"/>
                <w:shd w:val="clear" w:color="auto" w:fill="FFFFFF"/>
              </w:tcPr>
            </w:tcPrChange>
          </w:tcPr>
          <w:p w14:paraId="41890490" w14:textId="77777777" w:rsidR="00D22A0B" w:rsidRPr="00C47575" w:rsidRDefault="00D22A0B" w:rsidP="00AB64A6">
            <w:pPr>
              <w:jc w:val="center"/>
              <w:rPr>
                <w:ins w:id="413" w:author="SalifouSanda OUSMANE [8]" w:date="2022-11-07T16:31:00Z"/>
                <w:rFonts w:ascii="Calibri" w:hAnsi="Calibri" w:cs="Calibri"/>
                <w:bCs/>
                <w:sz w:val="17"/>
                <w:szCs w:val="17"/>
              </w:rPr>
            </w:pPr>
          </w:p>
        </w:tc>
        <w:tc>
          <w:tcPr>
            <w:tcW w:w="0" w:type="auto"/>
            <w:gridSpan w:val="2"/>
            <w:tcBorders>
              <w:right w:val="single" w:sz="4" w:space="0" w:color="auto"/>
            </w:tcBorders>
            <w:shd w:val="clear" w:color="auto" w:fill="FFFFFF"/>
            <w:vAlign w:val="center"/>
            <w:tcPrChange w:id="414" w:author="SalifouSanda OUSMANE [8]" w:date="2022-11-07T16:32:00Z">
              <w:tcPr>
                <w:tcW w:w="0" w:type="auto"/>
                <w:tcBorders>
                  <w:right w:val="single" w:sz="4" w:space="0" w:color="auto"/>
                </w:tcBorders>
                <w:shd w:val="clear" w:color="auto" w:fill="FFFFFF"/>
                <w:vAlign w:val="center"/>
              </w:tcPr>
            </w:tcPrChange>
          </w:tcPr>
          <w:p w14:paraId="61545B59" w14:textId="63474E05" w:rsidR="00D22A0B" w:rsidRPr="00C47575" w:rsidRDefault="00D22A0B" w:rsidP="00AB64A6">
            <w:pPr>
              <w:jc w:val="center"/>
              <w:rPr>
                <w:rFonts w:ascii="Calibri" w:hAnsi="Calibri" w:cs="Calibri"/>
                <w:bCs/>
                <w:sz w:val="17"/>
                <w:szCs w:val="17"/>
              </w:rPr>
            </w:pPr>
            <w:r w:rsidRPr="00C47575">
              <w:rPr>
                <w:rFonts w:ascii="Calibri" w:hAnsi="Calibri" w:cs="Calibri"/>
                <w:bCs/>
                <w:sz w:val="17"/>
                <w:szCs w:val="17"/>
              </w:rPr>
              <w:t>|__|</w:t>
            </w:r>
          </w:p>
        </w:tc>
        <w:tc>
          <w:tcPr>
            <w:tcW w:w="0" w:type="auto"/>
            <w:tcBorders>
              <w:right w:val="single" w:sz="4" w:space="0" w:color="auto"/>
            </w:tcBorders>
            <w:vAlign w:val="center"/>
            <w:tcPrChange w:id="415" w:author="SalifouSanda OUSMANE [8]" w:date="2022-11-07T16:32:00Z">
              <w:tcPr>
                <w:tcW w:w="0" w:type="auto"/>
                <w:tcBorders>
                  <w:right w:val="single" w:sz="4" w:space="0" w:color="auto"/>
                </w:tcBorders>
                <w:vAlign w:val="center"/>
              </w:tcPr>
            </w:tcPrChange>
          </w:tcPr>
          <w:p w14:paraId="15FFA776" w14:textId="173FF4D9" w:rsidR="00D22A0B" w:rsidRPr="00C47575" w:rsidRDefault="00D22A0B" w:rsidP="00AB64A6">
            <w:pPr>
              <w:jc w:val="center"/>
              <w:rPr>
                <w:rFonts w:ascii="Calibri" w:hAnsi="Calibri" w:cs="Calibri"/>
                <w:bCs/>
                <w:sz w:val="17"/>
                <w:szCs w:val="17"/>
              </w:rPr>
            </w:pPr>
            <w:r w:rsidRPr="00C47575">
              <w:rPr>
                <w:rFonts w:ascii="Calibri" w:hAnsi="Calibri" w:cs="Calibri"/>
                <w:sz w:val="17"/>
                <w:szCs w:val="17"/>
              </w:rPr>
              <w:t>|__|</w:t>
            </w:r>
          </w:p>
        </w:tc>
      </w:tr>
      <w:tr w:rsidR="00D22A0B" w:rsidRPr="00C47575" w14:paraId="62B3E613" w14:textId="77777777" w:rsidTr="00D22A0B">
        <w:trPr>
          <w:trHeight w:val="64"/>
          <w:trPrChange w:id="416" w:author="SalifouSanda OUSMANE [8]" w:date="2022-11-07T16:32:00Z">
            <w:trPr>
              <w:trHeight w:val="64"/>
            </w:trPr>
          </w:trPrChange>
        </w:trPr>
        <w:tc>
          <w:tcPr>
            <w:tcW w:w="0" w:type="auto"/>
            <w:shd w:val="clear" w:color="auto" w:fill="404040" w:themeFill="text1" w:themeFillTint="BF"/>
            <w:tcPrChange w:id="417" w:author="SalifouSanda OUSMANE [8]" w:date="2022-11-07T16:32:00Z">
              <w:tcPr>
                <w:tcW w:w="0" w:type="auto"/>
                <w:shd w:val="clear" w:color="auto" w:fill="404040" w:themeFill="text1" w:themeFillTint="BF"/>
              </w:tcPr>
            </w:tcPrChange>
          </w:tcPr>
          <w:p w14:paraId="6C5EC8CE" w14:textId="77777777" w:rsidR="00D22A0B" w:rsidRPr="00C47575" w:rsidRDefault="00D22A0B" w:rsidP="00AB64A6">
            <w:pPr>
              <w:rPr>
                <w:rFonts w:ascii="Calibri" w:eastAsia="Times New Roman" w:hAnsi="Calibri" w:cs="Calibri"/>
                <w:bCs/>
                <w:sz w:val="17"/>
                <w:szCs w:val="17"/>
                <w:lang w:eastAsia="en-GB"/>
              </w:rPr>
            </w:pPr>
          </w:p>
        </w:tc>
        <w:tc>
          <w:tcPr>
            <w:tcW w:w="0" w:type="auto"/>
            <w:shd w:val="clear" w:color="auto" w:fill="404040" w:themeFill="text1" w:themeFillTint="BF"/>
            <w:tcPrChange w:id="418" w:author="SalifouSanda OUSMANE [8]" w:date="2022-11-07T16:32:00Z">
              <w:tcPr>
                <w:tcW w:w="0" w:type="auto"/>
                <w:shd w:val="clear" w:color="auto" w:fill="404040" w:themeFill="text1" w:themeFillTint="BF"/>
              </w:tcPr>
            </w:tcPrChange>
          </w:tcPr>
          <w:p w14:paraId="0B4A7103" w14:textId="77777777" w:rsidR="00D22A0B" w:rsidRPr="00C47575" w:rsidRDefault="00D22A0B" w:rsidP="00AB64A6">
            <w:pPr>
              <w:rPr>
                <w:rFonts w:ascii="Calibri" w:eastAsia="Times New Roman" w:hAnsi="Calibri" w:cs="Calibri"/>
                <w:bCs/>
                <w:sz w:val="17"/>
                <w:szCs w:val="17"/>
                <w:lang w:eastAsia="en-GB"/>
              </w:rPr>
            </w:pPr>
            <w:r w:rsidRPr="00C47575">
              <w:rPr>
                <w:rFonts w:ascii="Calibri" w:eastAsia="Times New Roman" w:hAnsi="Calibri" w:cs="Calibri"/>
                <w:bCs/>
                <w:color w:val="FFFFFF"/>
                <w:sz w:val="17"/>
                <w:szCs w:val="17"/>
                <w:lang w:eastAsia="en-GB"/>
              </w:rPr>
              <w:t xml:space="preserve">Housing </w:t>
            </w:r>
          </w:p>
        </w:tc>
        <w:tc>
          <w:tcPr>
            <w:tcW w:w="0" w:type="auto"/>
            <w:shd w:val="clear" w:color="auto" w:fill="404040" w:themeFill="text1" w:themeFillTint="BF"/>
            <w:tcPrChange w:id="419" w:author="SalifouSanda OUSMANE [8]" w:date="2022-11-07T16:32:00Z">
              <w:tcPr>
                <w:tcW w:w="0" w:type="auto"/>
                <w:shd w:val="clear" w:color="auto" w:fill="404040" w:themeFill="text1" w:themeFillTint="BF"/>
              </w:tcPr>
            </w:tcPrChange>
          </w:tcPr>
          <w:p w14:paraId="41DE4267" w14:textId="77777777" w:rsidR="00D22A0B" w:rsidRPr="00C47575" w:rsidRDefault="00D22A0B" w:rsidP="00AB64A6">
            <w:pPr>
              <w:rPr>
                <w:rFonts w:ascii="Calibri" w:eastAsia="Times New Roman" w:hAnsi="Calibri" w:cs="Calibri"/>
                <w:bCs/>
                <w:sz w:val="17"/>
                <w:szCs w:val="17"/>
                <w:lang w:eastAsia="en-GB"/>
              </w:rPr>
            </w:pPr>
          </w:p>
        </w:tc>
        <w:tc>
          <w:tcPr>
            <w:tcW w:w="0" w:type="auto"/>
            <w:shd w:val="clear" w:color="auto" w:fill="404040" w:themeFill="text1" w:themeFillTint="BF"/>
            <w:tcPrChange w:id="420" w:author="SalifouSanda OUSMANE [8]" w:date="2022-11-07T16:32:00Z">
              <w:tcPr>
                <w:tcW w:w="0" w:type="auto"/>
                <w:shd w:val="clear" w:color="auto" w:fill="404040" w:themeFill="text1" w:themeFillTint="BF"/>
              </w:tcPr>
            </w:tcPrChange>
          </w:tcPr>
          <w:p w14:paraId="06A639BF" w14:textId="77777777" w:rsidR="00D22A0B" w:rsidRPr="00C47575" w:rsidRDefault="00D22A0B" w:rsidP="00AB64A6">
            <w:pPr>
              <w:rPr>
                <w:rFonts w:ascii="Calibri" w:eastAsia="Times New Roman" w:hAnsi="Calibri" w:cs="Calibri"/>
                <w:bCs/>
                <w:sz w:val="17"/>
                <w:szCs w:val="17"/>
                <w:lang w:eastAsia="en-GB"/>
              </w:rPr>
            </w:pPr>
          </w:p>
        </w:tc>
        <w:tc>
          <w:tcPr>
            <w:tcW w:w="0" w:type="auto"/>
            <w:shd w:val="clear" w:color="auto" w:fill="404040" w:themeFill="text1" w:themeFillTint="BF"/>
            <w:vAlign w:val="center"/>
            <w:tcPrChange w:id="421" w:author="SalifouSanda OUSMANE [8]" w:date="2022-11-07T16:32:00Z">
              <w:tcPr>
                <w:tcW w:w="0" w:type="auto"/>
                <w:shd w:val="clear" w:color="auto" w:fill="404040" w:themeFill="text1" w:themeFillTint="BF"/>
                <w:vAlign w:val="center"/>
              </w:tcPr>
            </w:tcPrChange>
          </w:tcPr>
          <w:p w14:paraId="11568D95" w14:textId="77777777" w:rsidR="00D22A0B" w:rsidRPr="00C47575" w:rsidRDefault="00D22A0B" w:rsidP="00AB64A6">
            <w:pPr>
              <w:jc w:val="center"/>
              <w:rPr>
                <w:rFonts w:ascii="Calibri" w:hAnsi="Calibri" w:cs="Calibri"/>
                <w:bCs/>
                <w:sz w:val="17"/>
                <w:szCs w:val="17"/>
              </w:rPr>
            </w:pPr>
          </w:p>
        </w:tc>
        <w:tc>
          <w:tcPr>
            <w:tcW w:w="1473" w:type="dxa"/>
            <w:shd w:val="clear" w:color="auto" w:fill="404040" w:themeFill="text1" w:themeFillTint="BF"/>
            <w:vAlign w:val="center"/>
            <w:tcPrChange w:id="422" w:author="SalifouSanda OUSMANE [8]" w:date="2022-11-07T16:32:00Z">
              <w:tcPr>
                <w:tcW w:w="0" w:type="auto"/>
                <w:shd w:val="clear" w:color="auto" w:fill="404040" w:themeFill="text1" w:themeFillTint="BF"/>
                <w:vAlign w:val="center"/>
              </w:tcPr>
            </w:tcPrChange>
          </w:tcPr>
          <w:p w14:paraId="40825223" w14:textId="77777777" w:rsidR="00D22A0B" w:rsidRPr="00C47575" w:rsidRDefault="00D22A0B" w:rsidP="00AB64A6">
            <w:pPr>
              <w:jc w:val="center"/>
              <w:rPr>
                <w:rFonts w:ascii="Calibri" w:hAnsi="Calibri" w:cs="Calibri"/>
                <w:bCs/>
                <w:sz w:val="17"/>
                <w:szCs w:val="17"/>
              </w:rPr>
            </w:pPr>
          </w:p>
        </w:tc>
        <w:tc>
          <w:tcPr>
            <w:tcW w:w="662" w:type="dxa"/>
            <w:shd w:val="clear" w:color="auto" w:fill="404040" w:themeFill="text1" w:themeFillTint="BF"/>
            <w:tcPrChange w:id="423" w:author="SalifouSanda OUSMANE [8]" w:date="2022-11-07T16:32:00Z">
              <w:tcPr>
                <w:tcW w:w="0" w:type="auto"/>
                <w:shd w:val="clear" w:color="auto" w:fill="404040" w:themeFill="text1" w:themeFillTint="BF"/>
              </w:tcPr>
            </w:tcPrChange>
          </w:tcPr>
          <w:p w14:paraId="7BD746CD" w14:textId="77777777" w:rsidR="00D22A0B" w:rsidRPr="00C47575" w:rsidRDefault="00D22A0B" w:rsidP="00AB64A6">
            <w:pPr>
              <w:jc w:val="center"/>
              <w:rPr>
                <w:ins w:id="424" w:author="SalifouSanda OUSMANE [8]" w:date="2022-11-07T16:31:00Z"/>
                <w:rFonts w:ascii="Calibri" w:hAnsi="Calibri" w:cs="Calibri"/>
                <w:bCs/>
                <w:sz w:val="17"/>
                <w:szCs w:val="17"/>
              </w:rPr>
            </w:pPr>
          </w:p>
        </w:tc>
        <w:tc>
          <w:tcPr>
            <w:tcW w:w="0" w:type="auto"/>
            <w:gridSpan w:val="2"/>
            <w:tcBorders>
              <w:right w:val="single" w:sz="4" w:space="0" w:color="auto"/>
            </w:tcBorders>
            <w:shd w:val="clear" w:color="auto" w:fill="404040" w:themeFill="text1" w:themeFillTint="BF"/>
            <w:vAlign w:val="center"/>
            <w:tcPrChange w:id="425" w:author="SalifouSanda OUSMANE [8]" w:date="2022-11-07T16:32:00Z">
              <w:tcPr>
                <w:tcW w:w="0" w:type="auto"/>
                <w:tcBorders>
                  <w:right w:val="single" w:sz="4" w:space="0" w:color="auto"/>
                </w:tcBorders>
                <w:shd w:val="clear" w:color="auto" w:fill="404040" w:themeFill="text1" w:themeFillTint="BF"/>
                <w:vAlign w:val="center"/>
              </w:tcPr>
            </w:tcPrChange>
          </w:tcPr>
          <w:p w14:paraId="6295EDB7" w14:textId="18B89275" w:rsidR="00D22A0B" w:rsidRPr="00C47575" w:rsidRDefault="00D22A0B" w:rsidP="00AB64A6">
            <w:pPr>
              <w:jc w:val="center"/>
              <w:rPr>
                <w:rFonts w:ascii="Calibri" w:hAnsi="Calibri" w:cs="Calibri"/>
                <w:bCs/>
                <w:sz w:val="17"/>
                <w:szCs w:val="17"/>
              </w:rPr>
            </w:pPr>
          </w:p>
        </w:tc>
        <w:tc>
          <w:tcPr>
            <w:tcW w:w="0" w:type="auto"/>
            <w:tcBorders>
              <w:right w:val="single" w:sz="4" w:space="0" w:color="auto"/>
            </w:tcBorders>
            <w:shd w:val="clear" w:color="auto" w:fill="404040" w:themeFill="text1" w:themeFillTint="BF"/>
            <w:vAlign w:val="center"/>
            <w:tcPrChange w:id="426" w:author="SalifouSanda OUSMANE [8]" w:date="2022-11-07T16:32:00Z">
              <w:tcPr>
                <w:tcW w:w="0" w:type="auto"/>
                <w:tcBorders>
                  <w:right w:val="single" w:sz="4" w:space="0" w:color="auto"/>
                </w:tcBorders>
                <w:shd w:val="clear" w:color="auto" w:fill="404040" w:themeFill="text1" w:themeFillTint="BF"/>
                <w:vAlign w:val="center"/>
              </w:tcPr>
            </w:tcPrChange>
          </w:tcPr>
          <w:p w14:paraId="4C4E3EDF" w14:textId="20FDB020" w:rsidR="00D22A0B" w:rsidRPr="00C47575" w:rsidRDefault="00D22A0B" w:rsidP="00AB64A6">
            <w:pPr>
              <w:jc w:val="center"/>
              <w:rPr>
                <w:rFonts w:ascii="Calibri" w:hAnsi="Calibri" w:cs="Calibri"/>
                <w:bCs/>
                <w:sz w:val="17"/>
                <w:szCs w:val="17"/>
              </w:rPr>
            </w:pPr>
          </w:p>
        </w:tc>
      </w:tr>
      <w:tr w:rsidR="00D22A0B" w:rsidRPr="00C47575" w14:paraId="287DD04C" w14:textId="4AE9809B" w:rsidTr="00D22A0B">
        <w:trPr>
          <w:trHeight w:val="64"/>
          <w:trPrChange w:id="427" w:author="SalifouSanda OUSMANE [8]" w:date="2022-11-07T16:32:00Z">
            <w:trPr>
              <w:trHeight w:val="64"/>
            </w:trPr>
          </w:trPrChange>
        </w:trPr>
        <w:tc>
          <w:tcPr>
            <w:tcW w:w="0" w:type="auto"/>
            <w:tcPrChange w:id="428" w:author="SalifouSanda OUSMANE [8]" w:date="2022-11-07T16:32:00Z">
              <w:tcPr>
                <w:tcW w:w="0" w:type="auto"/>
              </w:tcPr>
            </w:tcPrChange>
          </w:tcPr>
          <w:p w14:paraId="2A8E4696" w14:textId="77777777" w:rsidR="00D22A0B" w:rsidRPr="00C47575" w:rsidRDefault="00D22A0B" w:rsidP="00AB64A6">
            <w:pPr>
              <w:rPr>
                <w:rFonts w:ascii="Calibri" w:hAnsi="Calibri" w:cs="Calibri"/>
                <w:bCs/>
                <w:sz w:val="17"/>
                <w:szCs w:val="17"/>
              </w:rPr>
            </w:pPr>
            <w:r w:rsidRPr="00C47575">
              <w:rPr>
                <w:rFonts w:ascii="Calibri" w:eastAsia="Times New Roman" w:hAnsi="Calibri" w:cs="Calibri"/>
                <w:bCs/>
                <w:sz w:val="17"/>
                <w:szCs w:val="17"/>
                <w:lang w:eastAsia="en-GB"/>
              </w:rPr>
              <w:t>15 </w:t>
            </w:r>
          </w:p>
        </w:tc>
        <w:tc>
          <w:tcPr>
            <w:tcW w:w="0" w:type="auto"/>
            <w:shd w:val="clear" w:color="auto" w:fill="auto"/>
            <w:tcPrChange w:id="429" w:author="SalifouSanda OUSMANE [8]" w:date="2022-11-07T16:32:00Z">
              <w:tcPr>
                <w:tcW w:w="0" w:type="auto"/>
                <w:shd w:val="clear" w:color="auto" w:fill="auto"/>
              </w:tcPr>
            </w:tcPrChange>
          </w:tcPr>
          <w:p w14:paraId="2F36C09C" w14:textId="77777777" w:rsidR="00D22A0B" w:rsidRPr="00C47575" w:rsidRDefault="00D22A0B" w:rsidP="00AB64A6">
            <w:pPr>
              <w:rPr>
                <w:rFonts w:ascii="Calibri" w:eastAsia="Times New Roman" w:hAnsi="Calibri" w:cs="Calibri"/>
                <w:bCs/>
                <w:sz w:val="17"/>
                <w:szCs w:val="17"/>
                <w:lang w:eastAsia="en-GB"/>
              </w:rPr>
            </w:pPr>
            <w:r w:rsidRPr="00C47575">
              <w:rPr>
                <w:rFonts w:ascii="Calibri" w:eastAsia="Times New Roman" w:hAnsi="Calibri" w:cs="Calibri"/>
                <w:bCs/>
                <w:sz w:val="17"/>
                <w:szCs w:val="17"/>
                <w:lang w:eastAsia="en-GB"/>
              </w:rPr>
              <w:t xml:space="preserve">Water supply for domestic use </w:t>
            </w:r>
          </w:p>
        </w:tc>
        <w:tc>
          <w:tcPr>
            <w:tcW w:w="0" w:type="auto"/>
            <w:tcPrChange w:id="430" w:author="SalifouSanda OUSMANE [8]" w:date="2022-11-07T16:32:00Z">
              <w:tcPr>
                <w:tcW w:w="0" w:type="auto"/>
              </w:tcPr>
            </w:tcPrChange>
          </w:tcPr>
          <w:p w14:paraId="6287EB86" w14:textId="77777777" w:rsidR="00D22A0B" w:rsidRPr="00C47575" w:rsidRDefault="00D22A0B" w:rsidP="00AB64A6">
            <w:pPr>
              <w:rPr>
                <w:rFonts w:ascii="Calibri" w:eastAsia="Times New Roman" w:hAnsi="Calibri" w:cs="Calibri"/>
                <w:bCs/>
                <w:sz w:val="17"/>
                <w:szCs w:val="17"/>
                <w:lang w:eastAsia="en-GB"/>
              </w:rPr>
            </w:pPr>
            <w:r w:rsidRPr="00C47575">
              <w:rPr>
                <w:rFonts w:ascii="Calibri" w:eastAsia="Times New Roman" w:hAnsi="Calibri" w:cs="Calibri"/>
                <w:bCs/>
                <w:sz w:val="17"/>
                <w:szCs w:val="17"/>
                <w:lang w:eastAsia="en-GB"/>
              </w:rPr>
              <w:t>Water for domestic supply - NOT bottled drinking water</w:t>
            </w:r>
          </w:p>
        </w:tc>
        <w:tc>
          <w:tcPr>
            <w:tcW w:w="0" w:type="auto"/>
            <w:tcPrChange w:id="431" w:author="SalifouSanda OUSMANE [8]" w:date="2022-11-07T16:32:00Z">
              <w:tcPr>
                <w:tcW w:w="0" w:type="auto"/>
              </w:tcPr>
            </w:tcPrChange>
          </w:tcPr>
          <w:p w14:paraId="13635F21" w14:textId="77777777" w:rsidR="00D22A0B" w:rsidRPr="00C47575" w:rsidRDefault="00D22A0B" w:rsidP="00AB64A6">
            <w:pPr>
              <w:rPr>
                <w:rFonts w:ascii="Calibri" w:eastAsia="Times New Roman" w:hAnsi="Calibri" w:cs="Calibri"/>
                <w:bCs/>
                <w:sz w:val="17"/>
                <w:szCs w:val="17"/>
                <w:lang w:eastAsia="en-GB"/>
              </w:rPr>
            </w:pPr>
            <w:proofErr w:type="spellStart"/>
            <w:r w:rsidRPr="00C47575">
              <w:rPr>
                <w:rFonts w:ascii="Calibri" w:eastAsia="Times New Roman" w:hAnsi="Calibri" w:cs="Calibri"/>
                <w:bCs/>
                <w:sz w:val="17"/>
                <w:szCs w:val="17"/>
                <w:lang w:eastAsia="en-GB"/>
              </w:rPr>
              <w:t>HHExpNFWat</w:t>
            </w:r>
            <w:proofErr w:type="spellEnd"/>
          </w:p>
        </w:tc>
        <w:tc>
          <w:tcPr>
            <w:tcW w:w="0" w:type="auto"/>
            <w:shd w:val="clear" w:color="auto" w:fill="auto"/>
            <w:vAlign w:val="center"/>
            <w:tcPrChange w:id="432" w:author="SalifouSanda OUSMANE [8]" w:date="2022-11-07T16:32:00Z">
              <w:tcPr>
                <w:tcW w:w="0" w:type="auto"/>
                <w:shd w:val="clear" w:color="auto" w:fill="auto"/>
                <w:vAlign w:val="center"/>
              </w:tcPr>
            </w:tcPrChange>
          </w:tcPr>
          <w:p w14:paraId="08E5CF9C" w14:textId="77777777" w:rsidR="00D22A0B" w:rsidRPr="00C47575" w:rsidRDefault="00D22A0B" w:rsidP="00AB64A6">
            <w:pPr>
              <w:jc w:val="center"/>
              <w:rPr>
                <w:rFonts w:ascii="Calibri" w:hAnsi="Calibri" w:cs="Calibri"/>
                <w:bCs/>
                <w:sz w:val="17"/>
                <w:szCs w:val="17"/>
              </w:rPr>
            </w:pPr>
            <w:r w:rsidRPr="00C47575">
              <w:rPr>
                <w:rFonts w:ascii="Calibri" w:hAnsi="Calibri" w:cs="Calibri"/>
                <w:bCs/>
                <w:sz w:val="17"/>
                <w:szCs w:val="17"/>
              </w:rPr>
              <w:t>|__|</w:t>
            </w:r>
          </w:p>
        </w:tc>
        <w:tc>
          <w:tcPr>
            <w:tcW w:w="1473" w:type="dxa"/>
            <w:shd w:val="clear" w:color="auto" w:fill="auto"/>
            <w:vAlign w:val="center"/>
            <w:tcPrChange w:id="433" w:author="SalifouSanda OUSMANE [8]" w:date="2022-11-07T16:32:00Z">
              <w:tcPr>
                <w:tcW w:w="0" w:type="auto"/>
                <w:shd w:val="clear" w:color="auto" w:fill="auto"/>
                <w:vAlign w:val="center"/>
              </w:tcPr>
            </w:tcPrChange>
          </w:tcPr>
          <w:p w14:paraId="735A46D8" w14:textId="77777777" w:rsidR="00D22A0B" w:rsidRPr="00C47575" w:rsidRDefault="00D22A0B" w:rsidP="00AB64A6">
            <w:pPr>
              <w:jc w:val="center"/>
              <w:rPr>
                <w:rFonts w:ascii="Calibri" w:hAnsi="Calibri" w:cs="Calibri"/>
                <w:bCs/>
                <w:sz w:val="17"/>
                <w:szCs w:val="17"/>
              </w:rPr>
            </w:pPr>
            <w:r w:rsidRPr="00C47575">
              <w:rPr>
                <w:rFonts w:ascii="Calibri" w:hAnsi="Calibri" w:cs="Calibri"/>
                <w:bCs/>
                <w:sz w:val="17"/>
                <w:szCs w:val="17"/>
              </w:rPr>
              <w:t>|__|</w:t>
            </w:r>
          </w:p>
        </w:tc>
        <w:tc>
          <w:tcPr>
            <w:tcW w:w="662" w:type="dxa"/>
            <w:tcPrChange w:id="434" w:author="SalifouSanda OUSMANE [8]" w:date="2022-11-07T16:32:00Z">
              <w:tcPr>
                <w:tcW w:w="0" w:type="auto"/>
              </w:tcPr>
            </w:tcPrChange>
          </w:tcPr>
          <w:p w14:paraId="544C1891" w14:textId="77777777" w:rsidR="00D22A0B" w:rsidRPr="00C47575" w:rsidRDefault="00D22A0B" w:rsidP="00AB64A6">
            <w:pPr>
              <w:jc w:val="center"/>
              <w:rPr>
                <w:ins w:id="435" w:author="SalifouSanda OUSMANE [8]" w:date="2022-11-07T16:31:00Z"/>
                <w:rFonts w:ascii="Calibri" w:hAnsi="Calibri" w:cs="Calibri"/>
                <w:bCs/>
                <w:sz w:val="17"/>
                <w:szCs w:val="17"/>
              </w:rPr>
            </w:pPr>
          </w:p>
        </w:tc>
        <w:tc>
          <w:tcPr>
            <w:tcW w:w="0" w:type="auto"/>
            <w:gridSpan w:val="2"/>
            <w:tcBorders>
              <w:bottom w:val="single" w:sz="4" w:space="0" w:color="auto"/>
              <w:right w:val="single" w:sz="4" w:space="0" w:color="auto"/>
            </w:tcBorders>
            <w:vAlign w:val="center"/>
            <w:tcPrChange w:id="436" w:author="SalifouSanda OUSMANE [8]" w:date="2022-11-07T16:32:00Z">
              <w:tcPr>
                <w:tcW w:w="0" w:type="auto"/>
                <w:tcBorders>
                  <w:bottom w:val="single" w:sz="4" w:space="0" w:color="auto"/>
                  <w:right w:val="single" w:sz="4" w:space="0" w:color="auto"/>
                </w:tcBorders>
                <w:vAlign w:val="center"/>
              </w:tcPr>
            </w:tcPrChange>
          </w:tcPr>
          <w:p w14:paraId="695CCEFE" w14:textId="0639039C" w:rsidR="00D22A0B" w:rsidRPr="00C47575" w:rsidRDefault="00D22A0B" w:rsidP="00AB64A6">
            <w:pPr>
              <w:jc w:val="center"/>
              <w:rPr>
                <w:rFonts w:ascii="Calibri" w:hAnsi="Calibri" w:cs="Calibri"/>
                <w:bCs/>
                <w:sz w:val="17"/>
                <w:szCs w:val="17"/>
              </w:rPr>
            </w:pPr>
            <w:r w:rsidRPr="00C47575">
              <w:rPr>
                <w:rFonts w:ascii="Calibri" w:hAnsi="Calibri" w:cs="Calibri"/>
                <w:bCs/>
                <w:sz w:val="17"/>
                <w:szCs w:val="17"/>
              </w:rPr>
              <w:t>|__|</w:t>
            </w:r>
          </w:p>
        </w:tc>
        <w:tc>
          <w:tcPr>
            <w:tcW w:w="0" w:type="auto"/>
            <w:tcBorders>
              <w:bottom w:val="single" w:sz="4" w:space="0" w:color="auto"/>
              <w:right w:val="single" w:sz="4" w:space="0" w:color="auto"/>
            </w:tcBorders>
            <w:vAlign w:val="center"/>
            <w:tcPrChange w:id="437" w:author="SalifouSanda OUSMANE [8]" w:date="2022-11-07T16:32:00Z">
              <w:tcPr>
                <w:tcW w:w="0" w:type="auto"/>
                <w:tcBorders>
                  <w:bottom w:val="single" w:sz="4" w:space="0" w:color="auto"/>
                  <w:right w:val="single" w:sz="4" w:space="0" w:color="auto"/>
                </w:tcBorders>
                <w:vAlign w:val="center"/>
              </w:tcPr>
            </w:tcPrChange>
          </w:tcPr>
          <w:p w14:paraId="7AF78E73" w14:textId="353C13DB" w:rsidR="00D22A0B" w:rsidRPr="00C47575" w:rsidRDefault="00D22A0B" w:rsidP="00AB64A6">
            <w:pPr>
              <w:jc w:val="center"/>
              <w:rPr>
                <w:rFonts w:ascii="Calibri" w:hAnsi="Calibri" w:cs="Calibri"/>
                <w:bCs/>
                <w:sz w:val="17"/>
                <w:szCs w:val="17"/>
              </w:rPr>
            </w:pPr>
            <w:r w:rsidRPr="00C47575">
              <w:rPr>
                <w:rFonts w:ascii="Calibri" w:hAnsi="Calibri" w:cs="Calibri"/>
                <w:sz w:val="17"/>
                <w:szCs w:val="17"/>
              </w:rPr>
              <w:t>|__|</w:t>
            </w:r>
          </w:p>
        </w:tc>
      </w:tr>
      <w:tr w:rsidR="00D22A0B" w:rsidRPr="00C47575" w14:paraId="261EA1AE" w14:textId="340A7D2C" w:rsidTr="00D22A0B">
        <w:trPr>
          <w:trHeight w:val="64"/>
          <w:trPrChange w:id="438" w:author="SalifouSanda OUSMANE [8]" w:date="2022-11-07T16:32:00Z">
            <w:trPr>
              <w:trHeight w:val="64"/>
            </w:trPr>
          </w:trPrChange>
        </w:trPr>
        <w:tc>
          <w:tcPr>
            <w:tcW w:w="0" w:type="auto"/>
            <w:tcPrChange w:id="439" w:author="SalifouSanda OUSMANE [8]" w:date="2022-11-07T16:32:00Z">
              <w:tcPr>
                <w:tcW w:w="0" w:type="auto"/>
              </w:tcPr>
            </w:tcPrChange>
          </w:tcPr>
          <w:p w14:paraId="7DACCE45"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16</w:t>
            </w:r>
          </w:p>
        </w:tc>
        <w:tc>
          <w:tcPr>
            <w:tcW w:w="0" w:type="auto"/>
            <w:shd w:val="clear" w:color="auto" w:fill="auto"/>
            <w:tcPrChange w:id="440" w:author="SalifouSanda OUSMANE [8]" w:date="2022-11-07T16:32:00Z">
              <w:tcPr>
                <w:tcW w:w="0" w:type="auto"/>
                <w:shd w:val="clear" w:color="auto" w:fill="auto"/>
              </w:tcPr>
            </w:tcPrChange>
          </w:tcPr>
          <w:p w14:paraId="69722506"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Electricity</w:t>
            </w:r>
          </w:p>
        </w:tc>
        <w:tc>
          <w:tcPr>
            <w:tcW w:w="0" w:type="auto"/>
            <w:tcPrChange w:id="441" w:author="SalifouSanda OUSMANE [8]" w:date="2022-11-07T16:32:00Z">
              <w:tcPr>
                <w:tcW w:w="0" w:type="auto"/>
              </w:tcPr>
            </w:tcPrChange>
          </w:tcPr>
          <w:p w14:paraId="5B03500A"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Electricity</w:t>
            </w:r>
          </w:p>
        </w:tc>
        <w:tc>
          <w:tcPr>
            <w:tcW w:w="0" w:type="auto"/>
            <w:tcPrChange w:id="442" w:author="SalifouSanda OUSMANE [8]" w:date="2022-11-07T16:32:00Z">
              <w:tcPr>
                <w:tcW w:w="0" w:type="auto"/>
              </w:tcPr>
            </w:tcPrChange>
          </w:tcPr>
          <w:p w14:paraId="292268F3"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HHExpNFElec</w:t>
            </w:r>
            <w:proofErr w:type="spellEnd"/>
          </w:p>
        </w:tc>
        <w:tc>
          <w:tcPr>
            <w:tcW w:w="0" w:type="auto"/>
            <w:shd w:val="clear" w:color="auto" w:fill="auto"/>
            <w:vAlign w:val="center"/>
            <w:tcPrChange w:id="443" w:author="SalifouSanda OUSMANE [8]" w:date="2022-11-07T16:32:00Z">
              <w:tcPr>
                <w:tcW w:w="0" w:type="auto"/>
                <w:shd w:val="clear" w:color="auto" w:fill="auto"/>
                <w:vAlign w:val="center"/>
              </w:tcPr>
            </w:tcPrChange>
          </w:tcPr>
          <w:p w14:paraId="1411CCA5"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shd w:val="clear" w:color="auto" w:fill="auto"/>
            <w:vAlign w:val="center"/>
            <w:tcPrChange w:id="444" w:author="SalifouSanda OUSMANE [8]" w:date="2022-11-07T16:32:00Z">
              <w:tcPr>
                <w:tcW w:w="0" w:type="auto"/>
                <w:shd w:val="clear" w:color="auto" w:fill="auto"/>
                <w:vAlign w:val="center"/>
              </w:tcPr>
            </w:tcPrChange>
          </w:tcPr>
          <w:p w14:paraId="09E4A18C"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445" w:author="SalifouSanda OUSMANE [8]" w:date="2022-11-07T16:32:00Z">
              <w:tcPr>
                <w:tcW w:w="0" w:type="auto"/>
              </w:tcPr>
            </w:tcPrChange>
          </w:tcPr>
          <w:p w14:paraId="33CF2F36" w14:textId="77777777" w:rsidR="00D22A0B" w:rsidRPr="00C47575" w:rsidRDefault="00D22A0B" w:rsidP="00AB64A6">
            <w:pPr>
              <w:jc w:val="center"/>
              <w:rPr>
                <w:ins w:id="446" w:author="SalifouSanda OUSMANE [8]" w:date="2022-11-07T16:31:00Z"/>
                <w:rFonts w:ascii="Calibri" w:hAnsi="Calibri" w:cs="Calibri"/>
                <w:sz w:val="17"/>
                <w:szCs w:val="17"/>
              </w:rPr>
            </w:pPr>
          </w:p>
        </w:tc>
        <w:tc>
          <w:tcPr>
            <w:tcW w:w="0" w:type="auto"/>
            <w:gridSpan w:val="2"/>
            <w:tcBorders>
              <w:top w:val="single" w:sz="4" w:space="0" w:color="auto"/>
              <w:bottom w:val="single" w:sz="4" w:space="0" w:color="auto"/>
              <w:right w:val="single" w:sz="4" w:space="0" w:color="auto"/>
            </w:tcBorders>
            <w:vAlign w:val="center"/>
            <w:tcPrChange w:id="447" w:author="SalifouSanda OUSMANE [8]" w:date="2022-11-07T16:32:00Z">
              <w:tcPr>
                <w:tcW w:w="0" w:type="auto"/>
                <w:tcBorders>
                  <w:top w:val="single" w:sz="4" w:space="0" w:color="auto"/>
                  <w:bottom w:val="single" w:sz="4" w:space="0" w:color="auto"/>
                  <w:right w:val="single" w:sz="4" w:space="0" w:color="auto"/>
                </w:tcBorders>
                <w:vAlign w:val="center"/>
              </w:tcPr>
            </w:tcPrChange>
          </w:tcPr>
          <w:p w14:paraId="231635E7" w14:textId="23C4110F"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tcBorders>
              <w:top w:val="single" w:sz="4" w:space="0" w:color="auto"/>
              <w:bottom w:val="single" w:sz="4" w:space="0" w:color="auto"/>
              <w:right w:val="single" w:sz="4" w:space="0" w:color="auto"/>
            </w:tcBorders>
            <w:vAlign w:val="center"/>
            <w:tcPrChange w:id="448" w:author="SalifouSanda OUSMANE [8]" w:date="2022-11-07T16:32:00Z">
              <w:tcPr>
                <w:tcW w:w="0" w:type="auto"/>
                <w:tcBorders>
                  <w:top w:val="single" w:sz="4" w:space="0" w:color="auto"/>
                  <w:bottom w:val="single" w:sz="4" w:space="0" w:color="auto"/>
                  <w:right w:val="single" w:sz="4" w:space="0" w:color="auto"/>
                </w:tcBorders>
                <w:vAlign w:val="center"/>
              </w:tcPr>
            </w:tcPrChange>
          </w:tcPr>
          <w:p w14:paraId="1170C0AD" w14:textId="5CD28176"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7E952EF2" w14:textId="656CC7B3" w:rsidTr="00D22A0B">
        <w:trPr>
          <w:trHeight w:val="64"/>
          <w:trPrChange w:id="449" w:author="SalifouSanda OUSMANE [8]" w:date="2022-11-07T16:32:00Z">
            <w:trPr>
              <w:trHeight w:val="64"/>
            </w:trPr>
          </w:trPrChange>
        </w:trPr>
        <w:tc>
          <w:tcPr>
            <w:tcW w:w="0" w:type="auto"/>
            <w:tcPrChange w:id="450" w:author="SalifouSanda OUSMANE [8]" w:date="2022-11-07T16:32:00Z">
              <w:tcPr>
                <w:tcW w:w="0" w:type="auto"/>
              </w:tcPr>
            </w:tcPrChange>
          </w:tcPr>
          <w:p w14:paraId="002D63FC"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17 </w:t>
            </w:r>
          </w:p>
        </w:tc>
        <w:tc>
          <w:tcPr>
            <w:tcW w:w="0" w:type="auto"/>
            <w:shd w:val="clear" w:color="auto" w:fill="auto"/>
            <w:tcPrChange w:id="451" w:author="SalifouSanda OUSMANE [8]" w:date="2022-11-07T16:32:00Z">
              <w:tcPr>
                <w:tcW w:w="0" w:type="auto"/>
                <w:shd w:val="clear" w:color="auto" w:fill="auto"/>
              </w:tcPr>
            </w:tcPrChange>
          </w:tcPr>
          <w:p w14:paraId="686170DE"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Other sources of energy (for cooking, heating, lighting)</w:t>
            </w:r>
          </w:p>
        </w:tc>
        <w:tc>
          <w:tcPr>
            <w:tcW w:w="0" w:type="auto"/>
            <w:tcPrChange w:id="452" w:author="SalifouSanda OUSMANE [8]" w:date="2022-11-07T16:32:00Z">
              <w:tcPr>
                <w:tcW w:w="0" w:type="auto"/>
              </w:tcPr>
            </w:tcPrChange>
          </w:tcPr>
          <w:p w14:paraId="7D33E8EF"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Gas, kerosene, wood – NOT electricity</w:t>
            </w:r>
          </w:p>
        </w:tc>
        <w:tc>
          <w:tcPr>
            <w:tcW w:w="0" w:type="auto"/>
            <w:tcPrChange w:id="453" w:author="SalifouSanda OUSMANE [8]" w:date="2022-11-07T16:32:00Z">
              <w:tcPr>
                <w:tcW w:w="0" w:type="auto"/>
              </w:tcPr>
            </w:tcPrChange>
          </w:tcPr>
          <w:p w14:paraId="4B7C23D1"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HHExpNFEnerg</w:t>
            </w:r>
            <w:proofErr w:type="spellEnd"/>
          </w:p>
          <w:p w14:paraId="7476E0AA" w14:textId="77777777" w:rsidR="00D22A0B" w:rsidRPr="00C47575" w:rsidRDefault="00D22A0B" w:rsidP="00AB64A6">
            <w:pPr>
              <w:rPr>
                <w:rFonts w:ascii="Calibri" w:eastAsia="Times New Roman" w:hAnsi="Calibri" w:cs="Calibri"/>
                <w:sz w:val="17"/>
                <w:szCs w:val="17"/>
                <w:lang w:eastAsia="en-GB"/>
              </w:rPr>
            </w:pPr>
          </w:p>
        </w:tc>
        <w:tc>
          <w:tcPr>
            <w:tcW w:w="0" w:type="auto"/>
            <w:shd w:val="clear" w:color="auto" w:fill="auto"/>
            <w:vAlign w:val="center"/>
            <w:tcPrChange w:id="454" w:author="SalifouSanda OUSMANE [8]" w:date="2022-11-07T16:32:00Z">
              <w:tcPr>
                <w:tcW w:w="0" w:type="auto"/>
                <w:shd w:val="clear" w:color="auto" w:fill="auto"/>
                <w:vAlign w:val="center"/>
              </w:tcPr>
            </w:tcPrChange>
          </w:tcPr>
          <w:p w14:paraId="011FB7FB"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shd w:val="clear" w:color="auto" w:fill="auto"/>
            <w:vAlign w:val="center"/>
            <w:tcPrChange w:id="455" w:author="SalifouSanda OUSMANE [8]" w:date="2022-11-07T16:32:00Z">
              <w:tcPr>
                <w:tcW w:w="0" w:type="auto"/>
                <w:shd w:val="clear" w:color="auto" w:fill="auto"/>
                <w:vAlign w:val="center"/>
              </w:tcPr>
            </w:tcPrChange>
          </w:tcPr>
          <w:p w14:paraId="38E1C37E"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456" w:author="SalifouSanda OUSMANE [8]" w:date="2022-11-07T16:32:00Z">
              <w:tcPr>
                <w:tcW w:w="0" w:type="auto"/>
              </w:tcPr>
            </w:tcPrChange>
          </w:tcPr>
          <w:p w14:paraId="36915976" w14:textId="77777777" w:rsidR="00D22A0B" w:rsidRPr="00C47575" w:rsidRDefault="00D22A0B" w:rsidP="00AB64A6">
            <w:pPr>
              <w:jc w:val="center"/>
              <w:rPr>
                <w:ins w:id="457" w:author="SalifouSanda OUSMANE [8]" w:date="2022-11-07T16:31:00Z"/>
                <w:rFonts w:ascii="Calibri" w:hAnsi="Calibri" w:cs="Calibri"/>
                <w:sz w:val="17"/>
                <w:szCs w:val="17"/>
              </w:rPr>
            </w:pPr>
          </w:p>
        </w:tc>
        <w:tc>
          <w:tcPr>
            <w:tcW w:w="0" w:type="auto"/>
            <w:gridSpan w:val="2"/>
            <w:tcBorders>
              <w:top w:val="single" w:sz="4" w:space="0" w:color="auto"/>
              <w:right w:val="single" w:sz="4" w:space="0" w:color="auto"/>
            </w:tcBorders>
            <w:vAlign w:val="center"/>
            <w:tcPrChange w:id="458" w:author="SalifouSanda OUSMANE [8]" w:date="2022-11-07T16:32:00Z">
              <w:tcPr>
                <w:tcW w:w="0" w:type="auto"/>
                <w:tcBorders>
                  <w:top w:val="single" w:sz="4" w:space="0" w:color="auto"/>
                  <w:right w:val="single" w:sz="4" w:space="0" w:color="auto"/>
                </w:tcBorders>
                <w:vAlign w:val="center"/>
              </w:tcPr>
            </w:tcPrChange>
          </w:tcPr>
          <w:p w14:paraId="4815922A" w14:textId="3750EC98"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tcBorders>
              <w:top w:val="single" w:sz="4" w:space="0" w:color="auto"/>
              <w:right w:val="single" w:sz="4" w:space="0" w:color="auto"/>
            </w:tcBorders>
            <w:vAlign w:val="center"/>
            <w:tcPrChange w:id="459" w:author="SalifouSanda OUSMANE [8]" w:date="2022-11-07T16:32:00Z">
              <w:tcPr>
                <w:tcW w:w="0" w:type="auto"/>
                <w:tcBorders>
                  <w:top w:val="single" w:sz="4" w:space="0" w:color="auto"/>
                  <w:right w:val="single" w:sz="4" w:space="0" w:color="auto"/>
                </w:tcBorders>
                <w:vAlign w:val="center"/>
              </w:tcPr>
            </w:tcPrChange>
          </w:tcPr>
          <w:p w14:paraId="193602F5" w14:textId="12BD81F5"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063ECA55" w14:textId="77777777" w:rsidTr="00D22A0B">
        <w:trPr>
          <w:trHeight w:val="64"/>
          <w:trPrChange w:id="460" w:author="SalifouSanda OUSMANE [8]" w:date="2022-11-07T16:32:00Z">
            <w:trPr>
              <w:trHeight w:val="64"/>
            </w:trPr>
          </w:trPrChange>
        </w:trPr>
        <w:tc>
          <w:tcPr>
            <w:tcW w:w="0" w:type="auto"/>
            <w:tcPrChange w:id="461" w:author="SalifouSanda OUSMANE [8]" w:date="2022-11-07T16:32:00Z">
              <w:tcPr>
                <w:tcW w:w="0" w:type="auto"/>
              </w:tcPr>
            </w:tcPrChange>
          </w:tcPr>
          <w:p w14:paraId="3C36E403"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18</w:t>
            </w:r>
          </w:p>
        </w:tc>
        <w:tc>
          <w:tcPr>
            <w:tcW w:w="0" w:type="auto"/>
            <w:shd w:val="clear" w:color="auto" w:fill="auto"/>
            <w:tcPrChange w:id="462" w:author="SalifouSanda OUSMANE [8]" w:date="2022-11-07T16:32:00Z">
              <w:tcPr>
                <w:tcW w:w="0" w:type="auto"/>
                <w:shd w:val="clear" w:color="auto" w:fill="auto"/>
              </w:tcPr>
            </w:tcPrChange>
          </w:tcPr>
          <w:p w14:paraId="20D628B9"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 xml:space="preserve">Services related to dwelling </w:t>
            </w:r>
          </w:p>
        </w:tc>
        <w:tc>
          <w:tcPr>
            <w:tcW w:w="0" w:type="auto"/>
            <w:tcPrChange w:id="463" w:author="SalifouSanda OUSMANE [8]" w:date="2022-11-07T16:32:00Z">
              <w:tcPr>
                <w:tcW w:w="0" w:type="auto"/>
              </w:tcPr>
            </w:tcPrChange>
          </w:tcPr>
          <w:p w14:paraId="52E50EAF"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Refuse collection, sewerage collection, maintenance charge in collective buildings, security services</w:t>
            </w:r>
          </w:p>
        </w:tc>
        <w:tc>
          <w:tcPr>
            <w:tcW w:w="0" w:type="auto"/>
            <w:tcPrChange w:id="464" w:author="SalifouSanda OUSMANE [8]" w:date="2022-11-07T16:32:00Z">
              <w:tcPr>
                <w:tcW w:w="0" w:type="auto"/>
              </w:tcPr>
            </w:tcPrChange>
          </w:tcPr>
          <w:p w14:paraId="3871225F"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HHExpNFDwelServ</w:t>
            </w:r>
            <w:proofErr w:type="spellEnd"/>
          </w:p>
          <w:p w14:paraId="67406556" w14:textId="77777777" w:rsidR="00D22A0B" w:rsidRPr="00C47575" w:rsidRDefault="00D22A0B" w:rsidP="00AB64A6">
            <w:pPr>
              <w:rPr>
                <w:rFonts w:ascii="Calibri" w:eastAsia="Times New Roman" w:hAnsi="Calibri" w:cs="Calibri"/>
                <w:sz w:val="17"/>
                <w:szCs w:val="17"/>
                <w:lang w:eastAsia="en-GB"/>
              </w:rPr>
            </w:pPr>
          </w:p>
        </w:tc>
        <w:tc>
          <w:tcPr>
            <w:tcW w:w="0" w:type="auto"/>
            <w:shd w:val="clear" w:color="auto" w:fill="auto"/>
            <w:vAlign w:val="center"/>
            <w:tcPrChange w:id="465" w:author="SalifouSanda OUSMANE [8]" w:date="2022-11-07T16:32:00Z">
              <w:tcPr>
                <w:tcW w:w="0" w:type="auto"/>
                <w:shd w:val="clear" w:color="auto" w:fill="auto"/>
                <w:vAlign w:val="center"/>
              </w:tcPr>
            </w:tcPrChange>
          </w:tcPr>
          <w:p w14:paraId="3D16679C"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shd w:val="clear" w:color="auto" w:fill="auto"/>
            <w:vAlign w:val="center"/>
            <w:tcPrChange w:id="466" w:author="SalifouSanda OUSMANE [8]" w:date="2022-11-07T16:32:00Z">
              <w:tcPr>
                <w:tcW w:w="0" w:type="auto"/>
                <w:shd w:val="clear" w:color="auto" w:fill="auto"/>
                <w:vAlign w:val="center"/>
              </w:tcPr>
            </w:tcPrChange>
          </w:tcPr>
          <w:p w14:paraId="1F91AF8E"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tcPrChange w:id="467" w:author="SalifouSanda OUSMANE [8]" w:date="2022-11-07T16:32:00Z">
              <w:tcPr>
                <w:tcW w:w="0" w:type="auto"/>
              </w:tcPr>
            </w:tcPrChange>
          </w:tcPr>
          <w:p w14:paraId="7CA9FABB" w14:textId="77777777" w:rsidR="00D22A0B" w:rsidRPr="00C47575" w:rsidRDefault="00D22A0B" w:rsidP="00AB64A6">
            <w:pPr>
              <w:jc w:val="center"/>
              <w:rPr>
                <w:ins w:id="468" w:author="SalifouSanda OUSMANE [8]" w:date="2022-11-07T16:31:00Z"/>
                <w:rFonts w:ascii="Calibri" w:hAnsi="Calibri" w:cs="Calibri"/>
                <w:sz w:val="17"/>
                <w:szCs w:val="17"/>
              </w:rPr>
            </w:pPr>
          </w:p>
        </w:tc>
        <w:tc>
          <w:tcPr>
            <w:tcW w:w="0" w:type="auto"/>
            <w:gridSpan w:val="2"/>
            <w:tcBorders>
              <w:right w:val="single" w:sz="4" w:space="0" w:color="auto"/>
            </w:tcBorders>
            <w:vAlign w:val="center"/>
            <w:tcPrChange w:id="469" w:author="SalifouSanda OUSMANE [8]" w:date="2022-11-07T16:32:00Z">
              <w:tcPr>
                <w:tcW w:w="0" w:type="auto"/>
                <w:tcBorders>
                  <w:right w:val="single" w:sz="4" w:space="0" w:color="auto"/>
                </w:tcBorders>
                <w:vAlign w:val="center"/>
              </w:tcPr>
            </w:tcPrChange>
          </w:tcPr>
          <w:p w14:paraId="330892EF" w14:textId="40C5BB29"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tcBorders>
              <w:right w:val="single" w:sz="4" w:space="0" w:color="auto"/>
            </w:tcBorders>
            <w:vAlign w:val="center"/>
            <w:tcPrChange w:id="470" w:author="SalifouSanda OUSMANE [8]" w:date="2022-11-07T16:32:00Z">
              <w:tcPr>
                <w:tcW w:w="0" w:type="auto"/>
                <w:tcBorders>
                  <w:right w:val="single" w:sz="4" w:space="0" w:color="auto"/>
                </w:tcBorders>
                <w:vAlign w:val="center"/>
              </w:tcPr>
            </w:tcPrChange>
          </w:tcPr>
          <w:p w14:paraId="19F8E0F3" w14:textId="0B2F51AC"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17392C1F" w14:textId="77777777" w:rsidTr="00D22A0B">
        <w:trPr>
          <w:trHeight w:val="64"/>
          <w:trPrChange w:id="471" w:author="SalifouSanda OUSMANE [8]" w:date="2022-11-07T16:32:00Z">
            <w:trPr>
              <w:trHeight w:val="64"/>
            </w:trPr>
          </w:trPrChange>
        </w:trPr>
        <w:tc>
          <w:tcPr>
            <w:tcW w:w="0" w:type="auto"/>
            <w:shd w:val="clear" w:color="auto" w:fill="404040" w:themeFill="text1" w:themeFillTint="BF"/>
            <w:tcPrChange w:id="472" w:author="SalifouSanda OUSMANE [8]" w:date="2022-11-07T16:32:00Z">
              <w:tcPr>
                <w:tcW w:w="0" w:type="auto"/>
                <w:shd w:val="clear" w:color="auto" w:fill="404040" w:themeFill="text1" w:themeFillTint="BF"/>
              </w:tcPr>
            </w:tcPrChange>
          </w:tcPr>
          <w:p w14:paraId="31E4DF3E" w14:textId="77777777" w:rsidR="00D22A0B" w:rsidRPr="00C47575" w:rsidRDefault="00D22A0B" w:rsidP="00AB64A6">
            <w:pPr>
              <w:rPr>
                <w:rFonts w:ascii="Calibri" w:eastAsia="Times New Roman" w:hAnsi="Calibri" w:cs="Calibri"/>
                <w:color w:val="FFFFFF"/>
                <w:sz w:val="17"/>
                <w:szCs w:val="17"/>
                <w:lang w:eastAsia="en-GB"/>
              </w:rPr>
            </w:pPr>
          </w:p>
        </w:tc>
        <w:tc>
          <w:tcPr>
            <w:tcW w:w="0" w:type="auto"/>
            <w:shd w:val="clear" w:color="auto" w:fill="404040" w:themeFill="text1" w:themeFillTint="BF"/>
            <w:tcPrChange w:id="473" w:author="SalifouSanda OUSMANE [8]" w:date="2022-11-07T16:32:00Z">
              <w:tcPr>
                <w:tcW w:w="0" w:type="auto"/>
                <w:shd w:val="clear" w:color="auto" w:fill="404040" w:themeFill="text1" w:themeFillTint="BF"/>
              </w:tcPr>
            </w:tcPrChange>
          </w:tcPr>
          <w:p w14:paraId="3455287D" w14:textId="77777777" w:rsidR="00D22A0B" w:rsidRPr="00C47575" w:rsidRDefault="00D22A0B" w:rsidP="00AB64A6">
            <w:pPr>
              <w:rPr>
                <w:rFonts w:ascii="Calibri" w:eastAsia="Times New Roman" w:hAnsi="Calibri" w:cs="Calibri"/>
                <w:color w:val="FFFFFF"/>
                <w:sz w:val="17"/>
                <w:szCs w:val="17"/>
                <w:lang w:eastAsia="en-GB"/>
              </w:rPr>
            </w:pPr>
            <w:r w:rsidRPr="00C47575">
              <w:rPr>
                <w:rFonts w:ascii="Calibri" w:eastAsia="Times New Roman" w:hAnsi="Calibri" w:cs="Calibri"/>
                <w:color w:val="FFFFFF"/>
                <w:sz w:val="17"/>
                <w:szCs w:val="17"/>
                <w:lang w:eastAsia="en-GB"/>
              </w:rPr>
              <w:t xml:space="preserve">Communication </w:t>
            </w:r>
          </w:p>
        </w:tc>
        <w:tc>
          <w:tcPr>
            <w:tcW w:w="0" w:type="auto"/>
            <w:shd w:val="clear" w:color="auto" w:fill="404040" w:themeFill="text1" w:themeFillTint="BF"/>
            <w:tcPrChange w:id="474" w:author="SalifouSanda OUSMANE [8]" w:date="2022-11-07T16:32:00Z">
              <w:tcPr>
                <w:tcW w:w="0" w:type="auto"/>
                <w:shd w:val="clear" w:color="auto" w:fill="404040" w:themeFill="text1" w:themeFillTint="BF"/>
              </w:tcPr>
            </w:tcPrChange>
          </w:tcPr>
          <w:p w14:paraId="41FF0A84" w14:textId="77777777" w:rsidR="00D22A0B" w:rsidRPr="00C47575" w:rsidRDefault="00D22A0B" w:rsidP="00AB64A6">
            <w:pPr>
              <w:rPr>
                <w:rFonts w:ascii="Calibri" w:eastAsia="Times New Roman" w:hAnsi="Calibri" w:cs="Calibri"/>
                <w:sz w:val="17"/>
                <w:szCs w:val="17"/>
                <w:lang w:eastAsia="en-GB"/>
              </w:rPr>
            </w:pPr>
          </w:p>
        </w:tc>
        <w:tc>
          <w:tcPr>
            <w:tcW w:w="0" w:type="auto"/>
            <w:shd w:val="clear" w:color="auto" w:fill="404040" w:themeFill="text1" w:themeFillTint="BF"/>
            <w:tcPrChange w:id="475" w:author="SalifouSanda OUSMANE [8]" w:date="2022-11-07T16:32:00Z">
              <w:tcPr>
                <w:tcW w:w="0" w:type="auto"/>
                <w:shd w:val="clear" w:color="auto" w:fill="404040" w:themeFill="text1" w:themeFillTint="BF"/>
              </w:tcPr>
            </w:tcPrChange>
          </w:tcPr>
          <w:p w14:paraId="70435240" w14:textId="77777777" w:rsidR="00D22A0B" w:rsidRPr="00C47575" w:rsidRDefault="00D22A0B" w:rsidP="00AB64A6">
            <w:pPr>
              <w:rPr>
                <w:rFonts w:ascii="Calibri" w:eastAsia="Times New Roman" w:hAnsi="Calibri" w:cs="Calibri"/>
                <w:sz w:val="17"/>
                <w:szCs w:val="17"/>
                <w:lang w:eastAsia="en-GB"/>
              </w:rPr>
            </w:pPr>
          </w:p>
        </w:tc>
        <w:tc>
          <w:tcPr>
            <w:tcW w:w="0" w:type="auto"/>
            <w:shd w:val="clear" w:color="auto" w:fill="404040" w:themeFill="text1" w:themeFillTint="BF"/>
            <w:vAlign w:val="center"/>
            <w:tcPrChange w:id="476" w:author="SalifouSanda OUSMANE [8]" w:date="2022-11-07T16:32:00Z">
              <w:tcPr>
                <w:tcW w:w="0" w:type="auto"/>
                <w:shd w:val="clear" w:color="auto" w:fill="404040" w:themeFill="text1" w:themeFillTint="BF"/>
                <w:vAlign w:val="center"/>
              </w:tcPr>
            </w:tcPrChange>
          </w:tcPr>
          <w:p w14:paraId="523C7B3C" w14:textId="77777777" w:rsidR="00D22A0B" w:rsidRPr="00C47575" w:rsidRDefault="00D22A0B" w:rsidP="00AB64A6">
            <w:pPr>
              <w:jc w:val="center"/>
              <w:rPr>
                <w:rFonts w:ascii="Calibri" w:hAnsi="Calibri" w:cs="Calibri"/>
                <w:sz w:val="17"/>
                <w:szCs w:val="17"/>
              </w:rPr>
            </w:pPr>
          </w:p>
        </w:tc>
        <w:tc>
          <w:tcPr>
            <w:tcW w:w="1473" w:type="dxa"/>
            <w:shd w:val="clear" w:color="auto" w:fill="404040" w:themeFill="text1" w:themeFillTint="BF"/>
            <w:vAlign w:val="center"/>
            <w:tcPrChange w:id="477" w:author="SalifouSanda OUSMANE [8]" w:date="2022-11-07T16:32:00Z">
              <w:tcPr>
                <w:tcW w:w="0" w:type="auto"/>
                <w:shd w:val="clear" w:color="auto" w:fill="404040" w:themeFill="text1" w:themeFillTint="BF"/>
                <w:vAlign w:val="center"/>
              </w:tcPr>
            </w:tcPrChange>
          </w:tcPr>
          <w:p w14:paraId="75507D91" w14:textId="77777777" w:rsidR="00D22A0B" w:rsidRPr="00C47575" w:rsidRDefault="00D22A0B" w:rsidP="00AB64A6">
            <w:pPr>
              <w:jc w:val="center"/>
              <w:rPr>
                <w:rFonts w:ascii="Calibri" w:hAnsi="Calibri" w:cs="Calibri"/>
                <w:sz w:val="17"/>
                <w:szCs w:val="17"/>
              </w:rPr>
            </w:pPr>
          </w:p>
        </w:tc>
        <w:tc>
          <w:tcPr>
            <w:tcW w:w="662" w:type="dxa"/>
            <w:shd w:val="clear" w:color="auto" w:fill="404040" w:themeFill="text1" w:themeFillTint="BF"/>
            <w:tcPrChange w:id="478" w:author="SalifouSanda OUSMANE [8]" w:date="2022-11-07T16:32:00Z">
              <w:tcPr>
                <w:tcW w:w="0" w:type="auto"/>
                <w:shd w:val="clear" w:color="auto" w:fill="404040" w:themeFill="text1" w:themeFillTint="BF"/>
              </w:tcPr>
            </w:tcPrChange>
          </w:tcPr>
          <w:p w14:paraId="176AFBBD" w14:textId="77777777" w:rsidR="00D22A0B" w:rsidRPr="00C47575" w:rsidRDefault="00D22A0B" w:rsidP="00AB64A6">
            <w:pPr>
              <w:jc w:val="center"/>
              <w:rPr>
                <w:ins w:id="479" w:author="SalifouSanda OUSMANE [8]" w:date="2022-11-07T16:31:00Z"/>
                <w:rFonts w:ascii="Calibri" w:hAnsi="Calibri" w:cs="Calibri"/>
                <w:sz w:val="17"/>
                <w:szCs w:val="17"/>
              </w:rPr>
            </w:pPr>
          </w:p>
        </w:tc>
        <w:tc>
          <w:tcPr>
            <w:tcW w:w="0" w:type="auto"/>
            <w:gridSpan w:val="2"/>
            <w:tcBorders>
              <w:right w:val="single" w:sz="4" w:space="0" w:color="auto"/>
            </w:tcBorders>
            <w:shd w:val="clear" w:color="auto" w:fill="404040" w:themeFill="text1" w:themeFillTint="BF"/>
            <w:vAlign w:val="center"/>
            <w:tcPrChange w:id="480" w:author="SalifouSanda OUSMANE [8]" w:date="2022-11-07T16:32:00Z">
              <w:tcPr>
                <w:tcW w:w="0" w:type="auto"/>
                <w:tcBorders>
                  <w:right w:val="single" w:sz="4" w:space="0" w:color="auto"/>
                </w:tcBorders>
                <w:shd w:val="clear" w:color="auto" w:fill="404040" w:themeFill="text1" w:themeFillTint="BF"/>
                <w:vAlign w:val="center"/>
              </w:tcPr>
            </w:tcPrChange>
          </w:tcPr>
          <w:p w14:paraId="2BEE1C89" w14:textId="7C8F1023" w:rsidR="00D22A0B" w:rsidRPr="00C47575" w:rsidRDefault="00D22A0B" w:rsidP="00AB64A6">
            <w:pPr>
              <w:jc w:val="center"/>
              <w:rPr>
                <w:rFonts w:ascii="Calibri" w:hAnsi="Calibri" w:cs="Calibri"/>
                <w:sz w:val="17"/>
                <w:szCs w:val="17"/>
              </w:rPr>
            </w:pPr>
          </w:p>
        </w:tc>
        <w:tc>
          <w:tcPr>
            <w:tcW w:w="0" w:type="auto"/>
            <w:tcBorders>
              <w:right w:val="single" w:sz="4" w:space="0" w:color="auto"/>
            </w:tcBorders>
            <w:shd w:val="clear" w:color="auto" w:fill="404040" w:themeFill="text1" w:themeFillTint="BF"/>
            <w:vAlign w:val="center"/>
            <w:tcPrChange w:id="481" w:author="SalifouSanda OUSMANE [8]" w:date="2022-11-07T16:32:00Z">
              <w:tcPr>
                <w:tcW w:w="0" w:type="auto"/>
                <w:tcBorders>
                  <w:right w:val="single" w:sz="4" w:space="0" w:color="auto"/>
                </w:tcBorders>
                <w:shd w:val="clear" w:color="auto" w:fill="404040" w:themeFill="text1" w:themeFillTint="BF"/>
                <w:vAlign w:val="center"/>
              </w:tcPr>
            </w:tcPrChange>
          </w:tcPr>
          <w:p w14:paraId="51D1B3EF" w14:textId="5961BB24" w:rsidR="00D22A0B" w:rsidRPr="00C47575" w:rsidRDefault="00D22A0B" w:rsidP="00AB64A6">
            <w:pPr>
              <w:jc w:val="center"/>
              <w:rPr>
                <w:rFonts w:ascii="Calibri" w:hAnsi="Calibri" w:cs="Calibri"/>
                <w:sz w:val="17"/>
                <w:szCs w:val="17"/>
              </w:rPr>
            </w:pPr>
          </w:p>
        </w:tc>
      </w:tr>
      <w:tr w:rsidR="00D22A0B" w:rsidRPr="00C47575" w14:paraId="74F81958" w14:textId="77777777" w:rsidTr="00D22A0B">
        <w:trPr>
          <w:trHeight w:val="64"/>
          <w:trPrChange w:id="482" w:author="SalifouSanda OUSMANE [8]" w:date="2022-11-07T16:32:00Z">
            <w:trPr>
              <w:trHeight w:val="64"/>
            </w:trPr>
          </w:trPrChange>
        </w:trPr>
        <w:tc>
          <w:tcPr>
            <w:tcW w:w="0" w:type="auto"/>
            <w:shd w:val="clear" w:color="auto" w:fill="FFFFFF"/>
            <w:tcPrChange w:id="483" w:author="SalifouSanda OUSMANE [8]" w:date="2022-11-07T16:32:00Z">
              <w:tcPr>
                <w:tcW w:w="0" w:type="auto"/>
                <w:shd w:val="clear" w:color="auto" w:fill="FFFFFF"/>
              </w:tcPr>
            </w:tcPrChange>
          </w:tcPr>
          <w:p w14:paraId="075E6D05" w14:textId="77777777" w:rsidR="00D22A0B" w:rsidRPr="00C47575" w:rsidRDefault="00D22A0B" w:rsidP="00AB64A6">
            <w:pPr>
              <w:rPr>
                <w:rFonts w:ascii="Calibri" w:hAnsi="Calibri" w:cs="Calibri"/>
                <w:sz w:val="17"/>
                <w:szCs w:val="17"/>
              </w:rPr>
            </w:pPr>
            <w:r w:rsidRPr="00C47575">
              <w:rPr>
                <w:rFonts w:ascii="Calibri" w:eastAsia="Times New Roman" w:hAnsi="Calibri" w:cs="Calibri"/>
                <w:sz w:val="17"/>
                <w:szCs w:val="17"/>
                <w:lang w:eastAsia="en-GB"/>
              </w:rPr>
              <w:t>19 </w:t>
            </w:r>
          </w:p>
        </w:tc>
        <w:tc>
          <w:tcPr>
            <w:tcW w:w="0" w:type="auto"/>
            <w:shd w:val="clear" w:color="auto" w:fill="FFFFFF"/>
            <w:tcPrChange w:id="484" w:author="SalifouSanda OUSMANE [8]" w:date="2022-11-07T16:32:00Z">
              <w:tcPr>
                <w:tcW w:w="0" w:type="auto"/>
                <w:shd w:val="clear" w:color="auto" w:fill="FFFFFF"/>
              </w:tcPr>
            </w:tcPrChange>
          </w:tcPr>
          <w:p w14:paraId="4C88FE6E"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Communication</w:t>
            </w:r>
          </w:p>
        </w:tc>
        <w:tc>
          <w:tcPr>
            <w:tcW w:w="0" w:type="auto"/>
            <w:shd w:val="clear" w:color="auto" w:fill="FFFFFF"/>
            <w:tcPrChange w:id="485" w:author="SalifouSanda OUSMANE [8]" w:date="2022-11-07T16:32:00Z">
              <w:tcPr>
                <w:tcW w:w="0" w:type="auto"/>
                <w:shd w:val="clear" w:color="auto" w:fill="FFFFFF"/>
              </w:tcPr>
            </w:tcPrChange>
          </w:tcPr>
          <w:p w14:paraId="3E95A2D8"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Mobile top- up, internet</w:t>
            </w:r>
          </w:p>
        </w:tc>
        <w:tc>
          <w:tcPr>
            <w:tcW w:w="0" w:type="auto"/>
            <w:shd w:val="clear" w:color="auto" w:fill="FFFFFF"/>
            <w:tcPrChange w:id="486" w:author="SalifouSanda OUSMANE [8]" w:date="2022-11-07T16:32:00Z">
              <w:tcPr>
                <w:tcW w:w="0" w:type="auto"/>
                <w:shd w:val="clear" w:color="auto" w:fill="FFFFFF"/>
              </w:tcPr>
            </w:tcPrChange>
          </w:tcPr>
          <w:p w14:paraId="0D950CFE"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eastAsia="Times New Roman" w:hAnsi="Calibri" w:cs="Calibri"/>
                <w:sz w:val="17"/>
                <w:szCs w:val="17"/>
                <w:lang w:eastAsia="en-GB"/>
              </w:rPr>
              <w:t>HHExpNFPhone</w:t>
            </w:r>
            <w:proofErr w:type="spellEnd"/>
          </w:p>
          <w:p w14:paraId="2A201B8E" w14:textId="77777777" w:rsidR="00D22A0B" w:rsidRPr="00C47575" w:rsidRDefault="00D22A0B" w:rsidP="00AB64A6">
            <w:pPr>
              <w:rPr>
                <w:rFonts w:ascii="Calibri" w:eastAsia="Times New Roman" w:hAnsi="Calibri" w:cs="Calibri"/>
                <w:sz w:val="17"/>
                <w:szCs w:val="17"/>
                <w:lang w:eastAsia="en-GB"/>
              </w:rPr>
            </w:pPr>
          </w:p>
        </w:tc>
        <w:tc>
          <w:tcPr>
            <w:tcW w:w="0" w:type="auto"/>
            <w:shd w:val="clear" w:color="auto" w:fill="FFFFFF"/>
            <w:vAlign w:val="center"/>
            <w:tcPrChange w:id="487" w:author="SalifouSanda OUSMANE [8]" w:date="2022-11-07T16:32:00Z">
              <w:tcPr>
                <w:tcW w:w="0" w:type="auto"/>
                <w:shd w:val="clear" w:color="auto" w:fill="FFFFFF"/>
                <w:vAlign w:val="center"/>
              </w:tcPr>
            </w:tcPrChange>
          </w:tcPr>
          <w:p w14:paraId="715710BE"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shd w:val="clear" w:color="auto" w:fill="FFFFFF"/>
            <w:vAlign w:val="center"/>
            <w:tcPrChange w:id="488" w:author="SalifouSanda OUSMANE [8]" w:date="2022-11-07T16:32:00Z">
              <w:tcPr>
                <w:tcW w:w="0" w:type="auto"/>
                <w:shd w:val="clear" w:color="auto" w:fill="FFFFFF"/>
                <w:vAlign w:val="center"/>
              </w:tcPr>
            </w:tcPrChange>
          </w:tcPr>
          <w:p w14:paraId="342A4EFF"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shd w:val="clear" w:color="auto" w:fill="FFFFFF"/>
            <w:tcPrChange w:id="489" w:author="SalifouSanda OUSMANE [8]" w:date="2022-11-07T16:32:00Z">
              <w:tcPr>
                <w:tcW w:w="0" w:type="auto"/>
                <w:shd w:val="clear" w:color="auto" w:fill="FFFFFF"/>
              </w:tcPr>
            </w:tcPrChange>
          </w:tcPr>
          <w:p w14:paraId="0F16BB0A" w14:textId="77777777" w:rsidR="00D22A0B" w:rsidRPr="00C47575" w:rsidRDefault="00D22A0B" w:rsidP="00AB64A6">
            <w:pPr>
              <w:jc w:val="center"/>
              <w:rPr>
                <w:ins w:id="490" w:author="SalifouSanda OUSMANE [8]" w:date="2022-11-07T16:31:00Z"/>
                <w:rFonts w:ascii="Calibri" w:hAnsi="Calibri" w:cs="Calibri"/>
                <w:sz w:val="17"/>
                <w:szCs w:val="17"/>
              </w:rPr>
            </w:pPr>
          </w:p>
        </w:tc>
        <w:tc>
          <w:tcPr>
            <w:tcW w:w="0" w:type="auto"/>
            <w:gridSpan w:val="2"/>
            <w:tcBorders>
              <w:right w:val="single" w:sz="4" w:space="0" w:color="auto"/>
            </w:tcBorders>
            <w:shd w:val="clear" w:color="auto" w:fill="FFFFFF"/>
            <w:vAlign w:val="center"/>
            <w:tcPrChange w:id="491" w:author="SalifouSanda OUSMANE [8]" w:date="2022-11-07T16:32:00Z">
              <w:tcPr>
                <w:tcW w:w="0" w:type="auto"/>
                <w:tcBorders>
                  <w:right w:val="single" w:sz="4" w:space="0" w:color="auto"/>
                </w:tcBorders>
                <w:shd w:val="clear" w:color="auto" w:fill="FFFFFF"/>
                <w:vAlign w:val="center"/>
              </w:tcPr>
            </w:tcPrChange>
          </w:tcPr>
          <w:p w14:paraId="56255DC8" w14:textId="60935452"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tcBorders>
              <w:right w:val="single" w:sz="4" w:space="0" w:color="auto"/>
            </w:tcBorders>
            <w:vAlign w:val="center"/>
            <w:tcPrChange w:id="492" w:author="SalifouSanda OUSMANE [8]" w:date="2022-11-07T16:32:00Z">
              <w:tcPr>
                <w:tcW w:w="0" w:type="auto"/>
                <w:tcBorders>
                  <w:right w:val="single" w:sz="4" w:space="0" w:color="auto"/>
                </w:tcBorders>
                <w:vAlign w:val="center"/>
              </w:tcPr>
            </w:tcPrChange>
          </w:tcPr>
          <w:p w14:paraId="455902EA" w14:textId="3774E823"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0CCC1C5E" w14:textId="77777777" w:rsidTr="00D22A0B">
        <w:trPr>
          <w:trHeight w:val="64"/>
          <w:trPrChange w:id="493" w:author="SalifouSanda OUSMANE [8]" w:date="2022-11-07T16:32:00Z">
            <w:trPr>
              <w:trHeight w:val="64"/>
            </w:trPr>
          </w:trPrChange>
        </w:trPr>
        <w:tc>
          <w:tcPr>
            <w:tcW w:w="0" w:type="auto"/>
            <w:shd w:val="clear" w:color="auto" w:fill="404040" w:themeFill="text1" w:themeFillTint="BF"/>
            <w:tcPrChange w:id="494" w:author="SalifouSanda OUSMANE [8]" w:date="2022-11-07T16:32:00Z">
              <w:tcPr>
                <w:tcW w:w="0" w:type="auto"/>
                <w:shd w:val="clear" w:color="auto" w:fill="404040" w:themeFill="text1" w:themeFillTint="BF"/>
              </w:tcPr>
            </w:tcPrChange>
          </w:tcPr>
          <w:p w14:paraId="6CF13489" w14:textId="77777777" w:rsidR="00D22A0B" w:rsidRPr="00C47575" w:rsidRDefault="00D22A0B" w:rsidP="00AB64A6">
            <w:pPr>
              <w:rPr>
                <w:rFonts w:ascii="Calibri" w:eastAsia="Times New Roman" w:hAnsi="Calibri" w:cs="Calibri"/>
                <w:sz w:val="17"/>
                <w:szCs w:val="17"/>
                <w:lang w:eastAsia="en-GB"/>
              </w:rPr>
            </w:pPr>
          </w:p>
        </w:tc>
        <w:tc>
          <w:tcPr>
            <w:tcW w:w="0" w:type="auto"/>
            <w:shd w:val="clear" w:color="auto" w:fill="404040" w:themeFill="text1" w:themeFillTint="BF"/>
            <w:tcPrChange w:id="495" w:author="SalifouSanda OUSMANE [8]" w:date="2022-11-07T16:32:00Z">
              <w:tcPr>
                <w:tcW w:w="0" w:type="auto"/>
                <w:shd w:val="clear" w:color="auto" w:fill="404040" w:themeFill="text1" w:themeFillTint="BF"/>
              </w:tcPr>
            </w:tcPrChange>
          </w:tcPr>
          <w:p w14:paraId="7C795770"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color w:val="FFFFFF"/>
                <w:sz w:val="17"/>
                <w:szCs w:val="17"/>
                <w:lang w:eastAsia="en-GB"/>
              </w:rPr>
              <w:t>Others</w:t>
            </w:r>
          </w:p>
        </w:tc>
        <w:tc>
          <w:tcPr>
            <w:tcW w:w="0" w:type="auto"/>
            <w:shd w:val="clear" w:color="auto" w:fill="404040" w:themeFill="text1" w:themeFillTint="BF"/>
            <w:tcPrChange w:id="496" w:author="SalifouSanda OUSMANE [8]" w:date="2022-11-07T16:32:00Z">
              <w:tcPr>
                <w:tcW w:w="0" w:type="auto"/>
                <w:shd w:val="clear" w:color="auto" w:fill="404040" w:themeFill="text1" w:themeFillTint="BF"/>
              </w:tcPr>
            </w:tcPrChange>
          </w:tcPr>
          <w:p w14:paraId="561C64A3" w14:textId="77777777" w:rsidR="00D22A0B" w:rsidRPr="00C47575" w:rsidRDefault="00D22A0B" w:rsidP="00AB64A6">
            <w:pPr>
              <w:rPr>
                <w:rFonts w:ascii="Calibri" w:eastAsia="Times New Roman" w:hAnsi="Calibri" w:cs="Calibri"/>
                <w:sz w:val="17"/>
                <w:szCs w:val="17"/>
                <w:lang w:eastAsia="en-GB"/>
              </w:rPr>
            </w:pPr>
          </w:p>
        </w:tc>
        <w:tc>
          <w:tcPr>
            <w:tcW w:w="0" w:type="auto"/>
            <w:shd w:val="clear" w:color="auto" w:fill="404040" w:themeFill="text1" w:themeFillTint="BF"/>
            <w:tcPrChange w:id="497" w:author="SalifouSanda OUSMANE [8]" w:date="2022-11-07T16:32:00Z">
              <w:tcPr>
                <w:tcW w:w="0" w:type="auto"/>
                <w:shd w:val="clear" w:color="auto" w:fill="404040" w:themeFill="text1" w:themeFillTint="BF"/>
              </w:tcPr>
            </w:tcPrChange>
          </w:tcPr>
          <w:p w14:paraId="1A4DB249" w14:textId="77777777" w:rsidR="00D22A0B" w:rsidRPr="00C47575" w:rsidRDefault="00D22A0B" w:rsidP="00AB64A6">
            <w:pPr>
              <w:rPr>
                <w:rFonts w:ascii="Calibri" w:eastAsia="Times New Roman" w:hAnsi="Calibri" w:cs="Calibri"/>
                <w:sz w:val="17"/>
                <w:szCs w:val="17"/>
                <w:lang w:eastAsia="en-GB"/>
              </w:rPr>
            </w:pPr>
          </w:p>
        </w:tc>
        <w:tc>
          <w:tcPr>
            <w:tcW w:w="0" w:type="auto"/>
            <w:shd w:val="clear" w:color="auto" w:fill="404040" w:themeFill="text1" w:themeFillTint="BF"/>
            <w:vAlign w:val="center"/>
            <w:tcPrChange w:id="498" w:author="SalifouSanda OUSMANE [8]" w:date="2022-11-07T16:32:00Z">
              <w:tcPr>
                <w:tcW w:w="0" w:type="auto"/>
                <w:shd w:val="clear" w:color="auto" w:fill="404040" w:themeFill="text1" w:themeFillTint="BF"/>
                <w:vAlign w:val="center"/>
              </w:tcPr>
            </w:tcPrChange>
          </w:tcPr>
          <w:p w14:paraId="46F2DAF9" w14:textId="77777777" w:rsidR="00D22A0B" w:rsidRPr="00C47575" w:rsidRDefault="00D22A0B" w:rsidP="00AB64A6">
            <w:pPr>
              <w:jc w:val="center"/>
              <w:rPr>
                <w:rFonts w:ascii="Calibri" w:hAnsi="Calibri" w:cs="Calibri"/>
                <w:sz w:val="17"/>
                <w:szCs w:val="17"/>
              </w:rPr>
            </w:pPr>
          </w:p>
        </w:tc>
        <w:tc>
          <w:tcPr>
            <w:tcW w:w="1473" w:type="dxa"/>
            <w:shd w:val="clear" w:color="auto" w:fill="404040" w:themeFill="text1" w:themeFillTint="BF"/>
            <w:vAlign w:val="center"/>
            <w:tcPrChange w:id="499" w:author="SalifouSanda OUSMANE [8]" w:date="2022-11-07T16:32:00Z">
              <w:tcPr>
                <w:tcW w:w="0" w:type="auto"/>
                <w:shd w:val="clear" w:color="auto" w:fill="404040" w:themeFill="text1" w:themeFillTint="BF"/>
                <w:vAlign w:val="center"/>
              </w:tcPr>
            </w:tcPrChange>
          </w:tcPr>
          <w:p w14:paraId="6DC751BB" w14:textId="77777777" w:rsidR="00D22A0B" w:rsidRPr="00C47575" w:rsidRDefault="00D22A0B" w:rsidP="00AB64A6">
            <w:pPr>
              <w:jc w:val="center"/>
              <w:rPr>
                <w:rFonts w:ascii="Calibri" w:hAnsi="Calibri" w:cs="Calibri"/>
                <w:sz w:val="17"/>
                <w:szCs w:val="17"/>
              </w:rPr>
            </w:pPr>
          </w:p>
        </w:tc>
        <w:tc>
          <w:tcPr>
            <w:tcW w:w="662" w:type="dxa"/>
            <w:shd w:val="clear" w:color="auto" w:fill="404040" w:themeFill="text1" w:themeFillTint="BF"/>
            <w:tcPrChange w:id="500" w:author="SalifouSanda OUSMANE [8]" w:date="2022-11-07T16:32:00Z">
              <w:tcPr>
                <w:tcW w:w="0" w:type="auto"/>
                <w:shd w:val="clear" w:color="auto" w:fill="404040" w:themeFill="text1" w:themeFillTint="BF"/>
              </w:tcPr>
            </w:tcPrChange>
          </w:tcPr>
          <w:p w14:paraId="209ED4B6" w14:textId="77777777" w:rsidR="00D22A0B" w:rsidRPr="00C47575" w:rsidRDefault="00D22A0B" w:rsidP="00AB64A6">
            <w:pPr>
              <w:jc w:val="center"/>
              <w:rPr>
                <w:ins w:id="501" w:author="SalifouSanda OUSMANE [8]" w:date="2022-11-07T16:31:00Z"/>
                <w:rFonts w:ascii="Calibri" w:hAnsi="Calibri" w:cs="Calibri"/>
                <w:sz w:val="17"/>
                <w:szCs w:val="17"/>
              </w:rPr>
            </w:pPr>
          </w:p>
        </w:tc>
        <w:tc>
          <w:tcPr>
            <w:tcW w:w="0" w:type="auto"/>
            <w:gridSpan w:val="2"/>
            <w:tcBorders>
              <w:right w:val="single" w:sz="4" w:space="0" w:color="auto"/>
            </w:tcBorders>
            <w:shd w:val="clear" w:color="auto" w:fill="404040" w:themeFill="text1" w:themeFillTint="BF"/>
            <w:vAlign w:val="center"/>
            <w:tcPrChange w:id="502" w:author="SalifouSanda OUSMANE [8]" w:date="2022-11-07T16:32:00Z">
              <w:tcPr>
                <w:tcW w:w="0" w:type="auto"/>
                <w:tcBorders>
                  <w:right w:val="single" w:sz="4" w:space="0" w:color="auto"/>
                </w:tcBorders>
                <w:shd w:val="clear" w:color="auto" w:fill="404040" w:themeFill="text1" w:themeFillTint="BF"/>
                <w:vAlign w:val="center"/>
              </w:tcPr>
            </w:tcPrChange>
          </w:tcPr>
          <w:p w14:paraId="12975385" w14:textId="607C6E42" w:rsidR="00D22A0B" w:rsidRPr="00C47575" w:rsidRDefault="00D22A0B" w:rsidP="00AB64A6">
            <w:pPr>
              <w:jc w:val="center"/>
              <w:rPr>
                <w:rFonts w:ascii="Calibri" w:hAnsi="Calibri" w:cs="Calibri"/>
                <w:sz w:val="17"/>
                <w:szCs w:val="17"/>
              </w:rPr>
            </w:pPr>
          </w:p>
        </w:tc>
        <w:tc>
          <w:tcPr>
            <w:tcW w:w="0" w:type="auto"/>
            <w:tcBorders>
              <w:right w:val="single" w:sz="4" w:space="0" w:color="auto"/>
            </w:tcBorders>
            <w:shd w:val="clear" w:color="auto" w:fill="404040" w:themeFill="text1" w:themeFillTint="BF"/>
            <w:vAlign w:val="center"/>
            <w:tcPrChange w:id="503" w:author="SalifouSanda OUSMANE [8]" w:date="2022-11-07T16:32:00Z">
              <w:tcPr>
                <w:tcW w:w="0" w:type="auto"/>
                <w:tcBorders>
                  <w:right w:val="single" w:sz="4" w:space="0" w:color="auto"/>
                </w:tcBorders>
                <w:shd w:val="clear" w:color="auto" w:fill="404040" w:themeFill="text1" w:themeFillTint="BF"/>
                <w:vAlign w:val="center"/>
              </w:tcPr>
            </w:tcPrChange>
          </w:tcPr>
          <w:p w14:paraId="05D30E78" w14:textId="3F5A8CD9" w:rsidR="00D22A0B" w:rsidRPr="00C47575" w:rsidRDefault="00D22A0B" w:rsidP="00AB64A6">
            <w:pPr>
              <w:jc w:val="center"/>
              <w:rPr>
                <w:rFonts w:ascii="Calibri" w:hAnsi="Calibri" w:cs="Calibri"/>
                <w:sz w:val="17"/>
                <w:szCs w:val="17"/>
              </w:rPr>
            </w:pPr>
          </w:p>
        </w:tc>
      </w:tr>
      <w:tr w:rsidR="00D22A0B" w:rsidRPr="00C47575" w14:paraId="1024F5E7" w14:textId="77777777" w:rsidTr="00D22A0B">
        <w:trPr>
          <w:trHeight w:val="64"/>
          <w:trPrChange w:id="504" w:author="SalifouSanda OUSMANE [8]" w:date="2022-11-07T16:32:00Z">
            <w:trPr>
              <w:trHeight w:val="64"/>
            </w:trPr>
          </w:trPrChange>
        </w:trPr>
        <w:tc>
          <w:tcPr>
            <w:tcW w:w="0" w:type="auto"/>
            <w:shd w:val="clear" w:color="auto" w:fill="FFFFFF"/>
            <w:tcPrChange w:id="505" w:author="SalifouSanda OUSMANE [8]" w:date="2022-11-07T16:32:00Z">
              <w:tcPr>
                <w:tcW w:w="0" w:type="auto"/>
                <w:shd w:val="clear" w:color="auto" w:fill="FFFFFF"/>
              </w:tcPr>
            </w:tcPrChange>
          </w:tcPr>
          <w:p w14:paraId="0D69079C" w14:textId="77777777" w:rsidR="00D22A0B" w:rsidRPr="00C47575" w:rsidRDefault="00D22A0B" w:rsidP="00AB64A6">
            <w:pPr>
              <w:rPr>
                <w:rFonts w:ascii="Calibri" w:eastAsia="Times New Roman" w:hAnsi="Calibri" w:cs="Calibri"/>
                <w:sz w:val="17"/>
                <w:szCs w:val="17"/>
                <w:lang w:eastAsia="en-GB"/>
              </w:rPr>
            </w:pPr>
            <w:r w:rsidRPr="00C47575">
              <w:rPr>
                <w:rFonts w:ascii="Calibri" w:hAnsi="Calibri" w:cs="Calibri"/>
                <w:bCs/>
                <w:sz w:val="17"/>
                <w:szCs w:val="17"/>
              </w:rPr>
              <w:t>12</w:t>
            </w:r>
          </w:p>
        </w:tc>
        <w:tc>
          <w:tcPr>
            <w:tcW w:w="0" w:type="auto"/>
            <w:shd w:val="clear" w:color="auto" w:fill="FFFFFF"/>
            <w:tcPrChange w:id="506" w:author="SalifouSanda OUSMANE [8]" w:date="2022-11-07T16:32:00Z">
              <w:tcPr>
                <w:tcW w:w="0" w:type="auto"/>
                <w:shd w:val="clear" w:color="auto" w:fill="FFFFFF"/>
              </w:tcPr>
            </w:tcPrChange>
          </w:tcPr>
          <w:p w14:paraId="1155ADC3" w14:textId="77777777" w:rsidR="00D22A0B" w:rsidRPr="00C47575" w:rsidRDefault="00D22A0B" w:rsidP="00AB64A6">
            <w:pPr>
              <w:rPr>
                <w:rFonts w:ascii="Calibri" w:eastAsia="Times New Roman" w:hAnsi="Calibri" w:cs="Calibri"/>
                <w:sz w:val="17"/>
                <w:szCs w:val="17"/>
                <w:lang w:eastAsia="en-GB"/>
              </w:rPr>
            </w:pPr>
            <w:r w:rsidRPr="00C47575">
              <w:rPr>
                <w:rFonts w:ascii="Calibri" w:hAnsi="Calibri" w:cs="Calibri"/>
                <w:bCs/>
                <w:sz w:val="17"/>
                <w:szCs w:val="17"/>
              </w:rPr>
              <w:t xml:space="preserve">Alcohol, Tobacco </w:t>
            </w:r>
          </w:p>
        </w:tc>
        <w:tc>
          <w:tcPr>
            <w:tcW w:w="0" w:type="auto"/>
            <w:shd w:val="clear" w:color="auto" w:fill="FFFFFF"/>
            <w:tcPrChange w:id="507" w:author="SalifouSanda OUSMANE [8]" w:date="2022-11-07T16:32:00Z">
              <w:tcPr>
                <w:tcW w:w="0" w:type="auto"/>
                <w:shd w:val="clear" w:color="auto" w:fill="FFFFFF"/>
              </w:tcPr>
            </w:tcPrChange>
          </w:tcPr>
          <w:p w14:paraId="1EF7CD43" w14:textId="77777777" w:rsidR="00D22A0B" w:rsidRPr="00C47575" w:rsidRDefault="00D22A0B" w:rsidP="00AB64A6">
            <w:pPr>
              <w:rPr>
                <w:rFonts w:ascii="Calibri" w:eastAsia="Times New Roman" w:hAnsi="Calibri" w:cs="Calibri"/>
                <w:sz w:val="17"/>
                <w:szCs w:val="17"/>
                <w:lang w:eastAsia="en-GB"/>
              </w:rPr>
            </w:pPr>
          </w:p>
        </w:tc>
        <w:tc>
          <w:tcPr>
            <w:tcW w:w="0" w:type="auto"/>
            <w:shd w:val="clear" w:color="auto" w:fill="FFFFFF"/>
            <w:tcPrChange w:id="508" w:author="SalifouSanda OUSMANE [8]" w:date="2022-11-07T16:32:00Z">
              <w:tcPr>
                <w:tcW w:w="0" w:type="auto"/>
                <w:shd w:val="clear" w:color="auto" w:fill="FFFFFF"/>
              </w:tcPr>
            </w:tcPrChange>
          </w:tcPr>
          <w:p w14:paraId="238A3864" w14:textId="77777777" w:rsidR="00D22A0B" w:rsidRPr="00C47575" w:rsidRDefault="00D22A0B" w:rsidP="00AB64A6">
            <w:pPr>
              <w:rPr>
                <w:rFonts w:ascii="Calibri" w:eastAsia="Times New Roman" w:hAnsi="Calibri" w:cs="Calibri"/>
                <w:sz w:val="17"/>
                <w:szCs w:val="17"/>
                <w:lang w:eastAsia="en-GB"/>
              </w:rPr>
            </w:pPr>
            <w:proofErr w:type="spellStart"/>
            <w:r w:rsidRPr="00C47575">
              <w:rPr>
                <w:rFonts w:ascii="Calibri" w:hAnsi="Calibri" w:cs="Calibri"/>
                <w:bCs/>
                <w:sz w:val="17"/>
                <w:szCs w:val="17"/>
              </w:rPr>
              <w:t>HHExpNFAlcTobac</w:t>
            </w:r>
            <w:proofErr w:type="spellEnd"/>
          </w:p>
        </w:tc>
        <w:tc>
          <w:tcPr>
            <w:tcW w:w="0" w:type="auto"/>
            <w:shd w:val="clear" w:color="auto" w:fill="FFFFFF"/>
            <w:vAlign w:val="center"/>
            <w:tcPrChange w:id="509" w:author="SalifouSanda OUSMANE [8]" w:date="2022-11-07T16:32:00Z">
              <w:tcPr>
                <w:tcW w:w="0" w:type="auto"/>
                <w:shd w:val="clear" w:color="auto" w:fill="FFFFFF"/>
                <w:vAlign w:val="center"/>
              </w:tcPr>
            </w:tcPrChange>
          </w:tcPr>
          <w:p w14:paraId="4E8793AD" w14:textId="77777777" w:rsidR="00D22A0B" w:rsidRPr="00C47575" w:rsidRDefault="00D22A0B" w:rsidP="00AB64A6">
            <w:pPr>
              <w:jc w:val="center"/>
              <w:rPr>
                <w:rFonts w:ascii="Calibri" w:hAnsi="Calibri" w:cs="Calibri"/>
                <w:sz w:val="17"/>
                <w:szCs w:val="17"/>
              </w:rPr>
            </w:pPr>
            <w:r w:rsidRPr="00C47575">
              <w:rPr>
                <w:rFonts w:ascii="Calibri" w:hAnsi="Calibri" w:cs="Calibri"/>
                <w:bCs/>
                <w:sz w:val="17"/>
                <w:szCs w:val="17"/>
              </w:rPr>
              <w:t>|__|</w:t>
            </w:r>
          </w:p>
        </w:tc>
        <w:tc>
          <w:tcPr>
            <w:tcW w:w="1473" w:type="dxa"/>
            <w:shd w:val="clear" w:color="auto" w:fill="FFFFFF"/>
            <w:vAlign w:val="center"/>
            <w:tcPrChange w:id="510" w:author="SalifouSanda OUSMANE [8]" w:date="2022-11-07T16:32:00Z">
              <w:tcPr>
                <w:tcW w:w="0" w:type="auto"/>
                <w:shd w:val="clear" w:color="auto" w:fill="FFFFFF"/>
                <w:vAlign w:val="center"/>
              </w:tcPr>
            </w:tcPrChange>
          </w:tcPr>
          <w:p w14:paraId="423929F1" w14:textId="77777777" w:rsidR="00D22A0B" w:rsidRPr="00C47575" w:rsidRDefault="00D22A0B" w:rsidP="00AB64A6">
            <w:pPr>
              <w:jc w:val="center"/>
              <w:rPr>
                <w:rFonts w:ascii="Calibri" w:hAnsi="Calibri" w:cs="Calibri"/>
                <w:sz w:val="17"/>
                <w:szCs w:val="17"/>
              </w:rPr>
            </w:pPr>
            <w:r w:rsidRPr="00C47575">
              <w:rPr>
                <w:rFonts w:ascii="Calibri" w:hAnsi="Calibri" w:cs="Calibri"/>
                <w:bCs/>
                <w:sz w:val="17"/>
                <w:szCs w:val="17"/>
              </w:rPr>
              <w:t>|__|</w:t>
            </w:r>
          </w:p>
        </w:tc>
        <w:tc>
          <w:tcPr>
            <w:tcW w:w="662" w:type="dxa"/>
            <w:shd w:val="clear" w:color="auto" w:fill="FFFFFF"/>
            <w:tcPrChange w:id="511" w:author="SalifouSanda OUSMANE [8]" w:date="2022-11-07T16:32:00Z">
              <w:tcPr>
                <w:tcW w:w="0" w:type="auto"/>
                <w:shd w:val="clear" w:color="auto" w:fill="FFFFFF"/>
              </w:tcPr>
            </w:tcPrChange>
          </w:tcPr>
          <w:p w14:paraId="74AF8663" w14:textId="77777777" w:rsidR="00D22A0B" w:rsidRPr="00C47575" w:rsidRDefault="00D22A0B" w:rsidP="00AB64A6">
            <w:pPr>
              <w:jc w:val="center"/>
              <w:rPr>
                <w:ins w:id="512" w:author="SalifouSanda OUSMANE [8]" w:date="2022-11-07T16:31:00Z"/>
                <w:rFonts w:ascii="Calibri" w:hAnsi="Calibri" w:cs="Calibri"/>
                <w:bCs/>
                <w:sz w:val="17"/>
                <w:szCs w:val="17"/>
              </w:rPr>
            </w:pPr>
          </w:p>
        </w:tc>
        <w:tc>
          <w:tcPr>
            <w:tcW w:w="0" w:type="auto"/>
            <w:gridSpan w:val="2"/>
            <w:tcBorders>
              <w:right w:val="single" w:sz="4" w:space="0" w:color="auto"/>
            </w:tcBorders>
            <w:shd w:val="clear" w:color="auto" w:fill="FFFFFF"/>
            <w:vAlign w:val="center"/>
            <w:tcPrChange w:id="513" w:author="SalifouSanda OUSMANE [8]" w:date="2022-11-07T16:32:00Z">
              <w:tcPr>
                <w:tcW w:w="0" w:type="auto"/>
                <w:tcBorders>
                  <w:right w:val="single" w:sz="4" w:space="0" w:color="auto"/>
                </w:tcBorders>
                <w:shd w:val="clear" w:color="auto" w:fill="FFFFFF"/>
                <w:vAlign w:val="center"/>
              </w:tcPr>
            </w:tcPrChange>
          </w:tcPr>
          <w:p w14:paraId="260AD114" w14:textId="1EE28FB3" w:rsidR="00D22A0B" w:rsidRPr="00C47575" w:rsidRDefault="00D22A0B" w:rsidP="00AB64A6">
            <w:pPr>
              <w:jc w:val="center"/>
              <w:rPr>
                <w:rFonts w:ascii="Calibri" w:hAnsi="Calibri" w:cs="Calibri"/>
                <w:sz w:val="17"/>
                <w:szCs w:val="17"/>
              </w:rPr>
            </w:pPr>
            <w:r w:rsidRPr="00C47575">
              <w:rPr>
                <w:rFonts w:ascii="Calibri" w:hAnsi="Calibri" w:cs="Calibri"/>
                <w:bCs/>
                <w:sz w:val="17"/>
                <w:szCs w:val="17"/>
              </w:rPr>
              <w:t>|__|</w:t>
            </w:r>
          </w:p>
        </w:tc>
        <w:tc>
          <w:tcPr>
            <w:tcW w:w="0" w:type="auto"/>
            <w:tcBorders>
              <w:right w:val="single" w:sz="4" w:space="0" w:color="auto"/>
            </w:tcBorders>
            <w:vAlign w:val="center"/>
            <w:tcPrChange w:id="514" w:author="SalifouSanda OUSMANE [8]" w:date="2022-11-07T16:32:00Z">
              <w:tcPr>
                <w:tcW w:w="0" w:type="auto"/>
                <w:tcBorders>
                  <w:right w:val="single" w:sz="4" w:space="0" w:color="auto"/>
                </w:tcBorders>
                <w:vAlign w:val="center"/>
              </w:tcPr>
            </w:tcPrChange>
          </w:tcPr>
          <w:p w14:paraId="01BD3867" w14:textId="11F25DCA"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r w:rsidR="00D22A0B" w:rsidRPr="00C47575" w14:paraId="383C9644" w14:textId="77777777" w:rsidTr="00D22A0B">
        <w:trPr>
          <w:trHeight w:val="64"/>
          <w:trPrChange w:id="515" w:author="SalifouSanda OUSMANE [8]" w:date="2022-11-07T16:32:00Z">
            <w:trPr>
              <w:trHeight w:val="64"/>
            </w:trPr>
          </w:trPrChange>
        </w:trPr>
        <w:tc>
          <w:tcPr>
            <w:tcW w:w="0" w:type="auto"/>
            <w:shd w:val="clear" w:color="auto" w:fill="FFFFFF"/>
            <w:tcPrChange w:id="516" w:author="SalifouSanda OUSMANE [8]" w:date="2022-11-07T16:32:00Z">
              <w:tcPr>
                <w:tcW w:w="0" w:type="auto"/>
                <w:shd w:val="clear" w:color="auto" w:fill="FFFFFF"/>
              </w:tcPr>
            </w:tcPrChange>
          </w:tcPr>
          <w:p w14:paraId="74FA5AEF"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20</w:t>
            </w:r>
          </w:p>
        </w:tc>
        <w:tc>
          <w:tcPr>
            <w:tcW w:w="0" w:type="auto"/>
            <w:shd w:val="clear" w:color="auto" w:fill="FFFFFF"/>
            <w:tcPrChange w:id="517" w:author="SalifouSanda OUSMANE [8]" w:date="2022-11-07T16:32:00Z">
              <w:tcPr>
                <w:tcW w:w="0" w:type="auto"/>
                <w:shd w:val="clear" w:color="auto" w:fill="FFFFFF"/>
              </w:tcPr>
            </w:tcPrChange>
          </w:tcPr>
          <w:p w14:paraId="437F6F9F"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Specific to country</w:t>
            </w:r>
          </w:p>
        </w:tc>
        <w:tc>
          <w:tcPr>
            <w:tcW w:w="0" w:type="auto"/>
            <w:shd w:val="clear" w:color="auto" w:fill="FFFFFF"/>
            <w:tcPrChange w:id="518" w:author="SalifouSanda OUSMANE [8]" w:date="2022-11-07T16:32:00Z">
              <w:tcPr>
                <w:tcW w:w="0" w:type="auto"/>
                <w:shd w:val="clear" w:color="auto" w:fill="FFFFFF"/>
              </w:tcPr>
            </w:tcPrChange>
          </w:tcPr>
          <w:p w14:paraId="0AE9F6B7"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Non-food items relevant to the context and not listed above (if relevant)</w:t>
            </w:r>
          </w:p>
        </w:tc>
        <w:tc>
          <w:tcPr>
            <w:tcW w:w="0" w:type="auto"/>
            <w:shd w:val="clear" w:color="auto" w:fill="FFFFFF"/>
            <w:tcPrChange w:id="519" w:author="SalifouSanda OUSMANE [8]" w:date="2022-11-07T16:32:00Z">
              <w:tcPr>
                <w:tcW w:w="0" w:type="auto"/>
                <w:shd w:val="clear" w:color="auto" w:fill="FFFFFF"/>
              </w:tcPr>
            </w:tcPrChange>
          </w:tcPr>
          <w:p w14:paraId="4CAA76B0" w14:textId="77777777" w:rsidR="00D22A0B" w:rsidRPr="00C47575" w:rsidRDefault="00D22A0B" w:rsidP="00AB64A6">
            <w:pPr>
              <w:rPr>
                <w:rFonts w:ascii="Calibri" w:eastAsia="Times New Roman" w:hAnsi="Calibri" w:cs="Calibri"/>
                <w:sz w:val="17"/>
                <w:szCs w:val="17"/>
                <w:lang w:eastAsia="en-GB"/>
              </w:rPr>
            </w:pPr>
            <w:r w:rsidRPr="00C47575">
              <w:rPr>
                <w:rFonts w:ascii="Calibri" w:eastAsia="Times New Roman" w:hAnsi="Calibri" w:cs="Calibri"/>
                <w:sz w:val="17"/>
                <w:szCs w:val="17"/>
                <w:lang w:eastAsia="en-GB"/>
              </w:rPr>
              <w:t>HHExpNFSpec1</w:t>
            </w:r>
          </w:p>
        </w:tc>
        <w:tc>
          <w:tcPr>
            <w:tcW w:w="0" w:type="auto"/>
            <w:shd w:val="clear" w:color="auto" w:fill="FFFFFF"/>
            <w:vAlign w:val="center"/>
            <w:tcPrChange w:id="520" w:author="SalifouSanda OUSMANE [8]" w:date="2022-11-07T16:32:00Z">
              <w:tcPr>
                <w:tcW w:w="0" w:type="auto"/>
                <w:shd w:val="clear" w:color="auto" w:fill="FFFFFF"/>
                <w:vAlign w:val="center"/>
              </w:tcPr>
            </w:tcPrChange>
          </w:tcPr>
          <w:p w14:paraId="60CC33D7"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1473" w:type="dxa"/>
            <w:shd w:val="clear" w:color="auto" w:fill="FFFFFF"/>
            <w:vAlign w:val="center"/>
            <w:tcPrChange w:id="521" w:author="SalifouSanda OUSMANE [8]" w:date="2022-11-07T16:32:00Z">
              <w:tcPr>
                <w:tcW w:w="0" w:type="auto"/>
                <w:shd w:val="clear" w:color="auto" w:fill="FFFFFF"/>
                <w:vAlign w:val="center"/>
              </w:tcPr>
            </w:tcPrChange>
          </w:tcPr>
          <w:p w14:paraId="14EDB5B8" w14:textId="77777777"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662" w:type="dxa"/>
            <w:shd w:val="clear" w:color="auto" w:fill="FFFFFF"/>
            <w:tcPrChange w:id="522" w:author="SalifouSanda OUSMANE [8]" w:date="2022-11-07T16:32:00Z">
              <w:tcPr>
                <w:tcW w:w="0" w:type="auto"/>
                <w:shd w:val="clear" w:color="auto" w:fill="FFFFFF"/>
              </w:tcPr>
            </w:tcPrChange>
          </w:tcPr>
          <w:p w14:paraId="56B6EF43" w14:textId="77777777" w:rsidR="00D22A0B" w:rsidRPr="00C47575" w:rsidRDefault="00D22A0B" w:rsidP="00AB64A6">
            <w:pPr>
              <w:jc w:val="center"/>
              <w:rPr>
                <w:ins w:id="523" w:author="SalifouSanda OUSMANE [8]" w:date="2022-11-07T16:31:00Z"/>
                <w:rFonts w:ascii="Calibri" w:hAnsi="Calibri" w:cs="Calibri"/>
                <w:sz w:val="17"/>
                <w:szCs w:val="17"/>
              </w:rPr>
            </w:pPr>
          </w:p>
        </w:tc>
        <w:tc>
          <w:tcPr>
            <w:tcW w:w="0" w:type="auto"/>
            <w:gridSpan w:val="2"/>
            <w:tcBorders>
              <w:right w:val="single" w:sz="4" w:space="0" w:color="auto"/>
            </w:tcBorders>
            <w:shd w:val="clear" w:color="auto" w:fill="FFFFFF"/>
            <w:vAlign w:val="center"/>
            <w:tcPrChange w:id="524" w:author="SalifouSanda OUSMANE [8]" w:date="2022-11-07T16:32:00Z">
              <w:tcPr>
                <w:tcW w:w="0" w:type="auto"/>
                <w:tcBorders>
                  <w:right w:val="single" w:sz="4" w:space="0" w:color="auto"/>
                </w:tcBorders>
                <w:shd w:val="clear" w:color="auto" w:fill="FFFFFF"/>
                <w:vAlign w:val="center"/>
              </w:tcPr>
            </w:tcPrChange>
          </w:tcPr>
          <w:p w14:paraId="7E611BEC" w14:textId="1D2605BD"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c>
          <w:tcPr>
            <w:tcW w:w="0" w:type="auto"/>
            <w:tcBorders>
              <w:right w:val="single" w:sz="4" w:space="0" w:color="auto"/>
            </w:tcBorders>
            <w:vAlign w:val="center"/>
            <w:tcPrChange w:id="525" w:author="SalifouSanda OUSMANE [8]" w:date="2022-11-07T16:32:00Z">
              <w:tcPr>
                <w:tcW w:w="0" w:type="auto"/>
                <w:tcBorders>
                  <w:right w:val="single" w:sz="4" w:space="0" w:color="auto"/>
                </w:tcBorders>
                <w:vAlign w:val="center"/>
              </w:tcPr>
            </w:tcPrChange>
          </w:tcPr>
          <w:p w14:paraId="39BC5596" w14:textId="1A04B832" w:rsidR="00D22A0B" w:rsidRPr="00C47575" w:rsidRDefault="00D22A0B" w:rsidP="00AB64A6">
            <w:pPr>
              <w:jc w:val="center"/>
              <w:rPr>
                <w:rFonts w:ascii="Calibri" w:hAnsi="Calibri" w:cs="Calibri"/>
                <w:sz w:val="17"/>
                <w:szCs w:val="17"/>
              </w:rPr>
            </w:pPr>
            <w:r w:rsidRPr="00C47575">
              <w:rPr>
                <w:rFonts w:ascii="Calibri" w:hAnsi="Calibri" w:cs="Calibri"/>
                <w:sz w:val="17"/>
                <w:szCs w:val="17"/>
              </w:rPr>
              <w:t>|__|</w:t>
            </w:r>
          </w:p>
        </w:tc>
      </w:tr>
    </w:tbl>
    <w:p w14:paraId="173FDF08" w14:textId="1DD55489" w:rsidR="00E552A6" w:rsidRDefault="00E552A6" w:rsidP="00464331">
      <w:pPr>
        <w:rPr>
          <w:rFonts w:ascii="Calibri" w:eastAsia="Times New Roman" w:hAnsi="Calibri" w:cs="Calibri"/>
          <w:sz w:val="17"/>
          <w:szCs w:val="17"/>
          <w:lang w:val="en-GB" w:eastAsia="en-GB"/>
        </w:rPr>
      </w:pPr>
    </w:p>
    <w:p w14:paraId="1C18DC8B" w14:textId="00D192FF" w:rsidR="00AB64A6" w:rsidRDefault="00AB64A6" w:rsidP="00464331">
      <w:pPr>
        <w:rPr>
          <w:rFonts w:ascii="Calibri" w:eastAsia="Times New Roman" w:hAnsi="Calibri" w:cs="Calibri"/>
          <w:sz w:val="17"/>
          <w:szCs w:val="17"/>
          <w:lang w:val="en-GB" w:eastAsia="en-GB"/>
        </w:rPr>
      </w:pPr>
    </w:p>
    <w:p w14:paraId="0300F398" w14:textId="568DAF1D" w:rsidR="00AB64A6" w:rsidRDefault="00AB64A6" w:rsidP="00464331">
      <w:pPr>
        <w:rPr>
          <w:rFonts w:ascii="Calibri" w:eastAsia="Times New Roman" w:hAnsi="Calibri" w:cs="Calibri"/>
          <w:sz w:val="17"/>
          <w:szCs w:val="17"/>
          <w:lang w:val="en-GB" w:eastAsia="en-GB"/>
        </w:rPr>
      </w:pPr>
    </w:p>
    <w:p w14:paraId="1483C6E9" w14:textId="1E729BEF" w:rsidR="00AB64A6" w:rsidRDefault="00AB64A6" w:rsidP="00464331">
      <w:pPr>
        <w:rPr>
          <w:rFonts w:ascii="Calibri" w:eastAsia="Times New Roman" w:hAnsi="Calibri" w:cs="Calibri"/>
          <w:sz w:val="17"/>
          <w:szCs w:val="17"/>
          <w:lang w:val="en-GB" w:eastAsia="en-GB"/>
        </w:rPr>
      </w:pPr>
    </w:p>
    <w:p w14:paraId="2DD4D7A6" w14:textId="77777777" w:rsidR="00AB64A6" w:rsidRPr="00464331" w:rsidRDefault="00AB64A6" w:rsidP="00464331"/>
    <w:tbl>
      <w:tblPr>
        <w:tblStyle w:val="TableGrid2"/>
        <w:tblW w:w="0" w:type="auto"/>
        <w:tblLook w:val="04A0" w:firstRow="1" w:lastRow="0" w:firstColumn="1" w:lastColumn="0" w:noHBand="0" w:noVBand="1"/>
      </w:tblPr>
      <w:tblGrid>
        <w:gridCol w:w="389"/>
        <w:gridCol w:w="2314"/>
        <w:gridCol w:w="4624"/>
        <w:gridCol w:w="1557"/>
        <w:gridCol w:w="1313"/>
        <w:gridCol w:w="1313"/>
        <w:gridCol w:w="2493"/>
        <w:gridCol w:w="693"/>
      </w:tblGrid>
      <w:tr w:rsidR="00E552A6" w:rsidRPr="00464331" w14:paraId="598CB15F" w14:textId="77777777" w:rsidTr="00901335">
        <w:trPr>
          <w:trHeight w:val="1160"/>
        </w:trPr>
        <w:tc>
          <w:tcPr>
            <w:tcW w:w="0" w:type="auto"/>
            <w:vMerge w:val="restart"/>
            <w:shd w:val="clear" w:color="auto" w:fill="D9D9D9"/>
          </w:tcPr>
          <w:p w14:paraId="55A9EB60" w14:textId="77777777" w:rsidR="00E552A6" w:rsidRPr="00464331" w:rsidRDefault="00E552A6" w:rsidP="00464331">
            <w:pPr>
              <w:rPr>
                <w:rFonts w:ascii="Calibri" w:hAnsi="Calibri" w:cs="Calibri"/>
                <w:b/>
                <w:bCs/>
                <w:sz w:val="17"/>
                <w:szCs w:val="17"/>
              </w:rPr>
            </w:pPr>
          </w:p>
        </w:tc>
        <w:tc>
          <w:tcPr>
            <w:tcW w:w="0" w:type="auto"/>
            <w:vMerge w:val="restart"/>
            <w:shd w:val="clear" w:color="auto" w:fill="D9D9D9"/>
          </w:tcPr>
          <w:p w14:paraId="72B7B3EA" w14:textId="77777777" w:rsidR="00E552A6" w:rsidRPr="00464331" w:rsidRDefault="00E552A6" w:rsidP="00464331">
            <w:pPr>
              <w:rPr>
                <w:rFonts w:ascii="Calibri" w:hAnsi="Calibri" w:cs="Calibri"/>
                <w:b/>
                <w:bCs/>
                <w:sz w:val="17"/>
                <w:szCs w:val="17"/>
              </w:rPr>
            </w:pPr>
            <w:r w:rsidRPr="00464331">
              <w:rPr>
                <w:rFonts w:ascii="Calibri" w:hAnsi="Calibri" w:cs="Calibri"/>
                <w:b/>
                <w:bCs/>
                <w:sz w:val="17"/>
                <w:szCs w:val="17"/>
              </w:rPr>
              <w:t>Item name</w:t>
            </w:r>
          </w:p>
          <w:p w14:paraId="0C7E0362" w14:textId="77777777" w:rsidR="00E552A6" w:rsidRPr="00464331" w:rsidRDefault="00E552A6" w:rsidP="00464331">
            <w:pPr>
              <w:rPr>
                <w:rFonts w:ascii="Calibri" w:hAnsi="Calibri" w:cs="Calibri"/>
                <w:b/>
                <w:bCs/>
                <w:sz w:val="17"/>
                <w:szCs w:val="17"/>
              </w:rPr>
            </w:pPr>
          </w:p>
        </w:tc>
        <w:tc>
          <w:tcPr>
            <w:tcW w:w="0" w:type="auto"/>
            <w:vMerge w:val="restart"/>
            <w:shd w:val="clear" w:color="auto" w:fill="D9D9D9"/>
          </w:tcPr>
          <w:p w14:paraId="59548551" w14:textId="77777777" w:rsidR="00E552A6" w:rsidRPr="00464331" w:rsidRDefault="00E552A6" w:rsidP="00464331">
            <w:pPr>
              <w:rPr>
                <w:rFonts w:ascii="Calibri" w:hAnsi="Calibri" w:cs="Calibri"/>
                <w:b/>
                <w:sz w:val="17"/>
                <w:szCs w:val="17"/>
              </w:rPr>
            </w:pPr>
            <w:r w:rsidRPr="00464331">
              <w:rPr>
                <w:rFonts w:ascii="Calibri" w:hAnsi="Calibri" w:cs="Calibri"/>
                <w:b/>
                <w:sz w:val="17"/>
                <w:szCs w:val="17"/>
              </w:rPr>
              <w:t>Example</w:t>
            </w:r>
          </w:p>
          <w:p w14:paraId="1A8B4F8B" w14:textId="77777777" w:rsidR="00E552A6" w:rsidRPr="00464331" w:rsidRDefault="00E552A6" w:rsidP="00464331">
            <w:pPr>
              <w:rPr>
                <w:rFonts w:ascii="Calibri" w:hAnsi="Calibri" w:cs="Calibri"/>
                <w:sz w:val="17"/>
                <w:szCs w:val="17"/>
              </w:rPr>
            </w:pPr>
          </w:p>
          <w:p w14:paraId="6D77362D" w14:textId="77777777" w:rsidR="00E552A6" w:rsidRPr="00464331" w:rsidRDefault="00E552A6" w:rsidP="00464331">
            <w:pPr>
              <w:rPr>
                <w:rFonts w:ascii="Calibri" w:hAnsi="Calibri" w:cs="Calibri"/>
                <w:sz w:val="17"/>
                <w:szCs w:val="17"/>
              </w:rPr>
            </w:pPr>
            <w:r w:rsidRPr="00464331">
              <w:rPr>
                <w:rFonts w:ascii="Calibri" w:hAnsi="Calibri" w:cs="Calibri"/>
                <w:i/>
                <w:sz w:val="17"/>
                <w:szCs w:val="17"/>
                <w:lang w:eastAsia="en-GB"/>
              </w:rPr>
              <w:t>Replace the examples below with items commonly consumed in the survey area(s).</w:t>
            </w:r>
          </w:p>
        </w:tc>
        <w:tc>
          <w:tcPr>
            <w:tcW w:w="0" w:type="auto"/>
            <w:vMerge w:val="restart"/>
            <w:shd w:val="clear" w:color="auto" w:fill="D9D9D9"/>
          </w:tcPr>
          <w:p w14:paraId="11663C69" w14:textId="77777777" w:rsidR="00E552A6" w:rsidRPr="00464331" w:rsidRDefault="00E552A6" w:rsidP="00464331">
            <w:pPr>
              <w:rPr>
                <w:rFonts w:ascii="Calibri" w:hAnsi="Calibri" w:cs="Calibri"/>
                <w:b/>
                <w:sz w:val="17"/>
                <w:szCs w:val="17"/>
              </w:rPr>
            </w:pPr>
            <w:r w:rsidRPr="00464331">
              <w:rPr>
                <w:rFonts w:ascii="Calibri" w:hAnsi="Calibri" w:cs="Calibri"/>
                <w:b/>
                <w:sz w:val="17"/>
                <w:szCs w:val="17"/>
              </w:rPr>
              <w:t>Variable name</w:t>
            </w:r>
          </w:p>
        </w:tc>
        <w:tc>
          <w:tcPr>
            <w:tcW w:w="0" w:type="auto"/>
            <w:gridSpan w:val="2"/>
            <w:shd w:val="clear" w:color="auto" w:fill="D9D9D9"/>
          </w:tcPr>
          <w:p w14:paraId="22667ED5" w14:textId="77777777" w:rsidR="00E552A6" w:rsidRPr="00464331" w:rsidRDefault="00E552A6" w:rsidP="00D55CE3">
            <w:pPr>
              <w:rPr>
                <w:rFonts w:ascii="Calibri" w:hAnsi="Calibri" w:cs="Calibri"/>
                <w:sz w:val="17"/>
                <w:szCs w:val="17"/>
              </w:rPr>
            </w:pPr>
            <w:r w:rsidRPr="00464331">
              <w:rPr>
                <w:rFonts w:ascii="Calibri" w:hAnsi="Calibri" w:cs="Calibri"/>
                <w:sz w:val="17"/>
                <w:szCs w:val="17"/>
              </w:rPr>
              <w:t xml:space="preserve">Did your household </w:t>
            </w:r>
            <w:r w:rsidRPr="00464331">
              <w:rPr>
                <w:rFonts w:ascii="Calibri" w:hAnsi="Calibri" w:cs="Calibri"/>
                <w:b/>
                <w:bCs/>
                <w:sz w:val="17"/>
                <w:szCs w:val="17"/>
                <w:u w:val="single"/>
              </w:rPr>
              <w:t>have any expenses</w:t>
            </w:r>
            <w:r w:rsidRPr="00464331">
              <w:rPr>
                <w:rFonts w:ascii="Calibri" w:hAnsi="Calibri" w:cs="Calibri"/>
                <w:sz w:val="17"/>
                <w:szCs w:val="17"/>
              </w:rPr>
              <w:t xml:space="preserve"> for [item] in the </w:t>
            </w:r>
            <w:r w:rsidRPr="00464331">
              <w:rPr>
                <w:rFonts w:ascii="Calibri" w:hAnsi="Calibri" w:cs="Calibri"/>
                <w:b/>
                <w:bCs/>
                <w:sz w:val="17"/>
                <w:szCs w:val="17"/>
              </w:rPr>
              <w:t>last 6 months</w:t>
            </w:r>
            <w:r w:rsidRPr="00464331">
              <w:rPr>
                <w:rFonts w:ascii="Calibri" w:hAnsi="Calibri" w:cs="Calibri"/>
                <w:sz w:val="17"/>
                <w:szCs w:val="17"/>
              </w:rPr>
              <w:t>?</w:t>
            </w:r>
          </w:p>
          <w:p w14:paraId="511C7E08" w14:textId="77777777" w:rsidR="00E552A6" w:rsidRDefault="00E552A6" w:rsidP="00464331">
            <w:pPr>
              <w:rPr>
                <w:rFonts w:ascii="Calibri" w:hAnsi="Calibri" w:cs="Calibri"/>
                <w:i/>
                <w:iCs/>
                <w:sz w:val="17"/>
                <w:szCs w:val="17"/>
              </w:rPr>
            </w:pPr>
          </w:p>
          <w:p w14:paraId="4D1BCBC7" w14:textId="77777777" w:rsidR="00E552A6" w:rsidRDefault="00E552A6" w:rsidP="00464331">
            <w:pPr>
              <w:rPr>
                <w:rFonts w:ascii="Calibri" w:hAnsi="Calibri" w:cs="Calibri"/>
                <w:i/>
                <w:iCs/>
                <w:sz w:val="17"/>
                <w:szCs w:val="17"/>
              </w:rPr>
            </w:pPr>
          </w:p>
          <w:p w14:paraId="3E656716" w14:textId="77777777" w:rsidR="00E552A6" w:rsidRPr="00464331" w:rsidRDefault="00E552A6" w:rsidP="00464331">
            <w:pPr>
              <w:rPr>
                <w:rFonts w:ascii="Calibri" w:hAnsi="Calibri" w:cs="Calibri"/>
                <w:i/>
                <w:iCs/>
                <w:sz w:val="17"/>
                <w:szCs w:val="17"/>
              </w:rPr>
            </w:pPr>
            <w:r w:rsidRPr="00464331">
              <w:rPr>
                <w:rFonts w:ascii="Calibri" w:hAnsi="Calibri" w:cs="Calibri"/>
                <w:i/>
                <w:iCs/>
                <w:sz w:val="17"/>
                <w:szCs w:val="17"/>
              </w:rPr>
              <w:t>If yes, please estimate the total amount spent in cash</w:t>
            </w:r>
            <w:r w:rsidRPr="00464331">
              <w:rPr>
                <w:rFonts w:ascii="Calibri" w:hAnsi="Calibri" w:cs="Calibri"/>
                <w:i/>
                <w:iCs/>
                <w:sz w:val="17"/>
                <w:szCs w:val="17"/>
                <w:vertAlign w:val="superscript"/>
              </w:rPr>
              <w:footnoteReference w:id="8"/>
            </w:r>
            <w:r w:rsidRPr="00464331">
              <w:rPr>
                <w:rFonts w:ascii="Calibri" w:hAnsi="Calibri" w:cs="Calibri"/>
                <w:i/>
                <w:iCs/>
                <w:sz w:val="17"/>
                <w:szCs w:val="17"/>
              </w:rPr>
              <w:t xml:space="preserve"> and/or credit. </w:t>
            </w:r>
          </w:p>
          <w:p w14:paraId="13D0BF6B" w14:textId="77777777" w:rsidR="00E552A6" w:rsidRPr="00464331" w:rsidRDefault="00E552A6" w:rsidP="00464331">
            <w:pPr>
              <w:rPr>
                <w:rFonts w:ascii="Calibri" w:hAnsi="Calibri" w:cs="Calibri"/>
                <w:sz w:val="17"/>
                <w:szCs w:val="17"/>
              </w:rPr>
            </w:pPr>
          </w:p>
        </w:tc>
        <w:tc>
          <w:tcPr>
            <w:tcW w:w="0" w:type="auto"/>
            <w:gridSpan w:val="2"/>
            <w:tcBorders>
              <w:right w:val="single" w:sz="4" w:space="0" w:color="auto"/>
            </w:tcBorders>
            <w:shd w:val="clear" w:color="auto" w:fill="D9D9D9"/>
          </w:tcPr>
          <w:p w14:paraId="4A4C25A4" w14:textId="77777777" w:rsidR="00E552A6" w:rsidRPr="00464331" w:rsidRDefault="00E552A6" w:rsidP="00464331">
            <w:pPr>
              <w:autoSpaceDE w:val="0"/>
              <w:autoSpaceDN w:val="0"/>
              <w:adjustRightInd w:val="0"/>
              <w:rPr>
                <w:rFonts w:ascii="Calibri" w:eastAsia="Times New Roman" w:hAnsi="Calibri" w:cs="Calibri"/>
                <w:color w:val="000000"/>
                <w:sz w:val="17"/>
                <w:szCs w:val="17"/>
              </w:rPr>
            </w:pPr>
            <w:r w:rsidRPr="00464331">
              <w:rPr>
                <w:rFonts w:ascii="Calibri" w:eastAsia="Times New Roman" w:hAnsi="Calibri" w:cs="Calibri"/>
                <w:color w:val="000000"/>
                <w:sz w:val="17"/>
                <w:szCs w:val="17"/>
              </w:rPr>
              <w:t xml:space="preserve">In the </w:t>
            </w:r>
            <w:r w:rsidRPr="00464331">
              <w:rPr>
                <w:rFonts w:ascii="Calibri" w:eastAsia="Times New Roman" w:hAnsi="Calibri" w:cs="Calibri"/>
                <w:b/>
                <w:bCs/>
                <w:color w:val="000000"/>
                <w:sz w:val="17"/>
                <w:szCs w:val="17"/>
              </w:rPr>
              <w:t>last 6 months</w:t>
            </w:r>
            <w:r w:rsidRPr="00464331">
              <w:rPr>
                <w:rFonts w:ascii="Calibri" w:eastAsia="Times New Roman" w:hAnsi="Calibri" w:cs="Calibri"/>
                <w:color w:val="000000"/>
                <w:sz w:val="17"/>
                <w:szCs w:val="17"/>
              </w:rPr>
              <w:t>, did your household receive any [item]</w:t>
            </w:r>
            <w:r w:rsidRPr="00464331">
              <w:rPr>
                <w:rFonts w:ascii="Calibri" w:eastAsia="Times New Roman" w:hAnsi="Calibri" w:cs="Calibri"/>
                <w:b/>
                <w:color w:val="000000"/>
                <w:sz w:val="17"/>
                <w:szCs w:val="17"/>
              </w:rPr>
              <w:t xml:space="preserve"> </w:t>
            </w:r>
            <w:r w:rsidRPr="00464331">
              <w:rPr>
                <w:rFonts w:ascii="Calibri" w:eastAsia="Times New Roman" w:hAnsi="Calibri" w:cs="Calibri"/>
                <w:b/>
                <w:color w:val="000000"/>
                <w:sz w:val="17"/>
                <w:szCs w:val="17"/>
                <w:u w:val="single"/>
              </w:rPr>
              <w:t>from in-kind gifts and/or assistance</w:t>
            </w:r>
            <w:r w:rsidRPr="00464331">
              <w:rPr>
                <w:rFonts w:ascii="Calibri" w:eastAsia="Times New Roman" w:hAnsi="Calibri" w:cs="Calibri"/>
                <w:b/>
                <w:color w:val="000000"/>
                <w:sz w:val="17"/>
                <w:szCs w:val="17"/>
                <w:u w:val="single"/>
                <w:vertAlign w:val="superscript"/>
              </w:rPr>
              <w:footnoteReference w:id="9"/>
            </w:r>
            <w:r w:rsidRPr="00464331">
              <w:rPr>
                <w:rFonts w:ascii="Calibri" w:eastAsia="Times New Roman" w:hAnsi="Calibri" w:cs="Calibri"/>
                <w:color w:val="000000"/>
                <w:sz w:val="17"/>
                <w:szCs w:val="17"/>
                <w:u w:val="single"/>
                <w:vertAlign w:val="superscript"/>
              </w:rPr>
              <w:footnoteReference w:id="10"/>
            </w:r>
            <w:r w:rsidRPr="00464331">
              <w:rPr>
                <w:rFonts w:ascii="Calibri" w:eastAsia="Times New Roman" w:hAnsi="Calibri" w:cs="Calibri"/>
                <w:color w:val="000000"/>
                <w:sz w:val="17"/>
                <w:szCs w:val="17"/>
                <w:u w:val="single"/>
              </w:rPr>
              <w:t>?</w:t>
            </w:r>
          </w:p>
          <w:p w14:paraId="664CE023" w14:textId="77777777" w:rsidR="00E552A6" w:rsidRPr="00464331" w:rsidRDefault="00E552A6" w:rsidP="00464331">
            <w:pPr>
              <w:autoSpaceDE w:val="0"/>
              <w:autoSpaceDN w:val="0"/>
              <w:adjustRightInd w:val="0"/>
              <w:rPr>
                <w:rFonts w:ascii="Calibri" w:eastAsia="Times New Roman" w:hAnsi="Calibri" w:cs="Calibri"/>
                <w:i/>
                <w:iCs/>
                <w:color w:val="000000"/>
                <w:sz w:val="17"/>
                <w:szCs w:val="17"/>
              </w:rPr>
            </w:pPr>
            <w:r w:rsidRPr="00464331">
              <w:rPr>
                <w:rFonts w:ascii="Calibri" w:eastAsia="Times New Roman" w:hAnsi="Calibri" w:cs="Calibri"/>
                <w:i/>
                <w:iCs/>
                <w:color w:val="000000"/>
                <w:sz w:val="17"/>
                <w:szCs w:val="17"/>
              </w:rPr>
              <w:t>If yes, please estimate the value from in-kind gifts or assistance.</w:t>
            </w:r>
          </w:p>
        </w:tc>
      </w:tr>
      <w:tr w:rsidR="00E552A6" w:rsidRPr="00464331" w14:paraId="2BCE48D3" w14:textId="77777777" w:rsidTr="00464331">
        <w:trPr>
          <w:trHeight w:val="404"/>
        </w:trPr>
        <w:tc>
          <w:tcPr>
            <w:tcW w:w="0" w:type="auto"/>
            <w:vMerge/>
          </w:tcPr>
          <w:p w14:paraId="057D605C" w14:textId="77777777" w:rsidR="00E552A6" w:rsidRPr="00464331" w:rsidRDefault="00E552A6" w:rsidP="00464331">
            <w:pPr>
              <w:rPr>
                <w:rFonts w:ascii="Calibri" w:hAnsi="Calibri" w:cs="Calibri"/>
                <w:sz w:val="17"/>
                <w:szCs w:val="17"/>
              </w:rPr>
            </w:pPr>
          </w:p>
        </w:tc>
        <w:tc>
          <w:tcPr>
            <w:tcW w:w="0" w:type="auto"/>
            <w:vMerge/>
          </w:tcPr>
          <w:p w14:paraId="35E64A8B" w14:textId="77777777" w:rsidR="00E552A6" w:rsidRPr="00464331" w:rsidRDefault="00E552A6" w:rsidP="00464331">
            <w:pPr>
              <w:rPr>
                <w:rFonts w:ascii="Calibri" w:hAnsi="Calibri" w:cs="Calibri"/>
                <w:sz w:val="17"/>
                <w:szCs w:val="17"/>
              </w:rPr>
            </w:pPr>
          </w:p>
        </w:tc>
        <w:tc>
          <w:tcPr>
            <w:tcW w:w="0" w:type="auto"/>
            <w:vMerge/>
            <w:shd w:val="clear" w:color="auto" w:fill="D9D9D9"/>
          </w:tcPr>
          <w:p w14:paraId="5EC674E9" w14:textId="77777777" w:rsidR="00E552A6" w:rsidRPr="00464331" w:rsidRDefault="00E552A6" w:rsidP="00464331">
            <w:pPr>
              <w:rPr>
                <w:rFonts w:ascii="Calibri" w:hAnsi="Calibri" w:cs="Calibri"/>
                <w:sz w:val="17"/>
                <w:szCs w:val="17"/>
              </w:rPr>
            </w:pPr>
          </w:p>
        </w:tc>
        <w:tc>
          <w:tcPr>
            <w:tcW w:w="0" w:type="auto"/>
            <w:vMerge/>
            <w:shd w:val="clear" w:color="auto" w:fill="D9D9D9"/>
          </w:tcPr>
          <w:p w14:paraId="7E7FF43E" w14:textId="77777777" w:rsidR="00E552A6" w:rsidRPr="00464331" w:rsidRDefault="00E552A6" w:rsidP="00464331">
            <w:pPr>
              <w:rPr>
                <w:rFonts w:ascii="Calibri" w:hAnsi="Calibri" w:cs="Calibri"/>
                <w:sz w:val="17"/>
                <w:szCs w:val="17"/>
              </w:rPr>
            </w:pPr>
          </w:p>
        </w:tc>
        <w:tc>
          <w:tcPr>
            <w:tcW w:w="0" w:type="auto"/>
            <w:shd w:val="clear" w:color="auto" w:fill="D9D9D9"/>
            <w:vAlign w:val="center"/>
          </w:tcPr>
          <w:p w14:paraId="3051B5BA" w14:textId="77777777" w:rsidR="00E552A6" w:rsidRPr="00A035AE" w:rsidRDefault="00E552A6" w:rsidP="00464331">
            <w:pPr>
              <w:jc w:val="center"/>
              <w:rPr>
                <w:rFonts w:ascii="Calibri" w:hAnsi="Calibri" w:cs="Calibri"/>
                <w:bCs/>
                <w:sz w:val="17"/>
                <w:szCs w:val="17"/>
                <w:highlight w:val="yellow"/>
              </w:rPr>
            </w:pPr>
            <w:r w:rsidRPr="00A035AE">
              <w:rPr>
                <w:rFonts w:ascii="Calibri" w:hAnsi="Calibri" w:cs="Calibri"/>
                <w:bCs/>
                <w:sz w:val="17"/>
                <w:szCs w:val="17"/>
                <w:highlight w:val="yellow"/>
              </w:rPr>
              <w:t>cash</w:t>
            </w:r>
          </w:p>
          <w:p w14:paraId="49B57EC1" w14:textId="77777777" w:rsidR="00E552A6" w:rsidRPr="00A035AE" w:rsidRDefault="00E552A6" w:rsidP="00464331">
            <w:pPr>
              <w:jc w:val="center"/>
              <w:rPr>
                <w:rFonts w:ascii="Calibri" w:hAnsi="Calibri" w:cs="Calibri"/>
                <w:sz w:val="17"/>
                <w:szCs w:val="17"/>
                <w:highlight w:val="yellow"/>
              </w:rPr>
            </w:pPr>
            <w:r w:rsidRPr="00A035AE">
              <w:rPr>
                <w:rFonts w:ascii="Calibri" w:hAnsi="Calibri" w:cs="Calibri"/>
                <w:sz w:val="17"/>
                <w:szCs w:val="17"/>
                <w:highlight w:val="yellow"/>
              </w:rPr>
              <w:t>(</w:t>
            </w:r>
            <w:proofErr w:type="spellStart"/>
            <w:proofErr w:type="gramStart"/>
            <w:r w:rsidRPr="00A035AE">
              <w:rPr>
                <w:rFonts w:ascii="Calibri" w:hAnsi="Calibri" w:cs="Calibri"/>
                <w:sz w:val="17"/>
                <w:szCs w:val="17"/>
                <w:highlight w:val="yellow"/>
              </w:rPr>
              <w:t>curr</w:t>
            </w:r>
            <w:proofErr w:type="spellEnd"/>
            <w:proofErr w:type="gramEnd"/>
            <w:r w:rsidRPr="00A035AE">
              <w:rPr>
                <w:rFonts w:ascii="Calibri" w:hAnsi="Calibri" w:cs="Calibri"/>
                <w:sz w:val="17"/>
                <w:szCs w:val="17"/>
                <w:highlight w:val="yellow"/>
              </w:rPr>
              <w:t>.)</w:t>
            </w:r>
          </w:p>
        </w:tc>
        <w:tc>
          <w:tcPr>
            <w:tcW w:w="0" w:type="auto"/>
            <w:shd w:val="clear" w:color="auto" w:fill="D9D9D9"/>
            <w:vAlign w:val="center"/>
          </w:tcPr>
          <w:p w14:paraId="52CC9851" w14:textId="77777777" w:rsidR="00E552A6" w:rsidRPr="00A035AE" w:rsidRDefault="00E552A6" w:rsidP="00464331">
            <w:pPr>
              <w:jc w:val="center"/>
              <w:rPr>
                <w:rFonts w:ascii="Calibri" w:hAnsi="Calibri" w:cs="Calibri"/>
                <w:sz w:val="17"/>
                <w:szCs w:val="17"/>
                <w:highlight w:val="yellow"/>
              </w:rPr>
            </w:pPr>
            <w:r w:rsidRPr="00A035AE">
              <w:rPr>
                <w:rFonts w:ascii="Calibri" w:hAnsi="Calibri" w:cs="Calibri"/>
                <w:sz w:val="17"/>
                <w:szCs w:val="17"/>
                <w:highlight w:val="yellow"/>
              </w:rPr>
              <w:t>credit</w:t>
            </w:r>
          </w:p>
          <w:p w14:paraId="0DFC2BFA" w14:textId="77777777" w:rsidR="00E552A6" w:rsidRPr="00A035AE" w:rsidRDefault="00E552A6" w:rsidP="00464331">
            <w:pPr>
              <w:jc w:val="center"/>
              <w:rPr>
                <w:rFonts w:ascii="Calibri" w:hAnsi="Calibri" w:cs="Calibri"/>
                <w:sz w:val="17"/>
                <w:szCs w:val="17"/>
                <w:highlight w:val="yellow"/>
              </w:rPr>
            </w:pPr>
            <w:r w:rsidRPr="00A035AE">
              <w:rPr>
                <w:rFonts w:ascii="Calibri" w:hAnsi="Calibri" w:cs="Calibri"/>
                <w:bCs/>
                <w:sz w:val="17"/>
                <w:szCs w:val="17"/>
                <w:highlight w:val="yellow"/>
              </w:rPr>
              <w:t>(</w:t>
            </w:r>
            <w:proofErr w:type="spellStart"/>
            <w:proofErr w:type="gramStart"/>
            <w:r w:rsidRPr="00A035AE">
              <w:rPr>
                <w:rFonts w:ascii="Calibri" w:hAnsi="Calibri" w:cs="Calibri"/>
                <w:bCs/>
                <w:sz w:val="17"/>
                <w:szCs w:val="17"/>
                <w:highlight w:val="yellow"/>
              </w:rPr>
              <w:t>curr</w:t>
            </w:r>
            <w:proofErr w:type="spellEnd"/>
            <w:proofErr w:type="gramEnd"/>
            <w:r w:rsidRPr="00A035AE">
              <w:rPr>
                <w:rFonts w:ascii="Calibri" w:hAnsi="Calibri" w:cs="Calibri"/>
                <w:bCs/>
                <w:sz w:val="17"/>
                <w:szCs w:val="17"/>
                <w:highlight w:val="yellow"/>
              </w:rPr>
              <w:t>.)</w:t>
            </w:r>
          </w:p>
        </w:tc>
        <w:tc>
          <w:tcPr>
            <w:tcW w:w="0" w:type="auto"/>
            <w:gridSpan w:val="2"/>
            <w:tcBorders>
              <w:right w:val="single" w:sz="4" w:space="0" w:color="auto"/>
            </w:tcBorders>
            <w:shd w:val="clear" w:color="auto" w:fill="D9D9D9"/>
          </w:tcPr>
          <w:p w14:paraId="1E2FD36A"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w:t>
            </w:r>
            <w:proofErr w:type="spellStart"/>
            <w:proofErr w:type="gramStart"/>
            <w:r w:rsidRPr="00464331">
              <w:rPr>
                <w:rFonts w:ascii="Calibri" w:hAnsi="Calibri" w:cs="Calibri"/>
                <w:sz w:val="17"/>
                <w:szCs w:val="17"/>
              </w:rPr>
              <w:t>curr</w:t>
            </w:r>
            <w:proofErr w:type="spellEnd"/>
            <w:proofErr w:type="gramEnd"/>
            <w:r w:rsidRPr="00464331">
              <w:rPr>
                <w:rFonts w:ascii="Calibri" w:hAnsi="Calibri" w:cs="Calibri"/>
                <w:sz w:val="17"/>
                <w:szCs w:val="17"/>
              </w:rPr>
              <w:t>.)</w:t>
            </w:r>
          </w:p>
        </w:tc>
      </w:tr>
      <w:tr w:rsidR="00E552A6" w:rsidRPr="00464331" w14:paraId="7D6E10A3" w14:textId="77777777" w:rsidTr="00464331">
        <w:trPr>
          <w:trHeight w:val="129"/>
        </w:trPr>
        <w:tc>
          <w:tcPr>
            <w:tcW w:w="0" w:type="auto"/>
            <w:vMerge/>
          </w:tcPr>
          <w:p w14:paraId="23CC8CCA" w14:textId="77777777" w:rsidR="00E552A6" w:rsidRPr="00464331" w:rsidRDefault="00E552A6" w:rsidP="00464331">
            <w:pPr>
              <w:rPr>
                <w:rFonts w:ascii="Calibri" w:hAnsi="Calibri" w:cs="Calibri"/>
                <w:b/>
                <w:color w:val="FFFFFF"/>
                <w:sz w:val="17"/>
                <w:szCs w:val="17"/>
              </w:rPr>
            </w:pPr>
          </w:p>
        </w:tc>
        <w:tc>
          <w:tcPr>
            <w:tcW w:w="0" w:type="auto"/>
            <w:vMerge/>
          </w:tcPr>
          <w:p w14:paraId="7941D574" w14:textId="77777777" w:rsidR="00E552A6" w:rsidRPr="00464331" w:rsidRDefault="00E552A6" w:rsidP="00464331">
            <w:pPr>
              <w:rPr>
                <w:rFonts w:ascii="Calibri" w:hAnsi="Calibri" w:cs="Calibri"/>
                <w:b/>
                <w:color w:val="FFFFFF"/>
                <w:sz w:val="17"/>
                <w:szCs w:val="17"/>
              </w:rPr>
            </w:pPr>
          </w:p>
        </w:tc>
        <w:tc>
          <w:tcPr>
            <w:tcW w:w="0" w:type="auto"/>
            <w:vMerge/>
            <w:shd w:val="clear" w:color="auto" w:fill="D9D9D9"/>
            <w:vAlign w:val="bottom"/>
          </w:tcPr>
          <w:p w14:paraId="6DA6CC8F" w14:textId="77777777" w:rsidR="00E552A6" w:rsidRPr="00464331" w:rsidRDefault="00E552A6" w:rsidP="00464331">
            <w:pPr>
              <w:rPr>
                <w:rFonts w:ascii="Calibri" w:hAnsi="Calibri" w:cs="Calibri"/>
                <w:b/>
                <w:color w:val="FFFFFF"/>
                <w:sz w:val="17"/>
                <w:szCs w:val="17"/>
              </w:rPr>
            </w:pPr>
          </w:p>
        </w:tc>
        <w:tc>
          <w:tcPr>
            <w:tcW w:w="0" w:type="auto"/>
            <w:vMerge/>
            <w:shd w:val="clear" w:color="auto" w:fill="D9D9D9"/>
          </w:tcPr>
          <w:p w14:paraId="330268E2" w14:textId="77777777" w:rsidR="00E552A6" w:rsidRPr="00464331" w:rsidRDefault="00E552A6" w:rsidP="00464331">
            <w:pPr>
              <w:rPr>
                <w:rFonts w:ascii="Calibri" w:hAnsi="Calibri" w:cs="Calibri"/>
                <w:color w:val="FFFFFF"/>
                <w:sz w:val="17"/>
                <w:szCs w:val="17"/>
              </w:rPr>
            </w:pPr>
          </w:p>
        </w:tc>
        <w:tc>
          <w:tcPr>
            <w:tcW w:w="0" w:type="auto"/>
            <w:shd w:val="clear" w:color="auto" w:fill="D9D9D9"/>
            <w:vAlign w:val="center"/>
          </w:tcPr>
          <w:p w14:paraId="56CE08E9" w14:textId="77777777" w:rsidR="00E552A6" w:rsidRPr="00464331" w:rsidRDefault="00E552A6" w:rsidP="00464331">
            <w:pPr>
              <w:jc w:val="center"/>
              <w:rPr>
                <w:rFonts w:ascii="Calibri" w:hAnsi="Calibri" w:cs="Calibri"/>
                <w:sz w:val="17"/>
                <w:szCs w:val="17"/>
              </w:rPr>
            </w:pPr>
            <w:r w:rsidRPr="00464331">
              <w:rPr>
                <w:rFonts w:ascii="Calibri" w:hAnsi="Calibri" w:cs="Calibri"/>
                <w:b/>
                <w:bCs/>
                <w:sz w:val="17"/>
                <w:szCs w:val="17"/>
              </w:rPr>
              <w:t>_MN</w:t>
            </w:r>
          </w:p>
        </w:tc>
        <w:tc>
          <w:tcPr>
            <w:tcW w:w="0" w:type="auto"/>
            <w:shd w:val="clear" w:color="auto" w:fill="D9D9D9"/>
            <w:vAlign w:val="center"/>
          </w:tcPr>
          <w:p w14:paraId="3938B660" w14:textId="77777777" w:rsidR="00E552A6" w:rsidRPr="00464331" w:rsidRDefault="00E552A6" w:rsidP="00464331">
            <w:pPr>
              <w:jc w:val="center"/>
              <w:rPr>
                <w:rFonts w:ascii="Calibri" w:hAnsi="Calibri" w:cs="Calibri"/>
                <w:sz w:val="17"/>
                <w:szCs w:val="17"/>
              </w:rPr>
            </w:pPr>
            <w:r w:rsidRPr="00464331">
              <w:rPr>
                <w:rFonts w:ascii="Calibri" w:hAnsi="Calibri" w:cs="Calibri"/>
                <w:b/>
                <w:bCs/>
                <w:sz w:val="17"/>
                <w:szCs w:val="17"/>
              </w:rPr>
              <w:t>_CRD</w:t>
            </w:r>
          </w:p>
        </w:tc>
        <w:tc>
          <w:tcPr>
            <w:tcW w:w="0" w:type="auto"/>
            <w:gridSpan w:val="2"/>
            <w:tcBorders>
              <w:right w:val="single" w:sz="4" w:space="0" w:color="auto"/>
            </w:tcBorders>
            <w:shd w:val="clear" w:color="auto" w:fill="D9D9D9"/>
            <w:vAlign w:val="center"/>
          </w:tcPr>
          <w:p w14:paraId="4FB951A6" w14:textId="77777777" w:rsidR="00E552A6" w:rsidRPr="00464331" w:rsidRDefault="00E552A6" w:rsidP="00464331">
            <w:pPr>
              <w:jc w:val="center"/>
              <w:rPr>
                <w:rFonts w:ascii="Calibri" w:hAnsi="Calibri" w:cs="Calibri"/>
                <w:sz w:val="17"/>
                <w:szCs w:val="17"/>
              </w:rPr>
            </w:pPr>
            <w:r w:rsidRPr="00464331">
              <w:rPr>
                <w:rFonts w:ascii="Calibri" w:hAnsi="Calibri" w:cs="Calibri"/>
                <w:b/>
                <w:bCs/>
                <w:sz w:val="17"/>
                <w:szCs w:val="17"/>
              </w:rPr>
              <w:t>_</w:t>
            </w:r>
            <w:proofErr w:type="spellStart"/>
            <w:r w:rsidRPr="00464331">
              <w:rPr>
                <w:rFonts w:ascii="Calibri" w:hAnsi="Calibri" w:cs="Calibri"/>
                <w:b/>
                <w:bCs/>
                <w:sz w:val="17"/>
                <w:szCs w:val="17"/>
              </w:rPr>
              <w:t>GiftAid</w:t>
            </w:r>
            <w:proofErr w:type="spellEnd"/>
          </w:p>
        </w:tc>
      </w:tr>
      <w:tr w:rsidR="00E552A6" w:rsidRPr="00464331" w14:paraId="7CF8BB90" w14:textId="77777777" w:rsidTr="00464331">
        <w:trPr>
          <w:trHeight w:val="129"/>
        </w:trPr>
        <w:tc>
          <w:tcPr>
            <w:tcW w:w="0" w:type="auto"/>
            <w:shd w:val="clear" w:color="auto" w:fill="262626"/>
            <w:vAlign w:val="center"/>
          </w:tcPr>
          <w:p w14:paraId="02813375" w14:textId="77777777" w:rsidR="00E552A6" w:rsidRPr="00464331" w:rsidRDefault="00E552A6" w:rsidP="00464331">
            <w:pPr>
              <w:jc w:val="center"/>
              <w:rPr>
                <w:rFonts w:ascii="Calibri" w:hAnsi="Calibri" w:cs="Calibri"/>
                <w:b/>
                <w:color w:val="FFFFFF"/>
                <w:sz w:val="17"/>
                <w:szCs w:val="17"/>
              </w:rPr>
            </w:pPr>
          </w:p>
        </w:tc>
        <w:tc>
          <w:tcPr>
            <w:tcW w:w="0" w:type="auto"/>
            <w:shd w:val="clear" w:color="auto" w:fill="262626"/>
            <w:vAlign w:val="center"/>
          </w:tcPr>
          <w:p w14:paraId="319FB4E5" w14:textId="77777777" w:rsidR="00E552A6" w:rsidRPr="00464331" w:rsidRDefault="00E552A6" w:rsidP="00464331">
            <w:pPr>
              <w:jc w:val="center"/>
              <w:rPr>
                <w:rFonts w:ascii="Calibri" w:hAnsi="Calibri" w:cs="Calibri"/>
                <w:b/>
                <w:color w:val="FFFFFF"/>
                <w:sz w:val="17"/>
                <w:szCs w:val="17"/>
              </w:rPr>
            </w:pPr>
            <w:r w:rsidRPr="00464331">
              <w:rPr>
                <w:rFonts w:ascii="Calibri" w:hAnsi="Calibri" w:cs="Calibri"/>
                <w:b/>
                <w:color w:val="FFFFFF"/>
                <w:sz w:val="17"/>
                <w:szCs w:val="17"/>
              </w:rPr>
              <w:t>Non- food items (6 months)</w:t>
            </w:r>
            <w:r w:rsidRPr="00464331">
              <w:rPr>
                <w:rFonts w:ascii="Calibri" w:hAnsi="Calibri" w:cs="Calibri"/>
                <w:b/>
                <w:bCs/>
                <w:color w:val="FFFFFF"/>
                <w:sz w:val="17"/>
                <w:szCs w:val="17"/>
              </w:rPr>
              <w:t xml:space="preserve"> </w:t>
            </w:r>
            <w:r w:rsidRPr="00464331">
              <w:rPr>
                <w:rFonts w:ascii="Calibri" w:hAnsi="Calibri" w:cs="Calibri"/>
                <w:b/>
                <w:bCs/>
                <w:color w:val="FFFFFF"/>
                <w:sz w:val="17"/>
                <w:szCs w:val="17"/>
                <w:vertAlign w:val="superscript"/>
              </w:rPr>
              <w:footnoteReference w:id="11"/>
            </w:r>
          </w:p>
        </w:tc>
        <w:tc>
          <w:tcPr>
            <w:tcW w:w="0" w:type="auto"/>
            <w:shd w:val="clear" w:color="auto" w:fill="262626"/>
            <w:vAlign w:val="center"/>
          </w:tcPr>
          <w:p w14:paraId="56EB812C" w14:textId="77777777" w:rsidR="00E552A6" w:rsidRPr="00464331" w:rsidRDefault="00E552A6" w:rsidP="00464331">
            <w:pPr>
              <w:jc w:val="center"/>
              <w:rPr>
                <w:rFonts w:ascii="Calibri" w:hAnsi="Calibri" w:cs="Calibri"/>
                <w:b/>
                <w:color w:val="FFFFFF"/>
                <w:sz w:val="17"/>
                <w:szCs w:val="17"/>
              </w:rPr>
            </w:pPr>
          </w:p>
        </w:tc>
        <w:tc>
          <w:tcPr>
            <w:tcW w:w="0" w:type="auto"/>
            <w:shd w:val="clear" w:color="auto" w:fill="262626"/>
            <w:vAlign w:val="center"/>
          </w:tcPr>
          <w:p w14:paraId="23C74682" w14:textId="77777777" w:rsidR="00E552A6" w:rsidRPr="00464331" w:rsidRDefault="00E552A6" w:rsidP="00464331">
            <w:pPr>
              <w:jc w:val="center"/>
              <w:rPr>
                <w:rFonts w:ascii="Calibri" w:hAnsi="Calibri" w:cs="Calibri"/>
                <w:b/>
                <w:sz w:val="17"/>
                <w:szCs w:val="17"/>
              </w:rPr>
            </w:pPr>
            <w:r w:rsidRPr="00464331">
              <w:rPr>
                <w:rFonts w:ascii="Calibri" w:hAnsi="Calibri" w:cs="Calibri"/>
                <w:b/>
                <w:color w:val="FFFFFF"/>
                <w:sz w:val="17"/>
                <w:szCs w:val="17"/>
              </w:rPr>
              <w:t>_6M</w:t>
            </w:r>
          </w:p>
        </w:tc>
        <w:tc>
          <w:tcPr>
            <w:tcW w:w="0" w:type="auto"/>
            <w:shd w:val="clear" w:color="auto" w:fill="262626"/>
            <w:vAlign w:val="center"/>
          </w:tcPr>
          <w:p w14:paraId="30684DAE" w14:textId="77777777" w:rsidR="00E552A6" w:rsidRPr="00464331" w:rsidRDefault="00E552A6" w:rsidP="00464331">
            <w:pPr>
              <w:jc w:val="center"/>
              <w:rPr>
                <w:rFonts w:ascii="Calibri" w:hAnsi="Calibri" w:cs="Calibri"/>
                <w:sz w:val="17"/>
                <w:szCs w:val="17"/>
              </w:rPr>
            </w:pPr>
            <w:r w:rsidRPr="00464331">
              <w:rPr>
                <w:rFonts w:ascii="Calibri" w:hAnsi="Calibri" w:cs="Calibri"/>
                <w:b/>
                <w:bCs/>
                <w:sz w:val="17"/>
                <w:szCs w:val="17"/>
              </w:rPr>
              <w:t>_MN</w:t>
            </w:r>
          </w:p>
        </w:tc>
        <w:tc>
          <w:tcPr>
            <w:tcW w:w="0" w:type="auto"/>
            <w:shd w:val="clear" w:color="auto" w:fill="262626"/>
            <w:vAlign w:val="center"/>
          </w:tcPr>
          <w:p w14:paraId="2C78D737" w14:textId="77777777" w:rsidR="00E552A6" w:rsidRPr="00464331" w:rsidRDefault="00E552A6" w:rsidP="00464331">
            <w:pPr>
              <w:jc w:val="center"/>
              <w:rPr>
                <w:rFonts w:ascii="Calibri" w:hAnsi="Calibri" w:cs="Calibri"/>
                <w:sz w:val="17"/>
                <w:szCs w:val="17"/>
              </w:rPr>
            </w:pPr>
            <w:r w:rsidRPr="00464331">
              <w:rPr>
                <w:rFonts w:ascii="Calibri" w:hAnsi="Calibri" w:cs="Calibri"/>
                <w:b/>
                <w:bCs/>
                <w:sz w:val="17"/>
                <w:szCs w:val="17"/>
              </w:rPr>
              <w:t>_CRD</w:t>
            </w:r>
          </w:p>
        </w:tc>
        <w:tc>
          <w:tcPr>
            <w:tcW w:w="0" w:type="auto"/>
            <w:shd w:val="clear" w:color="auto" w:fill="262626"/>
            <w:vAlign w:val="center"/>
          </w:tcPr>
          <w:p w14:paraId="32E52C01" w14:textId="77777777" w:rsidR="00E552A6" w:rsidRPr="00464331" w:rsidRDefault="00E552A6" w:rsidP="00464331">
            <w:pPr>
              <w:jc w:val="center"/>
              <w:rPr>
                <w:rFonts w:ascii="Calibri" w:hAnsi="Calibri" w:cs="Calibri"/>
                <w:sz w:val="17"/>
                <w:szCs w:val="17"/>
              </w:rPr>
            </w:pPr>
            <w:r w:rsidRPr="00464331">
              <w:rPr>
                <w:rFonts w:ascii="Calibri" w:hAnsi="Calibri" w:cs="Calibri"/>
                <w:b/>
                <w:bCs/>
                <w:sz w:val="17"/>
                <w:szCs w:val="17"/>
              </w:rPr>
              <w:t>_</w:t>
            </w:r>
            <w:proofErr w:type="spellStart"/>
            <w:r w:rsidRPr="00464331">
              <w:rPr>
                <w:rFonts w:ascii="Calibri" w:hAnsi="Calibri" w:cs="Calibri"/>
                <w:b/>
                <w:bCs/>
                <w:sz w:val="17"/>
                <w:szCs w:val="17"/>
              </w:rPr>
              <w:t>GiftAid</w:t>
            </w:r>
            <w:proofErr w:type="spellEnd"/>
          </w:p>
        </w:tc>
        <w:tc>
          <w:tcPr>
            <w:tcW w:w="0" w:type="auto"/>
            <w:tcBorders>
              <w:right w:val="single" w:sz="4" w:space="0" w:color="auto"/>
            </w:tcBorders>
            <w:shd w:val="clear" w:color="auto" w:fill="262626"/>
          </w:tcPr>
          <w:p w14:paraId="1CD5DFBB" w14:textId="77777777" w:rsidR="00E552A6" w:rsidRPr="00464331" w:rsidRDefault="00E552A6" w:rsidP="00464331">
            <w:pPr>
              <w:rPr>
                <w:rFonts w:ascii="Calibri" w:hAnsi="Calibri" w:cs="Calibri"/>
                <w:sz w:val="17"/>
                <w:szCs w:val="17"/>
              </w:rPr>
            </w:pPr>
          </w:p>
        </w:tc>
      </w:tr>
      <w:tr w:rsidR="00E552A6" w:rsidRPr="00464331" w14:paraId="1DCA00BB" w14:textId="77777777" w:rsidTr="00464331">
        <w:trPr>
          <w:trHeight w:val="129"/>
        </w:trPr>
        <w:tc>
          <w:tcPr>
            <w:tcW w:w="0" w:type="auto"/>
            <w:shd w:val="clear" w:color="auto" w:fill="595959"/>
          </w:tcPr>
          <w:p w14:paraId="6D4070EE"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tcPr>
          <w:p w14:paraId="5C3950C5"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color w:val="FFFFFF"/>
                <w:sz w:val="17"/>
                <w:szCs w:val="17"/>
                <w:lang w:eastAsia="en-GB"/>
              </w:rPr>
              <w:t>Health</w:t>
            </w:r>
          </w:p>
        </w:tc>
        <w:tc>
          <w:tcPr>
            <w:tcW w:w="0" w:type="auto"/>
            <w:shd w:val="clear" w:color="auto" w:fill="595959"/>
          </w:tcPr>
          <w:p w14:paraId="1DDC8E94"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tcPr>
          <w:p w14:paraId="315684A8"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vAlign w:val="center"/>
          </w:tcPr>
          <w:p w14:paraId="313EFCFC" w14:textId="77777777" w:rsidR="00E552A6" w:rsidRPr="00464331" w:rsidRDefault="00E552A6" w:rsidP="00464331">
            <w:pPr>
              <w:jc w:val="center"/>
              <w:rPr>
                <w:rFonts w:ascii="Calibri" w:hAnsi="Calibri" w:cs="Calibri"/>
                <w:sz w:val="17"/>
                <w:szCs w:val="17"/>
              </w:rPr>
            </w:pPr>
          </w:p>
        </w:tc>
        <w:tc>
          <w:tcPr>
            <w:tcW w:w="0" w:type="auto"/>
            <w:shd w:val="clear" w:color="auto" w:fill="595959"/>
            <w:vAlign w:val="center"/>
          </w:tcPr>
          <w:p w14:paraId="587C141B"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595959"/>
            <w:vAlign w:val="center"/>
          </w:tcPr>
          <w:p w14:paraId="2B1C315E" w14:textId="77777777" w:rsidR="00E552A6" w:rsidRPr="00464331" w:rsidRDefault="00E552A6" w:rsidP="00464331">
            <w:pPr>
              <w:jc w:val="center"/>
              <w:rPr>
                <w:rFonts w:ascii="Calibri" w:hAnsi="Calibri" w:cs="Calibri"/>
                <w:sz w:val="17"/>
                <w:szCs w:val="17"/>
              </w:rPr>
            </w:pPr>
          </w:p>
        </w:tc>
      </w:tr>
      <w:tr w:rsidR="00E552A6" w:rsidRPr="00464331" w14:paraId="57670F5A" w14:textId="77777777" w:rsidTr="00901335">
        <w:trPr>
          <w:trHeight w:val="129"/>
        </w:trPr>
        <w:tc>
          <w:tcPr>
            <w:tcW w:w="0" w:type="auto"/>
          </w:tcPr>
          <w:p w14:paraId="698AC03A" w14:textId="77777777" w:rsidR="00E552A6" w:rsidRPr="00464331" w:rsidRDefault="00E552A6" w:rsidP="00464331">
            <w:pPr>
              <w:rPr>
                <w:rFonts w:ascii="Calibri" w:hAnsi="Calibri" w:cs="Calibri"/>
                <w:sz w:val="17"/>
                <w:szCs w:val="17"/>
              </w:rPr>
            </w:pPr>
            <w:r w:rsidRPr="00464331">
              <w:rPr>
                <w:rFonts w:ascii="Calibri" w:eastAsia="Times New Roman" w:hAnsi="Calibri" w:cs="Calibri"/>
                <w:sz w:val="17"/>
                <w:szCs w:val="17"/>
                <w:lang w:eastAsia="en-GB"/>
              </w:rPr>
              <w:t>1</w:t>
            </w:r>
          </w:p>
        </w:tc>
        <w:tc>
          <w:tcPr>
            <w:tcW w:w="0" w:type="auto"/>
          </w:tcPr>
          <w:p w14:paraId="0AFD570D"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Health services</w:t>
            </w:r>
          </w:p>
        </w:tc>
        <w:tc>
          <w:tcPr>
            <w:tcW w:w="0" w:type="auto"/>
          </w:tcPr>
          <w:p w14:paraId="3401495E" w14:textId="77777777" w:rsidR="00E552A6" w:rsidRPr="00464331" w:rsidRDefault="00E552A6" w:rsidP="00464331">
            <w:pPr>
              <w:rPr>
                <w:rFonts w:ascii="Calibri" w:hAnsi="Calibri" w:cs="Calibri"/>
                <w:sz w:val="17"/>
                <w:szCs w:val="17"/>
              </w:rPr>
            </w:pPr>
            <w:r w:rsidRPr="00464331">
              <w:rPr>
                <w:rFonts w:ascii="Calibri" w:eastAsia="Times New Roman" w:hAnsi="Calibri" w:cs="Calibri"/>
                <w:sz w:val="17"/>
                <w:szCs w:val="17"/>
                <w:lang w:eastAsia="en-GB"/>
              </w:rPr>
              <w:t>Outpatient and hospital services</w:t>
            </w:r>
          </w:p>
        </w:tc>
        <w:tc>
          <w:tcPr>
            <w:tcW w:w="0" w:type="auto"/>
          </w:tcPr>
          <w:p w14:paraId="3068651B" w14:textId="77777777" w:rsidR="00E552A6" w:rsidRPr="00464331" w:rsidRDefault="00E552A6" w:rsidP="00464331">
            <w:pPr>
              <w:rPr>
                <w:rFonts w:ascii="Calibri" w:eastAsia="Times New Roman" w:hAnsi="Calibri" w:cs="Calibri"/>
                <w:sz w:val="17"/>
                <w:szCs w:val="17"/>
                <w:lang w:eastAsia="en-GB"/>
              </w:rPr>
            </w:pPr>
            <w:proofErr w:type="spellStart"/>
            <w:r w:rsidRPr="00464331">
              <w:rPr>
                <w:rFonts w:ascii="Calibri" w:eastAsia="Times New Roman" w:hAnsi="Calibri" w:cs="Calibri"/>
                <w:sz w:val="17"/>
                <w:szCs w:val="17"/>
                <w:lang w:eastAsia="en-GB"/>
              </w:rPr>
              <w:t>HHExpNFMedServ</w:t>
            </w:r>
            <w:proofErr w:type="spellEnd"/>
          </w:p>
        </w:tc>
        <w:tc>
          <w:tcPr>
            <w:tcW w:w="0" w:type="auto"/>
            <w:vAlign w:val="center"/>
          </w:tcPr>
          <w:p w14:paraId="5DAA7FB2"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vAlign w:val="center"/>
          </w:tcPr>
          <w:p w14:paraId="70F1C18D"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gridSpan w:val="2"/>
            <w:tcBorders>
              <w:right w:val="single" w:sz="4" w:space="0" w:color="auto"/>
            </w:tcBorders>
            <w:vAlign w:val="center"/>
          </w:tcPr>
          <w:p w14:paraId="059B4207"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r>
      <w:tr w:rsidR="00E552A6" w:rsidRPr="00464331" w14:paraId="26801C94" w14:textId="77777777" w:rsidTr="00901335">
        <w:trPr>
          <w:trHeight w:val="153"/>
        </w:trPr>
        <w:tc>
          <w:tcPr>
            <w:tcW w:w="0" w:type="auto"/>
          </w:tcPr>
          <w:p w14:paraId="27C4D29A"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2</w:t>
            </w:r>
          </w:p>
        </w:tc>
        <w:tc>
          <w:tcPr>
            <w:tcW w:w="0" w:type="auto"/>
          </w:tcPr>
          <w:p w14:paraId="44D02ECB"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Medicines &amp; Health products</w:t>
            </w:r>
          </w:p>
        </w:tc>
        <w:tc>
          <w:tcPr>
            <w:tcW w:w="0" w:type="auto"/>
          </w:tcPr>
          <w:p w14:paraId="019FFB37"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Medicine, other medical products, medical equipment</w:t>
            </w:r>
          </w:p>
        </w:tc>
        <w:tc>
          <w:tcPr>
            <w:tcW w:w="0" w:type="auto"/>
          </w:tcPr>
          <w:p w14:paraId="71751BCF" w14:textId="77777777" w:rsidR="00E552A6" w:rsidRPr="00464331" w:rsidRDefault="00E552A6" w:rsidP="00464331">
            <w:pPr>
              <w:rPr>
                <w:rFonts w:ascii="Calibri" w:eastAsia="Times New Roman" w:hAnsi="Calibri" w:cs="Calibri"/>
                <w:sz w:val="17"/>
                <w:szCs w:val="17"/>
                <w:lang w:eastAsia="en-GB"/>
              </w:rPr>
            </w:pPr>
            <w:proofErr w:type="spellStart"/>
            <w:r w:rsidRPr="00464331">
              <w:rPr>
                <w:rFonts w:ascii="Calibri" w:eastAsia="Times New Roman" w:hAnsi="Calibri" w:cs="Calibri"/>
                <w:sz w:val="17"/>
                <w:szCs w:val="17"/>
                <w:lang w:eastAsia="en-GB"/>
              </w:rPr>
              <w:t>HHExpNFMedGood</w:t>
            </w:r>
            <w:proofErr w:type="spellEnd"/>
          </w:p>
        </w:tc>
        <w:tc>
          <w:tcPr>
            <w:tcW w:w="0" w:type="auto"/>
            <w:vAlign w:val="center"/>
          </w:tcPr>
          <w:p w14:paraId="2EFED00E"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vAlign w:val="center"/>
          </w:tcPr>
          <w:p w14:paraId="00808567"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gridSpan w:val="2"/>
            <w:tcBorders>
              <w:right w:val="single" w:sz="4" w:space="0" w:color="auto"/>
            </w:tcBorders>
            <w:vAlign w:val="center"/>
          </w:tcPr>
          <w:p w14:paraId="5D8A6B80"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r>
      <w:tr w:rsidR="00E552A6" w:rsidRPr="00464331" w14:paraId="2EC7E8B4" w14:textId="77777777" w:rsidTr="00464331">
        <w:trPr>
          <w:trHeight w:val="129"/>
        </w:trPr>
        <w:tc>
          <w:tcPr>
            <w:tcW w:w="0" w:type="auto"/>
            <w:shd w:val="clear" w:color="auto" w:fill="595959"/>
          </w:tcPr>
          <w:p w14:paraId="1BD51F9A"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tcPr>
          <w:p w14:paraId="5A2A1582"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color w:val="FFFFFF"/>
                <w:sz w:val="17"/>
                <w:szCs w:val="17"/>
                <w:lang w:eastAsia="en-GB"/>
              </w:rPr>
              <w:t>Clothing</w:t>
            </w:r>
          </w:p>
        </w:tc>
        <w:tc>
          <w:tcPr>
            <w:tcW w:w="0" w:type="auto"/>
            <w:shd w:val="clear" w:color="auto" w:fill="595959"/>
          </w:tcPr>
          <w:p w14:paraId="1B880FC5"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tcPr>
          <w:p w14:paraId="4DD1AF7D"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vAlign w:val="center"/>
          </w:tcPr>
          <w:p w14:paraId="1F54C77C" w14:textId="77777777" w:rsidR="00E552A6" w:rsidRPr="00464331" w:rsidRDefault="00E552A6" w:rsidP="00464331">
            <w:pPr>
              <w:jc w:val="center"/>
              <w:rPr>
                <w:rFonts w:ascii="Calibri" w:hAnsi="Calibri" w:cs="Calibri"/>
                <w:sz w:val="17"/>
                <w:szCs w:val="17"/>
              </w:rPr>
            </w:pPr>
          </w:p>
        </w:tc>
        <w:tc>
          <w:tcPr>
            <w:tcW w:w="0" w:type="auto"/>
            <w:shd w:val="clear" w:color="auto" w:fill="595959"/>
            <w:vAlign w:val="center"/>
          </w:tcPr>
          <w:p w14:paraId="12759926"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595959"/>
            <w:vAlign w:val="center"/>
          </w:tcPr>
          <w:p w14:paraId="4480F20A" w14:textId="77777777" w:rsidR="00E552A6" w:rsidRPr="00464331" w:rsidRDefault="00E552A6" w:rsidP="00464331">
            <w:pPr>
              <w:jc w:val="center"/>
              <w:rPr>
                <w:rFonts w:ascii="Calibri" w:hAnsi="Calibri" w:cs="Calibri"/>
                <w:sz w:val="17"/>
                <w:szCs w:val="17"/>
              </w:rPr>
            </w:pPr>
          </w:p>
        </w:tc>
      </w:tr>
      <w:tr w:rsidR="00E552A6" w:rsidRPr="00464331" w14:paraId="2E707C31" w14:textId="77777777" w:rsidTr="00901335">
        <w:trPr>
          <w:trHeight w:val="129"/>
        </w:trPr>
        <w:tc>
          <w:tcPr>
            <w:tcW w:w="0" w:type="auto"/>
          </w:tcPr>
          <w:p w14:paraId="463710E4" w14:textId="77777777" w:rsidR="00E552A6" w:rsidRPr="00464331" w:rsidRDefault="00E552A6" w:rsidP="00464331">
            <w:pPr>
              <w:rPr>
                <w:rFonts w:ascii="Calibri" w:hAnsi="Calibri" w:cs="Calibri"/>
                <w:sz w:val="17"/>
                <w:szCs w:val="17"/>
              </w:rPr>
            </w:pPr>
            <w:r w:rsidRPr="00464331">
              <w:rPr>
                <w:rFonts w:ascii="Calibri" w:eastAsia="Times New Roman" w:hAnsi="Calibri" w:cs="Calibri"/>
                <w:sz w:val="17"/>
                <w:szCs w:val="17"/>
                <w:lang w:eastAsia="en-GB"/>
              </w:rPr>
              <w:t>3 </w:t>
            </w:r>
          </w:p>
        </w:tc>
        <w:tc>
          <w:tcPr>
            <w:tcW w:w="0" w:type="auto"/>
          </w:tcPr>
          <w:p w14:paraId="498FC9F4"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Clothing and footwear</w:t>
            </w:r>
          </w:p>
        </w:tc>
        <w:tc>
          <w:tcPr>
            <w:tcW w:w="0" w:type="auto"/>
          </w:tcPr>
          <w:p w14:paraId="2C43684A" w14:textId="77777777" w:rsidR="00E552A6" w:rsidRPr="00464331" w:rsidRDefault="00E552A6" w:rsidP="00464331">
            <w:pPr>
              <w:rPr>
                <w:rFonts w:ascii="Calibri" w:hAnsi="Calibri" w:cs="Calibri"/>
                <w:sz w:val="17"/>
                <w:szCs w:val="17"/>
              </w:rPr>
            </w:pPr>
            <w:r w:rsidRPr="00464331">
              <w:rPr>
                <w:rFonts w:ascii="Calibri" w:eastAsia="Times New Roman" w:hAnsi="Calibri" w:cs="Calibri"/>
                <w:sz w:val="17"/>
                <w:szCs w:val="17"/>
                <w:lang w:eastAsia="en-GB"/>
              </w:rPr>
              <w:t>Clothing, shoes (purchase and repair) – school uniforms excluded</w:t>
            </w:r>
          </w:p>
        </w:tc>
        <w:tc>
          <w:tcPr>
            <w:tcW w:w="0" w:type="auto"/>
          </w:tcPr>
          <w:p w14:paraId="31049FC6" w14:textId="77777777" w:rsidR="00E552A6" w:rsidRPr="00464331" w:rsidRDefault="00E552A6" w:rsidP="00464331">
            <w:pPr>
              <w:rPr>
                <w:rFonts w:ascii="Calibri" w:eastAsia="Times New Roman" w:hAnsi="Calibri" w:cs="Calibri"/>
                <w:sz w:val="17"/>
                <w:szCs w:val="17"/>
                <w:lang w:eastAsia="en-GB"/>
              </w:rPr>
            </w:pPr>
            <w:proofErr w:type="spellStart"/>
            <w:r w:rsidRPr="00464331">
              <w:rPr>
                <w:rFonts w:ascii="Calibri" w:eastAsia="Times New Roman" w:hAnsi="Calibri" w:cs="Calibri"/>
                <w:sz w:val="17"/>
                <w:szCs w:val="17"/>
                <w:lang w:eastAsia="en-GB"/>
              </w:rPr>
              <w:t>HHExpNFCloth</w:t>
            </w:r>
            <w:proofErr w:type="spellEnd"/>
          </w:p>
        </w:tc>
        <w:tc>
          <w:tcPr>
            <w:tcW w:w="0" w:type="auto"/>
            <w:vAlign w:val="center"/>
          </w:tcPr>
          <w:p w14:paraId="4C596D89"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vAlign w:val="center"/>
          </w:tcPr>
          <w:p w14:paraId="1DCC0BB2"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gridSpan w:val="2"/>
            <w:tcBorders>
              <w:right w:val="single" w:sz="4" w:space="0" w:color="auto"/>
            </w:tcBorders>
            <w:vAlign w:val="center"/>
          </w:tcPr>
          <w:p w14:paraId="37E966DC"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r>
      <w:tr w:rsidR="00E552A6" w:rsidRPr="00464331" w14:paraId="381405BC" w14:textId="77777777" w:rsidTr="00464331">
        <w:trPr>
          <w:trHeight w:val="70"/>
        </w:trPr>
        <w:tc>
          <w:tcPr>
            <w:tcW w:w="0" w:type="auto"/>
            <w:shd w:val="clear" w:color="auto" w:fill="595959"/>
          </w:tcPr>
          <w:p w14:paraId="2C591E19"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tcPr>
          <w:p w14:paraId="71E464B2"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color w:val="FFFFFF"/>
                <w:sz w:val="17"/>
                <w:szCs w:val="17"/>
                <w:lang w:eastAsia="en-GB"/>
              </w:rPr>
              <w:t xml:space="preserve">Education </w:t>
            </w:r>
          </w:p>
        </w:tc>
        <w:tc>
          <w:tcPr>
            <w:tcW w:w="0" w:type="auto"/>
            <w:shd w:val="clear" w:color="auto" w:fill="595959"/>
          </w:tcPr>
          <w:p w14:paraId="61F7E2AB"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tcPr>
          <w:p w14:paraId="7DBFAA6F"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vAlign w:val="center"/>
          </w:tcPr>
          <w:p w14:paraId="6E8A6E5E" w14:textId="77777777" w:rsidR="00E552A6" w:rsidRPr="00464331" w:rsidRDefault="00E552A6" w:rsidP="00464331">
            <w:pPr>
              <w:jc w:val="center"/>
              <w:rPr>
                <w:rFonts w:ascii="Calibri" w:hAnsi="Calibri" w:cs="Calibri"/>
                <w:sz w:val="17"/>
                <w:szCs w:val="17"/>
              </w:rPr>
            </w:pPr>
          </w:p>
        </w:tc>
        <w:tc>
          <w:tcPr>
            <w:tcW w:w="0" w:type="auto"/>
            <w:shd w:val="clear" w:color="auto" w:fill="595959"/>
            <w:vAlign w:val="center"/>
          </w:tcPr>
          <w:p w14:paraId="4FB90BFA"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595959"/>
            <w:vAlign w:val="center"/>
          </w:tcPr>
          <w:p w14:paraId="090D4B2B" w14:textId="77777777" w:rsidR="00E552A6" w:rsidRPr="00464331" w:rsidRDefault="00E552A6" w:rsidP="00464331">
            <w:pPr>
              <w:jc w:val="center"/>
              <w:rPr>
                <w:rFonts w:ascii="Calibri" w:hAnsi="Calibri" w:cs="Calibri"/>
                <w:sz w:val="17"/>
                <w:szCs w:val="17"/>
              </w:rPr>
            </w:pPr>
          </w:p>
        </w:tc>
      </w:tr>
      <w:tr w:rsidR="00E552A6" w:rsidRPr="00464331" w14:paraId="6199F06A" w14:textId="77777777" w:rsidTr="00901335">
        <w:trPr>
          <w:trHeight w:val="60"/>
        </w:trPr>
        <w:tc>
          <w:tcPr>
            <w:tcW w:w="0" w:type="auto"/>
          </w:tcPr>
          <w:p w14:paraId="732CDC87"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4</w:t>
            </w:r>
          </w:p>
        </w:tc>
        <w:tc>
          <w:tcPr>
            <w:tcW w:w="0" w:type="auto"/>
          </w:tcPr>
          <w:p w14:paraId="1B152214"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Education services</w:t>
            </w:r>
          </w:p>
        </w:tc>
        <w:tc>
          <w:tcPr>
            <w:tcW w:w="0" w:type="auto"/>
          </w:tcPr>
          <w:p w14:paraId="14C916A3"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Tuitions fees</w:t>
            </w:r>
          </w:p>
        </w:tc>
        <w:tc>
          <w:tcPr>
            <w:tcW w:w="0" w:type="auto"/>
          </w:tcPr>
          <w:p w14:paraId="017615A1" w14:textId="77777777" w:rsidR="00E552A6" w:rsidRPr="00464331" w:rsidRDefault="00E552A6" w:rsidP="00464331">
            <w:pPr>
              <w:rPr>
                <w:rFonts w:ascii="Calibri" w:eastAsia="Times New Roman" w:hAnsi="Calibri" w:cs="Calibri"/>
                <w:sz w:val="17"/>
                <w:szCs w:val="17"/>
                <w:lang w:eastAsia="en-GB"/>
              </w:rPr>
            </w:pPr>
            <w:proofErr w:type="spellStart"/>
            <w:r w:rsidRPr="00464331">
              <w:rPr>
                <w:rFonts w:ascii="Calibri" w:eastAsia="Times New Roman" w:hAnsi="Calibri" w:cs="Calibri"/>
                <w:sz w:val="17"/>
                <w:szCs w:val="17"/>
                <w:lang w:eastAsia="en-GB"/>
              </w:rPr>
              <w:t>HHExpNFEduFee</w:t>
            </w:r>
            <w:proofErr w:type="spellEnd"/>
          </w:p>
        </w:tc>
        <w:tc>
          <w:tcPr>
            <w:tcW w:w="0" w:type="auto"/>
            <w:vAlign w:val="center"/>
          </w:tcPr>
          <w:p w14:paraId="6C024613"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vAlign w:val="center"/>
          </w:tcPr>
          <w:p w14:paraId="2E474006"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gridSpan w:val="2"/>
            <w:tcBorders>
              <w:right w:val="single" w:sz="4" w:space="0" w:color="auto"/>
            </w:tcBorders>
            <w:vAlign w:val="center"/>
          </w:tcPr>
          <w:p w14:paraId="7E7004D0"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r>
      <w:tr w:rsidR="00E552A6" w:rsidRPr="00464331" w14:paraId="27AC52F8" w14:textId="77777777" w:rsidTr="00901335">
        <w:trPr>
          <w:trHeight w:val="60"/>
        </w:trPr>
        <w:tc>
          <w:tcPr>
            <w:tcW w:w="0" w:type="auto"/>
          </w:tcPr>
          <w:p w14:paraId="69A90153"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5</w:t>
            </w:r>
          </w:p>
        </w:tc>
        <w:tc>
          <w:tcPr>
            <w:tcW w:w="0" w:type="auto"/>
          </w:tcPr>
          <w:p w14:paraId="13A4BFCC"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Education goods</w:t>
            </w:r>
          </w:p>
        </w:tc>
        <w:tc>
          <w:tcPr>
            <w:tcW w:w="0" w:type="auto"/>
          </w:tcPr>
          <w:p w14:paraId="325EA524" w14:textId="77777777" w:rsidR="00E552A6" w:rsidRPr="00464331" w:rsidRDefault="00E552A6" w:rsidP="00464331">
            <w:pPr>
              <w:rPr>
                <w:rFonts w:ascii="Calibri" w:eastAsia="Times New Roman" w:hAnsi="Calibri" w:cs="Calibri"/>
                <w:sz w:val="17"/>
                <w:szCs w:val="17"/>
                <w:lang w:eastAsia="en-GB"/>
              </w:rPr>
            </w:pPr>
            <w:r w:rsidRPr="00464331">
              <w:rPr>
                <w:rFonts w:ascii="Calibri" w:hAnsi="Calibri" w:cs="Calibri"/>
                <w:sz w:val="17"/>
                <w:szCs w:val="17"/>
              </w:rPr>
              <w:t>Other education costs (u</w:t>
            </w:r>
            <w:r w:rsidRPr="00464331">
              <w:rPr>
                <w:rFonts w:ascii="Calibri" w:eastAsia="Times New Roman" w:hAnsi="Calibri" w:cs="Calibri"/>
                <w:sz w:val="17"/>
                <w:szCs w:val="17"/>
                <w:lang w:eastAsia="en-GB"/>
              </w:rPr>
              <w:t>niform, school materials, transport)</w:t>
            </w:r>
          </w:p>
        </w:tc>
        <w:tc>
          <w:tcPr>
            <w:tcW w:w="0" w:type="auto"/>
          </w:tcPr>
          <w:p w14:paraId="73F21A1C" w14:textId="77777777" w:rsidR="00E552A6" w:rsidRPr="00464331" w:rsidRDefault="00E552A6" w:rsidP="00464331">
            <w:pPr>
              <w:rPr>
                <w:rFonts w:ascii="Calibri" w:eastAsia="Times New Roman" w:hAnsi="Calibri" w:cs="Calibri"/>
                <w:sz w:val="17"/>
                <w:szCs w:val="17"/>
                <w:lang w:eastAsia="en-GB"/>
              </w:rPr>
            </w:pPr>
            <w:proofErr w:type="spellStart"/>
            <w:r w:rsidRPr="00464331">
              <w:rPr>
                <w:rFonts w:ascii="Calibri" w:eastAsia="Times New Roman" w:hAnsi="Calibri" w:cs="Calibri"/>
                <w:sz w:val="17"/>
                <w:szCs w:val="17"/>
                <w:lang w:eastAsia="en-GB"/>
              </w:rPr>
              <w:t>HHExpNFEduGood</w:t>
            </w:r>
            <w:proofErr w:type="spellEnd"/>
          </w:p>
        </w:tc>
        <w:tc>
          <w:tcPr>
            <w:tcW w:w="0" w:type="auto"/>
            <w:vAlign w:val="center"/>
          </w:tcPr>
          <w:p w14:paraId="29A74D47"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vAlign w:val="center"/>
          </w:tcPr>
          <w:p w14:paraId="124C780F"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gridSpan w:val="2"/>
            <w:tcBorders>
              <w:right w:val="single" w:sz="4" w:space="0" w:color="auto"/>
            </w:tcBorders>
            <w:vAlign w:val="center"/>
          </w:tcPr>
          <w:p w14:paraId="1AA69412"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r>
      <w:tr w:rsidR="00E552A6" w:rsidRPr="00464331" w14:paraId="42D3E20C" w14:textId="77777777" w:rsidTr="00464331">
        <w:trPr>
          <w:trHeight w:val="129"/>
        </w:trPr>
        <w:tc>
          <w:tcPr>
            <w:tcW w:w="0" w:type="auto"/>
            <w:shd w:val="clear" w:color="auto" w:fill="595959"/>
          </w:tcPr>
          <w:p w14:paraId="18F7B835" w14:textId="77777777" w:rsidR="00E552A6" w:rsidRPr="00464331" w:rsidRDefault="00E552A6" w:rsidP="00464331">
            <w:pPr>
              <w:rPr>
                <w:rFonts w:ascii="Calibri" w:eastAsia="Times New Roman" w:hAnsi="Calibri" w:cs="Calibri"/>
                <w:sz w:val="17"/>
                <w:szCs w:val="17"/>
                <w:lang w:eastAsia="en-GB"/>
              </w:rPr>
            </w:pPr>
            <w:bookmarkStart w:id="526" w:name="_Hlk55825729"/>
          </w:p>
        </w:tc>
        <w:tc>
          <w:tcPr>
            <w:tcW w:w="0" w:type="auto"/>
            <w:shd w:val="clear" w:color="auto" w:fill="595959"/>
          </w:tcPr>
          <w:p w14:paraId="726280FF"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color w:val="FFFFFF"/>
                <w:sz w:val="17"/>
                <w:szCs w:val="17"/>
                <w:lang w:eastAsia="en-GB"/>
              </w:rPr>
              <w:t>Housing</w:t>
            </w:r>
          </w:p>
        </w:tc>
        <w:tc>
          <w:tcPr>
            <w:tcW w:w="0" w:type="auto"/>
            <w:shd w:val="clear" w:color="auto" w:fill="595959"/>
          </w:tcPr>
          <w:p w14:paraId="47FBBC3C"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tcPr>
          <w:p w14:paraId="1F711E8B"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vAlign w:val="center"/>
          </w:tcPr>
          <w:p w14:paraId="07E1BE4B" w14:textId="77777777" w:rsidR="00E552A6" w:rsidRPr="00464331" w:rsidRDefault="00E552A6" w:rsidP="00464331">
            <w:pPr>
              <w:jc w:val="center"/>
              <w:rPr>
                <w:rFonts w:ascii="Calibri" w:hAnsi="Calibri" w:cs="Calibri"/>
                <w:sz w:val="17"/>
                <w:szCs w:val="17"/>
              </w:rPr>
            </w:pPr>
          </w:p>
        </w:tc>
        <w:tc>
          <w:tcPr>
            <w:tcW w:w="0" w:type="auto"/>
            <w:shd w:val="clear" w:color="auto" w:fill="595959"/>
            <w:vAlign w:val="center"/>
          </w:tcPr>
          <w:p w14:paraId="7A4DF7FE"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595959"/>
            <w:vAlign w:val="center"/>
          </w:tcPr>
          <w:p w14:paraId="1C2FC6AF" w14:textId="77777777" w:rsidR="00E552A6" w:rsidRPr="00464331" w:rsidRDefault="00E552A6" w:rsidP="00464331">
            <w:pPr>
              <w:jc w:val="center"/>
              <w:rPr>
                <w:rFonts w:ascii="Calibri" w:hAnsi="Calibri" w:cs="Calibri"/>
                <w:sz w:val="17"/>
                <w:szCs w:val="17"/>
              </w:rPr>
            </w:pPr>
          </w:p>
        </w:tc>
      </w:tr>
      <w:bookmarkEnd w:id="526"/>
      <w:tr w:rsidR="00E552A6" w:rsidRPr="00464331" w14:paraId="712BC26A" w14:textId="77777777" w:rsidTr="00901335">
        <w:trPr>
          <w:trHeight w:val="129"/>
        </w:trPr>
        <w:tc>
          <w:tcPr>
            <w:tcW w:w="0" w:type="auto"/>
          </w:tcPr>
          <w:p w14:paraId="5593BBA0" w14:textId="77777777" w:rsidR="00E552A6" w:rsidRPr="00464331" w:rsidRDefault="00E552A6" w:rsidP="00464331">
            <w:pPr>
              <w:rPr>
                <w:rFonts w:ascii="Calibri" w:hAnsi="Calibri" w:cs="Calibri"/>
                <w:sz w:val="17"/>
                <w:szCs w:val="17"/>
              </w:rPr>
            </w:pPr>
            <w:r w:rsidRPr="00464331">
              <w:rPr>
                <w:rFonts w:ascii="Calibri" w:eastAsia="Times New Roman" w:hAnsi="Calibri" w:cs="Calibri"/>
                <w:sz w:val="17"/>
                <w:szCs w:val="17"/>
                <w:lang w:eastAsia="en-GB"/>
              </w:rPr>
              <w:t>6</w:t>
            </w:r>
          </w:p>
        </w:tc>
        <w:tc>
          <w:tcPr>
            <w:tcW w:w="0" w:type="auto"/>
          </w:tcPr>
          <w:p w14:paraId="1F91DE17"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 xml:space="preserve">Rent </w:t>
            </w:r>
          </w:p>
        </w:tc>
        <w:tc>
          <w:tcPr>
            <w:tcW w:w="0" w:type="auto"/>
          </w:tcPr>
          <w:p w14:paraId="3A01E096" w14:textId="77777777" w:rsidR="00E552A6" w:rsidRPr="00464331" w:rsidRDefault="00E552A6" w:rsidP="00464331">
            <w:pPr>
              <w:rPr>
                <w:rFonts w:ascii="Calibri" w:hAnsi="Calibri" w:cs="Calibri"/>
                <w:sz w:val="17"/>
                <w:szCs w:val="17"/>
              </w:rPr>
            </w:pPr>
            <w:r w:rsidRPr="00464331">
              <w:rPr>
                <w:rFonts w:ascii="Calibri" w:eastAsia="Times New Roman" w:hAnsi="Calibri" w:cs="Calibri"/>
                <w:sz w:val="17"/>
                <w:szCs w:val="17"/>
                <w:lang w:eastAsia="en-GB"/>
              </w:rPr>
              <w:t>Actual rent for housing</w:t>
            </w:r>
          </w:p>
        </w:tc>
        <w:tc>
          <w:tcPr>
            <w:tcW w:w="0" w:type="auto"/>
          </w:tcPr>
          <w:p w14:paraId="7511B839" w14:textId="77777777" w:rsidR="00E552A6" w:rsidRPr="00464331" w:rsidRDefault="00E552A6" w:rsidP="00464331">
            <w:pPr>
              <w:rPr>
                <w:rFonts w:ascii="Calibri" w:eastAsia="Times New Roman" w:hAnsi="Calibri" w:cs="Calibri"/>
                <w:sz w:val="17"/>
                <w:szCs w:val="17"/>
                <w:lang w:eastAsia="en-GB"/>
              </w:rPr>
            </w:pPr>
            <w:proofErr w:type="spellStart"/>
            <w:r w:rsidRPr="00464331">
              <w:rPr>
                <w:rFonts w:ascii="Calibri" w:eastAsia="Times New Roman" w:hAnsi="Calibri" w:cs="Calibri"/>
                <w:sz w:val="17"/>
                <w:szCs w:val="17"/>
                <w:lang w:eastAsia="en-GB"/>
              </w:rPr>
              <w:t>HHExpNFRent</w:t>
            </w:r>
            <w:proofErr w:type="spellEnd"/>
          </w:p>
          <w:p w14:paraId="43D56BD3" w14:textId="77777777" w:rsidR="00E552A6" w:rsidRPr="00464331" w:rsidRDefault="00E552A6" w:rsidP="00464331">
            <w:pPr>
              <w:rPr>
                <w:rFonts w:ascii="Calibri" w:eastAsia="Times New Roman" w:hAnsi="Calibri" w:cs="Calibri"/>
                <w:sz w:val="17"/>
                <w:szCs w:val="17"/>
                <w:lang w:eastAsia="en-GB"/>
              </w:rPr>
            </w:pPr>
          </w:p>
        </w:tc>
        <w:tc>
          <w:tcPr>
            <w:tcW w:w="0" w:type="auto"/>
            <w:vAlign w:val="center"/>
          </w:tcPr>
          <w:p w14:paraId="3DFD338C"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vAlign w:val="center"/>
          </w:tcPr>
          <w:p w14:paraId="35AF4E36"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gridSpan w:val="2"/>
            <w:tcBorders>
              <w:right w:val="single" w:sz="4" w:space="0" w:color="auto"/>
            </w:tcBorders>
            <w:vAlign w:val="center"/>
          </w:tcPr>
          <w:p w14:paraId="21584AFB"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r>
      <w:tr w:rsidR="00E552A6" w:rsidRPr="00464331" w14:paraId="0547F1F2" w14:textId="77777777" w:rsidTr="00901335">
        <w:trPr>
          <w:trHeight w:val="129"/>
        </w:trPr>
        <w:tc>
          <w:tcPr>
            <w:tcW w:w="0" w:type="auto"/>
          </w:tcPr>
          <w:p w14:paraId="36CE4290"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7</w:t>
            </w:r>
          </w:p>
        </w:tc>
        <w:tc>
          <w:tcPr>
            <w:tcW w:w="0" w:type="auto"/>
          </w:tcPr>
          <w:p w14:paraId="21DC5113"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Household non-durable furniture and routine maintenance</w:t>
            </w:r>
          </w:p>
          <w:p w14:paraId="1C1F19AD" w14:textId="77777777" w:rsidR="00E552A6" w:rsidRPr="00464331" w:rsidRDefault="00E552A6" w:rsidP="00464331">
            <w:pPr>
              <w:rPr>
                <w:rFonts w:ascii="Calibri" w:eastAsia="Times New Roman" w:hAnsi="Calibri" w:cs="Calibri"/>
                <w:sz w:val="17"/>
                <w:szCs w:val="17"/>
                <w:highlight w:val="green"/>
                <w:lang w:eastAsia="en-GB"/>
              </w:rPr>
            </w:pPr>
          </w:p>
        </w:tc>
        <w:tc>
          <w:tcPr>
            <w:tcW w:w="0" w:type="auto"/>
          </w:tcPr>
          <w:p w14:paraId="7028B82B" w14:textId="77777777" w:rsidR="00E552A6" w:rsidRPr="00464331" w:rsidDel="002444FF"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Textiles, utensils, goods and services for household routine maintenance (do NOT include durable furniture, equipment and appliances)</w:t>
            </w:r>
          </w:p>
        </w:tc>
        <w:tc>
          <w:tcPr>
            <w:tcW w:w="0" w:type="auto"/>
          </w:tcPr>
          <w:p w14:paraId="652E3DE8" w14:textId="77777777" w:rsidR="00E552A6" w:rsidRPr="00464331" w:rsidRDefault="00E552A6" w:rsidP="00464331">
            <w:pPr>
              <w:rPr>
                <w:rFonts w:ascii="Calibri" w:eastAsia="Times New Roman" w:hAnsi="Calibri" w:cs="Calibri"/>
                <w:sz w:val="17"/>
                <w:szCs w:val="17"/>
                <w:lang w:eastAsia="en-GB"/>
              </w:rPr>
            </w:pPr>
            <w:proofErr w:type="spellStart"/>
            <w:r w:rsidRPr="00464331">
              <w:rPr>
                <w:rFonts w:ascii="Calibri" w:eastAsia="Times New Roman" w:hAnsi="Calibri" w:cs="Calibri"/>
                <w:sz w:val="17"/>
                <w:szCs w:val="17"/>
                <w:lang w:eastAsia="en-GB"/>
              </w:rPr>
              <w:t>HHExpNFHHSoft</w:t>
            </w:r>
            <w:proofErr w:type="spellEnd"/>
          </w:p>
        </w:tc>
        <w:tc>
          <w:tcPr>
            <w:tcW w:w="0" w:type="auto"/>
            <w:vAlign w:val="center"/>
          </w:tcPr>
          <w:p w14:paraId="295E85EE"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vAlign w:val="center"/>
          </w:tcPr>
          <w:p w14:paraId="2A44B47C"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gridSpan w:val="2"/>
            <w:tcBorders>
              <w:right w:val="single" w:sz="4" w:space="0" w:color="auto"/>
            </w:tcBorders>
            <w:vAlign w:val="center"/>
          </w:tcPr>
          <w:p w14:paraId="28CCB54A" w14:textId="77777777" w:rsidR="00E552A6" w:rsidRPr="00464331" w:rsidRDefault="00E552A6" w:rsidP="00464331">
            <w:pPr>
              <w:jc w:val="center"/>
              <w:rPr>
                <w:rFonts w:ascii="Calibri" w:hAnsi="Calibri" w:cs="Calibri"/>
                <w:sz w:val="17"/>
                <w:szCs w:val="17"/>
                <w:highlight w:val="green"/>
              </w:rPr>
            </w:pPr>
            <w:r w:rsidRPr="00464331">
              <w:rPr>
                <w:rFonts w:ascii="Calibri" w:hAnsi="Calibri" w:cs="Calibri"/>
                <w:sz w:val="17"/>
                <w:szCs w:val="17"/>
              </w:rPr>
              <w:t>|__|</w:t>
            </w:r>
          </w:p>
        </w:tc>
      </w:tr>
      <w:tr w:rsidR="00E552A6" w:rsidRPr="00464331" w14:paraId="1F1D6484" w14:textId="77777777" w:rsidTr="00464331">
        <w:trPr>
          <w:trHeight w:val="129"/>
        </w:trPr>
        <w:tc>
          <w:tcPr>
            <w:tcW w:w="0" w:type="auto"/>
            <w:shd w:val="clear" w:color="auto" w:fill="595959"/>
          </w:tcPr>
          <w:p w14:paraId="34198045" w14:textId="77777777" w:rsidR="00E552A6" w:rsidRPr="00464331" w:rsidRDefault="00E552A6" w:rsidP="00464331">
            <w:pPr>
              <w:rPr>
                <w:rFonts w:ascii="Calibri" w:hAnsi="Calibri" w:cs="Calibri"/>
                <w:sz w:val="17"/>
                <w:szCs w:val="17"/>
              </w:rPr>
            </w:pPr>
          </w:p>
        </w:tc>
        <w:tc>
          <w:tcPr>
            <w:tcW w:w="0" w:type="auto"/>
            <w:shd w:val="clear" w:color="auto" w:fill="595959"/>
          </w:tcPr>
          <w:p w14:paraId="515AA91D"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color w:val="FFFFFF"/>
                <w:sz w:val="17"/>
                <w:szCs w:val="17"/>
                <w:lang w:eastAsia="en-GB"/>
              </w:rPr>
              <w:t>Wealth</w:t>
            </w:r>
          </w:p>
        </w:tc>
        <w:tc>
          <w:tcPr>
            <w:tcW w:w="0" w:type="auto"/>
            <w:shd w:val="clear" w:color="auto" w:fill="595959"/>
            <w:vAlign w:val="bottom"/>
          </w:tcPr>
          <w:p w14:paraId="1E169368"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tcPr>
          <w:p w14:paraId="6321B666"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595959"/>
            <w:vAlign w:val="center"/>
          </w:tcPr>
          <w:p w14:paraId="283495BB" w14:textId="77777777" w:rsidR="00E552A6" w:rsidRPr="00464331" w:rsidRDefault="00E552A6" w:rsidP="00464331">
            <w:pPr>
              <w:jc w:val="center"/>
              <w:rPr>
                <w:rFonts w:ascii="Calibri" w:hAnsi="Calibri" w:cs="Calibri"/>
                <w:sz w:val="17"/>
                <w:szCs w:val="17"/>
              </w:rPr>
            </w:pPr>
          </w:p>
        </w:tc>
        <w:tc>
          <w:tcPr>
            <w:tcW w:w="0" w:type="auto"/>
            <w:shd w:val="clear" w:color="auto" w:fill="595959"/>
            <w:vAlign w:val="center"/>
          </w:tcPr>
          <w:p w14:paraId="0460ED85"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595959"/>
            <w:vAlign w:val="center"/>
          </w:tcPr>
          <w:p w14:paraId="1584BED7" w14:textId="77777777" w:rsidR="00E552A6" w:rsidRPr="00464331" w:rsidRDefault="00E552A6" w:rsidP="00464331">
            <w:pPr>
              <w:jc w:val="center"/>
              <w:rPr>
                <w:rFonts w:ascii="Calibri" w:hAnsi="Calibri" w:cs="Calibri"/>
                <w:sz w:val="17"/>
                <w:szCs w:val="17"/>
              </w:rPr>
            </w:pPr>
          </w:p>
        </w:tc>
      </w:tr>
      <w:tr w:rsidR="00E552A6" w:rsidRPr="00464331" w14:paraId="74CDE902" w14:textId="77777777" w:rsidTr="00464331">
        <w:trPr>
          <w:trHeight w:val="129"/>
        </w:trPr>
        <w:tc>
          <w:tcPr>
            <w:tcW w:w="0" w:type="auto"/>
            <w:shd w:val="clear" w:color="auto" w:fill="FFFFFF"/>
          </w:tcPr>
          <w:p w14:paraId="45A5E95B" w14:textId="77777777" w:rsidR="00E552A6" w:rsidRPr="00464331" w:rsidRDefault="00E552A6" w:rsidP="00464331">
            <w:pPr>
              <w:rPr>
                <w:rFonts w:ascii="Calibri" w:hAnsi="Calibri" w:cs="Calibri"/>
                <w:sz w:val="17"/>
                <w:szCs w:val="17"/>
              </w:rPr>
            </w:pPr>
            <w:r w:rsidRPr="00464331">
              <w:rPr>
                <w:rFonts w:ascii="Calibri" w:hAnsi="Calibri" w:cs="Calibri"/>
                <w:sz w:val="17"/>
                <w:szCs w:val="17"/>
              </w:rPr>
              <w:t>8</w:t>
            </w:r>
          </w:p>
        </w:tc>
        <w:tc>
          <w:tcPr>
            <w:tcW w:w="0" w:type="auto"/>
            <w:shd w:val="clear" w:color="auto" w:fill="FFFFFF"/>
          </w:tcPr>
          <w:p w14:paraId="08F613E4"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Savings</w:t>
            </w:r>
          </w:p>
        </w:tc>
        <w:tc>
          <w:tcPr>
            <w:tcW w:w="0" w:type="auto"/>
            <w:shd w:val="clear" w:color="auto" w:fill="FFFFFF"/>
            <w:vAlign w:val="bottom"/>
          </w:tcPr>
          <w:p w14:paraId="6365BE69" w14:textId="77777777" w:rsidR="00E552A6" w:rsidRPr="00464331" w:rsidRDefault="00E552A6" w:rsidP="00464331">
            <w:pPr>
              <w:rPr>
                <w:rFonts w:ascii="Calibri" w:hAnsi="Calibri" w:cs="Calibri"/>
                <w:sz w:val="17"/>
                <w:szCs w:val="17"/>
              </w:rPr>
            </w:pPr>
            <w:r w:rsidRPr="00464331">
              <w:rPr>
                <w:rFonts w:ascii="Calibri" w:eastAsia="Times New Roman" w:hAnsi="Calibri" w:cs="Calibri"/>
                <w:sz w:val="17"/>
                <w:szCs w:val="17"/>
                <w:lang w:eastAsia="en-GB"/>
              </w:rPr>
              <w:t>Cash saved</w:t>
            </w:r>
          </w:p>
        </w:tc>
        <w:tc>
          <w:tcPr>
            <w:tcW w:w="0" w:type="auto"/>
            <w:shd w:val="clear" w:color="auto" w:fill="FFFFFF"/>
          </w:tcPr>
          <w:p w14:paraId="51469EE8" w14:textId="77777777" w:rsidR="00E552A6" w:rsidRPr="00464331" w:rsidRDefault="00E552A6" w:rsidP="00464331">
            <w:pPr>
              <w:rPr>
                <w:rFonts w:ascii="Calibri" w:hAnsi="Calibri" w:cs="Calibri"/>
                <w:sz w:val="17"/>
                <w:szCs w:val="17"/>
              </w:rPr>
            </w:pPr>
            <w:proofErr w:type="spellStart"/>
            <w:r w:rsidRPr="00464331">
              <w:rPr>
                <w:rFonts w:ascii="Calibri" w:hAnsi="Calibri" w:cs="Calibri"/>
                <w:sz w:val="17"/>
                <w:szCs w:val="17"/>
              </w:rPr>
              <w:t>HHExpNFSav</w:t>
            </w:r>
            <w:proofErr w:type="spellEnd"/>
          </w:p>
        </w:tc>
        <w:tc>
          <w:tcPr>
            <w:tcW w:w="0" w:type="auto"/>
            <w:shd w:val="clear" w:color="auto" w:fill="FFFFFF"/>
            <w:vAlign w:val="center"/>
          </w:tcPr>
          <w:p w14:paraId="612C3378"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shd w:val="clear" w:color="auto" w:fill="FFFFFF"/>
            <w:vAlign w:val="center"/>
          </w:tcPr>
          <w:p w14:paraId="77BF5F6D" w14:textId="77777777" w:rsidR="00E552A6" w:rsidRPr="00464331" w:rsidRDefault="00E552A6" w:rsidP="00464331">
            <w:pPr>
              <w:rPr>
                <w:rFonts w:ascii="Calibri" w:hAnsi="Calibri" w:cs="Calibri"/>
                <w:sz w:val="17"/>
                <w:szCs w:val="17"/>
              </w:rPr>
            </w:pPr>
          </w:p>
        </w:tc>
        <w:tc>
          <w:tcPr>
            <w:tcW w:w="0" w:type="auto"/>
            <w:gridSpan w:val="2"/>
            <w:tcBorders>
              <w:right w:val="single" w:sz="4" w:space="0" w:color="auto"/>
            </w:tcBorders>
            <w:shd w:val="clear" w:color="auto" w:fill="FFFFFF"/>
            <w:vAlign w:val="center"/>
          </w:tcPr>
          <w:p w14:paraId="03BCDAD4"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r>
      <w:tr w:rsidR="00E552A6" w:rsidRPr="00464331" w14:paraId="5977F9E7" w14:textId="77777777" w:rsidTr="00464331">
        <w:trPr>
          <w:trHeight w:val="129"/>
        </w:trPr>
        <w:tc>
          <w:tcPr>
            <w:tcW w:w="0" w:type="auto"/>
            <w:shd w:val="clear" w:color="auto" w:fill="FFFFFF"/>
          </w:tcPr>
          <w:p w14:paraId="1A70E02C" w14:textId="77777777" w:rsidR="00E552A6" w:rsidRPr="00464331" w:rsidRDefault="00E552A6" w:rsidP="00464331">
            <w:pPr>
              <w:rPr>
                <w:rFonts w:ascii="Calibri" w:hAnsi="Calibri" w:cs="Calibri"/>
                <w:sz w:val="17"/>
                <w:szCs w:val="17"/>
              </w:rPr>
            </w:pPr>
            <w:r w:rsidRPr="00464331">
              <w:rPr>
                <w:rFonts w:ascii="Calibri" w:hAnsi="Calibri" w:cs="Calibri"/>
                <w:sz w:val="17"/>
                <w:szCs w:val="17"/>
              </w:rPr>
              <w:t>9</w:t>
            </w:r>
          </w:p>
        </w:tc>
        <w:tc>
          <w:tcPr>
            <w:tcW w:w="0" w:type="auto"/>
            <w:shd w:val="clear" w:color="auto" w:fill="FFFFFF"/>
          </w:tcPr>
          <w:p w14:paraId="7754C7EE"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 xml:space="preserve">Debt repayment </w:t>
            </w:r>
          </w:p>
        </w:tc>
        <w:tc>
          <w:tcPr>
            <w:tcW w:w="0" w:type="auto"/>
            <w:shd w:val="clear" w:color="auto" w:fill="FFFFFF"/>
            <w:vAlign w:val="bottom"/>
          </w:tcPr>
          <w:p w14:paraId="0A86EE66" w14:textId="77777777" w:rsidR="00E552A6" w:rsidRPr="00464331" w:rsidRDefault="00E552A6" w:rsidP="00464331">
            <w:pPr>
              <w:rPr>
                <w:rFonts w:ascii="Calibri" w:hAnsi="Calibri" w:cs="Calibri"/>
                <w:sz w:val="17"/>
                <w:szCs w:val="17"/>
              </w:rPr>
            </w:pPr>
            <w:r w:rsidRPr="00464331">
              <w:rPr>
                <w:rFonts w:ascii="Calibri" w:eastAsia="Times New Roman" w:hAnsi="Calibri" w:cs="Calibri"/>
                <w:sz w:val="17"/>
                <w:szCs w:val="17"/>
                <w:lang w:eastAsia="en-GB"/>
              </w:rPr>
              <w:t>Debt repayment</w:t>
            </w:r>
          </w:p>
        </w:tc>
        <w:tc>
          <w:tcPr>
            <w:tcW w:w="0" w:type="auto"/>
            <w:shd w:val="clear" w:color="auto" w:fill="FFFFFF"/>
          </w:tcPr>
          <w:p w14:paraId="7574791F" w14:textId="77777777" w:rsidR="00E552A6" w:rsidRPr="00464331" w:rsidRDefault="00E552A6" w:rsidP="00464331">
            <w:pPr>
              <w:rPr>
                <w:rFonts w:ascii="Calibri" w:hAnsi="Calibri" w:cs="Calibri"/>
                <w:sz w:val="17"/>
                <w:szCs w:val="17"/>
              </w:rPr>
            </w:pPr>
            <w:proofErr w:type="spellStart"/>
            <w:r w:rsidRPr="00464331">
              <w:rPr>
                <w:rFonts w:ascii="Calibri" w:hAnsi="Calibri" w:cs="Calibri"/>
                <w:sz w:val="17"/>
                <w:szCs w:val="17"/>
              </w:rPr>
              <w:t>HHExpNFDebt</w:t>
            </w:r>
            <w:proofErr w:type="spellEnd"/>
          </w:p>
        </w:tc>
        <w:tc>
          <w:tcPr>
            <w:tcW w:w="0" w:type="auto"/>
            <w:shd w:val="clear" w:color="auto" w:fill="FFFFFF"/>
            <w:vAlign w:val="center"/>
          </w:tcPr>
          <w:p w14:paraId="0A7D4830"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shd w:val="clear" w:color="auto" w:fill="FFFFFF"/>
            <w:vAlign w:val="center"/>
          </w:tcPr>
          <w:p w14:paraId="034709D8"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gridSpan w:val="2"/>
            <w:tcBorders>
              <w:right w:val="single" w:sz="4" w:space="0" w:color="auto"/>
            </w:tcBorders>
            <w:shd w:val="clear" w:color="auto" w:fill="FFFFFF"/>
            <w:vAlign w:val="center"/>
          </w:tcPr>
          <w:p w14:paraId="575163FB"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r>
      <w:tr w:rsidR="00E552A6" w:rsidRPr="00464331" w14:paraId="6B6E3C8E" w14:textId="77777777" w:rsidTr="00464331">
        <w:trPr>
          <w:trHeight w:val="129"/>
        </w:trPr>
        <w:tc>
          <w:tcPr>
            <w:tcW w:w="0" w:type="auto"/>
            <w:shd w:val="clear" w:color="auto" w:fill="FFFFFF"/>
          </w:tcPr>
          <w:p w14:paraId="6ABB06FB" w14:textId="77777777" w:rsidR="00E552A6" w:rsidRPr="00464331" w:rsidRDefault="00E552A6" w:rsidP="00464331">
            <w:pPr>
              <w:rPr>
                <w:rFonts w:ascii="Calibri" w:hAnsi="Calibri" w:cs="Calibri"/>
                <w:sz w:val="17"/>
                <w:szCs w:val="17"/>
              </w:rPr>
            </w:pPr>
            <w:r w:rsidRPr="00464331">
              <w:rPr>
                <w:rFonts w:ascii="Calibri" w:eastAsia="Times New Roman" w:hAnsi="Calibri" w:cs="Calibri"/>
                <w:sz w:val="17"/>
                <w:szCs w:val="17"/>
                <w:lang w:eastAsia="en-GB"/>
              </w:rPr>
              <w:t>10</w:t>
            </w:r>
          </w:p>
        </w:tc>
        <w:tc>
          <w:tcPr>
            <w:tcW w:w="0" w:type="auto"/>
            <w:shd w:val="clear" w:color="auto" w:fill="FFFFFF"/>
          </w:tcPr>
          <w:p w14:paraId="2407B2E3"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Insurance</w:t>
            </w:r>
          </w:p>
        </w:tc>
        <w:tc>
          <w:tcPr>
            <w:tcW w:w="0" w:type="auto"/>
            <w:shd w:val="clear" w:color="auto" w:fill="FFFFFF"/>
            <w:vAlign w:val="bottom"/>
          </w:tcPr>
          <w:p w14:paraId="566670ED" w14:textId="77777777" w:rsidR="00E552A6" w:rsidRPr="00464331" w:rsidRDefault="00E552A6" w:rsidP="00464331">
            <w:pPr>
              <w:rPr>
                <w:rFonts w:ascii="Calibri" w:hAnsi="Calibri" w:cs="Calibri"/>
                <w:sz w:val="17"/>
                <w:szCs w:val="17"/>
              </w:rPr>
            </w:pPr>
            <w:r w:rsidRPr="00464331">
              <w:rPr>
                <w:rFonts w:ascii="Calibri" w:eastAsia="Times New Roman" w:hAnsi="Calibri" w:cs="Calibri"/>
                <w:sz w:val="17"/>
                <w:szCs w:val="17"/>
                <w:lang w:eastAsia="en-GB"/>
              </w:rPr>
              <w:t>Insurances</w:t>
            </w:r>
          </w:p>
        </w:tc>
        <w:tc>
          <w:tcPr>
            <w:tcW w:w="0" w:type="auto"/>
            <w:shd w:val="clear" w:color="auto" w:fill="FFFFFF"/>
          </w:tcPr>
          <w:p w14:paraId="3307125C" w14:textId="77777777" w:rsidR="00E552A6" w:rsidRPr="00464331" w:rsidRDefault="00E552A6" w:rsidP="00464331">
            <w:pPr>
              <w:rPr>
                <w:rFonts w:ascii="Calibri" w:hAnsi="Calibri" w:cs="Calibri"/>
                <w:sz w:val="17"/>
                <w:szCs w:val="17"/>
              </w:rPr>
            </w:pPr>
            <w:proofErr w:type="spellStart"/>
            <w:r w:rsidRPr="00464331">
              <w:rPr>
                <w:rFonts w:ascii="Calibri" w:hAnsi="Calibri" w:cs="Calibri"/>
                <w:sz w:val="17"/>
                <w:szCs w:val="17"/>
              </w:rPr>
              <w:t>HHExpNFInsurance</w:t>
            </w:r>
            <w:proofErr w:type="spellEnd"/>
          </w:p>
        </w:tc>
        <w:tc>
          <w:tcPr>
            <w:tcW w:w="0" w:type="auto"/>
            <w:shd w:val="clear" w:color="auto" w:fill="FFFFFF"/>
            <w:vAlign w:val="center"/>
          </w:tcPr>
          <w:p w14:paraId="1BF315DD"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shd w:val="clear" w:color="auto" w:fill="FFFFFF"/>
            <w:vAlign w:val="center"/>
          </w:tcPr>
          <w:p w14:paraId="579A7D40"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c>
          <w:tcPr>
            <w:tcW w:w="0" w:type="auto"/>
            <w:gridSpan w:val="2"/>
            <w:tcBorders>
              <w:right w:val="single" w:sz="4" w:space="0" w:color="auto"/>
            </w:tcBorders>
            <w:shd w:val="clear" w:color="auto" w:fill="FFFFFF"/>
            <w:vAlign w:val="center"/>
          </w:tcPr>
          <w:p w14:paraId="5CC3E268"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tc>
      </w:tr>
      <w:tr w:rsidR="00E552A6" w:rsidRPr="00464331" w14:paraId="1404A80C" w14:textId="77777777" w:rsidTr="00464331">
        <w:trPr>
          <w:trHeight w:val="583"/>
        </w:trPr>
        <w:tc>
          <w:tcPr>
            <w:tcW w:w="0" w:type="auto"/>
            <w:shd w:val="clear" w:color="auto" w:fill="F2F2F2"/>
          </w:tcPr>
          <w:p w14:paraId="7F15FE6E"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11</w:t>
            </w:r>
          </w:p>
        </w:tc>
        <w:tc>
          <w:tcPr>
            <w:tcW w:w="0" w:type="auto"/>
            <w:shd w:val="clear" w:color="auto" w:fill="F2F2F2"/>
          </w:tcPr>
          <w:p w14:paraId="09CEC311"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 xml:space="preserve">Household durable </w:t>
            </w:r>
            <w:proofErr w:type="spellStart"/>
            <w:r w:rsidRPr="00464331">
              <w:rPr>
                <w:rFonts w:ascii="Calibri" w:eastAsia="Times New Roman" w:hAnsi="Calibri" w:cs="Calibri"/>
                <w:sz w:val="17"/>
                <w:szCs w:val="17"/>
                <w:lang w:eastAsia="en-GB"/>
              </w:rPr>
              <w:t>furnitures</w:t>
            </w:r>
            <w:proofErr w:type="spellEnd"/>
          </w:p>
          <w:p w14:paraId="5C1E1574"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w:t>
            </w:r>
            <w:proofErr w:type="gramStart"/>
            <w:r w:rsidRPr="00464331">
              <w:rPr>
                <w:rFonts w:ascii="Calibri" w:eastAsia="Times New Roman" w:hAnsi="Calibri" w:cs="Calibri"/>
                <w:sz w:val="17"/>
                <w:szCs w:val="17"/>
                <w:u w:val="single"/>
                <w:lang w:eastAsia="en-GB"/>
              </w:rPr>
              <w:t>not</w:t>
            </w:r>
            <w:proofErr w:type="gramEnd"/>
            <w:r w:rsidRPr="00464331">
              <w:rPr>
                <w:rFonts w:ascii="Calibri" w:eastAsia="Times New Roman" w:hAnsi="Calibri" w:cs="Calibri"/>
                <w:sz w:val="17"/>
                <w:szCs w:val="17"/>
                <w:u w:val="single"/>
                <w:lang w:eastAsia="en-GB"/>
              </w:rPr>
              <w:t xml:space="preserve"> needed for MEB or ECMEN</w:t>
            </w:r>
            <w:r w:rsidRPr="00464331">
              <w:rPr>
                <w:rFonts w:ascii="Calibri" w:eastAsia="Times New Roman" w:hAnsi="Calibri" w:cs="Calibri"/>
                <w:sz w:val="17"/>
                <w:szCs w:val="17"/>
                <w:lang w:eastAsia="en-GB"/>
              </w:rPr>
              <w:t xml:space="preserve">) </w:t>
            </w:r>
          </w:p>
        </w:tc>
        <w:tc>
          <w:tcPr>
            <w:tcW w:w="0" w:type="auto"/>
            <w:shd w:val="clear" w:color="auto" w:fill="F2F2F2"/>
          </w:tcPr>
          <w:p w14:paraId="0929D86A"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 xml:space="preserve">Household durable </w:t>
            </w:r>
            <w:proofErr w:type="spellStart"/>
            <w:r w:rsidRPr="00464331">
              <w:rPr>
                <w:rFonts w:ascii="Calibri" w:eastAsia="Times New Roman" w:hAnsi="Calibri" w:cs="Calibri"/>
                <w:sz w:val="17"/>
                <w:szCs w:val="17"/>
                <w:lang w:eastAsia="en-GB"/>
              </w:rPr>
              <w:t>furnitures</w:t>
            </w:r>
            <w:proofErr w:type="spellEnd"/>
            <w:r w:rsidRPr="00464331">
              <w:rPr>
                <w:rFonts w:ascii="Calibri" w:eastAsia="Times New Roman" w:hAnsi="Calibri" w:cs="Calibri"/>
                <w:sz w:val="17"/>
                <w:szCs w:val="17"/>
                <w:lang w:eastAsia="en-GB"/>
              </w:rPr>
              <w:t xml:space="preserve"> (bed, sofa, etc..) and </w:t>
            </w:r>
            <w:proofErr w:type="spellStart"/>
            <w:r w:rsidRPr="00464331">
              <w:rPr>
                <w:rFonts w:ascii="Calibri" w:eastAsia="Times New Roman" w:hAnsi="Calibri" w:cs="Calibri"/>
                <w:sz w:val="17"/>
                <w:szCs w:val="17"/>
                <w:lang w:eastAsia="en-GB"/>
              </w:rPr>
              <w:t>applicances</w:t>
            </w:r>
            <w:proofErr w:type="spellEnd"/>
            <w:r w:rsidRPr="00464331">
              <w:rPr>
                <w:rFonts w:ascii="Calibri" w:eastAsia="Times New Roman" w:hAnsi="Calibri" w:cs="Calibri"/>
                <w:sz w:val="17"/>
                <w:szCs w:val="17"/>
                <w:lang w:eastAsia="en-GB"/>
              </w:rPr>
              <w:t xml:space="preserve"> (</w:t>
            </w:r>
            <w:proofErr w:type="spellStart"/>
            <w:proofErr w:type="gramStart"/>
            <w:r w:rsidRPr="00464331">
              <w:rPr>
                <w:rFonts w:ascii="Calibri" w:eastAsia="Times New Roman" w:hAnsi="Calibri" w:cs="Calibri"/>
                <w:sz w:val="17"/>
                <w:szCs w:val="17"/>
                <w:lang w:eastAsia="en-GB"/>
              </w:rPr>
              <w:t>microwave,refrigerators</w:t>
            </w:r>
            <w:proofErr w:type="spellEnd"/>
            <w:proofErr w:type="gramEnd"/>
            <w:r w:rsidRPr="00464331">
              <w:rPr>
                <w:rFonts w:ascii="Calibri" w:eastAsia="Times New Roman" w:hAnsi="Calibri" w:cs="Calibri"/>
                <w:sz w:val="17"/>
                <w:szCs w:val="17"/>
                <w:lang w:eastAsia="en-GB"/>
              </w:rPr>
              <w:t>, vacuum cleaner, etc..)</w:t>
            </w:r>
          </w:p>
        </w:tc>
        <w:tc>
          <w:tcPr>
            <w:tcW w:w="0" w:type="auto"/>
            <w:shd w:val="clear" w:color="auto" w:fill="F2F2F2"/>
          </w:tcPr>
          <w:p w14:paraId="256002BF" w14:textId="77777777" w:rsidR="00E552A6" w:rsidRPr="00464331" w:rsidRDefault="00E552A6" w:rsidP="00464331">
            <w:pPr>
              <w:rPr>
                <w:rFonts w:ascii="Calibri" w:hAnsi="Calibri" w:cs="Calibri"/>
                <w:sz w:val="17"/>
                <w:szCs w:val="17"/>
              </w:rPr>
            </w:pPr>
            <w:proofErr w:type="spellStart"/>
            <w:r w:rsidRPr="00464331">
              <w:rPr>
                <w:rFonts w:ascii="Calibri" w:hAnsi="Calibri" w:cs="Calibri"/>
                <w:sz w:val="17"/>
                <w:szCs w:val="17"/>
              </w:rPr>
              <w:t>HHExpNFDurab</w:t>
            </w:r>
            <w:proofErr w:type="spellEnd"/>
          </w:p>
        </w:tc>
        <w:tc>
          <w:tcPr>
            <w:tcW w:w="0" w:type="auto"/>
            <w:shd w:val="clear" w:color="auto" w:fill="F2F2F2"/>
            <w:vAlign w:val="center"/>
          </w:tcPr>
          <w:p w14:paraId="56548822"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03F76330" w14:textId="77777777" w:rsidR="00E552A6" w:rsidRPr="00464331" w:rsidRDefault="00E552A6" w:rsidP="00464331">
            <w:pPr>
              <w:jc w:val="center"/>
              <w:rPr>
                <w:rFonts w:ascii="Calibri" w:hAnsi="Calibri" w:cs="Calibri"/>
                <w:sz w:val="17"/>
                <w:szCs w:val="17"/>
              </w:rPr>
            </w:pPr>
          </w:p>
        </w:tc>
        <w:tc>
          <w:tcPr>
            <w:tcW w:w="0" w:type="auto"/>
            <w:shd w:val="clear" w:color="auto" w:fill="F2F2F2"/>
            <w:vAlign w:val="center"/>
          </w:tcPr>
          <w:p w14:paraId="44A4CBF4" w14:textId="77777777" w:rsidR="00E552A6" w:rsidRPr="00464331" w:rsidRDefault="00E552A6" w:rsidP="00464331">
            <w:pPr>
              <w:jc w:val="center"/>
              <w:rPr>
                <w:rFonts w:ascii="Calibri" w:hAnsi="Calibri" w:cs="Calibri"/>
                <w:sz w:val="17"/>
                <w:szCs w:val="17"/>
              </w:rPr>
            </w:pPr>
          </w:p>
          <w:p w14:paraId="01312D3B" w14:textId="77777777" w:rsidR="00E552A6" w:rsidRPr="00464331" w:rsidRDefault="00E552A6" w:rsidP="00464331">
            <w:pPr>
              <w:jc w:val="center"/>
              <w:rPr>
                <w:rFonts w:ascii="Calibri" w:hAnsi="Calibri" w:cs="Calibri"/>
                <w:sz w:val="17"/>
                <w:szCs w:val="17"/>
              </w:rPr>
            </w:pPr>
          </w:p>
          <w:p w14:paraId="56A0DEE3"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74939BFB" w14:textId="77777777" w:rsidR="00E552A6" w:rsidRPr="00464331" w:rsidRDefault="00E552A6" w:rsidP="00464331">
            <w:pPr>
              <w:jc w:val="center"/>
              <w:rPr>
                <w:rFonts w:ascii="Calibri" w:hAnsi="Calibri" w:cs="Calibri"/>
                <w:sz w:val="17"/>
                <w:szCs w:val="17"/>
              </w:rPr>
            </w:pPr>
          </w:p>
          <w:p w14:paraId="5DD3D89A" w14:textId="77777777" w:rsidR="00E552A6" w:rsidRPr="00464331" w:rsidRDefault="00E552A6" w:rsidP="00464331">
            <w:pPr>
              <w:jc w:val="center"/>
              <w:rPr>
                <w:rFonts w:ascii="Calibri" w:hAnsi="Calibri" w:cs="Calibri"/>
                <w:sz w:val="17"/>
                <w:szCs w:val="17"/>
              </w:rPr>
            </w:pPr>
          </w:p>
          <w:p w14:paraId="232985DB"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F2F2F2"/>
            <w:vAlign w:val="center"/>
          </w:tcPr>
          <w:p w14:paraId="0B00EA58"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3D2AE5E5" w14:textId="77777777" w:rsidR="00E552A6" w:rsidRPr="00464331" w:rsidRDefault="00E552A6" w:rsidP="00464331">
            <w:pPr>
              <w:jc w:val="center"/>
              <w:rPr>
                <w:rFonts w:ascii="Calibri" w:hAnsi="Calibri" w:cs="Calibri"/>
                <w:sz w:val="17"/>
                <w:szCs w:val="17"/>
              </w:rPr>
            </w:pPr>
          </w:p>
        </w:tc>
      </w:tr>
      <w:tr w:rsidR="00E552A6" w:rsidRPr="00464331" w14:paraId="07E1CD43" w14:textId="77777777" w:rsidTr="00464331">
        <w:trPr>
          <w:trHeight w:val="60"/>
        </w:trPr>
        <w:tc>
          <w:tcPr>
            <w:tcW w:w="0" w:type="auto"/>
            <w:shd w:val="clear" w:color="auto" w:fill="F2F2F2"/>
          </w:tcPr>
          <w:p w14:paraId="11AF8AFC"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12</w:t>
            </w:r>
          </w:p>
        </w:tc>
        <w:tc>
          <w:tcPr>
            <w:tcW w:w="0" w:type="auto"/>
            <w:shd w:val="clear" w:color="auto" w:fill="F2F2F2"/>
          </w:tcPr>
          <w:p w14:paraId="1673A8FC"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Valuable items</w:t>
            </w:r>
          </w:p>
          <w:p w14:paraId="6E26914D"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w:t>
            </w:r>
            <w:proofErr w:type="gramStart"/>
            <w:r w:rsidRPr="00464331">
              <w:rPr>
                <w:rFonts w:ascii="Calibri" w:eastAsia="Times New Roman" w:hAnsi="Calibri" w:cs="Calibri"/>
                <w:sz w:val="17"/>
                <w:szCs w:val="17"/>
                <w:u w:val="single"/>
                <w:lang w:eastAsia="en-GB"/>
              </w:rPr>
              <w:t>not</w:t>
            </w:r>
            <w:proofErr w:type="gramEnd"/>
            <w:r w:rsidRPr="00464331">
              <w:rPr>
                <w:rFonts w:ascii="Calibri" w:eastAsia="Times New Roman" w:hAnsi="Calibri" w:cs="Calibri"/>
                <w:sz w:val="17"/>
                <w:szCs w:val="17"/>
                <w:u w:val="single"/>
                <w:lang w:eastAsia="en-GB"/>
              </w:rPr>
              <w:t xml:space="preserve"> needed for MEB or ECMEN</w:t>
            </w:r>
            <w:r w:rsidRPr="00464331">
              <w:rPr>
                <w:rFonts w:ascii="Calibri" w:eastAsia="Times New Roman" w:hAnsi="Calibri" w:cs="Calibri"/>
                <w:sz w:val="17"/>
                <w:szCs w:val="17"/>
                <w:lang w:eastAsia="en-GB"/>
              </w:rPr>
              <w:t>)</w:t>
            </w:r>
          </w:p>
          <w:p w14:paraId="58A13B4B"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F2F2F2"/>
          </w:tcPr>
          <w:p w14:paraId="3C6CA40F"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Jewels and durable valuable items</w:t>
            </w:r>
          </w:p>
        </w:tc>
        <w:tc>
          <w:tcPr>
            <w:tcW w:w="0" w:type="auto"/>
            <w:shd w:val="clear" w:color="auto" w:fill="F2F2F2"/>
          </w:tcPr>
          <w:p w14:paraId="2EDE97EF" w14:textId="77777777" w:rsidR="00E552A6" w:rsidRPr="00464331" w:rsidRDefault="00E552A6" w:rsidP="00464331">
            <w:pPr>
              <w:rPr>
                <w:rFonts w:ascii="Calibri" w:hAnsi="Calibri" w:cs="Calibri"/>
                <w:sz w:val="17"/>
                <w:szCs w:val="17"/>
              </w:rPr>
            </w:pPr>
            <w:proofErr w:type="spellStart"/>
            <w:r w:rsidRPr="00464331">
              <w:rPr>
                <w:rFonts w:ascii="Calibri" w:hAnsi="Calibri" w:cs="Calibri"/>
                <w:sz w:val="17"/>
                <w:szCs w:val="17"/>
              </w:rPr>
              <w:t>HHExpNFJewels</w:t>
            </w:r>
            <w:proofErr w:type="spellEnd"/>
          </w:p>
        </w:tc>
        <w:tc>
          <w:tcPr>
            <w:tcW w:w="0" w:type="auto"/>
            <w:shd w:val="clear" w:color="auto" w:fill="F2F2F2"/>
            <w:vAlign w:val="center"/>
          </w:tcPr>
          <w:p w14:paraId="57F12442"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5908C9F3" w14:textId="77777777" w:rsidR="00E552A6" w:rsidRPr="00464331" w:rsidRDefault="00E552A6" w:rsidP="00464331">
            <w:pPr>
              <w:jc w:val="center"/>
              <w:rPr>
                <w:rFonts w:ascii="Calibri" w:hAnsi="Calibri" w:cs="Calibri"/>
                <w:sz w:val="17"/>
                <w:szCs w:val="17"/>
              </w:rPr>
            </w:pPr>
          </w:p>
        </w:tc>
        <w:tc>
          <w:tcPr>
            <w:tcW w:w="0" w:type="auto"/>
            <w:shd w:val="clear" w:color="auto" w:fill="F2F2F2"/>
            <w:vAlign w:val="center"/>
          </w:tcPr>
          <w:p w14:paraId="413849A4"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276DF4AB"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F2F2F2"/>
            <w:vAlign w:val="center"/>
          </w:tcPr>
          <w:p w14:paraId="405000AA"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58364A9B" w14:textId="77777777" w:rsidR="00E552A6" w:rsidRPr="00464331" w:rsidRDefault="00E552A6" w:rsidP="00464331">
            <w:pPr>
              <w:jc w:val="center"/>
              <w:rPr>
                <w:rFonts w:ascii="Calibri" w:hAnsi="Calibri" w:cs="Calibri"/>
                <w:sz w:val="17"/>
                <w:szCs w:val="17"/>
              </w:rPr>
            </w:pPr>
          </w:p>
        </w:tc>
      </w:tr>
      <w:tr w:rsidR="00E552A6" w:rsidRPr="00464331" w14:paraId="0B0CFC2B" w14:textId="77777777" w:rsidTr="00464331">
        <w:trPr>
          <w:trHeight w:val="129"/>
        </w:trPr>
        <w:tc>
          <w:tcPr>
            <w:tcW w:w="0" w:type="auto"/>
            <w:shd w:val="clear" w:color="auto" w:fill="F2F2F2"/>
          </w:tcPr>
          <w:p w14:paraId="7C8C2953"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13</w:t>
            </w:r>
          </w:p>
        </w:tc>
        <w:tc>
          <w:tcPr>
            <w:tcW w:w="0" w:type="auto"/>
            <w:shd w:val="clear" w:color="auto" w:fill="F2F2F2"/>
          </w:tcPr>
          <w:p w14:paraId="281A58E1"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Vehicles</w:t>
            </w:r>
          </w:p>
          <w:p w14:paraId="15D06FCE"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lastRenderedPageBreak/>
              <w:t>(</w:t>
            </w:r>
            <w:proofErr w:type="gramStart"/>
            <w:r w:rsidRPr="00464331">
              <w:rPr>
                <w:rFonts w:ascii="Calibri" w:eastAsia="Times New Roman" w:hAnsi="Calibri" w:cs="Calibri"/>
                <w:sz w:val="17"/>
                <w:szCs w:val="17"/>
                <w:u w:val="single"/>
                <w:lang w:eastAsia="en-GB"/>
              </w:rPr>
              <w:t>not</w:t>
            </w:r>
            <w:proofErr w:type="gramEnd"/>
            <w:r w:rsidRPr="00464331">
              <w:rPr>
                <w:rFonts w:ascii="Calibri" w:eastAsia="Times New Roman" w:hAnsi="Calibri" w:cs="Calibri"/>
                <w:sz w:val="17"/>
                <w:szCs w:val="17"/>
                <w:u w:val="single"/>
                <w:lang w:eastAsia="en-GB"/>
              </w:rPr>
              <w:t xml:space="preserve"> needed for MEB or ECMEN</w:t>
            </w:r>
            <w:r w:rsidRPr="00464331">
              <w:rPr>
                <w:rFonts w:ascii="Calibri" w:eastAsia="Times New Roman" w:hAnsi="Calibri" w:cs="Calibri"/>
                <w:sz w:val="17"/>
                <w:szCs w:val="17"/>
                <w:lang w:eastAsia="en-GB"/>
              </w:rPr>
              <w:t>)</w:t>
            </w:r>
          </w:p>
          <w:p w14:paraId="785DF0EC" w14:textId="77777777" w:rsidR="00E552A6" w:rsidRPr="00464331" w:rsidRDefault="00E552A6" w:rsidP="00464331">
            <w:pPr>
              <w:rPr>
                <w:rFonts w:ascii="Calibri" w:eastAsia="Times New Roman" w:hAnsi="Calibri" w:cs="Calibri"/>
                <w:sz w:val="17"/>
                <w:szCs w:val="17"/>
                <w:lang w:eastAsia="en-GB"/>
              </w:rPr>
            </w:pPr>
          </w:p>
        </w:tc>
        <w:tc>
          <w:tcPr>
            <w:tcW w:w="0" w:type="auto"/>
            <w:shd w:val="clear" w:color="auto" w:fill="F2F2F2"/>
          </w:tcPr>
          <w:p w14:paraId="46F08BB0"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lastRenderedPageBreak/>
              <w:t xml:space="preserve">Purchase of vehicles used for transport </w:t>
            </w:r>
          </w:p>
        </w:tc>
        <w:tc>
          <w:tcPr>
            <w:tcW w:w="0" w:type="auto"/>
            <w:shd w:val="clear" w:color="auto" w:fill="F2F2F2"/>
          </w:tcPr>
          <w:p w14:paraId="152BC5D1" w14:textId="77777777" w:rsidR="00E552A6" w:rsidRPr="00464331" w:rsidRDefault="00E552A6" w:rsidP="00464331">
            <w:pPr>
              <w:rPr>
                <w:rFonts w:ascii="Calibri" w:hAnsi="Calibri" w:cs="Calibri"/>
                <w:sz w:val="17"/>
                <w:szCs w:val="17"/>
              </w:rPr>
            </w:pPr>
            <w:proofErr w:type="spellStart"/>
            <w:r w:rsidRPr="00464331">
              <w:rPr>
                <w:rFonts w:ascii="Calibri" w:hAnsi="Calibri" w:cs="Calibri"/>
                <w:sz w:val="17"/>
                <w:szCs w:val="17"/>
              </w:rPr>
              <w:t>HHExpNFVehicle</w:t>
            </w:r>
            <w:proofErr w:type="spellEnd"/>
          </w:p>
        </w:tc>
        <w:tc>
          <w:tcPr>
            <w:tcW w:w="0" w:type="auto"/>
            <w:shd w:val="clear" w:color="auto" w:fill="F2F2F2"/>
            <w:vAlign w:val="center"/>
          </w:tcPr>
          <w:p w14:paraId="4646D2C5"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26109C85" w14:textId="77777777" w:rsidR="00E552A6" w:rsidRPr="00464331" w:rsidRDefault="00E552A6" w:rsidP="00464331">
            <w:pPr>
              <w:jc w:val="center"/>
              <w:rPr>
                <w:rFonts w:ascii="Calibri" w:hAnsi="Calibri" w:cs="Calibri"/>
                <w:sz w:val="17"/>
                <w:szCs w:val="17"/>
              </w:rPr>
            </w:pPr>
          </w:p>
        </w:tc>
        <w:tc>
          <w:tcPr>
            <w:tcW w:w="0" w:type="auto"/>
            <w:shd w:val="clear" w:color="auto" w:fill="F2F2F2"/>
            <w:vAlign w:val="center"/>
          </w:tcPr>
          <w:p w14:paraId="665162B2"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lastRenderedPageBreak/>
              <w:t>|__|</w:t>
            </w:r>
          </w:p>
          <w:p w14:paraId="5B443256"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F2F2F2"/>
            <w:vAlign w:val="center"/>
          </w:tcPr>
          <w:p w14:paraId="624BE7C1"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lastRenderedPageBreak/>
              <w:t>|__|</w:t>
            </w:r>
          </w:p>
          <w:p w14:paraId="1506C124" w14:textId="77777777" w:rsidR="00E552A6" w:rsidRPr="00464331" w:rsidRDefault="00E552A6" w:rsidP="00464331">
            <w:pPr>
              <w:jc w:val="center"/>
              <w:rPr>
                <w:rFonts w:ascii="Calibri" w:hAnsi="Calibri" w:cs="Calibri"/>
                <w:sz w:val="17"/>
                <w:szCs w:val="17"/>
              </w:rPr>
            </w:pPr>
          </w:p>
        </w:tc>
      </w:tr>
      <w:tr w:rsidR="00E552A6" w:rsidRPr="00464331" w14:paraId="0C3475A0" w14:textId="77777777" w:rsidTr="00464331">
        <w:trPr>
          <w:trHeight w:val="129"/>
        </w:trPr>
        <w:tc>
          <w:tcPr>
            <w:tcW w:w="0" w:type="auto"/>
            <w:shd w:val="clear" w:color="auto" w:fill="F2F2F2"/>
          </w:tcPr>
          <w:p w14:paraId="0C32A99C"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lastRenderedPageBreak/>
              <w:t>14</w:t>
            </w:r>
          </w:p>
        </w:tc>
        <w:tc>
          <w:tcPr>
            <w:tcW w:w="0" w:type="auto"/>
            <w:shd w:val="clear" w:color="auto" w:fill="F2F2F2"/>
          </w:tcPr>
          <w:p w14:paraId="0EA16AB1" w14:textId="77777777" w:rsidR="00E552A6" w:rsidRPr="00464331" w:rsidRDefault="00E552A6" w:rsidP="00464331">
            <w:pPr>
              <w:spacing w:line="259" w:lineRule="auto"/>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Celebrations</w:t>
            </w:r>
          </w:p>
          <w:p w14:paraId="6186B16F"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w:t>
            </w:r>
            <w:proofErr w:type="gramStart"/>
            <w:r w:rsidRPr="00464331">
              <w:rPr>
                <w:rFonts w:ascii="Calibri" w:eastAsia="Times New Roman" w:hAnsi="Calibri" w:cs="Calibri"/>
                <w:sz w:val="17"/>
                <w:szCs w:val="17"/>
                <w:u w:val="single"/>
                <w:lang w:eastAsia="en-GB"/>
              </w:rPr>
              <w:t>not</w:t>
            </w:r>
            <w:proofErr w:type="gramEnd"/>
            <w:r w:rsidRPr="00464331">
              <w:rPr>
                <w:rFonts w:ascii="Calibri" w:eastAsia="Times New Roman" w:hAnsi="Calibri" w:cs="Calibri"/>
                <w:sz w:val="17"/>
                <w:szCs w:val="17"/>
                <w:u w:val="single"/>
                <w:lang w:eastAsia="en-GB"/>
              </w:rPr>
              <w:t xml:space="preserve"> needed for MEB or ECMEN</w:t>
            </w:r>
            <w:r w:rsidRPr="00464331">
              <w:rPr>
                <w:rFonts w:ascii="Calibri" w:eastAsia="Times New Roman" w:hAnsi="Calibri" w:cs="Calibri"/>
                <w:sz w:val="17"/>
                <w:szCs w:val="17"/>
                <w:lang w:eastAsia="en-GB"/>
              </w:rPr>
              <w:t>)</w:t>
            </w:r>
          </w:p>
          <w:p w14:paraId="0751E4D1" w14:textId="77777777" w:rsidR="00E552A6" w:rsidRPr="00464331" w:rsidRDefault="00E552A6" w:rsidP="00464331">
            <w:pPr>
              <w:spacing w:line="259" w:lineRule="auto"/>
              <w:rPr>
                <w:rFonts w:ascii="Calibri" w:eastAsia="Times New Roman" w:hAnsi="Calibri" w:cs="Calibri"/>
                <w:sz w:val="17"/>
                <w:szCs w:val="17"/>
                <w:lang w:eastAsia="en-GB"/>
              </w:rPr>
            </w:pPr>
          </w:p>
        </w:tc>
        <w:tc>
          <w:tcPr>
            <w:tcW w:w="0" w:type="auto"/>
            <w:shd w:val="clear" w:color="auto" w:fill="F2F2F2"/>
          </w:tcPr>
          <w:p w14:paraId="6BC3D235" w14:textId="77777777" w:rsidR="00E552A6" w:rsidRPr="00464331" w:rsidRDefault="00E552A6" w:rsidP="00464331">
            <w:pPr>
              <w:rPr>
                <w:rFonts w:ascii="Calibri" w:hAnsi="Calibri" w:cs="Calibri"/>
                <w:sz w:val="17"/>
                <w:szCs w:val="17"/>
              </w:rPr>
            </w:pPr>
            <w:r w:rsidRPr="00464331">
              <w:rPr>
                <w:rFonts w:ascii="Calibri" w:eastAsia="Calibri Light" w:hAnsi="Calibri" w:cs="Calibri"/>
                <w:sz w:val="17"/>
                <w:szCs w:val="17"/>
              </w:rPr>
              <w:t>Celebrations, social events, funerals, weddings</w:t>
            </w:r>
          </w:p>
        </w:tc>
        <w:tc>
          <w:tcPr>
            <w:tcW w:w="0" w:type="auto"/>
            <w:shd w:val="clear" w:color="auto" w:fill="F2F2F2"/>
          </w:tcPr>
          <w:p w14:paraId="52642281" w14:textId="77777777" w:rsidR="00E552A6" w:rsidRPr="00464331" w:rsidRDefault="00E552A6" w:rsidP="00464331">
            <w:pPr>
              <w:rPr>
                <w:rFonts w:ascii="Calibri" w:hAnsi="Calibri" w:cs="Calibri"/>
                <w:sz w:val="17"/>
                <w:szCs w:val="17"/>
              </w:rPr>
            </w:pPr>
            <w:proofErr w:type="spellStart"/>
            <w:r w:rsidRPr="00464331">
              <w:rPr>
                <w:rFonts w:ascii="Calibri" w:hAnsi="Calibri" w:cs="Calibri"/>
                <w:sz w:val="17"/>
                <w:szCs w:val="17"/>
              </w:rPr>
              <w:t>HHExpNFSoc</w:t>
            </w:r>
            <w:proofErr w:type="spellEnd"/>
          </w:p>
        </w:tc>
        <w:tc>
          <w:tcPr>
            <w:tcW w:w="0" w:type="auto"/>
            <w:shd w:val="clear" w:color="auto" w:fill="F2F2F2"/>
            <w:vAlign w:val="center"/>
          </w:tcPr>
          <w:p w14:paraId="504D4D25"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409566BF" w14:textId="77777777" w:rsidR="00E552A6" w:rsidRPr="00464331" w:rsidRDefault="00E552A6" w:rsidP="00464331">
            <w:pPr>
              <w:jc w:val="center"/>
              <w:rPr>
                <w:rFonts w:ascii="Calibri" w:hAnsi="Calibri" w:cs="Calibri"/>
                <w:sz w:val="17"/>
                <w:szCs w:val="17"/>
              </w:rPr>
            </w:pPr>
          </w:p>
        </w:tc>
        <w:tc>
          <w:tcPr>
            <w:tcW w:w="0" w:type="auto"/>
            <w:shd w:val="clear" w:color="auto" w:fill="F2F2F2"/>
            <w:vAlign w:val="center"/>
          </w:tcPr>
          <w:p w14:paraId="3E939337"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3E83790D"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F2F2F2"/>
            <w:vAlign w:val="center"/>
          </w:tcPr>
          <w:p w14:paraId="54C7B9EB"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0D34502E" w14:textId="77777777" w:rsidR="00E552A6" w:rsidRPr="00464331" w:rsidRDefault="00E552A6" w:rsidP="00464331">
            <w:pPr>
              <w:jc w:val="center"/>
              <w:rPr>
                <w:rFonts w:ascii="Calibri" w:hAnsi="Calibri" w:cs="Calibri"/>
                <w:sz w:val="17"/>
                <w:szCs w:val="17"/>
              </w:rPr>
            </w:pPr>
          </w:p>
        </w:tc>
      </w:tr>
      <w:tr w:rsidR="00E552A6" w:rsidRPr="00464331" w14:paraId="638D81B4" w14:textId="77777777" w:rsidTr="00464331">
        <w:trPr>
          <w:trHeight w:val="129"/>
        </w:trPr>
        <w:tc>
          <w:tcPr>
            <w:tcW w:w="0" w:type="auto"/>
            <w:shd w:val="clear" w:color="auto" w:fill="F2F2F2"/>
          </w:tcPr>
          <w:p w14:paraId="53913EDC"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15</w:t>
            </w:r>
          </w:p>
        </w:tc>
        <w:tc>
          <w:tcPr>
            <w:tcW w:w="0" w:type="auto"/>
            <w:shd w:val="clear" w:color="auto" w:fill="F2F2F2"/>
          </w:tcPr>
          <w:p w14:paraId="06255F8F"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Remittances (</w:t>
            </w:r>
            <w:r w:rsidRPr="00464331">
              <w:rPr>
                <w:rFonts w:ascii="Calibri" w:eastAsia="Times New Roman" w:hAnsi="Calibri" w:cs="Calibri"/>
                <w:sz w:val="17"/>
                <w:szCs w:val="17"/>
                <w:u w:val="single"/>
                <w:lang w:eastAsia="en-GB"/>
              </w:rPr>
              <w:t>not needed for MEB or ECMEN</w:t>
            </w:r>
            <w:r w:rsidRPr="00464331">
              <w:rPr>
                <w:rFonts w:ascii="Calibri" w:eastAsia="Times New Roman" w:hAnsi="Calibri" w:cs="Calibri"/>
                <w:sz w:val="17"/>
                <w:szCs w:val="17"/>
                <w:lang w:eastAsia="en-GB"/>
              </w:rPr>
              <w:t>)</w:t>
            </w:r>
          </w:p>
        </w:tc>
        <w:tc>
          <w:tcPr>
            <w:tcW w:w="0" w:type="auto"/>
            <w:shd w:val="clear" w:color="auto" w:fill="F2F2F2"/>
          </w:tcPr>
          <w:p w14:paraId="62CF980F" w14:textId="77777777" w:rsidR="00E552A6" w:rsidRPr="00464331" w:rsidRDefault="00E552A6" w:rsidP="00464331">
            <w:pPr>
              <w:rPr>
                <w:rFonts w:ascii="Calibri" w:eastAsia="Calibri Light" w:hAnsi="Calibri" w:cs="Calibri"/>
                <w:sz w:val="17"/>
                <w:szCs w:val="17"/>
              </w:rPr>
            </w:pPr>
            <w:r w:rsidRPr="00464331">
              <w:rPr>
                <w:rFonts w:ascii="Calibri" w:eastAsia="Calibri Light" w:hAnsi="Calibri" w:cs="Calibri"/>
                <w:sz w:val="17"/>
                <w:szCs w:val="17"/>
              </w:rPr>
              <w:t>Remittances or other gifts to family members living outside of the household.</w:t>
            </w:r>
          </w:p>
        </w:tc>
        <w:tc>
          <w:tcPr>
            <w:tcW w:w="0" w:type="auto"/>
            <w:shd w:val="clear" w:color="auto" w:fill="F2F2F2"/>
          </w:tcPr>
          <w:p w14:paraId="5109709C" w14:textId="77777777" w:rsidR="00E552A6" w:rsidRPr="00464331" w:rsidRDefault="00E552A6" w:rsidP="00464331">
            <w:pPr>
              <w:rPr>
                <w:rFonts w:ascii="Calibri" w:hAnsi="Calibri" w:cs="Calibri"/>
                <w:sz w:val="17"/>
                <w:szCs w:val="17"/>
              </w:rPr>
            </w:pPr>
            <w:proofErr w:type="spellStart"/>
            <w:r w:rsidRPr="00464331">
              <w:rPr>
                <w:rFonts w:ascii="Calibri" w:hAnsi="Calibri" w:cs="Calibri"/>
                <w:sz w:val="17"/>
                <w:szCs w:val="17"/>
              </w:rPr>
              <w:t>HHExpNFRemit</w:t>
            </w:r>
            <w:proofErr w:type="spellEnd"/>
          </w:p>
        </w:tc>
        <w:tc>
          <w:tcPr>
            <w:tcW w:w="0" w:type="auto"/>
            <w:shd w:val="clear" w:color="auto" w:fill="F2F2F2"/>
            <w:vAlign w:val="center"/>
          </w:tcPr>
          <w:p w14:paraId="0D7696E1"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1986FA4D" w14:textId="77777777" w:rsidR="00E552A6" w:rsidRPr="00464331" w:rsidRDefault="00E552A6" w:rsidP="00464331">
            <w:pPr>
              <w:jc w:val="center"/>
              <w:rPr>
                <w:rFonts w:ascii="Calibri" w:hAnsi="Calibri" w:cs="Calibri"/>
                <w:sz w:val="17"/>
                <w:szCs w:val="17"/>
              </w:rPr>
            </w:pPr>
          </w:p>
        </w:tc>
        <w:tc>
          <w:tcPr>
            <w:tcW w:w="0" w:type="auto"/>
            <w:shd w:val="clear" w:color="auto" w:fill="F2F2F2"/>
            <w:vAlign w:val="center"/>
          </w:tcPr>
          <w:p w14:paraId="2EE583D5" w14:textId="77777777" w:rsidR="00E552A6" w:rsidRPr="00464331" w:rsidRDefault="00E552A6" w:rsidP="00D55CE3">
            <w:pPr>
              <w:jc w:val="center"/>
              <w:rPr>
                <w:rFonts w:ascii="Calibri" w:hAnsi="Calibri" w:cs="Calibri"/>
                <w:sz w:val="17"/>
                <w:szCs w:val="17"/>
              </w:rPr>
            </w:pPr>
            <w:r w:rsidRPr="00464331">
              <w:rPr>
                <w:rFonts w:ascii="Calibri" w:hAnsi="Calibri" w:cs="Calibri"/>
                <w:sz w:val="17"/>
                <w:szCs w:val="17"/>
              </w:rPr>
              <w:t>|__|</w:t>
            </w:r>
          </w:p>
          <w:p w14:paraId="44AE9321"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F2F2F2"/>
            <w:vAlign w:val="center"/>
          </w:tcPr>
          <w:p w14:paraId="34E09CDC" w14:textId="77777777" w:rsidR="00E552A6" w:rsidRPr="00464331" w:rsidRDefault="00E552A6" w:rsidP="00D55CE3">
            <w:pPr>
              <w:jc w:val="center"/>
              <w:rPr>
                <w:rFonts w:ascii="Calibri" w:hAnsi="Calibri" w:cs="Calibri"/>
                <w:sz w:val="17"/>
                <w:szCs w:val="17"/>
              </w:rPr>
            </w:pPr>
            <w:r w:rsidRPr="00464331">
              <w:rPr>
                <w:rFonts w:ascii="Calibri" w:hAnsi="Calibri" w:cs="Calibri"/>
                <w:sz w:val="17"/>
                <w:szCs w:val="17"/>
              </w:rPr>
              <w:t>|__|</w:t>
            </w:r>
          </w:p>
          <w:p w14:paraId="784F2FE7" w14:textId="77777777" w:rsidR="00E552A6" w:rsidRPr="00464331" w:rsidRDefault="00E552A6" w:rsidP="00464331">
            <w:pPr>
              <w:jc w:val="center"/>
              <w:rPr>
                <w:rFonts w:ascii="Calibri" w:hAnsi="Calibri" w:cs="Calibri"/>
                <w:sz w:val="17"/>
                <w:szCs w:val="17"/>
              </w:rPr>
            </w:pPr>
          </w:p>
        </w:tc>
      </w:tr>
      <w:tr w:rsidR="00E552A6" w:rsidRPr="00464331" w14:paraId="472BB0A4" w14:textId="77777777" w:rsidTr="00464331">
        <w:trPr>
          <w:trHeight w:val="129"/>
        </w:trPr>
        <w:tc>
          <w:tcPr>
            <w:tcW w:w="0" w:type="auto"/>
            <w:shd w:val="clear" w:color="auto" w:fill="F2F2F2"/>
          </w:tcPr>
          <w:p w14:paraId="46B5B447"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16</w:t>
            </w:r>
          </w:p>
        </w:tc>
        <w:tc>
          <w:tcPr>
            <w:tcW w:w="0" w:type="auto"/>
            <w:shd w:val="clear" w:color="auto" w:fill="F2F2F2"/>
          </w:tcPr>
          <w:p w14:paraId="43D1D21F" w14:textId="77777777" w:rsidR="00E552A6" w:rsidRPr="00464331" w:rsidRDefault="00E552A6" w:rsidP="00464331">
            <w:pPr>
              <w:rPr>
                <w:rFonts w:ascii="Calibri" w:eastAsia="Times New Roman" w:hAnsi="Calibri" w:cs="Calibri"/>
                <w:sz w:val="17"/>
                <w:szCs w:val="17"/>
                <w:lang w:eastAsia="en-GB"/>
              </w:rPr>
            </w:pPr>
            <w:r w:rsidRPr="00464331">
              <w:rPr>
                <w:rFonts w:ascii="Calibri" w:eastAsia="Times New Roman" w:hAnsi="Calibri" w:cs="Calibri"/>
                <w:sz w:val="17"/>
                <w:szCs w:val="17"/>
                <w:lang w:eastAsia="en-GB"/>
              </w:rPr>
              <w:t>Taxes and contraventions (</w:t>
            </w:r>
            <w:r w:rsidRPr="00464331">
              <w:rPr>
                <w:rFonts w:ascii="Calibri" w:eastAsia="Times New Roman" w:hAnsi="Calibri" w:cs="Calibri"/>
                <w:sz w:val="17"/>
                <w:szCs w:val="17"/>
                <w:u w:val="single"/>
                <w:lang w:eastAsia="en-GB"/>
              </w:rPr>
              <w:t>not needed for MEB or ECMEN</w:t>
            </w:r>
            <w:r w:rsidRPr="00464331">
              <w:rPr>
                <w:rFonts w:ascii="Calibri" w:eastAsia="Times New Roman" w:hAnsi="Calibri" w:cs="Calibri"/>
                <w:sz w:val="17"/>
                <w:szCs w:val="17"/>
                <w:lang w:eastAsia="en-GB"/>
              </w:rPr>
              <w:t>)</w:t>
            </w:r>
          </w:p>
        </w:tc>
        <w:tc>
          <w:tcPr>
            <w:tcW w:w="0" w:type="auto"/>
            <w:shd w:val="clear" w:color="auto" w:fill="F2F2F2"/>
          </w:tcPr>
          <w:p w14:paraId="6376D04B" w14:textId="77777777" w:rsidR="00E552A6" w:rsidRPr="00464331" w:rsidRDefault="00E552A6" w:rsidP="00464331">
            <w:pPr>
              <w:rPr>
                <w:rFonts w:ascii="Calibri" w:eastAsia="Calibri Light" w:hAnsi="Calibri" w:cs="Calibri"/>
                <w:sz w:val="17"/>
                <w:szCs w:val="17"/>
              </w:rPr>
            </w:pPr>
            <w:r w:rsidRPr="00464331">
              <w:rPr>
                <w:rFonts w:ascii="Calibri" w:eastAsia="Calibri Light" w:hAnsi="Calibri" w:cs="Calibri"/>
                <w:sz w:val="17"/>
                <w:szCs w:val="17"/>
              </w:rPr>
              <w:t>Taxes, contraventions</w:t>
            </w:r>
          </w:p>
        </w:tc>
        <w:tc>
          <w:tcPr>
            <w:tcW w:w="0" w:type="auto"/>
            <w:shd w:val="clear" w:color="auto" w:fill="F2F2F2"/>
          </w:tcPr>
          <w:p w14:paraId="6021AFB3" w14:textId="77777777" w:rsidR="00E552A6" w:rsidRPr="00464331" w:rsidRDefault="00E552A6" w:rsidP="00464331">
            <w:pPr>
              <w:rPr>
                <w:rFonts w:ascii="Calibri" w:hAnsi="Calibri" w:cs="Calibri"/>
                <w:sz w:val="17"/>
                <w:szCs w:val="17"/>
              </w:rPr>
            </w:pPr>
            <w:proofErr w:type="spellStart"/>
            <w:r w:rsidRPr="00464331">
              <w:rPr>
                <w:rFonts w:ascii="Calibri" w:hAnsi="Calibri" w:cs="Calibri"/>
                <w:sz w:val="17"/>
                <w:szCs w:val="17"/>
              </w:rPr>
              <w:t>HHExpNFTax</w:t>
            </w:r>
            <w:proofErr w:type="spellEnd"/>
          </w:p>
        </w:tc>
        <w:tc>
          <w:tcPr>
            <w:tcW w:w="0" w:type="auto"/>
            <w:shd w:val="clear" w:color="auto" w:fill="F2F2F2"/>
            <w:vAlign w:val="center"/>
          </w:tcPr>
          <w:p w14:paraId="3BC8B659"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1E085118" w14:textId="77777777" w:rsidR="00E552A6" w:rsidRPr="00464331" w:rsidRDefault="00E552A6" w:rsidP="00464331">
            <w:pPr>
              <w:jc w:val="center"/>
              <w:rPr>
                <w:rFonts w:ascii="Calibri" w:hAnsi="Calibri" w:cs="Calibri"/>
                <w:sz w:val="17"/>
                <w:szCs w:val="17"/>
              </w:rPr>
            </w:pPr>
          </w:p>
        </w:tc>
        <w:tc>
          <w:tcPr>
            <w:tcW w:w="0" w:type="auto"/>
            <w:shd w:val="clear" w:color="auto" w:fill="F2F2F2"/>
            <w:vAlign w:val="center"/>
          </w:tcPr>
          <w:p w14:paraId="401BDA9D" w14:textId="77777777" w:rsidR="00E552A6" w:rsidRPr="00464331" w:rsidRDefault="00E552A6" w:rsidP="00464331">
            <w:pPr>
              <w:jc w:val="center"/>
              <w:rPr>
                <w:rFonts w:ascii="Calibri" w:hAnsi="Calibri" w:cs="Calibri"/>
                <w:sz w:val="17"/>
                <w:szCs w:val="17"/>
              </w:rPr>
            </w:pPr>
            <w:r w:rsidRPr="00464331">
              <w:rPr>
                <w:rFonts w:ascii="Calibri" w:hAnsi="Calibri" w:cs="Calibri"/>
                <w:sz w:val="17"/>
                <w:szCs w:val="17"/>
              </w:rPr>
              <w:t>|__|</w:t>
            </w:r>
          </w:p>
          <w:p w14:paraId="079E8B29" w14:textId="77777777" w:rsidR="00E552A6" w:rsidRPr="00464331" w:rsidRDefault="00E552A6" w:rsidP="00464331">
            <w:pPr>
              <w:jc w:val="center"/>
              <w:rPr>
                <w:rFonts w:ascii="Calibri" w:hAnsi="Calibri" w:cs="Calibri"/>
                <w:sz w:val="17"/>
                <w:szCs w:val="17"/>
              </w:rPr>
            </w:pPr>
          </w:p>
        </w:tc>
        <w:tc>
          <w:tcPr>
            <w:tcW w:w="0" w:type="auto"/>
            <w:gridSpan w:val="2"/>
            <w:tcBorders>
              <w:right w:val="single" w:sz="4" w:space="0" w:color="auto"/>
            </w:tcBorders>
            <w:shd w:val="clear" w:color="auto" w:fill="F2F2F2"/>
            <w:vAlign w:val="center"/>
          </w:tcPr>
          <w:p w14:paraId="0327B5D8" w14:textId="77777777" w:rsidR="00E552A6" w:rsidRPr="00464331" w:rsidRDefault="00E552A6" w:rsidP="00D55CE3">
            <w:pPr>
              <w:jc w:val="center"/>
              <w:rPr>
                <w:rFonts w:ascii="Calibri" w:hAnsi="Calibri" w:cs="Calibri"/>
                <w:sz w:val="17"/>
                <w:szCs w:val="17"/>
              </w:rPr>
            </w:pPr>
            <w:r w:rsidRPr="00464331">
              <w:rPr>
                <w:rFonts w:ascii="Calibri" w:hAnsi="Calibri" w:cs="Calibri"/>
                <w:sz w:val="17"/>
                <w:szCs w:val="17"/>
              </w:rPr>
              <w:t>|__|</w:t>
            </w:r>
          </w:p>
          <w:p w14:paraId="684D5A5E" w14:textId="77777777" w:rsidR="00E552A6" w:rsidRPr="00464331" w:rsidRDefault="00E552A6" w:rsidP="00464331">
            <w:pPr>
              <w:jc w:val="center"/>
              <w:rPr>
                <w:rFonts w:ascii="Calibri" w:hAnsi="Calibri" w:cs="Calibri"/>
                <w:sz w:val="17"/>
                <w:szCs w:val="17"/>
              </w:rPr>
            </w:pPr>
          </w:p>
        </w:tc>
      </w:tr>
    </w:tbl>
    <w:p w14:paraId="274BF4B2" w14:textId="324FEC03" w:rsidR="003311A7" w:rsidRDefault="004C4467" w:rsidP="003311A7">
      <w:pPr>
        <w:pStyle w:val="Titre1"/>
      </w:pPr>
      <w:r>
        <w:t>1</w:t>
      </w:r>
      <w:r w:rsidR="006855F5">
        <w:t>3</w:t>
      </w:r>
      <w:r>
        <w:t xml:space="preserve">. </w:t>
      </w:r>
      <w:r w:rsidR="003311A7">
        <w:t>Income</w:t>
      </w:r>
    </w:p>
    <w:p w14:paraId="27F70F02" w14:textId="7B8C03AF" w:rsidR="003311A7" w:rsidRDefault="004C4467" w:rsidP="003311A7">
      <w:pPr>
        <w:pStyle w:val="Titre2"/>
      </w:pPr>
      <w:r>
        <w:t>1</w:t>
      </w:r>
      <w:r w:rsidR="006855F5">
        <w:t>3</w:t>
      </w:r>
      <w:r w:rsidR="003311A7">
        <w:t>.1 Income Source</w:t>
      </w:r>
    </w:p>
    <w:p w14:paraId="4C0777FF" w14:textId="682AE6D9" w:rsidR="003311A7" w:rsidRDefault="004C4467" w:rsidP="003311A7">
      <w:pPr>
        <w:spacing w:before="240" w:after="40"/>
      </w:pPr>
      <w:r>
        <w:rPr>
          <w:b/>
        </w:rPr>
        <w:t>1</w:t>
      </w:r>
      <w:r w:rsidR="006855F5">
        <w:rPr>
          <w:b/>
        </w:rPr>
        <w:t>3</w:t>
      </w:r>
      <w:r w:rsidR="003311A7">
        <w:rPr>
          <w:b/>
        </w:rPr>
        <w:t>.1.1</w:t>
      </w:r>
      <w:r w:rsidR="003311A7">
        <w:rPr>
          <w:i/>
        </w:rPr>
        <w:t xml:space="preserve"> </w:t>
      </w:r>
      <w:r w:rsidR="003311A7">
        <w:rPr>
          <w:b/>
        </w:rPr>
        <w:t>How many income sources does your household have?</w:t>
      </w:r>
    </w:p>
    <w:p w14:paraId="5B367E73" w14:textId="5020F14F" w:rsidR="00C679A8" w:rsidRPr="008A1966" w:rsidRDefault="00C679A8" w:rsidP="00C679A8">
      <w:pPr>
        <w:pStyle w:val="Titre3"/>
      </w:pPr>
      <w:r>
        <w:t>Main</w:t>
      </w:r>
      <w:r w:rsidRPr="008A1966">
        <w:t xml:space="preserve"> source of income for the household.</w:t>
      </w:r>
    </w:p>
    <w:p w14:paraId="3971BB98" w14:textId="77777777" w:rsidR="00C679A8" w:rsidRDefault="00C679A8" w:rsidP="003311A7"/>
    <w:p w14:paraId="5B432897" w14:textId="474BA60F" w:rsidR="003311A7" w:rsidRDefault="004C4467" w:rsidP="003311A7">
      <w:pPr>
        <w:spacing w:before="240" w:after="40"/>
      </w:pPr>
      <w:r>
        <w:rPr>
          <w:b/>
        </w:rPr>
        <w:t>1</w:t>
      </w:r>
      <w:r w:rsidR="006855F5">
        <w:rPr>
          <w:b/>
        </w:rPr>
        <w:t>3</w:t>
      </w:r>
      <w:r w:rsidR="003311A7">
        <w:rPr>
          <w:b/>
        </w:rPr>
        <w:t>.1.2 What is the main source of income for the household?</w:t>
      </w:r>
    </w:p>
    <w:tbl>
      <w:tblPr>
        <w:tblStyle w:val="Grilledutableau"/>
        <w:tblW w:w="0" w:type="auto"/>
        <w:tblLook w:val="04A0" w:firstRow="1" w:lastRow="0" w:firstColumn="1" w:lastColumn="0" w:noHBand="0" w:noVBand="1"/>
      </w:tblPr>
      <w:tblGrid>
        <w:gridCol w:w="1851"/>
        <w:gridCol w:w="1851"/>
        <w:gridCol w:w="2217"/>
        <w:gridCol w:w="1851"/>
        <w:gridCol w:w="1851"/>
        <w:gridCol w:w="1851"/>
      </w:tblGrid>
      <w:tr w:rsidR="003311A7" w:rsidRPr="00D96A7B" w14:paraId="1C7A29EA" w14:textId="77777777" w:rsidTr="00901335">
        <w:tc>
          <w:tcPr>
            <w:tcW w:w="1851" w:type="dxa"/>
          </w:tcPr>
          <w:p w14:paraId="53C48628" w14:textId="77777777" w:rsidR="003311A7" w:rsidRPr="00D96A7B" w:rsidRDefault="003311A7" w:rsidP="00901335">
            <w:pPr>
              <w:rPr>
                <w:sz w:val="16"/>
                <w:szCs w:val="28"/>
              </w:rPr>
            </w:pPr>
            <w:proofErr w:type="gramStart"/>
            <w:r w:rsidRPr="00D96A7B">
              <w:rPr>
                <w:sz w:val="16"/>
                <w:szCs w:val="28"/>
              </w:rPr>
              <w:t>1  Wage</w:t>
            </w:r>
            <w:proofErr w:type="gramEnd"/>
            <w:r w:rsidRPr="00D96A7B">
              <w:rPr>
                <w:sz w:val="16"/>
                <w:szCs w:val="28"/>
              </w:rPr>
              <w:t xml:space="preserve"> Labor - Professional</w:t>
            </w:r>
          </w:p>
        </w:tc>
        <w:tc>
          <w:tcPr>
            <w:tcW w:w="1851" w:type="dxa"/>
          </w:tcPr>
          <w:p w14:paraId="355B9236" w14:textId="77777777" w:rsidR="003311A7" w:rsidRPr="00D96A7B" w:rsidRDefault="003311A7" w:rsidP="00901335">
            <w:pPr>
              <w:rPr>
                <w:sz w:val="16"/>
                <w:szCs w:val="28"/>
              </w:rPr>
            </w:pPr>
            <w:proofErr w:type="gramStart"/>
            <w:r w:rsidRPr="00D96A7B">
              <w:rPr>
                <w:sz w:val="16"/>
                <w:szCs w:val="28"/>
              </w:rPr>
              <w:t>10  Saving</w:t>
            </w:r>
            <w:proofErr w:type="gramEnd"/>
            <w:r w:rsidRPr="00D96A7B">
              <w:rPr>
                <w:sz w:val="16"/>
                <w:szCs w:val="28"/>
              </w:rPr>
              <w:t>/selling assets</w:t>
            </w:r>
          </w:p>
        </w:tc>
        <w:tc>
          <w:tcPr>
            <w:tcW w:w="1851" w:type="dxa"/>
          </w:tcPr>
          <w:p w14:paraId="1504E7C1" w14:textId="77777777" w:rsidR="003311A7" w:rsidRPr="00D96A7B" w:rsidRDefault="003311A7" w:rsidP="00901335">
            <w:pPr>
              <w:rPr>
                <w:sz w:val="16"/>
                <w:szCs w:val="28"/>
              </w:rPr>
            </w:pPr>
            <w:proofErr w:type="gramStart"/>
            <w:r w:rsidRPr="00D96A7B">
              <w:rPr>
                <w:sz w:val="16"/>
                <w:szCs w:val="28"/>
              </w:rPr>
              <w:t>11  Petty</w:t>
            </w:r>
            <w:proofErr w:type="gramEnd"/>
            <w:r w:rsidRPr="00D96A7B">
              <w:rPr>
                <w:sz w:val="16"/>
                <w:szCs w:val="28"/>
              </w:rPr>
              <w:t xml:space="preserve"> trade/selling on streets</w:t>
            </w:r>
          </w:p>
        </w:tc>
        <w:tc>
          <w:tcPr>
            <w:tcW w:w="1851" w:type="dxa"/>
          </w:tcPr>
          <w:p w14:paraId="783B8B2F" w14:textId="77777777" w:rsidR="003311A7" w:rsidRPr="00D96A7B" w:rsidRDefault="003311A7" w:rsidP="00901335">
            <w:pPr>
              <w:rPr>
                <w:sz w:val="16"/>
                <w:szCs w:val="28"/>
              </w:rPr>
            </w:pPr>
            <w:proofErr w:type="gramStart"/>
            <w:r w:rsidRPr="00D96A7B">
              <w:rPr>
                <w:sz w:val="16"/>
                <w:szCs w:val="28"/>
              </w:rPr>
              <w:t>12  Small</w:t>
            </w:r>
            <w:proofErr w:type="gramEnd"/>
            <w:r w:rsidRPr="00D96A7B">
              <w:rPr>
                <w:sz w:val="16"/>
                <w:szCs w:val="28"/>
              </w:rPr>
              <w:t xml:space="preserve"> trade (own business)</w:t>
            </w:r>
          </w:p>
        </w:tc>
        <w:tc>
          <w:tcPr>
            <w:tcW w:w="1851" w:type="dxa"/>
          </w:tcPr>
          <w:p w14:paraId="1F57937F" w14:textId="77777777" w:rsidR="003311A7" w:rsidRPr="00D96A7B" w:rsidRDefault="003311A7" w:rsidP="00901335">
            <w:pPr>
              <w:rPr>
                <w:sz w:val="16"/>
                <w:szCs w:val="28"/>
              </w:rPr>
            </w:pPr>
            <w:proofErr w:type="gramStart"/>
            <w:r w:rsidRPr="00D96A7B">
              <w:rPr>
                <w:sz w:val="16"/>
                <w:szCs w:val="28"/>
              </w:rPr>
              <w:t>13  Medium</w:t>
            </w:r>
            <w:proofErr w:type="gramEnd"/>
            <w:r w:rsidRPr="00D96A7B">
              <w:rPr>
                <w:sz w:val="16"/>
                <w:szCs w:val="28"/>
              </w:rPr>
              <w:t>/large trade (own business)</w:t>
            </w:r>
          </w:p>
        </w:tc>
        <w:tc>
          <w:tcPr>
            <w:tcW w:w="1851" w:type="dxa"/>
          </w:tcPr>
          <w:p w14:paraId="7DC227B4" w14:textId="77777777" w:rsidR="003311A7" w:rsidRPr="00D96A7B" w:rsidRDefault="003311A7" w:rsidP="00901335">
            <w:pPr>
              <w:rPr>
                <w:sz w:val="16"/>
                <w:szCs w:val="28"/>
              </w:rPr>
            </w:pPr>
            <w:proofErr w:type="gramStart"/>
            <w:r w:rsidRPr="00D96A7B">
              <w:rPr>
                <w:sz w:val="16"/>
                <w:szCs w:val="28"/>
              </w:rPr>
              <w:t>14  Small</w:t>
            </w:r>
            <w:proofErr w:type="gramEnd"/>
            <w:r w:rsidRPr="00D96A7B">
              <w:rPr>
                <w:sz w:val="16"/>
                <w:szCs w:val="28"/>
              </w:rPr>
              <w:t xml:space="preserve"> Agriculture production including livestock (own land/livestock)</w:t>
            </w:r>
          </w:p>
        </w:tc>
      </w:tr>
      <w:tr w:rsidR="003311A7" w:rsidRPr="00D96A7B" w14:paraId="4CC29738" w14:textId="77777777" w:rsidTr="00901335">
        <w:tc>
          <w:tcPr>
            <w:tcW w:w="1851" w:type="dxa"/>
          </w:tcPr>
          <w:p w14:paraId="15A6C3DC" w14:textId="77777777" w:rsidR="003311A7" w:rsidRPr="00D96A7B" w:rsidRDefault="003311A7" w:rsidP="00901335">
            <w:pPr>
              <w:rPr>
                <w:sz w:val="16"/>
                <w:szCs w:val="28"/>
              </w:rPr>
            </w:pPr>
            <w:proofErr w:type="gramStart"/>
            <w:r w:rsidRPr="00D96A7B">
              <w:rPr>
                <w:sz w:val="16"/>
                <w:szCs w:val="28"/>
              </w:rPr>
              <w:t>15  Medium</w:t>
            </w:r>
            <w:proofErr w:type="gramEnd"/>
            <w:r w:rsidRPr="00D96A7B">
              <w:rPr>
                <w:sz w:val="16"/>
                <w:szCs w:val="28"/>
              </w:rPr>
              <w:t>/large agriculture production including livestock (own land/livestock)</w:t>
            </w:r>
          </w:p>
        </w:tc>
        <w:tc>
          <w:tcPr>
            <w:tcW w:w="1851" w:type="dxa"/>
          </w:tcPr>
          <w:p w14:paraId="39B49E32" w14:textId="77777777" w:rsidR="003311A7" w:rsidRPr="00D96A7B" w:rsidRDefault="003311A7" w:rsidP="00901335">
            <w:pPr>
              <w:rPr>
                <w:sz w:val="16"/>
                <w:szCs w:val="28"/>
              </w:rPr>
            </w:pPr>
            <w:proofErr w:type="gramStart"/>
            <w:r w:rsidRPr="00D96A7B">
              <w:rPr>
                <w:sz w:val="16"/>
                <w:szCs w:val="28"/>
              </w:rPr>
              <w:t>2  Wage</w:t>
            </w:r>
            <w:proofErr w:type="gramEnd"/>
            <w:r w:rsidRPr="00D96A7B">
              <w:rPr>
                <w:sz w:val="16"/>
                <w:szCs w:val="28"/>
              </w:rPr>
              <w:t xml:space="preserve"> Labor - Skilled</w:t>
            </w:r>
          </w:p>
        </w:tc>
        <w:tc>
          <w:tcPr>
            <w:tcW w:w="1851" w:type="dxa"/>
          </w:tcPr>
          <w:p w14:paraId="6125C4BF" w14:textId="77777777" w:rsidR="003311A7" w:rsidRPr="00D96A7B" w:rsidRDefault="003311A7" w:rsidP="00901335">
            <w:pPr>
              <w:rPr>
                <w:sz w:val="16"/>
                <w:szCs w:val="28"/>
              </w:rPr>
            </w:pPr>
            <w:proofErr w:type="gramStart"/>
            <w:r w:rsidRPr="00D96A7B">
              <w:rPr>
                <w:sz w:val="16"/>
                <w:szCs w:val="28"/>
              </w:rPr>
              <w:t>3  Wage</w:t>
            </w:r>
            <w:proofErr w:type="gramEnd"/>
            <w:r w:rsidRPr="00D96A7B">
              <w:rPr>
                <w:sz w:val="16"/>
                <w:szCs w:val="28"/>
              </w:rPr>
              <w:t xml:space="preserve"> Labor - Unskilled/Casual/Agriculture</w:t>
            </w:r>
          </w:p>
        </w:tc>
        <w:tc>
          <w:tcPr>
            <w:tcW w:w="1851" w:type="dxa"/>
          </w:tcPr>
          <w:p w14:paraId="00F9B266" w14:textId="77777777" w:rsidR="003311A7" w:rsidRPr="00D96A7B" w:rsidRDefault="003311A7" w:rsidP="00901335">
            <w:pPr>
              <w:rPr>
                <w:sz w:val="16"/>
                <w:szCs w:val="28"/>
              </w:rPr>
            </w:pPr>
            <w:proofErr w:type="gramStart"/>
            <w:r w:rsidRPr="00D96A7B">
              <w:rPr>
                <w:sz w:val="16"/>
                <w:szCs w:val="28"/>
              </w:rPr>
              <w:t>4  Wage</w:t>
            </w:r>
            <w:proofErr w:type="gramEnd"/>
            <w:r w:rsidRPr="00D96A7B">
              <w:rPr>
                <w:sz w:val="16"/>
                <w:szCs w:val="28"/>
              </w:rPr>
              <w:t xml:space="preserve"> Labor - Unskilled/Casual/non-agriculture</w:t>
            </w:r>
          </w:p>
        </w:tc>
        <w:tc>
          <w:tcPr>
            <w:tcW w:w="1851" w:type="dxa"/>
          </w:tcPr>
          <w:p w14:paraId="063DB2D3" w14:textId="77777777" w:rsidR="003311A7" w:rsidRPr="00D96A7B" w:rsidRDefault="003311A7" w:rsidP="00901335">
            <w:pPr>
              <w:rPr>
                <w:sz w:val="16"/>
                <w:szCs w:val="28"/>
              </w:rPr>
            </w:pPr>
            <w:proofErr w:type="gramStart"/>
            <w:r w:rsidRPr="00D96A7B">
              <w:rPr>
                <w:sz w:val="16"/>
                <w:szCs w:val="28"/>
              </w:rPr>
              <w:t>5  Pension</w:t>
            </w:r>
            <w:proofErr w:type="gramEnd"/>
          </w:p>
        </w:tc>
        <w:tc>
          <w:tcPr>
            <w:tcW w:w="1851" w:type="dxa"/>
          </w:tcPr>
          <w:p w14:paraId="0801EBE0" w14:textId="77777777" w:rsidR="003311A7" w:rsidRPr="00D96A7B" w:rsidRDefault="003311A7" w:rsidP="00901335">
            <w:pPr>
              <w:rPr>
                <w:sz w:val="16"/>
                <w:szCs w:val="28"/>
              </w:rPr>
            </w:pPr>
            <w:proofErr w:type="gramStart"/>
            <w:r w:rsidRPr="00D96A7B">
              <w:rPr>
                <w:sz w:val="16"/>
                <w:szCs w:val="28"/>
              </w:rPr>
              <w:t>6  Remittances</w:t>
            </w:r>
            <w:proofErr w:type="gramEnd"/>
          </w:p>
        </w:tc>
      </w:tr>
      <w:tr w:rsidR="003311A7" w:rsidRPr="00D96A7B" w14:paraId="22C074D4" w14:textId="77777777" w:rsidTr="00901335">
        <w:tc>
          <w:tcPr>
            <w:tcW w:w="1851" w:type="dxa"/>
          </w:tcPr>
          <w:p w14:paraId="60302BAB" w14:textId="77777777" w:rsidR="003311A7" w:rsidRPr="00D96A7B" w:rsidRDefault="003311A7" w:rsidP="00901335">
            <w:pPr>
              <w:rPr>
                <w:sz w:val="16"/>
                <w:szCs w:val="28"/>
              </w:rPr>
            </w:pPr>
            <w:proofErr w:type="gramStart"/>
            <w:r w:rsidRPr="00D96A7B">
              <w:rPr>
                <w:sz w:val="16"/>
                <w:szCs w:val="28"/>
              </w:rPr>
              <w:t>7  Aid</w:t>
            </w:r>
            <w:proofErr w:type="gramEnd"/>
            <w:r w:rsidRPr="00D96A7B">
              <w:rPr>
                <w:sz w:val="16"/>
                <w:szCs w:val="28"/>
              </w:rPr>
              <w:t>/gifts</w:t>
            </w:r>
          </w:p>
        </w:tc>
        <w:tc>
          <w:tcPr>
            <w:tcW w:w="1851" w:type="dxa"/>
          </w:tcPr>
          <w:p w14:paraId="330839DB" w14:textId="77777777" w:rsidR="003311A7" w:rsidRPr="00D96A7B" w:rsidRDefault="003311A7" w:rsidP="00901335">
            <w:pPr>
              <w:rPr>
                <w:sz w:val="16"/>
                <w:szCs w:val="28"/>
              </w:rPr>
            </w:pPr>
            <w:proofErr w:type="gramStart"/>
            <w:r w:rsidRPr="00D96A7B">
              <w:rPr>
                <w:sz w:val="16"/>
                <w:szCs w:val="28"/>
              </w:rPr>
              <w:t>8  Borrowing</w:t>
            </w:r>
            <w:proofErr w:type="gramEnd"/>
            <w:r w:rsidRPr="00D96A7B">
              <w:rPr>
                <w:sz w:val="16"/>
                <w:szCs w:val="28"/>
              </w:rPr>
              <w:t xml:space="preserve"> money/Living off debt</w:t>
            </w:r>
          </w:p>
        </w:tc>
        <w:tc>
          <w:tcPr>
            <w:tcW w:w="1851" w:type="dxa"/>
          </w:tcPr>
          <w:p w14:paraId="5DA04E43" w14:textId="77777777" w:rsidR="003311A7" w:rsidRPr="00D96A7B" w:rsidRDefault="003311A7" w:rsidP="00901335">
            <w:pPr>
              <w:rPr>
                <w:sz w:val="16"/>
                <w:szCs w:val="28"/>
              </w:rPr>
            </w:pPr>
            <w:proofErr w:type="gramStart"/>
            <w:r w:rsidRPr="00D96A7B">
              <w:rPr>
                <w:sz w:val="16"/>
                <w:szCs w:val="28"/>
              </w:rPr>
              <w:t>9  High</w:t>
            </w:r>
            <w:proofErr w:type="gramEnd"/>
            <w:r w:rsidRPr="00D96A7B">
              <w:rPr>
                <w:sz w:val="16"/>
                <w:szCs w:val="28"/>
              </w:rPr>
              <w:t xml:space="preserve"> risk activity (e.g. begging, scavenging)</w:t>
            </w:r>
          </w:p>
        </w:tc>
        <w:tc>
          <w:tcPr>
            <w:tcW w:w="1851" w:type="dxa"/>
          </w:tcPr>
          <w:p w14:paraId="69E75A05" w14:textId="77777777" w:rsidR="003311A7" w:rsidRPr="00D96A7B" w:rsidRDefault="003311A7" w:rsidP="00901335">
            <w:pPr>
              <w:rPr>
                <w:sz w:val="16"/>
                <w:szCs w:val="28"/>
              </w:rPr>
            </w:pPr>
            <w:proofErr w:type="gramStart"/>
            <w:r w:rsidRPr="00D96A7B">
              <w:rPr>
                <w:sz w:val="16"/>
                <w:szCs w:val="28"/>
              </w:rPr>
              <w:t>999  Other</w:t>
            </w:r>
            <w:proofErr w:type="gramEnd"/>
            <w:r w:rsidRPr="00D96A7B">
              <w:rPr>
                <w:sz w:val="16"/>
                <w:szCs w:val="28"/>
              </w:rPr>
              <w:t xml:space="preserve"> (specify)</w:t>
            </w:r>
          </w:p>
        </w:tc>
        <w:tc>
          <w:tcPr>
            <w:tcW w:w="1851" w:type="dxa"/>
          </w:tcPr>
          <w:p w14:paraId="6B75716B" w14:textId="77777777" w:rsidR="003311A7" w:rsidRPr="00D96A7B" w:rsidRDefault="003311A7" w:rsidP="00901335">
            <w:pPr>
              <w:rPr>
                <w:sz w:val="16"/>
                <w:szCs w:val="28"/>
              </w:rPr>
            </w:pPr>
          </w:p>
        </w:tc>
        <w:tc>
          <w:tcPr>
            <w:tcW w:w="1851" w:type="dxa"/>
          </w:tcPr>
          <w:p w14:paraId="138CFC87" w14:textId="77777777" w:rsidR="003311A7" w:rsidRPr="00D96A7B" w:rsidRDefault="003311A7" w:rsidP="00901335">
            <w:pPr>
              <w:rPr>
                <w:sz w:val="16"/>
                <w:szCs w:val="28"/>
              </w:rPr>
            </w:pPr>
          </w:p>
        </w:tc>
      </w:tr>
    </w:tbl>
    <w:p w14:paraId="4C4E9BD1" w14:textId="5CD8610F" w:rsidR="003311A7" w:rsidRPr="008A1966" w:rsidRDefault="004C4467" w:rsidP="003311A7">
      <w:pPr>
        <w:spacing w:before="240" w:after="40"/>
      </w:pPr>
      <w:r>
        <w:rPr>
          <w:b/>
        </w:rPr>
        <w:t>1</w:t>
      </w:r>
      <w:r w:rsidR="006855F5">
        <w:rPr>
          <w:b/>
        </w:rPr>
        <w:t>3</w:t>
      </w:r>
      <w:r w:rsidR="003311A7" w:rsidRPr="008A1966">
        <w:rPr>
          <w:b/>
        </w:rPr>
        <w:t>.1.3 Relative contribution to total income of household of this source</w:t>
      </w:r>
    </w:p>
    <w:p w14:paraId="209EB8CA" w14:textId="3565DD0B" w:rsidR="003311A7" w:rsidRPr="008A1966" w:rsidRDefault="004C4467" w:rsidP="003311A7">
      <w:pPr>
        <w:spacing w:before="240" w:after="40"/>
      </w:pPr>
      <w:r>
        <w:rPr>
          <w:b/>
        </w:rPr>
        <w:t>1</w:t>
      </w:r>
      <w:r w:rsidR="006855F5">
        <w:rPr>
          <w:b/>
        </w:rPr>
        <w:t>3</w:t>
      </w:r>
      <w:r w:rsidR="003311A7" w:rsidRPr="008A1966">
        <w:rPr>
          <w:b/>
        </w:rPr>
        <w:t>.1.4</w:t>
      </w:r>
      <w:r w:rsidR="003311A7" w:rsidRPr="008A1966">
        <w:rPr>
          <w:i/>
        </w:rPr>
        <w:t xml:space="preserve"> </w:t>
      </w:r>
      <w:r w:rsidR="003311A7" w:rsidRPr="008A1966">
        <w:rPr>
          <w:b/>
        </w:rPr>
        <w:t>What is the estimated value in local currency of the main source of income for the household?</w:t>
      </w:r>
    </w:p>
    <w:p w14:paraId="7091313E" w14:textId="758208F7" w:rsidR="003311A7" w:rsidRPr="008A1966" w:rsidRDefault="003311A7" w:rsidP="0055679A">
      <w:pPr>
        <w:pStyle w:val="Titre3"/>
      </w:pPr>
      <w:r w:rsidRPr="008A1966">
        <w:t>Second source of income for the household.</w:t>
      </w:r>
    </w:p>
    <w:p w14:paraId="0D1B0380" w14:textId="2FA6CCBC" w:rsidR="003311A7" w:rsidRPr="008A1966" w:rsidRDefault="004C4467" w:rsidP="003311A7">
      <w:pPr>
        <w:spacing w:before="240" w:after="40"/>
      </w:pPr>
      <w:r>
        <w:rPr>
          <w:b/>
        </w:rPr>
        <w:t>1</w:t>
      </w:r>
      <w:r w:rsidR="006855F5">
        <w:rPr>
          <w:b/>
        </w:rPr>
        <w:t>3</w:t>
      </w:r>
      <w:r w:rsidR="003311A7" w:rsidRPr="008A1966">
        <w:rPr>
          <w:b/>
        </w:rPr>
        <w:t>.</w:t>
      </w:r>
      <w:r w:rsidR="00AC1D3D">
        <w:rPr>
          <w:b/>
        </w:rPr>
        <w:t>1.5</w:t>
      </w:r>
      <w:r w:rsidR="003311A7" w:rsidRPr="008A1966">
        <w:rPr>
          <w:b/>
        </w:rPr>
        <w:t xml:space="preserve"> What is the second source of income for the household?</w:t>
      </w:r>
    </w:p>
    <w:tbl>
      <w:tblPr>
        <w:tblStyle w:val="Grilledutableau"/>
        <w:tblW w:w="0" w:type="auto"/>
        <w:tblLook w:val="04A0" w:firstRow="1" w:lastRow="0" w:firstColumn="1" w:lastColumn="0" w:noHBand="0" w:noVBand="1"/>
      </w:tblPr>
      <w:tblGrid>
        <w:gridCol w:w="1851"/>
        <w:gridCol w:w="1851"/>
        <w:gridCol w:w="2217"/>
        <w:gridCol w:w="1851"/>
        <w:gridCol w:w="1851"/>
        <w:gridCol w:w="1851"/>
      </w:tblGrid>
      <w:tr w:rsidR="003311A7" w:rsidRPr="00D96A7B" w14:paraId="6D719063" w14:textId="77777777" w:rsidTr="00901335">
        <w:tc>
          <w:tcPr>
            <w:tcW w:w="1851" w:type="dxa"/>
          </w:tcPr>
          <w:p w14:paraId="2823B14E" w14:textId="77777777" w:rsidR="003311A7" w:rsidRPr="00D96A7B" w:rsidRDefault="003311A7" w:rsidP="00901335">
            <w:pPr>
              <w:rPr>
                <w:sz w:val="16"/>
                <w:szCs w:val="28"/>
              </w:rPr>
            </w:pPr>
            <w:proofErr w:type="gramStart"/>
            <w:r w:rsidRPr="00D96A7B">
              <w:rPr>
                <w:sz w:val="16"/>
                <w:szCs w:val="28"/>
              </w:rPr>
              <w:t>1  Wage</w:t>
            </w:r>
            <w:proofErr w:type="gramEnd"/>
            <w:r w:rsidRPr="00D96A7B">
              <w:rPr>
                <w:sz w:val="16"/>
                <w:szCs w:val="28"/>
              </w:rPr>
              <w:t xml:space="preserve"> Labor - Professional</w:t>
            </w:r>
          </w:p>
        </w:tc>
        <w:tc>
          <w:tcPr>
            <w:tcW w:w="1851" w:type="dxa"/>
          </w:tcPr>
          <w:p w14:paraId="7C55D560" w14:textId="77777777" w:rsidR="003311A7" w:rsidRPr="00D96A7B" w:rsidRDefault="003311A7" w:rsidP="00901335">
            <w:pPr>
              <w:rPr>
                <w:sz w:val="16"/>
                <w:szCs w:val="28"/>
              </w:rPr>
            </w:pPr>
            <w:proofErr w:type="gramStart"/>
            <w:r w:rsidRPr="00D96A7B">
              <w:rPr>
                <w:sz w:val="16"/>
                <w:szCs w:val="28"/>
              </w:rPr>
              <w:t>10  Saving</w:t>
            </w:r>
            <w:proofErr w:type="gramEnd"/>
            <w:r w:rsidRPr="00D96A7B">
              <w:rPr>
                <w:sz w:val="16"/>
                <w:szCs w:val="28"/>
              </w:rPr>
              <w:t>/selling assets</w:t>
            </w:r>
          </w:p>
        </w:tc>
        <w:tc>
          <w:tcPr>
            <w:tcW w:w="1851" w:type="dxa"/>
          </w:tcPr>
          <w:p w14:paraId="03E7AE21" w14:textId="77777777" w:rsidR="003311A7" w:rsidRPr="00D96A7B" w:rsidRDefault="003311A7" w:rsidP="00901335">
            <w:pPr>
              <w:rPr>
                <w:sz w:val="16"/>
                <w:szCs w:val="28"/>
              </w:rPr>
            </w:pPr>
            <w:proofErr w:type="gramStart"/>
            <w:r w:rsidRPr="00D96A7B">
              <w:rPr>
                <w:sz w:val="16"/>
                <w:szCs w:val="28"/>
              </w:rPr>
              <w:t>11  Petty</w:t>
            </w:r>
            <w:proofErr w:type="gramEnd"/>
            <w:r w:rsidRPr="00D96A7B">
              <w:rPr>
                <w:sz w:val="16"/>
                <w:szCs w:val="28"/>
              </w:rPr>
              <w:t xml:space="preserve"> trade/selling on streets</w:t>
            </w:r>
          </w:p>
        </w:tc>
        <w:tc>
          <w:tcPr>
            <w:tcW w:w="1851" w:type="dxa"/>
          </w:tcPr>
          <w:p w14:paraId="6A0FCAFA" w14:textId="77777777" w:rsidR="003311A7" w:rsidRPr="00D96A7B" w:rsidRDefault="003311A7" w:rsidP="00901335">
            <w:pPr>
              <w:rPr>
                <w:sz w:val="16"/>
                <w:szCs w:val="28"/>
              </w:rPr>
            </w:pPr>
            <w:proofErr w:type="gramStart"/>
            <w:r w:rsidRPr="00D96A7B">
              <w:rPr>
                <w:sz w:val="16"/>
                <w:szCs w:val="28"/>
              </w:rPr>
              <w:t>12  Small</w:t>
            </w:r>
            <w:proofErr w:type="gramEnd"/>
            <w:r w:rsidRPr="00D96A7B">
              <w:rPr>
                <w:sz w:val="16"/>
                <w:szCs w:val="28"/>
              </w:rPr>
              <w:t xml:space="preserve"> trade (own business)</w:t>
            </w:r>
          </w:p>
        </w:tc>
        <w:tc>
          <w:tcPr>
            <w:tcW w:w="1851" w:type="dxa"/>
          </w:tcPr>
          <w:p w14:paraId="7AEAD25A" w14:textId="77777777" w:rsidR="003311A7" w:rsidRPr="00D96A7B" w:rsidRDefault="003311A7" w:rsidP="00901335">
            <w:pPr>
              <w:rPr>
                <w:sz w:val="16"/>
                <w:szCs w:val="28"/>
              </w:rPr>
            </w:pPr>
            <w:proofErr w:type="gramStart"/>
            <w:r w:rsidRPr="00D96A7B">
              <w:rPr>
                <w:sz w:val="16"/>
                <w:szCs w:val="28"/>
              </w:rPr>
              <w:t>13  Medium</w:t>
            </w:r>
            <w:proofErr w:type="gramEnd"/>
            <w:r w:rsidRPr="00D96A7B">
              <w:rPr>
                <w:sz w:val="16"/>
                <w:szCs w:val="28"/>
              </w:rPr>
              <w:t>/large trade (own business)</w:t>
            </w:r>
          </w:p>
        </w:tc>
        <w:tc>
          <w:tcPr>
            <w:tcW w:w="1851" w:type="dxa"/>
          </w:tcPr>
          <w:p w14:paraId="1D94B85D" w14:textId="77777777" w:rsidR="003311A7" w:rsidRPr="00D96A7B" w:rsidRDefault="003311A7" w:rsidP="00901335">
            <w:pPr>
              <w:rPr>
                <w:sz w:val="16"/>
                <w:szCs w:val="28"/>
              </w:rPr>
            </w:pPr>
            <w:proofErr w:type="gramStart"/>
            <w:r w:rsidRPr="00D96A7B">
              <w:rPr>
                <w:sz w:val="16"/>
                <w:szCs w:val="28"/>
              </w:rPr>
              <w:t>14  Small</w:t>
            </w:r>
            <w:proofErr w:type="gramEnd"/>
            <w:r w:rsidRPr="00D96A7B">
              <w:rPr>
                <w:sz w:val="16"/>
                <w:szCs w:val="28"/>
              </w:rPr>
              <w:t xml:space="preserve"> Agriculture production including livestock (own land/livestock)</w:t>
            </w:r>
          </w:p>
        </w:tc>
      </w:tr>
      <w:tr w:rsidR="003311A7" w:rsidRPr="00D96A7B" w14:paraId="5353DD1B" w14:textId="77777777" w:rsidTr="00901335">
        <w:tc>
          <w:tcPr>
            <w:tcW w:w="1851" w:type="dxa"/>
          </w:tcPr>
          <w:p w14:paraId="38BD268B" w14:textId="77777777" w:rsidR="003311A7" w:rsidRPr="00D96A7B" w:rsidRDefault="003311A7" w:rsidP="00901335">
            <w:pPr>
              <w:rPr>
                <w:sz w:val="16"/>
                <w:szCs w:val="28"/>
              </w:rPr>
            </w:pPr>
            <w:proofErr w:type="gramStart"/>
            <w:r w:rsidRPr="00D96A7B">
              <w:rPr>
                <w:sz w:val="16"/>
                <w:szCs w:val="28"/>
              </w:rPr>
              <w:t>15  Medium</w:t>
            </w:r>
            <w:proofErr w:type="gramEnd"/>
            <w:r w:rsidRPr="00D96A7B">
              <w:rPr>
                <w:sz w:val="16"/>
                <w:szCs w:val="28"/>
              </w:rPr>
              <w:t xml:space="preserve">/large agriculture production including </w:t>
            </w:r>
            <w:r w:rsidRPr="00D96A7B">
              <w:rPr>
                <w:sz w:val="16"/>
                <w:szCs w:val="28"/>
              </w:rPr>
              <w:lastRenderedPageBreak/>
              <w:t>livestock (own land/livestock)</w:t>
            </w:r>
          </w:p>
        </w:tc>
        <w:tc>
          <w:tcPr>
            <w:tcW w:w="1851" w:type="dxa"/>
          </w:tcPr>
          <w:p w14:paraId="4B7C70A5" w14:textId="77777777" w:rsidR="003311A7" w:rsidRPr="00D96A7B" w:rsidRDefault="003311A7" w:rsidP="00901335">
            <w:pPr>
              <w:rPr>
                <w:sz w:val="16"/>
                <w:szCs w:val="28"/>
              </w:rPr>
            </w:pPr>
            <w:proofErr w:type="gramStart"/>
            <w:r w:rsidRPr="00D96A7B">
              <w:rPr>
                <w:sz w:val="16"/>
                <w:szCs w:val="28"/>
              </w:rPr>
              <w:lastRenderedPageBreak/>
              <w:t>2  Wage</w:t>
            </w:r>
            <w:proofErr w:type="gramEnd"/>
            <w:r w:rsidRPr="00D96A7B">
              <w:rPr>
                <w:sz w:val="16"/>
                <w:szCs w:val="28"/>
              </w:rPr>
              <w:t xml:space="preserve"> Labor - Skilled</w:t>
            </w:r>
          </w:p>
        </w:tc>
        <w:tc>
          <w:tcPr>
            <w:tcW w:w="1851" w:type="dxa"/>
          </w:tcPr>
          <w:p w14:paraId="7FFA5516" w14:textId="77777777" w:rsidR="003311A7" w:rsidRPr="00D96A7B" w:rsidRDefault="003311A7" w:rsidP="00901335">
            <w:pPr>
              <w:rPr>
                <w:sz w:val="16"/>
                <w:szCs w:val="28"/>
              </w:rPr>
            </w:pPr>
            <w:proofErr w:type="gramStart"/>
            <w:r w:rsidRPr="00D96A7B">
              <w:rPr>
                <w:sz w:val="16"/>
                <w:szCs w:val="28"/>
              </w:rPr>
              <w:t>3  Wage</w:t>
            </w:r>
            <w:proofErr w:type="gramEnd"/>
            <w:r w:rsidRPr="00D96A7B">
              <w:rPr>
                <w:sz w:val="16"/>
                <w:szCs w:val="28"/>
              </w:rPr>
              <w:t xml:space="preserve"> Labor - Unskilled/Casual/Agriculture</w:t>
            </w:r>
          </w:p>
        </w:tc>
        <w:tc>
          <w:tcPr>
            <w:tcW w:w="1851" w:type="dxa"/>
          </w:tcPr>
          <w:p w14:paraId="419F2374" w14:textId="77777777" w:rsidR="003311A7" w:rsidRPr="00D96A7B" w:rsidRDefault="003311A7" w:rsidP="00901335">
            <w:pPr>
              <w:rPr>
                <w:sz w:val="16"/>
                <w:szCs w:val="28"/>
              </w:rPr>
            </w:pPr>
            <w:proofErr w:type="gramStart"/>
            <w:r w:rsidRPr="00D96A7B">
              <w:rPr>
                <w:sz w:val="16"/>
                <w:szCs w:val="28"/>
              </w:rPr>
              <w:t>4  Wage</w:t>
            </w:r>
            <w:proofErr w:type="gramEnd"/>
            <w:r w:rsidRPr="00D96A7B">
              <w:rPr>
                <w:sz w:val="16"/>
                <w:szCs w:val="28"/>
              </w:rPr>
              <w:t xml:space="preserve"> Labor - Unskilled/Casual/non-agriculture</w:t>
            </w:r>
          </w:p>
        </w:tc>
        <w:tc>
          <w:tcPr>
            <w:tcW w:w="1851" w:type="dxa"/>
          </w:tcPr>
          <w:p w14:paraId="111FF9BA" w14:textId="77777777" w:rsidR="003311A7" w:rsidRPr="00D96A7B" w:rsidRDefault="003311A7" w:rsidP="00901335">
            <w:pPr>
              <w:rPr>
                <w:sz w:val="16"/>
                <w:szCs w:val="28"/>
              </w:rPr>
            </w:pPr>
            <w:proofErr w:type="gramStart"/>
            <w:r w:rsidRPr="00D96A7B">
              <w:rPr>
                <w:sz w:val="16"/>
                <w:szCs w:val="28"/>
              </w:rPr>
              <w:t>5  Pension</w:t>
            </w:r>
            <w:proofErr w:type="gramEnd"/>
          </w:p>
        </w:tc>
        <w:tc>
          <w:tcPr>
            <w:tcW w:w="1851" w:type="dxa"/>
          </w:tcPr>
          <w:p w14:paraId="12BC0D38" w14:textId="77777777" w:rsidR="003311A7" w:rsidRPr="00D96A7B" w:rsidRDefault="003311A7" w:rsidP="00901335">
            <w:pPr>
              <w:rPr>
                <w:sz w:val="16"/>
                <w:szCs w:val="28"/>
              </w:rPr>
            </w:pPr>
            <w:proofErr w:type="gramStart"/>
            <w:r w:rsidRPr="00D96A7B">
              <w:rPr>
                <w:sz w:val="16"/>
                <w:szCs w:val="28"/>
              </w:rPr>
              <w:t>6  Remittances</w:t>
            </w:r>
            <w:proofErr w:type="gramEnd"/>
          </w:p>
        </w:tc>
      </w:tr>
      <w:tr w:rsidR="003311A7" w:rsidRPr="00D96A7B" w14:paraId="2E4BE406" w14:textId="77777777" w:rsidTr="00901335">
        <w:tc>
          <w:tcPr>
            <w:tcW w:w="1851" w:type="dxa"/>
          </w:tcPr>
          <w:p w14:paraId="535644C0" w14:textId="77777777" w:rsidR="003311A7" w:rsidRPr="00D96A7B" w:rsidRDefault="003311A7" w:rsidP="00901335">
            <w:pPr>
              <w:rPr>
                <w:sz w:val="16"/>
                <w:szCs w:val="28"/>
              </w:rPr>
            </w:pPr>
            <w:proofErr w:type="gramStart"/>
            <w:r w:rsidRPr="00D96A7B">
              <w:rPr>
                <w:sz w:val="16"/>
                <w:szCs w:val="28"/>
              </w:rPr>
              <w:t>7  Aid</w:t>
            </w:r>
            <w:proofErr w:type="gramEnd"/>
            <w:r w:rsidRPr="00D96A7B">
              <w:rPr>
                <w:sz w:val="16"/>
                <w:szCs w:val="28"/>
              </w:rPr>
              <w:t>/gifts</w:t>
            </w:r>
          </w:p>
        </w:tc>
        <w:tc>
          <w:tcPr>
            <w:tcW w:w="1851" w:type="dxa"/>
          </w:tcPr>
          <w:p w14:paraId="2F9861D4" w14:textId="77777777" w:rsidR="003311A7" w:rsidRPr="00D96A7B" w:rsidRDefault="003311A7" w:rsidP="00901335">
            <w:pPr>
              <w:rPr>
                <w:sz w:val="16"/>
                <w:szCs w:val="28"/>
              </w:rPr>
            </w:pPr>
            <w:proofErr w:type="gramStart"/>
            <w:r w:rsidRPr="00D96A7B">
              <w:rPr>
                <w:sz w:val="16"/>
                <w:szCs w:val="28"/>
              </w:rPr>
              <w:t>8  Borrowing</w:t>
            </w:r>
            <w:proofErr w:type="gramEnd"/>
            <w:r w:rsidRPr="00D96A7B">
              <w:rPr>
                <w:sz w:val="16"/>
                <w:szCs w:val="28"/>
              </w:rPr>
              <w:t xml:space="preserve"> money/Living off debt</w:t>
            </w:r>
          </w:p>
        </w:tc>
        <w:tc>
          <w:tcPr>
            <w:tcW w:w="1851" w:type="dxa"/>
          </w:tcPr>
          <w:p w14:paraId="03EDC0F6" w14:textId="77777777" w:rsidR="003311A7" w:rsidRPr="00D96A7B" w:rsidRDefault="003311A7" w:rsidP="00901335">
            <w:pPr>
              <w:rPr>
                <w:sz w:val="16"/>
                <w:szCs w:val="28"/>
              </w:rPr>
            </w:pPr>
            <w:proofErr w:type="gramStart"/>
            <w:r w:rsidRPr="00D96A7B">
              <w:rPr>
                <w:sz w:val="16"/>
                <w:szCs w:val="28"/>
              </w:rPr>
              <w:t>9  High</w:t>
            </w:r>
            <w:proofErr w:type="gramEnd"/>
            <w:r w:rsidRPr="00D96A7B">
              <w:rPr>
                <w:sz w:val="16"/>
                <w:szCs w:val="28"/>
              </w:rPr>
              <w:t xml:space="preserve"> risk activity (e.g. begging, scavenging)</w:t>
            </w:r>
          </w:p>
        </w:tc>
        <w:tc>
          <w:tcPr>
            <w:tcW w:w="1851" w:type="dxa"/>
          </w:tcPr>
          <w:p w14:paraId="531040A8" w14:textId="77777777" w:rsidR="003311A7" w:rsidRPr="00D96A7B" w:rsidRDefault="003311A7" w:rsidP="00901335">
            <w:pPr>
              <w:rPr>
                <w:sz w:val="16"/>
                <w:szCs w:val="28"/>
              </w:rPr>
            </w:pPr>
            <w:proofErr w:type="gramStart"/>
            <w:r w:rsidRPr="00D96A7B">
              <w:rPr>
                <w:sz w:val="16"/>
                <w:szCs w:val="28"/>
              </w:rPr>
              <w:t>999  Other</w:t>
            </w:r>
            <w:proofErr w:type="gramEnd"/>
            <w:r w:rsidRPr="00D96A7B">
              <w:rPr>
                <w:sz w:val="16"/>
                <w:szCs w:val="28"/>
              </w:rPr>
              <w:t xml:space="preserve"> (specify)</w:t>
            </w:r>
          </w:p>
        </w:tc>
        <w:tc>
          <w:tcPr>
            <w:tcW w:w="1851" w:type="dxa"/>
          </w:tcPr>
          <w:p w14:paraId="318D5C14" w14:textId="77777777" w:rsidR="003311A7" w:rsidRPr="00D96A7B" w:rsidRDefault="003311A7" w:rsidP="00901335">
            <w:pPr>
              <w:rPr>
                <w:sz w:val="16"/>
                <w:szCs w:val="28"/>
              </w:rPr>
            </w:pPr>
          </w:p>
        </w:tc>
        <w:tc>
          <w:tcPr>
            <w:tcW w:w="1851" w:type="dxa"/>
          </w:tcPr>
          <w:p w14:paraId="17122616" w14:textId="77777777" w:rsidR="003311A7" w:rsidRPr="00D96A7B" w:rsidRDefault="003311A7" w:rsidP="00901335">
            <w:pPr>
              <w:rPr>
                <w:sz w:val="16"/>
                <w:szCs w:val="28"/>
              </w:rPr>
            </w:pPr>
          </w:p>
        </w:tc>
      </w:tr>
    </w:tbl>
    <w:p w14:paraId="30777F57" w14:textId="47AC15D6" w:rsidR="003311A7" w:rsidRPr="008A1966" w:rsidRDefault="004C4467" w:rsidP="003311A7">
      <w:pPr>
        <w:spacing w:before="240" w:after="40"/>
      </w:pPr>
      <w:r>
        <w:rPr>
          <w:b/>
        </w:rPr>
        <w:t>1</w:t>
      </w:r>
      <w:r w:rsidR="006855F5">
        <w:rPr>
          <w:b/>
        </w:rPr>
        <w:t>3</w:t>
      </w:r>
      <w:r w:rsidR="003311A7" w:rsidRPr="008A1966">
        <w:rPr>
          <w:b/>
        </w:rPr>
        <w:t>.</w:t>
      </w:r>
      <w:r w:rsidR="00AC1D3D">
        <w:rPr>
          <w:b/>
        </w:rPr>
        <w:t>1.6</w:t>
      </w:r>
      <w:r w:rsidR="003311A7" w:rsidRPr="008A1966">
        <w:rPr>
          <w:b/>
        </w:rPr>
        <w:t xml:space="preserve"> Relative contribution to total income of household of this source</w:t>
      </w:r>
    </w:p>
    <w:p w14:paraId="50D04BFA" w14:textId="4D0846A7" w:rsidR="003311A7" w:rsidRPr="008A1966" w:rsidRDefault="004C4467" w:rsidP="003311A7">
      <w:pPr>
        <w:spacing w:before="240" w:after="40"/>
      </w:pPr>
      <w:r>
        <w:rPr>
          <w:b/>
        </w:rPr>
        <w:t>1</w:t>
      </w:r>
      <w:r w:rsidR="006855F5">
        <w:rPr>
          <w:b/>
        </w:rPr>
        <w:t>3</w:t>
      </w:r>
      <w:r w:rsidR="003311A7" w:rsidRPr="008A1966">
        <w:rPr>
          <w:b/>
        </w:rPr>
        <w:t>.</w:t>
      </w:r>
      <w:r w:rsidR="00AC1D3D">
        <w:rPr>
          <w:b/>
        </w:rPr>
        <w:t>1.7</w:t>
      </w:r>
      <w:r w:rsidR="003311A7" w:rsidRPr="008A1966">
        <w:rPr>
          <w:b/>
        </w:rPr>
        <w:t xml:space="preserve"> What is the estimated value in local currency of the second source of income for the household?</w:t>
      </w:r>
    </w:p>
    <w:p w14:paraId="243CD7CF" w14:textId="77777777" w:rsidR="003311A7" w:rsidRPr="008A1966" w:rsidRDefault="003311A7" w:rsidP="0055679A">
      <w:pPr>
        <w:pStyle w:val="Titre3"/>
      </w:pPr>
      <w:r w:rsidRPr="008A1966">
        <w:t>Third source of income for the household.</w:t>
      </w:r>
    </w:p>
    <w:p w14:paraId="4D2FF159" w14:textId="470FBEAD" w:rsidR="003311A7" w:rsidRPr="008A1966" w:rsidRDefault="00C76AF7" w:rsidP="003311A7">
      <w:pPr>
        <w:spacing w:before="240" w:after="40"/>
      </w:pPr>
      <w:r>
        <w:rPr>
          <w:b/>
        </w:rPr>
        <w:t>1</w:t>
      </w:r>
      <w:r w:rsidR="006855F5">
        <w:rPr>
          <w:b/>
        </w:rPr>
        <w:t>3</w:t>
      </w:r>
      <w:r w:rsidR="003311A7" w:rsidRPr="008A1966">
        <w:rPr>
          <w:b/>
        </w:rPr>
        <w:t>.</w:t>
      </w:r>
      <w:r w:rsidR="00AC1D3D">
        <w:rPr>
          <w:b/>
        </w:rPr>
        <w:t>1.8</w:t>
      </w:r>
      <w:r w:rsidR="003311A7" w:rsidRPr="008A1966">
        <w:rPr>
          <w:b/>
        </w:rPr>
        <w:t xml:space="preserve"> What is the third source of income for the household?</w:t>
      </w:r>
    </w:p>
    <w:tbl>
      <w:tblPr>
        <w:tblStyle w:val="Grilledutableau"/>
        <w:tblW w:w="0" w:type="auto"/>
        <w:tblLook w:val="04A0" w:firstRow="1" w:lastRow="0" w:firstColumn="1" w:lastColumn="0" w:noHBand="0" w:noVBand="1"/>
      </w:tblPr>
      <w:tblGrid>
        <w:gridCol w:w="1851"/>
        <w:gridCol w:w="1851"/>
        <w:gridCol w:w="2217"/>
        <w:gridCol w:w="1851"/>
        <w:gridCol w:w="1851"/>
        <w:gridCol w:w="1851"/>
      </w:tblGrid>
      <w:tr w:rsidR="003311A7" w:rsidRPr="00D96A7B" w14:paraId="0D91542B" w14:textId="77777777" w:rsidTr="00901335">
        <w:tc>
          <w:tcPr>
            <w:tcW w:w="1851" w:type="dxa"/>
          </w:tcPr>
          <w:p w14:paraId="23A74569" w14:textId="77777777" w:rsidR="003311A7" w:rsidRPr="00D96A7B" w:rsidRDefault="003311A7" w:rsidP="00901335">
            <w:pPr>
              <w:rPr>
                <w:sz w:val="16"/>
                <w:szCs w:val="28"/>
              </w:rPr>
            </w:pPr>
            <w:proofErr w:type="gramStart"/>
            <w:r w:rsidRPr="00D96A7B">
              <w:rPr>
                <w:sz w:val="16"/>
                <w:szCs w:val="28"/>
              </w:rPr>
              <w:t>1  Wage</w:t>
            </w:r>
            <w:proofErr w:type="gramEnd"/>
            <w:r w:rsidRPr="00D96A7B">
              <w:rPr>
                <w:sz w:val="16"/>
                <w:szCs w:val="28"/>
              </w:rPr>
              <w:t xml:space="preserve"> Labor - Professional</w:t>
            </w:r>
          </w:p>
        </w:tc>
        <w:tc>
          <w:tcPr>
            <w:tcW w:w="1851" w:type="dxa"/>
          </w:tcPr>
          <w:p w14:paraId="631E9646" w14:textId="77777777" w:rsidR="003311A7" w:rsidRPr="00D96A7B" w:rsidRDefault="003311A7" w:rsidP="00901335">
            <w:pPr>
              <w:rPr>
                <w:sz w:val="16"/>
                <w:szCs w:val="28"/>
              </w:rPr>
            </w:pPr>
            <w:proofErr w:type="gramStart"/>
            <w:r w:rsidRPr="00D96A7B">
              <w:rPr>
                <w:sz w:val="16"/>
                <w:szCs w:val="28"/>
              </w:rPr>
              <w:t>10  Saving</w:t>
            </w:r>
            <w:proofErr w:type="gramEnd"/>
            <w:r w:rsidRPr="00D96A7B">
              <w:rPr>
                <w:sz w:val="16"/>
                <w:szCs w:val="28"/>
              </w:rPr>
              <w:t>/selling assets</w:t>
            </w:r>
          </w:p>
        </w:tc>
        <w:tc>
          <w:tcPr>
            <w:tcW w:w="1851" w:type="dxa"/>
          </w:tcPr>
          <w:p w14:paraId="2777E00F" w14:textId="77777777" w:rsidR="003311A7" w:rsidRPr="00D96A7B" w:rsidRDefault="003311A7" w:rsidP="00901335">
            <w:pPr>
              <w:rPr>
                <w:sz w:val="16"/>
                <w:szCs w:val="28"/>
              </w:rPr>
            </w:pPr>
            <w:proofErr w:type="gramStart"/>
            <w:r w:rsidRPr="00D96A7B">
              <w:rPr>
                <w:sz w:val="16"/>
                <w:szCs w:val="28"/>
              </w:rPr>
              <w:t>11  Petty</w:t>
            </w:r>
            <w:proofErr w:type="gramEnd"/>
            <w:r w:rsidRPr="00D96A7B">
              <w:rPr>
                <w:sz w:val="16"/>
                <w:szCs w:val="28"/>
              </w:rPr>
              <w:t xml:space="preserve"> trade/selling on streets</w:t>
            </w:r>
          </w:p>
        </w:tc>
        <w:tc>
          <w:tcPr>
            <w:tcW w:w="1851" w:type="dxa"/>
          </w:tcPr>
          <w:p w14:paraId="3CDB771E" w14:textId="77777777" w:rsidR="003311A7" w:rsidRPr="00D96A7B" w:rsidRDefault="003311A7" w:rsidP="00901335">
            <w:pPr>
              <w:rPr>
                <w:sz w:val="16"/>
                <w:szCs w:val="28"/>
              </w:rPr>
            </w:pPr>
            <w:proofErr w:type="gramStart"/>
            <w:r w:rsidRPr="00D96A7B">
              <w:rPr>
                <w:sz w:val="16"/>
                <w:szCs w:val="28"/>
              </w:rPr>
              <w:t>12  Small</w:t>
            </w:r>
            <w:proofErr w:type="gramEnd"/>
            <w:r w:rsidRPr="00D96A7B">
              <w:rPr>
                <w:sz w:val="16"/>
                <w:szCs w:val="28"/>
              </w:rPr>
              <w:t xml:space="preserve"> trade (own business)</w:t>
            </w:r>
          </w:p>
        </w:tc>
        <w:tc>
          <w:tcPr>
            <w:tcW w:w="1851" w:type="dxa"/>
          </w:tcPr>
          <w:p w14:paraId="4A75814E" w14:textId="77777777" w:rsidR="003311A7" w:rsidRPr="00D96A7B" w:rsidRDefault="003311A7" w:rsidP="00901335">
            <w:pPr>
              <w:rPr>
                <w:sz w:val="16"/>
                <w:szCs w:val="28"/>
              </w:rPr>
            </w:pPr>
            <w:proofErr w:type="gramStart"/>
            <w:r w:rsidRPr="00D96A7B">
              <w:rPr>
                <w:sz w:val="16"/>
                <w:szCs w:val="28"/>
              </w:rPr>
              <w:t>13  Medium</w:t>
            </w:r>
            <w:proofErr w:type="gramEnd"/>
            <w:r w:rsidRPr="00D96A7B">
              <w:rPr>
                <w:sz w:val="16"/>
                <w:szCs w:val="28"/>
              </w:rPr>
              <w:t>/large trade (own business)</w:t>
            </w:r>
          </w:p>
        </w:tc>
        <w:tc>
          <w:tcPr>
            <w:tcW w:w="1851" w:type="dxa"/>
          </w:tcPr>
          <w:p w14:paraId="18EE6B26" w14:textId="77777777" w:rsidR="003311A7" w:rsidRPr="00D96A7B" w:rsidRDefault="003311A7" w:rsidP="00901335">
            <w:pPr>
              <w:rPr>
                <w:sz w:val="16"/>
                <w:szCs w:val="28"/>
              </w:rPr>
            </w:pPr>
            <w:proofErr w:type="gramStart"/>
            <w:r w:rsidRPr="00D96A7B">
              <w:rPr>
                <w:sz w:val="16"/>
                <w:szCs w:val="28"/>
              </w:rPr>
              <w:t>14  Small</w:t>
            </w:r>
            <w:proofErr w:type="gramEnd"/>
            <w:r w:rsidRPr="00D96A7B">
              <w:rPr>
                <w:sz w:val="16"/>
                <w:szCs w:val="28"/>
              </w:rPr>
              <w:t xml:space="preserve"> Agriculture production including livestock (own land/livestock)</w:t>
            </w:r>
          </w:p>
        </w:tc>
      </w:tr>
      <w:tr w:rsidR="003311A7" w:rsidRPr="00D96A7B" w14:paraId="0E2E9CE7" w14:textId="77777777" w:rsidTr="00901335">
        <w:tc>
          <w:tcPr>
            <w:tcW w:w="1851" w:type="dxa"/>
          </w:tcPr>
          <w:p w14:paraId="1B56B46A" w14:textId="77777777" w:rsidR="003311A7" w:rsidRPr="00D96A7B" w:rsidRDefault="003311A7" w:rsidP="00901335">
            <w:pPr>
              <w:rPr>
                <w:sz w:val="16"/>
                <w:szCs w:val="28"/>
              </w:rPr>
            </w:pPr>
            <w:proofErr w:type="gramStart"/>
            <w:r w:rsidRPr="00D96A7B">
              <w:rPr>
                <w:sz w:val="16"/>
                <w:szCs w:val="28"/>
              </w:rPr>
              <w:t>15  Medium</w:t>
            </w:r>
            <w:proofErr w:type="gramEnd"/>
            <w:r w:rsidRPr="00D96A7B">
              <w:rPr>
                <w:sz w:val="16"/>
                <w:szCs w:val="28"/>
              </w:rPr>
              <w:t>/large agriculture production including livestock (own land/livestock)</w:t>
            </w:r>
          </w:p>
        </w:tc>
        <w:tc>
          <w:tcPr>
            <w:tcW w:w="1851" w:type="dxa"/>
          </w:tcPr>
          <w:p w14:paraId="68540239" w14:textId="77777777" w:rsidR="003311A7" w:rsidRPr="00D96A7B" w:rsidRDefault="003311A7" w:rsidP="00901335">
            <w:pPr>
              <w:rPr>
                <w:sz w:val="16"/>
                <w:szCs w:val="28"/>
              </w:rPr>
            </w:pPr>
            <w:proofErr w:type="gramStart"/>
            <w:r w:rsidRPr="00D96A7B">
              <w:rPr>
                <w:sz w:val="16"/>
                <w:szCs w:val="28"/>
              </w:rPr>
              <w:t>2  Wage</w:t>
            </w:r>
            <w:proofErr w:type="gramEnd"/>
            <w:r w:rsidRPr="00D96A7B">
              <w:rPr>
                <w:sz w:val="16"/>
                <w:szCs w:val="28"/>
              </w:rPr>
              <w:t xml:space="preserve"> Labor - Skilled</w:t>
            </w:r>
          </w:p>
        </w:tc>
        <w:tc>
          <w:tcPr>
            <w:tcW w:w="1851" w:type="dxa"/>
          </w:tcPr>
          <w:p w14:paraId="79E63BFD" w14:textId="77777777" w:rsidR="003311A7" w:rsidRPr="00D96A7B" w:rsidRDefault="003311A7" w:rsidP="00901335">
            <w:pPr>
              <w:rPr>
                <w:sz w:val="16"/>
                <w:szCs w:val="28"/>
              </w:rPr>
            </w:pPr>
            <w:proofErr w:type="gramStart"/>
            <w:r w:rsidRPr="00D96A7B">
              <w:rPr>
                <w:sz w:val="16"/>
                <w:szCs w:val="28"/>
              </w:rPr>
              <w:t>3  Wage</w:t>
            </w:r>
            <w:proofErr w:type="gramEnd"/>
            <w:r w:rsidRPr="00D96A7B">
              <w:rPr>
                <w:sz w:val="16"/>
                <w:szCs w:val="28"/>
              </w:rPr>
              <w:t xml:space="preserve"> Labor - Unskilled/Casual/Agriculture</w:t>
            </w:r>
          </w:p>
        </w:tc>
        <w:tc>
          <w:tcPr>
            <w:tcW w:w="1851" w:type="dxa"/>
          </w:tcPr>
          <w:p w14:paraId="10985FB6" w14:textId="77777777" w:rsidR="003311A7" w:rsidRPr="00D96A7B" w:rsidRDefault="003311A7" w:rsidP="00901335">
            <w:pPr>
              <w:rPr>
                <w:sz w:val="16"/>
                <w:szCs w:val="28"/>
              </w:rPr>
            </w:pPr>
            <w:proofErr w:type="gramStart"/>
            <w:r w:rsidRPr="00D96A7B">
              <w:rPr>
                <w:sz w:val="16"/>
                <w:szCs w:val="28"/>
              </w:rPr>
              <w:t>4  Wage</w:t>
            </w:r>
            <w:proofErr w:type="gramEnd"/>
            <w:r w:rsidRPr="00D96A7B">
              <w:rPr>
                <w:sz w:val="16"/>
                <w:szCs w:val="28"/>
              </w:rPr>
              <w:t xml:space="preserve"> Labor - Unskilled/Casual/non-agriculture</w:t>
            </w:r>
          </w:p>
        </w:tc>
        <w:tc>
          <w:tcPr>
            <w:tcW w:w="1851" w:type="dxa"/>
          </w:tcPr>
          <w:p w14:paraId="409C73E7" w14:textId="77777777" w:rsidR="003311A7" w:rsidRPr="00D96A7B" w:rsidRDefault="003311A7" w:rsidP="00901335">
            <w:pPr>
              <w:rPr>
                <w:sz w:val="16"/>
                <w:szCs w:val="28"/>
              </w:rPr>
            </w:pPr>
            <w:proofErr w:type="gramStart"/>
            <w:r w:rsidRPr="00D96A7B">
              <w:rPr>
                <w:sz w:val="16"/>
                <w:szCs w:val="28"/>
              </w:rPr>
              <w:t>5  Pension</w:t>
            </w:r>
            <w:proofErr w:type="gramEnd"/>
          </w:p>
        </w:tc>
        <w:tc>
          <w:tcPr>
            <w:tcW w:w="1851" w:type="dxa"/>
          </w:tcPr>
          <w:p w14:paraId="4D1733E4" w14:textId="77777777" w:rsidR="003311A7" w:rsidRPr="00D96A7B" w:rsidRDefault="003311A7" w:rsidP="00901335">
            <w:pPr>
              <w:rPr>
                <w:sz w:val="16"/>
                <w:szCs w:val="28"/>
              </w:rPr>
            </w:pPr>
            <w:proofErr w:type="gramStart"/>
            <w:r w:rsidRPr="00D96A7B">
              <w:rPr>
                <w:sz w:val="16"/>
                <w:szCs w:val="28"/>
              </w:rPr>
              <w:t>6  Remittances</w:t>
            </w:r>
            <w:proofErr w:type="gramEnd"/>
          </w:p>
        </w:tc>
      </w:tr>
      <w:tr w:rsidR="003311A7" w:rsidRPr="00D96A7B" w14:paraId="10096428" w14:textId="77777777" w:rsidTr="00901335">
        <w:tc>
          <w:tcPr>
            <w:tcW w:w="1851" w:type="dxa"/>
          </w:tcPr>
          <w:p w14:paraId="2D46130D" w14:textId="77777777" w:rsidR="003311A7" w:rsidRPr="00D96A7B" w:rsidRDefault="003311A7" w:rsidP="00901335">
            <w:pPr>
              <w:rPr>
                <w:sz w:val="16"/>
                <w:szCs w:val="28"/>
              </w:rPr>
            </w:pPr>
            <w:proofErr w:type="gramStart"/>
            <w:r w:rsidRPr="00D96A7B">
              <w:rPr>
                <w:sz w:val="16"/>
                <w:szCs w:val="28"/>
              </w:rPr>
              <w:t>7  Aid</w:t>
            </w:r>
            <w:proofErr w:type="gramEnd"/>
            <w:r w:rsidRPr="00D96A7B">
              <w:rPr>
                <w:sz w:val="16"/>
                <w:szCs w:val="28"/>
              </w:rPr>
              <w:t>/gifts</w:t>
            </w:r>
          </w:p>
        </w:tc>
        <w:tc>
          <w:tcPr>
            <w:tcW w:w="1851" w:type="dxa"/>
          </w:tcPr>
          <w:p w14:paraId="745597FC" w14:textId="77777777" w:rsidR="003311A7" w:rsidRPr="00D96A7B" w:rsidRDefault="003311A7" w:rsidP="00901335">
            <w:pPr>
              <w:rPr>
                <w:sz w:val="16"/>
                <w:szCs w:val="28"/>
              </w:rPr>
            </w:pPr>
            <w:proofErr w:type="gramStart"/>
            <w:r w:rsidRPr="00D96A7B">
              <w:rPr>
                <w:sz w:val="16"/>
                <w:szCs w:val="28"/>
              </w:rPr>
              <w:t>8  Borrowing</w:t>
            </w:r>
            <w:proofErr w:type="gramEnd"/>
            <w:r w:rsidRPr="00D96A7B">
              <w:rPr>
                <w:sz w:val="16"/>
                <w:szCs w:val="28"/>
              </w:rPr>
              <w:t xml:space="preserve"> money/Living off debt</w:t>
            </w:r>
          </w:p>
        </w:tc>
        <w:tc>
          <w:tcPr>
            <w:tcW w:w="1851" w:type="dxa"/>
          </w:tcPr>
          <w:p w14:paraId="12B49C94" w14:textId="77777777" w:rsidR="003311A7" w:rsidRPr="00D96A7B" w:rsidRDefault="003311A7" w:rsidP="00901335">
            <w:pPr>
              <w:rPr>
                <w:sz w:val="16"/>
                <w:szCs w:val="28"/>
              </w:rPr>
            </w:pPr>
            <w:proofErr w:type="gramStart"/>
            <w:r w:rsidRPr="00D96A7B">
              <w:rPr>
                <w:sz w:val="16"/>
                <w:szCs w:val="28"/>
              </w:rPr>
              <w:t>9  High</w:t>
            </w:r>
            <w:proofErr w:type="gramEnd"/>
            <w:r w:rsidRPr="00D96A7B">
              <w:rPr>
                <w:sz w:val="16"/>
                <w:szCs w:val="28"/>
              </w:rPr>
              <w:t xml:space="preserve"> risk activity (e.g. begging, scavenging)</w:t>
            </w:r>
          </w:p>
        </w:tc>
        <w:tc>
          <w:tcPr>
            <w:tcW w:w="1851" w:type="dxa"/>
          </w:tcPr>
          <w:p w14:paraId="35E7A153" w14:textId="77777777" w:rsidR="003311A7" w:rsidRPr="00D96A7B" w:rsidRDefault="003311A7" w:rsidP="00901335">
            <w:pPr>
              <w:rPr>
                <w:sz w:val="16"/>
                <w:szCs w:val="28"/>
              </w:rPr>
            </w:pPr>
            <w:proofErr w:type="gramStart"/>
            <w:r w:rsidRPr="00D96A7B">
              <w:rPr>
                <w:sz w:val="16"/>
                <w:szCs w:val="28"/>
              </w:rPr>
              <w:t>999  Other</w:t>
            </w:r>
            <w:proofErr w:type="gramEnd"/>
            <w:r w:rsidRPr="00D96A7B">
              <w:rPr>
                <w:sz w:val="16"/>
                <w:szCs w:val="28"/>
              </w:rPr>
              <w:t xml:space="preserve"> (specify)</w:t>
            </w:r>
          </w:p>
        </w:tc>
        <w:tc>
          <w:tcPr>
            <w:tcW w:w="1851" w:type="dxa"/>
          </w:tcPr>
          <w:p w14:paraId="1224B28A" w14:textId="77777777" w:rsidR="003311A7" w:rsidRPr="00D96A7B" w:rsidRDefault="003311A7" w:rsidP="00901335">
            <w:pPr>
              <w:rPr>
                <w:sz w:val="16"/>
                <w:szCs w:val="28"/>
              </w:rPr>
            </w:pPr>
          </w:p>
        </w:tc>
        <w:tc>
          <w:tcPr>
            <w:tcW w:w="1851" w:type="dxa"/>
          </w:tcPr>
          <w:p w14:paraId="24E21341" w14:textId="77777777" w:rsidR="003311A7" w:rsidRPr="00D96A7B" w:rsidRDefault="003311A7" w:rsidP="00901335">
            <w:pPr>
              <w:rPr>
                <w:sz w:val="16"/>
                <w:szCs w:val="28"/>
              </w:rPr>
            </w:pPr>
          </w:p>
        </w:tc>
      </w:tr>
    </w:tbl>
    <w:p w14:paraId="53540734" w14:textId="6B16CE0A" w:rsidR="003311A7" w:rsidRPr="008A1966" w:rsidRDefault="00C76AF7" w:rsidP="003311A7">
      <w:pPr>
        <w:spacing w:before="240" w:after="40"/>
      </w:pPr>
      <w:r>
        <w:rPr>
          <w:b/>
        </w:rPr>
        <w:t>1</w:t>
      </w:r>
      <w:r w:rsidR="006855F5">
        <w:rPr>
          <w:b/>
        </w:rPr>
        <w:t>3</w:t>
      </w:r>
      <w:r w:rsidRPr="008A1966">
        <w:rPr>
          <w:b/>
        </w:rPr>
        <w:t>.</w:t>
      </w:r>
      <w:r w:rsidR="00AC1D3D">
        <w:rPr>
          <w:b/>
        </w:rPr>
        <w:t>1.9</w:t>
      </w:r>
      <w:r w:rsidRPr="008A1966">
        <w:rPr>
          <w:b/>
        </w:rPr>
        <w:t xml:space="preserve"> </w:t>
      </w:r>
      <w:r w:rsidR="003311A7" w:rsidRPr="008A1966">
        <w:rPr>
          <w:b/>
        </w:rPr>
        <w:t>Relative contribution to total income of household of this source</w:t>
      </w:r>
    </w:p>
    <w:p w14:paraId="35215CB2" w14:textId="5729F234" w:rsidR="003311A7" w:rsidRPr="008A1966" w:rsidRDefault="00C76AF7" w:rsidP="003311A7">
      <w:pPr>
        <w:spacing w:before="240" w:after="40"/>
      </w:pPr>
      <w:r>
        <w:rPr>
          <w:b/>
        </w:rPr>
        <w:t>1</w:t>
      </w:r>
      <w:r w:rsidR="006855F5">
        <w:rPr>
          <w:b/>
        </w:rPr>
        <w:t>3</w:t>
      </w:r>
      <w:r w:rsidRPr="008A1966">
        <w:rPr>
          <w:b/>
        </w:rPr>
        <w:t>.</w:t>
      </w:r>
      <w:r w:rsidR="00AC1D3D">
        <w:rPr>
          <w:b/>
        </w:rPr>
        <w:t>1.10</w:t>
      </w:r>
      <w:r>
        <w:rPr>
          <w:b/>
        </w:rPr>
        <w:t xml:space="preserve"> </w:t>
      </w:r>
      <w:r w:rsidR="003311A7" w:rsidRPr="008A1966">
        <w:rPr>
          <w:b/>
        </w:rPr>
        <w:t>What is the estimated value in local currency of the third source of income for the household?</w:t>
      </w:r>
    </w:p>
    <w:p w14:paraId="51A57A3C" w14:textId="3680443B" w:rsidR="003311A7" w:rsidRDefault="005E69BB" w:rsidP="003311A7">
      <w:pPr>
        <w:pStyle w:val="Titre2"/>
      </w:pPr>
      <w:r>
        <w:t>1</w:t>
      </w:r>
      <w:r w:rsidR="006855F5">
        <w:t>3</w:t>
      </w:r>
      <w:r w:rsidR="003311A7">
        <w:t>.2 Income (Additional)</w:t>
      </w:r>
    </w:p>
    <w:p w14:paraId="544F2B5C" w14:textId="582C8BA5" w:rsidR="003311A7" w:rsidRPr="003D5B3E" w:rsidRDefault="000C5452" w:rsidP="003311A7">
      <w:pPr>
        <w:spacing w:before="240" w:after="40"/>
        <w:rPr>
          <w:highlight w:val="yellow"/>
        </w:rPr>
      </w:pPr>
      <w:r>
        <w:rPr>
          <w:b/>
          <w:highlight w:val="yellow"/>
        </w:rPr>
        <w:t xml:space="preserve">13.2.1 </w:t>
      </w:r>
      <w:r w:rsidR="003311A7" w:rsidRPr="003D5B3E">
        <w:rPr>
          <w:b/>
          <w:highlight w:val="yellow"/>
        </w:rPr>
        <w:t>Female workers contribution to overall household income:</w:t>
      </w:r>
    </w:p>
    <w:p w14:paraId="7C3F40E9" w14:textId="09EA5AA8" w:rsidR="003311A7" w:rsidRPr="003D5B3E" w:rsidRDefault="00AC1D3D" w:rsidP="003311A7">
      <w:pPr>
        <w:spacing w:before="240" w:after="40"/>
        <w:rPr>
          <w:highlight w:val="yellow"/>
        </w:rPr>
      </w:pPr>
      <w:r>
        <w:rPr>
          <w:b/>
          <w:highlight w:val="yellow"/>
        </w:rPr>
        <w:t xml:space="preserve">13.2.2 </w:t>
      </w:r>
      <w:r w:rsidR="003311A7" w:rsidRPr="003D5B3E">
        <w:rPr>
          <w:b/>
          <w:highlight w:val="yellow"/>
        </w:rPr>
        <w:t>Child workers (under 15) contribution to overall household income:</w:t>
      </w:r>
    </w:p>
    <w:p w14:paraId="21AA1857" w14:textId="333FC021" w:rsidR="003311A7" w:rsidRDefault="00AC1D3D" w:rsidP="003311A7">
      <w:pPr>
        <w:spacing w:before="240" w:after="40"/>
      </w:pPr>
      <w:r>
        <w:rPr>
          <w:b/>
          <w:highlight w:val="yellow"/>
        </w:rPr>
        <w:t xml:space="preserve">13.2.3 </w:t>
      </w:r>
      <w:r w:rsidR="003311A7" w:rsidRPr="003D5B3E">
        <w:rPr>
          <w:b/>
          <w:highlight w:val="yellow"/>
        </w:rPr>
        <w:t>Total household income:</w:t>
      </w:r>
    </w:p>
    <w:p w14:paraId="15749873" w14:textId="37F6FB68" w:rsidR="003311A7" w:rsidRDefault="00955BBF" w:rsidP="003311A7">
      <w:pPr>
        <w:spacing w:before="240" w:after="40"/>
        <w:rPr>
          <w:b/>
        </w:rPr>
      </w:pPr>
      <w:r>
        <w:rPr>
          <w:b/>
        </w:rPr>
        <w:t xml:space="preserve">13.2.4 </w:t>
      </w:r>
      <w:r w:rsidR="003311A7">
        <w:rPr>
          <w:b/>
        </w:rPr>
        <w:t>Change in income:</w:t>
      </w:r>
    </w:p>
    <w:tbl>
      <w:tblPr>
        <w:tblW w:w="13600" w:type="dxa"/>
        <w:tblCellMar>
          <w:top w:w="15" w:type="dxa"/>
          <w:bottom w:w="15" w:type="dxa"/>
        </w:tblCellMar>
        <w:tblLook w:val="04A0" w:firstRow="1" w:lastRow="0" w:firstColumn="1" w:lastColumn="0" w:noHBand="0" w:noVBand="1"/>
      </w:tblPr>
      <w:tblGrid>
        <w:gridCol w:w="1060"/>
        <w:gridCol w:w="1330"/>
        <w:gridCol w:w="11210"/>
      </w:tblGrid>
      <w:tr w:rsidR="003D5B3E" w:rsidRPr="00A24BEC" w14:paraId="50BE5F58" w14:textId="77777777" w:rsidTr="003D5B3E">
        <w:trPr>
          <w:trHeight w:val="315"/>
        </w:trPr>
        <w:tc>
          <w:tcPr>
            <w:tcW w:w="1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543FD7DE" w14:textId="77777777" w:rsidR="003D5B3E" w:rsidRPr="008B022D" w:rsidRDefault="003D5B3E" w:rsidP="00901335">
            <w:pPr>
              <w:spacing w:after="0" w:line="240" w:lineRule="auto"/>
              <w:rPr>
                <w:rFonts w:ascii="Palatino Linotype" w:eastAsia="Times New Roman" w:hAnsi="Palatino Linotype" w:cs="Calibri"/>
              </w:rPr>
            </w:pPr>
          </w:p>
        </w:tc>
        <w:tc>
          <w:tcPr>
            <w:tcW w:w="13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30495091" w14:textId="77777777" w:rsidR="003D5B3E" w:rsidRPr="008B022D" w:rsidRDefault="003D5B3E" w:rsidP="00901335">
            <w:pPr>
              <w:spacing w:after="0" w:line="240" w:lineRule="auto"/>
              <w:jc w:val="right"/>
              <w:rPr>
                <w:rFonts w:ascii="Palatino Linotype" w:eastAsia="Times New Roman" w:hAnsi="Palatino Linotype" w:cs="Calibri"/>
                <w:i/>
                <w:iCs/>
              </w:rPr>
            </w:pPr>
            <w:r w:rsidRPr="00642DAD">
              <w:rPr>
                <w:rFonts w:ascii="Palatino Linotype" w:eastAsia="Times New Roman" w:hAnsi="Palatino Linotype" w:cs="Calibri"/>
                <w:i/>
                <w:iCs/>
              </w:rPr>
              <w:t>HHIncChg_1Y</w:t>
            </w:r>
          </w:p>
        </w:tc>
        <w:tc>
          <w:tcPr>
            <w:tcW w:w="112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07A49A41" w14:textId="77777777" w:rsidR="003D5B3E" w:rsidRPr="00A24BEC" w:rsidRDefault="003D5B3E" w:rsidP="00901335">
            <w:pPr>
              <w:spacing w:after="0" w:line="240" w:lineRule="auto"/>
              <w:rPr>
                <w:rFonts w:ascii="Palatino Linotype" w:eastAsia="Times New Roman" w:hAnsi="Palatino Linotype" w:cs="Calibri"/>
              </w:rPr>
            </w:pPr>
            <w:r w:rsidRPr="00A24BEC">
              <w:rPr>
                <w:rFonts w:ascii="Palatino Linotype" w:eastAsia="Times New Roman" w:hAnsi="Palatino Linotype" w:cs="Calibri"/>
              </w:rPr>
              <w:t xml:space="preserve">Was there a change in income over the last year? </w:t>
            </w:r>
            <w:r w:rsidRPr="00A24BEC">
              <w:rPr>
                <w:rFonts w:ascii="Palatino Linotype" w:eastAsia="Times New Roman" w:hAnsi="Palatino Linotype" w:cs="Calibri"/>
                <w:i/>
                <w:iCs/>
              </w:rPr>
              <w:t>(</w:t>
            </w:r>
            <w:r w:rsidRPr="00A24BEC">
              <w:rPr>
                <w:rFonts w:ascii="Palatino Linotype" w:eastAsia="Times New Roman" w:hAnsi="Palatino Linotype" w:cs="Calibri" w:hint="cs"/>
                <w:i/>
                <w:iCs/>
              </w:rPr>
              <w:t xml:space="preserve">Please do not </w:t>
            </w:r>
            <w:proofErr w:type="gramStart"/>
            <w:r w:rsidRPr="00A24BEC">
              <w:rPr>
                <w:rFonts w:ascii="Palatino Linotype" w:eastAsia="Times New Roman" w:hAnsi="Palatino Linotype" w:cs="Calibri" w:hint="cs"/>
                <w:i/>
                <w:iCs/>
              </w:rPr>
              <w:t>take into account</w:t>
            </w:r>
            <w:proofErr w:type="gramEnd"/>
            <w:r w:rsidRPr="00A24BEC">
              <w:rPr>
                <w:rFonts w:ascii="Palatino Linotype" w:eastAsia="Times New Roman" w:hAnsi="Palatino Linotype" w:cs="Calibri" w:hint="cs"/>
                <w:i/>
                <w:iCs/>
              </w:rPr>
              <w:t xml:space="preserve"> the currency devaluation</w:t>
            </w:r>
            <w:r w:rsidRPr="00A24BEC">
              <w:rPr>
                <w:rFonts w:ascii="Palatino Linotype" w:eastAsia="Times New Roman" w:hAnsi="Palatino Linotype" w:cs="Calibri"/>
              </w:rPr>
              <w:t>.)</w:t>
            </w:r>
          </w:p>
        </w:tc>
      </w:tr>
      <w:tr w:rsidR="003D5B3E" w:rsidRPr="008B022D" w14:paraId="533F7BDE" w14:textId="77777777" w:rsidTr="003D5B3E">
        <w:trPr>
          <w:trHeight w:val="315"/>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0B83F9" w14:textId="77777777" w:rsidR="003D5B3E" w:rsidRPr="008B022D" w:rsidRDefault="003D5B3E" w:rsidP="00901335">
            <w:pPr>
              <w:spacing w:after="0" w:line="240" w:lineRule="auto"/>
              <w:rPr>
                <w:rFonts w:ascii="Palatino Linotype" w:eastAsia="Times New Roman" w:hAnsi="Palatino Linotype" w:cs="Calibri"/>
                <w:color w:val="000000"/>
              </w:rPr>
            </w:pPr>
            <w:proofErr w:type="spellStart"/>
            <w:r w:rsidRPr="008B022D">
              <w:rPr>
                <w:rFonts w:ascii="Palatino Linotype" w:eastAsia="Times New Roman" w:hAnsi="Palatino Linotype" w:cs="Calibri"/>
                <w:color w:val="000000"/>
              </w:rPr>
              <w:t>Chg</w:t>
            </w:r>
            <w:proofErr w:type="spellEnd"/>
          </w:p>
        </w:tc>
        <w:tc>
          <w:tcPr>
            <w:tcW w:w="13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3D2DDC6" w14:textId="77777777" w:rsidR="003D5B3E" w:rsidRPr="008B022D" w:rsidRDefault="003D5B3E" w:rsidP="00901335">
            <w:pPr>
              <w:spacing w:after="0" w:line="240" w:lineRule="auto"/>
              <w:jc w:val="right"/>
              <w:rPr>
                <w:rFonts w:ascii="Palatino Linotype" w:eastAsia="Times New Roman" w:hAnsi="Palatino Linotype" w:cs="Calibri"/>
                <w:i/>
                <w:iCs/>
                <w:color w:val="000000"/>
              </w:rPr>
            </w:pPr>
            <w:r w:rsidRPr="008B022D">
              <w:rPr>
                <w:rFonts w:ascii="Palatino Linotype" w:eastAsia="Times New Roman" w:hAnsi="Palatino Linotype" w:cs="Calibri"/>
                <w:i/>
                <w:iCs/>
                <w:color w:val="000000"/>
              </w:rPr>
              <w:t>1</w:t>
            </w:r>
          </w:p>
        </w:tc>
        <w:tc>
          <w:tcPr>
            <w:tcW w:w="112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B92A136" w14:textId="77777777" w:rsidR="003D5B3E" w:rsidRPr="008B022D" w:rsidRDefault="003D5B3E" w:rsidP="00901335">
            <w:pPr>
              <w:spacing w:after="0" w:line="240" w:lineRule="auto"/>
              <w:rPr>
                <w:rFonts w:ascii="Palatino Linotype" w:eastAsia="Times New Roman" w:hAnsi="Palatino Linotype" w:cs="Calibri"/>
                <w:i/>
                <w:iCs/>
              </w:rPr>
            </w:pPr>
            <w:r w:rsidRPr="008B022D">
              <w:rPr>
                <w:rFonts w:ascii="Palatino Linotype" w:eastAsia="Times New Roman" w:hAnsi="Palatino Linotype" w:cs="Calibri"/>
                <w:i/>
                <w:iCs/>
              </w:rPr>
              <w:t>No change</w:t>
            </w:r>
          </w:p>
        </w:tc>
      </w:tr>
      <w:tr w:rsidR="003D5B3E" w:rsidRPr="008B022D" w14:paraId="40252645" w14:textId="77777777" w:rsidTr="003D5B3E">
        <w:trPr>
          <w:trHeight w:val="218"/>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FD907" w14:textId="77777777" w:rsidR="003D5B3E" w:rsidRPr="008B022D" w:rsidRDefault="003D5B3E" w:rsidP="00901335">
            <w:pPr>
              <w:spacing w:after="0" w:line="240" w:lineRule="auto"/>
              <w:rPr>
                <w:rFonts w:ascii="Palatino Linotype" w:eastAsia="Times New Roman" w:hAnsi="Palatino Linotype" w:cs="Calibri"/>
                <w:color w:val="000000"/>
              </w:rPr>
            </w:pPr>
            <w:proofErr w:type="spellStart"/>
            <w:r w:rsidRPr="008B022D">
              <w:rPr>
                <w:rFonts w:ascii="Palatino Linotype" w:eastAsia="Times New Roman" w:hAnsi="Palatino Linotype" w:cs="Calibri"/>
                <w:color w:val="000000"/>
              </w:rPr>
              <w:t>Chg</w:t>
            </w:r>
            <w:proofErr w:type="spellEnd"/>
          </w:p>
        </w:tc>
        <w:tc>
          <w:tcPr>
            <w:tcW w:w="13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4B5B22A" w14:textId="77777777" w:rsidR="003D5B3E" w:rsidRPr="008B022D" w:rsidRDefault="003D5B3E" w:rsidP="00901335">
            <w:pPr>
              <w:spacing w:after="0" w:line="240" w:lineRule="auto"/>
              <w:jc w:val="right"/>
              <w:rPr>
                <w:rFonts w:ascii="Palatino Linotype" w:eastAsia="Times New Roman" w:hAnsi="Palatino Linotype" w:cs="Calibri"/>
                <w:i/>
                <w:iCs/>
                <w:color w:val="000000"/>
              </w:rPr>
            </w:pPr>
            <w:r w:rsidRPr="008B022D">
              <w:rPr>
                <w:rFonts w:ascii="Palatino Linotype" w:eastAsia="Times New Roman" w:hAnsi="Palatino Linotype" w:cs="Calibri"/>
                <w:i/>
                <w:iCs/>
                <w:color w:val="000000"/>
              </w:rPr>
              <w:t>2</w:t>
            </w:r>
          </w:p>
        </w:tc>
        <w:tc>
          <w:tcPr>
            <w:tcW w:w="112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980E02E" w14:textId="77777777" w:rsidR="003D5B3E" w:rsidRPr="008B022D" w:rsidRDefault="003D5B3E" w:rsidP="00901335">
            <w:pPr>
              <w:spacing w:after="0" w:line="240" w:lineRule="auto"/>
              <w:rPr>
                <w:rFonts w:ascii="Palatino Linotype" w:eastAsia="Times New Roman" w:hAnsi="Palatino Linotype" w:cs="Calibri"/>
                <w:i/>
                <w:iCs/>
              </w:rPr>
            </w:pPr>
            <w:r w:rsidRPr="008B022D">
              <w:rPr>
                <w:rFonts w:ascii="Palatino Linotype" w:eastAsia="Times New Roman" w:hAnsi="Palatino Linotype" w:cs="Calibri"/>
                <w:i/>
                <w:iCs/>
              </w:rPr>
              <w:t>Increased</w:t>
            </w:r>
          </w:p>
        </w:tc>
      </w:tr>
      <w:tr w:rsidR="003D5B3E" w:rsidRPr="008B022D" w14:paraId="68C3A1D1" w14:textId="77777777" w:rsidTr="003D5B3E">
        <w:trPr>
          <w:trHeight w:val="315"/>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39EB92" w14:textId="77777777" w:rsidR="003D5B3E" w:rsidRPr="008B022D" w:rsidRDefault="003D5B3E" w:rsidP="00901335">
            <w:pPr>
              <w:spacing w:after="0" w:line="240" w:lineRule="auto"/>
              <w:rPr>
                <w:rFonts w:ascii="Palatino Linotype" w:eastAsia="Times New Roman" w:hAnsi="Palatino Linotype" w:cs="Calibri"/>
                <w:color w:val="000000"/>
              </w:rPr>
            </w:pPr>
            <w:proofErr w:type="spellStart"/>
            <w:r w:rsidRPr="008B022D">
              <w:rPr>
                <w:rFonts w:ascii="Palatino Linotype" w:eastAsia="Times New Roman" w:hAnsi="Palatino Linotype" w:cs="Calibri"/>
                <w:color w:val="000000"/>
              </w:rPr>
              <w:t>Chg</w:t>
            </w:r>
            <w:proofErr w:type="spellEnd"/>
          </w:p>
        </w:tc>
        <w:tc>
          <w:tcPr>
            <w:tcW w:w="13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50F3D53" w14:textId="77777777" w:rsidR="003D5B3E" w:rsidRPr="008B022D" w:rsidRDefault="003D5B3E" w:rsidP="00901335">
            <w:pPr>
              <w:spacing w:after="0" w:line="240" w:lineRule="auto"/>
              <w:jc w:val="right"/>
              <w:rPr>
                <w:rFonts w:ascii="Palatino Linotype" w:eastAsia="Times New Roman" w:hAnsi="Palatino Linotype" w:cs="Calibri"/>
                <w:i/>
                <w:iCs/>
                <w:color w:val="000000"/>
              </w:rPr>
            </w:pPr>
            <w:r w:rsidRPr="008B022D">
              <w:rPr>
                <w:rFonts w:ascii="Palatino Linotype" w:eastAsia="Times New Roman" w:hAnsi="Palatino Linotype" w:cs="Calibri"/>
                <w:i/>
                <w:iCs/>
                <w:color w:val="000000"/>
              </w:rPr>
              <w:t>3</w:t>
            </w:r>
          </w:p>
        </w:tc>
        <w:tc>
          <w:tcPr>
            <w:tcW w:w="112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4B0413D" w14:textId="77777777" w:rsidR="003D5B3E" w:rsidRPr="008B022D" w:rsidRDefault="003D5B3E" w:rsidP="00901335">
            <w:pPr>
              <w:spacing w:after="0" w:line="240" w:lineRule="auto"/>
              <w:rPr>
                <w:rFonts w:ascii="Palatino Linotype" w:eastAsia="Times New Roman" w:hAnsi="Palatino Linotype" w:cs="Calibri"/>
                <w:i/>
                <w:iCs/>
              </w:rPr>
            </w:pPr>
            <w:r w:rsidRPr="008B022D">
              <w:rPr>
                <w:rFonts w:ascii="Palatino Linotype" w:eastAsia="Times New Roman" w:hAnsi="Palatino Linotype" w:cs="Calibri"/>
                <w:i/>
                <w:iCs/>
              </w:rPr>
              <w:t>Decreased</w:t>
            </w:r>
          </w:p>
        </w:tc>
      </w:tr>
      <w:tr w:rsidR="003D5B3E" w:rsidRPr="008B022D" w14:paraId="168F6847" w14:textId="77777777" w:rsidTr="003D5B3E">
        <w:trPr>
          <w:trHeight w:val="300"/>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23B4E7" w14:textId="77777777" w:rsidR="003D5B3E" w:rsidRPr="008B022D" w:rsidRDefault="003D5B3E" w:rsidP="00901335">
            <w:pPr>
              <w:spacing w:after="0" w:line="240" w:lineRule="auto"/>
              <w:rPr>
                <w:rFonts w:ascii="Palatino Linotype" w:eastAsia="Times New Roman" w:hAnsi="Palatino Linotype" w:cs="Calibri"/>
                <w:color w:val="000000"/>
              </w:rPr>
            </w:pPr>
            <w:proofErr w:type="spellStart"/>
            <w:r w:rsidRPr="008B022D">
              <w:rPr>
                <w:rFonts w:ascii="Palatino Linotype" w:eastAsia="Times New Roman" w:hAnsi="Palatino Linotype" w:cs="Calibri"/>
                <w:color w:val="000000"/>
              </w:rPr>
              <w:t>Chg</w:t>
            </w:r>
            <w:proofErr w:type="spellEnd"/>
          </w:p>
        </w:tc>
        <w:tc>
          <w:tcPr>
            <w:tcW w:w="133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8DFE3EC" w14:textId="77777777" w:rsidR="003D5B3E" w:rsidRPr="008B022D" w:rsidRDefault="003D5B3E" w:rsidP="00901335">
            <w:pPr>
              <w:spacing w:after="0" w:line="240" w:lineRule="auto"/>
              <w:jc w:val="right"/>
              <w:rPr>
                <w:rFonts w:ascii="Palatino Linotype" w:eastAsia="Times New Roman" w:hAnsi="Palatino Linotype" w:cs="Calibri"/>
                <w:i/>
                <w:iCs/>
                <w:color w:val="000000"/>
              </w:rPr>
            </w:pPr>
            <w:r w:rsidRPr="008B022D">
              <w:rPr>
                <w:rFonts w:ascii="Palatino Linotype" w:eastAsia="Times New Roman" w:hAnsi="Palatino Linotype" w:cs="Calibri"/>
                <w:i/>
                <w:iCs/>
                <w:color w:val="000000"/>
              </w:rPr>
              <w:t>4</w:t>
            </w:r>
          </w:p>
        </w:tc>
        <w:tc>
          <w:tcPr>
            <w:tcW w:w="112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037C50E" w14:textId="77777777" w:rsidR="003D5B3E" w:rsidRPr="008B022D" w:rsidRDefault="003D5B3E" w:rsidP="00901335">
            <w:pPr>
              <w:spacing w:after="0" w:line="240" w:lineRule="auto"/>
              <w:rPr>
                <w:rFonts w:ascii="Palatino Linotype" w:eastAsia="Times New Roman" w:hAnsi="Palatino Linotype" w:cs="Calibri"/>
                <w:i/>
                <w:iCs/>
              </w:rPr>
            </w:pPr>
            <w:r w:rsidRPr="008B022D">
              <w:rPr>
                <w:rFonts w:ascii="Palatino Linotype" w:eastAsia="Times New Roman" w:hAnsi="Palatino Linotype" w:cs="Calibri"/>
                <w:i/>
                <w:iCs/>
              </w:rPr>
              <w:t xml:space="preserve">Completely lost income </w:t>
            </w:r>
          </w:p>
        </w:tc>
      </w:tr>
    </w:tbl>
    <w:p w14:paraId="35093B43" w14:textId="634A7E8C" w:rsidR="003311A7" w:rsidRPr="000808E5" w:rsidRDefault="005E69BB" w:rsidP="003311A7">
      <w:pPr>
        <w:pStyle w:val="Titre2"/>
      </w:pPr>
      <w:r>
        <w:t>1</w:t>
      </w:r>
      <w:r w:rsidR="006855F5">
        <w:t>3</w:t>
      </w:r>
      <w:r w:rsidR="003311A7" w:rsidRPr="000808E5">
        <w:t>.3 Financial</w:t>
      </w:r>
    </w:p>
    <w:p w14:paraId="30E9EAC8" w14:textId="77777777" w:rsidR="003311A7" w:rsidRPr="00915C85" w:rsidRDefault="003311A7" w:rsidP="003311A7">
      <w:pPr>
        <w:spacing w:before="240" w:after="40"/>
      </w:pPr>
      <w:r w:rsidRPr="00915C85">
        <w:rPr>
          <w:b/>
        </w:rPr>
        <w:t>Household savings:</w:t>
      </w:r>
    </w:p>
    <w:p w14:paraId="18E0CF8D" w14:textId="5DE3130E" w:rsidR="003311A7" w:rsidRPr="00915C85" w:rsidRDefault="006855F5" w:rsidP="003311A7">
      <w:pPr>
        <w:spacing w:before="240" w:after="40"/>
      </w:pPr>
      <w:r>
        <w:rPr>
          <w:b/>
        </w:rPr>
        <w:lastRenderedPageBreak/>
        <w:t>13</w:t>
      </w:r>
      <w:r w:rsidR="003311A7" w:rsidRPr="00915C85">
        <w:rPr>
          <w:b/>
        </w:rPr>
        <w:t xml:space="preserve">.3.3 </w:t>
      </w:r>
      <w:r w:rsidR="003311A7" w:rsidRPr="00915C85">
        <w:rPr>
          <w:i/>
        </w:rPr>
        <w:t xml:space="preserve">HHSav_YN_1M, </w:t>
      </w:r>
      <w:proofErr w:type="spellStart"/>
      <w:r w:rsidR="003311A7" w:rsidRPr="00915C85">
        <w:rPr>
          <w:i/>
        </w:rPr>
        <w:t>select_one</w:t>
      </w:r>
      <w:proofErr w:type="spellEnd"/>
      <w:r w:rsidR="003311A7" w:rsidRPr="00915C85">
        <w:rPr>
          <w:i/>
        </w:rPr>
        <w:t xml:space="preserve">: </w:t>
      </w:r>
      <w:r w:rsidR="003311A7" w:rsidRPr="00915C85">
        <w:rPr>
          <w:b/>
        </w:rPr>
        <w:t>Has your household saved any money over the last 30 days?</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3311A7" w:rsidRPr="00D96A7B" w14:paraId="0902D84F" w14:textId="77777777" w:rsidTr="00901335">
        <w:tc>
          <w:tcPr>
            <w:tcW w:w="1851" w:type="dxa"/>
          </w:tcPr>
          <w:p w14:paraId="03872659" w14:textId="77777777" w:rsidR="003311A7" w:rsidRPr="00D96A7B" w:rsidRDefault="003311A7" w:rsidP="00901335">
            <w:pPr>
              <w:rPr>
                <w:sz w:val="16"/>
                <w:szCs w:val="28"/>
              </w:rPr>
            </w:pPr>
            <w:proofErr w:type="gramStart"/>
            <w:r w:rsidRPr="00D96A7B">
              <w:rPr>
                <w:sz w:val="16"/>
                <w:szCs w:val="28"/>
              </w:rPr>
              <w:t>0  No</w:t>
            </w:r>
            <w:proofErr w:type="gramEnd"/>
          </w:p>
        </w:tc>
        <w:tc>
          <w:tcPr>
            <w:tcW w:w="1851" w:type="dxa"/>
          </w:tcPr>
          <w:p w14:paraId="72D6DACD" w14:textId="77777777" w:rsidR="003311A7" w:rsidRPr="00D96A7B" w:rsidRDefault="003311A7" w:rsidP="00901335">
            <w:pPr>
              <w:rPr>
                <w:sz w:val="16"/>
                <w:szCs w:val="28"/>
              </w:rPr>
            </w:pPr>
            <w:proofErr w:type="gramStart"/>
            <w:r w:rsidRPr="00D96A7B">
              <w:rPr>
                <w:sz w:val="16"/>
                <w:szCs w:val="28"/>
              </w:rPr>
              <w:t>1  Yes</w:t>
            </w:r>
            <w:proofErr w:type="gramEnd"/>
          </w:p>
        </w:tc>
        <w:tc>
          <w:tcPr>
            <w:tcW w:w="1851" w:type="dxa"/>
          </w:tcPr>
          <w:p w14:paraId="3794ECB3" w14:textId="77777777" w:rsidR="003311A7" w:rsidRPr="00D96A7B" w:rsidRDefault="003311A7" w:rsidP="00901335">
            <w:pPr>
              <w:rPr>
                <w:sz w:val="16"/>
                <w:szCs w:val="28"/>
              </w:rPr>
            </w:pPr>
          </w:p>
        </w:tc>
        <w:tc>
          <w:tcPr>
            <w:tcW w:w="1851" w:type="dxa"/>
          </w:tcPr>
          <w:p w14:paraId="67495D2D" w14:textId="77777777" w:rsidR="003311A7" w:rsidRPr="00D96A7B" w:rsidRDefault="003311A7" w:rsidP="00901335">
            <w:pPr>
              <w:rPr>
                <w:sz w:val="16"/>
                <w:szCs w:val="28"/>
              </w:rPr>
            </w:pPr>
          </w:p>
        </w:tc>
        <w:tc>
          <w:tcPr>
            <w:tcW w:w="1851" w:type="dxa"/>
          </w:tcPr>
          <w:p w14:paraId="04887280" w14:textId="77777777" w:rsidR="003311A7" w:rsidRPr="00D96A7B" w:rsidRDefault="003311A7" w:rsidP="00901335">
            <w:pPr>
              <w:rPr>
                <w:sz w:val="16"/>
                <w:szCs w:val="28"/>
              </w:rPr>
            </w:pPr>
          </w:p>
        </w:tc>
        <w:tc>
          <w:tcPr>
            <w:tcW w:w="1851" w:type="dxa"/>
          </w:tcPr>
          <w:p w14:paraId="019D423D" w14:textId="77777777" w:rsidR="003311A7" w:rsidRPr="00D96A7B" w:rsidRDefault="003311A7" w:rsidP="00901335">
            <w:pPr>
              <w:rPr>
                <w:sz w:val="16"/>
                <w:szCs w:val="28"/>
              </w:rPr>
            </w:pPr>
          </w:p>
        </w:tc>
      </w:tr>
    </w:tbl>
    <w:p w14:paraId="4D310061" w14:textId="454620EE" w:rsidR="003311A7" w:rsidRPr="00915C85" w:rsidRDefault="006855F5" w:rsidP="003311A7">
      <w:pPr>
        <w:spacing w:before="240" w:after="40"/>
      </w:pPr>
      <w:r>
        <w:rPr>
          <w:b/>
        </w:rPr>
        <w:t>13</w:t>
      </w:r>
      <w:r w:rsidR="003311A7" w:rsidRPr="00915C85">
        <w:rPr>
          <w:b/>
        </w:rPr>
        <w:t xml:space="preserve">.3.4 </w:t>
      </w:r>
      <w:r w:rsidR="003311A7" w:rsidRPr="00915C85">
        <w:rPr>
          <w:i/>
        </w:rPr>
        <w:t xml:space="preserve">HHSav_Est_1M, decimal: </w:t>
      </w:r>
      <w:r w:rsidR="003311A7" w:rsidRPr="00915C85">
        <w:rPr>
          <w:b/>
        </w:rPr>
        <w:t>How much has your household saved over the last 30 days?</w:t>
      </w:r>
    </w:p>
    <w:p w14:paraId="6BE8589F" w14:textId="77777777" w:rsidR="003311A7" w:rsidRPr="00915C85" w:rsidRDefault="003311A7" w:rsidP="003311A7">
      <w:r w:rsidRPr="00915C85">
        <w:rPr>
          <w:i/>
          <w:sz w:val="14"/>
        </w:rPr>
        <w:t xml:space="preserve">(skip logic: </w:t>
      </w:r>
      <w:r w:rsidRPr="00915C85">
        <w:rPr>
          <w:b/>
          <w:i/>
          <w:sz w:val="14"/>
        </w:rPr>
        <w:t>${HHSav_YN_1M</w:t>
      </w:r>
      <w:proofErr w:type="gramStart"/>
      <w:r w:rsidRPr="00915C85">
        <w:rPr>
          <w:b/>
          <w:i/>
          <w:sz w:val="14"/>
        </w:rPr>
        <w:t>}!=</w:t>
      </w:r>
      <w:proofErr w:type="gramEnd"/>
      <w:r w:rsidRPr="00915C85">
        <w:rPr>
          <w:b/>
          <w:i/>
          <w:sz w:val="14"/>
        </w:rPr>
        <w:t>0</w:t>
      </w:r>
      <w:r w:rsidRPr="00915C85">
        <w:rPr>
          <w:i/>
          <w:sz w:val="14"/>
        </w:rPr>
        <w:t xml:space="preserve">, validation: </w:t>
      </w:r>
      <w:r w:rsidRPr="00915C85">
        <w:rPr>
          <w:b/>
          <w:i/>
          <w:sz w:val="14"/>
        </w:rPr>
        <w:t>.&gt;0</w:t>
      </w:r>
      <w:r w:rsidRPr="00915C85">
        <w:rPr>
          <w:i/>
          <w:sz w:val="14"/>
        </w:rPr>
        <w:t>)</w:t>
      </w:r>
    </w:p>
    <w:p w14:paraId="4B9CC9F1" w14:textId="543C811F" w:rsidR="003311A7" w:rsidRPr="00915C85" w:rsidRDefault="006855F5" w:rsidP="003311A7">
      <w:pPr>
        <w:spacing w:before="240" w:after="40"/>
      </w:pPr>
      <w:r>
        <w:rPr>
          <w:b/>
        </w:rPr>
        <w:t>13</w:t>
      </w:r>
      <w:r w:rsidR="003311A7" w:rsidRPr="00915C85">
        <w:rPr>
          <w:b/>
        </w:rPr>
        <w:t xml:space="preserve">.3.5 </w:t>
      </w:r>
      <w:proofErr w:type="spellStart"/>
      <w:r w:rsidR="003311A7" w:rsidRPr="00915C85">
        <w:rPr>
          <w:i/>
        </w:rPr>
        <w:t>HHCreditAccess</w:t>
      </w:r>
      <w:proofErr w:type="spellEnd"/>
      <w:r w:rsidR="003311A7" w:rsidRPr="00915C85">
        <w:rPr>
          <w:i/>
        </w:rPr>
        <w:t xml:space="preserve">, </w:t>
      </w:r>
      <w:proofErr w:type="spellStart"/>
      <w:r w:rsidR="003311A7" w:rsidRPr="00915C85">
        <w:rPr>
          <w:i/>
        </w:rPr>
        <w:t>select_one</w:t>
      </w:r>
      <w:proofErr w:type="spellEnd"/>
      <w:r w:rsidR="003311A7" w:rsidRPr="00915C85">
        <w:rPr>
          <w:i/>
        </w:rPr>
        <w:t xml:space="preserve">: </w:t>
      </w:r>
      <w:r w:rsidR="003311A7" w:rsidRPr="00915C85">
        <w:rPr>
          <w:b/>
        </w:rPr>
        <w:t>Does your household have access to credit?</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3311A7" w:rsidRPr="00D96A7B" w14:paraId="1096E4BF" w14:textId="77777777" w:rsidTr="00901335">
        <w:tc>
          <w:tcPr>
            <w:tcW w:w="1851" w:type="dxa"/>
          </w:tcPr>
          <w:p w14:paraId="58FBF7E5" w14:textId="77777777" w:rsidR="003311A7" w:rsidRPr="00D96A7B" w:rsidRDefault="003311A7" w:rsidP="00901335">
            <w:pPr>
              <w:rPr>
                <w:sz w:val="16"/>
                <w:szCs w:val="28"/>
              </w:rPr>
            </w:pPr>
            <w:proofErr w:type="gramStart"/>
            <w:r w:rsidRPr="00D96A7B">
              <w:rPr>
                <w:sz w:val="16"/>
                <w:szCs w:val="28"/>
              </w:rPr>
              <w:t>0  No</w:t>
            </w:r>
            <w:proofErr w:type="gramEnd"/>
          </w:p>
        </w:tc>
        <w:tc>
          <w:tcPr>
            <w:tcW w:w="1851" w:type="dxa"/>
          </w:tcPr>
          <w:p w14:paraId="5561E1C2" w14:textId="77777777" w:rsidR="003311A7" w:rsidRPr="00D96A7B" w:rsidRDefault="003311A7" w:rsidP="00901335">
            <w:pPr>
              <w:rPr>
                <w:sz w:val="16"/>
                <w:szCs w:val="28"/>
              </w:rPr>
            </w:pPr>
            <w:proofErr w:type="gramStart"/>
            <w:r w:rsidRPr="00D96A7B">
              <w:rPr>
                <w:sz w:val="16"/>
                <w:szCs w:val="28"/>
              </w:rPr>
              <w:t>1  Yes</w:t>
            </w:r>
            <w:proofErr w:type="gramEnd"/>
          </w:p>
        </w:tc>
        <w:tc>
          <w:tcPr>
            <w:tcW w:w="1851" w:type="dxa"/>
          </w:tcPr>
          <w:p w14:paraId="271EB9F4" w14:textId="77777777" w:rsidR="003311A7" w:rsidRPr="00D96A7B" w:rsidRDefault="003311A7" w:rsidP="00901335">
            <w:pPr>
              <w:rPr>
                <w:sz w:val="16"/>
                <w:szCs w:val="28"/>
              </w:rPr>
            </w:pPr>
          </w:p>
        </w:tc>
        <w:tc>
          <w:tcPr>
            <w:tcW w:w="1851" w:type="dxa"/>
          </w:tcPr>
          <w:p w14:paraId="60D07D63" w14:textId="77777777" w:rsidR="003311A7" w:rsidRPr="00D96A7B" w:rsidRDefault="003311A7" w:rsidP="00901335">
            <w:pPr>
              <w:rPr>
                <w:sz w:val="16"/>
                <w:szCs w:val="28"/>
              </w:rPr>
            </w:pPr>
          </w:p>
        </w:tc>
        <w:tc>
          <w:tcPr>
            <w:tcW w:w="1851" w:type="dxa"/>
          </w:tcPr>
          <w:p w14:paraId="39671E33" w14:textId="77777777" w:rsidR="003311A7" w:rsidRPr="00D96A7B" w:rsidRDefault="003311A7" w:rsidP="00901335">
            <w:pPr>
              <w:rPr>
                <w:sz w:val="16"/>
                <w:szCs w:val="28"/>
              </w:rPr>
            </w:pPr>
          </w:p>
        </w:tc>
        <w:tc>
          <w:tcPr>
            <w:tcW w:w="1851" w:type="dxa"/>
          </w:tcPr>
          <w:p w14:paraId="43FE5F32" w14:textId="77777777" w:rsidR="003311A7" w:rsidRPr="00D96A7B" w:rsidRDefault="003311A7" w:rsidP="00901335">
            <w:pPr>
              <w:rPr>
                <w:sz w:val="16"/>
                <w:szCs w:val="28"/>
              </w:rPr>
            </w:pPr>
          </w:p>
        </w:tc>
      </w:tr>
    </w:tbl>
    <w:p w14:paraId="07D2363A" w14:textId="6AE1883C" w:rsidR="003311A7" w:rsidRPr="00915C85" w:rsidRDefault="006855F5" w:rsidP="003311A7">
      <w:pPr>
        <w:spacing w:before="240" w:after="40"/>
      </w:pPr>
      <w:r>
        <w:rPr>
          <w:b/>
        </w:rPr>
        <w:t>13</w:t>
      </w:r>
      <w:r w:rsidR="003311A7" w:rsidRPr="00915C85">
        <w:rPr>
          <w:b/>
        </w:rPr>
        <w:t xml:space="preserve">.3.6 </w:t>
      </w:r>
      <w:proofErr w:type="spellStart"/>
      <w:r w:rsidR="003311A7" w:rsidRPr="00915C85">
        <w:rPr>
          <w:i/>
        </w:rPr>
        <w:t>HHCreditSRC</w:t>
      </w:r>
      <w:proofErr w:type="spellEnd"/>
      <w:r w:rsidR="003311A7" w:rsidRPr="00915C85">
        <w:rPr>
          <w:i/>
        </w:rPr>
        <w:t xml:space="preserve">, </w:t>
      </w:r>
      <w:proofErr w:type="spellStart"/>
      <w:r w:rsidR="003311A7" w:rsidRPr="00915C85">
        <w:rPr>
          <w:i/>
        </w:rPr>
        <w:t>select_multiple</w:t>
      </w:r>
      <w:proofErr w:type="spellEnd"/>
      <w:r w:rsidR="003311A7" w:rsidRPr="00915C85">
        <w:rPr>
          <w:i/>
        </w:rPr>
        <w:t xml:space="preserve">: </w:t>
      </w:r>
      <w:r w:rsidR="003311A7" w:rsidRPr="00915C85">
        <w:rPr>
          <w:b/>
        </w:rPr>
        <w:t>What is the main source of credit?</w:t>
      </w:r>
    </w:p>
    <w:p w14:paraId="26770372" w14:textId="77777777" w:rsidR="003311A7" w:rsidRPr="00915C85" w:rsidRDefault="003311A7" w:rsidP="003311A7">
      <w:r w:rsidRPr="00915C85">
        <w:rPr>
          <w:i/>
          <w:sz w:val="14"/>
        </w:rPr>
        <w:t>(</w:t>
      </w:r>
      <w:proofErr w:type="gramStart"/>
      <w:r w:rsidRPr="00915C85">
        <w:rPr>
          <w:i/>
          <w:sz w:val="14"/>
        </w:rPr>
        <w:t>skip</w:t>
      </w:r>
      <w:proofErr w:type="gramEnd"/>
      <w:r w:rsidRPr="00915C85">
        <w:rPr>
          <w:i/>
          <w:sz w:val="14"/>
        </w:rPr>
        <w:t xml:space="preserve"> logic: </w:t>
      </w:r>
      <w:r w:rsidRPr="00915C85">
        <w:rPr>
          <w:b/>
          <w:i/>
          <w:sz w:val="14"/>
        </w:rPr>
        <w:t>${</w:t>
      </w:r>
      <w:proofErr w:type="spellStart"/>
      <w:r w:rsidRPr="00915C85">
        <w:rPr>
          <w:b/>
          <w:i/>
          <w:sz w:val="14"/>
        </w:rPr>
        <w:t>HHCreditAccess</w:t>
      </w:r>
      <w:proofErr w:type="spellEnd"/>
      <w:r w:rsidRPr="00915C85">
        <w:rPr>
          <w:b/>
          <w:i/>
          <w:sz w:val="14"/>
        </w:rPr>
        <w:t>} = '1'</w:t>
      </w:r>
      <w:r w:rsidRPr="00915C85">
        <w:rPr>
          <w:i/>
          <w:sz w:val="14"/>
        </w:rPr>
        <w:t>)</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3311A7" w:rsidRPr="00D96A7B" w14:paraId="723E71B5" w14:textId="77777777" w:rsidTr="00901335">
        <w:tc>
          <w:tcPr>
            <w:tcW w:w="1851" w:type="dxa"/>
          </w:tcPr>
          <w:p w14:paraId="3ECC04FB" w14:textId="77777777" w:rsidR="003311A7" w:rsidRPr="00D96A7B" w:rsidRDefault="003311A7" w:rsidP="00901335">
            <w:pPr>
              <w:rPr>
                <w:sz w:val="16"/>
                <w:szCs w:val="28"/>
              </w:rPr>
            </w:pPr>
            <w:proofErr w:type="gramStart"/>
            <w:r w:rsidRPr="00D96A7B">
              <w:rPr>
                <w:sz w:val="16"/>
                <w:szCs w:val="28"/>
              </w:rPr>
              <w:t>100  Relatives</w:t>
            </w:r>
            <w:proofErr w:type="gramEnd"/>
          </w:p>
        </w:tc>
        <w:tc>
          <w:tcPr>
            <w:tcW w:w="1851" w:type="dxa"/>
          </w:tcPr>
          <w:p w14:paraId="33E7DF7C" w14:textId="77777777" w:rsidR="003311A7" w:rsidRPr="00D96A7B" w:rsidRDefault="003311A7" w:rsidP="00901335">
            <w:pPr>
              <w:rPr>
                <w:sz w:val="16"/>
                <w:szCs w:val="28"/>
              </w:rPr>
            </w:pPr>
            <w:proofErr w:type="gramStart"/>
            <w:r w:rsidRPr="00D96A7B">
              <w:rPr>
                <w:sz w:val="16"/>
                <w:szCs w:val="28"/>
              </w:rPr>
              <w:t>101  excluding</w:t>
            </w:r>
            <w:proofErr w:type="gramEnd"/>
            <w:r w:rsidRPr="00D96A7B">
              <w:rPr>
                <w:sz w:val="16"/>
                <w:szCs w:val="28"/>
              </w:rPr>
              <w:t xml:space="preserve">  remittances from migrants abroad</w:t>
            </w:r>
          </w:p>
        </w:tc>
        <w:tc>
          <w:tcPr>
            <w:tcW w:w="1851" w:type="dxa"/>
          </w:tcPr>
          <w:p w14:paraId="61756AC4" w14:textId="77777777" w:rsidR="003311A7" w:rsidRPr="00D96A7B" w:rsidRDefault="003311A7" w:rsidP="00901335">
            <w:pPr>
              <w:rPr>
                <w:sz w:val="16"/>
                <w:szCs w:val="28"/>
              </w:rPr>
            </w:pPr>
            <w:proofErr w:type="gramStart"/>
            <w:r w:rsidRPr="00D96A7B">
              <w:rPr>
                <w:sz w:val="16"/>
                <w:szCs w:val="28"/>
              </w:rPr>
              <w:t>102  Outside</w:t>
            </w:r>
            <w:proofErr w:type="gramEnd"/>
            <w:r w:rsidRPr="00D96A7B">
              <w:rPr>
                <w:sz w:val="16"/>
                <w:szCs w:val="28"/>
              </w:rPr>
              <w:t xml:space="preserve"> the country</w:t>
            </w:r>
          </w:p>
        </w:tc>
        <w:tc>
          <w:tcPr>
            <w:tcW w:w="1851" w:type="dxa"/>
          </w:tcPr>
          <w:p w14:paraId="708DCF6C" w14:textId="77777777" w:rsidR="003311A7" w:rsidRPr="00D96A7B" w:rsidRDefault="003311A7" w:rsidP="00901335">
            <w:pPr>
              <w:rPr>
                <w:sz w:val="16"/>
                <w:szCs w:val="28"/>
              </w:rPr>
            </w:pPr>
            <w:proofErr w:type="gramStart"/>
            <w:r w:rsidRPr="00D96A7B">
              <w:rPr>
                <w:sz w:val="16"/>
                <w:szCs w:val="28"/>
              </w:rPr>
              <w:t>200  Traders</w:t>
            </w:r>
            <w:proofErr w:type="gramEnd"/>
            <w:r w:rsidRPr="00D96A7B">
              <w:rPr>
                <w:sz w:val="16"/>
                <w:szCs w:val="28"/>
              </w:rPr>
              <w:t>/shopkeepers</w:t>
            </w:r>
          </w:p>
        </w:tc>
        <w:tc>
          <w:tcPr>
            <w:tcW w:w="1851" w:type="dxa"/>
          </w:tcPr>
          <w:p w14:paraId="0B5B437F" w14:textId="77777777" w:rsidR="003311A7" w:rsidRPr="00D96A7B" w:rsidRDefault="003311A7" w:rsidP="00901335">
            <w:pPr>
              <w:rPr>
                <w:sz w:val="16"/>
                <w:szCs w:val="28"/>
              </w:rPr>
            </w:pPr>
            <w:proofErr w:type="gramStart"/>
            <w:r w:rsidRPr="00D96A7B">
              <w:rPr>
                <w:sz w:val="16"/>
                <w:szCs w:val="28"/>
              </w:rPr>
              <w:t>300  Bank</w:t>
            </w:r>
            <w:proofErr w:type="gramEnd"/>
            <w:r w:rsidRPr="00D96A7B">
              <w:rPr>
                <w:sz w:val="16"/>
                <w:szCs w:val="28"/>
              </w:rPr>
              <w:t>/ Credit institution/Micro-credit project</w:t>
            </w:r>
          </w:p>
        </w:tc>
        <w:tc>
          <w:tcPr>
            <w:tcW w:w="1851" w:type="dxa"/>
          </w:tcPr>
          <w:p w14:paraId="473909EC" w14:textId="77777777" w:rsidR="003311A7" w:rsidRPr="00D96A7B" w:rsidRDefault="003311A7" w:rsidP="00901335">
            <w:pPr>
              <w:rPr>
                <w:sz w:val="16"/>
                <w:szCs w:val="28"/>
              </w:rPr>
            </w:pPr>
            <w:proofErr w:type="gramStart"/>
            <w:r w:rsidRPr="00D96A7B">
              <w:rPr>
                <w:sz w:val="16"/>
                <w:szCs w:val="28"/>
              </w:rPr>
              <w:t>301  Humanitarian</w:t>
            </w:r>
            <w:proofErr w:type="gramEnd"/>
            <w:r w:rsidRPr="00D96A7B">
              <w:rPr>
                <w:sz w:val="16"/>
                <w:szCs w:val="28"/>
              </w:rPr>
              <w:t xml:space="preserve"> agencies</w:t>
            </w:r>
          </w:p>
        </w:tc>
      </w:tr>
      <w:tr w:rsidR="003311A7" w:rsidRPr="00D96A7B" w14:paraId="1A871386" w14:textId="77777777" w:rsidTr="00901335">
        <w:tc>
          <w:tcPr>
            <w:tcW w:w="1851" w:type="dxa"/>
          </w:tcPr>
          <w:p w14:paraId="609D17D3" w14:textId="77777777" w:rsidR="003311A7" w:rsidRPr="00D96A7B" w:rsidRDefault="003311A7" w:rsidP="00901335">
            <w:pPr>
              <w:rPr>
                <w:sz w:val="16"/>
                <w:szCs w:val="28"/>
              </w:rPr>
            </w:pPr>
            <w:proofErr w:type="gramStart"/>
            <w:r w:rsidRPr="00D96A7B">
              <w:rPr>
                <w:sz w:val="16"/>
                <w:szCs w:val="28"/>
              </w:rPr>
              <w:t>302  Cooperative</w:t>
            </w:r>
            <w:proofErr w:type="gramEnd"/>
          </w:p>
        </w:tc>
        <w:tc>
          <w:tcPr>
            <w:tcW w:w="1851" w:type="dxa"/>
          </w:tcPr>
          <w:p w14:paraId="05A7E939" w14:textId="77777777" w:rsidR="003311A7" w:rsidRPr="00D96A7B" w:rsidRDefault="003311A7" w:rsidP="00901335">
            <w:pPr>
              <w:rPr>
                <w:sz w:val="16"/>
                <w:szCs w:val="28"/>
              </w:rPr>
            </w:pPr>
            <w:proofErr w:type="gramStart"/>
            <w:r w:rsidRPr="00D96A7B">
              <w:rPr>
                <w:sz w:val="16"/>
                <w:szCs w:val="28"/>
              </w:rPr>
              <w:t>400  Money</w:t>
            </w:r>
            <w:proofErr w:type="gramEnd"/>
            <w:r w:rsidRPr="00D96A7B">
              <w:rPr>
                <w:sz w:val="16"/>
                <w:szCs w:val="28"/>
              </w:rPr>
              <w:t xml:space="preserve"> lender</w:t>
            </w:r>
          </w:p>
        </w:tc>
        <w:tc>
          <w:tcPr>
            <w:tcW w:w="1851" w:type="dxa"/>
          </w:tcPr>
          <w:p w14:paraId="15AAF4F2" w14:textId="77777777" w:rsidR="003311A7" w:rsidRPr="00D96A7B" w:rsidRDefault="003311A7" w:rsidP="00901335">
            <w:pPr>
              <w:rPr>
                <w:sz w:val="16"/>
                <w:szCs w:val="28"/>
              </w:rPr>
            </w:pPr>
            <w:proofErr w:type="gramStart"/>
            <w:r w:rsidRPr="00D96A7B">
              <w:rPr>
                <w:sz w:val="16"/>
                <w:szCs w:val="28"/>
              </w:rPr>
              <w:t>500  Landlord</w:t>
            </w:r>
            <w:proofErr w:type="gramEnd"/>
            <w:r w:rsidRPr="00D96A7B">
              <w:rPr>
                <w:sz w:val="16"/>
                <w:szCs w:val="28"/>
              </w:rPr>
              <w:t xml:space="preserve"> (more than 1 month behind in rent)</w:t>
            </w:r>
          </w:p>
        </w:tc>
        <w:tc>
          <w:tcPr>
            <w:tcW w:w="1851" w:type="dxa"/>
          </w:tcPr>
          <w:p w14:paraId="5A839518" w14:textId="77777777" w:rsidR="003311A7" w:rsidRPr="00D96A7B" w:rsidRDefault="003311A7" w:rsidP="00901335">
            <w:pPr>
              <w:rPr>
                <w:sz w:val="16"/>
                <w:szCs w:val="28"/>
              </w:rPr>
            </w:pPr>
            <w:proofErr w:type="gramStart"/>
            <w:r w:rsidRPr="00D96A7B">
              <w:rPr>
                <w:sz w:val="16"/>
                <w:szCs w:val="28"/>
              </w:rPr>
              <w:t>600  Informal</w:t>
            </w:r>
            <w:proofErr w:type="gramEnd"/>
            <w:r w:rsidRPr="00D96A7B">
              <w:rPr>
                <w:sz w:val="16"/>
                <w:szCs w:val="28"/>
              </w:rPr>
              <w:t xml:space="preserve"> savings group</w:t>
            </w:r>
          </w:p>
        </w:tc>
        <w:tc>
          <w:tcPr>
            <w:tcW w:w="1851" w:type="dxa"/>
          </w:tcPr>
          <w:p w14:paraId="04FBA7DE" w14:textId="77777777" w:rsidR="003311A7" w:rsidRPr="00D96A7B" w:rsidRDefault="003311A7" w:rsidP="00901335">
            <w:pPr>
              <w:rPr>
                <w:sz w:val="16"/>
                <w:szCs w:val="28"/>
              </w:rPr>
            </w:pPr>
            <w:proofErr w:type="gramStart"/>
            <w:r w:rsidRPr="00D96A7B">
              <w:rPr>
                <w:sz w:val="16"/>
                <w:szCs w:val="28"/>
              </w:rPr>
              <w:t>700  Employer</w:t>
            </w:r>
            <w:proofErr w:type="gramEnd"/>
          </w:p>
        </w:tc>
        <w:tc>
          <w:tcPr>
            <w:tcW w:w="1851" w:type="dxa"/>
          </w:tcPr>
          <w:p w14:paraId="4563A393" w14:textId="77777777" w:rsidR="003311A7" w:rsidRPr="00D96A7B" w:rsidRDefault="003311A7" w:rsidP="00901335">
            <w:pPr>
              <w:rPr>
                <w:sz w:val="16"/>
                <w:szCs w:val="28"/>
              </w:rPr>
            </w:pPr>
            <w:proofErr w:type="gramStart"/>
            <w:r w:rsidRPr="00D96A7B">
              <w:rPr>
                <w:sz w:val="16"/>
                <w:szCs w:val="28"/>
              </w:rPr>
              <w:t>999  Other</w:t>
            </w:r>
            <w:proofErr w:type="gramEnd"/>
            <w:r w:rsidRPr="00D96A7B">
              <w:rPr>
                <w:sz w:val="16"/>
                <w:szCs w:val="28"/>
              </w:rPr>
              <w:t xml:space="preserve"> (specify)</w:t>
            </w:r>
          </w:p>
        </w:tc>
      </w:tr>
    </w:tbl>
    <w:p w14:paraId="4B04BC58" w14:textId="7CBC8A80" w:rsidR="003311A7" w:rsidRPr="00915C85" w:rsidRDefault="006855F5" w:rsidP="003311A7">
      <w:pPr>
        <w:spacing w:before="240" w:after="40"/>
      </w:pPr>
      <w:r>
        <w:rPr>
          <w:b/>
        </w:rPr>
        <w:t>13</w:t>
      </w:r>
      <w:r w:rsidR="003311A7" w:rsidRPr="00915C85">
        <w:rPr>
          <w:b/>
        </w:rPr>
        <w:t xml:space="preserve">.3.7 </w:t>
      </w:r>
      <w:proofErr w:type="spellStart"/>
      <w:r w:rsidR="003311A7" w:rsidRPr="00915C85">
        <w:rPr>
          <w:i/>
        </w:rPr>
        <w:t>HHCreditSRC_oth</w:t>
      </w:r>
      <w:proofErr w:type="spellEnd"/>
      <w:r w:rsidR="003311A7" w:rsidRPr="00915C85">
        <w:rPr>
          <w:i/>
        </w:rPr>
        <w:t xml:space="preserve">, text: </w:t>
      </w:r>
      <w:r w:rsidR="003311A7" w:rsidRPr="00915C85">
        <w:rPr>
          <w:b/>
        </w:rPr>
        <w:t>Other (specify)</w:t>
      </w:r>
    </w:p>
    <w:p w14:paraId="0FBA4C72" w14:textId="77777777" w:rsidR="003311A7" w:rsidRPr="00915C85" w:rsidRDefault="003311A7" w:rsidP="003311A7">
      <w:r w:rsidRPr="00915C85">
        <w:rPr>
          <w:i/>
          <w:sz w:val="14"/>
        </w:rPr>
        <w:t>(</w:t>
      </w:r>
      <w:proofErr w:type="gramStart"/>
      <w:r w:rsidRPr="00915C85">
        <w:rPr>
          <w:i/>
          <w:sz w:val="14"/>
        </w:rPr>
        <w:t>skip</w:t>
      </w:r>
      <w:proofErr w:type="gramEnd"/>
      <w:r w:rsidRPr="00915C85">
        <w:rPr>
          <w:i/>
          <w:sz w:val="14"/>
        </w:rPr>
        <w:t xml:space="preserve"> logic: </w:t>
      </w:r>
      <w:r w:rsidRPr="00915C85">
        <w:rPr>
          <w:b/>
          <w:i/>
          <w:sz w:val="14"/>
        </w:rPr>
        <w:t>${</w:t>
      </w:r>
      <w:proofErr w:type="spellStart"/>
      <w:r w:rsidRPr="00915C85">
        <w:rPr>
          <w:b/>
          <w:i/>
          <w:sz w:val="14"/>
        </w:rPr>
        <w:t>HHCreditSRC</w:t>
      </w:r>
      <w:proofErr w:type="spellEnd"/>
      <w:r w:rsidRPr="00915C85">
        <w:rPr>
          <w:b/>
          <w:i/>
          <w:sz w:val="14"/>
        </w:rPr>
        <w:t>} = '999'</w:t>
      </w:r>
      <w:r w:rsidRPr="00915C85">
        <w:rPr>
          <w:i/>
          <w:sz w:val="14"/>
        </w:rPr>
        <w:t>)</w:t>
      </w:r>
    </w:p>
    <w:p w14:paraId="79136809" w14:textId="77777777" w:rsidR="003311A7" w:rsidRPr="00915C85" w:rsidRDefault="003311A7" w:rsidP="003311A7">
      <w:pPr>
        <w:spacing w:before="240" w:after="40"/>
      </w:pPr>
      <w:r w:rsidRPr="00915C85">
        <w:rPr>
          <w:b/>
        </w:rPr>
        <w:t>Household borrowing money:</w:t>
      </w:r>
    </w:p>
    <w:p w14:paraId="788B0B11" w14:textId="6D886F3A" w:rsidR="003311A7" w:rsidRPr="00915C85" w:rsidRDefault="006855F5" w:rsidP="003311A7">
      <w:pPr>
        <w:spacing w:before="240" w:after="40"/>
      </w:pPr>
      <w:r>
        <w:rPr>
          <w:b/>
        </w:rPr>
        <w:t>13</w:t>
      </w:r>
      <w:r w:rsidR="003311A7" w:rsidRPr="00915C85">
        <w:rPr>
          <w:b/>
        </w:rPr>
        <w:t xml:space="preserve">.3.8 </w:t>
      </w:r>
      <w:proofErr w:type="spellStart"/>
      <w:r w:rsidR="003311A7" w:rsidRPr="00915C85">
        <w:rPr>
          <w:i/>
        </w:rPr>
        <w:t>HHBorrowYN</w:t>
      </w:r>
      <w:proofErr w:type="spellEnd"/>
      <w:r w:rsidR="003311A7" w:rsidRPr="00915C85">
        <w:rPr>
          <w:i/>
        </w:rPr>
        <w:t xml:space="preserve">, </w:t>
      </w:r>
      <w:proofErr w:type="spellStart"/>
      <w:r w:rsidR="003311A7" w:rsidRPr="00915C85">
        <w:rPr>
          <w:i/>
        </w:rPr>
        <w:t>select_one</w:t>
      </w:r>
      <w:proofErr w:type="spellEnd"/>
      <w:r w:rsidR="003311A7" w:rsidRPr="00915C85">
        <w:rPr>
          <w:i/>
        </w:rPr>
        <w:t xml:space="preserve">: </w:t>
      </w:r>
      <w:r w:rsidR="003311A7" w:rsidRPr="00915C85">
        <w:rPr>
          <w:b/>
        </w:rPr>
        <w:t>Has your household borrowed over the last 30 days?</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3311A7" w:rsidRPr="00915C85" w14:paraId="67458E3A" w14:textId="77777777" w:rsidTr="00901335">
        <w:tc>
          <w:tcPr>
            <w:tcW w:w="1851" w:type="dxa"/>
          </w:tcPr>
          <w:p w14:paraId="0934774D" w14:textId="77777777" w:rsidR="003311A7" w:rsidRPr="00915C85" w:rsidRDefault="003311A7" w:rsidP="00901335">
            <w:proofErr w:type="gramStart"/>
            <w:r w:rsidRPr="00915C85">
              <w:rPr>
                <w:sz w:val="12"/>
              </w:rPr>
              <w:t>0  No</w:t>
            </w:r>
            <w:proofErr w:type="gramEnd"/>
          </w:p>
        </w:tc>
        <w:tc>
          <w:tcPr>
            <w:tcW w:w="1851" w:type="dxa"/>
          </w:tcPr>
          <w:p w14:paraId="3CD17CA5" w14:textId="77777777" w:rsidR="003311A7" w:rsidRPr="00915C85" w:rsidRDefault="003311A7" w:rsidP="00901335">
            <w:proofErr w:type="gramStart"/>
            <w:r w:rsidRPr="00915C85">
              <w:rPr>
                <w:sz w:val="12"/>
              </w:rPr>
              <w:t>1  Yes</w:t>
            </w:r>
            <w:proofErr w:type="gramEnd"/>
          </w:p>
        </w:tc>
        <w:tc>
          <w:tcPr>
            <w:tcW w:w="1851" w:type="dxa"/>
          </w:tcPr>
          <w:p w14:paraId="4BA79E35" w14:textId="77777777" w:rsidR="003311A7" w:rsidRPr="00915C85" w:rsidRDefault="003311A7" w:rsidP="00901335"/>
        </w:tc>
        <w:tc>
          <w:tcPr>
            <w:tcW w:w="1851" w:type="dxa"/>
          </w:tcPr>
          <w:p w14:paraId="786D300A" w14:textId="77777777" w:rsidR="003311A7" w:rsidRPr="00915C85" w:rsidRDefault="003311A7" w:rsidP="00901335"/>
        </w:tc>
        <w:tc>
          <w:tcPr>
            <w:tcW w:w="1851" w:type="dxa"/>
          </w:tcPr>
          <w:p w14:paraId="0FD8F934" w14:textId="77777777" w:rsidR="003311A7" w:rsidRPr="00915C85" w:rsidRDefault="003311A7" w:rsidP="00901335"/>
        </w:tc>
        <w:tc>
          <w:tcPr>
            <w:tcW w:w="1851" w:type="dxa"/>
          </w:tcPr>
          <w:p w14:paraId="11DD0640" w14:textId="77777777" w:rsidR="003311A7" w:rsidRPr="00915C85" w:rsidRDefault="003311A7" w:rsidP="00901335"/>
        </w:tc>
      </w:tr>
    </w:tbl>
    <w:p w14:paraId="726E441F" w14:textId="005B5E75" w:rsidR="003311A7" w:rsidRPr="00915C85" w:rsidRDefault="006855F5" w:rsidP="003311A7">
      <w:pPr>
        <w:spacing w:before="240" w:after="40"/>
      </w:pPr>
      <w:r>
        <w:rPr>
          <w:b/>
        </w:rPr>
        <w:t>13</w:t>
      </w:r>
      <w:r w:rsidR="003311A7" w:rsidRPr="00915C85">
        <w:rPr>
          <w:b/>
        </w:rPr>
        <w:t xml:space="preserve">.3.9 </w:t>
      </w:r>
      <w:proofErr w:type="spellStart"/>
      <w:r w:rsidR="003311A7" w:rsidRPr="00915C85">
        <w:rPr>
          <w:i/>
        </w:rPr>
        <w:t>HHBorrowEst</w:t>
      </w:r>
      <w:proofErr w:type="spellEnd"/>
      <w:r w:rsidR="003311A7" w:rsidRPr="00915C85">
        <w:rPr>
          <w:i/>
        </w:rPr>
        <w:t xml:space="preserve">, decimal: </w:t>
      </w:r>
      <w:r w:rsidR="003311A7" w:rsidRPr="00915C85">
        <w:rPr>
          <w:b/>
        </w:rPr>
        <w:t>How much has your household borrowed during the last 30 days?</w:t>
      </w:r>
    </w:p>
    <w:p w14:paraId="0B385F89" w14:textId="77777777" w:rsidR="003311A7" w:rsidRPr="00915C85" w:rsidRDefault="003311A7" w:rsidP="003311A7">
      <w:r w:rsidRPr="00915C85">
        <w:rPr>
          <w:i/>
          <w:sz w:val="14"/>
        </w:rPr>
        <w:t xml:space="preserve">(skip logic: </w:t>
      </w:r>
      <w:r w:rsidRPr="00915C85">
        <w:rPr>
          <w:b/>
          <w:i/>
          <w:sz w:val="14"/>
        </w:rPr>
        <w:t>${</w:t>
      </w:r>
      <w:proofErr w:type="spellStart"/>
      <w:r w:rsidRPr="00915C85">
        <w:rPr>
          <w:b/>
          <w:i/>
          <w:sz w:val="14"/>
        </w:rPr>
        <w:t>HHBorrowYN</w:t>
      </w:r>
      <w:proofErr w:type="spellEnd"/>
      <w:r w:rsidRPr="00915C85">
        <w:rPr>
          <w:b/>
          <w:i/>
          <w:sz w:val="14"/>
        </w:rPr>
        <w:t>} = '1'</w:t>
      </w:r>
      <w:r w:rsidRPr="00915C85">
        <w:rPr>
          <w:i/>
          <w:sz w:val="14"/>
        </w:rPr>
        <w:t>, validation</w:t>
      </w:r>
      <w:proofErr w:type="gramStart"/>
      <w:r w:rsidRPr="00915C85">
        <w:rPr>
          <w:i/>
          <w:sz w:val="14"/>
        </w:rPr>
        <w:t xml:space="preserve">: </w:t>
      </w:r>
      <w:r w:rsidRPr="00915C85">
        <w:rPr>
          <w:b/>
          <w:i/>
          <w:sz w:val="14"/>
        </w:rPr>
        <w:t>.</w:t>
      </w:r>
      <w:proofErr w:type="gramEnd"/>
      <w:r w:rsidRPr="00915C85">
        <w:rPr>
          <w:b/>
          <w:i/>
          <w:sz w:val="14"/>
        </w:rPr>
        <w:t>&gt;0</w:t>
      </w:r>
      <w:r w:rsidRPr="00915C85">
        <w:rPr>
          <w:i/>
          <w:sz w:val="14"/>
        </w:rPr>
        <w:t>)</w:t>
      </w:r>
    </w:p>
    <w:p w14:paraId="0CB5D16E" w14:textId="40634F0D" w:rsidR="003311A7" w:rsidRPr="00B06DB3" w:rsidRDefault="006855F5" w:rsidP="003311A7">
      <w:pPr>
        <w:spacing w:before="240" w:after="40"/>
        <w:rPr>
          <w:highlight w:val="yellow"/>
        </w:rPr>
      </w:pPr>
      <w:r>
        <w:rPr>
          <w:b/>
        </w:rPr>
        <w:t>13</w:t>
      </w:r>
      <w:r w:rsidR="003311A7" w:rsidRPr="00B06DB3">
        <w:rPr>
          <w:b/>
          <w:highlight w:val="yellow"/>
        </w:rPr>
        <w:t xml:space="preserve">.3.10 </w:t>
      </w:r>
      <w:proofErr w:type="spellStart"/>
      <w:r w:rsidR="003311A7" w:rsidRPr="00B06DB3">
        <w:rPr>
          <w:i/>
          <w:highlight w:val="yellow"/>
        </w:rPr>
        <w:t>HHBorrowWhy</w:t>
      </w:r>
      <w:proofErr w:type="spellEnd"/>
      <w:r w:rsidR="003311A7" w:rsidRPr="00B06DB3">
        <w:rPr>
          <w:i/>
          <w:highlight w:val="yellow"/>
        </w:rPr>
        <w:t xml:space="preserve">, </w:t>
      </w:r>
      <w:proofErr w:type="spellStart"/>
      <w:r w:rsidR="003311A7" w:rsidRPr="00B06DB3">
        <w:rPr>
          <w:i/>
          <w:highlight w:val="yellow"/>
        </w:rPr>
        <w:t>select_one</w:t>
      </w:r>
      <w:proofErr w:type="spellEnd"/>
      <w:r w:rsidR="003311A7" w:rsidRPr="00B06DB3">
        <w:rPr>
          <w:i/>
          <w:highlight w:val="yellow"/>
        </w:rPr>
        <w:t xml:space="preserve">: </w:t>
      </w:r>
      <w:r w:rsidR="003311A7" w:rsidRPr="00B06DB3">
        <w:rPr>
          <w:b/>
          <w:highlight w:val="yellow"/>
        </w:rPr>
        <w:t>What was the primary reason for the household to borrow?</w:t>
      </w:r>
    </w:p>
    <w:p w14:paraId="36302774" w14:textId="77777777" w:rsidR="003311A7" w:rsidRPr="00B06DB3" w:rsidRDefault="003311A7" w:rsidP="003311A7">
      <w:pPr>
        <w:rPr>
          <w:highlight w:val="yellow"/>
        </w:rPr>
      </w:pPr>
      <w:r w:rsidRPr="00B06DB3">
        <w:rPr>
          <w:i/>
          <w:sz w:val="14"/>
          <w:highlight w:val="yellow"/>
        </w:rPr>
        <w:t>(</w:t>
      </w:r>
      <w:proofErr w:type="gramStart"/>
      <w:r w:rsidRPr="00B06DB3">
        <w:rPr>
          <w:i/>
          <w:sz w:val="14"/>
          <w:highlight w:val="yellow"/>
        </w:rPr>
        <w:t>skip</w:t>
      </w:r>
      <w:proofErr w:type="gramEnd"/>
      <w:r w:rsidRPr="00B06DB3">
        <w:rPr>
          <w:i/>
          <w:sz w:val="14"/>
          <w:highlight w:val="yellow"/>
        </w:rPr>
        <w:t xml:space="preserve"> logic: </w:t>
      </w:r>
      <w:r w:rsidRPr="00B06DB3">
        <w:rPr>
          <w:b/>
          <w:i/>
          <w:sz w:val="14"/>
          <w:highlight w:val="yellow"/>
        </w:rPr>
        <w:t>${</w:t>
      </w:r>
      <w:proofErr w:type="spellStart"/>
      <w:r w:rsidRPr="00B06DB3">
        <w:rPr>
          <w:b/>
          <w:i/>
          <w:sz w:val="14"/>
          <w:highlight w:val="yellow"/>
        </w:rPr>
        <w:t>HHBorrowYN</w:t>
      </w:r>
      <w:proofErr w:type="spellEnd"/>
      <w:r w:rsidRPr="00B06DB3">
        <w:rPr>
          <w:b/>
          <w:i/>
          <w:sz w:val="14"/>
          <w:highlight w:val="yellow"/>
        </w:rPr>
        <w:t>} = '1' or ${</w:t>
      </w:r>
      <w:proofErr w:type="spellStart"/>
      <w:r w:rsidRPr="00B06DB3">
        <w:rPr>
          <w:b/>
          <w:i/>
          <w:sz w:val="14"/>
          <w:highlight w:val="yellow"/>
        </w:rPr>
        <w:t>HHDebt</w:t>
      </w:r>
      <w:proofErr w:type="spellEnd"/>
      <w:r w:rsidRPr="00B06DB3">
        <w:rPr>
          <w:b/>
          <w:i/>
          <w:sz w:val="14"/>
          <w:highlight w:val="yellow"/>
        </w:rPr>
        <w:t>} = '1'</w:t>
      </w:r>
      <w:r w:rsidRPr="00B06DB3">
        <w:rPr>
          <w:i/>
          <w:sz w:val="14"/>
          <w:highlight w:val="yellow"/>
        </w:rPr>
        <w:t>)</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3311A7" w:rsidRPr="00B06DB3" w14:paraId="66A95E4A" w14:textId="77777777" w:rsidTr="00901335">
        <w:tc>
          <w:tcPr>
            <w:tcW w:w="1851" w:type="dxa"/>
          </w:tcPr>
          <w:p w14:paraId="70665359" w14:textId="77777777" w:rsidR="003311A7" w:rsidRPr="00B06DB3" w:rsidRDefault="003311A7" w:rsidP="00901335">
            <w:pPr>
              <w:rPr>
                <w:highlight w:val="yellow"/>
              </w:rPr>
            </w:pPr>
            <w:proofErr w:type="gramStart"/>
            <w:r w:rsidRPr="00B06DB3">
              <w:rPr>
                <w:sz w:val="12"/>
                <w:highlight w:val="yellow"/>
              </w:rPr>
              <w:t>10100  To</w:t>
            </w:r>
            <w:proofErr w:type="gramEnd"/>
            <w:r w:rsidRPr="00B06DB3">
              <w:rPr>
                <w:sz w:val="12"/>
                <w:highlight w:val="yellow"/>
              </w:rPr>
              <w:t xml:space="preserve"> buy food</w:t>
            </w:r>
          </w:p>
        </w:tc>
        <w:tc>
          <w:tcPr>
            <w:tcW w:w="1851" w:type="dxa"/>
          </w:tcPr>
          <w:p w14:paraId="20985EBE" w14:textId="77777777" w:rsidR="003311A7" w:rsidRPr="00B06DB3" w:rsidRDefault="003311A7" w:rsidP="00901335">
            <w:pPr>
              <w:rPr>
                <w:highlight w:val="yellow"/>
              </w:rPr>
            </w:pPr>
            <w:proofErr w:type="gramStart"/>
            <w:r w:rsidRPr="00B06DB3">
              <w:rPr>
                <w:sz w:val="12"/>
                <w:highlight w:val="yellow"/>
              </w:rPr>
              <w:t>10200  To</w:t>
            </w:r>
            <w:proofErr w:type="gramEnd"/>
            <w:r w:rsidRPr="00B06DB3">
              <w:rPr>
                <w:sz w:val="12"/>
                <w:highlight w:val="yellow"/>
              </w:rPr>
              <w:t xml:space="preserve"> buy non-food items (clothes, small furniture...)</w:t>
            </w:r>
          </w:p>
        </w:tc>
        <w:tc>
          <w:tcPr>
            <w:tcW w:w="1851" w:type="dxa"/>
          </w:tcPr>
          <w:p w14:paraId="10775799" w14:textId="77777777" w:rsidR="003311A7" w:rsidRPr="00B06DB3" w:rsidRDefault="003311A7" w:rsidP="00901335">
            <w:pPr>
              <w:rPr>
                <w:highlight w:val="yellow"/>
              </w:rPr>
            </w:pPr>
            <w:proofErr w:type="gramStart"/>
            <w:r w:rsidRPr="00B06DB3">
              <w:rPr>
                <w:sz w:val="12"/>
                <w:highlight w:val="yellow"/>
              </w:rPr>
              <w:t>10300  To</w:t>
            </w:r>
            <w:proofErr w:type="gramEnd"/>
            <w:r w:rsidRPr="00B06DB3">
              <w:rPr>
                <w:sz w:val="12"/>
                <w:highlight w:val="yellow"/>
              </w:rPr>
              <w:t xml:space="preserve"> rent an accommodation</w:t>
            </w:r>
          </w:p>
        </w:tc>
        <w:tc>
          <w:tcPr>
            <w:tcW w:w="1851" w:type="dxa"/>
          </w:tcPr>
          <w:p w14:paraId="4D684161" w14:textId="77777777" w:rsidR="003311A7" w:rsidRPr="00B06DB3" w:rsidRDefault="003311A7" w:rsidP="00901335">
            <w:pPr>
              <w:rPr>
                <w:highlight w:val="yellow"/>
              </w:rPr>
            </w:pPr>
            <w:proofErr w:type="gramStart"/>
            <w:r w:rsidRPr="00B06DB3">
              <w:rPr>
                <w:sz w:val="12"/>
                <w:highlight w:val="yellow"/>
              </w:rPr>
              <w:t>10400  To</w:t>
            </w:r>
            <w:proofErr w:type="gramEnd"/>
            <w:r w:rsidRPr="00B06DB3">
              <w:rPr>
                <w:sz w:val="12"/>
                <w:highlight w:val="yellow"/>
              </w:rPr>
              <w:t xml:space="preserve"> pay school, education costs</w:t>
            </w:r>
          </w:p>
        </w:tc>
        <w:tc>
          <w:tcPr>
            <w:tcW w:w="1851" w:type="dxa"/>
          </w:tcPr>
          <w:p w14:paraId="33A0F3F1" w14:textId="77777777" w:rsidR="003311A7" w:rsidRPr="00B06DB3" w:rsidRDefault="003311A7" w:rsidP="00901335">
            <w:pPr>
              <w:rPr>
                <w:highlight w:val="yellow"/>
              </w:rPr>
            </w:pPr>
            <w:proofErr w:type="gramStart"/>
            <w:r w:rsidRPr="00B06DB3">
              <w:rPr>
                <w:sz w:val="12"/>
                <w:highlight w:val="yellow"/>
              </w:rPr>
              <w:t>10500  To</w:t>
            </w:r>
            <w:proofErr w:type="gramEnd"/>
            <w:r w:rsidRPr="00B06DB3">
              <w:rPr>
                <w:sz w:val="12"/>
                <w:highlight w:val="yellow"/>
              </w:rPr>
              <w:t xml:space="preserve"> cover health expenses</w:t>
            </w:r>
          </w:p>
        </w:tc>
        <w:tc>
          <w:tcPr>
            <w:tcW w:w="1851" w:type="dxa"/>
          </w:tcPr>
          <w:p w14:paraId="40BB25E3" w14:textId="77777777" w:rsidR="003311A7" w:rsidRPr="00B06DB3" w:rsidRDefault="003311A7" w:rsidP="00901335">
            <w:pPr>
              <w:rPr>
                <w:highlight w:val="yellow"/>
              </w:rPr>
            </w:pPr>
            <w:proofErr w:type="gramStart"/>
            <w:r w:rsidRPr="00B06DB3">
              <w:rPr>
                <w:sz w:val="12"/>
                <w:highlight w:val="yellow"/>
              </w:rPr>
              <w:t>20100  To</w:t>
            </w:r>
            <w:proofErr w:type="gramEnd"/>
            <w:r w:rsidRPr="00B06DB3">
              <w:rPr>
                <w:sz w:val="12"/>
                <w:highlight w:val="yellow"/>
              </w:rPr>
              <w:t xml:space="preserve"> pay for durable goods (scooter, TV,...)</w:t>
            </w:r>
          </w:p>
        </w:tc>
      </w:tr>
      <w:tr w:rsidR="003311A7" w:rsidRPr="00B06DB3" w14:paraId="4E8BD96D" w14:textId="77777777" w:rsidTr="00901335">
        <w:tc>
          <w:tcPr>
            <w:tcW w:w="1851" w:type="dxa"/>
          </w:tcPr>
          <w:p w14:paraId="0A931B25" w14:textId="77777777" w:rsidR="003311A7" w:rsidRPr="00B06DB3" w:rsidRDefault="003311A7" w:rsidP="00901335">
            <w:pPr>
              <w:rPr>
                <w:highlight w:val="yellow"/>
              </w:rPr>
            </w:pPr>
            <w:proofErr w:type="gramStart"/>
            <w:r w:rsidRPr="00B06DB3">
              <w:rPr>
                <w:sz w:val="12"/>
                <w:highlight w:val="yellow"/>
              </w:rPr>
              <w:t>20200  To</w:t>
            </w:r>
            <w:proofErr w:type="gramEnd"/>
            <w:r w:rsidRPr="00B06DB3">
              <w:rPr>
                <w:sz w:val="12"/>
                <w:highlight w:val="yellow"/>
              </w:rPr>
              <w:t xml:space="preserve"> pay for ceremonies/social events</w:t>
            </w:r>
          </w:p>
        </w:tc>
        <w:tc>
          <w:tcPr>
            <w:tcW w:w="1851" w:type="dxa"/>
          </w:tcPr>
          <w:p w14:paraId="48852140" w14:textId="77777777" w:rsidR="003311A7" w:rsidRPr="00B06DB3" w:rsidRDefault="003311A7" w:rsidP="00901335">
            <w:pPr>
              <w:rPr>
                <w:highlight w:val="yellow"/>
              </w:rPr>
            </w:pPr>
            <w:proofErr w:type="gramStart"/>
            <w:r w:rsidRPr="00B06DB3">
              <w:rPr>
                <w:sz w:val="12"/>
                <w:highlight w:val="yellow"/>
              </w:rPr>
              <w:t>20300  To</w:t>
            </w:r>
            <w:proofErr w:type="gramEnd"/>
            <w:r w:rsidRPr="00B06DB3">
              <w:rPr>
                <w:sz w:val="12"/>
                <w:highlight w:val="yellow"/>
              </w:rPr>
              <w:t xml:space="preserve"> rent/buy a flat/house</w:t>
            </w:r>
          </w:p>
        </w:tc>
        <w:tc>
          <w:tcPr>
            <w:tcW w:w="1851" w:type="dxa"/>
          </w:tcPr>
          <w:p w14:paraId="365960AE" w14:textId="77777777" w:rsidR="003311A7" w:rsidRPr="00B06DB3" w:rsidRDefault="003311A7" w:rsidP="00901335">
            <w:pPr>
              <w:rPr>
                <w:highlight w:val="yellow"/>
              </w:rPr>
            </w:pPr>
            <w:proofErr w:type="gramStart"/>
            <w:r w:rsidRPr="00B06DB3">
              <w:rPr>
                <w:sz w:val="12"/>
                <w:highlight w:val="yellow"/>
              </w:rPr>
              <w:t>30100  To</w:t>
            </w:r>
            <w:proofErr w:type="gramEnd"/>
            <w:r w:rsidRPr="00B06DB3">
              <w:rPr>
                <w:sz w:val="12"/>
                <w:highlight w:val="yellow"/>
              </w:rPr>
              <w:t xml:space="preserve"> pay ticket/cover travel for migration</w:t>
            </w:r>
          </w:p>
        </w:tc>
        <w:tc>
          <w:tcPr>
            <w:tcW w:w="1851" w:type="dxa"/>
          </w:tcPr>
          <w:p w14:paraId="1DDEB12E" w14:textId="77777777" w:rsidR="003311A7" w:rsidRPr="00B06DB3" w:rsidRDefault="003311A7" w:rsidP="00901335">
            <w:pPr>
              <w:rPr>
                <w:highlight w:val="yellow"/>
              </w:rPr>
            </w:pPr>
            <w:proofErr w:type="gramStart"/>
            <w:r w:rsidRPr="00B06DB3">
              <w:rPr>
                <w:sz w:val="12"/>
                <w:highlight w:val="yellow"/>
              </w:rPr>
              <w:t>40100  To</w:t>
            </w:r>
            <w:proofErr w:type="gramEnd"/>
            <w:r w:rsidRPr="00B06DB3">
              <w:rPr>
                <w:sz w:val="12"/>
                <w:highlight w:val="yellow"/>
              </w:rPr>
              <w:t xml:space="preserve"> buy agricultural land, inputs or livestock</w:t>
            </w:r>
          </w:p>
        </w:tc>
        <w:tc>
          <w:tcPr>
            <w:tcW w:w="1851" w:type="dxa"/>
          </w:tcPr>
          <w:p w14:paraId="033FED82" w14:textId="77777777" w:rsidR="003311A7" w:rsidRPr="00B06DB3" w:rsidRDefault="003311A7" w:rsidP="00901335">
            <w:pPr>
              <w:rPr>
                <w:highlight w:val="yellow"/>
              </w:rPr>
            </w:pPr>
            <w:proofErr w:type="gramStart"/>
            <w:r w:rsidRPr="00B06DB3">
              <w:rPr>
                <w:sz w:val="12"/>
                <w:highlight w:val="yellow"/>
              </w:rPr>
              <w:t>40200  To</w:t>
            </w:r>
            <w:proofErr w:type="gramEnd"/>
            <w:r w:rsidRPr="00B06DB3">
              <w:rPr>
                <w:sz w:val="12"/>
                <w:highlight w:val="yellow"/>
              </w:rPr>
              <w:t xml:space="preserve"> invest in business</w:t>
            </w:r>
          </w:p>
        </w:tc>
        <w:tc>
          <w:tcPr>
            <w:tcW w:w="1851" w:type="dxa"/>
          </w:tcPr>
          <w:p w14:paraId="468745C1" w14:textId="77777777" w:rsidR="003311A7" w:rsidRPr="00B06DB3" w:rsidRDefault="003311A7" w:rsidP="00901335">
            <w:pPr>
              <w:rPr>
                <w:highlight w:val="yellow"/>
              </w:rPr>
            </w:pPr>
            <w:proofErr w:type="gramStart"/>
            <w:r w:rsidRPr="00B06DB3">
              <w:rPr>
                <w:sz w:val="12"/>
                <w:highlight w:val="yellow"/>
              </w:rPr>
              <w:t>999  Other</w:t>
            </w:r>
            <w:proofErr w:type="gramEnd"/>
            <w:r w:rsidRPr="00B06DB3">
              <w:rPr>
                <w:sz w:val="12"/>
                <w:highlight w:val="yellow"/>
              </w:rPr>
              <w:t xml:space="preserve"> (specify)</w:t>
            </w:r>
          </w:p>
        </w:tc>
      </w:tr>
    </w:tbl>
    <w:p w14:paraId="6621130C" w14:textId="0962887B" w:rsidR="003311A7" w:rsidRPr="00B06DB3" w:rsidRDefault="006855F5" w:rsidP="003311A7">
      <w:pPr>
        <w:spacing w:before="240" w:after="40"/>
        <w:rPr>
          <w:highlight w:val="yellow"/>
        </w:rPr>
      </w:pPr>
      <w:r>
        <w:rPr>
          <w:b/>
          <w:highlight w:val="yellow"/>
        </w:rPr>
        <w:t>13</w:t>
      </w:r>
      <w:r w:rsidR="003311A7" w:rsidRPr="00B06DB3">
        <w:rPr>
          <w:b/>
          <w:highlight w:val="yellow"/>
        </w:rPr>
        <w:t xml:space="preserve">.3.11 </w:t>
      </w:r>
      <w:proofErr w:type="spellStart"/>
      <w:r w:rsidR="003311A7" w:rsidRPr="00B06DB3">
        <w:rPr>
          <w:i/>
          <w:highlight w:val="yellow"/>
        </w:rPr>
        <w:t>HHBorrowWhy_oth</w:t>
      </w:r>
      <w:proofErr w:type="spellEnd"/>
      <w:r w:rsidR="003311A7" w:rsidRPr="00B06DB3">
        <w:rPr>
          <w:i/>
          <w:highlight w:val="yellow"/>
        </w:rPr>
        <w:t xml:space="preserve">, text: </w:t>
      </w:r>
      <w:r w:rsidR="003311A7" w:rsidRPr="00B06DB3">
        <w:rPr>
          <w:b/>
          <w:highlight w:val="yellow"/>
        </w:rPr>
        <w:t>Other (specify)</w:t>
      </w:r>
    </w:p>
    <w:p w14:paraId="1DE49525" w14:textId="77777777" w:rsidR="003311A7" w:rsidRPr="00915C85" w:rsidRDefault="003311A7" w:rsidP="003311A7">
      <w:r w:rsidRPr="00B06DB3">
        <w:rPr>
          <w:i/>
          <w:sz w:val="14"/>
          <w:highlight w:val="yellow"/>
        </w:rPr>
        <w:t>(</w:t>
      </w:r>
      <w:proofErr w:type="gramStart"/>
      <w:r w:rsidRPr="00B06DB3">
        <w:rPr>
          <w:i/>
          <w:sz w:val="14"/>
          <w:highlight w:val="yellow"/>
        </w:rPr>
        <w:t>skip</w:t>
      </w:r>
      <w:proofErr w:type="gramEnd"/>
      <w:r w:rsidRPr="00B06DB3">
        <w:rPr>
          <w:i/>
          <w:sz w:val="14"/>
          <w:highlight w:val="yellow"/>
        </w:rPr>
        <w:t xml:space="preserve"> logic: </w:t>
      </w:r>
      <w:r w:rsidRPr="00B06DB3">
        <w:rPr>
          <w:b/>
          <w:i/>
          <w:sz w:val="14"/>
          <w:highlight w:val="yellow"/>
        </w:rPr>
        <w:t>${</w:t>
      </w:r>
      <w:proofErr w:type="spellStart"/>
      <w:r w:rsidRPr="00B06DB3">
        <w:rPr>
          <w:b/>
          <w:i/>
          <w:sz w:val="14"/>
          <w:highlight w:val="yellow"/>
        </w:rPr>
        <w:t>HHBorrowWhy</w:t>
      </w:r>
      <w:proofErr w:type="spellEnd"/>
      <w:r w:rsidRPr="00B06DB3">
        <w:rPr>
          <w:b/>
          <w:i/>
          <w:sz w:val="14"/>
          <w:highlight w:val="yellow"/>
        </w:rPr>
        <w:t>} = '999'</w:t>
      </w:r>
      <w:r w:rsidRPr="00B06DB3">
        <w:rPr>
          <w:i/>
          <w:sz w:val="14"/>
          <w:highlight w:val="yellow"/>
        </w:rPr>
        <w:t>)</w:t>
      </w:r>
    </w:p>
    <w:p w14:paraId="653A617D" w14:textId="305A50C0" w:rsidR="003311A7" w:rsidRPr="00B06DB3" w:rsidRDefault="006855F5" w:rsidP="003311A7">
      <w:pPr>
        <w:spacing w:before="240" w:after="40"/>
        <w:rPr>
          <w:highlight w:val="yellow"/>
        </w:rPr>
      </w:pPr>
      <w:r>
        <w:rPr>
          <w:b/>
          <w:highlight w:val="yellow"/>
        </w:rPr>
        <w:t>13</w:t>
      </w:r>
      <w:r w:rsidR="003311A7" w:rsidRPr="00B06DB3">
        <w:rPr>
          <w:b/>
          <w:highlight w:val="yellow"/>
        </w:rPr>
        <w:t xml:space="preserve">.3.12 </w:t>
      </w:r>
      <w:proofErr w:type="spellStart"/>
      <w:r w:rsidR="003311A7" w:rsidRPr="00B06DB3">
        <w:rPr>
          <w:i/>
          <w:highlight w:val="yellow"/>
        </w:rPr>
        <w:t>HHBorrowFrom</w:t>
      </w:r>
      <w:proofErr w:type="spellEnd"/>
      <w:r w:rsidR="003311A7" w:rsidRPr="00B06DB3">
        <w:rPr>
          <w:i/>
          <w:highlight w:val="yellow"/>
        </w:rPr>
        <w:t xml:space="preserve">, </w:t>
      </w:r>
      <w:proofErr w:type="spellStart"/>
      <w:r w:rsidR="003311A7" w:rsidRPr="00B06DB3">
        <w:rPr>
          <w:i/>
          <w:highlight w:val="yellow"/>
        </w:rPr>
        <w:t>select_one</w:t>
      </w:r>
      <w:proofErr w:type="spellEnd"/>
      <w:r w:rsidR="003311A7" w:rsidRPr="00B06DB3">
        <w:rPr>
          <w:i/>
          <w:highlight w:val="yellow"/>
        </w:rPr>
        <w:t xml:space="preserve">: </w:t>
      </w:r>
      <w:r w:rsidR="003311A7" w:rsidRPr="00B06DB3">
        <w:rPr>
          <w:b/>
          <w:highlight w:val="yellow"/>
        </w:rPr>
        <w:t>Who did you borrow from?</w:t>
      </w:r>
    </w:p>
    <w:p w14:paraId="0BBAE955" w14:textId="77777777" w:rsidR="003311A7" w:rsidRPr="00B06DB3" w:rsidRDefault="003311A7" w:rsidP="003311A7">
      <w:pPr>
        <w:rPr>
          <w:highlight w:val="yellow"/>
        </w:rPr>
      </w:pPr>
      <w:r w:rsidRPr="00B06DB3">
        <w:rPr>
          <w:i/>
          <w:sz w:val="14"/>
          <w:highlight w:val="yellow"/>
        </w:rPr>
        <w:t>(</w:t>
      </w:r>
      <w:proofErr w:type="gramStart"/>
      <w:r w:rsidRPr="00B06DB3">
        <w:rPr>
          <w:i/>
          <w:sz w:val="14"/>
          <w:highlight w:val="yellow"/>
        </w:rPr>
        <w:t>skip</w:t>
      </w:r>
      <w:proofErr w:type="gramEnd"/>
      <w:r w:rsidRPr="00B06DB3">
        <w:rPr>
          <w:i/>
          <w:sz w:val="14"/>
          <w:highlight w:val="yellow"/>
        </w:rPr>
        <w:t xml:space="preserve"> logic: </w:t>
      </w:r>
      <w:r w:rsidRPr="00B06DB3">
        <w:rPr>
          <w:b/>
          <w:i/>
          <w:sz w:val="14"/>
          <w:highlight w:val="yellow"/>
        </w:rPr>
        <w:t>${</w:t>
      </w:r>
      <w:proofErr w:type="spellStart"/>
      <w:r w:rsidRPr="00B06DB3">
        <w:rPr>
          <w:b/>
          <w:i/>
          <w:sz w:val="14"/>
          <w:highlight w:val="yellow"/>
        </w:rPr>
        <w:t>HHBorrowYN</w:t>
      </w:r>
      <w:proofErr w:type="spellEnd"/>
      <w:r w:rsidRPr="00B06DB3">
        <w:rPr>
          <w:b/>
          <w:i/>
          <w:sz w:val="14"/>
          <w:highlight w:val="yellow"/>
        </w:rPr>
        <w:t>} = '1' or ${</w:t>
      </w:r>
      <w:proofErr w:type="spellStart"/>
      <w:r w:rsidRPr="00B06DB3">
        <w:rPr>
          <w:b/>
          <w:i/>
          <w:sz w:val="14"/>
          <w:highlight w:val="yellow"/>
        </w:rPr>
        <w:t>HHDebt</w:t>
      </w:r>
      <w:proofErr w:type="spellEnd"/>
      <w:r w:rsidRPr="00B06DB3">
        <w:rPr>
          <w:b/>
          <w:i/>
          <w:sz w:val="14"/>
          <w:highlight w:val="yellow"/>
        </w:rPr>
        <w:t>} = '1'</w:t>
      </w:r>
      <w:r w:rsidRPr="00B06DB3">
        <w:rPr>
          <w:i/>
          <w:sz w:val="14"/>
          <w:highlight w:val="yellow"/>
        </w:rPr>
        <w:t>)</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3311A7" w:rsidRPr="00B06DB3" w14:paraId="260138F9" w14:textId="77777777" w:rsidTr="00901335">
        <w:tc>
          <w:tcPr>
            <w:tcW w:w="1851" w:type="dxa"/>
          </w:tcPr>
          <w:p w14:paraId="1C960B18" w14:textId="77777777" w:rsidR="003311A7" w:rsidRPr="00B06DB3" w:rsidRDefault="003311A7" w:rsidP="00901335">
            <w:pPr>
              <w:rPr>
                <w:highlight w:val="yellow"/>
              </w:rPr>
            </w:pPr>
            <w:proofErr w:type="gramStart"/>
            <w:r w:rsidRPr="00B06DB3">
              <w:rPr>
                <w:sz w:val="12"/>
                <w:highlight w:val="yellow"/>
              </w:rPr>
              <w:t>100  Relatives</w:t>
            </w:r>
            <w:proofErr w:type="gramEnd"/>
          </w:p>
        </w:tc>
        <w:tc>
          <w:tcPr>
            <w:tcW w:w="1851" w:type="dxa"/>
          </w:tcPr>
          <w:p w14:paraId="43344773" w14:textId="77777777" w:rsidR="003311A7" w:rsidRPr="00B06DB3" w:rsidRDefault="003311A7" w:rsidP="00901335">
            <w:pPr>
              <w:rPr>
                <w:highlight w:val="yellow"/>
              </w:rPr>
            </w:pPr>
            <w:proofErr w:type="gramStart"/>
            <w:r w:rsidRPr="00B06DB3">
              <w:rPr>
                <w:sz w:val="12"/>
                <w:highlight w:val="yellow"/>
              </w:rPr>
              <w:t>101  excluding</w:t>
            </w:r>
            <w:proofErr w:type="gramEnd"/>
            <w:r w:rsidRPr="00B06DB3">
              <w:rPr>
                <w:sz w:val="12"/>
                <w:highlight w:val="yellow"/>
              </w:rPr>
              <w:t xml:space="preserve">  remittances from migrants abroad</w:t>
            </w:r>
          </w:p>
        </w:tc>
        <w:tc>
          <w:tcPr>
            <w:tcW w:w="1851" w:type="dxa"/>
          </w:tcPr>
          <w:p w14:paraId="47A5D54D" w14:textId="77777777" w:rsidR="003311A7" w:rsidRPr="00B06DB3" w:rsidRDefault="003311A7" w:rsidP="00901335">
            <w:pPr>
              <w:rPr>
                <w:highlight w:val="yellow"/>
              </w:rPr>
            </w:pPr>
            <w:proofErr w:type="gramStart"/>
            <w:r w:rsidRPr="00B06DB3">
              <w:rPr>
                <w:sz w:val="12"/>
                <w:highlight w:val="yellow"/>
              </w:rPr>
              <w:t>102  Outside</w:t>
            </w:r>
            <w:proofErr w:type="gramEnd"/>
            <w:r w:rsidRPr="00B06DB3">
              <w:rPr>
                <w:sz w:val="12"/>
                <w:highlight w:val="yellow"/>
              </w:rPr>
              <w:t xml:space="preserve"> the country</w:t>
            </w:r>
          </w:p>
        </w:tc>
        <w:tc>
          <w:tcPr>
            <w:tcW w:w="1851" w:type="dxa"/>
          </w:tcPr>
          <w:p w14:paraId="3FF4D299" w14:textId="77777777" w:rsidR="003311A7" w:rsidRPr="00B06DB3" w:rsidRDefault="003311A7" w:rsidP="00901335">
            <w:pPr>
              <w:rPr>
                <w:highlight w:val="yellow"/>
              </w:rPr>
            </w:pPr>
            <w:proofErr w:type="gramStart"/>
            <w:r w:rsidRPr="00B06DB3">
              <w:rPr>
                <w:sz w:val="12"/>
                <w:highlight w:val="yellow"/>
              </w:rPr>
              <w:t>200  Traders</w:t>
            </w:r>
            <w:proofErr w:type="gramEnd"/>
            <w:r w:rsidRPr="00B06DB3">
              <w:rPr>
                <w:sz w:val="12"/>
                <w:highlight w:val="yellow"/>
              </w:rPr>
              <w:t>/shopkeepers</w:t>
            </w:r>
          </w:p>
        </w:tc>
        <w:tc>
          <w:tcPr>
            <w:tcW w:w="1851" w:type="dxa"/>
          </w:tcPr>
          <w:p w14:paraId="2E401971" w14:textId="77777777" w:rsidR="003311A7" w:rsidRPr="00B06DB3" w:rsidRDefault="003311A7" w:rsidP="00901335">
            <w:pPr>
              <w:rPr>
                <w:highlight w:val="yellow"/>
              </w:rPr>
            </w:pPr>
            <w:proofErr w:type="gramStart"/>
            <w:r w:rsidRPr="00B06DB3">
              <w:rPr>
                <w:sz w:val="12"/>
                <w:highlight w:val="yellow"/>
              </w:rPr>
              <w:t>300  Bank</w:t>
            </w:r>
            <w:proofErr w:type="gramEnd"/>
            <w:r w:rsidRPr="00B06DB3">
              <w:rPr>
                <w:sz w:val="12"/>
                <w:highlight w:val="yellow"/>
              </w:rPr>
              <w:t>/ Credit institution/Micro-credit project</w:t>
            </w:r>
          </w:p>
        </w:tc>
        <w:tc>
          <w:tcPr>
            <w:tcW w:w="1851" w:type="dxa"/>
          </w:tcPr>
          <w:p w14:paraId="6C1CC011" w14:textId="77777777" w:rsidR="003311A7" w:rsidRPr="00B06DB3" w:rsidRDefault="003311A7" w:rsidP="00901335">
            <w:pPr>
              <w:rPr>
                <w:highlight w:val="yellow"/>
              </w:rPr>
            </w:pPr>
            <w:proofErr w:type="gramStart"/>
            <w:r w:rsidRPr="00B06DB3">
              <w:rPr>
                <w:sz w:val="12"/>
                <w:highlight w:val="yellow"/>
              </w:rPr>
              <w:t>301  Humanitarian</w:t>
            </w:r>
            <w:proofErr w:type="gramEnd"/>
            <w:r w:rsidRPr="00B06DB3">
              <w:rPr>
                <w:sz w:val="12"/>
                <w:highlight w:val="yellow"/>
              </w:rPr>
              <w:t xml:space="preserve"> agencies</w:t>
            </w:r>
          </w:p>
        </w:tc>
      </w:tr>
      <w:tr w:rsidR="003311A7" w:rsidRPr="00B06DB3" w14:paraId="2A8DBD7C" w14:textId="77777777" w:rsidTr="00901335">
        <w:tc>
          <w:tcPr>
            <w:tcW w:w="1851" w:type="dxa"/>
          </w:tcPr>
          <w:p w14:paraId="17F37869" w14:textId="77777777" w:rsidR="003311A7" w:rsidRPr="00B06DB3" w:rsidRDefault="003311A7" w:rsidP="00901335">
            <w:pPr>
              <w:rPr>
                <w:highlight w:val="yellow"/>
              </w:rPr>
            </w:pPr>
            <w:proofErr w:type="gramStart"/>
            <w:r w:rsidRPr="00B06DB3">
              <w:rPr>
                <w:sz w:val="12"/>
                <w:highlight w:val="yellow"/>
              </w:rPr>
              <w:t>302  Cooperative</w:t>
            </w:r>
            <w:proofErr w:type="gramEnd"/>
          </w:p>
        </w:tc>
        <w:tc>
          <w:tcPr>
            <w:tcW w:w="1851" w:type="dxa"/>
          </w:tcPr>
          <w:p w14:paraId="725F0059" w14:textId="77777777" w:rsidR="003311A7" w:rsidRPr="00B06DB3" w:rsidRDefault="003311A7" w:rsidP="00901335">
            <w:pPr>
              <w:rPr>
                <w:highlight w:val="yellow"/>
              </w:rPr>
            </w:pPr>
            <w:proofErr w:type="gramStart"/>
            <w:r w:rsidRPr="00B06DB3">
              <w:rPr>
                <w:sz w:val="12"/>
                <w:highlight w:val="yellow"/>
              </w:rPr>
              <w:t>400  Money</w:t>
            </w:r>
            <w:proofErr w:type="gramEnd"/>
            <w:r w:rsidRPr="00B06DB3">
              <w:rPr>
                <w:sz w:val="12"/>
                <w:highlight w:val="yellow"/>
              </w:rPr>
              <w:t xml:space="preserve"> lender</w:t>
            </w:r>
          </w:p>
        </w:tc>
        <w:tc>
          <w:tcPr>
            <w:tcW w:w="1851" w:type="dxa"/>
          </w:tcPr>
          <w:p w14:paraId="419D5CFA" w14:textId="77777777" w:rsidR="003311A7" w:rsidRPr="00B06DB3" w:rsidRDefault="003311A7" w:rsidP="00901335">
            <w:pPr>
              <w:rPr>
                <w:highlight w:val="yellow"/>
              </w:rPr>
            </w:pPr>
            <w:proofErr w:type="gramStart"/>
            <w:r w:rsidRPr="00B06DB3">
              <w:rPr>
                <w:sz w:val="12"/>
                <w:highlight w:val="yellow"/>
              </w:rPr>
              <w:t>500  Landlord</w:t>
            </w:r>
            <w:proofErr w:type="gramEnd"/>
            <w:r w:rsidRPr="00B06DB3">
              <w:rPr>
                <w:sz w:val="12"/>
                <w:highlight w:val="yellow"/>
              </w:rPr>
              <w:t xml:space="preserve"> (more than 1 month behind in rent)</w:t>
            </w:r>
          </w:p>
        </w:tc>
        <w:tc>
          <w:tcPr>
            <w:tcW w:w="1851" w:type="dxa"/>
          </w:tcPr>
          <w:p w14:paraId="4D04CC65" w14:textId="77777777" w:rsidR="003311A7" w:rsidRPr="00B06DB3" w:rsidRDefault="003311A7" w:rsidP="00901335">
            <w:pPr>
              <w:rPr>
                <w:highlight w:val="yellow"/>
              </w:rPr>
            </w:pPr>
            <w:proofErr w:type="gramStart"/>
            <w:r w:rsidRPr="00B06DB3">
              <w:rPr>
                <w:sz w:val="12"/>
                <w:highlight w:val="yellow"/>
              </w:rPr>
              <w:t>600  Informal</w:t>
            </w:r>
            <w:proofErr w:type="gramEnd"/>
            <w:r w:rsidRPr="00B06DB3">
              <w:rPr>
                <w:sz w:val="12"/>
                <w:highlight w:val="yellow"/>
              </w:rPr>
              <w:t xml:space="preserve"> savings group</w:t>
            </w:r>
          </w:p>
        </w:tc>
        <w:tc>
          <w:tcPr>
            <w:tcW w:w="1851" w:type="dxa"/>
          </w:tcPr>
          <w:p w14:paraId="4C2215E8" w14:textId="77777777" w:rsidR="003311A7" w:rsidRPr="00B06DB3" w:rsidRDefault="003311A7" w:rsidP="00901335">
            <w:pPr>
              <w:rPr>
                <w:highlight w:val="yellow"/>
              </w:rPr>
            </w:pPr>
            <w:proofErr w:type="gramStart"/>
            <w:r w:rsidRPr="00B06DB3">
              <w:rPr>
                <w:sz w:val="12"/>
                <w:highlight w:val="yellow"/>
              </w:rPr>
              <w:t>700  Employer</w:t>
            </w:r>
            <w:proofErr w:type="gramEnd"/>
          </w:p>
        </w:tc>
        <w:tc>
          <w:tcPr>
            <w:tcW w:w="1851" w:type="dxa"/>
          </w:tcPr>
          <w:p w14:paraId="52AF4F9B" w14:textId="77777777" w:rsidR="003311A7" w:rsidRPr="00B06DB3" w:rsidRDefault="003311A7" w:rsidP="00901335">
            <w:pPr>
              <w:rPr>
                <w:highlight w:val="yellow"/>
              </w:rPr>
            </w:pPr>
            <w:proofErr w:type="gramStart"/>
            <w:r w:rsidRPr="00B06DB3">
              <w:rPr>
                <w:sz w:val="12"/>
                <w:highlight w:val="yellow"/>
              </w:rPr>
              <w:t>999  Other</w:t>
            </w:r>
            <w:proofErr w:type="gramEnd"/>
            <w:r w:rsidRPr="00B06DB3">
              <w:rPr>
                <w:sz w:val="12"/>
                <w:highlight w:val="yellow"/>
              </w:rPr>
              <w:t xml:space="preserve"> (specify)</w:t>
            </w:r>
          </w:p>
        </w:tc>
      </w:tr>
    </w:tbl>
    <w:p w14:paraId="1AAAFF2A" w14:textId="49EBA7D0" w:rsidR="003311A7" w:rsidRPr="00B06DB3" w:rsidRDefault="006855F5" w:rsidP="003311A7">
      <w:pPr>
        <w:spacing w:before="240" w:after="40"/>
        <w:rPr>
          <w:highlight w:val="yellow"/>
        </w:rPr>
      </w:pPr>
      <w:r>
        <w:rPr>
          <w:b/>
          <w:highlight w:val="yellow"/>
        </w:rPr>
        <w:t>13</w:t>
      </w:r>
      <w:r w:rsidR="003311A7" w:rsidRPr="00B06DB3">
        <w:rPr>
          <w:b/>
          <w:highlight w:val="yellow"/>
        </w:rPr>
        <w:t xml:space="preserve">.3.13 </w:t>
      </w:r>
      <w:proofErr w:type="spellStart"/>
      <w:r w:rsidR="003311A7" w:rsidRPr="00B06DB3">
        <w:rPr>
          <w:i/>
          <w:highlight w:val="yellow"/>
        </w:rPr>
        <w:t>HHBorrowFrom_oth</w:t>
      </w:r>
      <w:proofErr w:type="spellEnd"/>
      <w:r w:rsidR="003311A7" w:rsidRPr="00B06DB3">
        <w:rPr>
          <w:i/>
          <w:highlight w:val="yellow"/>
        </w:rPr>
        <w:t xml:space="preserve">, text: </w:t>
      </w:r>
      <w:r w:rsidR="003311A7" w:rsidRPr="00B06DB3">
        <w:rPr>
          <w:b/>
          <w:highlight w:val="yellow"/>
        </w:rPr>
        <w:t>Other (specify)</w:t>
      </w:r>
    </w:p>
    <w:p w14:paraId="2D0B9BD1" w14:textId="77777777" w:rsidR="003311A7" w:rsidRDefault="003311A7" w:rsidP="003311A7">
      <w:r w:rsidRPr="00B06DB3">
        <w:rPr>
          <w:i/>
          <w:sz w:val="14"/>
          <w:highlight w:val="yellow"/>
        </w:rPr>
        <w:t>(</w:t>
      </w:r>
      <w:proofErr w:type="gramStart"/>
      <w:r w:rsidRPr="00B06DB3">
        <w:rPr>
          <w:i/>
          <w:sz w:val="14"/>
          <w:highlight w:val="yellow"/>
        </w:rPr>
        <w:t>skip</w:t>
      </w:r>
      <w:proofErr w:type="gramEnd"/>
      <w:r w:rsidRPr="00B06DB3">
        <w:rPr>
          <w:i/>
          <w:sz w:val="14"/>
          <w:highlight w:val="yellow"/>
        </w:rPr>
        <w:t xml:space="preserve"> logic: </w:t>
      </w:r>
      <w:r w:rsidRPr="00B06DB3">
        <w:rPr>
          <w:b/>
          <w:i/>
          <w:sz w:val="14"/>
          <w:highlight w:val="yellow"/>
        </w:rPr>
        <w:t>${</w:t>
      </w:r>
      <w:proofErr w:type="spellStart"/>
      <w:r w:rsidRPr="00B06DB3">
        <w:rPr>
          <w:b/>
          <w:i/>
          <w:sz w:val="14"/>
          <w:highlight w:val="yellow"/>
        </w:rPr>
        <w:t>HHBorrowFrom</w:t>
      </w:r>
      <w:proofErr w:type="spellEnd"/>
      <w:r w:rsidRPr="00B06DB3">
        <w:rPr>
          <w:b/>
          <w:i/>
          <w:sz w:val="14"/>
          <w:highlight w:val="yellow"/>
        </w:rPr>
        <w:t>} = '999'</w:t>
      </w:r>
      <w:r w:rsidRPr="00B06DB3">
        <w:rPr>
          <w:i/>
          <w:sz w:val="14"/>
          <w:highlight w:val="yellow"/>
        </w:rPr>
        <w:t>)</w:t>
      </w:r>
    </w:p>
    <w:p w14:paraId="31656530" w14:textId="5903F397" w:rsidR="003311A7" w:rsidRDefault="006855F5" w:rsidP="003311A7">
      <w:pPr>
        <w:spacing w:before="240" w:after="40"/>
      </w:pPr>
      <w:r>
        <w:rPr>
          <w:b/>
        </w:rPr>
        <w:lastRenderedPageBreak/>
        <w:t>13</w:t>
      </w:r>
      <w:r w:rsidR="003311A7">
        <w:rPr>
          <w:b/>
        </w:rPr>
        <w:t xml:space="preserve">.3.14 </w:t>
      </w:r>
      <w:proofErr w:type="spellStart"/>
      <w:r w:rsidR="003311A7">
        <w:rPr>
          <w:i/>
        </w:rPr>
        <w:t>HHDebt</w:t>
      </w:r>
      <w:proofErr w:type="spellEnd"/>
      <w:r w:rsidR="003311A7">
        <w:rPr>
          <w:i/>
        </w:rPr>
        <w:t xml:space="preserve">, </w:t>
      </w:r>
      <w:proofErr w:type="spellStart"/>
      <w:r w:rsidR="003311A7">
        <w:rPr>
          <w:i/>
        </w:rPr>
        <w:t>select_one</w:t>
      </w:r>
      <w:proofErr w:type="spellEnd"/>
      <w:r w:rsidR="003311A7">
        <w:rPr>
          <w:i/>
        </w:rPr>
        <w:t xml:space="preserve">: </w:t>
      </w:r>
      <w:r w:rsidR="003311A7">
        <w:rPr>
          <w:b/>
        </w:rPr>
        <w:t>Does the household currently have any debt?</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3311A7" w:rsidRPr="00D96A7B" w14:paraId="0C88F160" w14:textId="77777777" w:rsidTr="00901335">
        <w:tc>
          <w:tcPr>
            <w:tcW w:w="1851" w:type="dxa"/>
          </w:tcPr>
          <w:p w14:paraId="19E7A820" w14:textId="77777777" w:rsidR="003311A7" w:rsidRPr="00D96A7B" w:rsidRDefault="003311A7" w:rsidP="00901335">
            <w:pPr>
              <w:rPr>
                <w:sz w:val="16"/>
                <w:szCs w:val="28"/>
              </w:rPr>
            </w:pPr>
            <w:proofErr w:type="gramStart"/>
            <w:r w:rsidRPr="00D96A7B">
              <w:rPr>
                <w:sz w:val="16"/>
                <w:szCs w:val="28"/>
              </w:rPr>
              <w:t>0  No</w:t>
            </w:r>
            <w:proofErr w:type="gramEnd"/>
          </w:p>
        </w:tc>
        <w:tc>
          <w:tcPr>
            <w:tcW w:w="1851" w:type="dxa"/>
          </w:tcPr>
          <w:p w14:paraId="67298440" w14:textId="77777777" w:rsidR="003311A7" w:rsidRPr="00D96A7B" w:rsidRDefault="003311A7" w:rsidP="00901335">
            <w:pPr>
              <w:rPr>
                <w:sz w:val="16"/>
                <w:szCs w:val="28"/>
              </w:rPr>
            </w:pPr>
            <w:proofErr w:type="gramStart"/>
            <w:r w:rsidRPr="00D96A7B">
              <w:rPr>
                <w:sz w:val="16"/>
                <w:szCs w:val="28"/>
              </w:rPr>
              <w:t>1  Yes</w:t>
            </w:r>
            <w:proofErr w:type="gramEnd"/>
          </w:p>
        </w:tc>
        <w:tc>
          <w:tcPr>
            <w:tcW w:w="1851" w:type="dxa"/>
          </w:tcPr>
          <w:p w14:paraId="3EC38708" w14:textId="77777777" w:rsidR="003311A7" w:rsidRPr="00D96A7B" w:rsidRDefault="003311A7" w:rsidP="00901335">
            <w:pPr>
              <w:rPr>
                <w:sz w:val="16"/>
                <w:szCs w:val="28"/>
              </w:rPr>
            </w:pPr>
          </w:p>
        </w:tc>
        <w:tc>
          <w:tcPr>
            <w:tcW w:w="1851" w:type="dxa"/>
          </w:tcPr>
          <w:p w14:paraId="6E201A71" w14:textId="77777777" w:rsidR="003311A7" w:rsidRPr="00D96A7B" w:rsidRDefault="003311A7" w:rsidP="00901335">
            <w:pPr>
              <w:rPr>
                <w:sz w:val="16"/>
                <w:szCs w:val="28"/>
              </w:rPr>
            </w:pPr>
          </w:p>
        </w:tc>
        <w:tc>
          <w:tcPr>
            <w:tcW w:w="1851" w:type="dxa"/>
          </w:tcPr>
          <w:p w14:paraId="60A34767" w14:textId="77777777" w:rsidR="003311A7" w:rsidRPr="00D96A7B" w:rsidRDefault="003311A7" w:rsidP="00901335">
            <w:pPr>
              <w:rPr>
                <w:sz w:val="16"/>
                <w:szCs w:val="28"/>
              </w:rPr>
            </w:pPr>
          </w:p>
        </w:tc>
        <w:tc>
          <w:tcPr>
            <w:tcW w:w="1851" w:type="dxa"/>
          </w:tcPr>
          <w:p w14:paraId="72F7190D" w14:textId="77777777" w:rsidR="003311A7" w:rsidRPr="00D96A7B" w:rsidRDefault="003311A7" w:rsidP="00901335">
            <w:pPr>
              <w:rPr>
                <w:sz w:val="16"/>
                <w:szCs w:val="28"/>
              </w:rPr>
            </w:pPr>
          </w:p>
        </w:tc>
      </w:tr>
    </w:tbl>
    <w:p w14:paraId="7CA0A7D8" w14:textId="707093B0" w:rsidR="003311A7" w:rsidRDefault="006855F5" w:rsidP="003311A7">
      <w:pPr>
        <w:spacing w:before="240" w:after="40"/>
      </w:pPr>
      <w:r>
        <w:rPr>
          <w:b/>
        </w:rPr>
        <w:t>13</w:t>
      </w:r>
      <w:r w:rsidR="003311A7">
        <w:rPr>
          <w:b/>
        </w:rPr>
        <w:t xml:space="preserve">.3.15 </w:t>
      </w:r>
      <w:proofErr w:type="spellStart"/>
      <w:r w:rsidR="003311A7">
        <w:rPr>
          <w:i/>
        </w:rPr>
        <w:t>HHDebt_Est</w:t>
      </w:r>
      <w:proofErr w:type="spellEnd"/>
      <w:r w:rsidR="003311A7">
        <w:rPr>
          <w:i/>
        </w:rPr>
        <w:t xml:space="preserve">, decimal: </w:t>
      </w:r>
      <w:r w:rsidR="003311A7">
        <w:rPr>
          <w:b/>
        </w:rPr>
        <w:t>How much is your total current debt?</w:t>
      </w:r>
    </w:p>
    <w:p w14:paraId="3A53FD9C" w14:textId="77777777" w:rsidR="003311A7" w:rsidRDefault="003311A7" w:rsidP="003311A7">
      <w:r>
        <w:rPr>
          <w:i/>
          <w:sz w:val="14"/>
        </w:rPr>
        <w:t>(</w:t>
      </w:r>
      <w:proofErr w:type="gramStart"/>
      <w:r>
        <w:rPr>
          <w:i/>
          <w:sz w:val="14"/>
        </w:rPr>
        <w:t>skip</w:t>
      </w:r>
      <w:proofErr w:type="gramEnd"/>
      <w:r>
        <w:rPr>
          <w:i/>
          <w:sz w:val="14"/>
        </w:rPr>
        <w:t xml:space="preserve"> logic: </w:t>
      </w:r>
      <w:r>
        <w:rPr>
          <w:b/>
          <w:i/>
          <w:sz w:val="14"/>
        </w:rPr>
        <w:t>${</w:t>
      </w:r>
      <w:proofErr w:type="spellStart"/>
      <w:r>
        <w:rPr>
          <w:b/>
          <w:i/>
          <w:sz w:val="14"/>
        </w:rPr>
        <w:t>HHDebt</w:t>
      </w:r>
      <w:proofErr w:type="spellEnd"/>
      <w:r>
        <w:rPr>
          <w:b/>
          <w:i/>
          <w:sz w:val="14"/>
        </w:rPr>
        <w:t>} = '1'</w:t>
      </w:r>
      <w:r>
        <w:rPr>
          <w:i/>
          <w:sz w:val="14"/>
        </w:rPr>
        <w:t>)</w:t>
      </w:r>
    </w:p>
    <w:p w14:paraId="43351221" w14:textId="6ABD8F32" w:rsidR="003311A7" w:rsidRDefault="006855F5" w:rsidP="003311A7">
      <w:pPr>
        <w:spacing w:before="240" w:after="40"/>
      </w:pPr>
      <w:r>
        <w:rPr>
          <w:b/>
        </w:rPr>
        <w:t>13</w:t>
      </w:r>
      <w:r w:rsidR="003311A7">
        <w:rPr>
          <w:b/>
        </w:rPr>
        <w:t xml:space="preserve">.3.16 </w:t>
      </w:r>
      <w:proofErr w:type="spellStart"/>
      <w:r w:rsidR="003311A7">
        <w:rPr>
          <w:i/>
        </w:rPr>
        <w:t>HHDebtPaidHow</w:t>
      </w:r>
      <w:proofErr w:type="spellEnd"/>
      <w:r w:rsidR="003311A7">
        <w:rPr>
          <w:i/>
        </w:rPr>
        <w:t xml:space="preserve">, </w:t>
      </w:r>
      <w:proofErr w:type="spellStart"/>
      <w:r w:rsidR="003311A7">
        <w:rPr>
          <w:i/>
        </w:rPr>
        <w:t>select_one</w:t>
      </w:r>
      <w:proofErr w:type="spellEnd"/>
      <w:r w:rsidR="003311A7">
        <w:rPr>
          <w:i/>
        </w:rPr>
        <w:t xml:space="preserve">: </w:t>
      </w:r>
      <w:r w:rsidR="003311A7">
        <w:rPr>
          <w:b/>
        </w:rPr>
        <w:t>How do you intend to repay your outstanding debts?</w:t>
      </w:r>
    </w:p>
    <w:p w14:paraId="66054843" w14:textId="77777777" w:rsidR="003311A7" w:rsidRDefault="003311A7" w:rsidP="003311A7">
      <w:r>
        <w:rPr>
          <w:i/>
          <w:sz w:val="14"/>
        </w:rPr>
        <w:t>(</w:t>
      </w:r>
      <w:proofErr w:type="gramStart"/>
      <w:r>
        <w:rPr>
          <w:i/>
          <w:sz w:val="14"/>
        </w:rPr>
        <w:t>skip</w:t>
      </w:r>
      <w:proofErr w:type="gramEnd"/>
      <w:r>
        <w:rPr>
          <w:i/>
          <w:sz w:val="14"/>
        </w:rPr>
        <w:t xml:space="preserve"> logic: </w:t>
      </w:r>
      <w:r>
        <w:rPr>
          <w:b/>
          <w:i/>
          <w:sz w:val="14"/>
        </w:rPr>
        <w:t>${</w:t>
      </w:r>
      <w:proofErr w:type="spellStart"/>
      <w:r>
        <w:rPr>
          <w:b/>
          <w:i/>
          <w:sz w:val="14"/>
        </w:rPr>
        <w:t>HHDebt</w:t>
      </w:r>
      <w:proofErr w:type="spellEnd"/>
      <w:r>
        <w:rPr>
          <w:b/>
          <w:i/>
          <w:sz w:val="14"/>
        </w:rPr>
        <w:t>} = '1'</w:t>
      </w:r>
      <w:r>
        <w:rPr>
          <w:i/>
          <w:sz w:val="14"/>
        </w:rPr>
        <w:t>)</w:t>
      </w:r>
    </w:p>
    <w:tbl>
      <w:tblPr>
        <w:tblStyle w:val="Grilledutableau"/>
        <w:tblW w:w="0" w:type="auto"/>
        <w:tblLook w:val="04A0" w:firstRow="1" w:lastRow="0" w:firstColumn="1" w:lastColumn="0" w:noHBand="0" w:noVBand="1"/>
      </w:tblPr>
      <w:tblGrid>
        <w:gridCol w:w="1851"/>
        <w:gridCol w:w="1851"/>
        <w:gridCol w:w="1851"/>
        <w:gridCol w:w="1851"/>
        <w:gridCol w:w="1851"/>
        <w:gridCol w:w="1851"/>
      </w:tblGrid>
      <w:tr w:rsidR="003311A7" w:rsidRPr="00D96A7B" w14:paraId="29C760B7" w14:textId="77777777" w:rsidTr="00901335">
        <w:tc>
          <w:tcPr>
            <w:tcW w:w="1851" w:type="dxa"/>
          </w:tcPr>
          <w:p w14:paraId="73B22F18" w14:textId="77777777" w:rsidR="003311A7" w:rsidRPr="00D96A7B" w:rsidRDefault="003311A7" w:rsidP="00901335">
            <w:pPr>
              <w:rPr>
                <w:sz w:val="16"/>
                <w:szCs w:val="28"/>
              </w:rPr>
            </w:pPr>
            <w:proofErr w:type="gramStart"/>
            <w:r w:rsidRPr="00D96A7B">
              <w:rPr>
                <w:sz w:val="16"/>
                <w:szCs w:val="28"/>
              </w:rPr>
              <w:t>1  Cash</w:t>
            </w:r>
            <w:proofErr w:type="gramEnd"/>
          </w:p>
        </w:tc>
        <w:tc>
          <w:tcPr>
            <w:tcW w:w="1851" w:type="dxa"/>
          </w:tcPr>
          <w:p w14:paraId="15C5961F" w14:textId="77777777" w:rsidR="003311A7" w:rsidRPr="00D96A7B" w:rsidRDefault="003311A7" w:rsidP="00901335">
            <w:pPr>
              <w:rPr>
                <w:sz w:val="16"/>
                <w:szCs w:val="28"/>
              </w:rPr>
            </w:pPr>
            <w:proofErr w:type="gramStart"/>
            <w:r w:rsidRPr="00D96A7B">
              <w:rPr>
                <w:sz w:val="16"/>
                <w:szCs w:val="28"/>
              </w:rPr>
              <w:t>2  In</w:t>
            </w:r>
            <w:proofErr w:type="gramEnd"/>
            <w:r w:rsidRPr="00D96A7B">
              <w:rPr>
                <w:sz w:val="16"/>
                <w:szCs w:val="28"/>
              </w:rPr>
              <w:t>-Kind</w:t>
            </w:r>
          </w:p>
        </w:tc>
        <w:tc>
          <w:tcPr>
            <w:tcW w:w="1851" w:type="dxa"/>
          </w:tcPr>
          <w:p w14:paraId="581CD40A" w14:textId="77777777" w:rsidR="003311A7" w:rsidRPr="00D96A7B" w:rsidRDefault="003311A7" w:rsidP="00901335">
            <w:pPr>
              <w:rPr>
                <w:sz w:val="16"/>
                <w:szCs w:val="28"/>
              </w:rPr>
            </w:pPr>
            <w:proofErr w:type="gramStart"/>
            <w:r w:rsidRPr="00D96A7B">
              <w:rPr>
                <w:sz w:val="16"/>
                <w:szCs w:val="28"/>
              </w:rPr>
              <w:t>3  Part</w:t>
            </w:r>
            <w:proofErr w:type="gramEnd"/>
            <w:r w:rsidRPr="00D96A7B">
              <w:rPr>
                <w:sz w:val="16"/>
                <w:szCs w:val="28"/>
              </w:rPr>
              <w:t xml:space="preserve"> of the entitlement</w:t>
            </w:r>
          </w:p>
        </w:tc>
        <w:tc>
          <w:tcPr>
            <w:tcW w:w="1851" w:type="dxa"/>
          </w:tcPr>
          <w:p w14:paraId="64FF66FC" w14:textId="77777777" w:rsidR="003311A7" w:rsidRPr="00D96A7B" w:rsidRDefault="003311A7" w:rsidP="00901335">
            <w:pPr>
              <w:rPr>
                <w:sz w:val="16"/>
                <w:szCs w:val="28"/>
              </w:rPr>
            </w:pPr>
            <w:proofErr w:type="gramStart"/>
            <w:r w:rsidRPr="00D96A7B">
              <w:rPr>
                <w:sz w:val="16"/>
                <w:szCs w:val="28"/>
              </w:rPr>
              <w:t>4  Service</w:t>
            </w:r>
            <w:proofErr w:type="gramEnd"/>
            <w:r w:rsidRPr="00D96A7B">
              <w:rPr>
                <w:sz w:val="16"/>
                <w:szCs w:val="28"/>
              </w:rPr>
              <w:t>/</w:t>
            </w:r>
            <w:proofErr w:type="spellStart"/>
            <w:r w:rsidRPr="00D96A7B">
              <w:rPr>
                <w:sz w:val="16"/>
                <w:szCs w:val="28"/>
              </w:rPr>
              <w:t>Favour</w:t>
            </w:r>
            <w:proofErr w:type="spellEnd"/>
          </w:p>
        </w:tc>
        <w:tc>
          <w:tcPr>
            <w:tcW w:w="1851" w:type="dxa"/>
          </w:tcPr>
          <w:p w14:paraId="351ECC35" w14:textId="77777777" w:rsidR="003311A7" w:rsidRPr="00D96A7B" w:rsidRDefault="003311A7" w:rsidP="00901335">
            <w:pPr>
              <w:rPr>
                <w:sz w:val="16"/>
                <w:szCs w:val="28"/>
              </w:rPr>
            </w:pPr>
            <w:proofErr w:type="gramStart"/>
            <w:r w:rsidRPr="00D96A7B">
              <w:rPr>
                <w:sz w:val="16"/>
                <w:szCs w:val="28"/>
              </w:rPr>
              <w:t>999  Other</w:t>
            </w:r>
            <w:proofErr w:type="gramEnd"/>
            <w:r w:rsidRPr="00D96A7B">
              <w:rPr>
                <w:sz w:val="16"/>
                <w:szCs w:val="28"/>
              </w:rPr>
              <w:t xml:space="preserve"> (specify)</w:t>
            </w:r>
          </w:p>
        </w:tc>
        <w:tc>
          <w:tcPr>
            <w:tcW w:w="1851" w:type="dxa"/>
          </w:tcPr>
          <w:p w14:paraId="798CCDFD" w14:textId="77777777" w:rsidR="003311A7" w:rsidRPr="00D96A7B" w:rsidRDefault="003311A7" w:rsidP="00901335">
            <w:pPr>
              <w:rPr>
                <w:sz w:val="16"/>
                <w:szCs w:val="28"/>
              </w:rPr>
            </w:pPr>
          </w:p>
        </w:tc>
      </w:tr>
    </w:tbl>
    <w:p w14:paraId="60D6256B" w14:textId="31851896" w:rsidR="003311A7" w:rsidRDefault="006855F5" w:rsidP="003311A7">
      <w:pPr>
        <w:spacing w:before="240" w:after="40"/>
      </w:pPr>
      <w:r>
        <w:rPr>
          <w:b/>
        </w:rPr>
        <w:t>13</w:t>
      </w:r>
      <w:r w:rsidR="003311A7">
        <w:rPr>
          <w:b/>
        </w:rPr>
        <w:t xml:space="preserve">.3.17 </w:t>
      </w:r>
      <w:proofErr w:type="spellStart"/>
      <w:r w:rsidR="003311A7">
        <w:rPr>
          <w:i/>
        </w:rPr>
        <w:t>HHDebtPaidHow_oth</w:t>
      </w:r>
      <w:proofErr w:type="spellEnd"/>
      <w:r w:rsidR="003311A7">
        <w:rPr>
          <w:i/>
        </w:rPr>
        <w:t xml:space="preserve">, text: </w:t>
      </w:r>
      <w:r w:rsidR="003311A7">
        <w:rPr>
          <w:b/>
        </w:rPr>
        <w:t>Other (specify)</w:t>
      </w:r>
    </w:p>
    <w:p w14:paraId="12666B04" w14:textId="3BFDF7FC" w:rsidR="003311A7" w:rsidRDefault="006855F5" w:rsidP="003311A7">
      <w:pPr>
        <w:spacing w:before="240" w:after="40"/>
      </w:pPr>
      <w:r>
        <w:rPr>
          <w:b/>
        </w:rPr>
        <w:t>13</w:t>
      </w:r>
      <w:r w:rsidR="003311A7">
        <w:rPr>
          <w:b/>
        </w:rPr>
        <w:t xml:space="preserve">.3.18 </w:t>
      </w:r>
      <w:proofErr w:type="spellStart"/>
      <w:r w:rsidR="003311A7">
        <w:rPr>
          <w:i/>
        </w:rPr>
        <w:t>HHDebtPaidWhen</w:t>
      </w:r>
      <w:proofErr w:type="spellEnd"/>
      <w:r w:rsidR="003311A7">
        <w:rPr>
          <w:i/>
        </w:rPr>
        <w:t xml:space="preserve">, integer: </w:t>
      </w:r>
      <w:r w:rsidR="003311A7">
        <w:rPr>
          <w:b/>
        </w:rPr>
        <w:t>How many months did you or will you need to be able to repay the debts?</w:t>
      </w:r>
    </w:p>
    <w:p w14:paraId="7E243691" w14:textId="77777777" w:rsidR="003311A7" w:rsidRDefault="003311A7" w:rsidP="003311A7">
      <w:pPr>
        <w:rPr>
          <w:i/>
          <w:sz w:val="14"/>
        </w:rPr>
      </w:pPr>
      <w:r>
        <w:rPr>
          <w:i/>
          <w:sz w:val="14"/>
        </w:rPr>
        <w:t xml:space="preserve">(skip logic: </w:t>
      </w:r>
      <w:r>
        <w:rPr>
          <w:b/>
          <w:i/>
          <w:sz w:val="14"/>
        </w:rPr>
        <w:t>${</w:t>
      </w:r>
      <w:proofErr w:type="spellStart"/>
      <w:r>
        <w:rPr>
          <w:b/>
          <w:i/>
          <w:sz w:val="14"/>
        </w:rPr>
        <w:t>HHBorrowYN</w:t>
      </w:r>
      <w:proofErr w:type="spellEnd"/>
      <w:r>
        <w:rPr>
          <w:b/>
          <w:i/>
          <w:sz w:val="14"/>
        </w:rPr>
        <w:t>} = '1' or ${</w:t>
      </w:r>
      <w:proofErr w:type="spellStart"/>
      <w:r>
        <w:rPr>
          <w:b/>
          <w:i/>
          <w:sz w:val="14"/>
        </w:rPr>
        <w:t>HHDebt</w:t>
      </w:r>
      <w:proofErr w:type="spellEnd"/>
      <w:r>
        <w:rPr>
          <w:b/>
          <w:i/>
          <w:sz w:val="14"/>
        </w:rPr>
        <w:t>} = '1'</w:t>
      </w:r>
      <w:r>
        <w:rPr>
          <w:i/>
          <w:sz w:val="14"/>
        </w:rPr>
        <w:t>, validation</w:t>
      </w:r>
      <w:proofErr w:type="gramStart"/>
      <w:r>
        <w:rPr>
          <w:i/>
          <w:sz w:val="14"/>
        </w:rPr>
        <w:t xml:space="preserve">: </w:t>
      </w:r>
      <w:r>
        <w:rPr>
          <w:b/>
          <w:i/>
          <w:sz w:val="14"/>
        </w:rPr>
        <w:t>.</w:t>
      </w:r>
      <w:proofErr w:type="gramEnd"/>
      <w:r>
        <w:rPr>
          <w:b/>
          <w:i/>
          <w:sz w:val="14"/>
        </w:rPr>
        <w:t xml:space="preserve"> &gt;= 0</w:t>
      </w:r>
      <w:r>
        <w:rPr>
          <w:i/>
          <w:sz w:val="14"/>
        </w:rPr>
        <w:t>)</w:t>
      </w:r>
    </w:p>
    <w:p w14:paraId="72E9B231" w14:textId="60BA14B7" w:rsidR="00A841C6" w:rsidRPr="00D73EEB" w:rsidRDefault="00D73EEB" w:rsidP="00A841C6">
      <w:pPr>
        <w:pStyle w:val="Titre2"/>
        <w:rPr>
          <w:color w:val="365F91" w:themeColor="accent1" w:themeShade="BF"/>
          <w:sz w:val="28"/>
          <w:szCs w:val="28"/>
        </w:rPr>
      </w:pPr>
      <w:r w:rsidRPr="00D73EEB">
        <w:rPr>
          <w:color w:val="365F91" w:themeColor="accent1" w:themeShade="BF"/>
          <w:sz w:val="28"/>
          <w:szCs w:val="28"/>
        </w:rPr>
        <w:t>1</w:t>
      </w:r>
      <w:r w:rsidR="006855F5">
        <w:rPr>
          <w:color w:val="365F91" w:themeColor="accent1" w:themeShade="BF"/>
          <w:sz w:val="28"/>
          <w:szCs w:val="28"/>
        </w:rPr>
        <w:t>4</w:t>
      </w:r>
      <w:r w:rsidRPr="00D73EEB">
        <w:rPr>
          <w:color w:val="365F91" w:themeColor="accent1" w:themeShade="BF"/>
          <w:sz w:val="28"/>
          <w:szCs w:val="28"/>
        </w:rPr>
        <w:t xml:space="preserve">. </w:t>
      </w:r>
      <w:r w:rsidR="00A841C6" w:rsidRPr="00D73EEB">
        <w:rPr>
          <w:color w:val="365F91" w:themeColor="accent1" w:themeShade="BF"/>
          <w:sz w:val="28"/>
          <w:szCs w:val="28"/>
        </w:rPr>
        <w:t>Food Insecurity Experience Scale</w:t>
      </w: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1"/>
        <w:gridCol w:w="530"/>
        <w:gridCol w:w="1909"/>
      </w:tblGrid>
      <w:tr w:rsidR="00A841C6" w14:paraId="02CA1BC2" w14:textId="77777777" w:rsidTr="00901335">
        <w:trPr>
          <w:trHeight w:val="470"/>
        </w:trPr>
        <w:tc>
          <w:tcPr>
            <w:tcW w:w="12600" w:type="dxa"/>
            <w:gridSpan w:val="3"/>
          </w:tcPr>
          <w:p w14:paraId="0A65E9E1" w14:textId="6788C4CF" w:rsidR="00A841C6" w:rsidRDefault="00A841C6" w:rsidP="00901335">
            <w:pPr>
              <w:pStyle w:val="TableParagraph"/>
              <w:ind w:right="3138"/>
              <w:rPr>
                <w:b/>
              </w:rPr>
            </w:pPr>
            <w:r>
              <w:rPr>
                <w:b/>
                <w:color w:val="1F487C"/>
              </w:rPr>
              <w:t>I would like to ask you some questions about food.</w:t>
            </w:r>
            <w:r>
              <w:rPr>
                <w:b/>
                <w:color w:val="1F487C"/>
                <w:spacing w:val="-53"/>
              </w:rPr>
              <w:t xml:space="preserve">  </w:t>
            </w:r>
            <w:r>
              <w:rPr>
                <w:b/>
                <w:color w:val="1F487C"/>
              </w:rPr>
              <w:t>During</w:t>
            </w:r>
            <w:r>
              <w:rPr>
                <w:b/>
                <w:color w:val="1F487C"/>
                <w:spacing w:val="-1"/>
              </w:rPr>
              <w:t xml:space="preserve"> </w:t>
            </w:r>
            <w:r>
              <w:rPr>
                <w:b/>
                <w:color w:val="1F487C"/>
              </w:rPr>
              <w:t>the</w:t>
            </w:r>
            <w:r>
              <w:rPr>
                <w:b/>
                <w:color w:val="1F487C"/>
                <w:spacing w:val="-1"/>
              </w:rPr>
              <w:t xml:space="preserve"> </w:t>
            </w:r>
            <w:r>
              <w:rPr>
                <w:b/>
                <w:color w:val="1F487C"/>
              </w:rPr>
              <w:t>last</w:t>
            </w:r>
            <w:r>
              <w:rPr>
                <w:b/>
                <w:color w:val="1F487C"/>
                <w:spacing w:val="-3"/>
              </w:rPr>
              <w:t xml:space="preserve"> </w:t>
            </w:r>
            <w:r>
              <w:rPr>
                <w:b/>
                <w:color w:val="1F487C"/>
              </w:rPr>
              <w:t>30 days,</w:t>
            </w:r>
            <w:r>
              <w:rPr>
                <w:b/>
                <w:color w:val="1F487C"/>
                <w:spacing w:val="-4"/>
              </w:rPr>
              <w:t xml:space="preserve"> </w:t>
            </w:r>
            <w:r>
              <w:rPr>
                <w:b/>
                <w:color w:val="1F487C"/>
              </w:rPr>
              <w:t>was</w:t>
            </w:r>
            <w:r>
              <w:rPr>
                <w:b/>
                <w:color w:val="1F487C"/>
                <w:spacing w:val="-3"/>
              </w:rPr>
              <w:t xml:space="preserve"> </w:t>
            </w:r>
            <w:r>
              <w:rPr>
                <w:b/>
                <w:color w:val="1F487C"/>
              </w:rPr>
              <w:t>there</w:t>
            </w:r>
            <w:r>
              <w:rPr>
                <w:b/>
                <w:color w:val="1F487C"/>
                <w:spacing w:val="-2"/>
              </w:rPr>
              <w:t xml:space="preserve"> </w:t>
            </w:r>
            <w:r>
              <w:rPr>
                <w:b/>
                <w:color w:val="1F487C"/>
              </w:rPr>
              <w:t>a</w:t>
            </w:r>
            <w:r>
              <w:rPr>
                <w:b/>
                <w:color w:val="1F487C"/>
                <w:spacing w:val="-1"/>
              </w:rPr>
              <w:t xml:space="preserve"> </w:t>
            </w:r>
            <w:r>
              <w:rPr>
                <w:b/>
                <w:color w:val="1F487C"/>
              </w:rPr>
              <w:t>time</w:t>
            </w:r>
            <w:r>
              <w:rPr>
                <w:b/>
                <w:color w:val="1F487C"/>
                <w:spacing w:val="-3"/>
              </w:rPr>
              <w:t xml:space="preserve"> </w:t>
            </w:r>
            <w:r>
              <w:rPr>
                <w:b/>
                <w:color w:val="1F487C"/>
              </w:rPr>
              <w:t>when:</w:t>
            </w:r>
          </w:p>
        </w:tc>
      </w:tr>
      <w:tr w:rsidR="00A841C6" w14:paraId="7E65B3B8" w14:textId="77777777" w:rsidTr="00901335">
        <w:trPr>
          <w:trHeight w:val="179"/>
        </w:trPr>
        <w:tc>
          <w:tcPr>
            <w:tcW w:w="10161" w:type="dxa"/>
            <w:vMerge w:val="restart"/>
          </w:tcPr>
          <w:p w14:paraId="1E978BBD" w14:textId="0B1CB642" w:rsidR="00A841C6" w:rsidRPr="00CD2C93" w:rsidRDefault="00ED43A1" w:rsidP="00901335">
            <w:pPr>
              <w:pStyle w:val="TableParagraph"/>
              <w:spacing w:before="110"/>
              <w:rPr>
                <w:rFonts w:ascii="Calibri" w:hAnsi="Calibri" w:cs="Calibri"/>
                <w:color w:val="000000"/>
                <w:sz w:val="20"/>
                <w:szCs w:val="20"/>
                <w:lang w:val="en-GB"/>
              </w:rPr>
            </w:pPr>
            <w:r>
              <w:rPr>
                <w:rFonts w:ascii="Calibri" w:hAnsi="Calibri" w:cs="Calibri"/>
                <w:color w:val="000000"/>
                <w:sz w:val="20"/>
                <w:szCs w:val="20"/>
                <w:lang w:val="en-GB"/>
              </w:rPr>
              <w:t xml:space="preserve">14.1 </w:t>
            </w:r>
            <w:r w:rsidR="00A841C6" w:rsidRPr="00CD2C93">
              <w:rPr>
                <w:rFonts w:ascii="Calibri" w:hAnsi="Calibri" w:cs="Calibri"/>
                <w:color w:val="000000"/>
                <w:sz w:val="20"/>
                <w:szCs w:val="20"/>
                <w:lang w:val="en-GB"/>
              </w:rPr>
              <w:t>You or others in your household worried about not having enough</w:t>
            </w:r>
            <w:r w:rsidR="00A841C6">
              <w:rPr>
                <w:rFonts w:ascii="Calibri" w:hAnsi="Calibri" w:cs="Calibri"/>
                <w:color w:val="000000"/>
                <w:sz w:val="20"/>
                <w:szCs w:val="20"/>
                <w:lang w:val="en-GB"/>
              </w:rPr>
              <w:t xml:space="preserve"> </w:t>
            </w:r>
            <w:r w:rsidR="00A841C6" w:rsidRPr="00CD2C93">
              <w:rPr>
                <w:rFonts w:ascii="Calibri" w:hAnsi="Calibri" w:cs="Calibri"/>
                <w:color w:val="000000"/>
                <w:sz w:val="20"/>
                <w:szCs w:val="20"/>
                <w:lang w:val="en-GB"/>
              </w:rPr>
              <w:t>food to eat because of a lack of money or other resources?</w:t>
            </w:r>
          </w:p>
        </w:tc>
        <w:tc>
          <w:tcPr>
            <w:tcW w:w="530" w:type="dxa"/>
            <w:tcBorders>
              <w:bottom w:val="nil"/>
              <w:right w:val="nil"/>
            </w:tcBorders>
          </w:tcPr>
          <w:p w14:paraId="36D89639" w14:textId="77777777" w:rsidR="00A841C6" w:rsidRDefault="00A841C6" w:rsidP="00901335">
            <w:pPr>
              <w:pStyle w:val="TableParagraph"/>
              <w:spacing w:line="188" w:lineRule="exact"/>
              <w:ind w:left="140"/>
              <w:rPr>
                <w:sz w:val="18"/>
              </w:rPr>
            </w:pPr>
            <w:r>
              <w:rPr>
                <w:sz w:val="18"/>
              </w:rPr>
              <w:t>0</w:t>
            </w:r>
          </w:p>
        </w:tc>
        <w:tc>
          <w:tcPr>
            <w:tcW w:w="1909" w:type="dxa"/>
            <w:tcBorders>
              <w:left w:val="nil"/>
              <w:bottom w:val="nil"/>
            </w:tcBorders>
          </w:tcPr>
          <w:p w14:paraId="2E07DAE8" w14:textId="77777777" w:rsidR="00A841C6" w:rsidRDefault="00A841C6" w:rsidP="00901335">
            <w:pPr>
              <w:pStyle w:val="TableParagraph"/>
              <w:spacing w:line="188" w:lineRule="exact"/>
              <w:ind w:left="74"/>
              <w:rPr>
                <w:sz w:val="18"/>
              </w:rPr>
            </w:pPr>
            <w:r>
              <w:rPr>
                <w:sz w:val="18"/>
              </w:rPr>
              <w:t>No</w:t>
            </w:r>
          </w:p>
        </w:tc>
      </w:tr>
      <w:tr w:rsidR="00A841C6" w14:paraId="61B7420C" w14:textId="77777777" w:rsidTr="00901335">
        <w:trPr>
          <w:trHeight w:val="171"/>
        </w:trPr>
        <w:tc>
          <w:tcPr>
            <w:tcW w:w="10161" w:type="dxa"/>
            <w:vMerge/>
          </w:tcPr>
          <w:p w14:paraId="1EAC97F3" w14:textId="77777777" w:rsidR="00A841C6" w:rsidRPr="00CD2C93" w:rsidRDefault="00A841C6" w:rsidP="00901335">
            <w:pPr>
              <w:pStyle w:val="TableParagraph"/>
              <w:spacing w:line="222" w:lineRule="exact"/>
              <w:rPr>
                <w:rFonts w:ascii="Calibri" w:hAnsi="Calibri" w:cs="Calibri"/>
                <w:color w:val="000000"/>
                <w:sz w:val="20"/>
                <w:szCs w:val="20"/>
                <w:lang w:val="en-GB"/>
              </w:rPr>
            </w:pPr>
          </w:p>
        </w:tc>
        <w:tc>
          <w:tcPr>
            <w:tcW w:w="530" w:type="dxa"/>
            <w:tcBorders>
              <w:top w:val="nil"/>
              <w:bottom w:val="nil"/>
              <w:right w:val="nil"/>
            </w:tcBorders>
          </w:tcPr>
          <w:p w14:paraId="5E4E13BA" w14:textId="77777777" w:rsidR="00A841C6" w:rsidRDefault="00A841C6" w:rsidP="00901335">
            <w:pPr>
              <w:pStyle w:val="TableParagraph"/>
              <w:spacing w:line="177" w:lineRule="exact"/>
              <w:ind w:left="140"/>
              <w:rPr>
                <w:sz w:val="18"/>
              </w:rPr>
            </w:pPr>
            <w:r>
              <w:rPr>
                <w:sz w:val="18"/>
              </w:rPr>
              <w:t>1</w:t>
            </w:r>
          </w:p>
        </w:tc>
        <w:tc>
          <w:tcPr>
            <w:tcW w:w="1909" w:type="dxa"/>
            <w:tcBorders>
              <w:top w:val="nil"/>
              <w:left w:val="nil"/>
              <w:bottom w:val="nil"/>
            </w:tcBorders>
          </w:tcPr>
          <w:p w14:paraId="7457A73A" w14:textId="77777777" w:rsidR="00A841C6" w:rsidRDefault="00A841C6" w:rsidP="00901335">
            <w:pPr>
              <w:pStyle w:val="TableParagraph"/>
              <w:spacing w:line="177" w:lineRule="exact"/>
              <w:ind w:left="67"/>
              <w:rPr>
                <w:sz w:val="18"/>
              </w:rPr>
            </w:pPr>
            <w:r>
              <w:rPr>
                <w:sz w:val="18"/>
              </w:rPr>
              <w:t>Yes</w:t>
            </w:r>
          </w:p>
        </w:tc>
      </w:tr>
      <w:tr w:rsidR="00A841C6" w14:paraId="5C4CAAE6" w14:textId="77777777" w:rsidTr="00901335">
        <w:trPr>
          <w:trHeight w:val="182"/>
        </w:trPr>
        <w:tc>
          <w:tcPr>
            <w:tcW w:w="10161" w:type="dxa"/>
            <w:vMerge/>
          </w:tcPr>
          <w:p w14:paraId="4E6DA871" w14:textId="77777777" w:rsidR="00A841C6" w:rsidRPr="00CD2C93" w:rsidRDefault="00A841C6" w:rsidP="00901335">
            <w:pPr>
              <w:pStyle w:val="TableParagraph"/>
              <w:spacing w:line="222" w:lineRule="exact"/>
              <w:rPr>
                <w:rFonts w:ascii="Calibri" w:hAnsi="Calibri" w:cs="Calibri"/>
                <w:color w:val="000000"/>
                <w:sz w:val="20"/>
                <w:szCs w:val="20"/>
                <w:lang w:val="en-GB"/>
              </w:rPr>
            </w:pPr>
          </w:p>
        </w:tc>
        <w:tc>
          <w:tcPr>
            <w:tcW w:w="530" w:type="dxa"/>
            <w:tcBorders>
              <w:top w:val="nil"/>
              <w:bottom w:val="nil"/>
              <w:right w:val="nil"/>
            </w:tcBorders>
          </w:tcPr>
          <w:p w14:paraId="5FE3C7F9" w14:textId="77777777" w:rsidR="00A841C6" w:rsidRDefault="00A841C6" w:rsidP="00901335">
            <w:pPr>
              <w:pStyle w:val="TableParagraph"/>
              <w:spacing w:line="191" w:lineRule="exact"/>
              <w:ind w:left="140"/>
              <w:rPr>
                <w:sz w:val="18"/>
              </w:rPr>
            </w:pPr>
            <w:r>
              <w:rPr>
                <w:sz w:val="18"/>
              </w:rPr>
              <w:t>98</w:t>
            </w:r>
          </w:p>
        </w:tc>
        <w:tc>
          <w:tcPr>
            <w:tcW w:w="1909" w:type="dxa"/>
            <w:tcBorders>
              <w:top w:val="nil"/>
              <w:left w:val="nil"/>
              <w:bottom w:val="nil"/>
            </w:tcBorders>
          </w:tcPr>
          <w:p w14:paraId="407B7BE4" w14:textId="77777777" w:rsidR="00A841C6" w:rsidRDefault="00A841C6" w:rsidP="00901335">
            <w:pPr>
              <w:pStyle w:val="TableParagraph"/>
              <w:spacing w:line="191" w:lineRule="exact"/>
              <w:ind w:left="75"/>
              <w:rPr>
                <w:sz w:val="18"/>
              </w:rPr>
            </w:pPr>
            <w:r>
              <w:rPr>
                <w:sz w:val="18"/>
              </w:rPr>
              <w:t>Don’t</w:t>
            </w:r>
            <w:r>
              <w:rPr>
                <w:spacing w:val="-3"/>
                <w:sz w:val="18"/>
              </w:rPr>
              <w:t xml:space="preserve"> </w:t>
            </w:r>
            <w:r>
              <w:rPr>
                <w:sz w:val="18"/>
              </w:rPr>
              <w:t>Know</w:t>
            </w:r>
          </w:p>
        </w:tc>
      </w:tr>
      <w:tr w:rsidR="00A841C6" w14:paraId="229A5C35" w14:textId="77777777" w:rsidTr="00901335">
        <w:trPr>
          <w:trHeight w:val="177"/>
        </w:trPr>
        <w:tc>
          <w:tcPr>
            <w:tcW w:w="10161" w:type="dxa"/>
            <w:vMerge/>
          </w:tcPr>
          <w:p w14:paraId="044527EE" w14:textId="77777777" w:rsidR="00A841C6" w:rsidRDefault="00A841C6" w:rsidP="00901335">
            <w:pPr>
              <w:rPr>
                <w:sz w:val="2"/>
                <w:szCs w:val="2"/>
              </w:rPr>
            </w:pPr>
          </w:p>
        </w:tc>
        <w:tc>
          <w:tcPr>
            <w:tcW w:w="530" w:type="dxa"/>
            <w:tcBorders>
              <w:top w:val="nil"/>
              <w:right w:val="nil"/>
            </w:tcBorders>
          </w:tcPr>
          <w:p w14:paraId="6C1977ED" w14:textId="77777777" w:rsidR="00A841C6" w:rsidRDefault="00A841C6" w:rsidP="00901335">
            <w:pPr>
              <w:pStyle w:val="TableParagraph"/>
              <w:spacing w:line="184" w:lineRule="exact"/>
              <w:ind w:left="140"/>
              <w:rPr>
                <w:sz w:val="18"/>
              </w:rPr>
            </w:pPr>
            <w:r>
              <w:rPr>
                <w:sz w:val="18"/>
              </w:rPr>
              <w:t>99</w:t>
            </w:r>
          </w:p>
        </w:tc>
        <w:tc>
          <w:tcPr>
            <w:tcW w:w="1909" w:type="dxa"/>
            <w:tcBorders>
              <w:top w:val="nil"/>
              <w:left w:val="nil"/>
            </w:tcBorders>
          </w:tcPr>
          <w:p w14:paraId="281AAE38" w14:textId="77777777" w:rsidR="00A841C6" w:rsidRDefault="00A841C6" w:rsidP="00901335">
            <w:pPr>
              <w:pStyle w:val="TableParagraph"/>
              <w:spacing w:line="184" w:lineRule="exact"/>
              <w:ind w:left="75"/>
              <w:rPr>
                <w:sz w:val="18"/>
              </w:rPr>
            </w:pPr>
            <w:r>
              <w:rPr>
                <w:sz w:val="18"/>
              </w:rPr>
              <w:t>Refused</w:t>
            </w:r>
          </w:p>
        </w:tc>
      </w:tr>
      <w:tr w:rsidR="00A841C6" w14:paraId="01C95F6A" w14:textId="77777777" w:rsidTr="00901335">
        <w:trPr>
          <w:trHeight w:val="349"/>
        </w:trPr>
        <w:tc>
          <w:tcPr>
            <w:tcW w:w="10161" w:type="dxa"/>
            <w:vMerge w:val="restart"/>
          </w:tcPr>
          <w:p w14:paraId="16D02A22" w14:textId="0210748B" w:rsidR="00A841C6" w:rsidRPr="00CD2C93" w:rsidRDefault="00ED43A1" w:rsidP="00901335">
            <w:pPr>
              <w:pStyle w:val="TableParagraph"/>
              <w:spacing w:before="107"/>
              <w:rPr>
                <w:rFonts w:ascii="Calibri" w:hAnsi="Calibri" w:cs="Calibri"/>
                <w:color w:val="000000"/>
                <w:sz w:val="20"/>
                <w:szCs w:val="20"/>
                <w:lang w:val="en-GB"/>
              </w:rPr>
            </w:pPr>
            <w:r>
              <w:rPr>
                <w:rFonts w:ascii="Calibri" w:hAnsi="Calibri" w:cs="Calibri"/>
                <w:color w:val="000000"/>
                <w:sz w:val="20"/>
                <w:szCs w:val="20"/>
                <w:lang w:val="en-GB"/>
              </w:rPr>
              <w:t xml:space="preserve">14.2 </w:t>
            </w:r>
            <w:r w:rsidR="00A841C6" w:rsidRPr="00CD2C93">
              <w:rPr>
                <w:rFonts w:ascii="Calibri" w:hAnsi="Calibri" w:cs="Calibri"/>
                <w:color w:val="000000"/>
                <w:sz w:val="20"/>
                <w:szCs w:val="20"/>
                <w:lang w:val="en-GB"/>
              </w:rPr>
              <w:t>Still thinking about the last 30 days, was there a time when you or others in your household were unable to eat healthy and nutritious food because of a lack of money or other resources?</w:t>
            </w:r>
          </w:p>
        </w:tc>
        <w:tc>
          <w:tcPr>
            <w:tcW w:w="530" w:type="dxa"/>
            <w:tcBorders>
              <w:bottom w:val="nil"/>
              <w:right w:val="nil"/>
            </w:tcBorders>
          </w:tcPr>
          <w:p w14:paraId="4AED1BC3" w14:textId="77777777" w:rsidR="00A841C6" w:rsidRDefault="00A841C6" w:rsidP="00901335">
            <w:pPr>
              <w:pStyle w:val="TableParagraph"/>
              <w:spacing w:line="196" w:lineRule="exact"/>
              <w:ind w:left="0" w:right="8"/>
              <w:jc w:val="center"/>
              <w:rPr>
                <w:sz w:val="18"/>
              </w:rPr>
            </w:pPr>
            <w:r>
              <w:rPr>
                <w:sz w:val="18"/>
              </w:rPr>
              <w:t>0</w:t>
            </w:r>
          </w:p>
          <w:p w14:paraId="054EF7A3" w14:textId="77777777" w:rsidR="00A841C6" w:rsidRDefault="00A841C6" w:rsidP="00901335">
            <w:pPr>
              <w:pStyle w:val="TableParagraph"/>
              <w:spacing w:line="187" w:lineRule="exact"/>
              <w:ind w:left="0" w:right="8"/>
              <w:jc w:val="center"/>
              <w:rPr>
                <w:sz w:val="18"/>
              </w:rPr>
            </w:pPr>
            <w:r>
              <w:rPr>
                <w:sz w:val="18"/>
              </w:rPr>
              <w:t>1</w:t>
            </w:r>
          </w:p>
        </w:tc>
        <w:tc>
          <w:tcPr>
            <w:tcW w:w="1909" w:type="dxa"/>
            <w:tcBorders>
              <w:left w:val="nil"/>
              <w:bottom w:val="nil"/>
            </w:tcBorders>
          </w:tcPr>
          <w:p w14:paraId="417EDBFE" w14:textId="77777777" w:rsidR="00A841C6" w:rsidRDefault="00A841C6" w:rsidP="00901335">
            <w:pPr>
              <w:pStyle w:val="TableParagraph"/>
              <w:spacing w:line="196" w:lineRule="exact"/>
              <w:ind w:left="74"/>
              <w:rPr>
                <w:sz w:val="18"/>
              </w:rPr>
            </w:pPr>
            <w:r>
              <w:rPr>
                <w:sz w:val="18"/>
              </w:rPr>
              <w:t>No</w:t>
            </w:r>
          </w:p>
          <w:p w14:paraId="3ACA6675" w14:textId="77777777" w:rsidR="00A841C6" w:rsidRDefault="00A841C6" w:rsidP="00901335">
            <w:pPr>
              <w:pStyle w:val="TableParagraph"/>
              <w:spacing w:line="187" w:lineRule="exact"/>
              <w:ind w:left="67"/>
              <w:rPr>
                <w:sz w:val="18"/>
              </w:rPr>
            </w:pPr>
            <w:r>
              <w:rPr>
                <w:sz w:val="18"/>
              </w:rPr>
              <w:t>Yes</w:t>
            </w:r>
          </w:p>
        </w:tc>
      </w:tr>
      <w:tr w:rsidR="00A841C6" w14:paraId="4270C572" w14:textId="77777777" w:rsidTr="00901335">
        <w:trPr>
          <w:trHeight w:val="193"/>
        </w:trPr>
        <w:tc>
          <w:tcPr>
            <w:tcW w:w="10161" w:type="dxa"/>
            <w:vMerge/>
          </w:tcPr>
          <w:p w14:paraId="255E0EDF" w14:textId="77777777" w:rsidR="00A841C6" w:rsidRDefault="00A841C6" w:rsidP="00901335">
            <w:pPr>
              <w:pStyle w:val="TableParagraph"/>
              <w:spacing w:before="35"/>
              <w:rPr>
                <w:sz w:val="21"/>
              </w:rPr>
            </w:pPr>
          </w:p>
        </w:tc>
        <w:tc>
          <w:tcPr>
            <w:tcW w:w="530" w:type="dxa"/>
            <w:tcBorders>
              <w:top w:val="nil"/>
              <w:bottom w:val="nil"/>
              <w:right w:val="nil"/>
            </w:tcBorders>
          </w:tcPr>
          <w:p w14:paraId="246D3EAF" w14:textId="77777777" w:rsidR="00A841C6" w:rsidRDefault="00A841C6" w:rsidP="00901335">
            <w:pPr>
              <w:pStyle w:val="TableParagraph"/>
              <w:spacing w:line="204" w:lineRule="exact"/>
              <w:ind w:left="140"/>
              <w:rPr>
                <w:sz w:val="18"/>
              </w:rPr>
            </w:pPr>
            <w:r>
              <w:rPr>
                <w:sz w:val="18"/>
              </w:rPr>
              <w:t>98</w:t>
            </w:r>
          </w:p>
        </w:tc>
        <w:tc>
          <w:tcPr>
            <w:tcW w:w="1909" w:type="dxa"/>
            <w:tcBorders>
              <w:top w:val="nil"/>
              <w:left w:val="nil"/>
              <w:bottom w:val="nil"/>
            </w:tcBorders>
          </w:tcPr>
          <w:p w14:paraId="0E0A7680" w14:textId="77777777" w:rsidR="00A841C6" w:rsidRDefault="00A841C6" w:rsidP="00901335">
            <w:pPr>
              <w:pStyle w:val="TableParagraph"/>
              <w:spacing w:line="204" w:lineRule="exact"/>
              <w:ind w:left="75"/>
              <w:rPr>
                <w:sz w:val="18"/>
              </w:rPr>
            </w:pPr>
            <w:r>
              <w:rPr>
                <w:sz w:val="18"/>
              </w:rPr>
              <w:t>Don’t</w:t>
            </w:r>
            <w:r>
              <w:rPr>
                <w:spacing w:val="-3"/>
                <w:sz w:val="18"/>
              </w:rPr>
              <w:t xml:space="preserve"> </w:t>
            </w:r>
            <w:r>
              <w:rPr>
                <w:sz w:val="18"/>
              </w:rPr>
              <w:t>Know</w:t>
            </w:r>
          </w:p>
        </w:tc>
      </w:tr>
      <w:tr w:rsidR="00A841C6" w14:paraId="0BC1C97B" w14:textId="77777777" w:rsidTr="00901335">
        <w:trPr>
          <w:trHeight w:val="282"/>
        </w:trPr>
        <w:tc>
          <w:tcPr>
            <w:tcW w:w="10161" w:type="dxa"/>
            <w:vMerge/>
          </w:tcPr>
          <w:p w14:paraId="7B53820C" w14:textId="77777777" w:rsidR="00A841C6" w:rsidRDefault="00A841C6" w:rsidP="00901335">
            <w:pPr>
              <w:pStyle w:val="TableParagraph"/>
              <w:spacing w:before="35"/>
              <w:rPr>
                <w:sz w:val="21"/>
              </w:rPr>
            </w:pPr>
          </w:p>
        </w:tc>
        <w:tc>
          <w:tcPr>
            <w:tcW w:w="530" w:type="dxa"/>
            <w:tcBorders>
              <w:top w:val="nil"/>
              <w:right w:val="nil"/>
            </w:tcBorders>
          </w:tcPr>
          <w:p w14:paraId="4DB10C2E" w14:textId="77777777" w:rsidR="00A841C6" w:rsidRDefault="00A841C6" w:rsidP="00901335">
            <w:pPr>
              <w:pStyle w:val="TableParagraph"/>
              <w:spacing w:line="189" w:lineRule="exact"/>
              <w:ind w:left="140"/>
              <w:rPr>
                <w:sz w:val="18"/>
              </w:rPr>
            </w:pPr>
            <w:r>
              <w:rPr>
                <w:sz w:val="18"/>
              </w:rPr>
              <w:t>99</w:t>
            </w:r>
          </w:p>
        </w:tc>
        <w:tc>
          <w:tcPr>
            <w:tcW w:w="1909" w:type="dxa"/>
            <w:tcBorders>
              <w:top w:val="nil"/>
              <w:left w:val="nil"/>
            </w:tcBorders>
          </w:tcPr>
          <w:p w14:paraId="1C2D2A70" w14:textId="77777777" w:rsidR="00A841C6" w:rsidRDefault="00A841C6" w:rsidP="00901335">
            <w:pPr>
              <w:pStyle w:val="TableParagraph"/>
              <w:spacing w:line="189" w:lineRule="exact"/>
              <w:ind w:left="75"/>
              <w:rPr>
                <w:sz w:val="18"/>
              </w:rPr>
            </w:pPr>
            <w:r>
              <w:rPr>
                <w:sz w:val="18"/>
              </w:rPr>
              <w:t>Refused</w:t>
            </w:r>
          </w:p>
        </w:tc>
      </w:tr>
      <w:tr w:rsidR="00A841C6" w14:paraId="60227DB4" w14:textId="77777777" w:rsidTr="00901335">
        <w:trPr>
          <w:trHeight w:val="178"/>
        </w:trPr>
        <w:tc>
          <w:tcPr>
            <w:tcW w:w="10161" w:type="dxa"/>
            <w:vMerge w:val="restart"/>
          </w:tcPr>
          <w:p w14:paraId="245B2F67" w14:textId="30245198" w:rsidR="00A841C6" w:rsidRDefault="00ED43A1" w:rsidP="00901335">
            <w:pPr>
              <w:pStyle w:val="TableParagraph"/>
              <w:spacing w:line="224" w:lineRule="exact"/>
              <w:rPr>
                <w:sz w:val="21"/>
              </w:rPr>
            </w:pPr>
            <w:r>
              <w:rPr>
                <w:rFonts w:ascii="Calibri" w:hAnsi="Calibri" w:cs="Calibri"/>
                <w:color w:val="000000"/>
                <w:sz w:val="20"/>
                <w:szCs w:val="20"/>
                <w:lang w:val="en-GB"/>
              </w:rPr>
              <w:t xml:space="preserve">14.3 </w:t>
            </w:r>
            <w:r w:rsidR="00A841C6" w:rsidRPr="007237DB">
              <w:rPr>
                <w:rFonts w:ascii="Calibri" w:hAnsi="Calibri" w:cs="Calibri"/>
                <w:color w:val="000000"/>
                <w:sz w:val="20"/>
                <w:szCs w:val="20"/>
                <w:lang w:val="en-GB"/>
              </w:rPr>
              <w:t>Was there a time when you or others in your household ate only a</w:t>
            </w:r>
            <w:r w:rsidR="00A841C6">
              <w:rPr>
                <w:rFonts w:ascii="Calibri" w:hAnsi="Calibri" w:cs="Calibri"/>
                <w:color w:val="000000"/>
                <w:sz w:val="20"/>
                <w:szCs w:val="20"/>
                <w:lang w:val="en-GB"/>
              </w:rPr>
              <w:t xml:space="preserve"> </w:t>
            </w:r>
            <w:r w:rsidR="00A841C6" w:rsidRPr="007237DB">
              <w:rPr>
                <w:rFonts w:ascii="Calibri" w:hAnsi="Calibri" w:cs="Calibri"/>
                <w:color w:val="000000"/>
                <w:sz w:val="20"/>
                <w:szCs w:val="20"/>
                <w:lang w:val="en-GB"/>
              </w:rPr>
              <w:t>few kinds of foods because of a lack of money or other resources?</w:t>
            </w:r>
          </w:p>
        </w:tc>
        <w:tc>
          <w:tcPr>
            <w:tcW w:w="530" w:type="dxa"/>
            <w:tcBorders>
              <w:bottom w:val="nil"/>
              <w:right w:val="nil"/>
            </w:tcBorders>
          </w:tcPr>
          <w:p w14:paraId="59365357" w14:textId="77777777" w:rsidR="00A841C6" w:rsidRDefault="00A841C6" w:rsidP="00901335">
            <w:pPr>
              <w:pStyle w:val="TableParagraph"/>
              <w:spacing w:line="185" w:lineRule="exact"/>
              <w:ind w:left="140"/>
              <w:rPr>
                <w:sz w:val="18"/>
              </w:rPr>
            </w:pPr>
            <w:r>
              <w:rPr>
                <w:sz w:val="18"/>
              </w:rPr>
              <w:t>0</w:t>
            </w:r>
          </w:p>
        </w:tc>
        <w:tc>
          <w:tcPr>
            <w:tcW w:w="1909" w:type="dxa"/>
            <w:tcBorders>
              <w:left w:val="nil"/>
              <w:bottom w:val="nil"/>
            </w:tcBorders>
          </w:tcPr>
          <w:p w14:paraId="1428110B" w14:textId="77777777" w:rsidR="00A841C6" w:rsidRDefault="00A841C6" w:rsidP="00901335">
            <w:pPr>
              <w:pStyle w:val="TableParagraph"/>
              <w:spacing w:line="185" w:lineRule="exact"/>
              <w:ind w:left="74"/>
              <w:rPr>
                <w:sz w:val="18"/>
              </w:rPr>
            </w:pPr>
            <w:r>
              <w:rPr>
                <w:sz w:val="18"/>
              </w:rPr>
              <w:t>No</w:t>
            </w:r>
          </w:p>
        </w:tc>
      </w:tr>
      <w:tr w:rsidR="00A841C6" w14:paraId="5CBC584F" w14:textId="77777777" w:rsidTr="00901335">
        <w:trPr>
          <w:trHeight w:val="172"/>
        </w:trPr>
        <w:tc>
          <w:tcPr>
            <w:tcW w:w="10161" w:type="dxa"/>
            <w:vMerge/>
          </w:tcPr>
          <w:p w14:paraId="263D50C3" w14:textId="77777777" w:rsidR="00A841C6" w:rsidRDefault="00A841C6" w:rsidP="00901335">
            <w:pPr>
              <w:pStyle w:val="TableParagraph"/>
              <w:spacing w:line="224" w:lineRule="exact"/>
              <w:rPr>
                <w:sz w:val="2"/>
                <w:szCs w:val="2"/>
              </w:rPr>
            </w:pPr>
          </w:p>
        </w:tc>
        <w:tc>
          <w:tcPr>
            <w:tcW w:w="530" w:type="dxa"/>
            <w:tcBorders>
              <w:top w:val="nil"/>
              <w:bottom w:val="nil"/>
              <w:right w:val="nil"/>
            </w:tcBorders>
          </w:tcPr>
          <w:p w14:paraId="195011AC" w14:textId="77777777" w:rsidR="00A841C6" w:rsidRDefault="00A841C6" w:rsidP="00901335">
            <w:pPr>
              <w:pStyle w:val="TableParagraph"/>
              <w:spacing w:line="179" w:lineRule="exact"/>
              <w:ind w:left="140"/>
              <w:rPr>
                <w:sz w:val="18"/>
              </w:rPr>
            </w:pPr>
            <w:r>
              <w:rPr>
                <w:sz w:val="18"/>
              </w:rPr>
              <w:t>1</w:t>
            </w:r>
          </w:p>
        </w:tc>
        <w:tc>
          <w:tcPr>
            <w:tcW w:w="1909" w:type="dxa"/>
            <w:tcBorders>
              <w:top w:val="nil"/>
              <w:left w:val="nil"/>
              <w:bottom w:val="nil"/>
            </w:tcBorders>
          </w:tcPr>
          <w:p w14:paraId="2FC2BC3E" w14:textId="77777777" w:rsidR="00A841C6" w:rsidRDefault="00A841C6" w:rsidP="00901335">
            <w:pPr>
              <w:pStyle w:val="TableParagraph"/>
              <w:spacing w:line="179" w:lineRule="exact"/>
              <w:ind w:left="67"/>
              <w:rPr>
                <w:sz w:val="18"/>
              </w:rPr>
            </w:pPr>
            <w:r>
              <w:rPr>
                <w:sz w:val="18"/>
              </w:rPr>
              <w:t>Yes</w:t>
            </w:r>
          </w:p>
        </w:tc>
      </w:tr>
      <w:tr w:rsidR="00A841C6" w14:paraId="49D3682D" w14:textId="77777777" w:rsidTr="00901335">
        <w:trPr>
          <w:trHeight w:val="182"/>
        </w:trPr>
        <w:tc>
          <w:tcPr>
            <w:tcW w:w="10161" w:type="dxa"/>
            <w:vMerge/>
          </w:tcPr>
          <w:p w14:paraId="4094BAF9" w14:textId="77777777" w:rsidR="00A841C6" w:rsidRPr="007237DB" w:rsidRDefault="00A841C6" w:rsidP="00901335">
            <w:pPr>
              <w:pStyle w:val="TableParagraph"/>
              <w:spacing w:line="224" w:lineRule="exact"/>
              <w:rPr>
                <w:rFonts w:ascii="Calibri" w:hAnsi="Calibri" w:cs="Calibri"/>
                <w:color w:val="000000"/>
                <w:sz w:val="20"/>
                <w:szCs w:val="20"/>
                <w:lang w:val="en-GB"/>
              </w:rPr>
            </w:pPr>
          </w:p>
        </w:tc>
        <w:tc>
          <w:tcPr>
            <w:tcW w:w="530" w:type="dxa"/>
            <w:tcBorders>
              <w:top w:val="nil"/>
              <w:bottom w:val="nil"/>
              <w:right w:val="nil"/>
            </w:tcBorders>
          </w:tcPr>
          <w:p w14:paraId="24D5A7FE" w14:textId="77777777" w:rsidR="00A841C6" w:rsidRDefault="00A841C6" w:rsidP="00901335">
            <w:pPr>
              <w:pStyle w:val="TableParagraph"/>
              <w:spacing w:line="191" w:lineRule="exact"/>
              <w:ind w:left="140"/>
              <w:rPr>
                <w:sz w:val="18"/>
              </w:rPr>
            </w:pPr>
            <w:r>
              <w:rPr>
                <w:sz w:val="18"/>
              </w:rPr>
              <w:t>98</w:t>
            </w:r>
          </w:p>
        </w:tc>
        <w:tc>
          <w:tcPr>
            <w:tcW w:w="1909" w:type="dxa"/>
            <w:tcBorders>
              <w:top w:val="nil"/>
              <w:left w:val="nil"/>
              <w:bottom w:val="nil"/>
            </w:tcBorders>
          </w:tcPr>
          <w:p w14:paraId="339A8454" w14:textId="77777777" w:rsidR="00A841C6" w:rsidRDefault="00A841C6" w:rsidP="00901335">
            <w:pPr>
              <w:pStyle w:val="TableParagraph"/>
              <w:spacing w:line="191" w:lineRule="exact"/>
              <w:ind w:left="75"/>
              <w:rPr>
                <w:sz w:val="18"/>
              </w:rPr>
            </w:pPr>
            <w:r>
              <w:rPr>
                <w:sz w:val="18"/>
              </w:rPr>
              <w:t>Don’t</w:t>
            </w:r>
            <w:r>
              <w:rPr>
                <w:spacing w:val="-3"/>
                <w:sz w:val="18"/>
              </w:rPr>
              <w:t xml:space="preserve"> </w:t>
            </w:r>
            <w:r>
              <w:rPr>
                <w:sz w:val="18"/>
              </w:rPr>
              <w:t>Know</w:t>
            </w:r>
          </w:p>
        </w:tc>
      </w:tr>
      <w:tr w:rsidR="00A841C6" w14:paraId="0634C1E3" w14:textId="77777777" w:rsidTr="00901335">
        <w:trPr>
          <w:trHeight w:val="176"/>
        </w:trPr>
        <w:tc>
          <w:tcPr>
            <w:tcW w:w="10161" w:type="dxa"/>
            <w:vMerge/>
          </w:tcPr>
          <w:p w14:paraId="4E506222" w14:textId="77777777" w:rsidR="00A841C6" w:rsidRDefault="00A841C6" w:rsidP="00901335">
            <w:pPr>
              <w:rPr>
                <w:sz w:val="2"/>
                <w:szCs w:val="2"/>
              </w:rPr>
            </w:pPr>
          </w:p>
        </w:tc>
        <w:tc>
          <w:tcPr>
            <w:tcW w:w="530" w:type="dxa"/>
            <w:tcBorders>
              <w:top w:val="nil"/>
              <w:right w:val="nil"/>
            </w:tcBorders>
          </w:tcPr>
          <w:p w14:paraId="7CD19FBE" w14:textId="77777777" w:rsidR="00A841C6" w:rsidRDefault="00A841C6" w:rsidP="00901335">
            <w:pPr>
              <w:pStyle w:val="TableParagraph"/>
              <w:spacing w:line="183" w:lineRule="exact"/>
              <w:ind w:left="140"/>
              <w:rPr>
                <w:sz w:val="18"/>
              </w:rPr>
            </w:pPr>
            <w:r>
              <w:rPr>
                <w:sz w:val="18"/>
              </w:rPr>
              <w:t>99</w:t>
            </w:r>
          </w:p>
        </w:tc>
        <w:tc>
          <w:tcPr>
            <w:tcW w:w="1909" w:type="dxa"/>
            <w:tcBorders>
              <w:top w:val="nil"/>
              <w:left w:val="nil"/>
            </w:tcBorders>
          </w:tcPr>
          <w:p w14:paraId="10EA43B9" w14:textId="77777777" w:rsidR="00A841C6" w:rsidRDefault="00A841C6" w:rsidP="00901335">
            <w:pPr>
              <w:pStyle w:val="TableParagraph"/>
              <w:spacing w:line="183" w:lineRule="exact"/>
              <w:ind w:left="75"/>
              <w:rPr>
                <w:sz w:val="18"/>
              </w:rPr>
            </w:pPr>
            <w:r>
              <w:rPr>
                <w:sz w:val="18"/>
              </w:rPr>
              <w:t>Refused</w:t>
            </w:r>
          </w:p>
        </w:tc>
      </w:tr>
      <w:tr w:rsidR="00A841C6" w14:paraId="39F150A2" w14:textId="77777777" w:rsidTr="00901335">
        <w:trPr>
          <w:trHeight w:val="350"/>
        </w:trPr>
        <w:tc>
          <w:tcPr>
            <w:tcW w:w="10161" w:type="dxa"/>
            <w:vMerge w:val="restart"/>
          </w:tcPr>
          <w:p w14:paraId="30FEE55A" w14:textId="58D3E6F3" w:rsidR="00A841C6" w:rsidRPr="007237DB" w:rsidRDefault="00ED43A1" w:rsidP="00901335">
            <w:pPr>
              <w:pStyle w:val="TableParagraph"/>
              <w:spacing w:before="107"/>
              <w:rPr>
                <w:rFonts w:ascii="Calibri" w:hAnsi="Calibri" w:cs="Calibri"/>
                <w:color w:val="000000"/>
                <w:sz w:val="20"/>
                <w:szCs w:val="20"/>
                <w:lang w:val="en-GB"/>
              </w:rPr>
            </w:pPr>
            <w:r>
              <w:rPr>
                <w:rFonts w:ascii="Calibri" w:hAnsi="Calibri" w:cs="Calibri"/>
                <w:color w:val="000000"/>
                <w:sz w:val="20"/>
                <w:szCs w:val="20"/>
                <w:lang w:val="en-GB"/>
              </w:rPr>
              <w:t xml:space="preserve">14.5 </w:t>
            </w:r>
            <w:r w:rsidR="00A841C6" w:rsidRPr="007237DB">
              <w:rPr>
                <w:rFonts w:ascii="Calibri" w:hAnsi="Calibri" w:cs="Calibri"/>
                <w:color w:val="000000"/>
                <w:sz w:val="20"/>
                <w:szCs w:val="20"/>
                <w:lang w:val="en-GB"/>
              </w:rPr>
              <w:t>Was there a time when you or others in your household had to skip a</w:t>
            </w:r>
            <w:r w:rsidR="00A841C6">
              <w:rPr>
                <w:rFonts w:ascii="Calibri" w:hAnsi="Calibri" w:cs="Calibri"/>
                <w:color w:val="000000"/>
                <w:sz w:val="20"/>
                <w:szCs w:val="20"/>
                <w:lang w:val="en-GB"/>
              </w:rPr>
              <w:t xml:space="preserve"> </w:t>
            </w:r>
            <w:r w:rsidR="00A841C6" w:rsidRPr="007237DB">
              <w:rPr>
                <w:rFonts w:ascii="Calibri" w:hAnsi="Calibri" w:cs="Calibri"/>
                <w:color w:val="000000"/>
                <w:sz w:val="20"/>
                <w:szCs w:val="20"/>
                <w:lang w:val="en-GB"/>
              </w:rPr>
              <w:t>meal because there was not enough money or other resources to get</w:t>
            </w:r>
            <w:r w:rsidR="00A841C6">
              <w:rPr>
                <w:rFonts w:ascii="Calibri" w:hAnsi="Calibri" w:cs="Calibri"/>
                <w:color w:val="000000"/>
                <w:sz w:val="20"/>
                <w:szCs w:val="20"/>
                <w:lang w:val="en-GB"/>
              </w:rPr>
              <w:t xml:space="preserve"> </w:t>
            </w:r>
            <w:r w:rsidR="00A841C6" w:rsidRPr="007237DB">
              <w:rPr>
                <w:rFonts w:ascii="Calibri" w:hAnsi="Calibri" w:cs="Calibri"/>
                <w:color w:val="000000"/>
                <w:sz w:val="20"/>
                <w:szCs w:val="20"/>
                <w:lang w:val="en-GB"/>
              </w:rPr>
              <w:t>food?</w:t>
            </w:r>
          </w:p>
        </w:tc>
        <w:tc>
          <w:tcPr>
            <w:tcW w:w="530" w:type="dxa"/>
            <w:tcBorders>
              <w:bottom w:val="nil"/>
              <w:right w:val="nil"/>
            </w:tcBorders>
          </w:tcPr>
          <w:p w14:paraId="3DB176E7" w14:textId="77777777" w:rsidR="00A841C6" w:rsidRDefault="00A841C6" w:rsidP="00901335">
            <w:pPr>
              <w:pStyle w:val="TableParagraph"/>
              <w:spacing w:line="196" w:lineRule="exact"/>
              <w:ind w:left="0" w:right="8"/>
              <w:jc w:val="center"/>
              <w:rPr>
                <w:sz w:val="18"/>
              </w:rPr>
            </w:pPr>
            <w:r>
              <w:rPr>
                <w:sz w:val="18"/>
              </w:rPr>
              <w:t>0</w:t>
            </w:r>
          </w:p>
          <w:p w14:paraId="5C2B4126" w14:textId="77777777" w:rsidR="00A841C6" w:rsidRDefault="00A841C6" w:rsidP="00901335">
            <w:pPr>
              <w:pStyle w:val="TableParagraph"/>
              <w:spacing w:line="188" w:lineRule="exact"/>
              <w:ind w:left="0" w:right="8"/>
              <w:jc w:val="center"/>
              <w:rPr>
                <w:sz w:val="18"/>
              </w:rPr>
            </w:pPr>
            <w:r>
              <w:rPr>
                <w:sz w:val="18"/>
              </w:rPr>
              <w:t>1</w:t>
            </w:r>
          </w:p>
        </w:tc>
        <w:tc>
          <w:tcPr>
            <w:tcW w:w="1909" w:type="dxa"/>
            <w:tcBorders>
              <w:left w:val="nil"/>
              <w:bottom w:val="nil"/>
            </w:tcBorders>
          </w:tcPr>
          <w:p w14:paraId="026F48B8" w14:textId="77777777" w:rsidR="00A841C6" w:rsidRDefault="00A841C6" w:rsidP="00901335">
            <w:pPr>
              <w:pStyle w:val="TableParagraph"/>
              <w:spacing w:line="196" w:lineRule="exact"/>
              <w:ind w:left="74"/>
              <w:rPr>
                <w:sz w:val="18"/>
              </w:rPr>
            </w:pPr>
            <w:r>
              <w:rPr>
                <w:sz w:val="18"/>
              </w:rPr>
              <w:t>No</w:t>
            </w:r>
          </w:p>
          <w:p w14:paraId="02455C44" w14:textId="77777777" w:rsidR="00A841C6" w:rsidRDefault="00A841C6" w:rsidP="00901335">
            <w:pPr>
              <w:pStyle w:val="TableParagraph"/>
              <w:spacing w:line="188" w:lineRule="exact"/>
              <w:ind w:left="67"/>
              <w:rPr>
                <w:sz w:val="18"/>
              </w:rPr>
            </w:pPr>
            <w:r>
              <w:rPr>
                <w:sz w:val="18"/>
              </w:rPr>
              <w:t>Yes</w:t>
            </w:r>
          </w:p>
        </w:tc>
      </w:tr>
      <w:tr w:rsidR="00A841C6" w14:paraId="11C087DA" w14:textId="77777777" w:rsidTr="00901335">
        <w:trPr>
          <w:trHeight w:val="194"/>
        </w:trPr>
        <w:tc>
          <w:tcPr>
            <w:tcW w:w="10161" w:type="dxa"/>
            <w:vMerge/>
          </w:tcPr>
          <w:p w14:paraId="79AF1C9A" w14:textId="77777777" w:rsidR="00A841C6" w:rsidRPr="007237DB" w:rsidRDefault="00A841C6" w:rsidP="00901335">
            <w:pPr>
              <w:pStyle w:val="TableParagraph"/>
              <w:spacing w:before="35"/>
              <w:rPr>
                <w:rFonts w:ascii="Calibri" w:hAnsi="Calibri" w:cs="Calibri"/>
                <w:color w:val="000000"/>
                <w:sz w:val="20"/>
                <w:szCs w:val="20"/>
                <w:lang w:val="en-GB"/>
              </w:rPr>
            </w:pPr>
          </w:p>
        </w:tc>
        <w:tc>
          <w:tcPr>
            <w:tcW w:w="530" w:type="dxa"/>
            <w:tcBorders>
              <w:top w:val="nil"/>
              <w:bottom w:val="nil"/>
              <w:right w:val="nil"/>
            </w:tcBorders>
          </w:tcPr>
          <w:p w14:paraId="4DE93CA0" w14:textId="77777777" w:rsidR="00A841C6" w:rsidRDefault="00A841C6" w:rsidP="00901335">
            <w:pPr>
              <w:pStyle w:val="TableParagraph"/>
              <w:spacing w:line="204" w:lineRule="exact"/>
              <w:ind w:left="140"/>
              <w:rPr>
                <w:sz w:val="18"/>
              </w:rPr>
            </w:pPr>
            <w:r>
              <w:rPr>
                <w:sz w:val="18"/>
              </w:rPr>
              <w:t>98</w:t>
            </w:r>
          </w:p>
        </w:tc>
        <w:tc>
          <w:tcPr>
            <w:tcW w:w="1909" w:type="dxa"/>
            <w:tcBorders>
              <w:top w:val="nil"/>
              <w:left w:val="nil"/>
              <w:bottom w:val="nil"/>
            </w:tcBorders>
          </w:tcPr>
          <w:p w14:paraId="07C7A98F" w14:textId="77777777" w:rsidR="00A841C6" w:rsidRDefault="00A841C6" w:rsidP="00901335">
            <w:pPr>
              <w:pStyle w:val="TableParagraph"/>
              <w:spacing w:line="204" w:lineRule="exact"/>
              <w:ind w:left="75"/>
              <w:rPr>
                <w:sz w:val="18"/>
              </w:rPr>
            </w:pPr>
            <w:r>
              <w:rPr>
                <w:sz w:val="18"/>
              </w:rPr>
              <w:t>Don’t</w:t>
            </w:r>
            <w:r>
              <w:rPr>
                <w:spacing w:val="-3"/>
                <w:sz w:val="18"/>
              </w:rPr>
              <w:t xml:space="preserve"> </w:t>
            </w:r>
            <w:r>
              <w:rPr>
                <w:sz w:val="18"/>
              </w:rPr>
              <w:t>Know</w:t>
            </w:r>
          </w:p>
        </w:tc>
      </w:tr>
      <w:tr w:rsidR="00A841C6" w14:paraId="4EA7E4B2" w14:textId="77777777" w:rsidTr="00901335">
        <w:trPr>
          <w:trHeight w:val="280"/>
        </w:trPr>
        <w:tc>
          <w:tcPr>
            <w:tcW w:w="10161" w:type="dxa"/>
            <w:vMerge/>
          </w:tcPr>
          <w:p w14:paraId="222872D0" w14:textId="77777777" w:rsidR="00A841C6" w:rsidRPr="007237DB" w:rsidRDefault="00A841C6" w:rsidP="00901335">
            <w:pPr>
              <w:pStyle w:val="TableParagraph"/>
              <w:spacing w:before="35"/>
              <w:rPr>
                <w:rFonts w:ascii="Calibri" w:hAnsi="Calibri" w:cs="Calibri"/>
                <w:color w:val="000000"/>
                <w:sz w:val="20"/>
                <w:szCs w:val="20"/>
                <w:lang w:val="en-GB"/>
              </w:rPr>
            </w:pPr>
          </w:p>
        </w:tc>
        <w:tc>
          <w:tcPr>
            <w:tcW w:w="530" w:type="dxa"/>
            <w:tcBorders>
              <w:top w:val="nil"/>
              <w:right w:val="nil"/>
            </w:tcBorders>
          </w:tcPr>
          <w:p w14:paraId="04C96D62" w14:textId="77777777" w:rsidR="00A841C6" w:rsidRDefault="00A841C6" w:rsidP="00901335">
            <w:pPr>
              <w:pStyle w:val="TableParagraph"/>
              <w:spacing w:line="189" w:lineRule="exact"/>
              <w:ind w:left="140"/>
              <w:rPr>
                <w:sz w:val="18"/>
              </w:rPr>
            </w:pPr>
            <w:r>
              <w:rPr>
                <w:sz w:val="18"/>
              </w:rPr>
              <w:t>99</w:t>
            </w:r>
          </w:p>
        </w:tc>
        <w:tc>
          <w:tcPr>
            <w:tcW w:w="1909" w:type="dxa"/>
            <w:tcBorders>
              <w:top w:val="nil"/>
              <w:left w:val="nil"/>
            </w:tcBorders>
          </w:tcPr>
          <w:p w14:paraId="3E75F795" w14:textId="77777777" w:rsidR="00A841C6" w:rsidRDefault="00A841C6" w:rsidP="00901335">
            <w:pPr>
              <w:pStyle w:val="TableParagraph"/>
              <w:spacing w:line="189" w:lineRule="exact"/>
              <w:ind w:left="75"/>
              <w:rPr>
                <w:sz w:val="18"/>
              </w:rPr>
            </w:pPr>
            <w:r>
              <w:rPr>
                <w:sz w:val="18"/>
              </w:rPr>
              <w:t>Refused</w:t>
            </w:r>
          </w:p>
        </w:tc>
      </w:tr>
      <w:tr w:rsidR="00A841C6" w14:paraId="08C13F68" w14:textId="77777777" w:rsidTr="00901335">
        <w:trPr>
          <w:trHeight w:val="351"/>
        </w:trPr>
        <w:tc>
          <w:tcPr>
            <w:tcW w:w="10161" w:type="dxa"/>
            <w:vMerge w:val="restart"/>
          </w:tcPr>
          <w:p w14:paraId="19FD6B24" w14:textId="38BA85FC" w:rsidR="00A841C6" w:rsidRPr="007237DB" w:rsidRDefault="00ED43A1" w:rsidP="00901335">
            <w:pPr>
              <w:pStyle w:val="TableParagraph"/>
              <w:spacing w:before="107"/>
              <w:rPr>
                <w:rFonts w:ascii="Calibri" w:hAnsi="Calibri" w:cs="Calibri"/>
                <w:color w:val="000000"/>
                <w:sz w:val="20"/>
                <w:szCs w:val="20"/>
                <w:lang w:val="en-GB"/>
              </w:rPr>
            </w:pPr>
            <w:r>
              <w:rPr>
                <w:rFonts w:ascii="Calibri" w:hAnsi="Calibri" w:cs="Calibri"/>
                <w:color w:val="000000"/>
                <w:sz w:val="20"/>
                <w:szCs w:val="20"/>
                <w:lang w:val="en-GB"/>
              </w:rPr>
              <w:t xml:space="preserve">14.6 </w:t>
            </w:r>
            <w:r w:rsidR="00A841C6" w:rsidRPr="007237DB">
              <w:rPr>
                <w:rFonts w:ascii="Calibri" w:hAnsi="Calibri" w:cs="Calibri"/>
                <w:color w:val="000000"/>
                <w:sz w:val="20"/>
                <w:szCs w:val="20"/>
                <w:lang w:val="en-GB"/>
              </w:rPr>
              <w:t>Still thinking about the last 30 days, was there a time when</w:t>
            </w:r>
            <w:r w:rsidR="00A841C6">
              <w:rPr>
                <w:rFonts w:ascii="Calibri" w:hAnsi="Calibri" w:cs="Calibri"/>
                <w:color w:val="000000"/>
                <w:sz w:val="20"/>
                <w:szCs w:val="20"/>
                <w:lang w:val="en-GB"/>
              </w:rPr>
              <w:t xml:space="preserve"> </w:t>
            </w:r>
            <w:r w:rsidR="00A841C6" w:rsidRPr="007237DB">
              <w:rPr>
                <w:rFonts w:ascii="Calibri" w:hAnsi="Calibri" w:cs="Calibri"/>
                <w:color w:val="000000"/>
                <w:sz w:val="20"/>
                <w:szCs w:val="20"/>
                <w:lang w:val="en-GB"/>
              </w:rPr>
              <w:t>you or others in your household ate less than you thought you should</w:t>
            </w:r>
            <w:r w:rsidR="00A841C6">
              <w:rPr>
                <w:rFonts w:ascii="Calibri" w:hAnsi="Calibri" w:cs="Calibri"/>
                <w:color w:val="000000"/>
                <w:sz w:val="20"/>
                <w:szCs w:val="20"/>
                <w:lang w:val="en-GB"/>
              </w:rPr>
              <w:t xml:space="preserve"> </w:t>
            </w:r>
            <w:r w:rsidR="00A841C6" w:rsidRPr="007237DB">
              <w:rPr>
                <w:rFonts w:ascii="Calibri" w:hAnsi="Calibri" w:cs="Calibri"/>
                <w:color w:val="000000"/>
                <w:sz w:val="20"/>
                <w:szCs w:val="20"/>
                <w:lang w:val="en-GB"/>
              </w:rPr>
              <w:t>because of a lack of money or other resources?</w:t>
            </w:r>
          </w:p>
        </w:tc>
        <w:tc>
          <w:tcPr>
            <w:tcW w:w="530" w:type="dxa"/>
            <w:tcBorders>
              <w:bottom w:val="nil"/>
              <w:right w:val="nil"/>
            </w:tcBorders>
          </w:tcPr>
          <w:p w14:paraId="2A03FBD4" w14:textId="77777777" w:rsidR="00A841C6" w:rsidRDefault="00A841C6" w:rsidP="00901335">
            <w:pPr>
              <w:pStyle w:val="TableParagraph"/>
              <w:spacing w:line="196" w:lineRule="exact"/>
              <w:ind w:left="0" w:right="8"/>
              <w:jc w:val="center"/>
              <w:rPr>
                <w:sz w:val="18"/>
              </w:rPr>
            </w:pPr>
            <w:r>
              <w:rPr>
                <w:sz w:val="18"/>
              </w:rPr>
              <w:t>0</w:t>
            </w:r>
          </w:p>
          <w:p w14:paraId="75E0ACE2" w14:textId="77777777" w:rsidR="00A841C6" w:rsidRDefault="00A841C6" w:rsidP="00901335">
            <w:pPr>
              <w:pStyle w:val="TableParagraph"/>
              <w:spacing w:before="2" w:line="187" w:lineRule="exact"/>
              <w:ind w:left="0" w:right="8"/>
              <w:jc w:val="center"/>
              <w:rPr>
                <w:sz w:val="18"/>
              </w:rPr>
            </w:pPr>
            <w:r>
              <w:rPr>
                <w:sz w:val="18"/>
              </w:rPr>
              <w:t>1</w:t>
            </w:r>
          </w:p>
        </w:tc>
        <w:tc>
          <w:tcPr>
            <w:tcW w:w="1909" w:type="dxa"/>
            <w:tcBorders>
              <w:left w:val="nil"/>
              <w:bottom w:val="nil"/>
            </w:tcBorders>
          </w:tcPr>
          <w:p w14:paraId="47555522" w14:textId="77777777" w:rsidR="00A841C6" w:rsidRDefault="00A841C6" w:rsidP="00901335">
            <w:pPr>
              <w:pStyle w:val="TableParagraph"/>
              <w:spacing w:line="196" w:lineRule="exact"/>
              <w:ind w:left="74"/>
              <w:rPr>
                <w:sz w:val="18"/>
              </w:rPr>
            </w:pPr>
            <w:r>
              <w:rPr>
                <w:sz w:val="18"/>
              </w:rPr>
              <w:t>No</w:t>
            </w:r>
          </w:p>
          <w:p w14:paraId="2FAFDD15" w14:textId="77777777" w:rsidR="00A841C6" w:rsidRDefault="00A841C6" w:rsidP="00901335">
            <w:pPr>
              <w:pStyle w:val="TableParagraph"/>
              <w:spacing w:before="2" w:line="187" w:lineRule="exact"/>
              <w:ind w:left="67"/>
              <w:rPr>
                <w:sz w:val="18"/>
              </w:rPr>
            </w:pPr>
            <w:r>
              <w:rPr>
                <w:sz w:val="18"/>
              </w:rPr>
              <w:t>Yes</w:t>
            </w:r>
          </w:p>
        </w:tc>
      </w:tr>
      <w:tr w:rsidR="00A841C6" w14:paraId="7342F504" w14:textId="77777777" w:rsidTr="00901335">
        <w:trPr>
          <w:trHeight w:val="193"/>
        </w:trPr>
        <w:tc>
          <w:tcPr>
            <w:tcW w:w="10161" w:type="dxa"/>
            <w:vMerge/>
          </w:tcPr>
          <w:p w14:paraId="78AA24E9" w14:textId="77777777" w:rsidR="00A841C6" w:rsidRDefault="00A841C6" w:rsidP="00901335">
            <w:pPr>
              <w:pStyle w:val="TableParagraph"/>
              <w:spacing w:before="35"/>
              <w:rPr>
                <w:sz w:val="21"/>
              </w:rPr>
            </w:pPr>
          </w:p>
        </w:tc>
        <w:tc>
          <w:tcPr>
            <w:tcW w:w="530" w:type="dxa"/>
            <w:tcBorders>
              <w:top w:val="nil"/>
              <w:bottom w:val="nil"/>
              <w:right w:val="nil"/>
            </w:tcBorders>
          </w:tcPr>
          <w:p w14:paraId="3256FE53" w14:textId="77777777" w:rsidR="00A841C6" w:rsidRDefault="00A841C6" w:rsidP="00901335">
            <w:pPr>
              <w:pStyle w:val="TableParagraph"/>
              <w:spacing w:line="204" w:lineRule="exact"/>
              <w:ind w:left="140"/>
              <w:rPr>
                <w:sz w:val="18"/>
              </w:rPr>
            </w:pPr>
            <w:r>
              <w:rPr>
                <w:sz w:val="18"/>
              </w:rPr>
              <w:t>98</w:t>
            </w:r>
          </w:p>
        </w:tc>
        <w:tc>
          <w:tcPr>
            <w:tcW w:w="1909" w:type="dxa"/>
            <w:tcBorders>
              <w:top w:val="nil"/>
              <w:left w:val="nil"/>
              <w:bottom w:val="nil"/>
            </w:tcBorders>
          </w:tcPr>
          <w:p w14:paraId="4E677D69" w14:textId="77777777" w:rsidR="00A841C6" w:rsidRDefault="00A841C6" w:rsidP="00901335">
            <w:pPr>
              <w:pStyle w:val="TableParagraph"/>
              <w:spacing w:line="204" w:lineRule="exact"/>
              <w:ind w:left="75"/>
              <w:rPr>
                <w:sz w:val="18"/>
              </w:rPr>
            </w:pPr>
            <w:r>
              <w:rPr>
                <w:sz w:val="18"/>
              </w:rPr>
              <w:t>Don’t</w:t>
            </w:r>
            <w:r>
              <w:rPr>
                <w:spacing w:val="-3"/>
                <w:sz w:val="18"/>
              </w:rPr>
              <w:t xml:space="preserve"> </w:t>
            </w:r>
            <w:r>
              <w:rPr>
                <w:sz w:val="18"/>
              </w:rPr>
              <w:t>Know</w:t>
            </w:r>
          </w:p>
        </w:tc>
      </w:tr>
      <w:tr w:rsidR="00A841C6" w14:paraId="28D46440" w14:textId="77777777" w:rsidTr="00901335">
        <w:trPr>
          <w:trHeight w:val="282"/>
        </w:trPr>
        <w:tc>
          <w:tcPr>
            <w:tcW w:w="10161" w:type="dxa"/>
            <w:vMerge/>
          </w:tcPr>
          <w:p w14:paraId="6ABE8C6B" w14:textId="77777777" w:rsidR="00A841C6" w:rsidRDefault="00A841C6" w:rsidP="00901335">
            <w:pPr>
              <w:pStyle w:val="TableParagraph"/>
              <w:spacing w:before="35"/>
              <w:rPr>
                <w:sz w:val="21"/>
              </w:rPr>
            </w:pPr>
          </w:p>
        </w:tc>
        <w:tc>
          <w:tcPr>
            <w:tcW w:w="530" w:type="dxa"/>
            <w:tcBorders>
              <w:top w:val="nil"/>
              <w:right w:val="nil"/>
            </w:tcBorders>
          </w:tcPr>
          <w:p w14:paraId="2B1DC95A" w14:textId="77777777" w:rsidR="00A841C6" w:rsidRDefault="00A841C6" w:rsidP="00901335">
            <w:pPr>
              <w:pStyle w:val="TableParagraph"/>
              <w:spacing w:line="189" w:lineRule="exact"/>
              <w:ind w:left="140"/>
              <w:rPr>
                <w:sz w:val="18"/>
              </w:rPr>
            </w:pPr>
            <w:r>
              <w:rPr>
                <w:sz w:val="18"/>
              </w:rPr>
              <w:t>99</w:t>
            </w:r>
          </w:p>
        </w:tc>
        <w:tc>
          <w:tcPr>
            <w:tcW w:w="1909" w:type="dxa"/>
            <w:tcBorders>
              <w:top w:val="nil"/>
              <w:left w:val="nil"/>
            </w:tcBorders>
          </w:tcPr>
          <w:p w14:paraId="30C24B6D" w14:textId="77777777" w:rsidR="00A841C6" w:rsidRDefault="00A841C6" w:rsidP="00901335">
            <w:pPr>
              <w:pStyle w:val="TableParagraph"/>
              <w:spacing w:line="189" w:lineRule="exact"/>
              <w:ind w:left="75"/>
              <w:rPr>
                <w:sz w:val="18"/>
              </w:rPr>
            </w:pPr>
            <w:r>
              <w:rPr>
                <w:sz w:val="18"/>
              </w:rPr>
              <w:t>Refused</w:t>
            </w:r>
          </w:p>
        </w:tc>
      </w:tr>
      <w:tr w:rsidR="00A841C6" w14:paraId="6EC1FDD2" w14:textId="77777777" w:rsidTr="00901335">
        <w:trPr>
          <w:trHeight w:val="178"/>
        </w:trPr>
        <w:tc>
          <w:tcPr>
            <w:tcW w:w="10161" w:type="dxa"/>
            <w:vMerge w:val="restart"/>
          </w:tcPr>
          <w:p w14:paraId="7716A1F2" w14:textId="1FEF1750" w:rsidR="00A841C6" w:rsidRPr="00261D55" w:rsidRDefault="00ED43A1" w:rsidP="00901335">
            <w:pPr>
              <w:pStyle w:val="TableParagraph"/>
              <w:spacing w:before="107"/>
              <w:rPr>
                <w:rFonts w:ascii="Calibri" w:hAnsi="Calibri" w:cs="Calibri"/>
                <w:color w:val="000000"/>
                <w:sz w:val="20"/>
                <w:szCs w:val="20"/>
                <w:lang w:val="en-GB"/>
              </w:rPr>
            </w:pPr>
            <w:r>
              <w:rPr>
                <w:rFonts w:ascii="Calibri" w:hAnsi="Calibri" w:cs="Calibri"/>
                <w:color w:val="000000"/>
                <w:sz w:val="20"/>
                <w:szCs w:val="20"/>
                <w:lang w:val="en-GB"/>
              </w:rPr>
              <w:t xml:space="preserve">14.7 </w:t>
            </w:r>
            <w:r w:rsidR="00A841C6" w:rsidRPr="00261D55">
              <w:rPr>
                <w:rFonts w:ascii="Calibri" w:hAnsi="Calibri" w:cs="Calibri"/>
                <w:color w:val="000000"/>
                <w:sz w:val="20"/>
                <w:szCs w:val="20"/>
                <w:lang w:val="en-GB"/>
              </w:rPr>
              <w:t>Was there a time when your household ran out of food because of a</w:t>
            </w:r>
            <w:r w:rsidR="00A841C6">
              <w:rPr>
                <w:rFonts w:ascii="Calibri" w:hAnsi="Calibri" w:cs="Calibri"/>
                <w:color w:val="000000"/>
                <w:sz w:val="20"/>
                <w:szCs w:val="20"/>
                <w:lang w:val="en-GB"/>
              </w:rPr>
              <w:t xml:space="preserve"> </w:t>
            </w:r>
            <w:r w:rsidR="00A841C6" w:rsidRPr="00261D55">
              <w:rPr>
                <w:rFonts w:ascii="Calibri" w:hAnsi="Calibri" w:cs="Calibri"/>
                <w:color w:val="000000"/>
                <w:sz w:val="20"/>
                <w:szCs w:val="20"/>
                <w:lang w:val="en-GB"/>
              </w:rPr>
              <w:t>lack of money or other resources?</w:t>
            </w:r>
          </w:p>
        </w:tc>
        <w:tc>
          <w:tcPr>
            <w:tcW w:w="530" w:type="dxa"/>
            <w:tcBorders>
              <w:bottom w:val="nil"/>
              <w:right w:val="nil"/>
            </w:tcBorders>
          </w:tcPr>
          <w:p w14:paraId="3A4FB1AF" w14:textId="77777777" w:rsidR="00A841C6" w:rsidRDefault="00A841C6" w:rsidP="00901335">
            <w:pPr>
              <w:pStyle w:val="TableParagraph"/>
              <w:spacing w:line="185" w:lineRule="exact"/>
              <w:ind w:left="140"/>
              <w:rPr>
                <w:sz w:val="18"/>
              </w:rPr>
            </w:pPr>
            <w:r>
              <w:rPr>
                <w:sz w:val="18"/>
              </w:rPr>
              <w:t>0</w:t>
            </w:r>
          </w:p>
        </w:tc>
        <w:tc>
          <w:tcPr>
            <w:tcW w:w="1909" w:type="dxa"/>
            <w:tcBorders>
              <w:left w:val="nil"/>
              <w:bottom w:val="nil"/>
            </w:tcBorders>
          </w:tcPr>
          <w:p w14:paraId="1E60484A" w14:textId="77777777" w:rsidR="00A841C6" w:rsidRDefault="00A841C6" w:rsidP="00901335">
            <w:pPr>
              <w:pStyle w:val="TableParagraph"/>
              <w:spacing w:line="185" w:lineRule="exact"/>
              <w:ind w:left="74"/>
              <w:rPr>
                <w:sz w:val="18"/>
              </w:rPr>
            </w:pPr>
            <w:r>
              <w:rPr>
                <w:sz w:val="18"/>
              </w:rPr>
              <w:t>No</w:t>
            </w:r>
          </w:p>
        </w:tc>
      </w:tr>
      <w:tr w:rsidR="00A841C6" w14:paraId="13155129" w14:textId="77777777" w:rsidTr="00901335">
        <w:trPr>
          <w:trHeight w:val="171"/>
        </w:trPr>
        <w:tc>
          <w:tcPr>
            <w:tcW w:w="10161" w:type="dxa"/>
            <w:vMerge/>
          </w:tcPr>
          <w:p w14:paraId="2333514F" w14:textId="77777777" w:rsidR="00A841C6" w:rsidRPr="00261D55" w:rsidRDefault="00A841C6" w:rsidP="00901335">
            <w:pPr>
              <w:pStyle w:val="TableParagraph"/>
              <w:spacing w:line="222" w:lineRule="exact"/>
              <w:rPr>
                <w:rFonts w:ascii="Calibri" w:hAnsi="Calibri" w:cs="Calibri"/>
                <w:color w:val="000000"/>
                <w:sz w:val="20"/>
                <w:szCs w:val="20"/>
                <w:lang w:val="en-GB"/>
              </w:rPr>
            </w:pPr>
          </w:p>
        </w:tc>
        <w:tc>
          <w:tcPr>
            <w:tcW w:w="530" w:type="dxa"/>
            <w:tcBorders>
              <w:top w:val="nil"/>
              <w:bottom w:val="nil"/>
              <w:right w:val="nil"/>
            </w:tcBorders>
          </w:tcPr>
          <w:p w14:paraId="02C30C75" w14:textId="77777777" w:rsidR="00A841C6" w:rsidRDefault="00A841C6" w:rsidP="00901335">
            <w:pPr>
              <w:pStyle w:val="TableParagraph"/>
              <w:spacing w:line="177" w:lineRule="exact"/>
              <w:ind w:left="140"/>
              <w:rPr>
                <w:sz w:val="18"/>
              </w:rPr>
            </w:pPr>
            <w:r>
              <w:rPr>
                <w:sz w:val="18"/>
              </w:rPr>
              <w:t>1</w:t>
            </w:r>
          </w:p>
        </w:tc>
        <w:tc>
          <w:tcPr>
            <w:tcW w:w="1909" w:type="dxa"/>
            <w:tcBorders>
              <w:top w:val="nil"/>
              <w:left w:val="nil"/>
              <w:bottom w:val="nil"/>
            </w:tcBorders>
          </w:tcPr>
          <w:p w14:paraId="0FC1A64B" w14:textId="77777777" w:rsidR="00A841C6" w:rsidRDefault="00A841C6" w:rsidP="00901335">
            <w:pPr>
              <w:pStyle w:val="TableParagraph"/>
              <w:spacing w:line="177" w:lineRule="exact"/>
              <w:ind w:left="67"/>
              <w:rPr>
                <w:sz w:val="18"/>
              </w:rPr>
            </w:pPr>
            <w:r>
              <w:rPr>
                <w:sz w:val="18"/>
              </w:rPr>
              <w:t>Yes</w:t>
            </w:r>
          </w:p>
        </w:tc>
      </w:tr>
      <w:tr w:rsidR="00A841C6" w14:paraId="1F9C15C2" w14:textId="77777777" w:rsidTr="00901335">
        <w:trPr>
          <w:trHeight w:val="182"/>
        </w:trPr>
        <w:tc>
          <w:tcPr>
            <w:tcW w:w="10161" w:type="dxa"/>
            <w:vMerge/>
          </w:tcPr>
          <w:p w14:paraId="33D74812" w14:textId="77777777" w:rsidR="00A841C6" w:rsidRPr="00261D55" w:rsidRDefault="00A841C6" w:rsidP="00901335">
            <w:pPr>
              <w:pStyle w:val="TableParagraph"/>
              <w:spacing w:line="222" w:lineRule="exact"/>
              <w:rPr>
                <w:rFonts w:ascii="Calibri" w:hAnsi="Calibri" w:cs="Calibri"/>
                <w:color w:val="000000"/>
                <w:sz w:val="20"/>
                <w:szCs w:val="20"/>
                <w:lang w:val="en-GB"/>
              </w:rPr>
            </w:pPr>
          </w:p>
        </w:tc>
        <w:tc>
          <w:tcPr>
            <w:tcW w:w="530" w:type="dxa"/>
            <w:tcBorders>
              <w:top w:val="nil"/>
              <w:bottom w:val="nil"/>
              <w:right w:val="nil"/>
            </w:tcBorders>
          </w:tcPr>
          <w:p w14:paraId="64F49A87" w14:textId="77777777" w:rsidR="00A841C6" w:rsidRDefault="00A841C6" w:rsidP="00901335">
            <w:pPr>
              <w:pStyle w:val="TableParagraph"/>
              <w:spacing w:line="191" w:lineRule="exact"/>
              <w:ind w:left="140"/>
              <w:rPr>
                <w:sz w:val="18"/>
              </w:rPr>
            </w:pPr>
            <w:r>
              <w:rPr>
                <w:sz w:val="18"/>
              </w:rPr>
              <w:t>98</w:t>
            </w:r>
          </w:p>
        </w:tc>
        <w:tc>
          <w:tcPr>
            <w:tcW w:w="1909" w:type="dxa"/>
            <w:tcBorders>
              <w:top w:val="nil"/>
              <w:left w:val="nil"/>
              <w:bottom w:val="nil"/>
            </w:tcBorders>
          </w:tcPr>
          <w:p w14:paraId="16D90B88" w14:textId="77777777" w:rsidR="00A841C6" w:rsidRDefault="00A841C6" w:rsidP="00901335">
            <w:pPr>
              <w:pStyle w:val="TableParagraph"/>
              <w:spacing w:line="191" w:lineRule="exact"/>
              <w:ind w:left="75"/>
              <w:rPr>
                <w:sz w:val="18"/>
              </w:rPr>
            </w:pPr>
            <w:r>
              <w:rPr>
                <w:sz w:val="18"/>
              </w:rPr>
              <w:t>Don’t</w:t>
            </w:r>
            <w:r>
              <w:rPr>
                <w:spacing w:val="-3"/>
                <w:sz w:val="18"/>
              </w:rPr>
              <w:t xml:space="preserve"> </w:t>
            </w:r>
            <w:r>
              <w:rPr>
                <w:sz w:val="18"/>
              </w:rPr>
              <w:t>Know</w:t>
            </w:r>
          </w:p>
        </w:tc>
      </w:tr>
      <w:tr w:rsidR="00A841C6" w14:paraId="7DB5806D" w14:textId="77777777" w:rsidTr="00901335">
        <w:trPr>
          <w:trHeight w:val="177"/>
        </w:trPr>
        <w:tc>
          <w:tcPr>
            <w:tcW w:w="10161" w:type="dxa"/>
            <w:vMerge/>
          </w:tcPr>
          <w:p w14:paraId="41FB738A" w14:textId="77777777" w:rsidR="00A841C6" w:rsidRDefault="00A841C6" w:rsidP="00901335">
            <w:pPr>
              <w:rPr>
                <w:sz w:val="2"/>
                <w:szCs w:val="2"/>
              </w:rPr>
            </w:pPr>
          </w:p>
        </w:tc>
        <w:tc>
          <w:tcPr>
            <w:tcW w:w="530" w:type="dxa"/>
            <w:tcBorders>
              <w:top w:val="nil"/>
              <w:right w:val="nil"/>
            </w:tcBorders>
          </w:tcPr>
          <w:p w14:paraId="668C5A95" w14:textId="77777777" w:rsidR="00A841C6" w:rsidRDefault="00A841C6" w:rsidP="00901335">
            <w:pPr>
              <w:pStyle w:val="TableParagraph"/>
              <w:spacing w:line="184" w:lineRule="exact"/>
              <w:ind w:left="140"/>
              <w:rPr>
                <w:sz w:val="18"/>
              </w:rPr>
            </w:pPr>
            <w:r>
              <w:rPr>
                <w:sz w:val="18"/>
              </w:rPr>
              <w:t>99</w:t>
            </w:r>
          </w:p>
        </w:tc>
        <w:tc>
          <w:tcPr>
            <w:tcW w:w="1909" w:type="dxa"/>
            <w:tcBorders>
              <w:top w:val="nil"/>
              <w:left w:val="nil"/>
            </w:tcBorders>
          </w:tcPr>
          <w:p w14:paraId="317C0416" w14:textId="77777777" w:rsidR="00A841C6" w:rsidRDefault="00A841C6" w:rsidP="00901335">
            <w:pPr>
              <w:pStyle w:val="TableParagraph"/>
              <w:spacing w:line="184" w:lineRule="exact"/>
              <w:ind w:left="75"/>
              <w:rPr>
                <w:sz w:val="18"/>
              </w:rPr>
            </w:pPr>
            <w:r>
              <w:rPr>
                <w:sz w:val="18"/>
              </w:rPr>
              <w:t>Refused</w:t>
            </w:r>
          </w:p>
        </w:tc>
      </w:tr>
      <w:tr w:rsidR="00A841C6" w14:paraId="315B810E" w14:textId="77777777" w:rsidTr="00901335">
        <w:trPr>
          <w:trHeight w:val="351"/>
        </w:trPr>
        <w:tc>
          <w:tcPr>
            <w:tcW w:w="10161" w:type="dxa"/>
            <w:vMerge w:val="restart"/>
          </w:tcPr>
          <w:p w14:paraId="370CDDE5" w14:textId="10FCC2FA" w:rsidR="00A841C6" w:rsidRDefault="00ED43A1" w:rsidP="00901335">
            <w:pPr>
              <w:pStyle w:val="TableParagraph"/>
              <w:spacing w:before="108"/>
              <w:rPr>
                <w:sz w:val="21"/>
              </w:rPr>
            </w:pPr>
            <w:r>
              <w:rPr>
                <w:rFonts w:ascii="Calibri" w:hAnsi="Calibri" w:cs="Calibri"/>
                <w:color w:val="000000"/>
                <w:sz w:val="20"/>
                <w:szCs w:val="20"/>
                <w:lang w:val="en-GB"/>
              </w:rPr>
              <w:t xml:space="preserve">14.8 </w:t>
            </w:r>
            <w:r w:rsidR="00A841C6" w:rsidRPr="00261D55">
              <w:rPr>
                <w:rFonts w:ascii="Calibri" w:hAnsi="Calibri" w:cs="Calibri"/>
                <w:color w:val="000000"/>
                <w:sz w:val="20"/>
                <w:szCs w:val="20"/>
                <w:lang w:val="en-GB"/>
              </w:rPr>
              <w:t>Was there a time when you or others in your household were hungry</w:t>
            </w:r>
            <w:r w:rsidR="00A841C6">
              <w:rPr>
                <w:rFonts w:ascii="Calibri" w:hAnsi="Calibri" w:cs="Calibri"/>
                <w:color w:val="000000"/>
                <w:sz w:val="20"/>
                <w:szCs w:val="20"/>
                <w:lang w:val="en-GB"/>
              </w:rPr>
              <w:t xml:space="preserve"> </w:t>
            </w:r>
            <w:r w:rsidR="00A841C6" w:rsidRPr="00261D55">
              <w:rPr>
                <w:rFonts w:ascii="Calibri" w:hAnsi="Calibri" w:cs="Calibri"/>
                <w:color w:val="000000"/>
                <w:sz w:val="20"/>
                <w:szCs w:val="20"/>
                <w:lang w:val="en-GB"/>
              </w:rPr>
              <w:t>but did not eat because there was not enough money or other resources</w:t>
            </w:r>
            <w:r w:rsidR="00A841C6">
              <w:rPr>
                <w:rFonts w:ascii="Calibri" w:hAnsi="Calibri" w:cs="Calibri"/>
                <w:color w:val="000000"/>
                <w:sz w:val="20"/>
                <w:szCs w:val="20"/>
                <w:lang w:val="en-GB"/>
              </w:rPr>
              <w:t xml:space="preserve"> </w:t>
            </w:r>
            <w:r w:rsidR="00A841C6" w:rsidRPr="00261D55">
              <w:rPr>
                <w:rFonts w:ascii="Calibri" w:hAnsi="Calibri" w:cs="Calibri"/>
                <w:color w:val="000000"/>
                <w:sz w:val="20"/>
                <w:szCs w:val="20"/>
                <w:lang w:val="en-GB"/>
              </w:rPr>
              <w:t>for food?</w:t>
            </w:r>
          </w:p>
        </w:tc>
        <w:tc>
          <w:tcPr>
            <w:tcW w:w="530" w:type="dxa"/>
            <w:tcBorders>
              <w:bottom w:val="nil"/>
              <w:right w:val="nil"/>
            </w:tcBorders>
          </w:tcPr>
          <w:p w14:paraId="03A95D42" w14:textId="77777777" w:rsidR="00A841C6" w:rsidRDefault="00A841C6" w:rsidP="00901335">
            <w:pPr>
              <w:pStyle w:val="TableParagraph"/>
              <w:spacing w:line="196" w:lineRule="exact"/>
              <w:ind w:left="0" w:right="8"/>
              <w:jc w:val="center"/>
              <w:rPr>
                <w:sz w:val="18"/>
              </w:rPr>
            </w:pPr>
            <w:r>
              <w:rPr>
                <w:sz w:val="18"/>
              </w:rPr>
              <w:t>0</w:t>
            </w:r>
          </w:p>
          <w:p w14:paraId="136B4FE5" w14:textId="77777777" w:rsidR="00A841C6" w:rsidRDefault="00A841C6" w:rsidP="00901335">
            <w:pPr>
              <w:pStyle w:val="TableParagraph"/>
              <w:spacing w:line="188" w:lineRule="exact"/>
              <w:ind w:left="0" w:right="8"/>
              <w:jc w:val="center"/>
              <w:rPr>
                <w:sz w:val="18"/>
              </w:rPr>
            </w:pPr>
            <w:r>
              <w:rPr>
                <w:sz w:val="18"/>
              </w:rPr>
              <w:t>1</w:t>
            </w:r>
          </w:p>
        </w:tc>
        <w:tc>
          <w:tcPr>
            <w:tcW w:w="1909" w:type="dxa"/>
            <w:tcBorders>
              <w:left w:val="nil"/>
              <w:bottom w:val="nil"/>
            </w:tcBorders>
          </w:tcPr>
          <w:p w14:paraId="16E4D065" w14:textId="77777777" w:rsidR="00A841C6" w:rsidRDefault="00A841C6" w:rsidP="00901335">
            <w:pPr>
              <w:pStyle w:val="TableParagraph"/>
              <w:spacing w:line="196" w:lineRule="exact"/>
              <w:ind w:left="74"/>
              <w:rPr>
                <w:sz w:val="18"/>
              </w:rPr>
            </w:pPr>
            <w:r>
              <w:rPr>
                <w:sz w:val="18"/>
              </w:rPr>
              <w:t>No</w:t>
            </w:r>
          </w:p>
          <w:p w14:paraId="631B821D" w14:textId="77777777" w:rsidR="00A841C6" w:rsidRDefault="00A841C6" w:rsidP="00901335">
            <w:pPr>
              <w:pStyle w:val="TableParagraph"/>
              <w:spacing w:line="188" w:lineRule="exact"/>
              <w:ind w:left="67"/>
              <w:rPr>
                <w:sz w:val="18"/>
              </w:rPr>
            </w:pPr>
            <w:r>
              <w:rPr>
                <w:sz w:val="18"/>
              </w:rPr>
              <w:t>Yes</w:t>
            </w:r>
          </w:p>
        </w:tc>
      </w:tr>
      <w:tr w:rsidR="00A841C6" w14:paraId="15FA9AEB" w14:textId="77777777" w:rsidTr="00901335">
        <w:trPr>
          <w:trHeight w:val="194"/>
        </w:trPr>
        <w:tc>
          <w:tcPr>
            <w:tcW w:w="10161" w:type="dxa"/>
            <w:vMerge/>
          </w:tcPr>
          <w:p w14:paraId="1E72CCDB" w14:textId="77777777" w:rsidR="00A841C6" w:rsidRDefault="00A841C6" w:rsidP="00901335">
            <w:pPr>
              <w:pStyle w:val="TableParagraph"/>
              <w:spacing w:before="33"/>
              <w:rPr>
                <w:sz w:val="21"/>
              </w:rPr>
            </w:pPr>
          </w:p>
        </w:tc>
        <w:tc>
          <w:tcPr>
            <w:tcW w:w="530" w:type="dxa"/>
            <w:tcBorders>
              <w:top w:val="nil"/>
              <w:bottom w:val="nil"/>
              <w:right w:val="nil"/>
            </w:tcBorders>
          </w:tcPr>
          <w:p w14:paraId="3529AE13" w14:textId="77777777" w:rsidR="00A841C6" w:rsidRDefault="00A841C6" w:rsidP="00901335">
            <w:pPr>
              <w:pStyle w:val="TableParagraph"/>
              <w:spacing w:line="205" w:lineRule="exact"/>
              <w:ind w:left="140"/>
              <w:rPr>
                <w:sz w:val="18"/>
              </w:rPr>
            </w:pPr>
            <w:r>
              <w:rPr>
                <w:sz w:val="18"/>
              </w:rPr>
              <w:t>98</w:t>
            </w:r>
          </w:p>
        </w:tc>
        <w:tc>
          <w:tcPr>
            <w:tcW w:w="1909" w:type="dxa"/>
            <w:tcBorders>
              <w:top w:val="nil"/>
              <w:left w:val="nil"/>
              <w:bottom w:val="nil"/>
            </w:tcBorders>
          </w:tcPr>
          <w:p w14:paraId="1B07D171" w14:textId="77777777" w:rsidR="00A841C6" w:rsidRDefault="00A841C6" w:rsidP="00901335">
            <w:pPr>
              <w:pStyle w:val="TableParagraph"/>
              <w:spacing w:line="205" w:lineRule="exact"/>
              <w:ind w:left="75"/>
              <w:rPr>
                <w:sz w:val="18"/>
              </w:rPr>
            </w:pPr>
            <w:r>
              <w:rPr>
                <w:sz w:val="18"/>
              </w:rPr>
              <w:t>Don’t</w:t>
            </w:r>
            <w:r>
              <w:rPr>
                <w:spacing w:val="-3"/>
                <w:sz w:val="18"/>
              </w:rPr>
              <w:t xml:space="preserve"> </w:t>
            </w:r>
            <w:r>
              <w:rPr>
                <w:sz w:val="18"/>
              </w:rPr>
              <w:t>Know</w:t>
            </w:r>
          </w:p>
        </w:tc>
      </w:tr>
      <w:tr w:rsidR="00A841C6" w14:paraId="2D82AD00" w14:textId="77777777" w:rsidTr="00901335">
        <w:trPr>
          <w:trHeight w:val="280"/>
        </w:trPr>
        <w:tc>
          <w:tcPr>
            <w:tcW w:w="10161" w:type="dxa"/>
            <w:vMerge/>
          </w:tcPr>
          <w:p w14:paraId="4A15EC0F" w14:textId="77777777" w:rsidR="00A841C6" w:rsidRDefault="00A841C6" w:rsidP="00901335">
            <w:pPr>
              <w:pStyle w:val="TableParagraph"/>
              <w:spacing w:before="33"/>
              <w:rPr>
                <w:sz w:val="21"/>
              </w:rPr>
            </w:pPr>
          </w:p>
        </w:tc>
        <w:tc>
          <w:tcPr>
            <w:tcW w:w="530" w:type="dxa"/>
            <w:tcBorders>
              <w:top w:val="nil"/>
              <w:right w:val="nil"/>
            </w:tcBorders>
          </w:tcPr>
          <w:p w14:paraId="460DC840" w14:textId="77777777" w:rsidR="00A841C6" w:rsidRDefault="00A841C6" w:rsidP="00901335">
            <w:pPr>
              <w:pStyle w:val="TableParagraph"/>
              <w:spacing w:line="189" w:lineRule="exact"/>
              <w:ind w:left="140"/>
              <w:rPr>
                <w:sz w:val="18"/>
              </w:rPr>
            </w:pPr>
            <w:r>
              <w:rPr>
                <w:sz w:val="18"/>
              </w:rPr>
              <w:t>99</w:t>
            </w:r>
          </w:p>
        </w:tc>
        <w:tc>
          <w:tcPr>
            <w:tcW w:w="1909" w:type="dxa"/>
            <w:tcBorders>
              <w:top w:val="nil"/>
              <w:left w:val="nil"/>
            </w:tcBorders>
          </w:tcPr>
          <w:p w14:paraId="19C8200F" w14:textId="77777777" w:rsidR="00A841C6" w:rsidRDefault="00A841C6" w:rsidP="00901335">
            <w:pPr>
              <w:pStyle w:val="TableParagraph"/>
              <w:spacing w:line="189" w:lineRule="exact"/>
              <w:ind w:left="75"/>
              <w:rPr>
                <w:sz w:val="18"/>
              </w:rPr>
            </w:pPr>
            <w:r>
              <w:rPr>
                <w:sz w:val="18"/>
              </w:rPr>
              <w:t>Refused</w:t>
            </w:r>
          </w:p>
        </w:tc>
      </w:tr>
      <w:tr w:rsidR="00A841C6" w14:paraId="5FD06198" w14:textId="77777777" w:rsidTr="00901335">
        <w:trPr>
          <w:trHeight w:val="178"/>
        </w:trPr>
        <w:tc>
          <w:tcPr>
            <w:tcW w:w="10161" w:type="dxa"/>
            <w:vMerge w:val="restart"/>
          </w:tcPr>
          <w:p w14:paraId="0933B2C5" w14:textId="38641D6C" w:rsidR="00A841C6" w:rsidRPr="00261D55" w:rsidRDefault="00ED43A1" w:rsidP="00901335">
            <w:pPr>
              <w:pStyle w:val="TableParagraph"/>
              <w:spacing w:before="107"/>
              <w:rPr>
                <w:rFonts w:ascii="Calibri" w:hAnsi="Calibri" w:cs="Calibri"/>
                <w:color w:val="000000"/>
                <w:sz w:val="20"/>
                <w:szCs w:val="20"/>
                <w:lang w:val="en-GB"/>
              </w:rPr>
            </w:pPr>
            <w:r>
              <w:rPr>
                <w:rFonts w:ascii="Calibri" w:hAnsi="Calibri" w:cs="Calibri"/>
                <w:color w:val="000000"/>
                <w:sz w:val="20"/>
                <w:szCs w:val="20"/>
                <w:lang w:val="en-GB"/>
              </w:rPr>
              <w:t xml:space="preserve">14.9 </w:t>
            </w:r>
            <w:r w:rsidR="00A841C6" w:rsidRPr="00261D55">
              <w:rPr>
                <w:rFonts w:ascii="Calibri" w:hAnsi="Calibri" w:cs="Calibri"/>
                <w:color w:val="000000"/>
                <w:sz w:val="20"/>
                <w:szCs w:val="20"/>
                <w:lang w:val="en-GB"/>
              </w:rPr>
              <w:t>Was there a time when you or others in your household went without</w:t>
            </w:r>
            <w:r w:rsidR="00A841C6">
              <w:rPr>
                <w:rFonts w:ascii="Calibri" w:hAnsi="Calibri" w:cs="Calibri"/>
                <w:color w:val="000000"/>
                <w:sz w:val="20"/>
                <w:szCs w:val="20"/>
                <w:lang w:val="en-GB"/>
              </w:rPr>
              <w:t xml:space="preserve"> </w:t>
            </w:r>
            <w:r w:rsidR="00A841C6" w:rsidRPr="00261D55">
              <w:rPr>
                <w:rFonts w:ascii="Calibri" w:hAnsi="Calibri" w:cs="Calibri"/>
                <w:color w:val="000000"/>
                <w:sz w:val="20"/>
                <w:szCs w:val="20"/>
                <w:lang w:val="en-GB"/>
              </w:rPr>
              <w:t xml:space="preserve">eating for a whole day because of a lack </w:t>
            </w:r>
            <w:r w:rsidR="00A841C6" w:rsidRPr="00261D55">
              <w:rPr>
                <w:rFonts w:ascii="Calibri" w:hAnsi="Calibri" w:cs="Calibri"/>
                <w:color w:val="000000"/>
                <w:sz w:val="20"/>
                <w:szCs w:val="20"/>
                <w:lang w:val="en-GB"/>
              </w:rPr>
              <w:lastRenderedPageBreak/>
              <w:t>of money or other resources?</w:t>
            </w:r>
          </w:p>
        </w:tc>
        <w:tc>
          <w:tcPr>
            <w:tcW w:w="530" w:type="dxa"/>
            <w:tcBorders>
              <w:bottom w:val="nil"/>
              <w:right w:val="nil"/>
            </w:tcBorders>
          </w:tcPr>
          <w:p w14:paraId="1F5DD3E9" w14:textId="77777777" w:rsidR="00A841C6" w:rsidRDefault="00A841C6" w:rsidP="00901335">
            <w:pPr>
              <w:pStyle w:val="TableParagraph"/>
              <w:spacing w:line="185" w:lineRule="exact"/>
              <w:ind w:left="140"/>
              <w:rPr>
                <w:sz w:val="18"/>
              </w:rPr>
            </w:pPr>
            <w:r>
              <w:rPr>
                <w:sz w:val="18"/>
              </w:rPr>
              <w:lastRenderedPageBreak/>
              <w:t>0</w:t>
            </w:r>
          </w:p>
        </w:tc>
        <w:tc>
          <w:tcPr>
            <w:tcW w:w="1909" w:type="dxa"/>
            <w:tcBorders>
              <w:left w:val="nil"/>
              <w:bottom w:val="nil"/>
            </w:tcBorders>
          </w:tcPr>
          <w:p w14:paraId="6D9748CA" w14:textId="77777777" w:rsidR="00A841C6" w:rsidRDefault="00A841C6" w:rsidP="00901335">
            <w:pPr>
              <w:pStyle w:val="TableParagraph"/>
              <w:spacing w:line="185" w:lineRule="exact"/>
              <w:ind w:left="74"/>
              <w:rPr>
                <w:sz w:val="18"/>
              </w:rPr>
            </w:pPr>
            <w:r>
              <w:rPr>
                <w:sz w:val="18"/>
              </w:rPr>
              <w:t>No</w:t>
            </w:r>
          </w:p>
        </w:tc>
      </w:tr>
      <w:tr w:rsidR="00A841C6" w14:paraId="221AD553" w14:textId="77777777" w:rsidTr="00901335">
        <w:trPr>
          <w:trHeight w:val="172"/>
        </w:trPr>
        <w:tc>
          <w:tcPr>
            <w:tcW w:w="10161" w:type="dxa"/>
            <w:vMerge/>
          </w:tcPr>
          <w:p w14:paraId="583CF9EE" w14:textId="77777777" w:rsidR="00A841C6" w:rsidRPr="00261D55" w:rsidRDefault="00A841C6" w:rsidP="00901335">
            <w:pPr>
              <w:pStyle w:val="TableParagraph"/>
              <w:spacing w:line="224" w:lineRule="exact"/>
              <w:rPr>
                <w:rFonts w:ascii="Calibri" w:hAnsi="Calibri" w:cs="Calibri"/>
                <w:color w:val="000000"/>
                <w:sz w:val="20"/>
                <w:szCs w:val="20"/>
                <w:lang w:val="en-GB"/>
              </w:rPr>
            </w:pPr>
          </w:p>
        </w:tc>
        <w:tc>
          <w:tcPr>
            <w:tcW w:w="530" w:type="dxa"/>
            <w:tcBorders>
              <w:top w:val="nil"/>
              <w:bottom w:val="nil"/>
              <w:right w:val="nil"/>
            </w:tcBorders>
          </w:tcPr>
          <w:p w14:paraId="364D0703" w14:textId="77777777" w:rsidR="00A841C6" w:rsidRDefault="00A841C6" w:rsidP="00901335">
            <w:pPr>
              <w:pStyle w:val="TableParagraph"/>
              <w:spacing w:line="178" w:lineRule="exact"/>
              <w:ind w:left="140"/>
              <w:rPr>
                <w:sz w:val="18"/>
              </w:rPr>
            </w:pPr>
            <w:r>
              <w:rPr>
                <w:sz w:val="18"/>
              </w:rPr>
              <w:t>1</w:t>
            </w:r>
          </w:p>
        </w:tc>
        <w:tc>
          <w:tcPr>
            <w:tcW w:w="1909" w:type="dxa"/>
            <w:tcBorders>
              <w:top w:val="nil"/>
              <w:left w:val="nil"/>
              <w:bottom w:val="nil"/>
            </w:tcBorders>
          </w:tcPr>
          <w:p w14:paraId="4412D8FA" w14:textId="77777777" w:rsidR="00A841C6" w:rsidRDefault="00A841C6" w:rsidP="00901335">
            <w:pPr>
              <w:pStyle w:val="TableParagraph"/>
              <w:spacing w:line="178" w:lineRule="exact"/>
              <w:ind w:left="67"/>
              <w:rPr>
                <w:sz w:val="18"/>
              </w:rPr>
            </w:pPr>
            <w:r>
              <w:rPr>
                <w:sz w:val="18"/>
              </w:rPr>
              <w:t>Yes</w:t>
            </w:r>
          </w:p>
        </w:tc>
      </w:tr>
      <w:tr w:rsidR="00A841C6" w14:paraId="60C20CC5" w14:textId="77777777" w:rsidTr="00901335">
        <w:trPr>
          <w:trHeight w:val="183"/>
        </w:trPr>
        <w:tc>
          <w:tcPr>
            <w:tcW w:w="10161" w:type="dxa"/>
            <w:vMerge/>
          </w:tcPr>
          <w:p w14:paraId="7A769735" w14:textId="77777777" w:rsidR="00A841C6" w:rsidRPr="00261D55" w:rsidRDefault="00A841C6" w:rsidP="00901335">
            <w:pPr>
              <w:pStyle w:val="TableParagraph"/>
              <w:spacing w:line="224" w:lineRule="exact"/>
              <w:rPr>
                <w:rFonts w:ascii="Calibri" w:hAnsi="Calibri" w:cs="Calibri"/>
                <w:color w:val="000000"/>
                <w:sz w:val="20"/>
                <w:szCs w:val="20"/>
                <w:lang w:val="en-GB"/>
              </w:rPr>
            </w:pPr>
          </w:p>
        </w:tc>
        <w:tc>
          <w:tcPr>
            <w:tcW w:w="530" w:type="dxa"/>
            <w:tcBorders>
              <w:top w:val="nil"/>
              <w:bottom w:val="nil"/>
              <w:right w:val="nil"/>
            </w:tcBorders>
          </w:tcPr>
          <w:p w14:paraId="3293C617" w14:textId="77777777" w:rsidR="00A841C6" w:rsidRDefault="00A841C6" w:rsidP="00901335">
            <w:pPr>
              <w:pStyle w:val="TableParagraph"/>
              <w:spacing w:line="191" w:lineRule="exact"/>
              <w:ind w:left="140"/>
              <w:rPr>
                <w:sz w:val="18"/>
              </w:rPr>
            </w:pPr>
            <w:r>
              <w:rPr>
                <w:sz w:val="18"/>
              </w:rPr>
              <w:t>98</w:t>
            </w:r>
          </w:p>
        </w:tc>
        <w:tc>
          <w:tcPr>
            <w:tcW w:w="1909" w:type="dxa"/>
            <w:tcBorders>
              <w:top w:val="nil"/>
              <w:left w:val="nil"/>
              <w:bottom w:val="nil"/>
            </w:tcBorders>
          </w:tcPr>
          <w:p w14:paraId="6A232151" w14:textId="77777777" w:rsidR="00A841C6" w:rsidRDefault="00A841C6" w:rsidP="00901335">
            <w:pPr>
              <w:pStyle w:val="TableParagraph"/>
              <w:spacing w:line="191" w:lineRule="exact"/>
              <w:ind w:left="75"/>
              <w:rPr>
                <w:sz w:val="18"/>
              </w:rPr>
            </w:pPr>
            <w:r>
              <w:rPr>
                <w:sz w:val="18"/>
              </w:rPr>
              <w:t>Don’t</w:t>
            </w:r>
            <w:r>
              <w:rPr>
                <w:spacing w:val="-3"/>
                <w:sz w:val="18"/>
              </w:rPr>
              <w:t xml:space="preserve"> </w:t>
            </w:r>
            <w:r>
              <w:rPr>
                <w:sz w:val="18"/>
              </w:rPr>
              <w:t>Know</w:t>
            </w:r>
          </w:p>
        </w:tc>
      </w:tr>
      <w:tr w:rsidR="00A841C6" w14:paraId="5A12C86E" w14:textId="77777777" w:rsidTr="00901335">
        <w:trPr>
          <w:trHeight w:val="174"/>
        </w:trPr>
        <w:tc>
          <w:tcPr>
            <w:tcW w:w="10161" w:type="dxa"/>
            <w:vMerge/>
          </w:tcPr>
          <w:p w14:paraId="0F70D46F" w14:textId="77777777" w:rsidR="00A841C6" w:rsidRDefault="00A841C6" w:rsidP="00901335">
            <w:pPr>
              <w:rPr>
                <w:sz w:val="2"/>
                <w:szCs w:val="2"/>
              </w:rPr>
            </w:pPr>
          </w:p>
        </w:tc>
        <w:tc>
          <w:tcPr>
            <w:tcW w:w="530" w:type="dxa"/>
            <w:tcBorders>
              <w:top w:val="nil"/>
              <w:right w:val="nil"/>
            </w:tcBorders>
          </w:tcPr>
          <w:p w14:paraId="76926B41" w14:textId="77777777" w:rsidR="00A841C6" w:rsidRDefault="00A841C6" w:rsidP="00901335">
            <w:pPr>
              <w:pStyle w:val="TableParagraph"/>
              <w:spacing w:line="182" w:lineRule="exact"/>
              <w:ind w:left="140"/>
              <w:rPr>
                <w:sz w:val="18"/>
              </w:rPr>
            </w:pPr>
            <w:r>
              <w:rPr>
                <w:sz w:val="18"/>
              </w:rPr>
              <w:t>99</w:t>
            </w:r>
          </w:p>
        </w:tc>
        <w:tc>
          <w:tcPr>
            <w:tcW w:w="1909" w:type="dxa"/>
            <w:tcBorders>
              <w:top w:val="nil"/>
              <w:left w:val="nil"/>
            </w:tcBorders>
          </w:tcPr>
          <w:p w14:paraId="6A29A102" w14:textId="77777777" w:rsidR="00A841C6" w:rsidRDefault="00A841C6" w:rsidP="00901335">
            <w:pPr>
              <w:pStyle w:val="TableParagraph"/>
              <w:spacing w:line="182" w:lineRule="exact"/>
              <w:ind w:left="75"/>
              <w:rPr>
                <w:sz w:val="18"/>
              </w:rPr>
            </w:pPr>
            <w:r>
              <w:rPr>
                <w:sz w:val="18"/>
              </w:rPr>
              <w:t>Refused</w:t>
            </w:r>
          </w:p>
        </w:tc>
      </w:tr>
    </w:tbl>
    <w:p w14:paraId="24372741" w14:textId="38D41251" w:rsidR="00A841C6" w:rsidRDefault="00A841C6" w:rsidP="003311A7"/>
    <w:p w14:paraId="70C08733" w14:textId="414CB09A" w:rsidR="00E90D7B" w:rsidRPr="008D236A" w:rsidRDefault="005E57E0">
      <w:pPr>
        <w:pStyle w:val="Titre1"/>
        <w:rPr>
          <w:i/>
          <w:iCs/>
          <w:color w:val="auto"/>
          <w:sz w:val="18"/>
          <w:szCs w:val="18"/>
        </w:rPr>
      </w:pPr>
      <w:r>
        <w:t>1</w:t>
      </w:r>
      <w:r w:rsidR="0041706B">
        <w:t>5</w:t>
      </w:r>
      <w:r>
        <w:t xml:space="preserve">. </w:t>
      </w:r>
      <w:r w:rsidR="00D43B1A">
        <w:t>Household A</w:t>
      </w:r>
      <w:r w:rsidR="00206CE6">
        <w:t>ssets</w:t>
      </w:r>
      <w:r w:rsidR="008D236A">
        <w:t xml:space="preserve"> </w:t>
      </w:r>
      <w:r w:rsidR="008D236A" w:rsidRPr="008D236A">
        <w:rPr>
          <w:color w:val="auto"/>
          <w:sz w:val="18"/>
          <w:szCs w:val="18"/>
        </w:rPr>
        <w:t>(</w:t>
      </w:r>
      <w:r w:rsidR="008D236A" w:rsidRPr="008D236A">
        <w:rPr>
          <w:i/>
          <w:iCs/>
          <w:color w:val="auto"/>
          <w:sz w:val="18"/>
          <w:szCs w:val="18"/>
        </w:rPr>
        <w:t>Assets to be adjusted based on local context /after testing)</w:t>
      </w:r>
    </w:p>
    <w:tbl>
      <w:tblPr>
        <w:tblpPr w:leftFromText="180" w:rightFromText="180" w:vertAnchor="text" w:tblpY="1"/>
        <w:tblOverlap w:val="never"/>
        <w:tblW w:w="44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9"/>
        <w:gridCol w:w="6320"/>
        <w:gridCol w:w="4297"/>
      </w:tblGrid>
      <w:tr w:rsidR="00B62717" w:rsidRPr="00D43B1A" w14:paraId="75B505F3" w14:textId="77777777" w:rsidTr="76AEE1A1">
        <w:trPr>
          <w:cantSplit/>
          <w:trHeight w:val="461"/>
        </w:trPr>
        <w:tc>
          <w:tcPr>
            <w:tcW w:w="980" w:type="pct"/>
            <w:vMerge w:val="restart"/>
            <w:shd w:val="clear" w:color="auto" w:fill="D0CECE"/>
            <w:vAlign w:val="center"/>
          </w:tcPr>
          <w:p w14:paraId="7729EF36" w14:textId="77777777" w:rsidR="00B62717" w:rsidRPr="00D43B1A" w:rsidRDefault="00B62717" w:rsidP="00901335">
            <w:pPr>
              <w:spacing w:after="160" w:line="259" w:lineRule="auto"/>
              <w:jc w:val="both"/>
              <w:rPr>
                <w:rFonts w:ascii="Calibri" w:eastAsia="Calibri" w:hAnsi="Calibri" w:cs="Arial"/>
                <w:b/>
                <w:bCs/>
                <w:sz w:val="20"/>
                <w:szCs w:val="20"/>
                <w:lang w:val="en-CA"/>
              </w:rPr>
            </w:pPr>
            <w:r w:rsidRPr="00D43B1A">
              <w:rPr>
                <w:rFonts w:ascii="Calibri" w:eastAsia="Calibri" w:hAnsi="Calibri" w:cs="Arial"/>
                <w:b/>
                <w:bCs/>
                <w:sz w:val="20"/>
                <w:szCs w:val="20"/>
                <w:lang w:val="en-CA"/>
              </w:rPr>
              <w:t>Variable name/label</w:t>
            </w:r>
          </w:p>
        </w:tc>
        <w:tc>
          <w:tcPr>
            <w:tcW w:w="2393" w:type="pct"/>
            <w:vMerge w:val="restart"/>
            <w:shd w:val="clear" w:color="auto" w:fill="D0CECE"/>
          </w:tcPr>
          <w:p w14:paraId="1ECAF490" w14:textId="77777777" w:rsidR="00B62717" w:rsidRPr="00D43B1A" w:rsidRDefault="00B62717" w:rsidP="00901335">
            <w:pPr>
              <w:tabs>
                <w:tab w:val="left" w:pos="2038"/>
              </w:tabs>
              <w:spacing w:after="160" w:line="259" w:lineRule="auto"/>
              <w:jc w:val="center"/>
              <w:rPr>
                <w:rFonts w:ascii="Calibri" w:eastAsia="Calibri" w:hAnsi="Calibri" w:cs="Arial"/>
                <w:b/>
                <w:bCs/>
                <w:sz w:val="20"/>
                <w:szCs w:val="20"/>
                <w:lang w:val="en-CA"/>
              </w:rPr>
            </w:pPr>
            <w:r w:rsidRPr="00D43B1A">
              <w:rPr>
                <w:rFonts w:ascii="Calibri" w:eastAsia="Calibri" w:hAnsi="Calibri" w:cs="Arial"/>
                <w:b/>
                <w:bCs/>
                <w:sz w:val="20"/>
                <w:szCs w:val="20"/>
                <w:lang w:val="en-CA"/>
              </w:rPr>
              <w:t xml:space="preserve">Type of </w:t>
            </w:r>
            <w:r w:rsidRPr="00D43B1A">
              <w:rPr>
                <w:rFonts w:ascii="Calibri" w:eastAsia="Calibri" w:hAnsi="Calibri" w:cs="Times New Roman"/>
                <w:b/>
                <w:bCs/>
                <w:sz w:val="20"/>
                <w:szCs w:val="20"/>
                <w:lang w:val="en-CA"/>
              </w:rPr>
              <w:t xml:space="preserve">basic household </w:t>
            </w:r>
            <w:r w:rsidRPr="00D43B1A">
              <w:rPr>
                <w:rFonts w:ascii="Calibri" w:eastAsia="Calibri" w:hAnsi="Calibri" w:cs="Arial"/>
                <w:b/>
                <w:bCs/>
                <w:sz w:val="20"/>
                <w:szCs w:val="20"/>
                <w:lang w:val="en-CA"/>
              </w:rPr>
              <w:t>asset</w:t>
            </w:r>
          </w:p>
        </w:tc>
        <w:tc>
          <w:tcPr>
            <w:tcW w:w="1627" w:type="pct"/>
            <w:vMerge w:val="restart"/>
            <w:shd w:val="clear" w:color="auto" w:fill="D0CECE"/>
          </w:tcPr>
          <w:p w14:paraId="7868D5F6" w14:textId="77777777" w:rsidR="00B62717" w:rsidRDefault="00B62717" w:rsidP="00B62717">
            <w:pPr>
              <w:spacing w:after="0" w:line="240" w:lineRule="auto"/>
              <w:jc w:val="center"/>
              <w:rPr>
                <w:rFonts w:ascii="Calibri" w:eastAsia="Calibri" w:hAnsi="Calibri" w:cs="Times New Roman"/>
                <w:sz w:val="20"/>
                <w:szCs w:val="20"/>
                <w:lang w:val="en-CA"/>
              </w:rPr>
            </w:pPr>
            <w:r w:rsidRPr="76AEE1A1">
              <w:rPr>
                <w:rFonts w:ascii="Calibri" w:eastAsia="Calibri" w:hAnsi="Calibri" w:cs="Times New Roman"/>
                <w:sz w:val="20"/>
                <w:szCs w:val="20"/>
                <w:lang w:val="en-CA"/>
              </w:rPr>
              <w:t xml:space="preserve">Does your household have these items? </w:t>
            </w:r>
          </w:p>
          <w:p w14:paraId="1EF69B6A" w14:textId="68E54742" w:rsidR="00B62717" w:rsidRPr="00D43B1A" w:rsidRDefault="00B62717" w:rsidP="00B62717">
            <w:pPr>
              <w:tabs>
                <w:tab w:val="left" w:pos="2038"/>
              </w:tabs>
              <w:spacing w:after="160" w:line="259" w:lineRule="auto"/>
              <w:jc w:val="center"/>
              <w:rPr>
                <w:rFonts w:ascii="Calibri" w:eastAsia="Calibri" w:hAnsi="Calibri" w:cs="Arial"/>
                <w:b/>
                <w:bCs/>
                <w:sz w:val="20"/>
                <w:szCs w:val="20"/>
                <w:lang w:val="en-CA"/>
              </w:rPr>
            </w:pPr>
            <w:r w:rsidRPr="76AEE1A1">
              <w:rPr>
                <w:rFonts w:ascii="Calibri" w:eastAsia="Calibri" w:hAnsi="Calibri" w:cs="Times New Roman"/>
                <w:i/>
                <w:iCs/>
                <w:sz w:val="20"/>
                <w:szCs w:val="20"/>
                <w:lang w:val="en-CA"/>
              </w:rPr>
              <w:t>(0=No, 1=Yes)</w:t>
            </w:r>
          </w:p>
        </w:tc>
      </w:tr>
      <w:tr w:rsidR="00B62717" w:rsidRPr="00D43B1A" w14:paraId="43A0A18B" w14:textId="77777777" w:rsidTr="76AEE1A1">
        <w:trPr>
          <w:cantSplit/>
          <w:trHeight w:val="436"/>
        </w:trPr>
        <w:tc>
          <w:tcPr>
            <w:tcW w:w="980" w:type="pct"/>
            <w:vMerge/>
            <w:vAlign w:val="center"/>
          </w:tcPr>
          <w:p w14:paraId="3CB23051" w14:textId="77777777" w:rsidR="00B62717" w:rsidRPr="00D43B1A" w:rsidRDefault="00B62717" w:rsidP="00901335">
            <w:pPr>
              <w:spacing w:after="160" w:line="259" w:lineRule="auto"/>
              <w:jc w:val="both"/>
              <w:rPr>
                <w:rFonts w:ascii="Calibri" w:eastAsia="Calibri" w:hAnsi="Calibri" w:cs="Arial"/>
                <w:b/>
                <w:bCs/>
                <w:sz w:val="20"/>
                <w:szCs w:val="20"/>
                <w:lang w:val="en-CA"/>
              </w:rPr>
            </w:pPr>
          </w:p>
        </w:tc>
        <w:tc>
          <w:tcPr>
            <w:tcW w:w="2393" w:type="pct"/>
            <w:vMerge/>
          </w:tcPr>
          <w:p w14:paraId="1AF462C7" w14:textId="77777777" w:rsidR="00B62717" w:rsidRPr="00D43B1A" w:rsidRDefault="00B62717" w:rsidP="00901335">
            <w:pPr>
              <w:tabs>
                <w:tab w:val="left" w:pos="2038"/>
              </w:tabs>
              <w:spacing w:after="160" w:line="259" w:lineRule="auto"/>
              <w:rPr>
                <w:rFonts w:ascii="Calibri" w:eastAsia="Calibri" w:hAnsi="Calibri" w:cs="Arial"/>
                <w:b/>
                <w:bCs/>
                <w:sz w:val="20"/>
                <w:szCs w:val="20"/>
                <w:lang w:val="en-CA"/>
              </w:rPr>
            </w:pPr>
          </w:p>
        </w:tc>
        <w:tc>
          <w:tcPr>
            <w:tcW w:w="1627" w:type="pct"/>
            <w:vMerge/>
          </w:tcPr>
          <w:p w14:paraId="7FA3A291" w14:textId="77777777" w:rsidR="00B62717" w:rsidRPr="00D43B1A" w:rsidRDefault="00B62717" w:rsidP="00901335">
            <w:pPr>
              <w:tabs>
                <w:tab w:val="left" w:pos="2038"/>
              </w:tabs>
              <w:spacing w:after="160" w:line="259" w:lineRule="auto"/>
              <w:rPr>
                <w:rFonts w:ascii="Calibri" w:eastAsia="Calibri" w:hAnsi="Calibri" w:cs="Arial"/>
                <w:b/>
                <w:bCs/>
                <w:sz w:val="20"/>
                <w:szCs w:val="20"/>
                <w:lang w:val="en-CA"/>
              </w:rPr>
            </w:pPr>
          </w:p>
        </w:tc>
      </w:tr>
      <w:tr w:rsidR="00B62717" w:rsidRPr="00D43B1A" w14:paraId="03CB307F" w14:textId="77777777" w:rsidTr="76AEE1A1">
        <w:trPr>
          <w:cantSplit/>
          <w:trHeight w:hRule="exact" w:val="251"/>
        </w:trPr>
        <w:tc>
          <w:tcPr>
            <w:tcW w:w="980" w:type="pct"/>
            <w:shd w:val="clear" w:color="auto" w:fill="auto"/>
          </w:tcPr>
          <w:p w14:paraId="0462178F"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color w:val="7F7F7F"/>
                <w:szCs w:val="18"/>
                <w:lang w:val="it-IT"/>
              </w:rPr>
              <w:t>HHAssetMattress</w:t>
            </w:r>
          </w:p>
        </w:tc>
        <w:tc>
          <w:tcPr>
            <w:tcW w:w="2393" w:type="pct"/>
            <w:shd w:val="clear" w:color="auto" w:fill="auto"/>
          </w:tcPr>
          <w:p w14:paraId="422E760E" w14:textId="77777777" w:rsidR="00B62717" w:rsidRPr="00D43B1A" w:rsidRDefault="00B62717" w:rsidP="00901335">
            <w:pPr>
              <w:spacing w:after="160" w:line="259" w:lineRule="auto"/>
              <w:jc w:val="center"/>
              <w:rPr>
                <w:rFonts w:ascii="Calibri" w:eastAsia="Calibri" w:hAnsi="Calibri" w:cs="Arial"/>
                <w:sz w:val="22"/>
                <w:lang w:val="en-CA"/>
              </w:rPr>
            </w:pPr>
            <w:r w:rsidRPr="00D43B1A">
              <w:rPr>
                <w:rFonts w:ascii="Calibri" w:eastAsia="Calibri" w:hAnsi="Calibri" w:cs="Arial"/>
                <w:sz w:val="22"/>
                <w:lang w:val="en-CA"/>
              </w:rPr>
              <w:t>Mattresses</w:t>
            </w:r>
          </w:p>
        </w:tc>
        <w:tc>
          <w:tcPr>
            <w:tcW w:w="1627" w:type="pct"/>
            <w:shd w:val="clear" w:color="auto" w:fill="auto"/>
          </w:tcPr>
          <w:p w14:paraId="77228EBF"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2AF3677A" w14:textId="77777777" w:rsidTr="76AEE1A1">
        <w:trPr>
          <w:cantSplit/>
          <w:trHeight w:hRule="exact" w:val="251"/>
        </w:trPr>
        <w:tc>
          <w:tcPr>
            <w:tcW w:w="980" w:type="pct"/>
            <w:shd w:val="clear" w:color="auto" w:fill="auto"/>
          </w:tcPr>
          <w:p w14:paraId="25103C66" w14:textId="7777777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Calibri"/>
                <w:color w:val="7F7F7F"/>
                <w:szCs w:val="18"/>
                <w:lang w:val="it-IT"/>
              </w:rPr>
              <w:t>HHAssetSofa</w:t>
            </w:r>
          </w:p>
        </w:tc>
        <w:tc>
          <w:tcPr>
            <w:tcW w:w="2393" w:type="pct"/>
            <w:shd w:val="clear" w:color="auto" w:fill="auto"/>
          </w:tcPr>
          <w:p w14:paraId="7AE9DABC" w14:textId="77777777" w:rsidR="00B62717" w:rsidRPr="00D43B1A" w:rsidRDefault="00B62717" w:rsidP="00901335">
            <w:pPr>
              <w:spacing w:after="160" w:line="259" w:lineRule="auto"/>
              <w:jc w:val="center"/>
              <w:rPr>
                <w:rFonts w:ascii="Calibri" w:eastAsia="Calibri" w:hAnsi="Calibri" w:cs="Arial"/>
                <w:sz w:val="22"/>
                <w:lang w:val="en-CA"/>
              </w:rPr>
            </w:pPr>
            <w:r w:rsidRPr="00D43B1A">
              <w:rPr>
                <w:rFonts w:ascii="Calibri" w:eastAsia="Calibri" w:hAnsi="Calibri" w:cs="Arial"/>
                <w:sz w:val="22"/>
                <w:lang w:val="en-CA"/>
              </w:rPr>
              <w:t>Sofas</w:t>
            </w:r>
          </w:p>
        </w:tc>
        <w:tc>
          <w:tcPr>
            <w:tcW w:w="1627" w:type="pct"/>
            <w:shd w:val="clear" w:color="auto" w:fill="auto"/>
          </w:tcPr>
          <w:p w14:paraId="62BDEB29"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0F35C5E4" w14:textId="77777777" w:rsidTr="76AEE1A1">
        <w:trPr>
          <w:cantSplit/>
          <w:trHeight w:hRule="exact" w:val="251"/>
        </w:trPr>
        <w:tc>
          <w:tcPr>
            <w:tcW w:w="980" w:type="pct"/>
            <w:shd w:val="clear" w:color="auto" w:fill="auto"/>
          </w:tcPr>
          <w:p w14:paraId="56D57628"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i/>
                <w:iCs/>
                <w:color w:val="7F7F7F"/>
                <w:szCs w:val="18"/>
                <w:lang w:val="it-IT"/>
              </w:rPr>
              <w:t>HHAssetELamp</w:t>
            </w:r>
          </w:p>
        </w:tc>
        <w:tc>
          <w:tcPr>
            <w:tcW w:w="2393" w:type="pct"/>
            <w:shd w:val="clear" w:color="auto" w:fill="auto"/>
          </w:tcPr>
          <w:p w14:paraId="5622B745" w14:textId="77777777" w:rsidR="00B62717" w:rsidRPr="00D43B1A" w:rsidRDefault="00B62717" w:rsidP="00901335">
            <w:pPr>
              <w:spacing w:after="160" w:line="259" w:lineRule="auto"/>
              <w:jc w:val="center"/>
              <w:rPr>
                <w:rFonts w:ascii="Calibri" w:eastAsia="Calibri" w:hAnsi="Calibri" w:cs="Arial"/>
                <w:i/>
                <w:iCs/>
                <w:sz w:val="22"/>
                <w:lang w:val="en-CA"/>
              </w:rPr>
            </w:pPr>
            <w:r w:rsidRPr="00D43B1A">
              <w:rPr>
                <w:rFonts w:ascii="Calibri" w:eastAsia="Calibri" w:hAnsi="Calibri" w:cs="Arial"/>
                <w:i/>
                <w:iCs/>
                <w:sz w:val="22"/>
                <w:lang w:val="it-IT"/>
              </w:rPr>
              <w:t>Electric lamps</w:t>
            </w:r>
          </w:p>
        </w:tc>
        <w:tc>
          <w:tcPr>
            <w:tcW w:w="1627" w:type="pct"/>
            <w:shd w:val="clear" w:color="auto" w:fill="auto"/>
          </w:tcPr>
          <w:p w14:paraId="2EE7D727"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1C0C5D0E" w14:textId="77777777" w:rsidTr="76AEE1A1">
        <w:trPr>
          <w:cantSplit/>
          <w:trHeight w:hRule="exact" w:val="251"/>
        </w:trPr>
        <w:tc>
          <w:tcPr>
            <w:tcW w:w="980" w:type="pct"/>
            <w:shd w:val="clear" w:color="auto" w:fill="auto"/>
          </w:tcPr>
          <w:p w14:paraId="41C22474"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color w:val="7F7F7F"/>
                <w:szCs w:val="18"/>
                <w:lang w:val="it-IT"/>
              </w:rPr>
              <w:t>HHAssetCarp</w:t>
            </w:r>
          </w:p>
        </w:tc>
        <w:tc>
          <w:tcPr>
            <w:tcW w:w="2393" w:type="pct"/>
            <w:shd w:val="clear" w:color="auto" w:fill="auto"/>
          </w:tcPr>
          <w:p w14:paraId="4FFD596C" w14:textId="77777777" w:rsidR="00B62717" w:rsidRPr="00D43B1A" w:rsidRDefault="00B62717" w:rsidP="00901335">
            <w:pPr>
              <w:spacing w:after="160" w:line="259" w:lineRule="auto"/>
              <w:jc w:val="center"/>
              <w:rPr>
                <w:rFonts w:ascii="Calibri" w:eastAsia="Calibri" w:hAnsi="Calibri" w:cs="Arial"/>
                <w:sz w:val="22"/>
                <w:lang w:val="en-CA"/>
              </w:rPr>
            </w:pPr>
            <w:r w:rsidRPr="00D43B1A">
              <w:rPr>
                <w:rFonts w:ascii="Calibri" w:eastAsia="Calibri" w:hAnsi="Calibri" w:cs="Arial"/>
                <w:sz w:val="22"/>
                <w:lang w:val="it-IT"/>
              </w:rPr>
              <w:t>Carpets/rugs</w:t>
            </w:r>
          </w:p>
        </w:tc>
        <w:tc>
          <w:tcPr>
            <w:tcW w:w="1627" w:type="pct"/>
            <w:shd w:val="clear" w:color="auto" w:fill="auto"/>
          </w:tcPr>
          <w:p w14:paraId="01B1C62D"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1D562222" w14:textId="77777777" w:rsidTr="76AEE1A1">
        <w:trPr>
          <w:cantSplit/>
          <w:trHeight w:hRule="exact" w:val="251"/>
        </w:trPr>
        <w:tc>
          <w:tcPr>
            <w:tcW w:w="980" w:type="pct"/>
            <w:shd w:val="clear" w:color="auto" w:fill="auto"/>
          </w:tcPr>
          <w:p w14:paraId="215A981D"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color w:val="7F7F7F"/>
                <w:szCs w:val="18"/>
                <w:lang w:val="it-IT"/>
              </w:rPr>
              <w:t>HHAssetWaterTank</w:t>
            </w:r>
            <w:r w:rsidRPr="00D43B1A">
              <w:rPr>
                <w:rFonts w:ascii="Calibri" w:eastAsia="Calibri" w:hAnsi="Calibri" w:cs="Calibri"/>
                <w:color w:val="7F7F7F"/>
                <w:szCs w:val="18"/>
                <w:lang w:val="it-IT"/>
              </w:rPr>
              <w:tab/>
            </w:r>
          </w:p>
        </w:tc>
        <w:tc>
          <w:tcPr>
            <w:tcW w:w="2393" w:type="pct"/>
            <w:shd w:val="clear" w:color="auto" w:fill="auto"/>
          </w:tcPr>
          <w:p w14:paraId="2B8A5998" w14:textId="77777777" w:rsidR="00B62717" w:rsidRPr="00D43B1A" w:rsidRDefault="00B62717" w:rsidP="00901335">
            <w:pPr>
              <w:spacing w:after="160" w:line="259" w:lineRule="auto"/>
              <w:jc w:val="center"/>
              <w:rPr>
                <w:rFonts w:ascii="Calibri" w:eastAsia="Calibri" w:hAnsi="Calibri" w:cs="Arial"/>
                <w:sz w:val="22"/>
                <w:lang w:val="it-IT"/>
              </w:rPr>
            </w:pPr>
            <w:r w:rsidRPr="00D43B1A">
              <w:rPr>
                <w:rFonts w:ascii="Calibri" w:eastAsia="Calibri" w:hAnsi="Calibri" w:cs="Arial"/>
                <w:sz w:val="22"/>
                <w:lang w:val="it-IT"/>
              </w:rPr>
              <w:t>Water tanks</w:t>
            </w:r>
          </w:p>
        </w:tc>
        <w:tc>
          <w:tcPr>
            <w:tcW w:w="1627" w:type="pct"/>
            <w:shd w:val="clear" w:color="auto" w:fill="auto"/>
          </w:tcPr>
          <w:p w14:paraId="760E4ABD"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32F6B25D" w14:textId="77777777" w:rsidTr="76AEE1A1">
        <w:trPr>
          <w:cantSplit/>
          <w:trHeight w:hRule="exact" w:val="75"/>
        </w:trPr>
        <w:tc>
          <w:tcPr>
            <w:tcW w:w="980" w:type="pct"/>
            <w:shd w:val="clear" w:color="auto" w:fill="595959" w:themeFill="text1" w:themeFillTint="A6"/>
            <w:vAlign w:val="center"/>
          </w:tcPr>
          <w:p w14:paraId="0C68345E"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c>
          <w:tcPr>
            <w:tcW w:w="2393" w:type="pct"/>
            <w:shd w:val="clear" w:color="auto" w:fill="595959" w:themeFill="text1" w:themeFillTint="A6"/>
          </w:tcPr>
          <w:p w14:paraId="14ADAE9A"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c>
          <w:tcPr>
            <w:tcW w:w="1627" w:type="pct"/>
            <w:shd w:val="clear" w:color="auto" w:fill="595959" w:themeFill="text1" w:themeFillTint="A6"/>
          </w:tcPr>
          <w:p w14:paraId="0F546015"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731BA16B" w14:textId="77777777" w:rsidTr="76AEE1A1">
        <w:trPr>
          <w:cantSplit/>
          <w:trHeight w:hRule="exact" w:val="511"/>
        </w:trPr>
        <w:tc>
          <w:tcPr>
            <w:tcW w:w="980" w:type="pct"/>
            <w:shd w:val="clear" w:color="auto" w:fill="D9D9D9" w:themeFill="background1" w:themeFillShade="D9"/>
            <w:vAlign w:val="center"/>
          </w:tcPr>
          <w:p w14:paraId="3D255E1F"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Arial"/>
                <w:b/>
                <w:bCs/>
                <w:sz w:val="20"/>
                <w:szCs w:val="20"/>
                <w:lang w:val="en-CA"/>
              </w:rPr>
              <w:t>Variable name/label</w:t>
            </w:r>
          </w:p>
        </w:tc>
        <w:tc>
          <w:tcPr>
            <w:tcW w:w="2393" w:type="pct"/>
            <w:shd w:val="clear" w:color="auto" w:fill="D9D9D9" w:themeFill="background1" w:themeFillShade="D9"/>
          </w:tcPr>
          <w:p w14:paraId="5D9897E9"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Arial"/>
                <w:b/>
                <w:bCs/>
                <w:sz w:val="20"/>
                <w:szCs w:val="20"/>
                <w:lang w:val="en-CA"/>
              </w:rPr>
              <w:t xml:space="preserve">Type of </w:t>
            </w:r>
            <w:r w:rsidRPr="00D43B1A">
              <w:rPr>
                <w:rFonts w:ascii="Calibri" w:eastAsia="Calibri" w:hAnsi="Calibri" w:cs="Times New Roman"/>
                <w:b/>
                <w:bCs/>
                <w:sz w:val="20"/>
                <w:szCs w:val="20"/>
                <w:lang w:val="en-CA"/>
              </w:rPr>
              <w:t>basic electric</w:t>
            </w:r>
            <w:r w:rsidRPr="00D43B1A">
              <w:rPr>
                <w:rFonts w:ascii="Calibri" w:eastAsia="Calibri" w:hAnsi="Calibri" w:cs="Arial"/>
                <w:b/>
                <w:bCs/>
                <w:sz w:val="20"/>
                <w:szCs w:val="20"/>
                <w:lang w:val="en-CA"/>
              </w:rPr>
              <w:t xml:space="preserve"> asset</w:t>
            </w:r>
          </w:p>
        </w:tc>
        <w:tc>
          <w:tcPr>
            <w:tcW w:w="1627" w:type="pct"/>
            <w:shd w:val="clear" w:color="auto" w:fill="D9D9D9" w:themeFill="background1" w:themeFillShade="D9"/>
          </w:tcPr>
          <w:p w14:paraId="1629284E" w14:textId="77777777" w:rsidR="00B62717" w:rsidRDefault="00B62717" w:rsidP="00B62717">
            <w:pPr>
              <w:spacing w:after="0" w:line="240" w:lineRule="auto"/>
              <w:jc w:val="center"/>
              <w:rPr>
                <w:rFonts w:ascii="Calibri" w:eastAsia="Calibri" w:hAnsi="Calibri" w:cs="Times New Roman"/>
                <w:sz w:val="20"/>
                <w:szCs w:val="20"/>
                <w:lang w:val="en-CA"/>
              </w:rPr>
            </w:pPr>
            <w:r w:rsidRPr="76AEE1A1">
              <w:rPr>
                <w:rFonts w:ascii="Calibri" w:eastAsia="Calibri" w:hAnsi="Calibri" w:cs="Times New Roman"/>
                <w:sz w:val="20"/>
                <w:szCs w:val="20"/>
                <w:lang w:val="en-CA"/>
              </w:rPr>
              <w:t xml:space="preserve">Does your household have these items? </w:t>
            </w:r>
          </w:p>
          <w:p w14:paraId="648F9387" w14:textId="43FBEEE2" w:rsidR="00B62717" w:rsidRPr="00D43B1A" w:rsidRDefault="00B62717" w:rsidP="00B62717">
            <w:pPr>
              <w:spacing w:after="160" w:line="259" w:lineRule="auto"/>
              <w:jc w:val="center"/>
              <w:rPr>
                <w:rFonts w:ascii="Calibri" w:eastAsia="Calibri" w:hAnsi="Calibri" w:cs="Times New Roman"/>
                <w:sz w:val="20"/>
                <w:szCs w:val="20"/>
                <w:lang w:val="en-CA"/>
              </w:rPr>
            </w:pPr>
            <w:r w:rsidRPr="76AEE1A1">
              <w:rPr>
                <w:rFonts w:ascii="Calibri" w:eastAsia="Calibri" w:hAnsi="Calibri" w:cs="Times New Roman"/>
                <w:i/>
                <w:iCs/>
                <w:sz w:val="20"/>
                <w:szCs w:val="20"/>
                <w:lang w:val="en-CA"/>
              </w:rPr>
              <w:t>(0=No, 1=Yes)</w:t>
            </w:r>
          </w:p>
        </w:tc>
      </w:tr>
      <w:tr w:rsidR="00B62717" w:rsidRPr="00D43B1A" w14:paraId="65D0DD8F" w14:textId="77777777" w:rsidTr="76AEE1A1">
        <w:trPr>
          <w:cantSplit/>
          <w:trHeight w:hRule="exact" w:val="251"/>
        </w:trPr>
        <w:tc>
          <w:tcPr>
            <w:tcW w:w="980" w:type="pct"/>
            <w:shd w:val="clear" w:color="auto" w:fill="auto"/>
          </w:tcPr>
          <w:p w14:paraId="060C7DFC"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color w:val="7F7F7F"/>
                <w:szCs w:val="18"/>
                <w:lang w:val="it-IT"/>
              </w:rPr>
              <w:t>HHAssetCellphone</w:t>
            </w:r>
          </w:p>
        </w:tc>
        <w:tc>
          <w:tcPr>
            <w:tcW w:w="2393" w:type="pct"/>
            <w:shd w:val="clear" w:color="auto" w:fill="auto"/>
          </w:tcPr>
          <w:p w14:paraId="2849E69E" w14:textId="77777777" w:rsidR="00B62717" w:rsidRPr="00D43B1A" w:rsidRDefault="00B62717" w:rsidP="00901335">
            <w:pPr>
              <w:spacing w:after="160" w:line="259" w:lineRule="auto"/>
              <w:jc w:val="center"/>
              <w:rPr>
                <w:rFonts w:ascii="Calibri" w:eastAsia="Calibri" w:hAnsi="Calibri" w:cs="Arial"/>
                <w:i/>
                <w:iCs/>
                <w:sz w:val="22"/>
                <w:lang w:val="en-CA"/>
              </w:rPr>
            </w:pPr>
            <w:r w:rsidRPr="00D43B1A">
              <w:rPr>
                <w:rFonts w:ascii="Calibri" w:eastAsia="Calibri" w:hAnsi="Calibri" w:cs="Arial"/>
                <w:i/>
                <w:iCs/>
                <w:sz w:val="22"/>
                <w:lang w:val="en-CA"/>
              </w:rPr>
              <w:t>Cell phones</w:t>
            </w:r>
          </w:p>
        </w:tc>
        <w:tc>
          <w:tcPr>
            <w:tcW w:w="1627" w:type="pct"/>
            <w:shd w:val="clear" w:color="auto" w:fill="auto"/>
          </w:tcPr>
          <w:p w14:paraId="2CE845F7"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158AB669" w14:textId="77777777" w:rsidTr="76AEE1A1">
        <w:trPr>
          <w:cantSplit/>
          <w:trHeight w:hRule="exact" w:val="251"/>
        </w:trPr>
        <w:tc>
          <w:tcPr>
            <w:tcW w:w="980" w:type="pct"/>
            <w:shd w:val="clear" w:color="auto" w:fill="auto"/>
          </w:tcPr>
          <w:p w14:paraId="18D0A612"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color w:val="7F7F7F"/>
                <w:szCs w:val="18"/>
                <w:lang w:val="it-IT"/>
              </w:rPr>
              <w:t>HHAssetRefrig</w:t>
            </w:r>
          </w:p>
        </w:tc>
        <w:tc>
          <w:tcPr>
            <w:tcW w:w="2393" w:type="pct"/>
            <w:shd w:val="clear" w:color="auto" w:fill="auto"/>
          </w:tcPr>
          <w:p w14:paraId="177FC254" w14:textId="77777777" w:rsidR="00B62717" w:rsidRPr="00D43B1A" w:rsidRDefault="00B62717" w:rsidP="00901335">
            <w:pPr>
              <w:spacing w:after="160" w:line="259" w:lineRule="auto"/>
              <w:jc w:val="center"/>
              <w:rPr>
                <w:rFonts w:ascii="Calibri" w:eastAsia="Calibri" w:hAnsi="Calibri" w:cs="Arial"/>
                <w:i/>
                <w:iCs/>
                <w:sz w:val="22"/>
                <w:lang w:val="en-CA"/>
              </w:rPr>
            </w:pPr>
            <w:r w:rsidRPr="00D43B1A">
              <w:rPr>
                <w:rFonts w:ascii="Calibri" w:eastAsia="Calibri" w:hAnsi="Calibri" w:cs="Arial"/>
                <w:i/>
                <w:iCs/>
                <w:sz w:val="22"/>
                <w:lang w:val="en-CA"/>
              </w:rPr>
              <w:t>Refrigerators</w:t>
            </w:r>
          </w:p>
        </w:tc>
        <w:tc>
          <w:tcPr>
            <w:tcW w:w="1627" w:type="pct"/>
            <w:shd w:val="clear" w:color="auto" w:fill="auto"/>
          </w:tcPr>
          <w:p w14:paraId="3A84D922"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33F1CE54" w14:textId="77777777" w:rsidTr="76AEE1A1">
        <w:trPr>
          <w:cantSplit/>
          <w:trHeight w:hRule="exact" w:val="251"/>
        </w:trPr>
        <w:tc>
          <w:tcPr>
            <w:tcW w:w="980" w:type="pct"/>
            <w:shd w:val="clear" w:color="auto" w:fill="auto"/>
          </w:tcPr>
          <w:p w14:paraId="05849172"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color w:val="7F7F7F"/>
                <w:szCs w:val="18"/>
                <w:lang w:val="it-IT"/>
              </w:rPr>
              <w:t>HHAssetIron</w:t>
            </w:r>
          </w:p>
        </w:tc>
        <w:tc>
          <w:tcPr>
            <w:tcW w:w="2393" w:type="pct"/>
            <w:shd w:val="clear" w:color="auto" w:fill="auto"/>
          </w:tcPr>
          <w:p w14:paraId="49CC77D6" w14:textId="77777777" w:rsidR="00B62717" w:rsidRPr="00D43B1A" w:rsidRDefault="00B62717" w:rsidP="00901335">
            <w:pPr>
              <w:spacing w:after="160" w:line="259" w:lineRule="auto"/>
              <w:jc w:val="center"/>
              <w:rPr>
                <w:rFonts w:ascii="Calibri" w:eastAsia="Calibri" w:hAnsi="Calibri" w:cs="Arial"/>
                <w:i/>
                <w:iCs/>
                <w:sz w:val="22"/>
                <w:lang w:val="en-CA"/>
              </w:rPr>
            </w:pPr>
            <w:r w:rsidRPr="00D43B1A">
              <w:rPr>
                <w:rFonts w:ascii="Calibri" w:eastAsia="Calibri" w:hAnsi="Calibri" w:cs="Arial"/>
                <w:i/>
                <w:iCs/>
                <w:sz w:val="22"/>
                <w:lang w:val="en-CA"/>
              </w:rPr>
              <w:t>Irons</w:t>
            </w:r>
          </w:p>
        </w:tc>
        <w:tc>
          <w:tcPr>
            <w:tcW w:w="1627" w:type="pct"/>
            <w:shd w:val="clear" w:color="auto" w:fill="auto"/>
          </w:tcPr>
          <w:p w14:paraId="56A9320C"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6CCC9FB5" w14:textId="77777777" w:rsidTr="76AEE1A1">
        <w:trPr>
          <w:cantSplit/>
          <w:trHeight w:hRule="exact" w:val="251"/>
        </w:trPr>
        <w:tc>
          <w:tcPr>
            <w:tcW w:w="980" w:type="pct"/>
            <w:shd w:val="clear" w:color="auto" w:fill="auto"/>
          </w:tcPr>
          <w:p w14:paraId="5E85296E"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color w:val="7F7F7F"/>
                <w:szCs w:val="18"/>
                <w:lang w:val="it-IT"/>
              </w:rPr>
              <w:t>HHAssetGHeat</w:t>
            </w:r>
          </w:p>
        </w:tc>
        <w:tc>
          <w:tcPr>
            <w:tcW w:w="2393" w:type="pct"/>
            <w:shd w:val="clear" w:color="auto" w:fill="auto"/>
          </w:tcPr>
          <w:p w14:paraId="359354A7" w14:textId="77777777" w:rsidR="00B62717" w:rsidRPr="00D43B1A" w:rsidRDefault="00B62717" w:rsidP="00901335">
            <w:pPr>
              <w:spacing w:after="160" w:line="259" w:lineRule="auto"/>
              <w:jc w:val="center"/>
              <w:rPr>
                <w:rFonts w:ascii="Calibri" w:eastAsia="Calibri" w:hAnsi="Calibri" w:cs="Arial"/>
                <w:i/>
                <w:iCs/>
                <w:sz w:val="22"/>
                <w:lang w:val="en-CA"/>
              </w:rPr>
            </w:pPr>
            <w:r w:rsidRPr="00D43B1A">
              <w:rPr>
                <w:rFonts w:ascii="Calibri" w:eastAsia="Calibri" w:hAnsi="Calibri" w:cs="Arial"/>
                <w:i/>
                <w:iCs/>
                <w:sz w:val="22"/>
                <w:lang w:val="en-CA"/>
              </w:rPr>
              <w:t>Gas heaters</w:t>
            </w:r>
          </w:p>
        </w:tc>
        <w:tc>
          <w:tcPr>
            <w:tcW w:w="1627" w:type="pct"/>
            <w:shd w:val="clear" w:color="auto" w:fill="auto"/>
          </w:tcPr>
          <w:p w14:paraId="15AEC51D"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0BD4CA02" w14:textId="77777777" w:rsidTr="76AEE1A1">
        <w:trPr>
          <w:cantSplit/>
          <w:trHeight w:hRule="exact" w:val="251"/>
        </w:trPr>
        <w:tc>
          <w:tcPr>
            <w:tcW w:w="980" w:type="pct"/>
            <w:shd w:val="clear" w:color="auto" w:fill="auto"/>
          </w:tcPr>
          <w:p w14:paraId="0117C91C"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color w:val="7F7F7F"/>
                <w:szCs w:val="18"/>
                <w:lang w:val="it-IT"/>
              </w:rPr>
              <w:t>HHAssetEFan</w:t>
            </w:r>
          </w:p>
        </w:tc>
        <w:tc>
          <w:tcPr>
            <w:tcW w:w="2393" w:type="pct"/>
            <w:shd w:val="clear" w:color="auto" w:fill="auto"/>
          </w:tcPr>
          <w:p w14:paraId="088AEF72" w14:textId="77777777" w:rsidR="00B62717" w:rsidRPr="00D43B1A" w:rsidRDefault="00B62717" w:rsidP="00901335">
            <w:pPr>
              <w:spacing w:after="160" w:line="259" w:lineRule="auto"/>
              <w:jc w:val="center"/>
              <w:rPr>
                <w:rFonts w:ascii="Calibri" w:eastAsia="Calibri" w:hAnsi="Calibri" w:cs="Arial"/>
                <w:i/>
                <w:iCs/>
                <w:sz w:val="22"/>
                <w:lang w:val="en-CA"/>
              </w:rPr>
            </w:pPr>
            <w:r w:rsidRPr="00D43B1A">
              <w:rPr>
                <w:rFonts w:ascii="Calibri" w:eastAsia="Calibri" w:hAnsi="Calibri" w:cs="Arial"/>
                <w:i/>
                <w:iCs/>
                <w:sz w:val="22"/>
                <w:lang w:val="en-CA"/>
              </w:rPr>
              <w:t>Electric fans</w:t>
            </w:r>
          </w:p>
        </w:tc>
        <w:tc>
          <w:tcPr>
            <w:tcW w:w="1627" w:type="pct"/>
            <w:shd w:val="clear" w:color="auto" w:fill="auto"/>
          </w:tcPr>
          <w:p w14:paraId="7B97DBB6"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1607E6B3" w14:textId="77777777" w:rsidTr="76AEE1A1">
        <w:trPr>
          <w:cantSplit/>
          <w:trHeight w:hRule="exact" w:val="78"/>
        </w:trPr>
        <w:tc>
          <w:tcPr>
            <w:tcW w:w="980" w:type="pct"/>
            <w:shd w:val="clear" w:color="auto" w:fill="595959" w:themeFill="text1" w:themeFillTint="A6"/>
            <w:vAlign w:val="center"/>
          </w:tcPr>
          <w:p w14:paraId="7D566FFC"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c>
          <w:tcPr>
            <w:tcW w:w="2393" w:type="pct"/>
            <w:shd w:val="clear" w:color="auto" w:fill="595959" w:themeFill="text1" w:themeFillTint="A6"/>
          </w:tcPr>
          <w:p w14:paraId="78131EC3"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c>
          <w:tcPr>
            <w:tcW w:w="1627" w:type="pct"/>
            <w:shd w:val="clear" w:color="auto" w:fill="595959" w:themeFill="text1" w:themeFillTint="A6"/>
          </w:tcPr>
          <w:p w14:paraId="05512BBF"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Times New Roman"/>
                <w:sz w:val="20"/>
                <w:szCs w:val="20"/>
                <w:lang w:val="en-CA"/>
              </w:rPr>
              <w:t>Does your household have these items?</w:t>
            </w:r>
          </w:p>
        </w:tc>
      </w:tr>
      <w:tr w:rsidR="00B62717" w:rsidRPr="00D43B1A" w14:paraId="7606398A" w14:textId="77777777" w:rsidTr="76AEE1A1">
        <w:trPr>
          <w:cantSplit/>
          <w:trHeight w:hRule="exact" w:val="609"/>
        </w:trPr>
        <w:tc>
          <w:tcPr>
            <w:tcW w:w="980" w:type="pct"/>
            <w:shd w:val="clear" w:color="auto" w:fill="D9D9D9" w:themeFill="background1" w:themeFillShade="D9"/>
            <w:vAlign w:val="center"/>
          </w:tcPr>
          <w:p w14:paraId="482A303A"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Arial"/>
                <w:b/>
                <w:bCs/>
                <w:sz w:val="20"/>
                <w:szCs w:val="20"/>
                <w:lang w:val="en-CA"/>
              </w:rPr>
              <w:t>Variable name/label</w:t>
            </w:r>
          </w:p>
        </w:tc>
        <w:tc>
          <w:tcPr>
            <w:tcW w:w="2393" w:type="pct"/>
            <w:shd w:val="clear" w:color="auto" w:fill="D9D9D9" w:themeFill="background1" w:themeFillShade="D9"/>
          </w:tcPr>
          <w:p w14:paraId="1588FAB0"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Arial"/>
                <w:b/>
                <w:bCs/>
                <w:sz w:val="20"/>
                <w:szCs w:val="20"/>
                <w:lang w:val="en-CA"/>
              </w:rPr>
              <w:t xml:space="preserve">Type of </w:t>
            </w:r>
            <w:r w:rsidRPr="00D43B1A">
              <w:rPr>
                <w:rFonts w:ascii="Calibri" w:eastAsia="Calibri" w:hAnsi="Calibri" w:cs="Times New Roman"/>
                <w:b/>
                <w:bCs/>
                <w:sz w:val="20"/>
                <w:szCs w:val="20"/>
                <w:lang w:val="en-CA"/>
              </w:rPr>
              <w:t xml:space="preserve">advanced electric </w:t>
            </w:r>
            <w:r w:rsidRPr="00D43B1A">
              <w:rPr>
                <w:rFonts w:ascii="Calibri" w:eastAsia="Calibri" w:hAnsi="Calibri" w:cs="Arial"/>
                <w:b/>
                <w:bCs/>
                <w:sz w:val="20"/>
                <w:szCs w:val="20"/>
                <w:lang w:val="en-CA"/>
              </w:rPr>
              <w:t>asset</w:t>
            </w:r>
          </w:p>
        </w:tc>
        <w:tc>
          <w:tcPr>
            <w:tcW w:w="1627" w:type="pct"/>
            <w:shd w:val="clear" w:color="auto" w:fill="D9D9D9" w:themeFill="background1" w:themeFillShade="D9"/>
          </w:tcPr>
          <w:p w14:paraId="48C173D9" w14:textId="77777777" w:rsidR="00B62717" w:rsidRDefault="00B62717" w:rsidP="00B62717">
            <w:pPr>
              <w:spacing w:after="0" w:line="240" w:lineRule="auto"/>
              <w:jc w:val="center"/>
              <w:rPr>
                <w:rFonts w:ascii="Calibri" w:eastAsia="Calibri" w:hAnsi="Calibri" w:cs="Times New Roman"/>
                <w:sz w:val="20"/>
                <w:szCs w:val="20"/>
                <w:lang w:val="en-CA"/>
              </w:rPr>
            </w:pPr>
            <w:r w:rsidRPr="76AEE1A1">
              <w:rPr>
                <w:rFonts w:ascii="Calibri" w:eastAsia="Calibri" w:hAnsi="Calibri" w:cs="Times New Roman"/>
                <w:sz w:val="20"/>
                <w:szCs w:val="20"/>
                <w:lang w:val="en-CA"/>
              </w:rPr>
              <w:t xml:space="preserve">Does your household have these items? </w:t>
            </w:r>
          </w:p>
          <w:p w14:paraId="55A35524" w14:textId="408628F8" w:rsidR="00B62717" w:rsidRPr="00D43B1A" w:rsidRDefault="00B62717" w:rsidP="00B62717">
            <w:pPr>
              <w:spacing w:after="160" w:line="259" w:lineRule="auto"/>
              <w:jc w:val="center"/>
              <w:rPr>
                <w:rFonts w:ascii="Calibri" w:eastAsia="Calibri" w:hAnsi="Calibri" w:cs="Times New Roman"/>
                <w:sz w:val="20"/>
                <w:szCs w:val="20"/>
                <w:lang w:val="en-CA"/>
              </w:rPr>
            </w:pPr>
            <w:r w:rsidRPr="76AEE1A1">
              <w:rPr>
                <w:rFonts w:ascii="Calibri" w:eastAsia="Calibri" w:hAnsi="Calibri" w:cs="Times New Roman"/>
                <w:i/>
                <w:iCs/>
                <w:sz w:val="20"/>
                <w:szCs w:val="20"/>
                <w:lang w:val="en-CA"/>
              </w:rPr>
              <w:t>(0=No, 1=Yes)</w:t>
            </w:r>
          </w:p>
        </w:tc>
      </w:tr>
      <w:tr w:rsidR="00B62717" w:rsidRPr="00D43B1A" w14:paraId="35CF7791" w14:textId="77777777" w:rsidTr="76AEE1A1">
        <w:trPr>
          <w:cantSplit/>
          <w:trHeight w:hRule="exact" w:val="251"/>
        </w:trPr>
        <w:tc>
          <w:tcPr>
            <w:tcW w:w="980" w:type="pct"/>
            <w:shd w:val="clear" w:color="auto" w:fill="auto"/>
          </w:tcPr>
          <w:p w14:paraId="67DA5FD0"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color w:val="7F7F7F"/>
                <w:szCs w:val="18"/>
                <w:lang w:val="it-IT"/>
              </w:rPr>
              <w:t>HHAssetInternet</w:t>
            </w:r>
          </w:p>
        </w:tc>
        <w:tc>
          <w:tcPr>
            <w:tcW w:w="2393" w:type="pct"/>
            <w:shd w:val="clear" w:color="auto" w:fill="auto"/>
          </w:tcPr>
          <w:p w14:paraId="3F9A91FE" w14:textId="77777777" w:rsidR="00B62717" w:rsidRPr="00D43B1A" w:rsidRDefault="00B62717" w:rsidP="00901335">
            <w:pPr>
              <w:spacing w:after="160" w:line="259" w:lineRule="auto"/>
              <w:jc w:val="center"/>
              <w:rPr>
                <w:rFonts w:ascii="Calibri" w:eastAsia="Calibri" w:hAnsi="Calibri" w:cs="Arial"/>
                <w:i/>
                <w:iCs/>
                <w:sz w:val="22"/>
                <w:lang w:val="en-CA"/>
              </w:rPr>
            </w:pPr>
            <w:r w:rsidRPr="00D43B1A">
              <w:rPr>
                <w:rFonts w:ascii="Calibri" w:eastAsia="Calibri" w:hAnsi="Calibri" w:cs="Arial"/>
                <w:i/>
                <w:iCs/>
                <w:sz w:val="22"/>
                <w:lang w:val="en-CA"/>
              </w:rPr>
              <w:t>Internet router</w:t>
            </w:r>
          </w:p>
        </w:tc>
        <w:tc>
          <w:tcPr>
            <w:tcW w:w="1627" w:type="pct"/>
            <w:shd w:val="clear" w:color="auto" w:fill="auto"/>
          </w:tcPr>
          <w:p w14:paraId="47EBA2C0"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41202F41" w14:textId="77777777" w:rsidTr="76AEE1A1">
        <w:trPr>
          <w:cantSplit/>
          <w:trHeight w:hRule="exact" w:val="251"/>
        </w:trPr>
        <w:tc>
          <w:tcPr>
            <w:tcW w:w="980" w:type="pct"/>
            <w:shd w:val="clear" w:color="auto" w:fill="auto"/>
          </w:tcPr>
          <w:p w14:paraId="732ACB04" w14:textId="77777777" w:rsidR="00B62717" w:rsidRPr="00D43B1A" w:rsidRDefault="00B62717" w:rsidP="00901335">
            <w:pPr>
              <w:spacing w:after="160" w:line="259" w:lineRule="auto"/>
              <w:jc w:val="center"/>
              <w:rPr>
                <w:rFonts w:ascii="Calibri" w:eastAsia="Calibri" w:hAnsi="Calibri" w:cs="Times New Roman"/>
                <w:sz w:val="20"/>
                <w:szCs w:val="20"/>
                <w:lang w:val="en-CA"/>
              </w:rPr>
            </w:pPr>
            <w:r w:rsidRPr="00D43B1A">
              <w:rPr>
                <w:rFonts w:ascii="Calibri" w:eastAsia="Calibri" w:hAnsi="Calibri" w:cs="Calibri"/>
                <w:color w:val="7F7F7F"/>
                <w:szCs w:val="18"/>
                <w:lang w:val="it-IT"/>
              </w:rPr>
              <w:t>HHAssetLaptop</w:t>
            </w:r>
          </w:p>
        </w:tc>
        <w:tc>
          <w:tcPr>
            <w:tcW w:w="2393" w:type="pct"/>
            <w:shd w:val="clear" w:color="auto" w:fill="auto"/>
          </w:tcPr>
          <w:p w14:paraId="4BBB5462" w14:textId="77777777" w:rsidR="00B62717" w:rsidRPr="00D43B1A" w:rsidRDefault="00B62717" w:rsidP="00901335">
            <w:pPr>
              <w:spacing w:after="160" w:line="259" w:lineRule="auto"/>
              <w:jc w:val="center"/>
              <w:rPr>
                <w:rFonts w:ascii="Calibri" w:eastAsia="Calibri" w:hAnsi="Calibri" w:cs="Arial"/>
                <w:sz w:val="22"/>
                <w:lang w:val="en-CA"/>
              </w:rPr>
            </w:pPr>
            <w:r w:rsidRPr="00D43B1A">
              <w:rPr>
                <w:rFonts w:ascii="Calibri" w:eastAsia="Calibri" w:hAnsi="Calibri" w:cs="Arial"/>
                <w:sz w:val="22"/>
                <w:lang w:val="en-CA"/>
              </w:rPr>
              <w:t>Laptops</w:t>
            </w:r>
          </w:p>
        </w:tc>
        <w:tc>
          <w:tcPr>
            <w:tcW w:w="1627" w:type="pct"/>
            <w:shd w:val="clear" w:color="auto" w:fill="auto"/>
          </w:tcPr>
          <w:p w14:paraId="7C115CC0"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0CF0D2A3" w14:textId="77777777" w:rsidTr="76AEE1A1">
        <w:trPr>
          <w:cantSplit/>
          <w:trHeight w:hRule="exact" w:val="251"/>
        </w:trPr>
        <w:tc>
          <w:tcPr>
            <w:tcW w:w="980" w:type="pct"/>
            <w:shd w:val="clear" w:color="auto" w:fill="auto"/>
          </w:tcPr>
          <w:p w14:paraId="0AC1B40C" w14:textId="7777777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Calibri"/>
                <w:color w:val="7F7F7F"/>
                <w:szCs w:val="18"/>
                <w:lang w:val="it-IT"/>
              </w:rPr>
              <w:t>HHAssetWpump</w:t>
            </w:r>
          </w:p>
        </w:tc>
        <w:tc>
          <w:tcPr>
            <w:tcW w:w="2393" w:type="pct"/>
            <w:shd w:val="clear" w:color="auto" w:fill="auto"/>
          </w:tcPr>
          <w:p w14:paraId="4424E542" w14:textId="77777777" w:rsidR="00B62717" w:rsidRPr="00D43B1A" w:rsidRDefault="00B62717" w:rsidP="00901335">
            <w:pPr>
              <w:spacing w:after="160" w:line="259" w:lineRule="auto"/>
              <w:jc w:val="center"/>
              <w:rPr>
                <w:rFonts w:ascii="Calibri" w:eastAsia="Calibri" w:hAnsi="Calibri" w:cs="Arial"/>
                <w:sz w:val="22"/>
                <w:lang w:val="en-CA"/>
              </w:rPr>
            </w:pPr>
            <w:r w:rsidRPr="00D43B1A">
              <w:rPr>
                <w:rFonts w:ascii="Calibri" w:eastAsia="Calibri" w:hAnsi="Calibri" w:cs="Arial"/>
                <w:sz w:val="22"/>
                <w:lang w:val="en-CA"/>
              </w:rPr>
              <w:t>Water pumps</w:t>
            </w:r>
          </w:p>
        </w:tc>
        <w:tc>
          <w:tcPr>
            <w:tcW w:w="1627" w:type="pct"/>
            <w:shd w:val="clear" w:color="auto" w:fill="auto"/>
          </w:tcPr>
          <w:p w14:paraId="6CE449D1"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5E668389" w14:textId="77777777" w:rsidTr="76AEE1A1">
        <w:trPr>
          <w:cantSplit/>
          <w:trHeight w:hRule="exact" w:val="251"/>
        </w:trPr>
        <w:tc>
          <w:tcPr>
            <w:tcW w:w="980" w:type="pct"/>
            <w:shd w:val="clear" w:color="auto" w:fill="auto"/>
          </w:tcPr>
          <w:p w14:paraId="0DCD667F" w14:textId="7777777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Calibri"/>
                <w:color w:val="7F7F7F"/>
                <w:szCs w:val="18"/>
                <w:lang w:val="it-IT"/>
              </w:rPr>
              <w:t>HHAssetEGenerator</w:t>
            </w:r>
          </w:p>
        </w:tc>
        <w:tc>
          <w:tcPr>
            <w:tcW w:w="2393" w:type="pct"/>
            <w:shd w:val="clear" w:color="auto" w:fill="auto"/>
          </w:tcPr>
          <w:p w14:paraId="1BE1E138" w14:textId="77777777" w:rsidR="00B62717" w:rsidRPr="00D43B1A" w:rsidRDefault="00B62717" w:rsidP="00901335">
            <w:pPr>
              <w:spacing w:after="160" w:line="259" w:lineRule="auto"/>
              <w:jc w:val="center"/>
              <w:rPr>
                <w:rFonts w:ascii="Calibri" w:eastAsia="Calibri" w:hAnsi="Calibri" w:cs="Arial"/>
                <w:sz w:val="22"/>
                <w:lang w:val="en-CA"/>
              </w:rPr>
            </w:pPr>
            <w:r w:rsidRPr="00D43B1A">
              <w:rPr>
                <w:rFonts w:ascii="Calibri" w:eastAsia="Calibri" w:hAnsi="Calibri" w:cs="Arial"/>
                <w:sz w:val="22"/>
                <w:lang w:val="en-CA"/>
              </w:rPr>
              <w:t>Electric generators</w:t>
            </w:r>
          </w:p>
        </w:tc>
        <w:tc>
          <w:tcPr>
            <w:tcW w:w="1627" w:type="pct"/>
            <w:shd w:val="clear" w:color="auto" w:fill="auto"/>
          </w:tcPr>
          <w:p w14:paraId="19BC0DB4"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0E0ACA7B" w14:textId="77777777" w:rsidTr="76AEE1A1">
        <w:trPr>
          <w:cantSplit/>
          <w:trHeight w:hRule="exact" w:val="251"/>
        </w:trPr>
        <w:tc>
          <w:tcPr>
            <w:tcW w:w="980" w:type="pct"/>
            <w:shd w:val="clear" w:color="auto" w:fill="auto"/>
          </w:tcPr>
          <w:p w14:paraId="1DD1141C" w14:textId="7777777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Calibri"/>
                <w:color w:val="7F7F7F"/>
                <w:szCs w:val="18"/>
                <w:lang w:val="it-IT"/>
              </w:rPr>
              <w:t>HHAssetSolar</w:t>
            </w:r>
          </w:p>
        </w:tc>
        <w:tc>
          <w:tcPr>
            <w:tcW w:w="2393" w:type="pct"/>
            <w:shd w:val="clear" w:color="auto" w:fill="auto"/>
          </w:tcPr>
          <w:p w14:paraId="78FD3AE1" w14:textId="77777777" w:rsidR="00B62717" w:rsidRPr="00D43B1A" w:rsidRDefault="00B62717" w:rsidP="00901335">
            <w:pPr>
              <w:spacing w:after="160" w:line="259" w:lineRule="auto"/>
              <w:jc w:val="center"/>
              <w:rPr>
                <w:rFonts w:ascii="Calibri" w:eastAsia="Calibri" w:hAnsi="Calibri" w:cs="Arial"/>
                <w:sz w:val="22"/>
                <w:lang w:val="en-CA"/>
              </w:rPr>
            </w:pPr>
            <w:r w:rsidRPr="00D43B1A">
              <w:rPr>
                <w:rFonts w:ascii="Calibri" w:eastAsia="Calibri" w:hAnsi="Calibri" w:cs="Arial"/>
                <w:sz w:val="22"/>
                <w:lang w:val="en-CA"/>
              </w:rPr>
              <w:t>Solar panels</w:t>
            </w:r>
          </w:p>
        </w:tc>
        <w:tc>
          <w:tcPr>
            <w:tcW w:w="1627" w:type="pct"/>
            <w:shd w:val="clear" w:color="auto" w:fill="auto"/>
          </w:tcPr>
          <w:p w14:paraId="2076F111"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67B3E955" w14:textId="77777777" w:rsidTr="76AEE1A1">
        <w:trPr>
          <w:cantSplit/>
          <w:trHeight w:hRule="exact" w:val="609"/>
        </w:trPr>
        <w:tc>
          <w:tcPr>
            <w:tcW w:w="980" w:type="pct"/>
            <w:shd w:val="clear" w:color="auto" w:fill="D9D9D9" w:themeFill="background1" w:themeFillShade="D9"/>
            <w:vAlign w:val="center"/>
          </w:tcPr>
          <w:p w14:paraId="2E459CFC" w14:textId="7777777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Arial"/>
                <w:b/>
                <w:bCs/>
                <w:sz w:val="20"/>
                <w:szCs w:val="20"/>
                <w:lang w:val="en-CA"/>
              </w:rPr>
              <w:t>Variable name/label</w:t>
            </w:r>
          </w:p>
        </w:tc>
        <w:tc>
          <w:tcPr>
            <w:tcW w:w="2393" w:type="pct"/>
            <w:shd w:val="clear" w:color="auto" w:fill="D9D9D9" w:themeFill="background1" w:themeFillShade="D9"/>
          </w:tcPr>
          <w:p w14:paraId="3FA42E56" w14:textId="77777777" w:rsidR="00B62717" w:rsidRPr="00D43B1A" w:rsidRDefault="00B62717" w:rsidP="00901335">
            <w:pPr>
              <w:spacing w:after="160" w:line="259" w:lineRule="auto"/>
              <w:jc w:val="center"/>
              <w:rPr>
                <w:rFonts w:ascii="Calibri" w:eastAsia="Calibri" w:hAnsi="Calibri" w:cs="Times New Roman"/>
                <w:bCs/>
                <w:sz w:val="22"/>
                <w:szCs w:val="18"/>
                <w:lang w:val="it-IT"/>
              </w:rPr>
            </w:pPr>
            <w:r w:rsidRPr="00D43B1A">
              <w:rPr>
                <w:rFonts w:ascii="Calibri" w:eastAsia="Calibri" w:hAnsi="Calibri" w:cs="Times New Roman"/>
                <w:b/>
                <w:bCs/>
                <w:sz w:val="20"/>
                <w:szCs w:val="20"/>
              </w:rPr>
              <w:t>Type of land/livestock</w:t>
            </w:r>
            <w:r w:rsidRPr="00D43B1A">
              <w:rPr>
                <w:rFonts w:ascii="Calibri" w:eastAsia="Calibri" w:hAnsi="Calibri" w:cs="Times New Roman"/>
                <w:b/>
                <w:bCs/>
                <w:sz w:val="20"/>
                <w:szCs w:val="20"/>
                <w:lang w:val="en-CA"/>
              </w:rPr>
              <w:t xml:space="preserve"> </w:t>
            </w:r>
            <w:r w:rsidRPr="00D43B1A">
              <w:rPr>
                <w:rFonts w:ascii="Calibri" w:eastAsia="Calibri" w:hAnsi="Calibri" w:cs="Arial"/>
                <w:b/>
                <w:bCs/>
                <w:sz w:val="20"/>
                <w:szCs w:val="20"/>
                <w:lang w:val="en-CA"/>
              </w:rPr>
              <w:t>asset</w:t>
            </w:r>
          </w:p>
        </w:tc>
        <w:tc>
          <w:tcPr>
            <w:tcW w:w="1627" w:type="pct"/>
            <w:shd w:val="clear" w:color="auto" w:fill="D9D9D9" w:themeFill="background1" w:themeFillShade="D9"/>
          </w:tcPr>
          <w:p w14:paraId="44862A21" w14:textId="77777777" w:rsidR="00B62717" w:rsidRDefault="00B62717" w:rsidP="00B62717">
            <w:pPr>
              <w:spacing w:after="0" w:line="240" w:lineRule="auto"/>
              <w:jc w:val="center"/>
              <w:rPr>
                <w:rFonts w:ascii="Calibri" w:eastAsia="Calibri" w:hAnsi="Calibri" w:cs="Times New Roman"/>
                <w:sz w:val="20"/>
                <w:szCs w:val="20"/>
                <w:lang w:val="en-CA"/>
              </w:rPr>
            </w:pPr>
            <w:r w:rsidRPr="76AEE1A1">
              <w:rPr>
                <w:rFonts w:ascii="Calibri" w:eastAsia="Calibri" w:hAnsi="Calibri" w:cs="Times New Roman"/>
                <w:sz w:val="20"/>
                <w:szCs w:val="20"/>
                <w:lang w:val="en-CA"/>
              </w:rPr>
              <w:t xml:space="preserve">Does your household have these items? </w:t>
            </w:r>
          </w:p>
          <w:p w14:paraId="4691F013" w14:textId="6A0B1E16" w:rsidR="00B62717" w:rsidRPr="00D43B1A" w:rsidRDefault="00B62717" w:rsidP="00B62717">
            <w:pPr>
              <w:spacing w:after="160" w:line="259" w:lineRule="auto"/>
              <w:jc w:val="center"/>
              <w:rPr>
                <w:rFonts w:ascii="Calibri" w:eastAsia="Calibri" w:hAnsi="Calibri" w:cs="Times New Roman"/>
                <w:sz w:val="20"/>
                <w:szCs w:val="20"/>
                <w:lang w:val="en-CA"/>
              </w:rPr>
            </w:pPr>
            <w:r w:rsidRPr="76AEE1A1">
              <w:rPr>
                <w:rFonts w:ascii="Calibri" w:eastAsia="Calibri" w:hAnsi="Calibri" w:cs="Times New Roman"/>
                <w:i/>
                <w:iCs/>
                <w:sz w:val="20"/>
                <w:szCs w:val="20"/>
                <w:lang w:val="en-CA"/>
              </w:rPr>
              <w:t>(0=No, 1=Yes)</w:t>
            </w:r>
          </w:p>
        </w:tc>
      </w:tr>
      <w:tr w:rsidR="00B62717" w:rsidRPr="00D43B1A" w14:paraId="25F9D090" w14:textId="77777777" w:rsidTr="76AEE1A1">
        <w:trPr>
          <w:cantSplit/>
          <w:trHeight w:hRule="exact" w:val="251"/>
        </w:trPr>
        <w:tc>
          <w:tcPr>
            <w:tcW w:w="980" w:type="pct"/>
            <w:shd w:val="clear" w:color="auto" w:fill="auto"/>
          </w:tcPr>
          <w:p w14:paraId="7C0B5950" w14:textId="77777777" w:rsidR="00B62717" w:rsidRPr="00D43B1A" w:rsidRDefault="00B62717" w:rsidP="00901335">
            <w:pPr>
              <w:spacing w:after="160" w:line="259" w:lineRule="auto"/>
              <w:jc w:val="center"/>
              <w:rPr>
                <w:rFonts w:ascii="Calibri" w:eastAsia="Calibri" w:hAnsi="Calibri" w:cs="Calibri"/>
                <w:color w:val="7F7F7F"/>
                <w:szCs w:val="18"/>
                <w:lang w:val="it-IT"/>
              </w:rPr>
            </w:pPr>
            <w:r w:rsidRPr="00D43B1A">
              <w:rPr>
                <w:rFonts w:ascii="Calibri" w:eastAsia="Calibri" w:hAnsi="Calibri" w:cs="Calibri"/>
                <w:color w:val="7F7F7F"/>
                <w:szCs w:val="18"/>
                <w:lang w:val="it-IT"/>
              </w:rPr>
              <w:t>HHAssetLandPr</w:t>
            </w:r>
          </w:p>
        </w:tc>
        <w:tc>
          <w:tcPr>
            <w:tcW w:w="2393" w:type="pct"/>
            <w:shd w:val="clear" w:color="auto" w:fill="auto"/>
          </w:tcPr>
          <w:p w14:paraId="5A6E406E" w14:textId="77777777" w:rsidR="00B62717" w:rsidRPr="00D43B1A" w:rsidRDefault="00B62717" w:rsidP="00901335">
            <w:pPr>
              <w:spacing w:after="160" w:line="259" w:lineRule="auto"/>
              <w:jc w:val="center"/>
              <w:rPr>
                <w:rFonts w:ascii="Calibri" w:eastAsia="Calibri" w:hAnsi="Calibri" w:cs="Times New Roman"/>
                <w:bCs/>
                <w:sz w:val="22"/>
                <w:szCs w:val="18"/>
                <w:lang w:val="it-IT"/>
              </w:rPr>
            </w:pPr>
            <w:r w:rsidRPr="00D43B1A">
              <w:rPr>
                <w:rFonts w:ascii="Calibri" w:eastAsia="Calibri" w:hAnsi="Calibri" w:cs="Arial"/>
                <w:sz w:val="22"/>
                <w:lang w:val="en-CA"/>
              </w:rPr>
              <w:t>Land for production</w:t>
            </w:r>
          </w:p>
        </w:tc>
        <w:tc>
          <w:tcPr>
            <w:tcW w:w="1627" w:type="pct"/>
            <w:shd w:val="clear" w:color="auto" w:fill="auto"/>
          </w:tcPr>
          <w:p w14:paraId="7877C627"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405C7540" w14:textId="77777777" w:rsidTr="76AEE1A1">
        <w:trPr>
          <w:cantSplit/>
          <w:trHeight w:hRule="exact" w:val="251"/>
        </w:trPr>
        <w:tc>
          <w:tcPr>
            <w:tcW w:w="980" w:type="pct"/>
            <w:shd w:val="clear" w:color="auto" w:fill="auto"/>
          </w:tcPr>
          <w:p w14:paraId="7BC2EAAB" w14:textId="77777777" w:rsidR="00B62717" w:rsidRPr="00D43B1A" w:rsidRDefault="00B62717" w:rsidP="00901335">
            <w:pPr>
              <w:spacing w:after="160" w:line="259" w:lineRule="auto"/>
              <w:jc w:val="center"/>
              <w:rPr>
                <w:rFonts w:ascii="Calibri" w:eastAsia="Calibri" w:hAnsi="Calibri" w:cs="Calibri"/>
                <w:color w:val="7F7F7F"/>
                <w:szCs w:val="18"/>
                <w:lang w:val="it-IT"/>
              </w:rPr>
            </w:pPr>
            <w:r w:rsidRPr="00D43B1A">
              <w:rPr>
                <w:rFonts w:ascii="Calibri" w:eastAsia="Calibri" w:hAnsi="Calibri" w:cs="Calibri"/>
                <w:color w:val="7F7F7F"/>
                <w:szCs w:val="18"/>
                <w:lang w:val="it-IT"/>
              </w:rPr>
              <w:t>HHAssetPoultry</w:t>
            </w:r>
          </w:p>
        </w:tc>
        <w:tc>
          <w:tcPr>
            <w:tcW w:w="2393" w:type="pct"/>
            <w:shd w:val="clear" w:color="auto" w:fill="auto"/>
          </w:tcPr>
          <w:p w14:paraId="7FB19176" w14:textId="77777777" w:rsidR="00B62717" w:rsidRPr="00D43B1A" w:rsidRDefault="00B62717" w:rsidP="00901335">
            <w:pPr>
              <w:spacing w:after="160" w:line="259" w:lineRule="auto"/>
              <w:jc w:val="center"/>
              <w:rPr>
                <w:rFonts w:ascii="Calibri" w:eastAsia="Calibri" w:hAnsi="Calibri" w:cs="Arial"/>
                <w:sz w:val="22"/>
                <w:lang w:val="en-CA"/>
              </w:rPr>
            </w:pPr>
            <w:r w:rsidRPr="00D43B1A">
              <w:rPr>
                <w:rFonts w:ascii="Calibri" w:eastAsia="Calibri" w:hAnsi="Calibri" w:cs="Arial"/>
                <w:sz w:val="22"/>
                <w:lang w:val="en-CA"/>
              </w:rPr>
              <w:t>Poultries (chicken, ducks, turkeys, geese)</w:t>
            </w:r>
          </w:p>
        </w:tc>
        <w:tc>
          <w:tcPr>
            <w:tcW w:w="1627" w:type="pct"/>
            <w:shd w:val="clear" w:color="auto" w:fill="auto"/>
          </w:tcPr>
          <w:p w14:paraId="0C33F576"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4121041D" w14:textId="77777777" w:rsidTr="76AEE1A1">
        <w:trPr>
          <w:cantSplit/>
          <w:trHeight w:hRule="exact" w:val="251"/>
        </w:trPr>
        <w:tc>
          <w:tcPr>
            <w:tcW w:w="980" w:type="pct"/>
            <w:shd w:val="clear" w:color="auto" w:fill="auto"/>
          </w:tcPr>
          <w:p w14:paraId="360AF9BC" w14:textId="77777777" w:rsidR="00B62717" w:rsidRPr="00D43B1A" w:rsidRDefault="00B62717" w:rsidP="00901335">
            <w:pPr>
              <w:spacing w:after="160" w:line="259" w:lineRule="auto"/>
              <w:jc w:val="center"/>
              <w:rPr>
                <w:rFonts w:ascii="Calibri" w:eastAsia="Calibri" w:hAnsi="Calibri" w:cs="Calibri"/>
                <w:color w:val="7F7F7F"/>
                <w:szCs w:val="18"/>
                <w:lang w:val="it-IT"/>
              </w:rPr>
            </w:pPr>
            <w:r w:rsidRPr="00D43B1A">
              <w:rPr>
                <w:rFonts w:ascii="Calibri" w:eastAsia="Calibri" w:hAnsi="Calibri" w:cs="Calibri"/>
                <w:color w:val="7F7F7F"/>
                <w:szCs w:val="18"/>
                <w:lang w:val="it-IT"/>
              </w:rPr>
              <w:t>HHAssetSheep</w:t>
            </w:r>
          </w:p>
        </w:tc>
        <w:tc>
          <w:tcPr>
            <w:tcW w:w="2393" w:type="pct"/>
            <w:shd w:val="clear" w:color="auto" w:fill="auto"/>
          </w:tcPr>
          <w:p w14:paraId="5E1B60D6" w14:textId="77777777" w:rsidR="00B62717" w:rsidRPr="00D43B1A" w:rsidRDefault="00B62717" w:rsidP="00901335">
            <w:pPr>
              <w:spacing w:after="160" w:line="259" w:lineRule="auto"/>
              <w:jc w:val="center"/>
              <w:rPr>
                <w:rFonts w:ascii="Calibri" w:eastAsia="Calibri" w:hAnsi="Calibri" w:cs="Arial"/>
                <w:sz w:val="22"/>
                <w:lang w:val="en-CA"/>
              </w:rPr>
            </w:pPr>
            <w:r w:rsidRPr="00D43B1A">
              <w:rPr>
                <w:rFonts w:ascii="Calibri" w:eastAsia="Calibri" w:hAnsi="Calibri" w:cs="Arial"/>
                <w:sz w:val="22"/>
                <w:lang w:val="en-CA"/>
              </w:rPr>
              <w:t>Sheep</w:t>
            </w:r>
          </w:p>
        </w:tc>
        <w:tc>
          <w:tcPr>
            <w:tcW w:w="1627" w:type="pct"/>
            <w:shd w:val="clear" w:color="auto" w:fill="auto"/>
          </w:tcPr>
          <w:p w14:paraId="5EE2E2BB"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720A6A23" w14:textId="77777777" w:rsidTr="76AEE1A1">
        <w:trPr>
          <w:cantSplit/>
          <w:trHeight w:hRule="exact" w:val="251"/>
        </w:trPr>
        <w:tc>
          <w:tcPr>
            <w:tcW w:w="980" w:type="pct"/>
            <w:shd w:val="clear" w:color="auto" w:fill="auto"/>
          </w:tcPr>
          <w:p w14:paraId="2AA7A0C2" w14:textId="77777777" w:rsidR="00B62717" w:rsidRPr="00D43B1A" w:rsidRDefault="00B62717" w:rsidP="00901335">
            <w:pPr>
              <w:spacing w:after="160" w:line="259" w:lineRule="auto"/>
              <w:jc w:val="center"/>
              <w:rPr>
                <w:rFonts w:ascii="Calibri" w:eastAsia="Calibri" w:hAnsi="Calibri" w:cs="Calibri"/>
                <w:color w:val="7F7F7F"/>
                <w:szCs w:val="18"/>
                <w:lang w:val="it-IT"/>
              </w:rPr>
            </w:pPr>
            <w:r w:rsidRPr="00D43B1A">
              <w:rPr>
                <w:rFonts w:ascii="Calibri" w:eastAsia="Calibri" w:hAnsi="Calibri" w:cs="Calibri"/>
                <w:color w:val="7F7F7F"/>
                <w:szCs w:val="18"/>
                <w:lang w:val="it-IT"/>
              </w:rPr>
              <w:t>HHAssetMill</w:t>
            </w:r>
          </w:p>
        </w:tc>
        <w:tc>
          <w:tcPr>
            <w:tcW w:w="2393" w:type="pct"/>
            <w:shd w:val="clear" w:color="auto" w:fill="auto"/>
          </w:tcPr>
          <w:p w14:paraId="7BCEEC3E" w14:textId="77777777" w:rsidR="00B62717" w:rsidRPr="00D43B1A" w:rsidRDefault="00B62717" w:rsidP="00901335">
            <w:pPr>
              <w:spacing w:after="160" w:line="259" w:lineRule="auto"/>
              <w:jc w:val="center"/>
              <w:rPr>
                <w:rFonts w:ascii="Calibri" w:eastAsia="Calibri" w:hAnsi="Calibri" w:cs="Arial"/>
                <w:sz w:val="22"/>
                <w:lang w:val="en-CA"/>
              </w:rPr>
            </w:pPr>
            <w:r w:rsidRPr="00D43B1A">
              <w:rPr>
                <w:rFonts w:ascii="Calibri" w:eastAsia="Calibri" w:hAnsi="Calibri" w:cs="Arial"/>
                <w:sz w:val="22"/>
                <w:lang w:val="en-CA"/>
              </w:rPr>
              <w:t xml:space="preserve">Milling tools (machine </w:t>
            </w:r>
            <w:proofErr w:type="spellStart"/>
            <w:r w:rsidRPr="00D43B1A">
              <w:rPr>
                <w:rFonts w:ascii="Calibri" w:eastAsia="Calibri" w:hAnsi="Calibri" w:cs="Arial"/>
                <w:sz w:val="22"/>
                <w:lang w:val="en-CA"/>
              </w:rPr>
              <w:t>aechraser</w:t>
            </w:r>
            <w:proofErr w:type="spellEnd"/>
            <w:r w:rsidRPr="00D43B1A">
              <w:rPr>
                <w:rFonts w:ascii="Calibri" w:eastAsia="Calibri" w:hAnsi="Calibri" w:cs="Arial"/>
                <w:sz w:val="22"/>
                <w:lang w:val="en-CA"/>
              </w:rPr>
              <w:t>)</w:t>
            </w:r>
          </w:p>
        </w:tc>
        <w:tc>
          <w:tcPr>
            <w:tcW w:w="1627" w:type="pct"/>
            <w:shd w:val="clear" w:color="auto" w:fill="auto"/>
          </w:tcPr>
          <w:p w14:paraId="4F32FC6B"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52F47A68" w14:textId="77777777" w:rsidTr="76AEE1A1">
        <w:trPr>
          <w:cantSplit/>
          <w:trHeight w:hRule="exact" w:val="251"/>
        </w:trPr>
        <w:tc>
          <w:tcPr>
            <w:tcW w:w="980" w:type="pct"/>
            <w:shd w:val="clear" w:color="auto" w:fill="auto"/>
          </w:tcPr>
          <w:p w14:paraId="1496B5AE" w14:textId="77777777" w:rsidR="00B62717" w:rsidRPr="00D43B1A" w:rsidRDefault="00B62717" w:rsidP="00901335">
            <w:pPr>
              <w:spacing w:after="160" w:line="259" w:lineRule="auto"/>
              <w:jc w:val="center"/>
              <w:rPr>
                <w:rFonts w:ascii="Calibri" w:eastAsia="Calibri" w:hAnsi="Calibri" w:cs="Calibri"/>
                <w:color w:val="7F7F7F"/>
                <w:szCs w:val="18"/>
                <w:lang w:val="it-IT"/>
              </w:rPr>
            </w:pPr>
            <w:r w:rsidRPr="00D43B1A">
              <w:rPr>
                <w:rFonts w:ascii="Calibri" w:eastAsia="Calibri" w:hAnsi="Calibri" w:cs="Calibri"/>
                <w:color w:val="7F7F7F"/>
                <w:szCs w:val="18"/>
                <w:lang w:val="it-IT"/>
              </w:rPr>
              <w:t>HHAssetShovel</w:t>
            </w:r>
          </w:p>
        </w:tc>
        <w:tc>
          <w:tcPr>
            <w:tcW w:w="2393" w:type="pct"/>
            <w:shd w:val="clear" w:color="auto" w:fill="auto"/>
          </w:tcPr>
          <w:p w14:paraId="74C49C84" w14:textId="77777777" w:rsidR="00B62717" w:rsidRPr="00D43B1A" w:rsidRDefault="00B62717" w:rsidP="00901335">
            <w:pPr>
              <w:spacing w:after="160" w:line="259" w:lineRule="auto"/>
              <w:jc w:val="center"/>
              <w:rPr>
                <w:rFonts w:ascii="Calibri" w:eastAsia="Calibri" w:hAnsi="Calibri" w:cs="Times New Roman"/>
                <w:bCs/>
                <w:sz w:val="22"/>
                <w:szCs w:val="18"/>
                <w:lang w:val="en-CA"/>
              </w:rPr>
            </w:pPr>
            <w:r w:rsidRPr="00D43B1A">
              <w:rPr>
                <w:rFonts w:ascii="Calibri" w:eastAsia="Calibri" w:hAnsi="Calibri" w:cs="Times New Roman"/>
                <w:bCs/>
                <w:sz w:val="22"/>
                <w:szCs w:val="18"/>
                <w:lang w:val="it-IT"/>
              </w:rPr>
              <w:t>Shovels</w:t>
            </w:r>
          </w:p>
        </w:tc>
        <w:tc>
          <w:tcPr>
            <w:tcW w:w="1627" w:type="pct"/>
            <w:shd w:val="clear" w:color="auto" w:fill="auto"/>
          </w:tcPr>
          <w:p w14:paraId="091703AB"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213225E9" w14:textId="77777777" w:rsidTr="76AEE1A1">
        <w:trPr>
          <w:cantSplit/>
          <w:trHeight w:hRule="exact" w:val="71"/>
        </w:trPr>
        <w:tc>
          <w:tcPr>
            <w:tcW w:w="980" w:type="pct"/>
            <w:shd w:val="clear" w:color="auto" w:fill="595959" w:themeFill="text1" w:themeFillTint="A6"/>
            <w:vAlign w:val="center"/>
          </w:tcPr>
          <w:p w14:paraId="0808C5F8" w14:textId="77777777" w:rsidR="00B62717" w:rsidRPr="00D43B1A" w:rsidRDefault="00B62717" w:rsidP="00901335">
            <w:pPr>
              <w:spacing w:after="160" w:line="259" w:lineRule="auto"/>
              <w:jc w:val="center"/>
              <w:rPr>
                <w:rFonts w:ascii="Calibri" w:eastAsia="Calibri" w:hAnsi="Calibri" w:cs="Calibri"/>
                <w:color w:val="7F7F7F"/>
                <w:szCs w:val="18"/>
                <w:lang w:val="it-IT"/>
              </w:rPr>
            </w:pPr>
          </w:p>
        </w:tc>
        <w:tc>
          <w:tcPr>
            <w:tcW w:w="2393" w:type="pct"/>
            <w:shd w:val="clear" w:color="auto" w:fill="595959" w:themeFill="text1" w:themeFillTint="A6"/>
            <w:vAlign w:val="center"/>
          </w:tcPr>
          <w:p w14:paraId="539F7AEF" w14:textId="77777777" w:rsidR="00B62717" w:rsidRPr="00D43B1A" w:rsidRDefault="00B62717" w:rsidP="00901335">
            <w:pPr>
              <w:spacing w:after="160" w:line="259" w:lineRule="auto"/>
              <w:jc w:val="center"/>
              <w:rPr>
                <w:rFonts w:ascii="Calibri" w:eastAsia="Calibri" w:hAnsi="Calibri" w:cs="Times New Roman"/>
                <w:bCs/>
                <w:sz w:val="22"/>
                <w:szCs w:val="18"/>
                <w:lang w:val="it-IT"/>
              </w:rPr>
            </w:pPr>
          </w:p>
        </w:tc>
        <w:tc>
          <w:tcPr>
            <w:tcW w:w="1627" w:type="pct"/>
            <w:shd w:val="clear" w:color="auto" w:fill="595959" w:themeFill="text1" w:themeFillTint="A6"/>
            <w:vAlign w:val="center"/>
          </w:tcPr>
          <w:p w14:paraId="1EF46778"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5D3C9AF6" w14:textId="77777777" w:rsidTr="76AEE1A1">
        <w:trPr>
          <w:cantSplit/>
          <w:trHeight w:hRule="exact" w:val="609"/>
        </w:trPr>
        <w:tc>
          <w:tcPr>
            <w:tcW w:w="980" w:type="pct"/>
            <w:shd w:val="clear" w:color="auto" w:fill="D9D9D9" w:themeFill="background1" w:themeFillShade="D9"/>
            <w:vAlign w:val="center"/>
          </w:tcPr>
          <w:p w14:paraId="1BE521C8" w14:textId="7777777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Arial"/>
                <w:b/>
                <w:bCs/>
                <w:sz w:val="20"/>
                <w:szCs w:val="20"/>
                <w:lang w:val="en-CA"/>
              </w:rPr>
              <w:t>Variable name/label</w:t>
            </w:r>
          </w:p>
        </w:tc>
        <w:tc>
          <w:tcPr>
            <w:tcW w:w="2393" w:type="pct"/>
            <w:shd w:val="clear" w:color="auto" w:fill="D9D9D9" w:themeFill="background1" w:themeFillShade="D9"/>
          </w:tcPr>
          <w:p w14:paraId="404DA9BB" w14:textId="77777777" w:rsidR="00B62717" w:rsidRPr="00D43B1A" w:rsidRDefault="00B62717" w:rsidP="00901335">
            <w:pPr>
              <w:spacing w:after="160" w:line="259" w:lineRule="auto"/>
              <w:jc w:val="center"/>
              <w:rPr>
                <w:rFonts w:ascii="Calibri" w:eastAsia="Calibri" w:hAnsi="Calibri" w:cs="Times New Roman"/>
                <w:bCs/>
                <w:sz w:val="22"/>
                <w:szCs w:val="18"/>
                <w:lang w:val="it-IT"/>
              </w:rPr>
            </w:pPr>
            <w:r w:rsidRPr="00D43B1A">
              <w:rPr>
                <w:rFonts w:ascii="Calibri" w:eastAsia="Calibri" w:hAnsi="Calibri" w:cs="Arial"/>
                <w:b/>
                <w:bCs/>
                <w:sz w:val="20"/>
                <w:szCs w:val="20"/>
                <w:lang w:val="en-CA"/>
              </w:rPr>
              <w:t xml:space="preserve">Type of </w:t>
            </w:r>
            <w:r w:rsidRPr="00D43B1A">
              <w:rPr>
                <w:rFonts w:ascii="Calibri" w:eastAsia="Calibri" w:hAnsi="Calibri" w:cs="Times New Roman"/>
                <w:b/>
                <w:bCs/>
                <w:sz w:val="20"/>
                <w:szCs w:val="20"/>
                <w:lang w:val="en-CA"/>
              </w:rPr>
              <w:t xml:space="preserve">transport </w:t>
            </w:r>
            <w:r w:rsidRPr="00D43B1A">
              <w:rPr>
                <w:rFonts w:ascii="Calibri" w:eastAsia="Calibri" w:hAnsi="Calibri" w:cs="Arial"/>
                <w:b/>
                <w:bCs/>
                <w:sz w:val="20"/>
                <w:szCs w:val="20"/>
                <w:lang w:val="en-CA"/>
              </w:rPr>
              <w:t>asset</w:t>
            </w:r>
          </w:p>
        </w:tc>
        <w:tc>
          <w:tcPr>
            <w:tcW w:w="1627" w:type="pct"/>
            <w:shd w:val="clear" w:color="auto" w:fill="D9D9D9" w:themeFill="background1" w:themeFillShade="D9"/>
          </w:tcPr>
          <w:p w14:paraId="2E4A22A4" w14:textId="77777777" w:rsidR="00B62717" w:rsidRDefault="00B62717" w:rsidP="00B62717">
            <w:pPr>
              <w:spacing w:after="0" w:line="240" w:lineRule="auto"/>
              <w:jc w:val="center"/>
              <w:rPr>
                <w:rFonts w:ascii="Calibri" w:eastAsia="Calibri" w:hAnsi="Calibri" w:cs="Times New Roman"/>
                <w:sz w:val="20"/>
                <w:szCs w:val="20"/>
                <w:lang w:val="en-CA"/>
              </w:rPr>
            </w:pPr>
            <w:r w:rsidRPr="76AEE1A1">
              <w:rPr>
                <w:rFonts w:ascii="Calibri" w:eastAsia="Calibri" w:hAnsi="Calibri" w:cs="Times New Roman"/>
                <w:sz w:val="20"/>
                <w:szCs w:val="20"/>
                <w:lang w:val="en-CA"/>
              </w:rPr>
              <w:t xml:space="preserve">Does your household have these items? </w:t>
            </w:r>
          </w:p>
          <w:p w14:paraId="753DC1B1" w14:textId="52AF6889" w:rsidR="00B62717" w:rsidRPr="00D43B1A" w:rsidRDefault="00B62717" w:rsidP="00B62717">
            <w:pPr>
              <w:spacing w:after="0" w:line="240" w:lineRule="auto"/>
              <w:jc w:val="center"/>
              <w:rPr>
                <w:rFonts w:ascii="Calibri" w:eastAsia="Calibri" w:hAnsi="Calibri" w:cs="Times New Roman"/>
                <w:sz w:val="20"/>
                <w:szCs w:val="20"/>
                <w:lang w:val="en-CA"/>
              </w:rPr>
            </w:pPr>
            <w:r w:rsidRPr="76AEE1A1">
              <w:rPr>
                <w:rFonts w:ascii="Calibri" w:eastAsia="Calibri" w:hAnsi="Calibri" w:cs="Times New Roman"/>
                <w:i/>
                <w:iCs/>
                <w:sz w:val="20"/>
                <w:szCs w:val="20"/>
                <w:lang w:val="en-CA"/>
              </w:rPr>
              <w:t>(0=No, 1=Yes)</w:t>
            </w:r>
          </w:p>
        </w:tc>
      </w:tr>
      <w:tr w:rsidR="00B62717" w:rsidRPr="00D43B1A" w14:paraId="62571B77" w14:textId="77777777" w:rsidTr="76AEE1A1">
        <w:trPr>
          <w:cantSplit/>
          <w:trHeight w:hRule="exact" w:val="251"/>
        </w:trPr>
        <w:tc>
          <w:tcPr>
            <w:tcW w:w="980" w:type="pct"/>
            <w:shd w:val="clear" w:color="auto" w:fill="auto"/>
          </w:tcPr>
          <w:p w14:paraId="7911AC5A" w14:textId="522108E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Calibri"/>
                <w:color w:val="7F7F7F"/>
                <w:szCs w:val="18"/>
                <w:lang w:val="it-IT"/>
              </w:rPr>
              <w:t>HHAssetTractor</w:t>
            </w:r>
          </w:p>
        </w:tc>
        <w:tc>
          <w:tcPr>
            <w:tcW w:w="2393" w:type="pct"/>
            <w:shd w:val="clear" w:color="auto" w:fill="auto"/>
          </w:tcPr>
          <w:p w14:paraId="360DE27F" w14:textId="77777777" w:rsidR="00B62717" w:rsidRPr="00D43B1A" w:rsidRDefault="00B62717" w:rsidP="00901335">
            <w:pPr>
              <w:spacing w:after="160" w:line="259" w:lineRule="auto"/>
              <w:jc w:val="center"/>
              <w:rPr>
                <w:rFonts w:ascii="Calibri" w:eastAsia="Calibri" w:hAnsi="Calibri" w:cs="Times New Roman"/>
                <w:bCs/>
                <w:sz w:val="22"/>
                <w:szCs w:val="18"/>
                <w:lang w:val="it-IT"/>
              </w:rPr>
            </w:pPr>
            <w:r w:rsidRPr="00D43B1A">
              <w:rPr>
                <w:rFonts w:ascii="Calibri" w:eastAsia="Calibri" w:hAnsi="Calibri" w:cs="Times New Roman"/>
                <w:bCs/>
                <w:sz w:val="22"/>
                <w:szCs w:val="18"/>
                <w:lang w:val="it-IT"/>
              </w:rPr>
              <w:t>Tractors</w:t>
            </w:r>
          </w:p>
        </w:tc>
        <w:tc>
          <w:tcPr>
            <w:tcW w:w="1627" w:type="pct"/>
            <w:shd w:val="clear" w:color="auto" w:fill="auto"/>
          </w:tcPr>
          <w:p w14:paraId="7CEB1A26"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2AECCEE4" w14:textId="77777777" w:rsidTr="76AEE1A1">
        <w:trPr>
          <w:cantSplit/>
          <w:trHeight w:hRule="exact" w:val="251"/>
        </w:trPr>
        <w:tc>
          <w:tcPr>
            <w:tcW w:w="980" w:type="pct"/>
            <w:shd w:val="clear" w:color="auto" w:fill="auto"/>
          </w:tcPr>
          <w:p w14:paraId="42C58137" w14:textId="7777777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Calibri"/>
                <w:color w:val="7F7F7F"/>
                <w:szCs w:val="18"/>
                <w:lang w:val="it-IT"/>
              </w:rPr>
              <w:t>HHAssetCar</w:t>
            </w:r>
          </w:p>
        </w:tc>
        <w:tc>
          <w:tcPr>
            <w:tcW w:w="2393" w:type="pct"/>
            <w:shd w:val="clear" w:color="auto" w:fill="auto"/>
          </w:tcPr>
          <w:p w14:paraId="2DFB04C8" w14:textId="77777777" w:rsidR="00B62717" w:rsidRPr="00D43B1A" w:rsidRDefault="00B62717" w:rsidP="00901335">
            <w:pPr>
              <w:spacing w:after="160" w:line="259" w:lineRule="auto"/>
              <w:jc w:val="center"/>
              <w:rPr>
                <w:rFonts w:ascii="Calibri" w:eastAsia="Calibri" w:hAnsi="Calibri" w:cs="Times New Roman"/>
                <w:bCs/>
                <w:sz w:val="22"/>
                <w:szCs w:val="18"/>
                <w:lang w:val="en-CA"/>
              </w:rPr>
            </w:pPr>
            <w:r w:rsidRPr="00D43B1A">
              <w:rPr>
                <w:rFonts w:ascii="Calibri" w:eastAsia="Calibri" w:hAnsi="Calibri" w:cs="Times New Roman"/>
                <w:bCs/>
                <w:sz w:val="22"/>
                <w:szCs w:val="18"/>
                <w:lang w:val="it-IT"/>
              </w:rPr>
              <w:t>Private cars/trucks</w:t>
            </w:r>
          </w:p>
        </w:tc>
        <w:tc>
          <w:tcPr>
            <w:tcW w:w="1627" w:type="pct"/>
            <w:shd w:val="clear" w:color="auto" w:fill="auto"/>
          </w:tcPr>
          <w:p w14:paraId="39E1EA78"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67BD1F6E" w14:textId="77777777" w:rsidTr="76AEE1A1">
        <w:trPr>
          <w:cantSplit/>
          <w:trHeight w:hRule="exact" w:val="251"/>
        </w:trPr>
        <w:tc>
          <w:tcPr>
            <w:tcW w:w="980" w:type="pct"/>
            <w:shd w:val="clear" w:color="auto" w:fill="auto"/>
          </w:tcPr>
          <w:p w14:paraId="59C9DDBD" w14:textId="7777777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Calibri"/>
                <w:color w:val="7F7F7F"/>
                <w:szCs w:val="18"/>
                <w:lang w:val="it-IT"/>
              </w:rPr>
              <w:t>HHAssetMoto</w:t>
            </w:r>
          </w:p>
        </w:tc>
        <w:tc>
          <w:tcPr>
            <w:tcW w:w="2393" w:type="pct"/>
            <w:shd w:val="clear" w:color="auto" w:fill="auto"/>
          </w:tcPr>
          <w:p w14:paraId="304C7E7E" w14:textId="77777777" w:rsidR="00B62717" w:rsidRPr="00D43B1A" w:rsidRDefault="00B62717" w:rsidP="00901335">
            <w:pPr>
              <w:spacing w:after="160" w:line="259" w:lineRule="auto"/>
              <w:jc w:val="center"/>
              <w:rPr>
                <w:rFonts w:ascii="Calibri" w:eastAsia="Calibri" w:hAnsi="Calibri" w:cs="Times New Roman"/>
                <w:bCs/>
                <w:sz w:val="22"/>
                <w:szCs w:val="18"/>
                <w:lang w:val="en-CA"/>
              </w:rPr>
            </w:pPr>
            <w:r w:rsidRPr="00D43B1A">
              <w:rPr>
                <w:rFonts w:ascii="Calibri" w:eastAsia="Calibri" w:hAnsi="Calibri" w:cs="Times New Roman"/>
                <w:bCs/>
                <w:sz w:val="22"/>
                <w:szCs w:val="18"/>
                <w:lang w:val="it-IT"/>
              </w:rPr>
              <w:t>Motorcycles/electric motorcycles</w:t>
            </w:r>
          </w:p>
        </w:tc>
        <w:tc>
          <w:tcPr>
            <w:tcW w:w="1627" w:type="pct"/>
            <w:shd w:val="clear" w:color="auto" w:fill="auto"/>
          </w:tcPr>
          <w:p w14:paraId="101DF142"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5167ACE8" w14:textId="77777777" w:rsidTr="76AEE1A1">
        <w:trPr>
          <w:cantSplit/>
          <w:trHeight w:hRule="exact" w:val="251"/>
        </w:trPr>
        <w:tc>
          <w:tcPr>
            <w:tcW w:w="980" w:type="pct"/>
            <w:shd w:val="clear" w:color="auto" w:fill="auto"/>
          </w:tcPr>
          <w:p w14:paraId="5D6BBBFA" w14:textId="7777777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Calibri"/>
                <w:color w:val="7F7F7F"/>
                <w:szCs w:val="18"/>
                <w:lang w:val="it-IT"/>
              </w:rPr>
              <w:t>HHAssetBoat</w:t>
            </w:r>
          </w:p>
        </w:tc>
        <w:tc>
          <w:tcPr>
            <w:tcW w:w="2393" w:type="pct"/>
            <w:shd w:val="clear" w:color="auto" w:fill="auto"/>
          </w:tcPr>
          <w:p w14:paraId="09175578" w14:textId="77777777" w:rsidR="00B62717" w:rsidRPr="00D43B1A" w:rsidRDefault="00B62717" w:rsidP="00901335">
            <w:pPr>
              <w:spacing w:after="160" w:line="259" w:lineRule="auto"/>
              <w:jc w:val="center"/>
              <w:rPr>
                <w:rFonts w:ascii="Calibri" w:eastAsia="Calibri" w:hAnsi="Calibri" w:cs="Times New Roman"/>
                <w:bCs/>
                <w:i/>
                <w:iCs/>
                <w:sz w:val="22"/>
                <w:szCs w:val="18"/>
                <w:lang w:val="en-CA"/>
              </w:rPr>
            </w:pPr>
            <w:r w:rsidRPr="00D43B1A">
              <w:rPr>
                <w:rFonts w:ascii="Calibri" w:eastAsia="Calibri" w:hAnsi="Calibri" w:cs="Times New Roman"/>
                <w:bCs/>
                <w:i/>
                <w:iCs/>
                <w:sz w:val="22"/>
                <w:szCs w:val="18"/>
                <w:lang w:val="it-IT"/>
              </w:rPr>
              <w:t>Boats</w:t>
            </w:r>
          </w:p>
        </w:tc>
        <w:tc>
          <w:tcPr>
            <w:tcW w:w="1627" w:type="pct"/>
            <w:shd w:val="clear" w:color="auto" w:fill="auto"/>
          </w:tcPr>
          <w:p w14:paraId="4936ABBF"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r w:rsidR="00B62717" w:rsidRPr="00D43B1A" w14:paraId="0DBA9CE2" w14:textId="77777777" w:rsidTr="76AEE1A1">
        <w:trPr>
          <w:cantSplit/>
          <w:trHeight w:hRule="exact" w:val="251"/>
        </w:trPr>
        <w:tc>
          <w:tcPr>
            <w:tcW w:w="980" w:type="pct"/>
            <w:shd w:val="clear" w:color="auto" w:fill="auto"/>
          </w:tcPr>
          <w:p w14:paraId="1161170D" w14:textId="77777777" w:rsidR="00B62717" w:rsidRPr="00D43B1A" w:rsidRDefault="00B62717" w:rsidP="00901335">
            <w:pPr>
              <w:spacing w:after="160" w:line="259" w:lineRule="auto"/>
              <w:jc w:val="center"/>
              <w:rPr>
                <w:rFonts w:ascii="Calibri" w:eastAsia="Calibri" w:hAnsi="Calibri" w:cs="Arial"/>
                <w:sz w:val="20"/>
                <w:szCs w:val="20"/>
                <w:lang w:val="en-CA"/>
              </w:rPr>
            </w:pPr>
            <w:r w:rsidRPr="00D43B1A">
              <w:rPr>
                <w:rFonts w:ascii="Calibri" w:eastAsia="Calibri" w:hAnsi="Calibri" w:cs="Calibri"/>
                <w:color w:val="7F7F7F"/>
                <w:szCs w:val="18"/>
                <w:lang w:val="it-IT"/>
              </w:rPr>
              <w:lastRenderedPageBreak/>
              <w:t>HHAssetBycl</w:t>
            </w:r>
          </w:p>
        </w:tc>
        <w:tc>
          <w:tcPr>
            <w:tcW w:w="2393" w:type="pct"/>
            <w:shd w:val="clear" w:color="auto" w:fill="auto"/>
          </w:tcPr>
          <w:p w14:paraId="54BE0E3C" w14:textId="77777777" w:rsidR="00B62717" w:rsidRPr="00D43B1A" w:rsidRDefault="00B62717" w:rsidP="00901335">
            <w:pPr>
              <w:spacing w:after="160" w:line="259" w:lineRule="auto"/>
              <w:jc w:val="center"/>
              <w:rPr>
                <w:rFonts w:ascii="Calibri" w:eastAsia="Calibri" w:hAnsi="Calibri" w:cs="Times New Roman"/>
                <w:bCs/>
                <w:sz w:val="22"/>
                <w:szCs w:val="18"/>
                <w:lang w:val="en-CA"/>
              </w:rPr>
            </w:pPr>
            <w:r w:rsidRPr="00D43B1A">
              <w:rPr>
                <w:rFonts w:ascii="Calibri" w:eastAsia="Calibri" w:hAnsi="Calibri" w:cs="Times New Roman"/>
                <w:bCs/>
                <w:sz w:val="22"/>
                <w:szCs w:val="18"/>
                <w:lang w:val="it-IT"/>
              </w:rPr>
              <w:t>Bicycles</w:t>
            </w:r>
          </w:p>
        </w:tc>
        <w:tc>
          <w:tcPr>
            <w:tcW w:w="1627" w:type="pct"/>
            <w:shd w:val="clear" w:color="auto" w:fill="auto"/>
          </w:tcPr>
          <w:p w14:paraId="7DCF1DE4" w14:textId="77777777" w:rsidR="00B62717" w:rsidRPr="00D43B1A" w:rsidRDefault="00B62717" w:rsidP="00901335">
            <w:pPr>
              <w:spacing w:after="160" w:line="259" w:lineRule="auto"/>
              <w:jc w:val="center"/>
              <w:rPr>
                <w:rFonts w:ascii="Calibri" w:eastAsia="Calibri" w:hAnsi="Calibri" w:cs="Times New Roman"/>
                <w:sz w:val="20"/>
                <w:szCs w:val="20"/>
                <w:lang w:val="en-CA"/>
              </w:rPr>
            </w:pPr>
          </w:p>
        </w:tc>
      </w:tr>
    </w:tbl>
    <w:p w14:paraId="6FE2A74F" w14:textId="77777777" w:rsidR="002636BD" w:rsidRDefault="002636BD" w:rsidP="002636BD"/>
    <w:p w14:paraId="14282D28" w14:textId="77777777" w:rsidR="00FF1714" w:rsidRDefault="00FF1714" w:rsidP="002636BD"/>
    <w:p w14:paraId="46E59EF3" w14:textId="0EF3F46B" w:rsidR="00E552A6" w:rsidRDefault="00E552A6">
      <w:r>
        <w:br w:type="page"/>
      </w:r>
    </w:p>
    <w:p w14:paraId="706509E4" w14:textId="77777777" w:rsidR="00E552A6" w:rsidRDefault="00E552A6" w:rsidP="00E552A6">
      <w:pPr>
        <w:spacing w:after="40"/>
        <w:rPr>
          <w:sz w:val="12"/>
        </w:rPr>
      </w:pPr>
    </w:p>
    <w:p w14:paraId="6F3956ED" w14:textId="633D49FF" w:rsidR="00E552A6" w:rsidRPr="00E552A6" w:rsidRDefault="00E552A6" w:rsidP="00E552A6">
      <w:pPr>
        <w:pStyle w:val="Titre1"/>
      </w:pPr>
      <w:r>
        <w:t>1</w:t>
      </w:r>
      <w:r w:rsidRPr="00E552A6">
        <w:t>6</w:t>
      </w:r>
      <w:r>
        <w:t xml:space="preserve">. </w:t>
      </w:r>
      <w:r w:rsidRPr="00AF34AF">
        <w:t>DIETARY RECALL</w:t>
      </w:r>
    </w:p>
    <w:p w14:paraId="05C8BFE8" w14:textId="77777777" w:rsidR="00E552A6" w:rsidRDefault="00E552A6" w:rsidP="00E552A6">
      <w:r>
        <w:t>I will like to know the dietary consumption records of the household (Enter HH ID) in the last …</w:t>
      </w:r>
      <w:proofErr w:type="gramStart"/>
      <w:r>
        <w:t>…..</w:t>
      </w:r>
      <w:proofErr w:type="spellStart"/>
      <w:proofErr w:type="gramEnd"/>
      <w:r>
        <w:t>hrs</w:t>
      </w:r>
      <w:proofErr w:type="spellEnd"/>
      <w:r>
        <w:t>/days starting from the breakfast until the last food that was eaten before going to bed</w:t>
      </w:r>
    </w:p>
    <w:p w14:paraId="0176D9DD" w14:textId="77777777" w:rsidR="00E552A6" w:rsidRPr="00567B2F" w:rsidRDefault="00E552A6" w:rsidP="00E552A6">
      <w:pPr>
        <w:pStyle w:val="Paragraphedeliste"/>
        <w:numPr>
          <w:ilvl w:val="0"/>
          <w:numId w:val="24"/>
        </w:numPr>
        <w:spacing w:after="160" w:line="259" w:lineRule="auto"/>
        <w:rPr>
          <w:b/>
          <w:bCs/>
        </w:rPr>
      </w:pPr>
      <w:r w:rsidRPr="00567B2F">
        <w:rPr>
          <w:b/>
          <w:bCs/>
        </w:rPr>
        <w:t>Breakfast</w:t>
      </w:r>
    </w:p>
    <w:tbl>
      <w:tblPr>
        <w:tblStyle w:val="Grilledutableau"/>
        <w:tblW w:w="0" w:type="auto"/>
        <w:tblLook w:val="04A0" w:firstRow="1" w:lastRow="0" w:firstColumn="1" w:lastColumn="0" w:noHBand="0" w:noVBand="1"/>
      </w:tblPr>
      <w:tblGrid>
        <w:gridCol w:w="1803"/>
        <w:gridCol w:w="1803"/>
        <w:gridCol w:w="1803"/>
        <w:gridCol w:w="1803"/>
        <w:gridCol w:w="6533"/>
      </w:tblGrid>
      <w:tr w:rsidR="00E552A6" w:rsidRPr="00A3150C" w14:paraId="5498F25C" w14:textId="77777777" w:rsidTr="001C2E61">
        <w:trPr>
          <w:trHeight w:val="479"/>
        </w:trPr>
        <w:tc>
          <w:tcPr>
            <w:tcW w:w="1803" w:type="dxa"/>
            <w:shd w:val="clear" w:color="auto" w:fill="BFBFBF" w:themeFill="background1" w:themeFillShade="BF"/>
            <w:vAlign w:val="bottom"/>
          </w:tcPr>
          <w:p w14:paraId="479097B3" w14:textId="77777777" w:rsidR="00E552A6" w:rsidRPr="00A3150C" w:rsidRDefault="00E552A6" w:rsidP="001C2E61">
            <w:pPr>
              <w:rPr>
                <w:b/>
                <w:bCs/>
              </w:rPr>
            </w:pPr>
            <w:r w:rsidRPr="00A3150C">
              <w:rPr>
                <w:b/>
                <w:bCs/>
              </w:rPr>
              <w:t>Name of food</w:t>
            </w:r>
          </w:p>
        </w:tc>
        <w:tc>
          <w:tcPr>
            <w:tcW w:w="1803" w:type="dxa"/>
            <w:shd w:val="clear" w:color="auto" w:fill="BFBFBF" w:themeFill="background1" w:themeFillShade="BF"/>
            <w:vAlign w:val="bottom"/>
          </w:tcPr>
          <w:p w14:paraId="11189283" w14:textId="77777777" w:rsidR="00E552A6" w:rsidRPr="00A3150C" w:rsidRDefault="00E552A6" w:rsidP="001C2E61">
            <w:pPr>
              <w:rPr>
                <w:b/>
                <w:bCs/>
              </w:rPr>
            </w:pPr>
            <w:r w:rsidRPr="00A3150C">
              <w:rPr>
                <w:b/>
                <w:bCs/>
              </w:rPr>
              <w:t>Food Description</w:t>
            </w:r>
          </w:p>
        </w:tc>
        <w:tc>
          <w:tcPr>
            <w:tcW w:w="1803" w:type="dxa"/>
            <w:shd w:val="clear" w:color="auto" w:fill="BFBFBF" w:themeFill="background1" w:themeFillShade="BF"/>
            <w:vAlign w:val="bottom"/>
          </w:tcPr>
          <w:p w14:paraId="76B95A6B" w14:textId="77777777" w:rsidR="00E552A6" w:rsidRPr="00A3150C" w:rsidRDefault="00E552A6" w:rsidP="001C2E61">
            <w:pPr>
              <w:rPr>
                <w:b/>
                <w:bCs/>
              </w:rPr>
            </w:pPr>
            <w:r w:rsidRPr="00A3150C">
              <w:rPr>
                <w:b/>
                <w:bCs/>
              </w:rPr>
              <w:t>Household amount</w:t>
            </w:r>
          </w:p>
        </w:tc>
        <w:tc>
          <w:tcPr>
            <w:tcW w:w="1803" w:type="dxa"/>
            <w:shd w:val="clear" w:color="auto" w:fill="BFBFBF" w:themeFill="background1" w:themeFillShade="BF"/>
            <w:vAlign w:val="bottom"/>
          </w:tcPr>
          <w:p w14:paraId="3FCEA8DE" w14:textId="77777777" w:rsidR="00E552A6" w:rsidRPr="00A3150C" w:rsidRDefault="00E552A6" w:rsidP="001C2E61">
            <w:pPr>
              <w:rPr>
                <w:b/>
                <w:bCs/>
              </w:rPr>
            </w:pPr>
            <w:r w:rsidRPr="00A3150C">
              <w:rPr>
                <w:b/>
                <w:bCs/>
              </w:rPr>
              <w:t>Amount in g/mL</w:t>
            </w:r>
          </w:p>
        </w:tc>
        <w:tc>
          <w:tcPr>
            <w:tcW w:w="6533" w:type="dxa"/>
            <w:shd w:val="clear" w:color="auto" w:fill="BFBFBF" w:themeFill="background1" w:themeFillShade="BF"/>
            <w:vAlign w:val="bottom"/>
          </w:tcPr>
          <w:p w14:paraId="763118FF" w14:textId="77777777" w:rsidR="00E552A6" w:rsidRPr="00A3150C" w:rsidRDefault="00E552A6" w:rsidP="001C2E61">
            <w:pPr>
              <w:rPr>
                <w:b/>
                <w:bCs/>
              </w:rPr>
            </w:pPr>
            <w:r w:rsidRPr="00A3150C">
              <w:rPr>
                <w:b/>
                <w:bCs/>
              </w:rPr>
              <w:t>Ingredients for preparation</w:t>
            </w:r>
          </w:p>
        </w:tc>
      </w:tr>
      <w:tr w:rsidR="00E552A6" w14:paraId="441FD850" w14:textId="77777777" w:rsidTr="001C2E61">
        <w:tc>
          <w:tcPr>
            <w:tcW w:w="1803" w:type="dxa"/>
          </w:tcPr>
          <w:p w14:paraId="0A9699DA" w14:textId="77777777" w:rsidR="00E552A6" w:rsidRDefault="00E552A6" w:rsidP="001C2E61">
            <w:r>
              <w:t>1.</w:t>
            </w:r>
          </w:p>
        </w:tc>
        <w:tc>
          <w:tcPr>
            <w:tcW w:w="1803" w:type="dxa"/>
          </w:tcPr>
          <w:p w14:paraId="4E98FF49" w14:textId="77777777" w:rsidR="00E552A6" w:rsidRDefault="00E552A6" w:rsidP="001C2E61"/>
        </w:tc>
        <w:tc>
          <w:tcPr>
            <w:tcW w:w="1803" w:type="dxa"/>
          </w:tcPr>
          <w:p w14:paraId="5E866B1C" w14:textId="77777777" w:rsidR="00E552A6" w:rsidRDefault="00E552A6" w:rsidP="001C2E61"/>
        </w:tc>
        <w:tc>
          <w:tcPr>
            <w:tcW w:w="1803" w:type="dxa"/>
          </w:tcPr>
          <w:p w14:paraId="65C7F7F9" w14:textId="77777777" w:rsidR="00E552A6" w:rsidRDefault="00E552A6" w:rsidP="001C2E61"/>
        </w:tc>
        <w:tc>
          <w:tcPr>
            <w:tcW w:w="6533" w:type="dxa"/>
          </w:tcPr>
          <w:p w14:paraId="4380ED63" w14:textId="77777777" w:rsidR="00E552A6" w:rsidRDefault="00E552A6" w:rsidP="001C2E61"/>
        </w:tc>
      </w:tr>
      <w:tr w:rsidR="00E552A6" w14:paraId="26E26456" w14:textId="77777777" w:rsidTr="001C2E61">
        <w:tc>
          <w:tcPr>
            <w:tcW w:w="1803" w:type="dxa"/>
          </w:tcPr>
          <w:p w14:paraId="14BA5DBE" w14:textId="77777777" w:rsidR="00E552A6" w:rsidRDefault="00E552A6" w:rsidP="001C2E61">
            <w:r>
              <w:t>2.</w:t>
            </w:r>
          </w:p>
        </w:tc>
        <w:tc>
          <w:tcPr>
            <w:tcW w:w="1803" w:type="dxa"/>
          </w:tcPr>
          <w:p w14:paraId="4CAAEBFC" w14:textId="77777777" w:rsidR="00E552A6" w:rsidRDefault="00E552A6" w:rsidP="001C2E61"/>
        </w:tc>
        <w:tc>
          <w:tcPr>
            <w:tcW w:w="1803" w:type="dxa"/>
          </w:tcPr>
          <w:p w14:paraId="542BF198" w14:textId="77777777" w:rsidR="00E552A6" w:rsidRDefault="00E552A6" w:rsidP="001C2E61"/>
        </w:tc>
        <w:tc>
          <w:tcPr>
            <w:tcW w:w="1803" w:type="dxa"/>
          </w:tcPr>
          <w:p w14:paraId="34E04643" w14:textId="77777777" w:rsidR="00E552A6" w:rsidRDefault="00E552A6" w:rsidP="001C2E61"/>
        </w:tc>
        <w:tc>
          <w:tcPr>
            <w:tcW w:w="6533" w:type="dxa"/>
          </w:tcPr>
          <w:p w14:paraId="1AF43D5A" w14:textId="77777777" w:rsidR="00E552A6" w:rsidRDefault="00E552A6" w:rsidP="001C2E61"/>
        </w:tc>
      </w:tr>
      <w:tr w:rsidR="00E552A6" w14:paraId="6751548E" w14:textId="77777777" w:rsidTr="001C2E61">
        <w:tc>
          <w:tcPr>
            <w:tcW w:w="1803" w:type="dxa"/>
          </w:tcPr>
          <w:p w14:paraId="56300B63" w14:textId="77777777" w:rsidR="00E552A6" w:rsidRDefault="00E552A6" w:rsidP="001C2E61">
            <w:r>
              <w:t>3.</w:t>
            </w:r>
          </w:p>
        </w:tc>
        <w:tc>
          <w:tcPr>
            <w:tcW w:w="1803" w:type="dxa"/>
          </w:tcPr>
          <w:p w14:paraId="0C31AE22" w14:textId="77777777" w:rsidR="00E552A6" w:rsidRDefault="00E552A6" w:rsidP="001C2E61"/>
        </w:tc>
        <w:tc>
          <w:tcPr>
            <w:tcW w:w="1803" w:type="dxa"/>
          </w:tcPr>
          <w:p w14:paraId="68F207AB" w14:textId="77777777" w:rsidR="00E552A6" w:rsidRDefault="00E552A6" w:rsidP="001C2E61"/>
        </w:tc>
        <w:tc>
          <w:tcPr>
            <w:tcW w:w="1803" w:type="dxa"/>
          </w:tcPr>
          <w:p w14:paraId="281D299A" w14:textId="77777777" w:rsidR="00E552A6" w:rsidRDefault="00E552A6" w:rsidP="001C2E61"/>
        </w:tc>
        <w:tc>
          <w:tcPr>
            <w:tcW w:w="6533" w:type="dxa"/>
          </w:tcPr>
          <w:p w14:paraId="01D1C3CE" w14:textId="77777777" w:rsidR="00E552A6" w:rsidRDefault="00E552A6" w:rsidP="001C2E61"/>
        </w:tc>
      </w:tr>
      <w:tr w:rsidR="00E552A6" w14:paraId="24588C6E" w14:textId="77777777" w:rsidTr="001C2E61">
        <w:tc>
          <w:tcPr>
            <w:tcW w:w="1803" w:type="dxa"/>
          </w:tcPr>
          <w:p w14:paraId="3625B790" w14:textId="77777777" w:rsidR="00E552A6" w:rsidRDefault="00E552A6" w:rsidP="001C2E61">
            <w:r>
              <w:t>4.</w:t>
            </w:r>
          </w:p>
        </w:tc>
        <w:tc>
          <w:tcPr>
            <w:tcW w:w="1803" w:type="dxa"/>
          </w:tcPr>
          <w:p w14:paraId="5FFFCFF9" w14:textId="77777777" w:rsidR="00E552A6" w:rsidRDefault="00E552A6" w:rsidP="001C2E61"/>
        </w:tc>
        <w:tc>
          <w:tcPr>
            <w:tcW w:w="1803" w:type="dxa"/>
          </w:tcPr>
          <w:p w14:paraId="73DA7A4A" w14:textId="77777777" w:rsidR="00E552A6" w:rsidRDefault="00E552A6" w:rsidP="001C2E61"/>
        </w:tc>
        <w:tc>
          <w:tcPr>
            <w:tcW w:w="1803" w:type="dxa"/>
          </w:tcPr>
          <w:p w14:paraId="1F926C3C" w14:textId="77777777" w:rsidR="00E552A6" w:rsidRDefault="00E552A6" w:rsidP="001C2E61"/>
        </w:tc>
        <w:tc>
          <w:tcPr>
            <w:tcW w:w="6533" w:type="dxa"/>
          </w:tcPr>
          <w:p w14:paraId="4F4EFD4F" w14:textId="77777777" w:rsidR="00E552A6" w:rsidRDefault="00E552A6" w:rsidP="001C2E61"/>
        </w:tc>
      </w:tr>
    </w:tbl>
    <w:p w14:paraId="74100B6F" w14:textId="77777777" w:rsidR="00E552A6" w:rsidRPr="00567B2F" w:rsidRDefault="00E552A6" w:rsidP="00E552A6">
      <w:pPr>
        <w:pStyle w:val="Paragraphedeliste"/>
        <w:numPr>
          <w:ilvl w:val="0"/>
          <w:numId w:val="24"/>
        </w:numPr>
        <w:spacing w:after="160" w:line="259" w:lineRule="auto"/>
        <w:rPr>
          <w:b/>
          <w:bCs/>
        </w:rPr>
      </w:pPr>
      <w:r w:rsidRPr="00567B2F">
        <w:rPr>
          <w:b/>
          <w:bCs/>
        </w:rPr>
        <w:t>Snack and Lunch</w:t>
      </w:r>
    </w:p>
    <w:tbl>
      <w:tblPr>
        <w:tblStyle w:val="Grilledutableau"/>
        <w:tblW w:w="0" w:type="auto"/>
        <w:tblLook w:val="04A0" w:firstRow="1" w:lastRow="0" w:firstColumn="1" w:lastColumn="0" w:noHBand="0" w:noVBand="1"/>
      </w:tblPr>
      <w:tblGrid>
        <w:gridCol w:w="1803"/>
        <w:gridCol w:w="2020"/>
        <w:gridCol w:w="2409"/>
        <w:gridCol w:w="2410"/>
        <w:gridCol w:w="5103"/>
      </w:tblGrid>
      <w:tr w:rsidR="00E552A6" w:rsidRPr="00A3150C" w14:paraId="4920D4EC" w14:textId="77777777" w:rsidTr="001C2E61">
        <w:trPr>
          <w:trHeight w:val="433"/>
        </w:trPr>
        <w:tc>
          <w:tcPr>
            <w:tcW w:w="1803" w:type="dxa"/>
            <w:shd w:val="clear" w:color="auto" w:fill="BFBFBF" w:themeFill="background1" w:themeFillShade="BF"/>
            <w:vAlign w:val="bottom"/>
          </w:tcPr>
          <w:p w14:paraId="2693995C" w14:textId="77777777" w:rsidR="00E552A6" w:rsidRPr="00A3150C" w:rsidRDefault="00E552A6" w:rsidP="001C2E61">
            <w:pPr>
              <w:rPr>
                <w:b/>
                <w:bCs/>
              </w:rPr>
            </w:pPr>
            <w:r w:rsidRPr="00A3150C">
              <w:rPr>
                <w:b/>
                <w:bCs/>
              </w:rPr>
              <w:t>Name of food</w:t>
            </w:r>
          </w:p>
        </w:tc>
        <w:tc>
          <w:tcPr>
            <w:tcW w:w="2020" w:type="dxa"/>
            <w:shd w:val="clear" w:color="auto" w:fill="BFBFBF" w:themeFill="background1" w:themeFillShade="BF"/>
            <w:vAlign w:val="bottom"/>
          </w:tcPr>
          <w:p w14:paraId="076F37F7" w14:textId="77777777" w:rsidR="00E552A6" w:rsidRPr="00A3150C" w:rsidRDefault="00E552A6" w:rsidP="001C2E61">
            <w:pPr>
              <w:rPr>
                <w:b/>
                <w:bCs/>
              </w:rPr>
            </w:pPr>
            <w:r w:rsidRPr="00A3150C">
              <w:rPr>
                <w:b/>
                <w:bCs/>
              </w:rPr>
              <w:t>Food Description</w:t>
            </w:r>
          </w:p>
        </w:tc>
        <w:tc>
          <w:tcPr>
            <w:tcW w:w="2409" w:type="dxa"/>
            <w:shd w:val="clear" w:color="auto" w:fill="BFBFBF" w:themeFill="background1" w:themeFillShade="BF"/>
            <w:vAlign w:val="bottom"/>
          </w:tcPr>
          <w:p w14:paraId="50C2B487" w14:textId="77777777" w:rsidR="00E552A6" w:rsidRPr="00A3150C" w:rsidRDefault="00E552A6" w:rsidP="001C2E61">
            <w:pPr>
              <w:rPr>
                <w:b/>
                <w:bCs/>
              </w:rPr>
            </w:pPr>
            <w:r w:rsidRPr="00A3150C">
              <w:rPr>
                <w:b/>
                <w:bCs/>
              </w:rPr>
              <w:t>Household amount</w:t>
            </w:r>
          </w:p>
        </w:tc>
        <w:tc>
          <w:tcPr>
            <w:tcW w:w="2410" w:type="dxa"/>
            <w:shd w:val="clear" w:color="auto" w:fill="BFBFBF" w:themeFill="background1" w:themeFillShade="BF"/>
            <w:vAlign w:val="bottom"/>
          </w:tcPr>
          <w:p w14:paraId="589488EA" w14:textId="77777777" w:rsidR="00E552A6" w:rsidRPr="00A3150C" w:rsidRDefault="00E552A6" w:rsidP="001C2E61">
            <w:pPr>
              <w:rPr>
                <w:b/>
                <w:bCs/>
              </w:rPr>
            </w:pPr>
            <w:r w:rsidRPr="00A3150C">
              <w:rPr>
                <w:b/>
                <w:bCs/>
              </w:rPr>
              <w:t>Amount in g/mL</w:t>
            </w:r>
          </w:p>
        </w:tc>
        <w:tc>
          <w:tcPr>
            <w:tcW w:w="5103" w:type="dxa"/>
            <w:shd w:val="clear" w:color="auto" w:fill="BFBFBF" w:themeFill="background1" w:themeFillShade="BF"/>
            <w:vAlign w:val="bottom"/>
          </w:tcPr>
          <w:p w14:paraId="55556C19" w14:textId="77777777" w:rsidR="00E552A6" w:rsidRPr="00A3150C" w:rsidRDefault="00E552A6" w:rsidP="001C2E61">
            <w:pPr>
              <w:rPr>
                <w:b/>
                <w:bCs/>
              </w:rPr>
            </w:pPr>
            <w:r w:rsidRPr="00A3150C">
              <w:rPr>
                <w:b/>
                <w:bCs/>
              </w:rPr>
              <w:t>Ingredients for preparation</w:t>
            </w:r>
          </w:p>
        </w:tc>
      </w:tr>
      <w:tr w:rsidR="00E552A6" w14:paraId="2BA6732A" w14:textId="77777777" w:rsidTr="001C2E61">
        <w:tc>
          <w:tcPr>
            <w:tcW w:w="1803" w:type="dxa"/>
          </w:tcPr>
          <w:p w14:paraId="0B953369" w14:textId="77777777" w:rsidR="00E552A6" w:rsidRDefault="00E552A6" w:rsidP="001C2E61">
            <w:r>
              <w:t>1.</w:t>
            </w:r>
          </w:p>
        </w:tc>
        <w:tc>
          <w:tcPr>
            <w:tcW w:w="2020" w:type="dxa"/>
          </w:tcPr>
          <w:p w14:paraId="75E1F62B" w14:textId="77777777" w:rsidR="00E552A6" w:rsidRDefault="00E552A6" w:rsidP="001C2E61"/>
        </w:tc>
        <w:tc>
          <w:tcPr>
            <w:tcW w:w="2409" w:type="dxa"/>
          </w:tcPr>
          <w:p w14:paraId="78ADC435" w14:textId="77777777" w:rsidR="00E552A6" w:rsidRDefault="00E552A6" w:rsidP="001C2E61"/>
        </w:tc>
        <w:tc>
          <w:tcPr>
            <w:tcW w:w="2410" w:type="dxa"/>
          </w:tcPr>
          <w:p w14:paraId="3D4D175F" w14:textId="77777777" w:rsidR="00E552A6" w:rsidRDefault="00E552A6" w:rsidP="001C2E61"/>
        </w:tc>
        <w:tc>
          <w:tcPr>
            <w:tcW w:w="5103" w:type="dxa"/>
          </w:tcPr>
          <w:p w14:paraId="51866390" w14:textId="77777777" w:rsidR="00E552A6" w:rsidRDefault="00E552A6" w:rsidP="001C2E61"/>
        </w:tc>
      </w:tr>
      <w:tr w:rsidR="00E552A6" w14:paraId="2AADF604" w14:textId="77777777" w:rsidTr="001C2E61">
        <w:tc>
          <w:tcPr>
            <w:tcW w:w="1803" w:type="dxa"/>
          </w:tcPr>
          <w:p w14:paraId="2B9CE2A8" w14:textId="77777777" w:rsidR="00E552A6" w:rsidRDefault="00E552A6" w:rsidP="001C2E61">
            <w:r>
              <w:t>2.</w:t>
            </w:r>
          </w:p>
        </w:tc>
        <w:tc>
          <w:tcPr>
            <w:tcW w:w="2020" w:type="dxa"/>
          </w:tcPr>
          <w:p w14:paraId="3CB01D0D" w14:textId="77777777" w:rsidR="00E552A6" w:rsidRDefault="00E552A6" w:rsidP="001C2E61"/>
        </w:tc>
        <w:tc>
          <w:tcPr>
            <w:tcW w:w="2409" w:type="dxa"/>
          </w:tcPr>
          <w:p w14:paraId="4B574347" w14:textId="77777777" w:rsidR="00E552A6" w:rsidRDefault="00E552A6" w:rsidP="001C2E61"/>
        </w:tc>
        <w:tc>
          <w:tcPr>
            <w:tcW w:w="2410" w:type="dxa"/>
          </w:tcPr>
          <w:p w14:paraId="6DBCE68A" w14:textId="77777777" w:rsidR="00E552A6" w:rsidRDefault="00E552A6" w:rsidP="001C2E61"/>
        </w:tc>
        <w:tc>
          <w:tcPr>
            <w:tcW w:w="5103" w:type="dxa"/>
          </w:tcPr>
          <w:p w14:paraId="02E51D9E" w14:textId="77777777" w:rsidR="00E552A6" w:rsidRDefault="00E552A6" w:rsidP="001C2E61"/>
        </w:tc>
      </w:tr>
      <w:tr w:rsidR="00E552A6" w14:paraId="02D15ED5" w14:textId="77777777" w:rsidTr="001C2E61">
        <w:tc>
          <w:tcPr>
            <w:tcW w:w="1803" w:type="dxa"/>
          </w:tcPr>
          <w:p w14:paraId="6EC3B319" w14:textId="77777777" w:rsidR="00E552A6" w:rsidRDefault="00E552A6" w:rsidP="001C2E61">
            <w:r>
              <w:t>3.</w:t>
            </w:r>
          </w:p>
        </w:tc>
        <w:tc>
          <w:tcPr>
            <w:tcW w:w="2020" w:type="dxa"/>
          </w:tcPr>
          <w:p w14:paraId="64BAA70A" w14:textId="77777777" w:rsidR="00E552A6" w:rsidRDefault="00E552A6" w:rsidP="001C2E61"/>
        </w:tc>
        <w:tc>
          <w:tcPr>
            <w:tcW w:w="2409" w:type="dxa"/>
          </w:tcPr>
          <w:p w14:paraId="67A70645" w14:textId="77777777" w:rsidR="00E552A6" w:rsidRDefault="00E552A6" w:rsidP="001C2E61"/>
        </w:tc>
        <w:tc>
          <w:tcPr>
            <w:tcW w:w="2410" w:type="dxa"/>
          </w:tcPr>
          <w:p w14:paraId="0DA86487" w14:textId="77777777" w:rsidR="00E552A6" w:rsidRDefault="00E552A6" w:rsidP="001C2E61"/>
        </w:tc>
        <w:tc>
          <w:tcPr>
            <w:tcW w:w="5103" w:type="dxa"/>
          </w:tcPr>
          <w:p w14:paraId="10255242" w14:textId="77777777" w:rsidR="00E552A6" w:rsidRDefault="00E552A6" w:rsidP="001C2E61"/>
        </w:tc>
      </w:tr>
      <w:tr w:rsidR="00E552A6" w14:paraId="4365B56B" w14:textId="77777777" w:rsidTr="001C2E61">
        <w:tc>
          <w:tcPr>
            <w:tcW w:w="1803" w:type="dxa"/>
          </w:tcPr>
          <w:p w14:paraId="352FD557" w14:textId="77777777" w:rsidR="00E552A6" w:rsidRDefault="00E552A6" w:rsidP="001C2E61">
            <w:r>
              <w:t>4.</w:t>
            </w:r>
          </w:p>
        </w:tc>
        <w:tc>
          <w:tcPr>
            <w:tcW w:w="2020" w:type="dxa"/>
          </w:tcPr>
          <w:p w14:paraId="07183AC9" w14:textId="77777777" w:rsidR="00E552A6" w:rsidRDefault="00E552A6" w:rsidP="001C2E61"/>
        </w:tc>
        <w:tc>
          <w:tcPr>
            <w:tcW w:w="2409" w:type="dxa"/>
          </w:tcPr>
          <w:p w14:paraId="4793E2C6" w14:textId="77777777" w:rsidR="00E552A6" w:rsidRDefault="00E552A6" w:rsidP="001C2E61"/>
        </w:tc>
        <w:tc>
          <w:tcPr>
            <w:tcW w:w="2410" w:type="dxa"/>
          </w:tcPr>
          <w:p w14:paraId="0F6F90C9" w14:textId="77777777" w:rsidR="00E552A6" w:rsidRDefault="00E552A6" w:rsidP="001C2E61"/>
        </w:tc>
        <w:tc>
          <w:tcPr>
            <w:tcW w:w="5103" w:type="dxa"/>
          </w:tcPr>
          <w:p w14:paraId="4612341A" w14:textId="77777777" w:rsidR="00E552A6" w:rsidRDefault="00E552A6" w:rsidP="001C2E61"/>
        </w:tc>
      </w:tr>
    </w:tbl>
    <w:p w14:paraId="2FED99E5" w14:textId="77777777" w:rsidR="00E552A6" w:rsidRPr="00567B2F" w:rsidRDefault="00E552A6" w:rsidP="00E552A6">
      <w:pPr>
        <w:pStyle w:val="Paragraphedeliste"/>
        <w:numPr>
          <w:ilvl w:val="0"/>
          <w:numId w:val="24"/>
        </w:numPr>
        <w:spacing w:after="160" w:line="259" w:lineRule="auto"/>
        <w:rPr>
          <w:b/>
          <w:bCs/>
        </w:rPr>
      </w:pPr>
      <w:r w:rsidRPr="00567B2F">
        <w:rPr>
          <w:b/>
          <w:bCs/>
        </w:rPr>
        <w:t>Dinner</w:t>
      </w:r>
    </w:p>
    <w:tbl>
      <w:tblPr>
        <w:tblStyle w:val="Grilledutableau"/>
        <w:tblW w:w="0" w:type="auto"/>
        <w:tblLook w:val="04A0" w:firstRow="1" w:lastRow="0" w:firstColumn="1" w:lastColumn="0" w:noHBand="0" w:noVBand="1"/>
      </w:tblPr>
      <w:tblGrid>
        <w:gridCol w:w="1803"/>
        <w:gridCol w:w="2020"/>
        <w:gridCol w:w="2409"/>
        <w:gridCol w:w="2410"/>
        <w:gridCol w:w="5103"/>
      </w:tblGrid>
      <w:tr w:rsidR="00E552A6" w14:paraId="08FB90CA" w14:textId="77777777" w:rsidTr="001C2E61">
        <w:trPr>
          <w:trHeight w:val="429"/>
        </w:trPr>
        <w:tc>
          <w:tcPr>
            <w:tcW w:w="1803" w:type="dxa"/>
            <w:shd w:val="clear" w:color="auto" w:fill="BFBFBF" w:themeFill="background1" w:themeFillShade="BF"/>
            <w:vAlign w:val="bottom"/>
          </w:tcPr>
          <w:p w14:paraId="4935BFBB" w14:textId="77777777" w:rsidR="00E552A6" w:rsidRPr="00A3150C" w:rsidRDefault="00E552A6" w:rsidP="001C2E61">
            <w:pPr>
              <w:rPr>
                <w:b/>
                <w:bCs/>
              </w:rPr>
            </w:pPr>
            <w:r w:rsidRPr="00A3150C">
              <w:rPr>
                <w:b/>
                <w:bCs/>
              </w:rPr>
              <w:t>Name of food</w:t>
            </w:r>
          </w:p>
        </w:tc>
        <w:tc>
          <w:tcPr>
            <w:tcW w:w="2020" w:type="dxa"/>
            <w:shd w:val="clear" w:color="auto" w:fill="BFBFBF" w:themeFill="background1" w:themeFillShade="BF"/>
            <w:vAlign w:val="bottom"/>
          </w:tcPr>
          <w:p w14:paraId="2E094519" w14:textId="77777777" w:rsidR="00E552A6" w:rsidRPr="00A3150C" w:rsidRDefault="00E552A6" w:rsidP="001C2E61">
            <w:pPr>
              <w:rPr>
                <w:b/>
                <w:bCs/>
              </w:rPr>
            </w:pPr>
            <w:r w:rsidRPr="00A3150C">
              <w:rPr>
                <w:b/>
                <w:bCs/>
              </w:rPr>
              <w:t>Food Description</w:t>
            </w:r>
          </w:p>
        </w:tc>
        <w:tc>
          <w:tcPr>
            <w:tcW w:w="2409" w:type="dxa"/>
            <w:shd w:val="clear" w:color="auto" w:fill="BFBFBF" w:themeFill="background1" w:themeFillShade="BF"/>
            <w:vAlign w:val="bottom"/>
          </w:tcPr>
          <w:p w14:paraId="34AC9398" w14:textId="77777777" w:rsidR="00E552A6" w:rsidRPr="00A3150C" w:rsidRDefault="00E552A6" w:rsidP="001C2E61">
            <w:pPr>
              <w:rPr>
                <w:b/>
                <w:bCs/>
              </w:rPr>
            </w:pPr>
            <w:r w:rsidRPr="00A3150C">
              <w:rPr>
                <w:b/>
                <w:bCs/>
              </w:rPr>
              <w:t>Household amount</w:t>
            </w:r>
          </w:p>
        </w:tc>
        <w:tc>
          <w:tcPr>
            <w:tcW w:w="2410" w:type="dxa"/>
            <w:shd w:val="clear" w:color="auto" w:fill="BFBFBF" w:themeFill="background1" w:themeFillShade="BF"/>
            <w:vAlign w:val="bottom"/>
          </w:tcPr>
          <w:p w14:paraId="5BA6FAF2" w14:textId="77777777" w:rsidR="00E552A6" w:rsidRPr="00A3150C" w:rsidRDefault="00E552A6" w:rsidP="001C2E61">
            <w:pPr>
              <w:rPr>
                <w:b/>
                <w:bCs/>
              </w:rPr>
            </w:pPr>
            <w:r w:rsidRPr="00A3150C">
              <w:rPr>
                <w:b/>
                <w:bCs/>
              </w:rPr>
              <w:t>Amount in g/mL</w:t>
            </w:r>
          </w:p>
        </w:tc>
        <w:tc>
          <w:tcPr>
            <w:tcW w:w="5103" w:type="dxa"/>
            <w:shd w:val="clear" w:color="auto" w:fill="BFBFBF" w:themeFill="background1" w:themeFillShade="BF"/>
            <w:vAlign w:val="bottom"/>
          </w:tcPr>
          <w:p w14:paraId="2FF5EFC1" w14:textId="77777777" w:rsidR="00E552A6" w:rsidRPr="00A3150C" w:rsidRDefault="00E552A6" w:rsidP="001C2E61">
            <w:pPr>
              <w:rPr>
                <w:b/>
                <w:bCs/>
              </w:rPr>
            </w:pPr>
            <w:r w:rsidRPr="00A3150C">
              <w:rPr>
                <w:b/>
                <w:bCs/>
              </w:rPr>
              <w:t>Ingredients for preparation</w:t>
            </w:r>
          </w:p>
        </w:tc>
      </w:tr>
      <w:tr w:rsidR="00E552A6" w14:paraId="7799673C" w14:textId="77777777" w:rsidTr="001C2E61">
        <w:tc>
          <w:tcPr>
            <w:tcW w:w="1803" w:type="dxa"/>
          </w:tcPr>
          <w:p w14:paraId="35EE4869" w14:textId="77777777" w:rsidR="00E552A6" w:rsidRDefault="00E552A6" w:rsidP="001C2E61">
            <w:r>
              <w:t>1.</w:t>
            </w:r>
          </w:p>
        </w:tc>
        <w:tc>
          <w:tcPr>
            <w:tcW w:w="2020" w:type="dxa"/>
          </w:tcPr>
          <w:p w14:paraId="115CB25F" w14:textId="77777777" w:rsidR="00E552A6" w:rsidRDefault="00E552A6" w:rsidP="001C2E61"/>
        </w:tc>
        <w:tc>
          <w:tcPr>
            <w:tcW w:w="2409" w:type="dxa"/>
          </w:tcPr>
          <w:p w14:paraId="2C33B244" w14:textId="77777777" w:rsidR="00E552A6" w:rsidRDefault="00E552A6" w:rsidP="001C2E61"/>
        </w:tc>
        <w:tc>
          <w:tcPr>
            <w:tcW w:w="2410" w:type="dxa"/>
          </w:tcPr>
          <w:p w14:paraId="564AA6AE" w14:textId="77777777" w:rsidR="00E552A6" w:rsidRDefault="00E552A6" w:rsidP="001C2E61"/>
        </w:tc>
        <w:tc>
          <w:tcPr>
            <w:tcW w:w="5103" w:type="dxa"/>
          </w:tcPr>
          <w:p w14:paraId="08E94219" w14:textId="77777777" w:rsidR="00E552A6" w:rsidRDefault="00E552A6" w:rsidP="001C2E61"/>
        </w:tc>
      </w:tr>
      <w:tr w:rsidR="00E552A6" w14:paraId="402D5E9D" w14:textId="77777777" w:rsidTr="001C2E61">
        <w:tc>
          <w:tcPr>
            <w:tcW w:w="1803" w:type="dxa"/>
          </w:tcPr>
          <w:p w14:paraId="531A64CD" w14:textId="77777777" w:rsidR="00E552A6" w:rsidRDefault="00E552A6" w:rsidP="001C2E61">
            <w:r>
              <w:t>2.</w:t>
            </w:r>
          </w:p>
        </w:tc>
        <w:tc>
          <w:tcPr>
            <w:tcW w:w="2020" w:type="dxa"/>
          </w:tcPr>
          <w:p w14:paraId="3699FDFD" w14:textId="77777777" w:rsidR="00E552A6" w:rsidRDefault="00E552A6" w:rsidP="001C2E61"/>
        </w:tc>
        <w:tc>
          <w:tcPr>
            <w:tcW w:w="2409" w:type="dxa"/>
          </w:tcPr>
          <w:p w14:paraId="4CB1B3DE" w14:textId="77777777" w:rsidR="00E552A6" w:rsidRDefault="00E552A6" w:rsidP="001C2E61"/>
        </w:tc>
        <w:tc>
          <w:tcPr>
            <w:tcW w:w="2410" w:type="dxa"/>
          </w:tcPr>
          <w:p w14:paraId="584E2722" w14:textId="77777777" w:rsidR="00E552A6" w:rsidRDefault="00E552A6" w:rsidP="001C2E61"/>
        </w:tc>
        <w:tc>
          <w:tcPr>
            <w:tcW w:w="5103" w:type="dxa"/>
          </w:tcPr>
          <w:p w14:paraId="49403B3D" w14:textId="77777777" w:rsidR="00E552A6" w:rsidRDefault="00E552A6" w:rsidP="001C2E61"/>
        </w:tc>
      </w:tr>
      <w:tr w:rsidR="00E552A6" w14:paraId="2A456F89" w14:textId="77777777" w:rsidTr="001C2E61">
        <w:tc>
          <w:tcPr>
            <w:tcW w:w="1803" w:type="dxa"/>
          </w:tcPr>
          <w:p w14:paraId="27938381" w14:textId="77777777" w:rsidR="00E552A6" w:rsidRDefault="00E552A6" w:rsidP="001C2E61">
            <w:r>
              <w:t>3.</w:t>
            </w:r>
          </w:p>
        </w:tc>
        <w:tc>
          <w:tcPr>
            <w:tcW w:w="2020" w:type="dxa"/>
          </w:tcPr>
          <w:p w14:paraId="6128B6DD" w14:textId="77777777" w:rsidR="00E552A6" w:rsidRDefault="00E552A6" w:rsidP="001C2E61"/>
        </w:tc>
        <w:tc>
          <w:tcPr>
            <w:tcW w:w="2409" w:type="dxa"/>
          </w:tcPr>
          <w:p w14:paraId="71FC35AB" w14:textId="77777777" w:rsidR="00E552A6" w:rsidRDefault="00E552A6" w:rsidP="001C2E61"/>
        </w:tc>
        <w:tc>
          <w:tcPr>
            <w:tcW w:w="2410" w:type="dxa"/>
          </w:tcPr>
          <w:p w14:paraId="73A3C4D9" w14:textId="77777777" w:rsidR="00E552A6" w:rsidRDefault="00E552A6" w:rsidP="001C2E61"/>
        </w:tc>
        <w:tc>
          <w:tcPr>
            <w:tcW w:w="5103" w:type="dxa"/>
          </w:tcPr>
          <w:p w14:paraId="6CC3B00A" w14:textId="77777777" w:rsidR="00E552A6" w:rsidRDefault="00E552A6" w:rsidP="001C2E61"/>
        </w:tc>
      </w:tr>
      <w:tr w:rsidR="00E552A6" w14:paraId="35BA1682" w14:textId="77777777" w:rsidTr="001C2E61">
        <w:tc>
          <w:tcPr>
            <w:tcW w:w="1803" w:type="dxa"/>
          </w:tcPr>
          <w:p w14:paraId="44D4B702" w14:textId="77777777" w:rsidR="00E552A6" w:rsidRDefault="00E552A6" w:rsidP="001C2E61">
            <w:r>
              <w:t>4.</w:t>
            </w:r>
          </w:p>
        </w:tc>
        <w:tc>
          <w:tcPr>
            <w:tcW w:w="2020" w:type="dxa"/>
          </w:tcPr>
          <w:p w14:paraId="2F7D9235" w14:textId="77777777" w:rsidR="00E552A6" w:rsidRDefault="00E552A6" w:rsidP="001C2E61"/>
        </w:tc>
        <w:tc>
          <w:tcPr>
            <w:tcW w:w="2409" w:type="dxa"/>
          </w:tcPr>
          <w:p w14:paraId="7F5EC3DB" w14:textId="77777777" w:rsidR="00E552A6" w:rsidRDefault="00E552A6" w:rsidP="001C2E61"/>
        </w:tc>
        <w:tc>
          <w:tcPr>
            <w:tcW w:w="2410" w:type="dxa"/>
          </w:tcPr>
          <w:p w14:paraId="718CA922" w14:textId="77777777" w:rsidR="00E552A6" w:rsidRDefault="00E552A6" w:rsidP="001C2E61"/>
        </w:tc>
        <w:tc>
          <w:tcPr>
            <w:tcW w:w="5103" w:type="dxa"/>
          </w:tcPr>
          <w:p w14:paraId="3C4171DE" w14:textId="77777777" w:rsidR="00E552A6" w:rsidRDefault="00E552A6" w:rsidP="001C2E61"/>
        </w:tc>
      </w:tr>
    </w:tbl>
    <w:p w14:paraId="3EFE504B" w14:textId="77777777" w:rsidR="00E552A6" w:rsidRPr="00AF34AF" w:rsidRDefault="00E552A6" w:rsidP="00E552A6">
      <w:pPr>
        <w:spacing w:after="40"/>
        <w:rPr>
          <w:sz w:val="12"/>
        </w:rPr>
      </w:pPr>
    </w:p>
    <w:p w14:paraId="3FF46152" w14:textId="77777777" w:rsidR="00FF1714" w:rsidRDefault="00FF1714" w:rsidP="002636BD"/>
    <w:p w14:paraId="30D04855" w14:textId="77777777" w:rsidR="00E552A6" w:rsidRDefault="00E552A6" w:rsidP="003605C5"/>
    <w:p w14:paraId="1894B086" w14:textId="1D466653" w:rsidR="006716D7" w:rsidRDefault="00436A2D" w:rsidP="003605C5">
      <w:r>
        <w:t>Thank you for taking the time today to answer our question</w:t>
      </w:r>
      <w:r w:rsidR="00E56BF0">
        <w:t>. T</w:t>
      </w:r>
      <w:r>
        <w:t xml:space="preserve">o have a full understanding of your food security situation, can we </w:t>
      </w:r>
      <w:r w:rsidR="00E56BF0">
        <w:t>contact you in the upcoming days/weeks by phone?</w:t>
      </w:r>
      <w:r w:rsidR="00DB3D43">
        <w:t xml:space="preserve"> </w:t>
      </w:r>
      <w:r w:rsidR="006716D7">
        <w:t>(</w:t>
      </w:r>
      <w:r w:rsidR="00DB3D43">
        <w:t>Yes/No</w:t>
      </w:r>
      <w:r w:rsidR="006716D7">
        <w:t>)</w:t>
      </w:r>
      <w:r w:rsidR="00755CEB">
        <w:t xml:space="preserve">. </w:t>
      </w:r>
    </w:p>
    <w:p w14:paraId="50266F5F" w14:textId="62991721" w:rsidR="006716D7" w:rsidRDefault="006716D7" w:rsidP="003605C5">
      <w:r>
        <w:t>When would be a good time to contact you? (morning/afternoon/evening)</w:t>
      </w:r>
    </w:p>
    <w:p w14:paraId="38BEBEC1" w14:textId="11BFB6C5" w:rsidR="007B499B" w:rsidRPr="006716D7" w:rsidRDefault="00755CEB" w:rsidP="003605C5">
      <w:pPr>
        <w:rPr>
          <w:i/>
          <w:iCs/>
        </w:rPr>
      </w:pPr>
      <w:r w:rsidRPr="006716D7">
        <w:rPr>
          <w:i/>
          <w:iCs/>
        </w:rPr>
        <w:t xml:space="preserve">If yes then </w:t>
      </w:r>
      <w:r w:rsidR="007B3960" w:rsidRPr="006716D7">
        <w:rPr>
          <w:i/>
          <w:iCs/>
        </w:rPr>
        <w:t xml:space="preserve">ask for their personal phone number, otherwise </w:t>
      </w:r>
      <w:r w:rsidR="006716D7">
        <w:rPr>
          <w:i/>
          <w:iCs/>
        </w:rPr>
        <w:t xml:space="preserve">the landline. </w:t>
      </w:r>
    </w:p>
    <w:p w14:paraId="0CEE9445" w14:textId="77777777" w:rsidR="00E1100A" w:rsidRDefault="00E1100A" w:rsidP="007B499B">
      <w:pPr>
        <w:spacing w:after="40"/>
        <w:rPr>
          <w:i/>
          <w:iCs/>
          <w:sz w:val="12"/>
        </w:rPr>
      </w:pPr>
    </w:p>
    <w:sectPr w:rsidR="00E1100A" w:rsidSect="00EC7B49">
      <w:pgSz w:w="15840" w:h="12240" w:orient="landscape"/>
      <w:pgMar w:top="567" w:right="567" w:bottom="567" w:left="56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lifouSanda OUSMANE" w:date="2022-11-07T15:20:00Z" w:initials="SO">
    <w:p w14:paraId="0F0CB5AE" w14:textId="66939E1A" w:rsidR="006E5214" w:rsidRDefault="006E5214">
      <w:pPr>
        <w:pStyle w:val="Commentaire"/>
      </w:pPr>
      <w:r>
        <w:rPr>
          <w:rStyle w:val="Marquedecommentaire"/>
        </w:rPr>
        <w:annotationRef/>
      </w:r>
      <w:r>
        <w:t xml:space="preserve">Very </w:t>
      </w:r>
      <w:proofErr w:type="spellStart"/>
      <w:r>
        <w:t>i</w:t>
      </w:r>
      <w:r w:rsidRPr="006E5214">
        <w:t>mporatnt</w:t>
      </w:r>
      <w:proofErr w:type="spellEnd"/>
      <w:r w:rsidRPr="006E5214">
        <w:t xml:space="preserve"> to introduce the telephone contact of the interviewer </w:t>
      </w:r>
      <w:proofErr w:type="gramStart"/>
      <w:r w:rsidRPr="006E5214">
        <w:t>in particular during</w:t>
      </w:r>
      <w:proofErr w:type="gramEnd"/>
      <w:r w:rsidRPr="006E5214">
        <w:t xml:space="preserve"> the follow-up of the quality of the data</w:t>
      </w:r>
    </w:p>
  </w:comment>
  <w:comment w:id="1" w:author="SalifouSanda OUSMANE [2]" w:date="2022-11-07T15:14:00Z" w:initials="SO">
    <w:p w14:paraId="5FCFEF71" w14:textId="0D825C03" w:rsidR="006E5214" w:rsidRDefault="006E5214">
      <w:pPr>
        <w:pStyle w:val="Commentaire"/>
      </w:pPr>
      <w:r>
        <w:rPr>
          <w:rStyle w:val="Marquedecommentaire"/>
        </w:rPr>
        <w:annotationRef/>
      </w:r>
      <w:r>
        <w:t>The level Region is “</w:t>
      </w:r>
      <w:proofErr w:type="spellStart"/>
      <w:r>
        <w:t>Préfecture</w:t>
      </w:r>
      <w:proofErr w:type="spellEnd"/>
      <w:r>
        <w:t>” in CAR</w:t>
      </w:r>
    </w:p>
  </w:comment>
  <w:comment w:id="2" w:author="SalifouSanda OUSMANE [3]" w:date="2022-11-07T15:15:00Z" w:initials="SO">
    <w:p w14:paraId="5D108E5E" w14:textId="297EFA28" w:rsidR="006E5214" w:rsidRDefault="006E5214">
      <w:pPr>
        <w:pStyle w:val="Commentaire"/>
      </w:pPr>
      <w:r>
        <w:rPr>
          <w:rStyle w:val="Marquedecommentaire"/>
        </w:rPr>
        <w:annotationRef/>
      </w:r>
      <w:r>
        <w:t>The State level is “Sous-</w:t>
      </w:r>
      <w:proofErr w:type="spellStart"/>
      <w:r>
        <w:t>Préfecture</w:t>
      </w:r>
      <w:proofErr w:type="spellEnd"/>
      <w:r>
        <w:t>” in CAR</w:t>
      </w:r>
    </w:p>
  </w:comment>
  <w:comment w:id="3" w:author="SalifouSanda OUSMANE [4]" w:date="2022-11-07T15:16:00Z" w:initials="SO">
    <w:p w14:paraId="62215A3E" w14:textId="6EA8EFE5" w:rsidR="006E5214" w:rsidRDefault="006E5214">
      <w:pPr>
        <w:pStyle w:val="Commentaire"/>
      </w:pPr>
      <w:r>
        <w:rPr>
          <w:rStyle w:val="Marquedecommentaire"/>
        </w:rPr>
        <w:annotationRef/>
      </w:r>
      <w:r>
        <w:t>District level = “Commune”</w:t>
      </w:r>
    </w:p>
  </w:comment>
  <w:comment w:id="4" w:author="SalifouSanda OUSMANE [5]" w:date="2022-11-07T15:17:00Z" w:initials="SO">
    <w:p w14:paraId="62080EF6" w14:textId="21802D82" w:rsidR="006E5214" w:rsidRDefault="006E5214">
      <w:pPr>
        <w:pStyle w:val="Commentaire"/>
      </w:pPr>
      <w:r>
        <w:rPr>
          <w:rStyle w:val="Marquedecommentaire"/>
        </w:rPr>
        <w:annotationRef/>
      </w:r>
      <w:r>
        <w:t>Village</w:t>
      </w:r>
      <w:r w:rsidR="00937628">
        <w:t xml:space="preserve"> or Site</w:t>
      </w:r>
      <w:r>
        <w:t xml:space="preserve"> level</w:t>
      </w:r>
    </w:p>
  </w:comment>
  <w:comment w:id="5" w:author="SalifouSanda OUSMANE [6]" w:date="2022-11-07T15:18:00Z" w:initials="SO">
    <w:p w14:paraId="04F26F4D" w14:textId="72284C86" w:rsidR="006E5214" w:rsidRDefault="006E5214">
      <w:pPr>
        <w:pStyle w:val="Commentaire"/>
      </w:pPr>
      <w:r>
        <w:rPr>
          <w:rStyle w:val="Marquedecommentaire"/>
        </w:rPr>
        <w:annotationRef/>
      </w:r>
      <w:r>
        <w:t xml:space="preserve">Not Admin 5 in </w:t>
      </w:r>
      <w:proofErr w:type="gramStart"/>
      <w:r>
        <w:t>CAR !</w:t>
      </w:r>
      <w:proofErr w:type="gramEnd"/>
    </w:p>
  </w:comment>
  <w:comment w:id="31" w:author="SalifouSanda OUSMANE [7]" w:date="2022-11-07T15:37:00Z" w:initials="SO">
    <w:p w14:paraId="43CE038B" w14:textId="3F0B0A7F" w:rsidR="00AC2D05" w:rsidRDefault="00AC2D05">
      <w:pPr>
        <w:pStyle w:val="Commentaire"/>
      </w:pPr>
      <w:r>
        <w:rPr>
          <w:rStyle w:val="Marquedecommentaire"/>
        </w:rPr>
        <w:annotationRef/>
      </w:r>
      <w:r w:rsidR="00AC5E0C" w:rsidRPr="00AC5E0C">
        <w:t>these 2 cases are not frequent</w:t>
      </w:r>
      <w:r w:rsidR="00AC5E0C">
        <w:t xml:space="preserve"> in CAR</w:t>
      </w:r>
    </w:p>
  </w:comment>
  <w:comment w:id="121" w:author="WISHAH Isra" w:date="2022-08-04T10:22:00Z" w:initials="IW">
    <w:p w14:paraId="65E1AF93" w14:textId="77777777" w:rsidR="006B017D" w:rsidRDefault="006B017D" w:rsidP="006B017D">
      <w:pPr>
        <w:pStyle w:val="Commentaire"/>
      </w:pPr>
      <w:r>
        <w:rPr>
          <w:rStyle w:val="Marquedecommentaire"/>
        </w:rPr>
        <w:annotationRef/>
      </w:r>
      <w:r>
        <w:t xml:space="preserve">Age, not thresholds </w:t>
      </w:r>
    </w:p>
    <w:p w14:paraId="1E197C43" w14:textId="77777777" w:rsidR="006B017D" w:rsidRDefault="006B017D" w:rsidP="006B017D">
      <w:pPr>
        <w:pStyle w:val="Commentaire"/>
      </w:pPr>
      <w:r>
        <w:t xml:space="preserve">If less than 2 </w:t>
      </w:r>
      <w:proofErr w:type="gramStart"/>
      <w:r>
        <w:t>years</w:t>
      </w:r>
      <w:proofErr w:type="gramEnd"/>
      <w:r>
        <w:t xml:space="preserve"> then report months </w:t>
      </w:r>
    </w:p>
  </w:comment>
  <w:comment w:id="189" w:author="SalifouSanda OUSMANE [8]" w:date="2022-11-07T16:32:00Z" w:initials="SO">
    <w:p w14:paraId="353A5E77" w14:textId="7CDA4AC6" w:rsidR="00103075" w:rsidRDefault="00103075">
      <w:pPr>
        <w:pStyle w:val="Commentaire"/>
      </w:pPr>
      <w:r>
        <w:rPr>
          <w:rStyle w:val="Marquedecommentaire"/>
        </w:rPr>
        <w:annotationRef/>
      </w:r>
      <w:r>
        <w:t>XAF</w:t>
      </w:r>
    </w:p>
  </w:comment>
  <w:comment w:id="188" w:author="WISHAH Isra" w:date="2022-08-22T12:13:00Z" w:initials="IW">
    <w:p w14:paraId="6ED0BDA0" w14:textId="40FB8264" w:rsidR="00D22A0B" w:rsidRDefault="00D22A0B">
      <w:pPr>
        <w:pStyle w:val="Commentaire"/>
      </w:pPr>
      <w:r>
        <w:rPr>
          <w:rStyle w:val="Marquedecommentaire"/>
        </w:rPr>
        <w:annotationRef/>
      </w:r>
      <w:r>
        <w:t>Do we want to combine?</w:t>
      </w:r>
    </w:p>
  </w:comment>
  <w:comment w:id="194" w:author="SalifouSanda OUSMANE [9]" w:date="2022-11-07T16:33:00Z" w:initials="SO">
    <w:p w14:paraId="3535D6BC" w14:textId="368474AC" w:rsidR="00A25EFF" w:rsidRDefault="00A25EFF">
      <w:pPr>
        <w:pStyle w:val="Commentaire"/>
      </w:pPr>
      <w:r>
        <w:rPr>
          <w:rStyle w:val="Marquedecommentaire"/>
        </w:rPr>
        <w:annotationRef/>
      </w:r>
      <w:r>
        <w:t>XAF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0CB5AE" w15:done="0"/>
  <w15:commentEx w15:paraId="5FCFEF71" w15:done="0"/>
  <w15:commentEx w15:paraId="5D108E5E" w15:done="0"/>
  <w15:commentEx w15:paraId="62215A3E" w15:done="0"/>
  <w15:commentEx w15:paraId="62080EF6" w15:done="0"/>
  <w15:commentEx w15:paraId="04F26F4D" w15:done="0"/>
  <w15:commentEx w15:paraId="43CE038B" w15:done="0"/>
  <w15:commentEx w15:paraId="1E197C43" w15:done="0"/>
  <w15:commentEx w15:paraId="353A5E77" w15:done="0"/>
  <w15:commentEx w15:paraId="6ED0BDA0" w15:done="0"/>
  <w15:commentEx w15:paraId="3535D6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3A0AA" w16cex:dateUtc="2022-11-07T14:20:00Z"/>
  <w16cex:commentExtensible w16cex:durableId="27139F38" w16cex:dateUtc="2022-11-07T14:14:00Z"/>
  <w16cex:commentExtensible w16cex:durableId="27139F79" w16cex:dateUtc="2022-11-07T14:15:00Z"/>
  <w16cex:commentExtensible w16cex:durableId="27139FD0" w16cex:dateUtc="2022-11-07T14:16:00Z"/>
  <w16cex:commentExtensible w16cex:durableId="2713A01A" w16cex:dateUtc="2022-11-07T14:17:00Z"/>
  <w16cex:commentExtensible w16cex:durableId="2713A03F" w16cex:dateUtc="2022-11-07T14:18:00Z"/>
  <w16cex:commentExtensible w16cex:durableId="2713A4A7" w16cex:dateUtc="2022-11-07T14:37:00Z"/>
  <w16cex:commentExtensible w16cex:durableId="26961C64" w16cex:dateUtc="2022-08-04T08:22:00Z"/>
  <w16cex:commentExtensible w16cex:durableId="2713B195" w16cex:dateUtc="2022-11-07T15:32:00Z"/>
  <w16cex:commentExtensible w16cex:durableId="26ADF174" w16cex:dateUtc="2022-08-22T10:13:00Z"/>
  <w16cex:commentExtensible w16cex:durableId="2713B1F7" w16cex:dateUtc="2022-11-07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0CB5AE" w16cid:durableId="2713A0AA"/>
  <w16cid:commentId w16cid:paraId="5FCFEF71" w16cid:durableId="27139F38"/>
  <w16cid:commentId w16cid:paraId="5D108E5E" w16cid:durableId="27139F79"/>
  <w16cid:commentId w16cid:paraId="62215A3E" w16cid:durableId="27139FD0"/>
  <w16cid:commentId w16cid:paraId="62080EF6" w16cid:durableId="2713A01A"/>
  <w16cid:commentId w16cid:paraId="04F26F4D" w16cid:durableId="2713A03F"/>
  <w16cid:commentId w16cid:paraId="43CE038B" w16cid:durableId="2713A4A7"/>
  <w16cid:commentId w16cid:paraId="1E197C43" w16cid:durableId="26961C64"/>
  <w16cid:commentId w16cid:paraId="353A5E77" w16cid:durableId="2713B195"/>
  <w16cid:commentId w16cid:paraId="6ED0BDA0" w16cid:durableId="26ADF174"/>
  <w16cid:commentId w16cid:paraId="3535D6BC" w16cid:durableId="2713B1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03805" w14:textId="77777777" w:rsidR="001C3A91" w:rsidRDefault="001C3A91" w:rsidP="00C47575">
      <w:pPr>
        <w:spacing w:after="0" w:line="240" w:lineRule="auto"/>
      </w:pPr>
      <w:r>
        <w:separator/>
      </w:r>
    </w:p>
  </w:endnote>
  <w:endnote w:type="continuationSeparator" w:id="0">
    <w:p w14:paraId="07271472" w14:textId="77777777" w:rsidR="001C3A91" w:rsidRDefault="001C3A91" w:rsidP="00C47575">
      <w:pPr>
        <w:spacing w:after="0" w:line="240" w:lineRule="auto"/>
      </w:pPr>
      <w:r>
        <w:continuationSeparator/>
      </w:r>
    </w:p>
  </w:endnote>
  <w:endnote w:type="continuationNotice" w:id="1">
    <w:p w14:paraId="43238403" w14:textId="77777777" w:rsidR="001C3A91" w:rsidRDefault="001C3A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Unicode MS">
    <w:altName w:val="Yu Gothic"/>
    <w:panose1 w:val="020B0604020202020204"/>
    <w:charset w:val="00"/>
    <w:family w:val="roman"/>
    <w:pitch w:val="variable"/>
    <w:sig w:usb0="00000003" w:usb1="00000000" w:usb2="00000000" w:usb3="00000000" w:csb0="00000001" w:csb1="00000000"/>
  </w:font>
  <w:font w:name="Open Sans SemiBold">
    <w:panose1 w:val="020B07060308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F03EB" w14:textId="77777777" w:rsidR="001C3A91" w:rsidRDefault="001C3A91" w:rsidP="00C47575">
      <w:pPr>
        <w:spacing w:after="0" w:line="240" w:lineRule="auto"/>
      </w:pPr>
      <w:r>
        <w:separator/>
      </w:r>
    </w:p>
  </w:footnote>
  <w:footnote w:type="continuationSeparator" w:id="0">
    <w:p w14:paraId="25CEC315" w14:textId="77777777" w:rsidR="001C3A91" w:rsidRDefault="001C3A91" w:rsidP="00C47575">
      <w:pPr>
        <w:spacing w:after="0" w:line="240" w:lineRule="auto"/>
      </w:pPr>
      <w:r>
        <w:continuationSeparator/>
      </w:r>
    </w:p>
  </w:footnote>
  <w:footnote w:type="continuationNotice" w:id="1">
    <w:p w14:paraId="1E539698" w14:textId="77777777" w:rsidR="001C3A91" w:rsidRDefault="001C3A91">
      <w:pPr>
        <w:spacing w:after="0" w:line="240" w:lineRule="auto"/>
      </w:pPr>
    </w:p>
  </w:footnote>
  <w:footnote w:id="2">
    <w:p w14:paraId="075D77E9" w14:textId="77777777" w:rsidR="00D22A0B" w:rsidRPr="000D7FA5" w:rsidRDefault="00D22A0B" w:rsidP="00C47575">
      <w:pPr>
        <w:pStyle w:val="FootnoteText1"/>
        <w:rPr>
          <w:strike/>
          <w:sz w:val="16"/>
          <w:szCs w:val="16"/>
        </w:rPr>
      </w:pPr>
      <w:r w:rsidRPr="000D7FA5">
        <w:rPr>
          <w:rStyle w:val="Appelnotedebasdep"/>
          <w:sz w:val="16"/>
          <w:szCs w:val="16"/>
        </w:rPr>
        <w:footnoteRef/>
      </w:r>
      <w:r w:rsidRPr="000D7FA5">
        <w:rPr>
          <w:sz w:val="16"/>
          <w:szCs w:val="16"/>
        </w:rPr>
        <w:t xml:space="preserve"> Purchases made cash include purchases made on cash assistance as well as purchases made on value vouchers (value paper voucher, value e-voucher). Commodities consumed on commodity voucher (commodity paper voucher, commidity e-voucher) should be counted in the colomn in-kind assistance.</w:t>
      </w:r>
      <w:r w:rsidRPr="000D7FA5">
        <w:rPr>
          <w:strike/>
          <w:sz w:val="16"/>
          <w:szCs w:val="16"/>
        </w:rPr>
        <w:t xml:space="preserve"> </w:t>
      </w:r>
    </w:p>
  </w:footnote>
  <w:footnote w:id="3">
    <w:p w14:paraId="27CDEAE1" w14:textId="77777777" w:rsidR="00D22A0B" w:rsidRPr="000D7FA5" w:rsidRDefault="00D22A0B" w:rsidP="00C47575">
      <w:pPr>
        <w:pStyle w:val="FootnoteText1"/>
        <w:rPr>
          <w:sz w:val="16"/>
          <w:szCs w:val="16"/>
        </w:rPr>
      </w:pPr>
      <w:r w:rsidRPr="000D7FA5">
        <w:rPr>
          <w:rStyle w:val="Appelnotedebasdep"/>
          <w:sz w:val="16"/>
          <w:szCs w:val="16"/>
        </w:rPr>
        <w:footnoteRef/>
      </w:r>
      <w:r w:rsidRPr="000D7FA5">
        <w:rPr>
          <w:sz w:val="16"/>
          <w:szCs w:val="16"/>
        </w:rPr>
        <w:t xml:space="preserve"> This caterogy includes the following sources: In-kind assistance from international and local NGOs, government, UN Agencies; gifts from family and friends;  borrowing from family and friends; begging</w:t>
      </w:r>
    </w:p>
  </w:footnote>
  <w:footnote w:id="4">
    <w:p w14:paraId="21B88D49" w14:textId="77777777" w:rsidR="00D22A0B" w:rsidRPr="00D62086" w:rsidRDefault="00D22A0B" w:rsidP="00C47575">
      <w:pPr>
        <w:pStyle w:val="FootnoteText1"/>
        <w:rPr>
          <w:sz w:val="14"/>
          <w:szCs w:val="14"/>
        </w:rPr>
      </w:pPr>
      <w:r w:rsidRPr="000D7FA5">
        <w:rPr>
          <w:rStyle w:val="Appelnotedebasdep"/>
          <w:sz w:val="16"/>
          <w:szCs w:val="16"/>
        </w:rPr>
        <w:footnoteRef/>
      </w:r>
      <w:r w:rsidRPr="000D7FA5">
        <w:rPr>
          <w:sz w:val="16"/>
          <w:szCs w:val="16"/>
        </w:rPr>
        <w:t xml:space="preserve"> Credit refers to the purchases that have been made by credit and not been repaid in the reference period. Definition of credit needs to be contextualized, to ensure it does not capture usual behaviour with regular repayment, but behaviour that can lead to overindebtedness.</w:t>
      </w:r>
      <w:r w:rsidRPr="00D62086">
        <w:rPr>
          <w:sz w:val="14"/>
          <w:szCs w:val="14"/>
        </w:rPr>
        <w:t xml:space="preserve"> </w:t>
      </w:r>
    </w:p>
  </w:footnote>
  <w:footnote w:id="5">
    <w:p w14:paraId="4010F14D" w14:textId="77777777" w:rsidR="00D22A0B" w:rsidRPr="000D7FA5" w:rsidRDefault="00D22A0B" w:rsidP="00C47575">
      <w:pPr>
        <w:pStyle w:val="FootnoteText1"/>
        <w:rPr>
          <w:sz w:val="16"/>
          <w:szCs w:val="16"/>
        </w:rPr>
      </w:pPr>
      <w:r w:rsidRPr="000D7FA5">
        <w:rPr>
          <w:rStyle w:val="Appelnotedebasdep"/>
          <w:sz w:val="16"/>
          <w:szCs w:val="16"/>
        </w:rPr>
        <w:footnoteRef/>
      </w:r>
      <w:r w:rsidRPr="000D7FA5">
        <w:rPr>
          <w:sz w:val="16"/>
          <w:szCs w:val="16"/>
        </w:rPr>
        <w:t xml:space="preserve"> Canned food can be added as a separate food group (HHExpFCan) or ventilated in the other groups (fruit, vegetable, meat, fish etc). </w:t>
      </w:r>
    </w:p>
  </w:footnote>
  <w:footnote w:id="6">
    <w:p w14:paraId="6505F142" w14:textId="77777777" w:rsidR="00D22A0B" w:rsidRPr="000D7FA5" w:rsidRDefault="00D22A0B" w:rsidP="00C47575">
      <w:pPr>
        <w:pStyle w:val="FootnoteText1"/>
        <w:rPr>
          <w:sz w:val="16"/>
          <w:szCs w:val="16"/>
        </w:rPr>
      </w:pPr>
      <w:r w:rsidRPr="000D7FA5">
        <w:rPr>
          <w:rStyle w:val="Appelnotedebasdep"/>
          <w:sz w:val="16"/>
          <w:szCs w:val="16"/>
        </w:rPr>
        <w:footnoteRef/>
      </w:r>
      <w:r w:rsidRPr="000D7FA5">
        <w:rPr>
          <w:sz w:val="16"/>
          <w:szCs w:val="16"/>
        </w:rPr>
        <w:t xml:space="preserve"> The standard recall period for this expenditure module is 30 days, with the alternative to choose a</w:t>
      </w:r>
      <w:r>
        <w:rPr>
          <w:sz w:val="16"/>
          <w:szCs w:val="16"/>
        </w:rPr>
        <w:t xml:space="preserve"> seven days (_7D) </w:t>
      </w:r>
      <w:r w:rsidRPr="000D7FA5">
        <w:rPr>
          <w:sz w:val="16"/>
          <w:szCs w:val="16"/>
        </w:rPr>
        <w:t>recall period</w:t>
      </w:r>
    </w:p>
  </w:footnote>
  <w:footnote w:id="7">
    <w:p w14:paraId="30056C76" w14:textId="77777777" w:rsidR="00D22A0B" w:rsidRPr="00D62086" w:rsidRDefault="00D22A0B" w:rsidP="00C47575">
      <w:pPr>
        <w:pStyle w:val="FootnoteText1"/>
      </w:pPr>
      <w:r w:rsidRPr="000D7FA5">
        <w:rPr>
          <w:rStyle w:val="Appelnotedebasdep"/>
          <w:sz w:val="16"/>
          <w:szCs w:val="16"/>
        </w:rPr>
        <w:footnoteRef/>
      </w:r>
      <w:r w:rsidRPr="000D7FA5">
        <w:rPr>
          <w:sz w:val="16"/>
          <w:szCs w:val="16"/>
        </w:rPr>
        <w:t xml:space="preserve"> If nuts  are a major component of the diet, this food group</w:t>
      </w:r>
      <w:r>
        <w:rPr>
          <w:sz w:val="16"/>
          <w:szCs w:val="16"/>
        </w:rPr>
        <w:t xml:space="preserve"> (</w:t>
      </w:r>
      <w:r w:rsidRPr="00286786">
        <w:rPr>
          <w:sz w:val="16"/>
          <w:szCs w:val="16"/>
        </w:rPr>
        <w:t>HHExpFPuls</w:t>
      </w:r>
      <w:r>
        <w:rPr>
          <w:sz w:val="16"/>
          <w:szCs w:val="16"/>
        </w:rPr>
        <w:t>)</w:t>
      </w:r>
      <w:r w:rsidRPr="000D7FA5">
        <w:rPr>
          <w:sz w:val="16"/>
          <w:szCs w:val="16"/>
        </w:rPr>
        <w:t xml:space="preserve"> can be split between Beans/Peas/Lentils (</w:t>
      </w:r>
      <w:r w:rsidRPr="00286786">
        <w:rPr>
          <w:sz w:val="16"/>
          <w:szCs w:val="16"/>
        </w:rPr>
        <w:t>HHExpFPulsBeans</w:t>
      </w:r>
      <w:r w:rsidRPr="000D7FA5">
        <w:rPr>
          <w:sz w:val="16"/>
          <w:szCs w:val="16"/>
        </w:rPr>
        <w:t>) and Nuts (</w:t>
      </w:r>
      <w:r w:rsidRPr="00C47575">
        <w:rPr>
          <w:rFonts w:eastAsia="Times New Roman" w:cs="Calibri"/>
          <w:sz w:val="16"/>
          <w:szCs w:val="16"/>
          <w:lang w:eastAsia="en-GB"/>
        </w:rPr>
        <w:t>HHExpFPulsNut)</w:t>
      </w:r>
      <w:r w:rsidRPr="000D7FA5">
        <w:rPr>
          <w:sz w:val="16"/>
          <w:szCs w:val="16"/>
        </w:rPr>
        <w:t>, to reflect the high calorie content of nuts.</w:t>
      </w:r>
    </w:p>
  </w:footnote>
  <w:footnote w:id="8">
    <w:p w14:paraId="722462E2" w14:textId="77777777" w:rsidR="00E552A6" w:rsidRPr="000D7FA5" w:rsidRDefault="00E552A6" w:rsidP="00464331">
      <w:pPr>
        <w:pStyle w:val="Notedebasdepage"/>
        <w:rPr>
          <w:sz w:val="16"/>
          <w:szCs w:val="16"/>
        </w:rPr>
      </w:pPr>
      <w:r w:rsidRPr="000D7FA5">
        <w:rPr>
          <w:rStyle w:val="Appelnotedebasdep"/>
          <w:sz w:val="16"/>
          <w:szCs w:val="16"/>
        </w:rPr>
        <w:footnoteRef/>
      </w:r>
      <w:r w:rsidRPr="000D7FA5">
        <w:rPr>
          <w:sz w:val="16"/>
          <w:szCs w:val="16"/>
        </w:rPr>
        <w:t xml:space="preserve"> Purchases made cash include purchases made on cash assistance as well as purchases made on value vouchers (value paper voucher, value e-voucher). Commodities consumme on commodity voucher (commodity paper voucher, commidity e-voucher) should be counted in the colomn in-kind assistance</w:t>
      </w:r>
    </w:p>
  </w:footnote>
  <w:footnote w:id="9">
    <w:p w14:paraId="78F27A19" w14:textId="77777777" w:rsidR="00E552A6" w:rsidRPr="000D7FA5" w:rsidRDefault="00E552A6" w:rsidP="00464331">
      <w:pPr>
        <w:pStyle w:val="Notedebasdepage"/>
        <w:rPr>
          <w:sz w:val="16"/>
          <w:szCs w:val="16"/>
        </w:rPr>
      </w:pPr>
      <w:r w:rsidRPr="000D7FA5">
        <w:rPr>
          <w:rStyle w:val="Appelnotedebasdep"/>
          <w:sz w:val="16"/>
          <w:szCs w:val="16"/>
        </w:rPr>
        <w:footnoteRef/>
      </w:r>
      <w:r w:rsidRPr="000D7FA5">
        <w:rPr>
          <w:sz w:val="16"/>
          <w:szCs w:val="16"/>
        </w:rPr>
        <w:t xml:space="preserve"> This caterogy includes the following sources : In-kind aid from international and local NGOs, government, UN Agencies; gifts from family and friends;  borrowing from family and friends; begging</w:t>
      </w:r>
    </w:p>
  </w:footnote>
  <w:footnote w:id="10">
    <w:p w14:paraId="094316FC" w14:textId="77777777" w:rsidR="00E552A6" w:rsidRPr="000D7FA5" w:rsidRDefault="00E552A6" w:rsidP="00464331">
      <w:pPr>
        <w:pStyle w:val="Notedebasdepage"/>
        <w:rPr>
          <w:sz w:val="16"/>
          <w:szCs w:val="16"/>
        </w:rPr>
      </w:pPr>
      <w:r w:rsidRPr="000D7FA5">
        <w:rPr>
          <w:rStyle w:val="Appelnotedebasdep"/>
          <w:sz w:val="16"/>
          <w:szCs w:val="16"/>
        </w:rPr>
        <w:footnoteRef/>
      </w:r>
      <w:r w:rsidRPr="000D7FA5">
        <w:rPr>
          <w:sz w:val="16"/>
          <w:szCs w:val="16"/>
        </w:rPr>
        <w:t xml:space="preserve"> This question may be specifically rephrased for the section of non food items (6 month recall) to be better understood by households “If you have to pay for the [item] that what provided for free or gifted to you, how much would have spent over the last 6 months ? </w:t>
      </w:r>
    </w:p>
  </w:footnote>
  <w:footnote w:id="11">
    <w:p w14:paraId="6DD5656F" w14:textId="77777777" w:rsidR="00E552A6" w:rsidRPr="001F7FF1" w:rsidRDefault="00E552A6" w:rsidP="00464331">
      <w:pPr>
        <w:pStyle w:val="Notedebasdepage"/>
      </w:pPr>
      <w:r w:rsidRPr="000D7FA5">
        <w:rPr>
          <w:rStyle w:val="Appelnotedebasdep"/>
          <w:sz w:val="16"/>
          <w:szCs w:val="16"/>
        </w:rPr>
        <w:footnoteRef/>
      </w:r>
      <w:r w:rsidRPr="000D7FA5">
        <w:rPr>
          <w:sz w:val="16"/>
          <w:szCs w:val="16"/>
        </w:rPr>
        <w:t xml:space="preserve"> The expenditure module can be complemented by questions on agricultural land (HHExpNFAgriLandRent), agricultural workforce (HHExpNFAgriWorkf), farming inputs (HHExpNFFarmInp) and livestock inputs (HHExpNFLvstInp)</w:t>
      </w:r>
      <w:r>
        <w:rPr>
          <w:sz w:val="16"/>
          <w:szCs w:val="16"/>
        </w:rPr>
        <w:t xml:space="preserve"> or other items used as intermediate goods for income generating activities.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AE22492"/>
    <w:multiLevelType w:val="hybridMultilevel"/>
    <w:tmpl w:val="393E51F4"/>
    <w:lvl w:ilvl="0" w:tplc="4EE87A04">
      <w:start w:val="1"/>
      <w:numFmt w:val="decimal"/>
      <w:lvlText w:val="%1."/>
      <w:lvlJc w:val="left"/>
      <w:pPr>
        <w:tabs>
          <w:tab w:val="num" w:pos="360"/>
        </w:tabs>
        <w:ind w:left="360" w:firstLine="0"/>
      </w:pPr>
      <w:rPr>
        <w:rFonts w:asciiTheme="minorHAnsi" w:eastAsia="Times New Roman" w:hAnsiTheme="minorHAnsi" w:cstheme="minorHAnsi" w:hint="default"/>
        <w:b/>
        <w:bCs/>
        <w:i w:val="0"/>
        <w:iCs w:val="0"/>
        <w:strike w:val="0"/>
        <w:color w:val="000000"/>
        <w:sz w:val="16"/>
        <w:szCs w:val="16"/>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10" w15:restartNumberingAfterBreak="0">
    <w:nsid w:val="0C497EE0"/>
    <w:multiLevelType w:val="hybridMultilevel"/>
    <w:tmpl w:val="48D0E80A"/>
    <w:lvl w:ilvl="0" w:tplc="3D1CC3EA">
      <w:start w:val="1"/>
      <w:numFmt w:val="decimal"/>
      <w:lvlText w:val="%1."/>
      <w:lvlJc w:val="left"/>
      <w:pPr>
        <w:ind w:left="720" w:hanging="360"/>
      </w:pPr>
      <w:rPr>
        <w:rFonts w:eastAsia="Times New Roman" w:cs="Arial"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B4861"/>
    <w:multiLevelType w:val="hybridMultilevel"/>
    <w:tmpl w:val="46C442DC"/>
    <w:lvl w:ilvl="0" w:tplc="565EAE90">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CC7E60"/>
    <w:multiLevelType w:val="hybridMultilevel"/>
    <w:tmpl w:val="B276F116"/>
    <w:lvl w:ilvl="0" w:tplc="D8EC6900">
      <w:start w:val="16"/>
      <w:numFmt w:val="decimal"/>
      <w:lvlText w:val="%1)"/>
      <w:lvlJc w:val="left"/>
      <w:pPr>
        <w:ind w:left="720" w:hanging="360"/>
      </w:pPr>
      <w:rPr>
        <w:rFonts w:asciiTheme="majorHAnsi" w:eastAsiaTheme="majorEastAsia" w:hAnsiTheme="majorHAnsi" w:cstheme="majorBidi" w:hint="default"/>
        <w:b/>
        <w:color w:val="365F91" w:themeColor="accent1" w:themeShade="BF"/>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4B6D8E"/>
    <w:multiLevelType w:val="hybridMultilevel"/>
    <w:tmpl w:val="5C8E132C"/>
    <w:lvl w:ilvl="0" w:tplc="B34E4DC8">
      <w:start w:val="16"/>
      <w:numFmt w:val="decimal"/>
      <w:lvlText w:val="%1)"/>
      <w:lvlJc w:val="left"/>
      <w:pPr>
        <w:ind w:left="720" w:hanging="360"/>
      </w:pPr>
      <w:rPr>
        <w:rFonts w:asciiTheme="majorHAnsi" w:eastAsiaTheme="majorEastAsia" w:hAnsiTheme="majorHAnsi" w:cstheme="majorBidi" w:hint="default"/>
        <w:b/>
        <w:color w:val="365F91" w:themeColor="accent1" w:themeShade="BF"/>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627676"/>
    <w:multiLevelType w:val="hybridMultilevel"/>
    <w:tmpl w:val="4A90D492"/>
    <w:lvl w:ilvl="0" w:tplc="0809000F">
      <w:start w:val="1"/>
      <w:numFmt w:val="decimal"/>
      <w:lvlText w:val="%1."/>
      <w:lvlJc w:val="left"/>
      <w:pPr>
        <w:ind w:left="360" w:hanging="360"/>
      </w:pPr>
      <w:rPr>
        <w:rFonts w:eastAsia="Times New Roman"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13970CD"/>
    <w:multiLevelType w:val="hybridMultilevel"/>
    <w:tmpl w:val="14C67540"/>
    <w:lvl w:ilvl="0" w:tplc="4434DD6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FE25DB"/>
    <w:multiLevelType w:val="hybridMultilevel"/>
    <w:tmpl w:val="47423716"/>
    <w:lvl w:ilvl="0" w:tplc="3D1CC3EA">
      <w:start w:val="1"/>
      <w:numFmt w:val="decimal"/>
      <w:lvlText w:val="%1."/>
      <w:lvlJc w:val="left"/>
      <w:pPr>
        <w:ind w:left="720" w:hanging="360"/>
      </w:pPr>
      <w:rPr>
        <w:rFonts w:eastAsia="Times New Roman" w:cs="Arial"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9C58B3"/>
    <w:multiLevelType w:val="multilevel"/>
    <w:tmpl w:val="445A8B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4DD35FB"/>
    <w:multiLevelType w:val="hybridMultilevel"/>
    <w:tmpl w:val="2858424A"/>
    <w:lvl w:ilvl="0" w:tplc="72E42B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9A763B"/>
    <w:multiLevelType w:val="hybridMultilevel"/>
    <w:tmpl w:val="926A99E2"/>
    <w:lvl w:ilvl="0" w:tplc="DA708C86">
      <w:start w:val="1"/>
      <w:numFmt w:val="decimal"/>
      <w:lvlText w:val="%1."/>
      <w:lvlJc w:val="left"/>
      <w:pPr>
        <w:ind w:left="720" w:hanging="360"/>
      </w:pPr>
      <w:rPr>
        <w:rFonts w:eastAsia="Times New Roman" w:cs="Arial"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3E11DE"/>
    <w:multiLevelType w:val="multilevel"/>
    <w:tmpl w:val="F66A00CC"/>
    <w:styleLink w:val="CurrentList1"/>
    <w:lvl w:ilvl="0">
      <w:start w:val="1"/>
      <w:numFmt w:val="decimal"/>
      <w:lvlText w:val="%1."/>
      <w:lvlJc w:val="left"/>
      <w:pPr>
        <w:ind w:left="360" w:hanging="360"/>
      </w:pPr>
      <w:rPr>
        <w:rFonts w:eastAsia="Times New Roman" w:hint="default"/>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706D4AFB"/>
    <w:multiLevelType w:val="multilevel"/>
    <w:tmpl w:val="7C6EF4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23D6A8B"/>
    <w:multiLevelType w:val="hybridMultilevel"/>
    <w:tmpl w:val="144C1E7A"/>
    <w:lvl w:ilvl="0" w:tplc="7F24EDF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21"/>
  </w:num>
  <w:num w:numId="12">
    <w:abstractNumId w:val="14"/>
  </w:num>
  <w:num w:numId="13">
    <w:abstractNumId w:val="20"/>
  </w:num>
  <w:num w:numId="14">
    <w:abstractNumId w:val="14"/>
  </w:num>
  <w:num w:numId="15">
    <w:abstractNumId w:val="19"/>
  </w:num>
  <w:num w:numId="16">
    <w:abstractNumId w:val="11"/>
  </w:num>
  <w:num w:numId="17">
    <w:abstractNumId w:val="16"/>
  </w:num>
  <w:num w:numId="18">
    <w:abstractNumId w:val="17"/>
  </w:num>
  <w:num w:numId="19">
    <w:abstractNumId w:val="15"/>
  </w:num>
  <w:num w:numId="20">
    <w:abstractNumId w:val="22"/>
  </w:num>
  <w:num w:numId="21">
    <w:abstractNumId w:val="10"/>
  </w:num>
  <w:num w:numId="22">
    <w:abstractNumId w:val="12"/>
  </w:num>
  <w:num w:numId="23">
    <w:abstractNumId w:val="13"/>
  </w:num>
  <w:num w:numId="2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lifouSanda OUSMANE">
    <w15:presenceInfo w15:providerId="AD" w15:userId="S::salifousanda.ousmane@wfp.org::de0eed82-a73b-4fd1-ae49-ee330e219d1f"/>
  </w15:person>
  <w15:person w15:author="SalifouSanda OUSMANE [2]">
    <w15:presenceInfo w15:providerId="AD" w15:userId="S::salifousanda.ousmane@wfp.org::de0eed82-a73b-4fd1-ae49-ee330e219d1f"/>
  </w15:person>
  <w15:person w15:author="SalifouSanda OUSMANE [3]">
    <w15:presenceInfo w15:providerId="AD" w15:userId="S::salifousanda.ousmane@wfp.org::de0eed82-a73b-4fd1-ae49-ee330e219d1f"/>
  </w15:person>
  <w15:person w15:author="SalifouSanda OUSMANE [4]">
    <w15:presenceInfo w15:providerId="AD" w15:userId="S::salifousanda.ousmane@wfp.org::de0eed82-a73b-4fd1-ae49-ee330e219d1f"/>
  </w15:person>
  <w15:person w15:author="SalifouSanda OUSMANE [5]">
    <w15:presenceInfo w15:providerId="AD" w15:userId="S::salifousanda.ousmane@wfp.org::de0eed82-a73b-4fd1-ae49-ee330e219d1f"/>
  </w15:person>
  <w15:person w15:author="SalifouSanda OUSMANE [6]">
    <w15:presenceInfo w15:providerId="AD" w15:userId="S::salifousanda.ousmane@wfp.org::de0eed82-a73b-4fd1-ae49-ee330e219d1f"/>
  </w15:person>
  <w15:person w15:author="SalifouSanda OUSMANE [7]">
    <w15:presenceInfo w15:providerId="AD" w15:userId="S::salifousanda.ousmane@wfp.org::de0eed82-a73b-4fd1-ae49-ee330e219d1f"/>
  </w15:person>
  <w15:person w15:author="SalifouSanda OUSMANE [8]">
    <w15:presenceInfo w15:providerId="AD" w15:userId="S::salifousanda.ousmane@wfp.org::de0eed82-a73b-4fd1-ae49-ee330e219d1f"/>
  </w15:person>
  <w15:person w15:author="WISHAH Isra">
    <w15:presenceInfo w15:providerId="AD" w15:userId="S::isra.wishah@wfp.org::72089144-da43-4082-a6aa-d77401d50df3"/>
  </w15:person>
  <w15:person w15:author="Alirah WEYORI">
    <w15:presenceInfo w15:providerId="AD" w15:userId="S::alirah.weyori@wfp.org::1c7cbaa8-91f0-4806-8632-e4be5028c1b4"/>
  </w15:person>
  <w15:person w15:author="SalifouSanda OUSMANE [9]">
    <w15:presenceInfo w15:providerId="AD" w15:userId="S::salifousanda.ousmane@wfp.org::de0eed82-a73b-4fd1-ae49-ee330e219d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xMDEwMDIxMjEwM7dU0lEKTi0uzszPAymwqAUAHI5fYSwAAAA="/>
  </w:docVars>
  <w:rsids>
    <w:rsidRoot w:val="00B47730"/>
    <w:rsid w:val="000011C5"/>
    <w:rsid w:val="000027D5"/>
    <w:rsid w:val="00003FAB"/>
    <w:rsid w:val="000157B9"/>
    <w:rsid w:val="0002237C"/>
    <w:rsid w:val="0003253E"/>
    <w:rsid w:val="00034616"/>
    <w:rsid w:val="000366C2"/>
    <w:rsid w:val="00036EA1"/>
    <w:rsid w:val="0003738F"/>
    <w:rsid w:val="000459EE"/>
    <w:rsid w:val="0005272F"/>
    <w:rsid w:val="0006063C"/>
    <w:rsid w:val="00064D29"/>
    <w:rsid w:val="000665E9"/>
    <w:rsid w:val="00066A16"/>
    <w:rsid w:val="000754CC"/>
    <w:rsid w:val="000808E5"/>
    <w:rsid w:val="00083BBD"/>
    <w:rsid w:val="00086835"/>
    <w:rsid w:val="00091582"/>
    <w:rsid w:val="00092C6E"/>
    <w:rsid w:val="000A09F3"/>
    <w:rsid w:val="000A6CA1"/>
    <w:rsid w:val="000B2F6D"/>
    <w:rsid w:val="000B316E"/>
    <w:rsid w:val="000C5452"/>
    <w:rsid w:val="000D0DD2"/>
    <w:rsid w:val="000D501D"/>
    <w:rsid w:val="000D6F71"/>
    <w:rsid w:val="000E1E79"/>
    <w:rsid w:val="000F54F1"/>
    <w:rsid w:val="000F6801"/>
    <w:rsid w:val="00102406"/>
    <w:rsid w:val="00103075"/>
    <w:rsid w:val="0010448A"/>
    <w:rsid w:val="00106533"/>
    <w:rsid w:val="00112FED"/>
    <w:rsid w:val="00115C82"/>
    <w:rsid w:val="00136583"/>
    <w:rsid w:val="00137200"/>
    <w:rsid w:val="00147D5F"/>
    <w:rsid w:val="00147D9C"/>
    <w:rsid w:val="0015074B"/>
    <w:rsid w:val="00155462"/>
    <w:rsid w:val="00157F49"/>
    <w:rsid w:val="001603D2"/>
    <w:rsid w:val="00164AC1"/>
    <w:rsid w:val="00164FD9"/>
    <w:rsid w:val="0017177C"/>
    <w:rsid w:val="00183627"/>
    <w:rsid w:val="00192604"/>
    <w:rsid w:val="0019684C"/>
    <w:rsid w:val="00197958"/>
    <w:rsid w:val="001A12BA"/>
    <w:rsid w:val="001B38B4"/>
    <w:rsid w:val="001C3825"/>
    <w:rsid w:val="001C3A91"/>
    <w:rsid w:val="001C62EA"/>
    <w:rsid w:val="001C6435"/>
    <w:rsid w:val="001CBDB6"/>
    <w:rsid w:val="001D51B3"/>
    <w:rsid w:val="001E5B54"/>
    <w:rsid w:val="001F1A1A"/>
    <w:rsid w:val="001F1F97"/>
    <w:rsid w:val="001F2B2D"/>
    <w:rsid w:val="001F2F4C"/>
    <w:rsid w:val="001F5635"/>
    <w:rsid w:val="001F628D"/>
    <w:rsid w:val="001F7720"/>
    <w:rsid w:val="001F7CB3"/>
    <w:rsid w:val="00205123"/>
    <w:rsid w:val="002052F2"/>
    <w:rsid w:val="00205A4F"/>
    <w:rsid w:val="00206CE6"/>
    <w:rsid w:val="002142C4"/>
    <w:rsid w:val="00221F49"/>
    <w:rsid w:val="002229C2"/>
    <w:rsid w:val="00224032"/>
    <w:rsid w:val="0022454C"/>
    <w:rsid w:val="0022487C"/>
    <w:rsid w:val="00230A5C"/>
    <w:rsid w:val="00232A1B"/>
    <w:rsid w:val="0024279B"/>
    <w:rsid w:val="00243E48"/>
    <w:rsid w:val="00245AFF"/>
    <w:rsid w:val="00261D55"/>
    <w:rsid w:val="002636BD"/>
    <w:rsid w:val="00271FAF"/>
    <w:rsid w:val="002742E5"/>
    <w:rsid w:val="00280096"/>
    <w:rsid w:val="00282939"/>
    <w:rsid w:val="002831F1"/>
    <w:rsid w:val="00283718"/>
    <w:rsid w:val="0029049C"/>
    <w:rsid w:val="00292059"/>
    <w:rsid w:val="0029639D"/>
    <w:rsid w:val="002A2340"/>
    <w:rsid w:val="002A6CEC"/>
    <w:rsid w:val="002C054C"/>
    <w:rsid w:val="002C26E9"/>
    <w:rsid w:val="002C2D68"/>
    <w:rsid w:val="002C65CF"/>
    <w:rsid w:val="002D0561"/>
    <w:rsid w:val="002D0D79"/>
    <w:rsid w:val="002D14F5"/>
    <w:rsid w:val="002D3168"/>
    <w:rsid w:val="002E0C37"/>
    <w:rsid w:val="002E26E3"/>
    <w:rsid w:val="002E3F43"/>
    <w:rsid w:val="002F68D7"/>
    <w:rsid w:val="002F6E63"/>
    <w:rsid w:val="002F715B"/>
    <w:rsid w:val="00301FFC"/>
    <w:rsid w:val="00302E4F"/>
    <w:rsid w:val="00305875"/>
    <w:rsid w:val="003111A4"/>
    <w:rsid w:val="003170EF"/>
    <w:rsid w:val="00326F90"/>
    <w:rsid w:val="0033013D"/>
    <w:rsid w:val="003311A7"/>
    <w:rsid w:val="00333E7C"/>
    <w:rsid w:val="0033727F"/>
    <w:rsid w:val="0036038A"/>
    <w:rsid w:val="003605C5"/>
    <w:rsid w:val="00385C4A"/>
    <w:rsid w:val="0038746D"/>
    <w:rsid w:val="00395204"/>
    <w:rsid w:val="003966B6"/>
    <w:rsid w:val="003A074F"/>
    <w:rsid w:val="003A1831"/>
    <w:rsid w:val="003A1A6A"/>
    <w:rsid w:val="003A26C6"/>
    <w:rsid w:val="003A6185"/>
    <w:rsid w:val="003B0875"/>
    <w:rsid w:val="003B2645"/>
    <w:rsid w:val="003B3EB6"/>
    <w:rsid w:val="003D16A9"/>
    <w:rsid w:val="003D5B3E"/>
    <w:rsid w:val="003D7FBD"/>
    <w:rsid w:val="003E04B0"/>
    <w:rsid w:val="003E39EE"/>
    <w:rsid w:val="003F0087"/>
    <w:rsid w:val="003F58DD"/>
    <w:rsid w:val="00400A8D"/>
    <w:rsid w:val="00416986"/>
    <w:rsid w:val="0041706B"/>
    <w:rsid w:val="00436A2D"/>
    <w:rsid w:val="0044040F"/>
    <w:rsid w:val="004435C4"/>
    <w:rsid w:val="00446029"/>
    <w:rsid w:val="00461F79"/>
    <w:rsid w:val="00464331"/>
    <w:rsid w:val="0046584F"/>
    <w:rsid w:val="00467299"/>
    <w:rsid w:val="004715C4"/>
    <w:rsid w:val="00473F32"/>
    <w:rsid w:val="004745BA"/>
    <w:rsid w:val="00476882"/>
    <w:rsid w:val="00481725"/>
    <w:rsid w:val="00486B49"/>
    <w:rsid w:val="00490699"/>
    <w:rsid w:val="0049258F"/>
    <w:rsid w:val="004A296C"/>
    <w:rsid w:val="004A6A65"/>
    <w:rsid w:val="004A6C67"/>
    <w:rsid w:val="004B088F"/>
    <w:rsid w:val="004B1155"/>
    <w:rsid w:val="004B2835"/>
    <w:rsid w:val="004B3392"/>
    <w:rsid w:val="004B512D"/>
    <w:rsid w:val="004B5978"/>
    <w:rsid w:val="004C3E4E"/>
    <w:rsid w:val="004C4467"/>
    <w:rsid w:val="004D745A"/>
    <w:rsid w:val="004E105E"/>
    <w:rsid w:val="004F6987"/>
    <w:rsid w:val="005042A4"/>
    <w:rsid w:val="0051522D"/>
    <w:rsid w:val="00520CC5"/>
    <w:rsid w:val="00521565"/>
    <w:rsid w:val="00535546"/>
    <w:rsid w:val="005429D9"/>
    <w:rsid w:val="0055679A"/>
    <w:rsid w:val="0055727B"/>
    <w:rsid w:val="005612A3"/>
    <w:rsid w:val="00562110"/>
    <w:rsid w:val="005658F4"/>
    <w:rsid w:val="005670B3"/>
    <w:rsid w:val="005762A9"/>
    <w:rsid w:val="00581AB3"/>
    <w:rsid w:val="005934BA"/>
    <w:rsid w:val="00594BED"/>
    <w:rsid w:val="00596856"/>
    <w:rsid w:val="00597354"/>
    <w:rsid w:val="005B5654"/>
    <w:rsid w:val="005C09EF"/>
    <w:rsid w:val="005C5331"/>
    <w:rsid w:val="005D21DC"/>
    <w:rsid w:val="005D467C"/>
    <w:rsid w:val="005D7911"/>
    <w:rsid w:val="005E57E0"/>
    <w:rsid w:val="005E69BB"/>
    <w:rsid w:val="005F360D"/>
    <w:rsid w:val="005F5BE1"/>
    <w:rsid w:val="00600556"/>
    <w:rsid w:val="006006DC"/>
    <w:rsid w:val="00600B1F"/>
    <w:rsid w:val="0060285E"/>
    <w:rsid w:val="0060438B"/>
    <w:rsid w:val="00607DAF"/>
    <w:rsid w:val="006109F6"/>
    <w:rsid w:val="00610A3C"/>
    <w:rsid w:val="006130C1"/>
    <w:rsid w:val="00616B7B"/>
    <w:rsid w:val="0062064F"/>
    <w:rsid w:val="006234CB"/>
    <w:rsid w:val="00640FC2"/>
    <w:rsid w:val="00642CB4"/>
    <w:rsid w:val="006453C3"/>
    <w:rsid w:val="00657BE7"/>
    <w:rsid w:val="006622B6"/>
    <w:rsid w:val="006716D7"/>
    <w:rsid w:val="006723AE"/>
    <w:rsid w:val="00677E7E"/>
    <w:rsid w:val="00684481"/>
    <w:rsid w:val="0068543A"/>
    <w:rsid w:val="006855F5"/>
    <w:rsid w:val="0069237A"/>
    <w:rsid w:val="006947B4"/>
    <w:rsid w:val="006A056B"/>
    <w:rsid w:val="006A0D54"/>
    <w:rsid w:val="006B017D"/>
    <w:rsid w:val="006B34A4"/>
    <w:rsid w:val="006B53AD"/>
    <w:rsid w:val="006C3CA5"/>
    <w:rsid w:val="006D5989"/>
    <w:rsid w:val="006D7DA3"/>
    <w:rsid w:val="006E23F8"/>
    <w:rsid w:val="006E5214"/>
    <w:rsid w:val="006E7445"/>
    <w:rsid w:val="006F1475"/>
    <w:rsid w:val="006F44AC"/>
    <w:rsid w:val="00703443"/>
    <w:rsid w:val="00704F8C"/>
    <w:rsid w:val="007130B8"/>
    <w:rsid w:val="00713FA2"/>
    <w:rsid w:val="007237DB"/>
    <w:rsid w:val="00723E34"/>
    <w:rsid w:val="00725093"/>
    <w:rsid w:val="00745AD2"/>
    <w:rsid w:val="007539BC"/>
    <w:rsid w:val="00755CEB"/>
    <w:rsid w:val="00760D8B"/>
    <w:rsid w:val="00780735"/>
    <w:rsid w:val="0078467F"/>
    <w:rsid w:val="00785FDE"/>
    <w:rsid w:val="00793217"/>
    <w:rsid w:val="007948CC"/>
    <w:rsid w:val="00796CF5"/>
    <w:rsid w:val="007975B2"/>
    <w:rsid w:val="007A2544"/>
    <w:rsid w:val="007A3F1C"/>
    <w:rsid w:val="007A67F8"/>
    <w:rsid w:val="007B3960"/>
    <w:rsid w:val="007B499B"/>
    <w:rsid w:val="007C13BC"/>
    <w:rsid w:val="007C5A6D"/>
    <w:rsid w:val="007D5784"/>
    <w:rsid w:val="007D5CEC"/>
    <w:rsid w:val="007E2734"/>
    <w:rsid w:val="007E3B83"/>
    <w:rsid w:val="007E41DC"/>
    <w:rsid w:val="007E7862"/>
    <w:rsid w:val="007F2D54"/>
    <w:rsid w:val="00801E5D"/>
    <w:rsid w:val="008024D4"/>
    <w:rsid w:val="00803336"/>
    <w:rsid w:val="00803773"/>
    <w:rsid w:val="00807E3C"/>
    <w:rsid w:val="00811099"/>
    <w:rsid w:val="00820EB0"/>
    <w:rsid w:val="00821560"/>
    <w:rsid w:val="008305CF"/>
    <w:rsid w:val="008311DD"/>
    <w:rsid w:val="00832657"/>
    <w:rsid w:val="00836E46"/>
    <w:rsid w:val="0084311E"/>
    <w:rsid w:val="00856F1F"/>
    <w:rsid w:val="0086104E"/>
    <w:rsid w:val="00862B85"/>
    <w:rsid w:val="00871566"/>
    <w:rsid w:val="00875B80"/>
    <w:rsid w:val="00876730"/>
    <w:rsid w:val="00876EDF"/>
    <w:rsid w:val="00886527"/>
    <w:rsid w:val="00887951"/>
    <w:rsid w:val="00891E9D"/>
    <w:rsid w:val="008A1966"/>
    <w:rsid w:val="008A290B"/>
    <w:rsid w:val="008B1271"/>
    <w:rsid w:val="008B47DD"/>
    <w:rsid w:val="008B5886"/>
    <w:rsid w:val="008C12DF"/>
    <w:rsid w:val="008C4D30"/>
    <w:rsid w:val="008D0538"/>
    <w:rsid w:val="008D18D0"/>
    <w:rsid w:val="008D236A"/>
    <w:rsid w:val="008D2922"/>
    <w:rsid w:val="008D333C"/>
    <w:rsid w:val="008D509D"/>
    <w:rsid w:val="008F15B9"/>
    <w:rsid w:val="008F5CC7"/>
    <w:rsid w:val="00901335"/>
    <w:rsid w:val="00902C7E"/>
    <w:rsid w:val="00905D2D"/>
    <w:rsid w:val="00910DC2"/>
    <w:rsid w:val="00912BAD"/>
    <w:rsid w:val="00915C85"/>
    <w:rsid w:val="00920C55"/>
    <w:rsid w:val="009279AE"/>
    <w:rsid w:val="009301AE"/>
    <w:rsid w:val="00932078"/>
    <w:rsid w:val="00932883"/>
    <w:rsid w:val="00937628"/>
    <w:rsid w:val="00941957"/>
    <w:rsid w:val="00942308"/>
    <w:rsid w:val="009433A6"/>
    <w:rsid w:val="00947024"/>
    <w:rsid w:val="00947C35"/>
    <w:rsid w:val="00952A0D"/>
    <w:rsid w:val="00955BBF"/>
    <w:rsid w:val="00957D8A"/>
    <w:rsid w:val="00965220"/>
    <w:rsid w:val="00970BD1"/>
    <w:rsid w:val="009900CE"/>
    <w:rsid w:val="009924EA"/>
    <w:rsid w:val="009A1C0B"/>
    <w:rsid w:val="009A3B7F"/>
    <w:rsid w:val="009B7571"/>
    <w:rsid w:val="009B7716"/>
    <w:rsid w:val="009C524A"/>
    <w:rsid w:val="009C5D42"/>
    <w:rsid w:val="009C69E2"/>
    <w:rsid w:val="009E3C3E"/>
    <w:rsid w:val="009E70FC"/>
    <w:rsid w:val="009F12B4"/>
    <w:rsid w:val="009F2C8C"/>
    <w:rsid w:val="009F53F8"/>
    <w:rsid w:val="009F748A"/>
    <w:rsid w:val="00A02054"/>
    <w:rsid w:val="00A035AE"/>
    <w:rsid w:val="00A0446C"/>
    <w:rsid w:val="00A063A1"/>
    <w:rsid w:val="00A1611D"/>
    <w:rsid w:val="00A201F9"/>
    <w:rsid w:val="00A204A3"/>
    <w:rsid w:val="00A25C30"/>
    <w:rsid w:val="00A25EFF"/>
    <w:rsid w:val="00A277FF"/>
    <w:rsid w:val="00A34C4F"/>
    <w:rsid w:val="00A60181"/>
    <w:rsid w:val="00A65B05"/>
    <w:rsid w:val="00A7202C"/>
    <w:rsid w:val="00A765F6"/>
    <w:rsid w:val="00A841C6"/>
    <w:rsid w:val="00A856E5"/>
    <w:rsid w:val="00A8614F"/>
    <w:rsid w:val="00A86D83"/>
    <w:rsid w:val="00A923E4"/>
    <w:rsid w:val="00A92885"/>
    <w:rsid w:val="00A974E0"/>
    <w:rsid w:val="00A97EE6"/>
    <w:rsid w:val="00AA1319"/>
    <w:rsid w:val="00AA1D8D"/>
    <w:rsid w:val="00AB3E8C"/>
    <w:rsid w:val="00AB628C"/>
    <w:rsid w:val="00AB64A6"/>
    <w:rsid w:val="00AB78C1"/>
    <w:rsid w:val="00AC1300"/>
    <w:rsid w:val="00AC1D3D"/>
    <w:rsid w:val="00AC2876"/>
    <w:rsid w:val="00AC2D05"/>
    <w:rsid w:val="00AC5E0C"/>
    <w:rsid w:val="00AC7F76"/>
    <w:rsid w:val="00AD0B67"/>
    <w:rsid w:val="00AD0CFD"/>
    <w:rsid w:val="00AD0DED"/>
    <w:rsid w:val="00AD3077"/>
    <w:rsid w:val="00AD4DEA"/>
    <w:rsid w:val="00AD67AD"/>
    <w:rsid w:val="00AE030A"/>
    <w:rsid w:val="00AE4B22"/>
    <w:rsid w:val="00AF2151"/>
    <w:rsid w:val="00AF2EE8"/>
    <w:rsid w:val="00AF65E2"/>
    <w:rsid w:val="00B00B67"/>
    <w:rsid w:val="00B01344"/>
    <w:rsid w:val="00B03DB6"/>
    <w:rsid w:val="00B048E1"/>
    <w:rsid w:val="00B06DB3"/>
    <w:rsid w:val="00B14000"/>
    <w:rsid w:val="00B16C9E"/>
    <w:rsid w:val="00B22583"/>
    <w:rsid w:val="00B235CB"/>
    <w:rsid w:val="00B26121"/>
    <w:rsid w:val="00B265EA"/>
    <w:rsid w:val="00B273E4"/>
    <w:rsid w:val="00B35379"/>
    <w:rsid w:val="00B35DD3"/>
    <w:rsid w:val="00B36F05"/>
    <w:rsid w:val="00B41732"/>
    <w:rsid w:val="00B4369D"/>
    <w:rsid w:val="00B44499"/>
    <w:rsid w:val="00B45AA5"/>
    <w:rsid w:val="00B47730"/>
    <w:rsid w:val="00B54DAC"/>
    <w:rsid w:val="00B6190D"/>
    <w:rsid w:val="00B62717"/>
    <w:rsid w:val="00B65E4E"/>
    <w:rsid w:val="00B66827"/>
    <w:rsid w:val="00B71D62"/>
    <w:rsid w:val="00B836D1"/>
    <w:rsid w:val="00B848B5"/>
    <w:rsid w:val="00B85C0F"/>
    <w:rsid w:val="00B9152A"/>
    <w:rsid w:val="00B918A8"/>
    <w:rsid w:val="00B96EDE"/>
    <w:rsid w:val="00BA1035"/>
    <w:rsid w:val="00BA5043"/>
    <w:rsid w:val="00BA69E0"/>
    <w:rsid w:val="00BC11EA"/>
    <w:rsid w:val="00BC1AE9"/>
    <w:rsid w:val="00BC743B"/>
    <w:rsid w:val="00BD2CC3"/>
    <w:rsid w:val="00BD3B01"/>
    <w:rsid w:val="00BD4E1C"/>
    <w:rsid w:val="00BD58B2"/>
    <w:rsid w:val="00BD5CC5"/>
    <w:rsid w:val="00BD68EA"/>
    <w:rsid w:val="00BE0E79"/>
    <w:rsid w:val="00BE1DAC"/>
    <w:rsid w:val="00BE5606"/>
    <w:rsid w:val="00BE563B"/>
    <w:rsid w:val="00BF2444"/>
    <w:rsid w:val="00C01A3A"/>
    <w:rsid w:val="00C04E9F"/>
    <w:rsid w:val="00C05495"/>
    <w:rsid w:val="00C12A24"/>
    <w:rsid w:val="00C168B9"/>
    <w:rsid w:val="00C20612"/>
    <w:rsid w:val="00C22ADE"/>
    <w:rsid w:val="00C24860"/>
    <w:rsid w:val="00C31626"/>
    <w:rsid w:val="00C37490"/>
    <w:rsid w:val="00C40E06"/>
    <w:rsid w:val="00C467DC"/>
    <w:rsid w:val="00C47575"/>
    <w:rsid w:val="00C50FDF"/>
    <w:rsid w:val="00C56F24"/>
    <w:rsid w:val="00C63E26"/>
    <w:rsid w:val="00C679A8"/>
    <w:rsid w:val="00C76AF7"/>
    <w:rsid w:val="00C91F6E"/>
    <w:rsid w:val="00C92832"/>
    <w:rsid w:val="00C965E9"/>
    <w:rsid w:val="00C97B11"/>
    <w:rsid w:val="00C97D57"/>
    <w:rsid w:val="00CB0664"/>
    <w:rsid w:val="00CB4AE8"/>
    <w:rsid w:val="00CC58D6"/>
    <w:rsid w:val="00CD0E1F"/>
    <w:rsid w:val="00CD2C93"/>
    <w:rsid w:val="00CD53B1"/>
    <w:rsid w:val="00CE0AD5"/>
    <w:rsid w:val="00CE26EC"/>
    <w:rsid w:val="00CE2B4E"/>
    <w:rsid w:val="00CE5483"/>
    <w:rsid w:val="00CE6031"/>
    <w:rsid w:val="00CE7FBD"/>
    <w:rsid w:val="00D01A84"/>
    <w:rsid w:val="00D01E46"/>
    <w:rsid w:val="00D0339B"/>
    <w:rsid w:val="00D048BF"/>
    <w:rsid w:val="00D0525D"/>
    <w:rsid w:val="00D07F06"/>
    <w:rsid w:val="00D11B7F"/>
    <w:rsid w:val="00D13509"/>
    <w:rsid w:val="00D147E0"/>
    <w:rsid w:val="00D17064"/>
    <w:rsid w:val="00D17227"/>
    <w:rsid w:val="00D213A5"/>
    <w:rsid w:val="00D22A0B"/>
    <w:rsid w:val="00D22EF5"/>
    <w:rsid w:val="00D43835"/>
    <w:rsid w:val="00D43B1A"/>
    <w:rsid w:val="00D45299"/>
    <w:rsid w:val="00D454DF"/>
    <w:rsid w:val="00D46F99"/>
    <w:rsid w:val="00D505B9"/>
    <w:rsid w:val="00D50CB1"/>
    <w:rsid w:val="00D51EDC"/>
    <w:rsid w:val="00D546ED"/>
    <w:rsid w:val="00D55CE3"/>
    <w:rsid w:val="00D57D9F"/>
    <w:rsid w:val="00D65A9E"/>
    <w:rsid w:val="00D714C1"/>
    <w:rsid w:val="00D7220D"/>
    <w:rsid w:val="00D73EEB"/>
    <w:rsid w:val="00D742EA"/>
    <w:rsid w:val="00D744FC"/>
    <w:rsid w:val="00D836B8"/>
    <w:rsid w:val="00D862C1"/>
    <w:rsid w:val="00D8630C"/>
    <w:rsid w:val="00D913B4"/>
    <w:rsid w:val="00D96A7B"/>
    <w:rsid w:val="00DA034F"/>
    <w:rsid w:val="00DB3515"/>
    <w:rsid w:val="00DB3D43"/>
    <w:rsid w:val="00DB5A7D"/>
    <w:rsid w:val="00DC39A7"/>
    <w:rsid w:val="00DD4E4A"/>
    <w:rsid w:val="00DD6C01"/>
    <w:rsid w:val="00DE0225"/>
    <w:rsid w:val="00DE6964"/>
    <w:rsid w:val="00DF1555"/>
    <w:rsid w:val="00DF3EE0"/>
    <w:rsid w:val="00E0046F"/>
    <w:rsid w:val="00E01516"/>
    <w:rsid w:val="00E1100A"/>
    <w:rsid w:val="00E11E85"/>
    <w:rsid w:val="00E13B98"/>
    <w:rsid w:val="00E167D3"/>
    <w:rsid w:val="00E16FBB"/>
    <w:rsid w:val="00E178D8"/>
    <w:rsid w:val="00E20C28"/>
    <w:rsid w:val="00E233A8"/>
    <w:rsid w:val="00E276D5"/>
    <w:rsid w:val="00E302D2"/>
    <w:rsid w:val="00E30321"/>
    <w:rsid w:val="00E37468"/>
    <w:rsid w:val="00E42149"/>
    <w:rsid w:val="00E4396F"/>
    <w:rsid w:val="00E44C19"/>
    <w:rsid w:val="00E4690F"/>
    <w:rsid w:val="00E552A6"/>
    <w:rsid w:val="00E56BF0"/>
    <w:rsid w:val="00E56C38"/>
    <w:rsid w:val="00E74DC4"/>
    <w:rsid w:val="00E8613A"/>
    <w:rsid w:val="00E90D7B"/>
    <w:rsid w:val="00E9301A"/>
    <w:rsid w:val="00E96EF4"/>
    <w:rsid w:val="00EA33E3"/>
    <w:rsid w:val="00EA53C3"/>
    <w:rsid w:val="00EA5A34"/>
    <w:rsid w:val="00EA724F"/>
    <w:rsid w:val="00EB6003"/>
    <w:rsid w:val="00EB6360"/>
    <w:rsid w:val="00EC7B49"/>
    <w:rsid w:val="00ED1BCC"/>
    <w:rsid w:val="00ED2D9E"/>
    <w:rsid w:val="00ED389B"/>
    <w:rsid w:val="00ED43A1"/>
    <w:rsid w:val="00ED4D07"/>
    <w:rsid w:val="00ED5386"/>
    <w:rsid w:val="00ED68DC"/>
    <w:rsid w:val="00EE4540"/>
    <w:rsid w:val="00EF0BA3"/>
    <w:rsid w:val="00EF169C"/>
    <w:rsid w:val="00EF1921"/>
    <w:rsid w:val="00F04468"/>
    <w:rsid w:val="00F056BF"/>
    <w:rsid w:val="00F16CFF"/>
    <w:rsid w:val="00F21370"/>
    <w:rsid w:val="00F33A89"/>
    <w:rsid w:val="00F34CF2"/>
    <w:rsid w:val="00F430F1"/>
    <w:rsid w:val="00F43A0F"/>
    <w:rsid w:val="00F45CFF"/>
    <w:rsid w:val="00F47A7C"/>
    <w:rsid w:val="00F507D4"/>
    <w:rsid w:val="00F53A4F"/>
    <w:rsid w:val="00F53BE8"/>
    <w:rsid w:val="00F72FBD"/>
    <w:rsid w:val="00F83C80"/>
    <w:rsid w:val="00F87C53"/>
    <w:rsid w:val="00F94020"/>
    <w:rsid w:val="00F94D28"/>
    <w:rsid w:val="00F94E62"/>
    <w:rsid w:val="00FA1234"/>
    <w:rsid w:val="00FA21E6"/>
    <w:rsid w:val="00FA27A6"/>
    <w:rsid w:val="00FA3E04"/>
    <w:rsid w:val="00FA5814"/>
    <w:rsid w:val="00FA5A48"/>
    <w:rsid w:val="00FA5D15"/>
    <w:rsid w:val="00FB31EC"/>
    <w:rsid w:val="00FB3BCB"/>
    <w:rsid w:val="00FC363C"/>
    <w:rsid w:val="00FC693F"/>
    <w:rsid w:val="00FD0295"/>
    <w:rsid w:val="00FD193D"/>
    <w:rsid w:val="00FD2F9E"/>
    <w:rsid w:val="00FD63B5"/>
    <w:rsid w:val="00FE238D"/>
    <w:rsid w:val="00FE3252"/>
    <w:rsid w:val="00FE4059"/>
    <w:rsid w:val="00FE473B"/>
    <w:rsid w:val="00FF1714"/>
    <w:rsid w:val="00FF289B"/>
    <w:rsid w:val="00FF504B"/>
    <w:rsid w:val="00FF51BF"/>
    <w:rsid w:val="01B88E17"/>
    <w:rsid w:val="03545E78"/>
    <w:rsid w:val="0460B155"/>
    <w:rsid w:val="093CD94C"/>
    <w:rsid w:val="0BBCB41E"/>
    <w:rsid w:val="0E0F8121"/>
    <w:rsid w:val="161A9306"/>
    <w:rsid w:val="2323B5B0"/>
    <w:rsid w:val="24BF8611"/>
    <w:rsid w:val="29CB6E11"/>
    <w:rsid w:val="31C4CF36"/>
    <w:rsid w:val="3A61CCC6"/>
    <w:rsid w:val="426ECEDF"/>
    <w:rsid w:val="433804D2"/>
    <w:rsid w:val="488888B7"/>
    <w:rsid w:val="49AE03F1"/>
    <w:rsid w:val="4D5BF9DA"/>
    <w:rsid w:val="5CCA1036"/>
    <w:rsid w:val="5F15DB8B"/>
    <w:rsid w:val="61BDFEC9"/>
    <w:rsid w:val="6A7DD0FF"/>
    <w:rsid w:val="7393D4FB"/>
    <w:rsid w:val="76AEE1A1"/>
    <w:rsid w:val="79AD7C31"/>
    <w:rsid w:val="7C970A89"/>
    <w:rsid w:val="7D79EBB9"/>
    <w:rsid w:val="7E80ED54"/>
    <w:rsid w:val="7F8D4031"/>
    <w:rsid w:val="7FAF1F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5932C"/>
  <w14:defaultImageDpi w14:val="300"/>
  <w15:docId w15:val="{D7D6F6F1-8B60-4173-9574-88E262DAD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717"/>
    <w:rPr>
      <w:rFonts w:ascii="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aliases w:val="Numbered paragraph,List Paragraph1,Paragraphe de liste1,Medium Grid 1 - Accent 21,LIST OF TABLES.,List Paragraph2,List Paragraph-ExecSummary,Colored Bullets,Bullets,Evidence on Demand bullet points,Dot pt,No Spacing1"/>
    <w:basedOn w:val="Normal"/>
    <w:link w:val="ParagraphedelisteCar"/>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ParagraphedelisteCar">
    <w:name w:val="Paragraphe de liste Car"/>
    <w:aliases w:val="Numbered paragraph Car,List Paragraph1 Car,Paragraphe de liste1 Car,Medium Grid 1 - Accent 21 Car,LIST OF TABLES. Car,List Paragraph2 Car,List Paragraph-ExecSummary Car,Colored Bullets Car,Bullets Car,Dot pt Car,No Spacing1 Car"/>
    <w:link w:val="Paragraphedeliste"/>
    <w:uiPriority w:val="34"/>
    <w:qFormat/>
    <w:locked/>
    <w:rsid w:val="00D744FC"/>
    <w:rPr>
      <w:rFonts w:ascii="Arial" w:hAnsi="Arial"/>
      <w:sz w:val="18"/>
    </w:rPr>
  </w:style>
  <w:style w:type="paragraph" w:customStyle="1" w:styleId="Default">
    <w:name w:val="Default"/>
    <w:rsid w:val="00D744FC"/>
    <w:pPr>
      <w:autoSpaceDE w:val="0"/>
      <w:autoSpaceDN w:val="0"/>
      <w:adjustRightInd w:val="0"/>
      <w:spacing w:after="0" w:line="240" w:lineRule="auto"/>
    </w:pPr>
    <w:rPr>
      <w:rFonts w:ascii="Calibri" w:eastAsia="SimSun" w:hAnsi="Calibri" w:cs="Calibri"/>
      <w:color w:val="000000"/>
      <w:sz w:val="24"/>
      <w:szCs w:val="24"/>
      <w:lang w:val="es-ES"/>
    </w:rPr>
  </w:style>
  <w:style w:type="table" w:customStyle="1" w:styleId="TableGrid1">
    <w:name w:val="Table Grid1"/>
    <w:basedOn w:val="TableauNormal"/>
    <w:next w:val="Grilledutableau"/>
    <w:uiPriority w:val="39"/>
    <w:rsid w:val="00C47575"/>
    <w:pPr>
      <w:spacing w:after="0" w:line="240" w:lineRule="auto"/>
    </w:pPr>
    <w:rPr>
      <w:rFonts w:eastAsia="Calibr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Notedebasdepage"/>
    <w:link w:val="FootnoteTextChar"/>
    <w:uiPriority w:val="99"/>
    <w:semiHidden/>
    <w:unhideWhenUsed/>
    <w:rsid w:val="00C47575"/>
    <w:pPr>
      <w:spacing w:after="0" w:line="240" w:lineRule="auto"/>
    </w:pPr>
    <w:rPr>
      <w:rFonts w:asciiTheme="minorHAnsi" w:hAnsiTheme="minorHAnsi"/>
      <w:noProof/>
      <w:sz w:val="20"/>
      <w:szCs w:val="20"/>
    </w:rPr>
  </w:style>
  <w:style w:type="character" w:customStyle="1" w:styleId="FootnoteTextChar">
    <w:name w:val="Footnote Text Char"/>
    <w:basedOn w:val="Policepardfaut"/>
    <w:link w:val="FootnoteText1"/>
    <w:uiPriority w:val="99"/>
    <w:semiHidden/>
    <w:rsid w:val="00C47575"/>
    <w:rPr>
      <w:noProof/>
      <w:sz w:val="20"/>
      <w:szCs w:val="20"/>
    </w:rPr>
  </w:style>
  <w:style w:type="character" w:styleId="Appelnotedebasdep">
    <w:name w:val="footnote reference"/>
    <w:basedOn w:val="Policepardfaut"/>
    <w:uiPriority w:val="99"/>
    <w:semiHidden/>
    <w:unhideWhenUsed/>
    <w:rsid w:val="00C47575"/>
    <w:rPr>
      <w:vertAlign w:val="superscript"/>
    </w:rPr>
  </w:style>
  <w:style w:type="paragraph" w:styleId="Notedebasdepage">
    <w:name w:val="footnote text"/>
    <w:basedOn w:val="Normal"/>
    <w:link w:val="NotedebasdepageCar"/>
    <w:uiPriority w:val="99"/>
    <w:semiHidden/>
    <w:unhideWhenUsed/>
    <w:rsid w:val="00C4757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47575"/>
    <w:rPr>
      <w:rFonts w:ascii="Arial" w:hAnsi="Arial"/>
      <w:sz w:val="20"/>
      <w:szCs w:val="20"/>
    </w:rPr>
  </w:style>
  <w:style w:type="table" w:customStyle="1" w:styleId="TableGrid2">
    <w:name w:val="Table Grid2"/>
    <w:basedOn w:val="TableauNormal"/>
    <w:next w:val="Grilledutableau"/>
    <w:uiPriority w:val="39"/>
    <w:rsid w:val="00464331"/>
    <w:pPr>
      <w:spacing w:after="0" w:line="240" w:lineRule="auto"/>
    </w:pPr>
    <w:rPr>
      <w:rFonts w:eastAsia="Calibr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03336"/>
    <w:pPr>
      <w:widowControl w:val="0"/>
      <w:autoSpaceDE w:val="0"/>
      <w:autoSpaceDN w:val="0"/>
      <w:spacing w:after="0" w:line="240" w:lineRule="auto"/>
      <w:ind w:left="674"/>
    </w:pPr>
    <w:rPr>
      <w:rFonts w:ascii="Times New Roman" w:eastAsia="Times New Roman" w:hAnsi="Times New Roman" w:cs="Times New Roman"/>
      <w:sz w:val="22"/>
    </w:rPr>
  </w:style>
  <w:style w:type="paragraph" w:styleId="NormalWeb">
    <w:name w:val="Normal (Web)"/>
    <w:basedOn w:val="Normal"/>
    <w:uiPriority w:val="99"/>
    <w:semiHidden/>
    <w:unhideWhenUsed/>
    <w:rsid w:val="00FC363C"/>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0F6801"/>
    <w:pPr>
      <w:numPr>
        <w:numId w:val="13"/>
      </w:numPr>
    </w:pPr>
  </w:style>
  <w:style w:type="paragraph" w:customStyle="1" w:styleId="paragraph">
    <w:name w:val="paragraph"/>
    <w:basedOn w:val="Normal"/>
    <w:rsid w:val="003603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36038A"/>
  </w:style>
  <w:style w:type="character" w:customStyle="1" w:styleId="eop">
    <w:name w:val="eop"/>
    <w:basedOn w:val="Policepardfaut"/>
    <w:rsid w:val="0036038A"/>
  </w:style>
  <w:style w:type="character" w:styleId="Marquedecommentaire">
    <w:name w:val="annotation reference"/>
    <w:basedOn w:val="Policepardfaut"/>
    <w:uiPriority w:val="99"/>
    <w:semiHidden/>
    <w:unhideWhenUsed/>
    <w:rsid w:val="00D048BF"/>
    <w:rPr>
      <w:sz w:val="16"/>
      <w:szCs w:val="16"/>
    </w:rPr>
  </w:style>
  <w:style w:type="paragraph" w:styleId="Commentaire">
    <w:name w:val="annotation text"/>
    <w:basedOn w:val="Normal"/>
    <w:link w:val="CommentaireCar"/>
    <w:uiPriority w:val="99"/>
    <w:semiHidden/>
    <w:unhideWhenUsed/>
    <w:rsid w:val="00D048BF"/>
    <w:pPr>
      <w:spacing w:line="240" w:lineRule="auto"/>
    </w:pPr>
    <w:rPr>
      <w:sz w:val="20"/>
      <w:szCs w:val="20"/>
    </w:rPr>
  </w:style>
  <w:style w:type="character" w:customStyle="1" w:styleId="CommentaireCar">
    <w:name w:val="Commentaire Car"/>
    <w:basedOn w:val="Policepardfaut"/>
    <w:link w:val="Commentaire"/>
    <w:uiPriority w:val="99"/>
    <w:semiHidden/>
    <w:rsid w:val="00D048BF"/>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D048BF"/>
    <w:rPr>
      <w:b/>
      <w:bCs/>
    </w:rPr>
  </w:style>
  <w:style w:type="character" w:customStyle="1" w:styleId="ObjetducommentaireCar">
    <w:name w:val="Objet du commentaire Car"/>
    <w:basedOn w:val="CommentaireCar"/>
    <w:link w:val="Objetducommentaire"/>
    <w:uiPriority w:val="99"/>
    <w:semiHidden/>
    <w:rsid w:val="00D048BF"/>
    <w:rPr>
      <w:rFonts w:ascii="Arial" w:hAnsi="Arial"/>
      <w:b/>
      <w:bCs/>
      <w:sz w:val="20"/>
      <w:szCs w:val="20"/>
    </w:rPr>
  </w:style>
  <w:style w:type="paragraph" w:customStyle="1" w:styleId="xl35">
    <w:name w:val="xl35"/>
    <w:basedOn w:val="Normal"/>
    <w:rsid w:val="00B918A8"/>
    <w:pPr>
      <w:spacing w:before="100" w:beforeAutospacing="1" w:after="100" w:afterAutospacing="1" w:line="240" w:lineRule="auto"/>
    </w:pPr>
    <w:rPr>
      <w:rFonts w:ascii="Arial Narrow" w:eastAsia="Arial Unicode MS" w:hAnsi="Arial Narrow" w:cs="Arial Unicode MS"/>
      <w:b/>
      <w:bCs/>
      <w:sz w:val="24"/>
      <w:szCs w:val="24"/>
    </w:rPr>
  </w:style>
  <w:style w:type="character" w:styleId="Mentionnonrsolue">
    <w:name w:val="Unresolved Mention"/>
    <w:basedOn w:val="Policepardfaut"/>
    <w:uiPriority w:val="99"/>
    <w:unhideWhenUsed/>
    <w:rsid w:val="00E16FBB"/>
    <w:rPr>
      <w:color w:val="605E5C"/>
      <w:shd w:val="clear" w:color="auto" w:fill="E1DFDD"/>
    </w:rPr>
  </w:style>
  <w:style w:type="character" w:styleId="Mention">
    <w:name w:val="Mention"/>
    <w:basedOn w:val="Policepardfaut"/>
    <w:uiPriority w:val="99"/>
    <w:unhideWhenUsed/>
    <w:rsid w:val="00E16FB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598742">
      <w:bodyDiv w:val="1"/>
      <w:marLeft w:val="0"/>
      <w:marRight w:val="0"/>
      <w:marTop w:val="0"/>
      <w:marBottom w:val="0"/>
      <w:divBdr>
        <w:top w:val="none" w:sz="0" w:space="0" w:color="auto"/>
        <w:left w:val="none" w:sz="0" w:space="0" w:color="auto"/>
        <w:bottom w:val="none" w:sz="0" w:space="0" w:color="auto"/>
        <w:right w:val="none" w:sz="0" w:space="0" w:color="auto"/>
      </w:divBdr>
    </w:div>
    <w:div w:id="1104881539">
      <w:bodyDiv w:val="1"/>
      <w:marLeft w:val="0"/>
      <w:marRight w:val="0"/>
      <w:marTop w:val="0"/>
      <w:marBottom w:val="0"/>
      <w:divBdr>
        <w:top w:val="none" w:sz="0" w:space="0" w:color="auto"/>
        <w:left w:val="none" w:sz="0" w:space="0" w:color="auto"/>
        <w:bottom w:val="none" w:sz="0" w:space="0" w:color="auto"/>
        <w:right w:val="none" w:sz="0" w:space="0" w:color="auto"/>
      </w:divBdr>
    </w:div>
    <w:div w:id="1450737311">
      <w:bodyDiv w:val="1"/>
      <w:marLeft w:val="0"/>
      <w:marRight w:val="0"/>
      <w:marTop w:val="0"/>
      <w:marBottom w:val="0"/>
      <w:divBdr>
        <w:top w:val="none" w:sz="0" w:space="0" w:color="auto"/>
        <w:left w:val="none" w:sz="0" w:space="0" w:color="auto"/>
        <w:bottom w:val="none" w:sz="0" w:space="0" w:color="auto"/>
        <w:right w:val="none" w:sz="0" w:space="0" w:color="auto"/>
      </w:divBdr>
    </w:div>
    <w:div w:id="1652639016">
      <w:bodyDiv w:val="1"/>
      <w:marLeft w:val="0"/>
      <w:marRight w:val="0"/>
      <w:marTop w:val="0"/>
      <w:marBottom w:val="0"/>
      <w:divBdr>
        <w:top w:val="none" w:sz="0" w:space="0" w:color="auto"/>
        <w:left w:val="none" w:sz="0" w:space="0" w:color="auto"/>
        <w:bottom w:val="none" w:sz="0" w:space="0" w:color="auto"/>
        <w:right w:val="none" w:sz="0" w:space="0" w:color="auto"/>
      </w:divBdr>
      <w:divsChild>
        <w:div w:id="18699438">
          <w:marLeft w:val="0"/>
          <w:marRight w:val="0"/>
          <w:marTop w:val="0"/>
          <w:marBottom w:val="0"/>
          <w:divBdr>
            <w:top w:val="none" w:sz="0" w:space="0" w:color="auto"/>
            <w:left w:val="none" w:sz="0" w:space="0" w:color="auto"/>
            <w:bottom w:val="none" w:sz="0" w:space="0" w:color="auto"/>
            <w:right w:val="none" w:sz="0" w:space="0" w:color="auto"/>
          </w:divBdr>
          <w:divsChild>
            <w:div w:id="1295915700">
              <w:marLeft w:val="0"/>
              <w:marRight w:val="0"/>
              <w:marTop w:val="0"/>
              <w:marBottom w:val="0"/>
              <w:divBdr>
                <w:top w:val="none" w:sz="0" w:space="0" w:color="auto"/>
                <w:left w:val="none" w:sz="0" w:space="0" w:color="auto"/>
                <w:bottom w:val="none" w:sz="0" w:space="0" w:color="auto"/>
                <w:right w:val="none" w:sz="0" w:space="0" w:color="auto"/>
              </w:divBdr>
            </w:div>
          </w:divsChild>
        </w:div>
        <w:div w:id="30762379">
          <w:marLeft w:val="0"/>
          <w:marRight w:val="0"/>
          <w:marTop w:val="0"/>
          <w:marBottom w:val="0"/>
          <w:divBdr>
            <w:top w:val="none" w:sz="0" w:space="0" w:color="auto"/>
            <w:left w:val="none" w:sz="0" w:space="0" w:color="auto"/>
            <w:bottom w:val="none" w:sz="0" w:space="0" w:color="auto"/>
            <w:right w:val="none" w:sz="0" w:space="0" w:color="auto"/>
          </w:divBdr>
          <w:divsChild>
            <w:div w:id="1964119432">
              <w:marLeft w:val="0"/>
              <w:marRight w:val="0"/>
              <w:marTop w:val="0"/>
              <w:marBottom w:val="0"/>
              <w:divBdr>
                <w:top w:val="none" w:sz="0" w:space="0" w:color="auto"/>
                <w:left w:val="none" w:sz="0" w:space="0" w:color="auto"/>
                <w:bottom w:val="none" w:sz="0" w:space="0" w:color="auto"/>
                <w:right w:val="none" w:sz="0" w:space="0" w:color="auto"/>
              </w:divBdr>
            </w:div>
          </w:divsChild>
        </w:div>
        <w:div w:id="57900950">
          <w:marLeft w:val="0"/>
          <w:marRight w:val="0"/>
          <w:marTop w:val="0"/>
          <w:marBottom w:val="0"/>
          <w:divBdr>
            <w:top w:val="none" w:sz="0" w:space="0" w:color="auto"/>
            <w:left w:val="none" w:sz="0" w:space="0" w:color="auto"/>
            <w:bottom w:val="none" w:sz="0" w:space="0" w:color="auto"/>
            <w:right w:val="none" w:sz="0" w:space="0" w:color="auto"/>
          </w:divBdr>
          <w:divsChild>
            <w:div w:id="604770288">
              <w:marLeft w:val="0"/>
              <w:marRight w:val="0"/>
              <w:marTop w:val="0"/>
              <w:marBottom w:val="0"/>
              <w:divBdr>
                <w:top w:val="none" w:sz="0" w:space="0" w:color="auto"/>
                <w:left w:val="none" w:sz="0" w:space="0" w:color="auto"/>
                <w:bottom w:val="none" w:sz="0" w:space="0" w:color="auto"/>
                <w:right w:val="none" w:sz="0" w:space="0" w:color="auto"/>
              </w:divBdr>
            </w:div>
          </w:divsChild>
        </w:div>
        <w:div w:id="69426239">
          <w:marLeft w:val="0"/>
          <w:marRight w:val="0"/>
          <w:marTop w:val="0"/>
          <w:marBottom w:val="0"/>
          <w:divBdr>
            <w:top w:val="none" w:sz="0" w:space="0" w:color="auto"/>
            <w:left w:val="none" w:sz="0" w:space="0" w:color="auto"/>
            <w:bottom w:val="none" w:sz="0" w:space="0" w:color="auto"/>
            <w:right w:val="none" w:sz="0" w:space="0" w:color="auto"/>
          </w:divBdr>
          <w:divsChild>
            <w:div w:id="104154464">
              <w:marLeft w:val="0"/>
              <w:marRight w:val="0"/>
              <w:marTop w:val="0"/>
              <w:marBottom w:val="0"/>
              <w:divBdr>
                <w:top w:val="none" w:sz="0" w:space="0" w:color="auto"/>
                <w:left w:val="none" w:sz="0" w:space="0" w:color="auto"/>
                <w:bottom w:val="none" w:sz="0" w:space="0" w:color="auto"/>
                <w:right w:val="none" w:sz="0" w:space="0" w:color="auto"/>
              </w:divBdr>
            </w:div>
          </w:divsChild>
        </w:div>
        <w:div w:id="79838448">
          <w:marLeft w:val="0"/>
          <w:marRight w:val="0"/>
          <w:marTop w:val="0"/>
          <w:marBottom w:val="0"/>
          <w:divBdr>
            <w:top w:val="none" w:sz="0" w:space="0" w:color="auto"/>
            <w:left w:val="none" w:sz="0" w:space="0" w:color="auto"/>
            <w:bottom w:val="none" w:sz="0" w:space="0" w:color="auto"/>
            <w:right w:val="none" w:sz="0" w:space="0" w:color="auto"/>
          </w:divBdr>
          <w:divsChild>
            <w:div w:id="1967812162">
              <w:marLeft w:val="0"/>
              <w:marRight w:val="0"/>
              <w:marTop w:val="0"/>
              <w:marBottom w:val="0"/>
              <w:divBdr>
                <w:top w:val="none" w:sz="0" w:space="0" w:color="auto"/>
                <w:left w:val="none" w:sz="0" w:space="0" w:color="auto"/>
                <w:bottom w:val="none" w:sz="0" w:space="0" w:color="auto"/>
                <w:right w:val="none" w:sz="0" w:space="0" w:color="auto"/>
              </w:divBdr>
            </w:div>
          </w:divsChild>
        </w:div>
        <w:div w:id="89744585">
          <w:marLeft w:val="0"/>
          <w:marRight w:val="0"/>
          <w:marTop w:val="0"/>
          <w:marBottom w:val="0"/>
          <w:divBdr>
            <w:top w:val="none" w:sz="0" w:space="0" w:color="auto"/>
            <w:left w:val="none" w:sz="0" w:space="0" w:color="auto"/>
            <w:bottom w:val="none" w:sz="0" w:space="0" w:color="auto"/>
            <w:right w:val="none" w:sz="0" w:space="0" w:color="auto"/>
          </w:divBdr>
          <w:divsChild>
            <w:div w:id="1913003714">
              <w:marLeft w:val="0"/>
              <w:marRight w:val="0"/>
              <w:marTop w:val="0"/>
              <w:marBottom w:val="0"/>
              <w:divBdr>
                <w:top w:val="none" w:sz="0" w:space="0" w:color="auto"/>
                <w:left w:val="none" w:sz="0" w:space="0" w:color="auto"/>
                <w:bottom w:val="none" w:sz="0" w:space="0" w:color="auto"/>
                <w:right w:val="none" w:sz="0" w:space="0" w:color="auto"/>
              </w:divBdr>
            </w:div>
          </w:divsChild>
        </w:div>
        <w:div w:id="125588081">
          <w:marLeft w:val="0"/>
          <w:marRight w:val="0"/>
          <w:marTop w:val="0"/>
          <w:marBottom w:val="0"/>
          <w:divBdr>
            <w:top w:val="none" w:sz="0" w:space="0" w:color="auto"/>
            <w:left w:val="none" w:sz="0" w:space="0" w:color="auto"/>
            <w:bottom w:val="none" w:sz="0" w:space="0" w:color="auto"/>
            <w:right w:val="none" w:sz="0" w:space="0" w:color="auto"/>
          </w:divBdr>
          <w:divsChild>
            <w:div w:id="1872104035">
              <w:marLeft w:val="0"/>
              <w:marRight w:val="0"/>
              <w:marTop w:val="0"/>
              <w:marBottom w:val="0"/>
              <w:divBdr>
                <w:top w:val="none" w:sz="0" w:space="0" w:color="auto"/>
                <w:left w:val="none" w:sz="0" w:space="0" w:color="auto"/>
                <w:bottom w:val="none" w:sz="0" w:space="0" w:color="auto"/>
                <w:right w:val="none" w:sz="0" w:space="0" w:color="auto"/>
              </w:divBdr>
            </w:div>
          </w:divsChild>
        </w:div>
        <w:div w:id="155416806">
          <w:marLeft w:val="0"/>
          <w:marRight w:val="0"/>
          <w:marTop w:val="0"/>
          <w:marBottom w:val="0"/>
          <w:divBdr>
            <w:top w:val="none" w:sz="0" w:space="0" w:color="auto"/>
            <w:left w:val="none" w:sz="0" w:space="0" w:color="auto"/>
            <w:bottom w:val="none" w:sz="0" w:space="0" w:color="auto"/>
            <w:right w:val="none" w:sz="0" w:space="0" w:color="auto"/>
          </w:divBdr>
          <w:divsChild>
            <w:div w:id="350648018">
              <w:marLeft w:val="0"/>
              <w:marRight w:val="0"/>
              <w:marTop w:val="0"/>
              <w:marBottom w:val="0"/>
              <w:divBdr>
                <w:top w:val="none" w:sz="0" w:space="0" w:color="auto"/>
                <w:left w:val="none" w:sz="0" w:space="0" w:color="auto"/>
                <w:bottom w:val="none" w:sz="0" w:space="0" w:color="auto"/>
                <w:right w:val="none" w:sz="0" w:space="0" w:color="auto"/>
              </w:divBdr>
            </w:div>
          </w:divsChild>
        </w:div>
        <w:div w:id="156382823">
          <w:marLeft w:val="0"/>
          <w:marRight w:val="0"/>
          <w:marTop w:val="0"/>
          <w:marBottom w:val="0"/>
          <w:divBdr>
            <w:top w:val="none" w:sz="0" w:space="0" w:color="auto"/>
            <w:left w:val="none" w:sz="0" w:space="0" w:color="auto"/>
            <w:bottom w:val="none" w:sz="0" w:space="0" w:color="auto"/>
            <w:right w:val="none" w:sz="0" w:space="0" w:color="auto"/>
          </w:divBdr>
          <w:divsChild>
            <w:div w:id="594243165">
              <w:marLeft w:val="0"/>
              <w:marRight w:val="0"/>
              <w:marTop w:val="0"/>
              <w:marBottom w:val="0"/>
              <w:divBdr>
                <w:top w:val="none" w:sz="0" w:space="0" w:color="auto"/>
                <w:left w:val="none" w:sz="0" w:space="0" w:color="auto"/>
                <w:bottom w:val="none" w:sz="0" w:space="0" w:color="auto"/>
                <w:right w:val="none" w:sz="0" w:space="0" w:color="auto"/>
              </w:divBdr>
            </w:div>
          </w:divsChild>
        </w:div>
        <w:div w:id="161554209">
          <w:marLeft w:val="0"/>
          <w:marRight w:val="0"/>
          <w:marTop w:val="0"/>
          <w:marBottom w:val="0"/>
          <w:divBdr>
            <w:top w:val="none" w:sz="0" w:space="0" w:color="auto"/>
            <w:left w:val="none" w:sz="0" w:space="0" w:color="auto"/>
            <w:bottom w:val="none" w:sz="0" w:space="0" w:color="auto"/>
            <w:right w:val="none" w:sz="0" w:space="0" w:color="auto"/>
          </w:divBdr>
          <w:divsChild>
            <w:div w:id="1551651626">
              <w:marLeft w:val="0"/>
              <w:marRight w:val="0"/>
              <w:marTop w:val="0"/>
              <w:marBottom w:val="0"/>
              <w:divBdr>
                <w:top w:val="none" w:sz="0" w:space="0" w:color="auto"/>
                <w:left w:val="none" w:sz="0" w:space="0" w:color="auto"/>
                <w:bottom w:val="none" w:sz="0" w:space="0" w:color="auto"/>
                <w:right w:val="none" w:sz="0" w:space="0" w:color="auto"/>
              </w:divBdr>
            </w:div>
          </w:divsChild>
        </w:div>
        <w:div w:id="230627149">
          <w:marLeft w:val="0"/>
          <w:marRight w:val="0"/>
          <w:marTop w:val="0"/>
          <w:marBottom w:val="0"/>
          <w:divBdr>
            <w:top w:val="none" w:sz="0" w:space="0" w:color="auto"/>
            <w:left w:val="none" w:sz="0" w:space="0" w:color="auto"/>
            <w:bottom w:val="none" w:sz="0" w:space="0" w:color="auto"/>
            <w:right w:val="none" w:sz="0" w:space="0" w:color="auto"/>
          </w:divBdr>
          <w:divsChild>
            <w:div w:id="652100383">
              <w:marLeft w:val="0"/>
              <w:marRight w:val="0"/>
              <w:marTop w:val="0"/>
              <w:marBottom w:val="0"/>
              <w:divBdr>
                <w:top w:val="none" w:sz="0" w:space="0" w:color="auto"/>
                <w:left w:val="none" w:sz="0" w:space="0" w:color="auto"/>
                <w:bottom w:val="none" w:sz="0" w:space="0" w:color="auto"/>
                <w:right w:val="none" w:sz="0" w:space="0" w:color="auto"/>
              </w:divBdr>
            </w:div>
          </w:divsChild>
        </w:div>
        <w:div w:id="236402412">
          <w:marLeft w:val="0"/>
          <w:marRight w:val="0"/>
          <w:marTop w:val="0"/>
          <w:marBottom w:val="0"/>
          <w:divBdr>
            <w:top w:val="none" w:sz="0" w:space="0" w:color="auto"/>
            <w:left w:val="none" w:sz="0" w:space="0" w:color="auto"/>
            <w:bottom w:val="none" w:sz="0" w:space="0" w:color="auto"/>
            <w:right w:val="none" w:sz="0" w:space="0" w:color="auto"/>
          </w:divBdr>
          <w:divsChild>
            <w:div w:id="1670213733">
              <w:marLeft w:val="0"/>
              <w:marRight w:val="0"/>
              <w:marTop w:val="0"/>
              <w:marBottom w:val="0"/>
              <w:divBdr>
                <w:top w:val="none" w:sz="0" w:space="0" w:color="auto"/>
                <w:left w:val="none" w:sz="0" w:space="0" w:color="auto"/>
                <w:bottom w:val="none" w:sz="0" w:space="0" w:color="auto"/>
                <w:right w:val="none" w:sz="0" w:space="0" w:color="auto"/>
              </w:divBdr>
            </w:div>
          </w:divsChild>
        </w:div>
        <w:div w:id="244534608">
          <w:marLeft w:val="0"/>
          <w:marRight w:val="0"/>
          <w:marTop w:val="0"/>
          <w:marBottom w:val="0"/>
          <w:divBdr>
            <w:top w:val="none" w:sz="0" w:space="0" w:color="auto"/>
            <w:left w:val="none" w:sz="0" w:space="0" w:color="auto"/>
            <w:bottom w:val="none" w:sz="0" w:space="0" w:color="auto"/>
            <w:right w:val="none" w:sz="0" w:space="0" w:color="auto"/>
          </w:divBdr>
          <w:divsChild>
            <w:div w:id="1450275938">
              <w:marLeft w:val="0"/>
              <w:marRight w:val="0"/>
              <w:marTop w:val="0"/>
              <w:marBottom w:val="0"/>
              <w:divBdr>
                <w:top w:val="none" w:sz="0" w:space="0" w:color="auto"/>
                <w:left w:val="none" w:sz="0" w:space="0" w:color="auto"/>
                <w:bottom w:val="none" w:sz="0" w:space="0" w:color="auto"/>
                <w:right w:val="none" w:sz="0" w:space="0" w:color="auto"/>
              </w:divBdr>
            </w:div>
          </w:divsChild>
        </w:div>
        <w:div w:id="302349132">
          <w:marLeft w:val="0"/>
          <w:marRight w:val="0"/>
          <w:marTop w:val="0"/>
          <w:marBottom w:val="0"/>
          <w:divBdr>
            <w:top w:val="none" w:sz="0" w:space="0" w:color="auto"/>
            <w:left w:val="none" w:sz="0" w:space="0" w:color="auto"/>
            <w:bottom w:val="none" w:sz="0" w:space="0" w:color="auto"/>
            <w:right w:val="none" w:sz="0" w:space="0" w:color="auto"/>
          </w:divBdr>
          <w:divsChild>
            <w:div w:id="480193536">
              <w:marLeft w:val="0"/>
              <w:marRight w:val="0"/>
              <w:marTop w:val="0"/>
              <w:marBottom w:val="0"/>
              <w:divBdr>
                <w:top w:val="none" w:sz="0" w:space="0" w:color="auto"/>
                <w:left w:val="none" w:sz="0" w:space="0" w:color="auto"/>
                <w:bottom w:val="none" w:sz="0" w:space="0" w:color="auto"/>
                <w:right w:val="none" w:sz="0" w:space="0" w:color="auto"/>
              </w:divBdr>
            </w:div>
          </w:divsChild>
        </w:div>
        <w:div w:id="357782907">
          <w:marLeft w:val="0"/>
          <w:marRight w:val="0"/>
          <w:marTop w:val="0"/>
          <w:marBottom w:val="0"/>
          <w:divBdr>
            <w:top w:val="none" w:sz="0" w:space="0" w:color="auto"/>
            <w:left w:val="none" w:sz="0" w:space="0" w:color="auto"/>
            <w:bottom w:val="none" w:sz="0" w:space="0" w:color="auto"/>
            <w:right w:val="none" w:sz="0" w:space="0" w:color="auto"/>
          </w:divBdr>
          <w:divsChild>
            <w:div w:id="1962833762">
              <w:marLeft w:val="0"/>
              <w:marRight w:val="0"/>
              <w:marTop w:val="0"/>
              <w:marBottom w:val="0"/>
              <w:divBdr>
                <w:top w:val="none" w:sz="0" w:space="0" w:color="auto"/>
                <w:left w:val="none" w:sz="0" w:space="0" w:color="auto"/>
                <w:bottom w:val="none" w:sz="0" w:space="0" w:color="auto"/>
                <w:right w:val="none" w:sz="0" w:space="0" w:color="auto"/>
              </w:divBdr>
            </w:div>
          </w:divsChild>
        </w:div>
        <w:div w:id="380137789">
          <w:marLeft w:val="0"/>
          <w:marRight w:val="0"/>
          <w:marTop w:val="0"/>
          <w:marBottom w:val="0"/>
          <w:divBdr>
            <w:top w:val="none" w:sz="0" w:space="0" w:color="auto"/>
            <w:left w:val="none" w:sz="0" w:space="0" w:color="auto"/>
            <w:bottom w:val="none" w:sz="0" w:space="0" w:color="auto"/>
            <w:right w:val="none" w:sz="0" w:space="0" w:color="auto"/>
          </w:divBdr>
          <w:divsChild>
            <w:div w:id="875585523">
              <w:marLeft w:val="0"/>
              <w:marRight w:val="0"/>
              <w:marTop w:val="0"/>
              <w:marBottom w:val="0"/>
              <w:divBdr>
                <w:top w:val="none" w:sz="0" w:space="0" w:color="auto"/>
                <w:left w:val="none" w:sz="0" w:space="0" w:color="auto"/>
                <w:bottom w:val="none" w:sz="0" w:space="0" w:color="auto"/>
                <w:right w:val="none" w:sz="0" w:space="0" w:color="auto"/>
              </w:divBdr>
            </w:div>
          </w:divsChild>
        </w:div>
        <w:div w:id="403142546">
          <w:marLeft w:val="0"/>
          <w:marRight w:val="0"/>
          <w:marTop w:val="0"/>
          <w:marBottom w:val="0"/>
          <w:divBdr>
            <w:top w:val="none" w:sz="0" w:space="0" w:color="auto"/>
            <w:left w:val="none" w:sz="0" w:space="0" w:color="auto"/>
            <w:bottom w:val="none" w:sz="0" w:space="0" w:color="auto"/>
            <w:right w:val="none" w:sz="0" w:space="0" w:color="auto"/>
          </w:divBdr>
          <w:divsChild>
            <w:div w:id="1507360651">
              <w:marLeft w:val="0"/>
              <w:marRight w:val="0"/>
              <w:marTop w:val="0"/>
              <w:marBottom w:val="0"/>
              <w:divBdr>
                <w:top w:val="none" w:sz="0" w:space="0" w:color="auto"/>
                <w:left w:val="none" w:sz="0" w:space="0" w:color="auto"/>
                <w:bottom w:val="none" w:sz="0" w:space="0" w:color="auto"/>
                <w:right w:val="none" w:sz="0" w:space="0" w:color="auto"/>
              </w:divBdr>
            </w:div>
          </w:divsChild>
        </w:div>
        <w:div w:id="481774460">
          <w:marLeft w:val="0"/>
          <w:marRight w:val="0"/>
          <w:marTop w:val="0"/>
          <w:marBottom w:val="0"/>
          <w:divBdr>
            <w:top w:val="none" w:sz="0" w:space="0" w:color="auto"/>
            <w:left w:val="none" w:sz="0" w:space="0" w:color="auto"/>
            <w:bottom w:val="none" w:sz="0" w:space="0" w:color="auto"/>
            <w:right w:val="none" w:sz="0" w:space="0" w:color="auto"/>
          </w:divBdr>
          <w:divsChild>
            <w:div w:id="1015839046">
              <w:marLeft w:val="0"/>
              <w:marRight w:val="0"/>
              <w:marTop w:val="0"/>
              <w:marBottom w:val="0"/>
              <w:divBdr>
                <w:top w:val="none" w:sz="0" w:space="0" w:color="auto"/>
                <w:left w:val="none" w:sz="0" w:space="0" w:color="auto"/>
                <w:bottom w:val="none" w:sz="0" w:space="0" w:color="auto"/>
                <w:right w:val="none" w:sz="0" w:space="0" w:color="auto"/>
              </w:divBdr>
            </w:div>
          </w:divsChild>
        </w:div>
        <w:div w:id="509032957">
          <w:marLeft w:val="0"/>
          <w:marRight w:val="0"/>
          <w:marTop w:val="0"/>
          <w:marBottom w:val="0"/>
          <w:divBdr>
            <w:top w:val="none" w:sz="0" w:space="0" w:color="auto"/>
            <w:left w:val="none" w:sz="0" w:space="0" w:color="auto"/>
            <w:bottom w:val="none" w:sz="0" w:space="0" w:color="auto"/>
            <w:right w:val="none" w:sz="0" w:space="0" w:color="auto"/>
          </w:divBdr>
          <w:divsChild>
            <w:div w:id="1368142145">
              <w:marLeft w:val="0"/>
              <w:marRight w:val="0"/>
              <w:marTop w:val="0"/>
              <w:marBottom w:val="0"/>
              <w:divBdr>
                <w:top w:val="none" w:sz="0" w:space="0" w:color="auto"/>
                <w:left w:val="none" w:sz="0" w:space="0" w:color="auto"/>
                <w:bottom w:val="none" w:sz="0" w:space="0" w:color="auto"/>
                <w:right w:val="none" w:sz="0" w:space="0" w:color="auto"/>
              </w:divBdr>
            </w:div>
          </w:divsChild>
        </w:div>
        <w:div w:id="541749027">
          <w:marLeft w:val="0"/>
          <w:marRight w:val="0"/>
          <w:marTop w:val="0"/>
          <w:marBottom w:val="0"/>
          <w:divBdr>
            <w:top w:val="none" w:sz="0" w:space="0" w:color="auto"/>
            <w:left w:val="none" w:sz="0" w:space="0" w:color="auto"/>
            <w:bottom w:val="none" w:sz="0" w:space="0" w:color="auto"/>
            <w:right w:val="none" w:sz="0" w:space="0" w:color="auto"/>
          </w:divBdr>
          <w:divsChild>
            <w:div w:id="1897273049">
              <w:marLeft w:val="0"/>
              <w:marRight w:val="0"/>
              <w:marTop w:val="0"/>
              <w:marBottom w:val="0"/>
              <w:divBdr>
                <w:top w:val="none" w:sz="0" w:space="0" w:color="auto"/>
                <w:left w:val="none" w:sz="0" w:space="0" w:color="auto"/>
                <w:bottom w:val="none" w:sz="0" w:space="0" w:color="auto"/>
                <w:right w:val="none" w:sz="0" w:space="0" w:color="auto"/>
              </w:divBdr>
            </w:div>
          </w:divsChild>
        </w:div>
        <w:div w:id="659887441">
          <w:marLeft w:val="0"/>
          <w:marRight w:val="0"/>
          <w:marTop w:val="0"/>
          <w:marBottom w:val="0"/>
          <w:divBdr>
            <w:top w:val="none" w:sz="0" w:space="0" w:color="auto"/>
            <w:left w:val="none" w:sz="0" w:space="0" w:color="auto"/>
            <w:bottom w:val="none" w:sz="0" w:space="0" w:color="auto"/>
            <w:right w:val="none" w:sz="0" w:space="0" w:color="auto"/>
          </w:divBdr>
          <w:divsChild>
            <w:div w:id="2001226405">
              <w:marLeft w:val="0"/>
              <w:marRight w:val="0"/>
              <w:marTop w:val="0"/>
              <w:marBottom w:val="0"/>
              <w:divBdr>
                <w:top w:val="none" w:sz="0" w:space="0" w:color="auto"/>
                <w:left w:val="none" w:sz="0" w:space="0" w:color="auto"/>
                <w:bottom w:val="none" w:sz="0" w:space="0" w:color="auto"/>
                <w:right w:val="none" w:sz="0" w:space="0" w:color="auto"/>
              </w:divBdr>
            </w:div>
          </w:divsChild>
        </w:div>
        <w:div w:id="662322607">
          <w:marLeft w:val="0"/>
          <w:marRight w:val="0"/>
          <w:marTop w:val="0"/>
          <w:marBottom w:val="0"/>
          <w:divBdr>
            <w:top w:val="none" w:sz="0" w:space="0" w:color="auto"/>
            <w:left w:val="none" w:sz="0" w:space="0" w:color="auto"/>
            <w:bottom w:val="none" w:sz="0" w:space="0" w:color="auto"/>
            <w:right w:val="none" w:sz="0" w:space="0" w:color="auto"/>
          </w:divBdr>
          <w:divsChild>
            <w:div w:id="711224772">
              <w:marLeft w:val="0"/>
              <w:marRight w:val="0"/>
              <w:marTop w:val="0"/>
              <w:marBottom w:val="0"/>
              <w:divBdr>
                <w:top w:val="none" w:sz="0" w:space="0" w:color="auto"/>
                <w:left w:val="none" w:sz="0" w:space="0" w:color="auto"/>
                <w:bottom w:val="none" w:sz="0" w:space="0" w:color="auto"/>
                <w:right w:val="none" w:sz="0" w:space="0" w:color="auto"/>
              </w:divBdr>
            </w:div>
          </w:divsChild>
        </w:div>
        <w:div w:id="676731317">
          <w:marLeft w:val="0"/>
          <w:marRight w:val="0"/>
          <w:marTop w:val="0"/>
          <w:marBottom w:val="0"/>
          <w:divBdr>
            <w:top w:val="none" w:sz="0" w:space="0" w:color="auto"/>
            <w:left w:val="none" w:sz="0" w:space="0" w:color="auto"/>
            <w:bottom w:val="none" w:sz="0" w:space="0" w:color="auto"/>
            <w:right w:val="none" w:sz="0" w:space="0" w:color="auto"/>
          </w:divBdr>
          <w:divsChild>
            <w:div w:id="806313868">
              <w:marLeft w:val="0"/>
              <w:marRight w:val="0"/>
              <w:marTop w:val="0"/>
              <w:marBottom w:val="0"/>
              <w:divBdr>
                <w:top w:val="none" w:sz="0" w:space="0" w:color="auto"/>
                <w:left w:val="none" w:sz="0" w:space="0" w:color="auto"/>
                <w:bottom w:val="none" w:sz="0" w:space="0" w:color="auto"/>
                <w:right w:val="none" w:sz="0" w:space="0" w:color="auto"/>
              </w:divBdr>
            </w:div>
          </w:divsChild>
        </w:div>
        <w:div w:id="690763019">
          <w:marLeft w:val="0"/>
          <w:marRight w:val="0"/>
          <w:marTop w:val="0"/>
          <w:marBottom w:val="0"/>
          <w:divBdr>
            <w:top w:val="none" w:sz="0" w:space="0" w:color="auto"/>
            <w:left w:val="none" w:sz="0" w:space="0" w:color="auto"/>
            <w:bottom w:val="none" w:sz="0" w:space="0" w:color="auto"/>
            <w:right w:val="none" w:sz="0" w:space="0" w:color="auto"/>
          </w:divBdr>
          <w:divsChild>
            <w:div w:id="483081525">
              <w:marLeft w:val="0"/>
              <w:marRight w:val="0"/>
              <w:marTop w:val="0"/>
              <w:marBottom w:val="0"/>
              <w:divBdr>
                <w:top w:val="none" w:sz="0" w:space="0" w:color="auto"/>
                <w:left w:val="none" w:sz="0" w:space="0" w:color="auto"/>
                <w:bottom w:val="none" w:sz="0" w:space="0" w:color="auto"/>
                <w:right w:val="none" w:sz="0" w:space="0" w:color="auto"/>
              </w:divBdr>
            </w:div>
          </w:divsChild>
        </w:div>
        <w:div w:id="703141431">
          <w:marLeft w:val="0"/>
          <w:marRight w:val="0"/>
          <w:marTop w:val="0"/>
          <w:marBottom w:val="0"/>
          <w:divBdr>
            <w:top w:val="none" w:sz="0" w:space="0" w:color="auto"/>
            <w:left w:val="none" w:sz="0" w:space="0" w:color="auto"/>
            <w:bottom w:val="none" w:sz="0" w:space="0" w:color="auto"/>
            <w:right w:val="none" w:sz="0" w:space="0" w:color="auto"/>
          </w:divBdr>
          <w:divsChild>
            <w:div w:id="981008622">
              <w:marLeft w:val="0"/>
              <w:marRight w:val="0"/>
              <w:marTop w:val="0"/>
              <w:marBottom w:val="0"/>
              <w:divBdr>
                <w:top w:val="none" w:sz="0" w:space="0" w:color="auto"/>
                <w:left w:val="none" w:sz="0" w:space="0" w:color="auto"/>
                <w:bottom w:val="none" w:sz="0" w:space="0" w:color="auto"/>
                <w:right w:val="none" w:sz="0" w:space="0" w:color="auto"/>
              </w:divBdr>
            </w:div>
          </w:divsChild>
        </w:div>
        <w:div w:id="744451878">
          <w:marLeft w:val="0"/>
          <w:marRight w:val="0"/>
          <w:marTop w:val="0"/>
          <w:marBottom w:val="0"/>
          <w:divBdr>
            <w:top w:val="none" w:sz="0" w:space="0" w:color="auto"/>
            <w:left w:val="none" w:sz="0" w:space="0" w:color="auto"/>
            <w:bottom w:val="none" w:sz="0" w:space="0" w:color="auto"/>
            <w:right w:val="none" w:sz="0" w:space="0" w:color="auto"/>
          </w:divBdr>
          <w:divsChild>
            <w:div w:id="209271927">
              <w:marLeft w:val="0"/>
              <w:marRight w:val="0"/>
              <w:marTop w:val="0"/>
              <w:marBottom w:val="0"/>
              <w:divBdr>
                <w:top w:val="none" w:sz="0" w:space="0" w:color="auto"/>
                <w:left w:val="none" w:sz="0" w:space="0" w:color="auto"/>
                <w:bottom w:val="none" w:sz="0" w:space="0" w:color="auto"/>
                <w:right w:val="none" w:sz="0" w:space="0" w:color="auto"/>
              </w:divBdr>
            </w:div>
          </w:divsChild>
        </w:div>
        <w:div w:id="759523644">
          <w:marLeft w:val="0"/>
          <w:marRight w:val="0"/>
          <w:marTop w:val="0"/>
          <w:marBottom w:val="0"/>
          <w:divBdr>
            <w:top w:val="none" w:sz="0" w:space="0" w:color="auto"/>
            <w:left w:val="none" w:sz="0" w:space="0" w:color="auto"/>
            <w:bottom w:val="none" w:sz="0" w:space="0" w:color="auto"/>
            <w:right w:val="none" w:sz="0" w:space="0" w:color="auto"/>
          </w:divBdr>
          <w:divsChild>
            <w:div w:id="2097702580">
              <w:marLeft w:val="0"/>
              <w:marRight w:val="0"/>
              <w:marTop w:val="0"/>
              <w:marBottom w:val="0"/>
              <w:divBdr>
                <w:top w:val="none" w:sz="0" w:space="0" w:color="auto"/>
                <w:left w:val="none" w:sz="0" w:space="0" w:color="auto"/>
                <w:bottom w:val="none" w:sz="0" w:space="0" w:color="auto"/>
                <w:right w:val="none" w:sz="0" w:space="0" w:color="auto"/>
              </w:divBdr>
            </w:div>
          </w:divsChild>
        </w:div>
        <w:div w:id="759638684">
          <w:marLeft w:val="0"/>
          <w:marRight w:val="0"/>
          <w:marTop w:val="0"/>
          <w:marBottom w:val="0"/>
          <w:divBdr>
            <w:top w:val="none" w:sz="0" w:space="0" w:color="auto"/>
            <w:left w:val="none" w:sz="0" w:space="0" w:color="auto"/>
            <w:bottom w:val="none" w:sz="0" w:space="0" w:color="auto"/>
            <w:right w:val="none" w:sz="0" w:space="0" w:color="auto"/>
          </w:divBdr>
          <w:divsChild>
            <w:div w:id="2042823588">
              <w:marLeft w:val="0"/>
              <w:marRight w:val="0"/>
              <w:marTop w:val="0"/>
              <w:marBottom w:val="0"/>
              <w:divBdr>
                <w:top w:val="none" w:sz="0" w:space="0" w:color="auto"/>
                <w:left w:val="none" w:sz="0" w:space="0" w:color="auto"/>
                <w:bottom w:val="none" w:sz="0" w:space="0" w:color="auto"/>
                <w:right w:val="none" w:sz="0" w:space="0" w:color="auto"/>
              </w:divBdr>
            </w:div>
          </w:divsChild>
        </w:div>
        <w:div w:id="801996796">
          <w:marLeft w:val="0"/>
          <w:marRight w:val="0"/>
          <w:marTop w:val="0"/>
          <w:marBottom w:val="0"/>
          <w:divBdr>
            <w:top w:val="none" w:sz="0" w:space="0" w:color="auto"/>
            <w:left w:val="none" w:sz="0" w:space="0" w:color="auto"/>
            <w:bottom w:val="none" w:sz="0" w:space="0" w:color="auto"/>
            <w:right w:val="none" w:sz="0" w:space="0" w:color="auto"/>
          </w:divBdr>
          <w:divsChild>
            <w:div w:id="2020355150">
              <w:marLeft w:val="0"/>
              <w:marRight w:val="0"/>
              <w:marTop w:val="0"/>
              <w:marBottom w:val="0"/>
              <w:divBdr>
                <w:top w:val="none" w:sz="0" w:space="0" w:color="auto"/>
                <w:left w:val="none" w:sz="0" w:space="0" w:color="auto"/>
                <w:bottom w:val="none" w:sz="0" w:space="0" w:color="auto"/>
                <w:right w:val="none" w:sz="0" w:space="0" w:color="auto"/>
              </w:divBdr>
            </w:div>
          </w:divsChild>
        </w:div>
        <w:div w:id="826824647">
          <w:marLeft w:val="0"/>
          <w:marRight w:val="0"/>
          <w:marTop w:val="0"/>
          <w:marBottom w:val="0"/>
          <w:divBdr>
            <w:top w:val="none" w:sz="0" w:space="0" w:color="auto"/>
            <w:left w:val="none" w:sz="0" w:space="0" w:color="auto"/>
            <w:bottom w:val="none" w:sz="0" w:space="0" w:color="auto"/>
            <w:right w:val="none" w:sz="0" w:space="0" w:color="auto"/>
          </w:divBdr>
          <w:divsChild>
            <w:div w:id="679628293">
              <w:marLeft w:val="0"/>
              <w:marRight w:val="0"/>
              <w:marTop w:val="0"/>
              <w:marBottom w:val="0"/>
              <w:divBdr>
                <w:top w:val="none" w:sz="0" w:space="0" w:color="auto"/>
                <w:left w:val="none" w:sz="0" w:space="0" w:color="auto"/>
                <w:bottom w:val="none" w:sz="0" w:space="0" w:color="auto"/>
                <w:right w:val="none" w:sz="0" w:space="0" w:color="auto"/>
              </w:divBdr>
            </w:div>
          </w:divsChild>
        </w:div>
        <w:div w:id="834959208">
          <w:marLeft w:val="0"/>
          <w:marRight w:val="0"/>
          <w:marTop w:val="0"/>
          <w:marBottom w:val="0"/>
          <w:divBdr>
            <w:top w:val="none" w:sz="0" w:space="0" w:color="auto"/>
            <w:left w:val="none" w:sz="0" w:space="0" w:color="auto"/>
            <w:bottom w:val="none" w:sz="0" w:space="0" w:color="auto"/>
            <w:right w:val="none" w:sz="0" w:space="0" w:color="auto"/>
          </w:divBdr>
          <w:divsChild>
            <w:div w:id="498622559">
              <w:marLeft w:val="0"/>
              <w:marRight w:val="0"/>
              <w:marTop w:val="0"/>
              <w:marBottom w:val="0"/>
              <w:divBdr>
                <w:top w:val="none" w:sz="0" w:space="0" w:color="auto"/>
                <w:left w:val="none" w:sz="0" w:space="0" w:color="auto"/>
                <w:bottom w:val="none" w:sz="0" w:space="0" w:color="auto"/>
                <w:right w:val="none" w:sz="0" w:space="0" w:color="auto"/>
              </w:divBdr>
            </w:div>
          </w:divsChild>
        </w:div>
        <w:div w:id="867371607">
          <w:marLeft w:val="0"/>
          <w:marRight w:val="0"/>
          <w:marTop w:val="0"/>
          <w:marBottom w:val="0"/>
          <w:divBdr>
            <w:top w:val="none" w:sz="0" w:space="0" w:color="auto"/>
            <w:left w:val="none" w:sz="0" w:space="0" w:color="auto"/>
            <w:bottom w:val="none" w:sz="0" w:space="0" w:color="auto"/>
            <w:right w:val="none" w:sz="0" w:space="0" w:color="auto"/>
          </w:divBdr>
          <w:divsChild>
            <w:div w:id="324087345">
              <w:marLeft w:val="0"/>
              <w:marRight w:val="0"/>
              <w:marTop w:val="0"/>
              <w:marBottom w:val="0"/>
              <w:divBdr>
                <w:top w:val="none" w:sz="0" w:space="0" w:color="auto"/>
                <w:left w:val="none" w:sz="0" w:space="0" w:color="auto"/>
                <w:bottom w:val="none" w:sz="0" w:space="0" w:color="auto"/>
                <w:right w:val="none" w:sz="0" w:space="0" w:color="auto"/>
              </w:divBdr>
            </w:div>
          </w:divsChild>
        </w:div>
        <w:div w:id="908657518">
          <w:marLeft w:val="0"/>
          <w:marRight w:val="0"/>
          <w:marTop w:val="0"/>
          <w:marBottom w:val="0"/>
          <w:divBdr>
            <w:top w:val="none" w:sz="0" w:space="0" w:color="auto"/>
            <w:left w:val="none" w:sz="0" w:space="0" w:color="auto"/>
            <w:bottom w:val="none" w:sz="0" w:space="0" w:color="auto"/>
            <w:right w:val="none" w:sz="0" w:space="0" w:color="auto"/>
          </w:divBdr>
          <w:divsChild>
            <w:div w:id="2037844467">
              <w:marLeft w:val="0"/>
              <w:marRight w:val="0"/>
              <w:marTop w:val="0"/>
              <w:marBottom w:val="0"/>
              <w:divBdr>
                <w:top w:val="none" w:sz="0" w:space="0" w:color="auto"/>
                <w:left w:val="none" w:sz="0" w:space="0" w:color="auto"/>
                <w:bottom w:val="none" w:sz="0" w:space="0" w:color="auto"/>
                <w:right w:val="none" w:sz="0" w:space="0" w:color="auto"/>
              </w:divBdr>
            </w:div>
          </w:divsChild>
        </w:div>
        <w:div w:id="909072271">
          <w:marLeft w:val="0"/>
          <w:marRight w:val="0"/>
          <w:marTop w:val="0"/>
          <w:marBottom w:val="0"/>
          <w:divBdr>
            <w:top w:val="none" w:sz="0" w:space="0" w:color="auto"/>
            <w:left w:val="none" w:sz="0" w:space="0" w:color="auto"/>
            <w:bottom w:val="none" w:sz="0" w:space="0" w:color="auto"/>
            <w:right w:val="none" w:sz="0" w:space="0" w:color="auto"/>
          </w:divBdr>
          <w:divsChild>
            <w:div w:id="1295139996">
              <w:marLeft w:val="0"/>
              <w:marRight w:val="0"/>
              <w:marTop w:val="0"/>
              <w:marBottom w:val="0"/>
              <w:divBdr>
                <w:top w:val="none" w:sz="0" w:space="0" w:color="auto"/>
                <w:left w:val="none" w:sz="0" w:space="0" w:color="auto"/>
                <w:bottom w:val="none" w:sz="0" w:space="0" w:color="auto"/>
                <w:right w:val="none" w:sz="0" w:space="0" w:color="auto"/>
              </w:divBdr>
            </w:div>
          </w:divsChild>
        </w:div>
        <w:div w:id="924143290">
          <w:marLeft w:val="0"/>
          <w:marRight w:val="0"/>
          <w:marTop w:val="0"/>
          <w:marBottom w:val="0"/>
          <w:divBdr>
            <w:top w:val="none" w:sz="0" w:space="0" w:color="auto"/>
            <w:left w:val="none" w:sz="0" w:space="0" w:color="auto"/>
            <w:bottom w:val="none" w:sz="0" w:space="0" w:color="auto"/>
            <w:right w:val="none" w:sz="0" w:space="0" w:color="auto"/>
          </w:divBdr>
          <w:divsChild>
            <w:div w:id="250699714">
              <w:marLeft w:val="0"/>
              <w:marRight w:val="0"/>
              <w:marTop w:val="0"/>
              <w:marBottom w:val="0"/>
              <w:divBdr>
                <w:top w:val="none" w:sz="0" w:space="0" w:color="auto"/>
                <w:left w:val="none" w:sz="0" w:space="0" w:color="auto"/>
                <w:bottom w:val="none" w:sz="0" w:space="0" w:color="auto"/>
                <w:right w:val="none" w:sz="0" w:space="0" w:color="auto"/>
              </w:divBdr>
            </w:div>
          </w:divsChild>
        </w:div>
        <w:div w:id="932281051">
          <w:marLeft w:val="0"/>
          <w:marRight w:val="0"/>
          <w:marTop w:val="0"/>
          <w:marBottom w:val="0"/>
          <w:divBdr>
            <w:top w:val="none" w:sz="0" w:space="0" w:color="auto"/>
            <w:left w:val="none" w:sz="0" w:space="0" w:color="auto"/>
            <w:bottom w:val="none" w:sz="0" w:space="0" w:color="auto"/>
            <w:right w:val="none" w:sz="0" w:space="0" w:color="auto"/>
          </w:divBdr>
          <w:divsChild>
            <w:div w:id="989022635">
              <w:marLeft w:val="0"/>
              <w:marRight w:val="0"/>
              <w:marTop w:val="0"/>
              <w:marBottom w:val="0"/>
              <w:divBdr>
                <w:top w:val="none" w:sz="0" w:space="0" w:color="auto"/>
                <w:left w:val="none" w:sz="0" w:space="0" w:color="auto"/>
                <w:bottom w:val="none" w:sz="0" w:space="0" w:color="auto"/>
                <w:right w:val="none" w:sz="0" w:space="0" w:color="auto"/>
              </w:divBdr>
            </w:div>
          </w:divsChild>
        </w:div>
        <w:div w:id="939944638">
          <w:marLeft w:val="0"/>
          <w:marRight w:val="0"/>
          <w:marTop w:val="0"/>
          <w:marBottom w:val="0"/>
          <w:divBdr>
            <w:top w:val="none" w:sz="0" w:space="0" w:color="auto"/>
            <w:left w:val="none" w:sz="0" w:space="0" w:color="auto"/>
            <w:bottom w:val="none" w:sz="0" w:space="0" w:color="auto"/>
            <w:right w:val="none" w:sz="0" w:space="0" w:color="auto"/>
          </w:divBdr>
          <w:divsChild>
            <w:div w:id="476991635">
              <w:marLeft w:val="0"/>
              <w:marRight w:val="0"/>
              <w:marTop w:val="0"/>
              <w:marBottom w:val="0"/>
              <w:divBdr>
                <w:top w:val="none" w:sz="0" w:space="0" w:color="auto"/>
                <w:left w:val="none" w:sz="0" w:space="0" w:color="auto"/>
                <w:bottom w:val="none" w:sz="0" w:space="0" w:color="auto"/>
                <w:right w:val="none" w:sz="0" w:space="0" w:color="auto"/>
              </w:divBdr>
            </w:div>
          </w:divsChild>
        </w:div>
        <w:div w:id="996569579">
          <w:marLeft w:val="0"/>
          <w:marRight w:val="0"/>
          <w:marTop w:val="0"/>
          <w:marBottom w:val="0"/>
          <w:divBdr>
            <w:top w:val="none" w:sz="0" w:space="0" w:color="auto"/>
            <w:left w:val="none" w:sz="0" w:space="0" w:color="auto"/>
            <w:bottom w:val="none" w:sz="0" w:space="0" w:color="auto"/>
            <w:right w:val="none" w:sz="0" w:space="0" w:color="auto"/>
          </w:divBdr>
          <w:divsChild>
            <w:div w:id="1825849647">
              <w:marLeft w:val="0"/>
              <w:marRight w:val="0"/>
              <w:marTop w:val="0"/>
              <w:marBottom w:val="0"/>
              <w:divBdr>
                <w:top w:val="none" w:sz="0" w:space="0" w:color="auto"/>
                <w:left w:val="none" w:sz="0" w:space="0" w:color="auto"/>
                <w:bottom w:val="none" w:sz="0" w:space="0" w:color="auto"/>
                <w:right w:val="none" w:sz="0" w:space="0" w:color="auto"/>
              </w:divBdr>
            </w:div>
          </w:divsChild>
        </w:div>
        <w:div w:id="1036811863">
          <w:marLeft w:val="0"/>
          <w:marRight w:val="0"/>
          <w:marTop w:val="0"/>
          <w:marBottom w:val="0"/>
          <w:divBdr>
            <w:top w:val="none" w:sz="0" w:space="0" w:color="auto"/>
            <w:left w:val="none" w:sz="0" w:space="0" w:color="auto"/>
            <w:bottom w:val="none" w:sz="0" w:space="0" w:color="auto"/>
            <w:right w:val="none" w:sz="0" w:space="0" w:color="auto"/>
          </w:divBdr>
          <w:divsChild>
            <w:div w:id="325745511">
              <w:marLeft w:val="0"/>
              <w:marRight w:val="0"/>
              <w:marTop w:val="0"/>
              <w:marBottom w:val="0"/>
              <w:divBdr>
                <w:top w:val="none" w:sz="0" w:space="0" w:color="auto"/>
                <w:left w:val="none" w:sz="0" w:space="0" w:color="auto"/>
                <w:bottom w:val="none" w:sz="0" w:space="0" w:color="auto"/>
                <w:right w:val="none" w:sz="0" w:space="0" w:color="auto"/>
              </w:divBdr>
            </w:div>
          </w:divsChild>
        </w:div>
        <w:div w:id="1084717857">
          <w:marLeft w:val="0"/>
          <w:marRight w:val="0"/>
          <w:marTop w:val="0"/>
          <w:marBottom w:val="0"/>
          <w:divBdr>
            <w:top w:val="none" w:sz="0" w:space="0" w:color="auto"/>
            <w:left w:val="none" w:sz="0" w:space="0" w:color="auto"/>
            <w:bottom w:val="none" w:sz="0" w:space="0" w:color="auto"/>
            <w:right w:val="none" w:sz="0" w:space="0" w:color="auto"/>
          </w:divBdr>
          <w:divsChild>
            <w:div w:id="1429502212">
              <w:marLeft w:val="0"/>
              <w:marRight w:val="0"/>
              <w:marTop w:val="0"/>
              <w:marBottom w:val="0"/>
              <w:divBdr>
                <w:top w:val="none" w:sz="0" w:space="0" w:color="auto"/>
                <w:left w:val="none" w:sz="0" w:space="0" w:color="auto"/>
                <w:bottom w:val="none" w:sz="0" w:space="0" w:color="auto"/>
                <w:right w:val="none" w:sz="0" w:space="0" w:color="auto"/>
              </w:divBdr>
            </w:div>
          </w:divsChild>
        </w:div>
        <w:div w:id="1085609094">
          <w:marLeft w:val="0"/>
          <w:marRight w:val="0"/>
          <w:marTop w:val="0"/>
          <w:marBottom w:val="0"/>
          <w:divBdr>
            <w:top w:val="none" w:sz="0" w:space="0" w:color="auto"/>
            <w:left w:val="none" w:sz="0" w:space="0" w:color="auto"/>
            <w:bottom w:val="none" w:sz="0" w:space="0" w:color="auto"/>
            <w:right w:val="none" w:sz="0" w:space="0" w:color="auto"/>
          </w:divBdr>
          <w:divsChild>
            <w:div w:id="853225307">
              <w:marLeft w:val="0"/>
              <w:marRight w:val="0"/>
              <w:marTop w:val="0"/>
              <w:marBottom w:val="0"/>
              <w:divBdr>
                <w:top w:val="none" w:sz="0" w:space="0" w:color="auto"/>
                <w:left w:val="none" w:sz="0" w:space="0" w:color="auto"/>
                <w:bottom w:val="none" w:sz="0" w:space="0" w:color="auto"/>
                <w:right w:val="none" w:sz="0" w:space="0" w:color="auto"/>
              </w:divBdr>
            </w:div>
          </w:divsChild>
        </w:div>
        <w:div w:id="1092505713">
          <w:marLeft w:val="0"/>
          <w:marRight w:val="0"/>
          <w:marTop w:val="0"/>
          <w:marBottom w:val="0"/>
          <w:divBdr>
            <w:top w:val="none" w:sz="0" w:space="0" w:color="auto"/>
            <w:left w:val="none" w:sz="0" w:space="0" w:color="auto"/>
            <w:bottom w:val="none" w:sz="0" w:space="0" w:color="auto"/>
            <w:right w:val="none" w:sz="0" w:space="0" w:color="auto"/>
          </w:divBdr>
          <w:divsChild>
            <w:div w:id="1376733681">
              <w:marLeft w:val="0"/>
              <w:marRight w:val="0"/>
              <w:marTop w:val="0"/>
              <w:marBottom w:val="0"/>
              <w:divBdr>
                <w:top w:val="none" w:sz="0" w:space="0" w:color="auto"/>
                <w:left w:val="none" w:sz="0" w:space="0" w:color="auto"/>
                <w:bottom w:val="none" w:sz="0" w:space="0" w:color="auto"/>
                <w:right w:val="none" w:sz="0" w:space="0" w:color="auto"/>
              </w:divBdr>
            </w:div>
          </w:divsChild>
        </w:div>
        <w:div w:id="1129787893">
          <w:marLeft w:val="0"/>
          <w:marRight w:val="0"/>
          <w:marTop w:val="0"/>
          <w:marBottom w:val="0"/>
          <w:divBdr>
            <w:top w:val="none" w:sz="0" w:space="0" w:color="auto"/>
            <w:left w:val="none" w:sz="0" w:space="0" w:color="auto"/>
            <w:bottom w:val="none" w:sz="0" w:space="0" w:color="auto"/>
            <w:right w:val="none" w:sz="0" w:space="0" w:color="auto"/>
          </w:divBdr>
          <w:divsChild>
            <w:div w:id="1235167497">
              <w:marLeft w:val="0"/>
              <w:marRight w:val="0"/>
              <w:marTop w:val="0"/>
              <w:marBottom w:val="0"/>
              <w:divBdr>
                <w:top w:val="none" w:sz="0" w:space="0" w:color="auto"/>
                <w:left w:val="none" w:sz="0" w:space="0" w:color="auto"/>
                <w:bottom w:val="none" w:sz="0" w:space="0" w:color="auto"/>
                <w:right w:val="none" w:sz="0" w:space="0" w:color="auto"/>
              </w:divBdr>
            </w:div>
          </w:divsChild>
        </w:div>
        <w:div w:id="1172799042">
          <w:marLeft w:val="0"/>
          <w:marRight w:val="0"/>
          <w:marTop w:val="0"/>
          <w:marBottom w:val="0"/>
          <w:divBdr>
            <w:top w:val="none" w:sz="0" w:space="0" w:color="auto"/>
            <w:left w:val="none" w:sz="0" w:space="0" w:color="auto"/>
            <w:bottom w:val="none" w:sz="0" w:space="0" w:color="auto"/>
            <w:right w:val="none" w:sz="0" w:space="0" w:color="auto"/>
          </w:divBdr>
          <w:divsChild>
            <w:div w:id="843593807">
              <w:marLeft w:val="0"/>
              <w:marRight w:val="0"/>
              <w:marTop w:val="0"/>
              <w:marBottom w:val="0"/>
              <w:divBdr>
                <w:top w:val="none" w:sz="0" w:space="0" w:color="auto"/>
                <w:left w:val="none" w:sz="0" w:space="0" w:color="auto"/>
                <w:bottom w:val="none" w:sz="0" w:space="0" w:color="auto"/>
                <w:right w:val="none" w:sz="0" w:space="0" w:color="auto"/>
              </w:divBdr>
            </w:div>
          </w:divsChild>
        </w:div>
        <w:div w:id="1218932986">
          <w:marLeft w:val="0"/>
          <w:marRight w:val="0"/>
          <w:marTop w:val="0"/>
          <w:marBottom w:val="0"/>
          <w:divBdr>
            <w:top w:val="none" w:sz="0" w:space="0" w:color="auto"/>
            <w:left w:val="none" w:sz="0" w:space="0" w:color="auto"/>
            <w:bottom w:val="none" w:sz="0" w:space="0" w:color="auto"/>
            <w:right w:val="none" w:sz="0" w:space="0" w:color="auto"/>
          </w:divBdr>
          <w:divsChild>
            <w:div w:id="287127931">
              <w:marLeft w:val="0"/>
              <w:marRight w:val="0"/>
              <w:marTop w:val="0"/>
              <w:marBottom w:val="0"/>
              <w:divBdr>
                <w:top w:val="none" w:sz="0" w:space="0" w:color="auto"/>
                <w:left w:val="none" w:sz="0" w:space="0" w:color="auto"/>
                <w:bottom w:val="none" w:sz="0" w:space="0" w:color="auto"/>
                <w:right w:val="none" w:sz="0" w:space="0" w:color="auto"/>
              </w:divBdr>
            </w:div>
          </w:divsChild>
        </w:div>
        <w:div w:id="1222670571">
          <w:marLeft w:val="0"/>
          <w:marRight w:val="0"/>
          <w:marTop w:val="0"/>
          <w:marBottom w:val="0"/>
          <w:divBdr>
            <w:top w:val="none" w:sz="0" w:space="0" w:color="auto"/>
            <w:left w:val="none" w:sz="0" w:space="0" w:color="auto"/>
            <w:bottom w:val="none" w:sz="0" w:space="0" w:color="auto"/>
            <w:right w:val="none" w:sz="0" w:space="0" w:color="auto"/>
          </w:divBdr>
          <w:divsChild>
            <w:div w:id="1473862454">
              <w:marLeft w:val="0"/>
              <w:marRight w:val="0"/>
              <w:marTop w:val="0"/>
              <w:marBottom w:val="0"/>
              <w:divBdr>
                <w:top w:val="none" w:sz="0" w:space="0" w:color="auto"/>
                <w:left w:val="none" w:sz="0" w:space="0" w:color="auto"/>
                <w:bottom w:val="none" w:sz="0" w:space="0" w:color="auto"/>
                <w:right w:val="none" w:sz="0" w:space="0" w:color="auto"/>
              </w:divBdr>
            </w:div>
          </w:divsChild>
        </w:div>
        <w:div w:id="1227958832">
          <w:marLeft w:val="0"/>
          <w:marRight w:val="0"/>
          <w:marTop w:val="0"/>
          <w:marBottom w:val="0"/>
          <w:divBdr>
            <w:top w:val="none" w:sz="0" w:space="0" w:color="auto"/>
            <w:left w:val="none" w:sz="0" w:space="0" w:color="auto"/>
            <w:bottom w:val="none" w:sz="0" w:space="0" w:color="auto"/>
            <w:right w:val="none" w:sz="0" w:space="0" w:color="auto"/>
          </w:divBdr>
          <w:divsChild>
            <w:div w:id="1100953259">
              <w:marLeft w:val="0"/>
              <w:marRight w:val="0"/>
              <w:marTop w:val="0"/>
              <w:marBottom w:val="0"/>
              <w:divBdr>
                <w:top w:val="none" w:sz="0" w:space="0" w:color="auto"/>
                <w:left w:val="none" w:sz="0" w:space="0" w:color="auto"/>
                <w:bottom w:val="none" w:sz="0" w:space="0" w:color="auto"/>
                <w:right w:val="none" w:sz="0" w:space="0" w:color="auto"/>
              </w:divBdr>
            </w:div>
          </w:divsChild>
        </w:div>
        <w:div w:id="1244950571">
          <w:marLeft w:val="0"/>
          <w:marRight w:val="0"/>
          <w:marTop w:val="0"/>
          <w:marBottom w:val="0"/>
          <w:divBdr>
            <w:top w:val="none" w:sz="0" w:space="0" w:color="auto"/>
            <w:left w:val="none" w:sz="0" w:space="0" w:color="auto"/>
            <w:bottom w:val="none" w:sz="0" w:space="0" w:color="auto"/>
            <w:right w:val="none" w:sz="0" w:space="0" w:color="auto"/>
          </w:divBdr>
          <w:divsChild>
            <w:div w:id="635330195">
              <w:marLeft w:val="0"/>
              <w:marRight w:val="0"/>
              <w:marTop w:val="0"/>
              <w:marBottom w:val="0"/>
              <w:divBdr>
                <w:top w:val="none" w:sz="0" w:space="0" w:color="auto"/>
                <w:left w:val="none" w:sz="0" w:space="0" w:color="auto"/>
                <w:bottom w:val="none" w:sz="0" w:space="0" w:color="auto"/>
                <w:right w:val="none" w:sz="0" w:space="0" w:color="auto"/>
              </w:divBdr>
            </w:div>
          </w:divsChild>
        </w:div>
        <w:div w:id="1286814704">
          <w:marLeft w:val="0"/>
          <w:marRight w:val="0"/>
          <w:marTop w:val="0"/>
          <w:marBottom w:val="0"/>
          <w:divBdr>
            <w:top w:val="none" w:sz="0" w:space="0" w:color="auto"/>
            <w:left w:val="none" w:sz="0" w:space="0" w:color="auto"/>
            <w:bottom w:val="none" w:sz="0" w:space="0" w:color="auto"/>
            <w:right w:val="none" w:sz="0" w:space="0" w:color="auto"/>
          </w:divBdr>
          <w:divsChild>
            <w:div w:id="1294601823">
              <w:marLeft w:val="0"/>
              <w:marRight w:val="0"/>
              <w:marTop w:val="0"/>
              <w:marBottom w:val="0"/>
              <w:divBdr>
                <w:top w:val="none" w:sz="0" w:space="0" w:color="auto"/>
                <w:left w:val="none" w:sz="0" w:space="0" w:color="auto"/>
                <w:bottom w:val="none" w:sz="0" w:space="0" w:color="auto"/>
                <w:right w:val="none" w:sz="0" w:space="0" w:color="auto"/>
              </w:divBdr>
            </w:div>
          </w:divsChild>
        </w:div>
        <w:div w:id="1306013625">
          <w:marLeft w:val="0"/>
          <w:marRight w:val="0"/>
          <w:marTop w:val="0"/>
          <w:marBottom w:val="0"/>
          <w:divBdr>
            <w:top w:val="none" w:sz="0" w:space="0" w:color="auto"/>
            <w:left w:val="none" w:sz="0" w:space="0" w:color="auto"/>
            <w:bottom w:val="none" w:sz="0" w:space="0" w:color="auto"/>
            <w:right w:val="none" w:sz="0" w:space="0" w:color="auto"/>
          </w:divBdr>
          <w:divsChild>
            <w:div w:id="2035182381">
              <w:marLeft w:val="0"/>
              <w:marRight w:val="0"/>
              <w:marTop w:val="0"/>
              <w:marBottom w:val="0"/>
              <w:divBdr>
                <w:top w:val="none" w:sz="0" w:space="0" w:color="auto"/>
                <w:left w:val="none" w:sz="0" w:space="0" w:color="auto"/>
                <w:bottom w:val="none" w:sz="0" w:space="0" w:color="auto"/>
                <w:right w:val="none" w:sz="0" w:space="0" w:color="auto"/>
              </w:divBdr>
            </w:div>
          </w:divsChild>
        </w:div>
        <w:div w:id="1347095764">
          <w:marLeft w:val="0"/>
          <w:marRight w:val="0"/>
          <w:marTop w:val="0"/>
          <w:marBottom w:val="0"/>
          <w:divBdr>
            <w:top w:val="none" w:sz="0" w:space="0" w:color="auto"/>
            <w:left w:val="none" w:sz="0" w:space="0" w:color="auto"/>
            <w:bottom w:val="none" w:sz="0" w:space="0" w:color="auto"/>
            <w:right w:val="none" w:sz="0" w:space="0" w:color="auto"/>
          </w:divBdr>
          <w:divsChild>
            <w:div w:id="1119374960">
              <w:marLeft w:val="0"/>
              <w:marRight w:val="0"/>
              <w:marTop w:val="0"/>
              <w:marBottom w:val="0"/>
              <w:divBdr>
                <w:top w:val="none" w:sz="0" w:space="0" w:color="auto"/>
                <w:left w:val="none" w:sz="0" w:space="0" w:color="auto"/>
                <w:bottom w:val="none" w:sz="0" w:space="0" w:color="auto"/>
                <w:right w:val="none" w:sz="0" w:space="0" w:color="auto"/>
              </w:divBdr>
            </w:div>
          </w:divsChild>
        </w:div>
        <w:div w:id="1422987699">
          <w:marLeft w:val="0"/>
          <w:marRight w:val="0"/>
          <w:marTop w:val="0"/>
          <w:marBottom w:val="0"/>
          <w:divBdr>
            <w:top w:val="none" w:sz="0" w:space="0" w:color="auto"/>
            <w:left w:val="none" w:sz="0" w:space="0" w:color="auto"/>
            <w:bottom w:val="none" w:sz="0" w:space="0" w:color="auto"/>
            <w:right w:val="none" w:sz="0" w:space="0" w:color="auto"/>
          </w:divBdr>
          <w:divsChild>
            <w:div w:id="1500847562">
              <w:marLeft w:val="0"/>
              <w:marRight w:val="0"/>
              <w:marTop w:val="0"/>
              <w:marBottom w:val="0"/>
              <w:divBdr>
                <w:top w:val="none" w:sz="0" w:space="0" w:color="auto"/>
                <w:left w:val="none" w:sz="0" w:space="0" w:color="auto"/>
                <w:bottom w:val="none" w:sz="0" w:space="0" w:color="auto"/>
                <w:right w:val="none" w:sz="0" w:space="0" w:color="auto"/>
              </w:divBdr>
            </w:div>
          </w:divsChild>
        </w:div>
        <w:div w:id="1444687211">
          <w:marLeft w:val="0"/>
          <w:marRight w:val="0"/>
          <w:marTop w:val="0"/>
          <w:marBottom w:val="0"/>
          <w:divBdr>
            <w:top w:val="none" w:sz="0" w:space="0" w:color="auto"/>
            <w:left w:val="none" w:sz="0" w:space="0" w:color="auto"/>
            <w:bottom w:val="none" w:sz="0" w:space="0" w:color="auto"/>
            <w:right w:val="none" w:sz="0" w:space="0" w:color="auto"/>
          </w:divBdr>
          <w:divsChild>
            <w:div w:id="1562643272">
              <w:marLeft w:val="0"/>
              <w:marRight w:val="0"/>
              <w:marTop w:val="0"/>
              <w:marBottom w:val="0"/>
              <w:divBdr>
                <w:top w:val="none" w:sz="0" w:space="0" w:color="auto"/>
                <w:left w:val="none" w:sz="0" w:space="0" w:color="auto"/>
                <w:bottom w:val="none" w:sz="0" w:space="0" w:color="auto"/>
                <w:right w:val="none" w:sz="0" w:space="0" w:color="auto"/>
              </w:divBdr>
            </w:div>
          </w:divsChild>
        </w:div>
        <w:div w:id="1460300843">
          <w:marLeft w:val="0"/>
          <w:marRight w:val="0"/>
          <w:marTop w:val="0"/>
          <w:marBottom w:val="0"/>
          <w:divBdr>
            <w:top w:val="none" w:sz="0" w:space="0" w:color="auto"/>
            <w:left w:val="none" w:sz="0" w:space="0" w:color="auto"/>
            <w:bottom w:val="none" w:sz="0" w:space="0" w:color="auto"/>
            <w:right w:val="none" w:sz="0" w:space="0" w:color="auto"/>
          </w:divBdr>
          <w:divsChild>
            <w:div w:id="1243103969">
              <w:marLeft w:val="0"/>
              <w:marRight w:val="0"/>
              <w:marTop w:val="0"/>
              <w:marBottom w:val="0"/>
              <w:divBdr>
                <w:top w:val="none" w:sz="0" w:space="0" w:color="auto"/>
                <w:left w:val="none" w:sz="0" w:space="0" w:color="auto"/>
                <w:bottom w:val="none" w:sz="0" w:space="0" w:color="auto"/>
                <w:right w:val="none" w:sz="0" w:space="0" w:color="auto"/>
              </w:divBdr>
            </w:div>
          </w:divsChild>
        </w:div>
        <w:div w:id="1512639912">
          <w:marLeft w:val="0"/>
          <w:marRight w:val="0"/>
          <w:marTop w:val="0"/>
          <w:marBottom w:val="0"/>
          <w:divBdr>
            <w:top w:val="none" w:sz="0" w:space="0" w:color="auto"/>
            <w:left w:val="none" w:sz="0" w:space="0" w:color="auto"/>
            <w:bottom w:val="none" w:sz="0" w:space="0" w:color="auto"/>
            <w:right w:val="none" w:sz="0" w:space="0" w:color="auto"/>
          </w:divBdr>
          <w:divsChild>
            <w:div w:id="1548103122">
              <w:marLeft w:val="0"/>
              <w:marRight w:val="0"/>
              <w:marTop w:val="0"/>
              <w:marBottom w:val="0"/>
              <w:divBdr>
                <w:top w:val="none" w:sz="0" w:space="0" w:color="auto"/>
                <w:left w:val="none" w:sz="0" w:space="0" w:color="auto"/>
                <w:bottom w:val="none" w:sz="0" w:space="0" w:color="auto"/>
                <w:right w:val="none" w:sz="0" w:space="0" w:color="auto"/>
              </w:divBdr>
            </w:div>
          </w:divsChild>
        </w:div>
        <w:div w:id="1519078816">
          <w:marLeft w:val="0"/>
          <w:marRight w:val="0"/>
          <w:marTop w:val="0"/>
          <w:marBottom w:val="0"/>
          <w:divBdr>
            <w:top w:val="none" w:sz="0" w:space="0" w:color="auto"/>
            <w:left w:val="none" w:sz="0" w:space="0" w:color="auto"/>
            <w:bottom w:val="none" w:sz="0" w:space="0" w:color="auto"/>
            <w:right w:val="none" w:sz="0" w:space="0" w:color="auto"/>
          </w:divBdr>
          <w:divsChild>
            <w:div w:id="1154375729">
              <w:marLeft w:val="0"/>
              <w:marRight w:val="0"/>
              <w:marTop w:val="0"/>
              <w:marBottom w:val="0"/>
              <w:divBdr>
                <w:top w:val="none" w:sz="0" w:space="0" w:color="auto"/>
                <w:left w:val="none" w:sz="0" w:space="0" w:color="auto"/>
                <w:bottom w:val="none" w:sz="0" w:space="0" w:color="auto"/>
                <w:right w:val="none" w:sz="0" w:space="0" w:color="auto"/>
              </w:divBdr>
            </w:div>
          </w:divsChild>
        </w:div>
        <w:div w:id="1521092000">
          <w:marLeft w:val="0"/>
          <w:marRight w:val="0"/>
          <w:marTop w:val="0"/>
          <w:marBottom w:val="0"/>
          <w:divBdr>
            <w:top w:val="none" w:sz="0" w:space="0" w:color="auto"/>
            <w:left w:val="none" w:sz="0" w:space="0" w:color="auto"/>
            <w:bottom w:val="none" w:sz="0" w:space="0" w:color="auto"/>
            <w:right w:val="none" w:sz="0" w:space="0" w:color="auto"/>
          </w:divBdr>
          <w:divsChild>
            <w:div w:id="199175817">
              <w:marLeft w:val="0"/>
              <w:marRight w:val="0"/>
              <w:marTop w:val="0"/>
              <w:marBottom w:val="0"/>
              <w:divBdr>
                <w:top w:val="none" w:sz="0" w:space="0" w:color="auto"/>
                <w:left w:val="none" w:sz="0" w:space="0" w:color="auto"/>
                <w:bottom w:val="none" w:sz="0" w:space="0" w:color="auto"/>
                <w:right w:val="none" w:sz="0" w:space="0" w:color="auto"/>
              </w:divBdr>
            </w:div>
          </w:divsChild>
        </w:div>
        <w:div w:id="1570114594">
          <w:marLeft w:val="0"/>
          <w:marRight w:val="0"/>
          <w:marTop w:val="0"/>
          <w:marBottom w:val="0"/>
          <w:divBdr>
            <w:top w:val="none" w:sz="0" w:space="0" w:color="auto"/>
            <w:left w:val="none" w:sz="0" w:space="0" w:color="auto"/>
            <w:bottom w:val="none" w:sz="0" w:space="0" w:color="auto"/>
            <w:right w:val="none" w:sz="0" w:space="0" w:color="auto"/>
          </w:divBdr>
          <w:divsChild>
            <w:div w:id="331446586">
              <w:marLeft w:val="0"/>
              <w:marRight w:val="0"/>
              <w:marTop w:val="0"/>
              <w:marBottom w:val="0"/>
              <w:divBdr>
                <w:top w:val="none" w:sz="0" w:space="0" w:color="auto"/>
                <w:left w:val="none" w:sz="0" w:space="0" w:color="auto"/>
                <w:bottom w:val="none" w:sz="0" w:space="0" w:color="auto"/>
                <w:right w:val="none" w:sz="0" w:space="0" w:color="auto"/>
              </w:divBdr>
            </w:div>
          </w:divsChild>
        </w:div>
        <w:div w:id="1699505727">
          <w:marLeft w:val="0"/>
          <w:marRight w:val="0"/>
          <w:marTop w:val="0"/>
          <w:marBottom w:val="0"/>
          <w:divBdr>
            <w:top w:val="none" w:sz="0" w:space="0" w:color="auto"/>
            <w:left w:val="none" w:sz="0" w:space="0" w:color="auto"/>
            <w:bottom w:val="none" w:sz="0" w:space="0" w:color="auto"/>
            <w:right w:val="none" w:sz="0" w:space="0" w:color="auto"/>
          </w:divBdr>
          <w:divsChild>
            <w:div w:id="320930825">
              <w:marLeft w:val="0"/>
              <w:marRight w:val="0"/>
              <w:marTop w:val="0"/>
              <w:marBottom w:val="0"/>
              <w:divBdr>
                <w:top w:val="none" w:sz="0" w:space="0" w:color="auto"/>
                <w:left w:val="none" w:sz="0" w:space="0" w:color="auto"/>
                <w:bottom w:val="none" w:sz="0" w:space="0" w:color="auto"/>
                <w:right w:val="none" w:sz="0" w:space="0" w:color="auto"/>
              </w:divBdr>
            </w:div>
          </w:divsChild>
        </w:div>
        <w:div w:id="1705330460">
          <w:marLeft w:val="0"/>
          <w:marRight w:val="0"/>
          <w:marTop w:val="0"/>
          <w:marBottom w:val="0"/>
          <w:divBdr>
            <w:top w:val="none" w:sz="0" w:space="0" w:color="auto"/>
            <w:left w:val="none" w:sz="0" w:space="0" w:color="auto"/>
            <w:bottom w:val="none" w:sz="0" w:space="0" w:color="auto"/>
            <w:right w:val="none" w:sz="0" w:space="0" w:color="auto"/>
          </w:divBdr>
          <w:divsChild>
            <w:div w:id="1067804271">
              <w:marLeft w:val="0"/>
              <w:marRight w:val="0"/>
              <w:marTop w:val="0"/>
              <w:marBottom w:val="0"/>
              <w:divBdr>
                <w:top w:val="none" w:sz="0" w:space="0" w:color="auto"/>
                <w:left w:val="none" w:sz="0" w:space="0" w:color="auto"/>
                <w:bottom w:val="none" w:sz="0" w:space="0" w:color="auto"/>
                <w:right w:val="none" w:sz="0" w:space="0" w:color="auto"/>
              </w:divBdr>
            </w:div>
          </w:divsChild>
        </w:div>
        <w:div w:id="1733041670">
          <w:marLeft w:val="0"/>
          <w:marRight w:val="0"/>
          <w:marTop w:val="0"/>
          <w:marBottom w:val="0"/>
          <w:divBdr>
            <w:top w:val="none" w:sz="0" w:space="0" w:color="auto"/>
            <w:left w:val="none" w:sz="0" w:space="0" w:color="auto"/>
            <w:bottom w:val="none" w:sz="0" w:space="0" w:color="auto"/>
            <w:right w:val="none" w:sz="0" w:space="0" w:color="auto"/>
          </w:divBdr>
          <w:divsChild>
            <w:div w:id="44255273">
              <w:marLeft w:val="0"/>
              <w:marRight w:val="0"/>
              <w:marTop w:val="0"/>
              <w:marBottom w:val="0"/>
              <w:divBdr>
                <w:top w:val="none" w:sz="0" w:space="0" w:color="auto"/>
                <w:left w:val="none" w:sz="0" w:space="0" w:color="auto"/>
                <w:bottom w:val="none" w:sz="0" w:space="0" w:color="auto"/>
                <w:right w:val="none" w:sz="0" w:space="0" w:color="auto"/>
              </w:divBdr>
            </w:div>
          </w:divsChild>
        </w:div>
        <w:div w:id="1788891875">
          <w:marLeft w:val="0"/>
          <w:marRight w:val="0"/>
          <w:marTop w:val="0"/>
          <w:marBottom w:val="0"/>
          <w:divBdr>
            <w:top w:val="none" w:sz="0" w:space="0" w:color="auto"/>
            <w:left w:val="none" w:sz="0" w:space="0" w:color="auto"/>
            <w:bottom w:val="none" w:sz="0" w:space="0" w:color="auto"/>
            <w:right w:val="none" w:sz="0" w:space="0" w:color="auto"/>
          </w:divBdr>
          <w:divsChild>
            <w:div w:id="721825147">
              <w:marLeft w:val="0"/>
              <w:marRight w:val="0"/>
              <w:marTop w:val="0"/>
              <w:marBottom w:val="0"/>
              <w:divBdr>
                <w:top w:val="none" w:sz="0" w:space="0" w:color="auto"/>
                <w:left w:val="none" w:sz="0" w:space="0" w:color="auto"/>
                <w:bottom w:val="none" w:sz="0" w:space="0" w:color="auto"/>
                <w:right w:val="none" w:sz="0" w:space="0" w:color="auto"/>
              </w:divBdr>
            </w:div>
          </w:divsChild>
        </w:div>
        <w:div w:id="1872494833">
          <w:marLeft w:val="0"/>
          <w:marRight w:val="0"/>
          <w:marTop w:val="0"/>
          <w:marBottom w:val="0"/>
          <w:divBdr>
            <w:top w:val="none" w:sz="0" w:space="0" w:color="auto"/>
            <w:left w:val="none" w:sz="0" w:space="0" w:color="auto"/>
            <w:bottom w:val="none" w:sz="0" w:space="0" w:color="auto"/>
            <w:right w:val="none" w:sz="0" w:space="0" w:color="auto"/>
          </w:divBdr>
          <w:divsChild>
            <w:div w:id="1473668943">
              <w:marLeft w:val="0"/>
              <w:marRight w:val="0"/>
              <w:marTop w:val="0"/>
              <w:marBottom w:val="0"/>
              <w:divBdr>
                <w:top w:val="none" w:sz="0" w:space="0" w:color="auto"/>
                <w:left w:val="none" w:sz="0" w:space="0" w:color="auto"/>
                <w:bottom w:val="none" w:sz="0" w:space="0" w:color="auto"/>
                <w:right w:val="none" w:sz="0" w:space="0" w:color="auto"/>
              </w:divBdr>
            </w:div>
          </w:divsChild>
        </w:div>
        <w:div w:id="1947275509">
          <w:marLeft w:val="0"/>
          <w:marRight w:val="0"/>
          <w:marTop w:val="0"/>
          <w:marBottom w:val="0"/>
          <w:divBdr>
            <w:top w:val="none" w:sz="0" w:space="0" w:color="auto"/>
            <w:left w:val="none" w:sz="0" w:space="0" w:color="auto"/>
            <w:bottom w:val="none" w:sz="0" w:space="0" w:color="auto"/>
            <w:right w:val="none" w:sz="0" w:space="0" w:color="auto"/>
          </w:divBdr>
          <w:divsChild>
            <w:div w:id="1161505591">
              <w:marLeft w:val="0"/>
              <w:marRight w:val="0"/>
              <w:marTop w:val="0"/>
              <w:marBottom w:val="0"/>
              <w:divBdr>
                <w:top w:val="none" w:sz="0" w:space="0" w:color="auto"/>
                <w:left w:val="none" w:sz="0" w:space="0" w:color="auto"/>
                <w:bottom w:val="none" w:sz="0" w:space="0" w:color="auto"/>
                <w:right w:val="none" w:sz="0" w:space="0" w:color="auto"/>
              </w:divBdr>
            </w:div>
          </w:divsChild>
        </w:div>
        <w:div w:id="1980721461">
          <w:marLeft w:val="0"/>
          <w:marRight w:val="0"/>
          <w:marTop w:val="0"/>
          <w:marBottom w:val="0"/>
          <w:divBdr>
            <w:top w:val="none" w:sz="0" w:space="0" w:color="auto"/>
            <w:left w:val="none" w:sz="0" w:space="0" w:color="auto"/>
            <w:bottom w:val="none" w:sz="0" w:space="0" w:color="auto"/>
            <w:right w:val="none" w:sz="0" w:space="0" w:color="auto"/>
          </w:divBdr>
          <w:divsChild>
            <w:div w:id="465709125">
              <w:marLeft w:val="0"/>
              <w:marRight w:val="0"/>
              <w:marTop w:val="0"/>
              <w:marBottom w:val="0"/>
              <w:divBdr>
                <w:top w:val="none" w:sz="0" w:space="0" w:color="auto"/>
                <w:left w:val="none" w:sz="0" w:space="0" w:color="auto"/>
                <w:bottom w:val="none" w:sz="0" w:space="0" w:color="auto"/>
                <w:right w:val="none" w:sz="0" w:space="0" w:color="auto"/>
              </w:divBdr>
            </w:div>
          </w:divsChild>
        </w:div>
        <w:div w:id="2001813911">
          <w:marLeft w:val="0"/>
          <w:marRight w:val="0"/>
          <w:marTop w:val="0"/>
          <w:marBottom w:val="0"/>
          <w:divBdr>
            <w:top w:val="none" w:sz="0" w:space="0" w:color="auto"/>
            <w:left w:val="none" w:sz="0" w:space="0" w:color="auto"/>
            <w:bottom w:val="none" w:sz="0" w:space="0" w:color="auto"/>
            <w:right w:val="none" w:sz="0" w:space="0" w:color="auto"/>
          </w:divBdr>
          <w:divsChild>
            <w:div w:id="1218397462">
              <w:marLeft w:val="0"/>
              <w:marRight w:val="0"/>
              <w:marTop w:val="0"/>
              <w:marBottom w:val="0"/>
              <w:divBdr>
                <w:top w:val="none" w:sz="0" w:space="0" w:color="auto"/>
                <w:left w:val="none" w:sz="0" w:space="0" w:color="auto"/>
                <w:bottom w:val="none" w:sz="0" w:space="0" w:color="auto"/>
                <w:right w:val="none" w:sz="0" w:space="0" w:color="auto"/>
              </w:divBdr>
            </w:div>
          </w:divsChild>
        </w:div>
        <w:div w:id="2006088894">
          <w:marLeft w:val="0"/>
          <w:marRight w:val="0"/>
          <w:marTop w:val="0"/>
          <w:marBottom w:val="0"/>
          <w:divBdr>
            <w:top w:val="none" w:sz="0" w:space="0" w:color="auto"/>
            <w:left w:val="none" w:sz="0" w:space="0" w:color="auto"/>
            <w:bottom w:val="none" w:sz="0" w:space="0" w:color="auto"/>
            <w:right w:val="none" w:sz="0" w:space="0" w:color="auto"/>
          </w:divBdr>
          <w:divsChild>
            <w:div w:id="1597863373">
              <w:marLeft w:val="0"/>
              <w:marRight w:val="0"/>
              <w:marTop w:val="0"/>
              <w:marBottom w:val="0"/>
              <w:divBdr>
                <w:top w:val="none" w:sz="0" w:space="0" w:color="auto"/>
                <w:left w:val="none" w:sz="0" w:space="0" w:color="auto"/>
                <w:bottom w:val="none" w:sz="0" w:space="0" w:color="auto"/>
                <w:right w:val="none" w:sz="0" w:space="0" w:color="auto"/>
              </w:divBdr>
            </w:div>
          </w:divsChild>
        </w:div>
        <w:div w:id="2028290710">
          <w:marLeft w:val="0"/>
          <w:marRight w:val="0"/>
          <w:marTop w:val="0"/>
          <w:marBottom w:val="0"/>
          <w:divBdr>
            <w:top w:val="none" w:sz="0" w:space="0" w:color="auto"/>
            <w:left w:val="none" w:sz="0" w:space="0" w:color="auto"/>
            <w:bottom w:val="none" w:sz="0" w:space="0" w:color="auto"/>
            <w:right w:val="none" w:sz="0" w:space="0" w:color="auto"/>
          </w:divBdr>
          <w:divsChild>
            <w:div w:id="1697996816">
              <w:marLeft w:val="0"/>
              <w:marRight w:val="0"/>
              <w:marTop w:val="0"/>
              <w:marBottom w:val="0"/>
              <w:divBdr>
                <w:top w:val="none" w:sz="0" w:space="0" w:color="auto"/>
                <w:left w:val="none" w:sz="0" w:space="0" w:color="auto"/>
                <w:bottom w:val="none" w:sz="0" w:space="0" w:color="auto"/>
                <w:right w:val="none" w:sz="0" w:space="0" w:color="auto"/>
              </w:divBdr>
            </w:div>
          </w:divsChild>
        </w:div>
        <w:div w:id="2030595621">
          <w:marLeft w:val="0"/>
          <w:marRight w:val="0"/>
          <w:marTop w:val="0"/>
          <w:marBottom w:val="0"/>
          <w:divBdr>
            <w:top w:val="none" w:sz="0" w:space="0" w:color="auto"/>
            <w:left w:val="none" w:sz="0" w:space="0" w:color="auto"/>
            <w:bottom w:val="none" w:sz="0" w:space="0" w:color="auto"/>
            <w:right w:val="none" w:sz="0" w:space="0" w:color="auto"/>
          </w:divBdr>
          <w:divsChild>
            <w:div w:id="954022055">
              <w:marLeft w:val="0"/>
              <w:marRight w:val="0"/>
              <w:marTop w:val="0"/>
              <w:marBottom w:val="0"/>
              <w:divBdr>
                <w:top w:val="none" w:sz="0" w:space="0" w:color="auto"/>
                <w:left w:val="none" w:sz="0" w:space="0" w:color="auto"/>
                <w:bottom w:val="none" w:sz="0" w:space="0" w:color="auto"/>
                <w:right w:val="none" w:sz="0" w:space="0" w:color="auto"/>
              </w:divBdr>
            </w:div>
          </w:divsChild>
        </w:div>
        <w:div w:id="2044749953">
          <w:marLeft w:val="0"/>
          <w:marRight w:val="0"/>
          <w:marTop w:val="0"/>
          <w:marBottom w:val="0"/>
          <w:divBdr>
            <w:top w:val="none" w:sz="0" w:space="0" w:color="auto"/>
            <w:left w:val="none" w:sz="0" w:space="0" w:color="auto"/>
            <w:bottom w:val="none" w:sz="0" w:space="0" w:color="auto"/>
            <w:right w:val="none" w:sz="0" w:space="0" w:color="auto"/>
          </w:divBdr>
          <w:divsChild>
            <w:div w:id="180244872">
              <w:marLeft w:val="0"/>
              <w:marRight w:val="0"/>
              <w:marTop w:val="0"/>
              <w:marBottom w:val="0"/>
              <w:divBdr>
                <w:top w:val="none" w:sz="0" w:space="0" w:color="auto"/>
                <w:left w:val="none" w:sz="0" w:space="0" w:color="auto"/>
                <w:bottom w:val="none" w:sz="0" w:space="0" w:color="auto"/>
                <w:right w:val="none" w:sz="0" w:space="0" w:color="auto"/>
              </w:divBdr>
            </w:div>
          </w:divsChild>
        </w:div>
        <w:div w:id="2054768621">
          <w:marLeft w:val="0"/>
          <w:marRight w:val="0"/>
          <w:marTop w:val="0"/>
          <w:marBottom w:val="0"/>
          <w:divBdr>
            <w:top w:val="none" w:sz="0" w:space="0" w:color="auto"/>
            <w:left w:val="none" w:sz="0" w:space="0" w:color="auto"/>
            <w:bottom w:val="none" w:sz="0" w:space="0" w:color="auto"/>
            <w:right w:val="none" w:sz="0" w:space="0" w:color="auto"/>
          </w:divBdr>
          <w:divsChild>
            <w:div w:id="45178963">
              <w:marLeft w:val="0"/>
              <w:marRight w:val="0"/>
              <w:marTop w:val="0"/>
              <w:marBottom w:val="0"/>
              <w:divBdr>
                <w:top w:val="none" w:sz="0" w:space="0" w:color="auto"/>
                <w:left w:val="none" w:sz="0" w:space="0" w:color="auto"/>
                <w:bottom w:val="none" w:sz="0" w:space="0" w:color="auto"/>
                <w:right w:val="none" w:sz="0" w:space="0" w:color="auto"/>
              </w:divBdr>
            </w:div>
          </w:divsChild>
        </w:div>
        <w:div w:id="2066025380">
          <w:marLeft w:val="0"/>
          <w:marRight w:val="0"/>
          <w:marTop w:val="0"/>
          <w:marBottom w:val="0"/>
          <w:divBdr>
            <w:top w:val="none" w:sz="0" w:space="0" w:color="auto"/>
            <w:left w:val="none" w:sz="0" w:space="0" w:color="auto"/>
            <w:bottom w:val="none" w:sz="0" w:space="0" w:color="auto"/>
            <w:right w:val="none" w:sz="0" w:space="0" w:color="auto"/>
          </w:divBdr>
          <w:divsChild>
            <w:div w:id="486366007">
              <w:marLeft w:val="0"/>
              <w:marRight w:val="0"/>
              <w:marTop w:val="0"/>
              <w:marBottom w:val="0"/>
              <w:divBdr>
                <w:top w:val="none" w:sz="0" w:space="0" w:color="auto"/>
                <w:left w:val="none" w:sz="0" w:space="0" w:color="auto"/>
                <w:bottom w:val="none" w:sz="0" w:space="0" w:color="auto"/>
                <w:right w:val="none" w:sz="0" w:space="0" w:color="auto"/>
              </w:divBdr>
            </w:div>
          </w:divsChild>
        </w:div>
        <w:div w:id="2146656344">
          <w:marLeft w:val="0"/>
          <w:marRight w:val="0"/>
          <w:marTop w:val="0"/>
          <w:marBottom w:val="0"/>
          <w:divBdr>
            <w:top w:val="none" w:sz="0" w:space="0" w:color="auto"/>
            <w:left w:val="none" w:sz="0" w:space="0" w:color="auto"/>
            <w:bottom w:val="none" w:sz="0" w:space="0" w:color="auto"/>
            <w:right w:val="none" w:sz="0" w:space="0" w:color="auto"/>
          </w:divBdr>
          <w:divsChild>
            <w:div w:id="152424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5049">
      <w:bodyDiv w:val="1"/>
      <w:marLeft w:val="0"/>
      <w:marRight w:val="0"/>
      <w:marTop w:val="0"/>
      <w:marBottom w:val="0"/>
      <w:divBdr>
        <w:top w:val="none" w:sz="0" w:space="0" w:color="auto"/>
        <w:left w:val="none" w:sz="0" w:space="0" w:color="auto"/>
        <w:bottom w:val="none" w:sz="0" w:space="0" w:color="auto"/>
        <w:right w:val="none" w:sz="0" w:space="0" w:color="auto"/>
      </w:divBdr>
    </w:div>
    <w:div w:id="1831631256">
      <w:bodyDiv w:val="1"/>
      <w:marLeft w:val="0"/>
      <w:marRight w:val="0"/>
      <w:marTop w:val="0"/>
      <w:marBottom w:val="0"/>
      <w:divBdr>
        <w:top w:val="none" w:sz="0" w:space="0" w:color="auto"/>
        <w:left w:val="none" w:sz="0" w:space="0" w:color="auto"/>
        <w:bottom w:val="none" w:sz="0" w:space="0" w:color="auto"/>
        <w:right w:val="none" w:sz="0" w:space="0" w:color="auto"/>
      </w:divBdr>
    </w:div>
    <w:div w:id="21142048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355AC5-9A7A-4512-862C-E87906CF90DA}">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0E50C3C-7428-4620-AB2E-BBC0B60111C3}">
  <ds:schemaRefs>
    <ds:schemaRef ds:uri="http://schemas.microsoft.com/sharepoint/v3/contenttype/forms"/>
  </ds:schemaRefs>
</ds:datastoreItem>
</file>

<file path=customXml/itemProps4.xml><?xml version="1.0" encoding="utf-8"?>
<ds:datastoreItem xmlns:ds="http://schemas.openxmlformats.org/officeDocument/2006/customXml" ds:itemID="{23E17CF7-FDC1-477B-8A2E-586510D5E39E}"/>
</file>

<file path=docProps/app.xml><?xml version="1.0" encoding="utf-8"?>
<Properties xmlns="http://schemas.openxmlformats.org/officeDocument/2006/extended-properties" xmlns:vt="http://schemas.openxmlformats.org/officeDocument/2006/docPropsVTypes">
  <Template>Normal</Template>
  <TotalTime>57</TotalTime>
  <Pages>19</Pages>
  <Words>4730</Words>
  <Characters>26964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Salifousanda OUSMANE</cp:lastModifiedBy>
  <cp:revision>39</cp:revision>
  <dcterms:created xsi:type="dcterms:W3CDTF">2022-11-07T14:24:00Z</dcterms:created>
  <dcterms:modified xsi:type="dcterms:W3CDTF">2022-11-07T15:34:00Z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