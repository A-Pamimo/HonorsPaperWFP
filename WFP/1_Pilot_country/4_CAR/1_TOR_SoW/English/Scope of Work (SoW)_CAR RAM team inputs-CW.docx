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A65DE" w14:textId="3DF584C2" w:rsidR="002E66AF" w:rsidRPr="000D18F2" w:rsidRDefault="00996151" w:rsidP="2151E89C">
      <w:pPr>
        <w:pStyle w:val="Heading1"/>
        <w:numPr>
          <w:ilvl w:val="0"/>
          <w:numId w:val="0"/>
        </w:numPr>
        <w:spacing w:before="0" w:line="360" w:lineRule="auto"/>
        <w:jc w:val="center"/>
        <w:rPr>
          <w:bCs/>
          <w:sz w:val="20"/>
          <w:szCs w:val="20"/>
          <w:u w:val="single"/>
        </w:rPr>
      </w:pPr>
      <w:r>
        <w:rPr>
          <w:bCs/>
          <w:sz w:val="20"/>
          <w:szCs w:val="20"/>
          <w:u w:val="single"/>
        </w:rPr>
        <w:t>S</w:t>
      </w:r>
      <w:r w:rsidR="003378BE">
        <w:rPr>
          <w:bCs/>
          <w:sz w:val="20"/>
          <w:szCs w:val="20"/>
          <w:u w:val="single"/>
        </w:rPr>
        <w:t xml:space="preserve">COPE </w:t>
      </w:r>
      <w:r w:rsidR="00890E72">
        <w:rPr>
          <w:bCs/>
          <w:sz w:val="20"/>
          <w:szCs w:val="20"/>
          <w:u w:val="single"/>
        </w:rPr>
        <w:t>of</w:t>
      </w:r>
      <w:r w:rsidR="003378BE">
        <w:rPr>
          <w:bCs/>
          <w:sz w:val="20"/>
          <w:szCs w:val="20"/>
          <w:u w:val="single"/>
        </w:rPr>
        <w:t xml:space="preserve"> WORK</w:t>
      </w:r>
      <w:r>
        <w:rPr>
          <w:bCs/>
          <w:sz w:val="20"/>
          <w:szCs w:val="20"/>
          <w:u w:val="single"/>
        </w:rPr>
        <w:t xml:space="preserve"> (SoW)</w:t>
      </w:r>
      <w:r w:rsidR="002C6305">
        <w:rPr>
          <w:bCs/>
          <w:sz w:val="20"/>
          <w:szCs w:val="20"/>
          <w:u w:val="single"/>
        </w:rPr>
        <w:t xml:space="preserve"> </w:t>
      </w:r>
      <w:r w:rsidR="00890E72">
        <w:rPr>
          <w:bCs/>
          <w:sz w:val="20"/>
          <w:szCs w:val="20"/>
          <w:u w:val="single"/>
        </w:rPr>
        <w:t>f</w:t>
      </w:r>
      <w:r w:rsidR="002C6305">
        <w:rPr>
          <w:bCs/>
          <w:sz w:val="20"/>
          <w:szCs w:val="20"/>
          <w:u w:val="single"/>
        </w:rPr>
        <w:t xml:space="preserve">or </w:t>
      </w:r>
      <w:proofErr w:type="spellStart"/>
      <w:r w:rsidR="002C6305">
        <w:rPr>
          <w:bCs/>
          <w:sz w:val="20"/>
          <w:szCs w:val="20"/>
          <w:u w:val="single"/>
        </w:rPr>
        <w:t>rCARI</w:t>
      </w:r>
      <w:proofErr w:type="spellEnd"/>
      <w:r w:rsidR="002C6305">
        <w:rPr>
          <w:bCs/>
          <w:sz w:val="20"/>
          <w:szCs w:val="20"/>
          <w:u w:val="single"/>
        </w:rPr>
        <w:t xml:space="preserve"> </w:t>
      </w:r>
      <w:r w:rsidR="003378BE">
        <w:rPr>
          <w:bCs/>
          <w:sz w:val="20"/>
          <w:szCs w:val="20"/>
          <w:u w:val="single"/>
        </w:rPr>
        <w:t xml:space="preserve">VALIDATION STUDY IN </w:t>
      </w:r>
      <w:r w:rsidR="006F50C9">
        <w:rPr>
          <w:bCs/>
          <w:sz w:val="20"/>
          <w:szCs w:val="20"/>
          <w:u w:val="single"/>
        </w:rPr>
        <w:t>CENTRAL AFRICAN REPUBLIC</w:t>
      </w:r>
      <w:r w:rsidR="002C6305">
        <w:rPr>
          <w:bCs/>
          <w:sz w:val="20"/>
          <w:szCs w:val="20"/>
          <w:u w:val="single"/>
        </w:rPr>
        <w:t xml:space="preserve"> </w:t>
      </w:r>
    </w:p>
    <w:p w14:paraId="37CA2761" w14:textId="54B69B84" w:rsidR="002E66AF" w:rsidRPr="00C37250" w:rsidRDefault="000B76C7" w:rsidP="009E7FB9">
      <w:pPr>
        <w:pStyle w:val="Heading1"/>
        <w:ind w:hanging="720"/>
        <w:rPr>
          <w:sz w:val="20"/>
          <w:szCs w:val="36"/>
          <w:u w:val="single"/>
        </w:rPr>
      </w:pPr>
      <w:r w:rsidRPr="00C37250">
        <w:rPr>
          <w:sz w:val="20"/>
          <w:szCs w:val="36"/>
          <w:u w:val="single"/>
        </w:rPr>
        <w:t xml:space="preserve">STUDY </w:t>
      </w:r>
      <w:r w:rsidR="003D58F9" w:rsidRPr="00C37250">
        <w:rPr>
          <w:sz w:val="20"/>
          <w:szCs w:val="36"/>
          <w:u w:val="single"/>
        </w:rPr>
        <w:t>BACKGROUND</w:t>
      </w:r>
      <w:r w:rsidR="002E66AF" w:rsidRPr="00C37250">
        <w:rPr>
          <w:sz w:val="20"/>
          <w:szCs w:val="36"/>
          <w:u w:val="single"/>
        </w:rPr>
        <w:t xml:space="preserve"> </w:t>
      </w:r>
    </w:p>
    <w:p w14:paraId="7F176397" w14:textId="79160088" w:rsidR="236B788B" w:rsidRDefault="00913100" w:rsidP="007D5C1D">
      <w:pPr>
        <w:spacing w:before="240"/>
        <w:jc w:val="both"/>
        <w:rPr>
          <w:sz w:val="20"/>
          <w:szCs w:val="20"/>
        </w:rPr>
      </w:pPr>
      <w:r>
        <w:rPr>
          <w:sz w:val="20"/>
          <w:szCs w:val="20"/>
        </w:rPr>
        <w:t>F</w:t>
      </w:r>
      <w:r w:rsidR="7217A60F" w:rsidRPr="2151E89C">
        <w:rPr>
          <w:sz w:val="20"/>
          <w:szCs w:val="20"/>
        </w:rPr>
        <w:t xml:space="preserve">ood </w:t>
      </w:r>
      <w:r>
        <w:rPr>
          <w:sz w:val="20"/>
          <w:szCs w:val="20"/>
        </w:rPr>
        <w:t>in</w:t>
      </w:r>
      <w:r w:rsidR="7217A60F" w:rsidRPr="2151E89C">
        <w:rPr>
          <w:sz w:val="20"/>
          <w:szCs w:val="20"/>
        </w:rPr>
        <w:t>security is a multidimensional concept</w:t>
      </w:r>
      <w:r w:rsidR="4B9FA3A2" w:rsidRPr="2151E89C">
        <w:rPr>
          <w:sz w:val="20"/>
          <w:szCs w:val="20"/>
        </w:rPr>
        <w:t>,</w:t>
      </w:r>
      <w:r w:rsidR="7217A60F" w:rsidRPr="2151E89C">
        <w:rPr>
          <w:sz w:val="20"/>
          <w:szCs w:val="20"/>
        </w:rPr>
        <w:t xml:space="preserve"> which requires </w:t>
      </w:r>
      <w:r w:rsidR="00F26CDB">
        <w:rPr>
          <w:sz w:val="20"/>
          <w:szCs w:val="20"/>
        </w:rPr>
        <w:t xml:space="preserve">use of </w:t>
      </w:r>
      <w:r w:rsidR="7217A60F" w:rsidRPr="2151E89C">
        <w:rPr>
          <w:sz w:val="20"/>
          <w:szCs w:val="20"/>
        </w:rPr>
        <w:t>multiple indicators</w:t>
      </w:r>
      <w:r w:rsidR="003643E2">
        <w:rPr>
          <w:sz w:val="20"/>
          <w:szCs w:val="20"/>
        </w:rPr>
        <w:t xml:space="preserve"> for analysis</w:t>
      </w:r>
      <w:r w:rsidR="000F2F55">
        <w:rPr>
          <w:sz w:val="20"/>
          <w:szCs w:val="20"/>
        </w:rPr>
        <w:t xml:space="preserve"> of the different dimensions</w:t>
      </w:r>
      <w:r w:rsidR="7217A60F" w:rsidRPr="2151E89C">
        <w:rPr>
          <w:sz w:val="20"/>
          <w:szCs w:val="20"/>
        </w:rPr>
        <w:t xml:space="preserve">. </w:t>
      </w:r>
      <w:r w:rsidR="236B788B" w:rsidRPr="2151E89C">
        <w:rPr>
          <w:sz w:val="20"/>
          <w:szCs w:val="20"/>
        </w:rPr>
        <w:t>S</w:t>
      </w:r>
      <w:r w:rsidR="7217A60F" w:rsidRPr="2151E89C">
        <w:rPr>
          <w:sz w:val="20"/>
          <w:szCs w:val="20"/>
        </w:rPr>
        <w:t>everal methods have been developed to measure the magnitude and severity of acute food insecurity</w:t>
      </w:r>
      <w:r w:rsidR="236B788B" w:rsidRPr="2151E89C">
        <w:rPr>
          <w:sz w:val="20"/>
          <w:szCs w:val="20"/>
        </w:rPr>
        <w:t xml:space="preserve"> over time</w:t>
      </w:r>
      <w:r w:rsidR="7217A60F" w:rsidRPr="2151E89C">
        <w:rPr>
          <w:sz w:val="20"/>
          <w:szCs w:val="20"/>
        </w:rPr>
        <w:t>.</w:t>
      </w:r>
      <w:r w:rsidR="2151E89C" w:rsidRPr="2151E89C">
        <w:rPr>
          <w:sz w:val="20"/>
          <w:szCs w:val="20"/>
        </w:rPr>
        <w:t xml:space="preserve"> </w:t>
      </w:r>
      <w:r w:rsidR="002D0346">
        <w:rPr>
          <w:sz w:val="20"/>
          <w:szCs w:val="20"/>
        </w:rPr>
        <w:t xml:space="preserve">The </w:t>
      </w:r>
      <w:r w:rsidR="008B15F2">
        <w:rPr>
          <w:sz w:val="20"/>
          <w:szCs w:val="20"/>
        </w:rPr>
        <w:t>humanitarian actors are</w:t>
      </w:r>
      <w:r w:rsidR="7587B9D4" w:rsidRPr="2151E89C">
        <w:rPr>
          <w:sz w:val="20"/>
          <w:szCs w:val="20"/>
        </w:rPr>
        <w:t xml:space="preserve"> facing an increasingly challenging situation as the </w:t>
      </w:r>
      <w:r w:rsidR="0044587C">
        <w:rPr>
          <w:sz w:val="20"/>
          <w:szCs w:val="20"/>
        </w:rPr>
        <w:t xml:space="preserve">food </w:t>
      </w:r>
      <w:r w:rsidR="7587B9D4" w:rsidRPr="2151E89C">
        <w:rPr>
          <w:sz w:val="20"/>
          <w:szCs w:val="20"/>
        </w:rPr>
        <w:t xml:space="preserve">needs have been </w:t>
      </w:r>
      <w:r w:rsidR="006047FA">
        <w:rPr>
          <w:sz w:val="20"/>
          <w:szCs w:val="20"/>
        </w:rPr>
        <w:t>dramatically increasing</w:t>
      </w:r>
      <w:r w:rsidR="7587B9D4" w:rsidRPr="2151E89C">
        <w:rPr>
          <w:sz w:val="20"/>
          <w:szCs w:val="20"/>
        </w:rPr>
        <w:t xml:space="preserve"> in recent years. In 2021, at least 193 million people in 55 countries/territories were acutely food insecure (</w:t>
      </w:r>
      <w:hyperlink r:id="rId11" w:history="1">
        <w:r w:rsidR="7DE14748" w:rsidRPr="2151E89C">
          <w:rPr>
            <w:rStyle w:val="Hyperlink"/>
            <w:sz w:val="20"/>
            <w:szCs w:val="20"/>
          </w:rPr>
          <w:t>IPC/CH</w:t>
        </w:r>
      </w:hyperlink>
      <w:r w:rsidR="7587B9D4" w:rsidRPr="2151E89C">
        <w:rPr>
          <w:sz w:val="20"/>
          <w:szCs w:val="20"/>
        </w:rPr>
        <w:t xml:space="preserve"> Phase 3 or above), an increase of around 40 million people from 2020 (</w:t>
      </w:r>
      <w:hyperlink r:id="rId12" w:history="1">
        <w:r w:rsidR="4B9FA3A2" w:rsidRPr="2151E89C">
          <w:rPr>
            <w:rStyle w:val="Hyperlink"/>
            <w:sz w:val="20"/>
            <w:szCs w:val="20"/>
          </w:rPr>
          <w:t>Global Report on Food Crises 2022</w:t>
        </w:r>
      </w:hyperlink>
      <w:r w:rsidR="4B9FA3A2" w:rsidRPr="2151E89C">
        <w:rPr>
          <w:sz w:val="20"/>
          <w:szCs w:val="20"/>
        </w:rPr>
        <w:t>). Similarly, based on available data from 82 countries where WFP has operational presence, it is estimated that around 345 million people will be acutely food insecure adjusting for the increase war in Ukraine, climate change shocks, and rising inflation coupled with the global economic downturn</w:t>
      </w:r>
      <w:r w:rsidR="00E53B61">
        <w:rPr>
          <w:sz w:val="20"/>
          <w:szCs w:val="20"/>
        </w:rPr>
        <w:t xml:space="preserve"> </w:t>
      </w:r>
      <w:hyperlink r:id="rId13" w:history="1">
        <w:r w:rsidR="00E53B61" w:rsidRPr="000D4D0E">
          <w:rPr>
            <w:rStyle w:val="Hyperlink"/>
            <w:sz w:val="20"/>
            <w:szCs w:val="20"/>
          </w:rPr>
          <w:t>(</w:t>
        </w:r>
        <w:r w:rsidR="000D4D0E">
          <w:rPr>
            <w:rStyle w:val="Hyperlink"/>
            <w:sz w:val="20"/>
            <w:szCs w:val="20"/>
          </w:rPr>
          <w:t xml:space="preserve">Global </w:t>
        </w:r>
        <w:r w:rsidR="0035276C">
          <w:rPr>
            <w:rStyle w:val="Hyperlink"/>
            <w:sz w:val="20"/>
            <w:szCs w:val="20"/>
          </w:rPr>
          <w:t xml:space="preserve">Operational </w:t>
        </w:r>
        <w:r w:rsidR="000D4D0E">
          <w:rPr>
            <w:rStyle w:val="Hyperlink"/>
            <w:sz w:val="20"/>
            <w:szCs w:val="20"/>
          </w:rPr>
          <w:t>Response</w:t>
        </w:r>
        <w:r w:rsidR="0035276C">
          <w:rPr>
            <w:rStyle w:val="Hyperlink"/>
            <w:sz w:val="20"/>
            <w:szCs w:val="20"/>
          </w:rPr>
          <w:t xml:space="preserve"> Plan, 2022</w:t>
        </w:r>
        <w:r w:rsidR="00E53B61" w:rsidRPr="000D4D0E">
          <w:rPr>
            <w:rStyle w:val="Hyperlink"/>
            <w:sz w:val="20"/>
            <w:szCs w:val="20"/>
          </w:rPr>
          <w:t>)</w:t>
        </w:r>
        <w:r w:rsidR="00E53B61" w:rsidRPr="0035276C">
          <w:rPr>
            <w:rStyle w:val="Hyperlink"/>
            <w:color w:val="auto"/>
            <w:sz w:val="20"/>
            <w:szCs w:val="20"/>
          </w:rPr>
          <w:t>.</w:t>
        </w:r>
      </w:hyperlink>
    </w:p>
    <w:p w14:paraId="7BA99661" w14:textId="33FB0A37" w:rsidR="00A32426" w:rsidRDefault="00A32426" w:rsidP="007D5C1D">
      <w:pPr>
        <w:rPr>
          <w:sz w:val="20"/>
          <w:szCs w:val="20"/>
        </w:rPr>
      </w:pPr>
    </w:p>
    <w:p w14:paraId="4AFC0C78" w14:textId="55187EB6" w:rsidR="007E2284" w:rsidRPr="00C245F9" w:rsidRDefault="236B788B" w:rsidP="007D5C1D">
      <w:pPr>
        <w:spacing w:after="240"/>
        <w:jc w:val="both"/>
      </w:pPr>
      <w:r w:rsidRPr="2151E89C">
        <w:rPr>
          <w:sz w:val="20"/>
          <w:szCs w:val="20"/>
        </w:rPr>
        <w:t>Although different methodologies current</w:t>
      </w:r>
      <w:r w:rsidR="003A0B68">
        <w:rPr>
          <w:sz w:val="20"/>
          <w:szCs w:val="20"/>
        </w:rPr>
        <w:t>ly</w:t>
      </w:r>
      <w:r w:rsidRPr="2151E89C">
        <w:rPr>
          <w:sz w:val="20"/>
          <w:szCs w:val="20"/>
        </w:rPr>
        <w:t xml:space="preserve"> </w:t>
      </w:r>
      <w:r w:rsidR="00612709" w:rsidRPr="2151E89C">
        <w:rPr>
          <w:sz w:val="20"/>
          <w:szCs w:val="20"/>
        </w:rPr>
        <w:t>exist</w:t>
      </w:r>
      <w:r w:rsidRPr="2151E89C">
        <w:rPr>
          <w:sz w:val="20"/>
          <w:szCs w:val="20"/>
        </w:rPr>
        <w:t xml:space="preserve"> </w:t>
      </w:r>
      <w:r w:rsidR="00624F45">
        <w:rPr>
          <w:sz w:val="20"/>
          <w:szCs w:val="20"/>
        </w:rPr>
        <w:t>to</w:t>
      </w:r>
      <w:r w:rsidR="003A0B68">
        <w:rPr>
          <w:sz w:val="20"/>
          <w:szCs w:val="20"/>
        </w:rPr>
        <w:t xml:space="preserve"> asses</w:t>
      </w:r>
      <w:r w:rsidR="00624F45">
        <w:rPr>
          <w:sz w:val="20"/>
          <w:szCs w:val="20"/>
        </w:rPr>
        <w:t>s and</w:t>
      </w:r>
      <w:r w:rsidRPr="2151E89C">
        <w:rPr>
          <w:sz w:val="20"/>
          <w:szCs w:val="20"/>
        </w:rPr>
        <w:t xml:space="preserve"> report food insecurity, the level of acceptance and reliance </w:t>
      </w:r>
      <w:r w:rsidR="0089291B">
        <w:rPr>
          <w:sz w:val="20"/>
          <w:szCs w:val="20"/>
        </w:rPr>
        <w:t xml:space="preserve">by </w:t>
      </w:r>
      <w:r w:rsidR="00847F81">
        <w:rPr>
          <w:sz w:val="20"/>
          <w:szCs w:val="20"/>
        </w:rPr>
        <w:t>different</w:t>
      </w:r>
      <w:r w:rsidR="0089291B">
        <w:rPr>
          <w:sz w:val="20"/>
          <w:szCs w:val="20"/>
        </w:rPr>
        <w:t xml:space="preserve"> stakeholders </w:t>
      </w:r>
      <w:r w:rsidRPr="2151E89C">
        <w:rPr>
          <w:sz w:val="20"/>
          <w:szCs w:val="20"/>
        </w:rPr>
        <w:t xml:space="preserve">depend </w:t>
      </w:r>
      <w:r w:rsidR="00624F45">
        <w:rPr>
          <w:sz w:val="20"/>
          <w:szCs w:val="20"/>
        </w:rPr>
        <w:t>on</w:t>
      </w:r>
      <w:r w:rsidRPr="2151E89C">
        <w:rPr>
          <w:sz w:val="20"/>
          <w:szCs w:val="20"/>
        </w:rPr>
        <w:t xml:space="preserve"> how</w:t>
      </w:r>
      <w:r w:rsidR="7217A60F" w:rsidRPr="2151E89C">
        <w:rPr>
          <w:sz w:val="20"/>
          <w:szCs w:val="20"/>
        </w:rPr>
        <w:t xml:space="preserve"> transparent, compatible, and comparable the results are. </w:t>
      </w:r>
      <w:r w:rsidR="00B83D55">
        <w:rPr>
          <w:sz w:val="20"/>
          <w:szCs w:val="20"/>
        </w:rPr>
        <w:t>I</w:t>
      </w:r>
      <w:r w:rsidR="00B83D55" w:rsidRPr="00A0534F">
        <w:rPr>
          <w:sz w:val="20"/>
          <w:szCs w:val="20"/>
        </w:rPr>
        <w:t>n 2012</w:t>
      </w:r>
      <w:r w:rsidR="00B83D55">
        <w:rPr>
          <w:sz w:val="20"/>
          <w:szCs w:val="20"/>
        </w:rPr>
        <w:t xml:space="preserve">, </w:t>
      </w:r>
      <w:r w:rsidR="007E2284" w:rsidRPr="00A0534F">
        <w:rPr>
          <w:sz w:val="20"/>
          <w:szCs w:val="20"/>
        </w:rPr>
        <w:t xml:space="preserve">WFP adopted the </w:t>
      </w:r>
      <w:hyperlink r:id="rId14" w:history="1">
        <w:r w:rsidR="00A0534F">
          <w:rPr>
            <w:rStyle w:val="Hyperlink"/>
            <w:sz w:val="20"/>
            <w:szCs w:val="20"/>
          </w:rPr>
          <w:t>Consolidated Approach for Reporting Indicators of Food Security (CARI)</w:t>
        </w:r>
      </w:hyperlink>
      <w:r w:rsidR="00A0534F">
        <w:rPr>
          <w:sz w:val="20"/>
          <w:szCs w:val="20"/>
        </w:rPr>
        <w:t xml:space="preserve"> </w:t>
      </w:r>
      <w:r w:rsidR="007E2284" w:rsidRPr="00A0534F">
        <w:rPr>
          <w:sz w:val="20"/>
          <w:szCs w:val="20"/>
        </w:rPr>
        <w:t xml:space="preserve">as a standard food security measurement methodology, for household-level profiling, targeting, and prioritization of people in need of assistance. </w:t>
      </w:r>
      <w:r w:rsidR="00573197">
        <w:rPr>
          <w:sz w:val="20"/>
          <w:szCs w:val="20"/>
        </w:rPr>
        <w:t xml:space="preserve">The guidelines for </w:t>
      </w:r>
      <w:r w:rsidR="00491AA2">
        <w:rPr>
          <w:sz w:val="20"/>
          <w:szCs w:val="20"/>
        </w:rPr>
        <w:t>CARI ha</w:t>
      </w:r>
      <w:r w:rsidR="00FE2317">
        <w:rPr>
          <w:sz w:val="20"/>
          <w:szCs w:val="20"/>
        </w:rPr>
        <w:t>ve</w:t>
      </w:r>
      <w:r w:rsidR="00491AA2">
        <w:rPr>
          <w:sz w:val="20"/>
          <w:szCs w:val="20"/>
        </w:rPr>
        <w:t xml:space="preserve"> </w:t>
      </w:r>
      <w:r w:rsidR="000B0229">
        <w:rPr>
          <w:sz w:val="20"/>
          <w:szCs w:val="20"/>
        </w:rPr>
        <w:t xml:space="preserve">since </w:t>
      </w:r>
      <w:r w:rsidR="00573197">
        <w:rPr>
          <w:sz w:val="20"/>
          <w:szCs w:val="20"/>
        </w:rPr>
        <w:t>2012</w:t>
      </w:r>
      <w:r w:rsidR="000B0229">
        <w:rPr>
          <w:sz w:val="20"/>
          <w:szCs w:val="20"/>
        </w:rPr>
        <w:t xml:space="preserve"> evolved</w:t>
      </w:r>
      <w:r w:rsidR="00573197">
        <w:rPr>
          <w:sz w:val="20"/>
          <w:szCs w:val="20"/>
        </w:rPr>
        <w:t xml:space="preserve"> with adjustments to</w:t>
      </w:r>
      <w:r w:rsidR="001D4204">
        <w:rPr>
          <w:sz w:val="20"/>
          <w:szCs w:val="20"/>
        </w:rPr>
        <w:t xml:space="preserve"> show</w:t>
      </w:r>
      <w:r w:rsidR="00573197">
        <w:rPr>
          <w:sz w:val="20"/>
          <w:szCs w:val="20"/>
        </w:rPr>
        <w:t xml:space="preserve"> </w:t>
      </w:r>
      <w:r w:rsidR="001D4204">
        <w:rPr>
          <w:sz w:val="20"/>
          <w:szCs w:val="20"/>
        </w:rPr>
        <w:t>the aggregation procedure</w:t>
      </w:r>
      <w:r w:rsidR="00573197">
        <w:rPr>
          <w:sz w:val="20"/>
          <w:szCs w:val="20"/>
        </w:rPr>
        <w:t>.</w:t>
      </w:r>
      <w:r w:rsidR="000B0229">
        <w:rPr>
          <w:sz w:val="20"/>
          <w:szCs w:val="20"/>
        </w:rPr>
        <w:t xml:space="preserve"> </w:t>
      </w:r>
    </w:p>
    <w:p w14:paraId="461CAC65" w14:textId="352D3D89" w:rsidR="000E7499" w:rsidRDefault="007653A2" w:rsidP="00B72506">
      <w:pPr>
        <w:spacing w:after="240"/>
        <w:jc w:val="both"/>
        <w:rPr>
          <w:sz w:val="20"/>
          <w:szCs w:val="20"/>
        </w:rPr>
      </w:pPr>
      <w:r>
        <w:rPr>
          <w:sz w:val="20"/>
          <w:szCs w:val="20"/>
        </w:rPr>
        <w:t>The</w:t>
      </w:r>
      <w:r w:rsidR="31F4AFC6" w:rsidRPr="2151E89C">
        <w:rPr>
          <w:sz w:val="20"/>
          <w:szCs w:val="20"/>
        </w:rPr>
        <w:t xml:space="preserve"> </w:t>
      </w:r>
      <w:r w:rsidR="00CA5AA5">
        <w:rPr>
          <w:sz w:val="20"/>
          <w:szCs w:val="20"/>
        </w:rPr>
        <w:t>3rd</w:t>
      </w:r>
      <w:r w:rsidR="31F4AFC6" w:rsidRPr="2151E89C">
        <w:rPr>
          <w:sz w:val="20"/>
          <w:szCs w:val="20"/>
        </w:rPr>
        <w:t xml:space="preserve"> </w:t>
      </w:r>
      <w:r w:rsidR="00CA5AA5">
        <w:rPr>
          <w:sz w:val="20"/>
          <w:szCs w:val="20"/>
        </w:rPr>
        <w:t>E</w:t>
      </w:r>
      <w:r w:rsidR="31F4AFC6" w:rsidRPr="2151E89C">
        <w:rPr>
          <w:sz w:val="20"/>
          <w:szCs w:val="20"/>
        </w:rPr>
        <w:t>dition of the CARI guidelines (CARI.</w:t>
      </w:r>
      <w:r w:rsidR="00CA5AA5">
        <w:rPr>
          <w:sz w:val="20"/>
          <w:szCs w:val="20"/>
        </w:rPr>
        <w:t>v</w:t>
      </w:r>
      <w:r w:rsidR="31F4AFC6" w:rsidRPr="2151E89C">
        <w:rPr>
          <w:sz w:val="20"/>
          <w:szCs w:val="20"/>
        </w:rPr>
        <w:t>3)</w:t>
      </w:r>
      <w:r w:rsidR="31F4AFC6">
        <w:t xml:space="preserve">, </w:t>
      </w:r>
      <w:r w:rsidR="31F4AFC6" w:rsidRPr="2151E89C">
        <w:rPr>
          <w:sz w:val="20"/>
          <w:szCs w:val="20"/>
        </w:rPr>
        <w:t xml:space="preserve">published in December 2021, included several methodological novelties, and indicators </w:t>
      </w:r>
      <w:r w:rsidR="0066122B">
        <w:rPr>
          <w:sz w:val="20"/>
          <w:szCs w:val="20"/>
        </w:rPr>
        <w:t>to capture more</w:t>
      </w:r>
      <w:r w:rsidR="7D45774C" w:rsidRPr="2151E89C">
        <w:rPr>
          <w:sz w:val="20"/>
          <w:szCs w:val="20"/>
        </w:rPr>
        <w:t xml:space="preserve"> food security and economic related </w:t>
      </w:r>
      <w:r w:rsidR="0066122B">
        <w:rPr>
          <w:sz w:val="20"/>
          <w:szCs w:val="20"/>
        </w:rPr>
        <w:t>variables</w:t>
      </w:r>
      <w:r w:rsidR="7D45774C" w:rsidRPr="2151E89C">
        <w:rPr>
          <w:sz w:val="20"/>
          <w:szCs w:val="20"/>
        </w:rPr>
        <w:t xml:space="preserve"> </w:t>
      </w:r>
      <w:r w:rsidR="00F0619C">
        <w:rPr>
          <w:sz w:val="20"/>
          <w:szCs w:val="20"/>
        </w:rPr>
        <w:t>to better</w:t>
      </w:r>
      <w:r w:rsidR="7D45774C" w:rsidRPr="2151E89C">
        <w:rPr>
          <w:sz w:val="20"/>
          <w:szCs w:val="20"/>
        </w:rPr>
        <w:t xml:space="preserve"> measure acute food insecurity. </w:t>
      </w:r>
      <w:r w:rsidR="00476EF0">
        <w:rPr>
          <w:sz w:val="20"/>
          <w:szCs w:val="20"/>
        </w:rPr>
        <w:t>In addition, t</w:t>
      </w:r>
      <w:r w:rsidR="1CA67A08" w:rsidRPr="49A88187">
        <w:rPr>
          <w:sz w:val="20"/>
          <w:szCs w:val="20"/>
        </w:rPr>
        <w:t>he</w:t>
      </w:r>
      <w:r w:rsidR="00A642F5" w:rsidRPr="00A642F5">
        <w:rPr>
          <w:sz w:val="20"/>
          <w:szCs w:val="20"/>
        </w:rPr>
        <w:t xml:space="preserve"> onset of the COVID-19 pandemic </w:t>
      </w:r>
      <w:r w:rsidR="1CA67A08" w:rsidRPr="49A88187">
        <w:rPr>
          <w:sz w:val="20"/>
          <w:szCs w:val="20"/>
        </w:rPr>
        <w:t xml:space="preserve">brought </w:t>
      </w:r>
      <w:r w:rsidR="000F2049">
        <w:rPr>
          <w:sz w:val="20"/>
          <w:szCs w:val="20"/>
        </w:rPr>
        <w:t>to</w:t>
      </w:r>
      <w:r w:rsidR="000F2049" w:rsidRPr="49A88187">
        <w:rPr>
          <w:sz w:val="20"/>
          <w:szCs w:val="20"/>
        </w:rPr>
        <w:t xml:space="preserve"> </w:t>
      </w:r>
      <w:r w:rsidR="1CA67A08" w:rsidRPr="49A88187">
        <w:rPr>
          <w:sz w:val="20"/>
          <w:szCs w:val="20"/>
        </w:rPr>
        <w:t xml:space="preserve">the fore new challenges to traditional data collection methods </w:t>
      </w:r>
      <w:r w:rsidR="00FD6598">
        <w:rPr>
          <w:sz w:val="20"/>
          <w:szCs w:val="20"/>
        </w:rPr>
        <w:t>w</w:t>
      </w:r>
      <w:r w:rsidR="1CA67A08" w:rsidRPr="49A88187">
        <w:rPr>
          <w:sz w:val="20"/>
          <w:szCs w:val="20"/>
        </w:rPr>
        <w:t xml:space="preserve">ith </w:t>
      </w:r>
      <w:r w:rsidR="00FD6598">
        <w:rPr>
          <w:sz w:val="20"/>
          <w:szCs w:val="20"/>
        </w:rPr>
        <w:t xml:space="preserve">movement </w:t>
      </w:r>
      <w:r w:rsidR="1CA67A08" w:rsidRPr="49A88187">
        <w:rPr>
          <w:sz w:val="20"/>
          <w:szCs w:val="20"/>
        </w:rPr>
        <w:t>restrictions</w:t>
      </w:r>
      <w:r w:rsidR="00690EBF">
        <w:rPr>
          <w:sz w:val="20"/>
          <w:szCs w:val="20"/>
        </w:rPr>
        <w:t>.</w:t>
      </w:r>
      <w:r w:rsidR="00A642F5" w:rsidRPr="00A642F5">
        <w:rPr>
          <w:sz w:val="20"/>
          <w:szCs w:val="20"/>
        </w:rPr>
        <w:t xml:space="preserve"> WFP developed </w:t>
      </w:r>
      <w:r w:rsidR="006011CD">
        <w:rPr>
          <w:sz w:val="20"/>
          <w:szCs w:val="20"/>
        </w:rPr>
        <w:t>the</w:t>
      </w:r>
      <w:r w:rsidR="00A642F5" w:rsidRPr="00A642F5">
        <w:rPr>
          <w:sz w:val="20"/>
          <w:szCs w:val="20"/>
        </w:rPr>
        <w:t xml:space="preserve"> remote CARI </w:t>
      </w:r>
      <w:r w:rsidR="1CA67A08" w:rsidRPr="49A88187">
        <w:rPr>
          <w:sz w:val="20"/>
          <w:szCs w:val="20"/>
        </w:rPr>
        <w:t>(</w:t>
      </w:r>
      <w:proofErr w:type="spellStart"/>
      <w:r w:rsidR="1CA67A08" w:rsidRPr="49A88187">
        <w:rPr>
          <w:sz w:val="20"/>
          <w:szCs w:val="20"/>
        </w:rPr>
        <w:t>rCARI</w:t>
      </w:r>
      <w:proofErr w:type="spellEnd"/>
      <w:r w:rsidR="1CA67A08" w:rsidRPr="49A88187">
        <w:rPr>
          <w:sz w:val="20"/>
          <w:szCs w:val="20"/>
        </w:rPr>
        <w:t xml:space="preserve">) </w:t>
      </w:r>
      <w:r w:rsidR="00A642F5" w:rsidRPr="00A642F5">
        <w:rPr>
          <w:sz w:val="20"/>
          <w:szCs w:val="20"/>
        </w:rPr>
        <w:t xml:space="preserve">as a proxy for the original </w:t>
      </w:r>
      <w:r w:rsidR="1CA67A08" w:rsidRPr="49A88187">
        <w:rPr>
          <w:sz w:val="20"/>
          <w:szCs w:val="20"/>
        </w:rPr>
        <w:t xml:space="preserve">face-to-face CARI </w:t>
      </w:r>
      <w:r w:rsidR="007D5C1D">
        <w:rPr>
          <w:sz w:val="20"/>
          <w:szCs w:val="20"/>
        </w:rPr>
        <w:t xml:space="preserve">methodology </w:t>
      </w:r>
      <w:r w:rsidR="1CA67A08" w:rsidRPr="49A88187">
        <w:rPr>
          <w:sz w:val="20"/>
          <w:szCs w:val="20"/>
        </w:rPr>
        <w:t xml:space="preserve">to fill data </w:t>
      </w:r>
      <w:r w:rsidR="007D5C1D">
        <w:rPr>
          <w:sz w:val="20"/>
          <w:szCs w:val="20"/>
        </w:rPr>
        <w:t>gap created by the</w:t>
      </w:r>
      <w:r w:rsidR="1CA67A08" w:rsidRPr="49A88187">
        <w:rPr>
          <w:sz w:val="20"/>
          <w:szCs w:val="20"/>
        </w:rPr>
        <w:t xml:space="preserve"> Covid-19 associated lockdowns.</w:t>
      </w:r>
      <w:r w:rsidR="00A642F5" w:rsidRPr="00A642F5">
        <w:rPr>
          <w:sz w:val="20"/>
          <w:szCs w:val="20"/>
        </w:rPr>
        <w:t xml:space="preserve"> </w:t>
      </w:r>
      <w:proofErr w:type="spellStart"/>
      <w:r w:rsidR="000E7499" w:rsidRPr="00BC3872">
        <w:rPr>
          <w:sz w:val="20"/>
          <w:szCs w:val="20"/>
        </w:rPr>
        <w:t>rCARI</w:t>
      </w:r>
      <w:proofErr w:type="spellEnd"/>
      <w:r w:rsidR="000E7499" w:rsidRPr="00BC3872">
        <w:rPr>
          <w:sz w:val="20"/>
          <w:szCs w:val="20"/>
        </w:rPr>
        <w:t xml:space="preserve"> </w:t>
      </w:r>
      <w:r w:rsidR="79E81CC6" w:rsidRPr="49A88187">
        <w:rPr>
          <w:sz w:val="20"/>
          <w:szCs w:val="20"/>
        </w:rPr>
        <w:t>presents practicality in the</w:t>
      </w:r>
      <w:r w:rsidR="000E7499" w:rsidRPr="00BC3872">
        <w:rPr>
          <w:sz w:val="20"/>
          <w:szCs w:val="20"/>
        </w:rPr>
        <w:t xml:space="preserve"> measure</w:t>
      </w:r>
      <w:r w:rsidR="00221D20">
        <w:rPr>
          <w:sz w:val="20"/>
          <w:szCs w:val="20"/>
        </w:rPr>
        <w:t>ment</w:t>
      </w:r>
      <w:r w:rsidR="000E7499" w:rsidRPr="00BC3872">
        <w:rPr>
          <w:sz w:val="20"/>
          <w:szCs w:val="20"/>
        </w:rPr>
        <w:t xml:space="preserve"> of food security in emergencies where </w:t>
      </w:r>
      <w:r w:rsidR="00221D20">
        <w:rPr>
          <w:sz w:val="20"/>
          <w:szCs w:val="20"/>
        </w:rPr>
        <w:t>quick</w:t>
      </w:r>
      <w:r w:rsidR="000E7499" w:rsidRPr="00BC3872">
        <w:rPr>
          <w:sz w:val="20"/>
          <w:szCs w:val="20"/>
        </w:rPr>
        <w:t xml:space="preserve"> operational decisions are needed, and </w:t>
      </w:r>
      <w:r w:rsidR="79E81CC6" w:rsidRPr="49A88187">
        <w:rPr>
          <w:sz w:val="20"/>
          <w:szCs w:val="20"/>
        </w:rPr>
        <w:t xml:space="preserve">traditional </w:t>
      </w:r>
      <w:r w:rsidR="00786AF7">
        <w:rPr>
          <w:sz w:val="20"/>
          <w:szCs w:val="20"/>
        </w:rPr>
        <w:t>F2F methods like</w:t>
      </w:r>
      <w:r w:rsidR="79E81CC6" w:rsidRPr="49A88187">
        <w:rPr>
          <w:sz w:val="20"/>
          <w:szCs w:val="20"/>
        </w:rPr>
        <w:t xml:space="preserve"> </w:t>
      </w:r>
      <w:r w:rsidR="000E7499" w:rsidRPr="00BC3872">
        <w:rPr>
          <w:sz w:val="20"/>
          <w:szCs w:val="20"/>
        </w:rPr>
        <w:t>CARI</w:t>
      </w:r>
      <w:r w:rsidR="79E81CC6" w:rsidRPr="49A88187">
        <w:rPr>
          <w:sz w:val="20"/>
          <w:szCs w:val="20"/>
        </w:rPr>
        <w:t>.</w:t>
      </w:r>
      <w:r w:rsidR="000E7499" w:rsidRPr="00BC3872">
        <w:rPr>
          <w:sz w:val="20"/>
          <w:szCs w:val="20"/>
        </w:rPr>
        <w:t xml:space="preserve"> </w:t>
      </w:r>
      <w:r w:rsidR="00D77819">
        <w:rPr>
          <w:sz w:val="20"/>
          <w:szCs w:val="20"/>
        </w:rPr>
        <w:t>This is evidenced in it</w:t>
      </w:r>
      <w:r w:rsidR="006D65FB">
        <w:rPr>
          <w:sz w:val="20"/>
          <w:szCs w:val="20"/>
        </w:rPr>
        <w:t>s</w:t>
      </w:r>
      <w:r w:rsidR="00D77819">
        <w:rPr>
          <w:sz w:val="20"/>
          <w:szCs w:val="20"/>
        </w:rPr>
        <w:t xml:space="preserve"> use during</w:t>
      </w:r>
      <w:r w:rsidR="000E7499" w:rsidRPr="00BC3872">
        <w:rPr>
          <w:sz w:val="20"/>
          <w:szCs w:val="20"/>
        </w:rPr>
        <w:t xml:space="preserve"> the </w:t>
      </w:r>
      <w:r w:rsidR="79E81CC6" w:rsidRPr="49A88187">
        <w:rPr>
          <w:sz w:val="20"/>
          <w:szCs w:val="20"/>
        </w:rPr>
        <w:t xml:space="preserve">height of the </w:t>
      </w:r>
      <w:r w:rsidR="000E7499" w:rsidRPr="00BC3872">
        <w:rPr>
          <w:sz w:val="20"/>
          <w:szCs w:val="20"/>
        </w:rPr>
        <w:t xml:space="preserve">COVID-19 pandemic </w:t>
      </w:r>
      <w:r w:rsidR="00D77819">
        <w:rPr>
          <w:sz w:val="20"/>
          <w:szCs w:val="20"/>
        </w:rPr>
        <w:t>and the heavy-armed conflict ongoing in</w:t>
      </w:r>
      <w:r w:rsidR="79E81CC6" w:rsidRPr="49A88187">
        <w:rPr>
          <w:sz w:val="20"/>
          <w:szCs w:val="20"/>
        </w:rPr>
        <w:t xml:space="preserve"> </w:t>
      </w:r>
      <w:r w:rsidR="0022562A">
        <w:rPr>
          <w:sz w:val="20"/>
          <w:szCs w:val="20"/>
        </w:rPr>
        <w:t>Ukrain</w:t>
      </w:r>
      <w:r w:rsidR="00F772C2">
        <w:rPr>
          <w:sz w:val="20"/>
          <w:szCs w:val="20"/>
        </w:rPr>
        <w:t>e</w:t>
      </w:r>
      <w:r w:rsidR="79E81CC6" w:rsidRPr="49A88187">
        <w:rPr>
          <w:sz w:val="20"/>
          <w:szCs w:val="20"/>
        </w:rPr>
        <w:t xml:space="preserve"> to</w:t>
      </w:r>
      <w:r w:rsidR="000E7499" w:rsidRPr="00BC3872">
        <w:rPr>
          <w:sz w:val="20"/>
          <w:szCs w:val="20"/>
        </w:rPr>
        <w:t xml:space="preserve"> assess</w:t>
      </w:r>
      <w:r w:rsidR="79E81CC6" w:rsidRPr="49A88187">
        <w:rPr>
          <w:sz w:val="20"/>
          <w:szCs w:val="20"/>
        </w:rPr>
        <w:t xml:space="preserve"> and report</w:t>
      </w:r>
      <w:r w:rsidR="000E7499" w:rsidRPr="00BC3872">
        <w:rPr>
          <w:sz w:val="20"/>
          <w:szCs w:val="20"/>
        </w:rPr>
        <w:t xml:space="preserve"> food security</w:t>
      </w:r>
      <w:r w:rsidR="79E81CC6" w:rsidRPr="49A88187">
        <w:rPr>
          <w:sz w:val="20"/>
          <w:szCs w:val="20"/>
        </w:rPr>
        <w:t xml:space="preserve"> and other</w:t>
      </w:r>
      <w:r w:rsidR="000E7499" w:rsidRPr="00BC3872">
        <w:rPr>
          <w:sz w:val="20"/>
          <w:szCs w:val="20"/>
        </w:rPr>
        <w:t xml:space="preserve"> humanitarian crises. </w:t>
      </w:r>
    </w:p>
    <w:p w14:paraId="31E97AC1" w14:textId="5E23E498" w:rsidR="00650A43" w:rsidRDefault="00A3187D" w:rsidP="00B12531">
      <w:pPr>
        <w:jc w:val="both"/>
        <w:rPr>
          <w:rFonts w:eastAsiaTheme="minorEastAsia"/>
          <w:sz w:val="20"/>
          <w:szCs w:val="20"/>
        </w:rPr>
      </w:pPr>
      <w:r>
        <w:rPr>
          <w:sz w:val="20"/>
          <w:szCs w:val="20"/>
        </w:rPr>
        <w:t>However,</w:t>
      </w:r>
      <w:r w:rsidR="001D4204">
        <w:rPr>
          <w:sz w:val="20"/>
          <w:szCs w:val="20"/>
        </w:rPr>
        <w:t xml:space="preserve"> to date,</w:t>
      </w:r>
      <w:r>
        <w:rPr>
          <w:sz w:val="20"/>
          <w:szCs w:val="20"/>
        </w:rPr>
        <w:t xml:space="preserve"> </w:t>
      </w:r>
      <w:proofErr w:type="spellStart"/>
      <w:r w:rsidR="00DC7A44">
        <w:rPr>
          <w:sz w:val="20"/>
          <w:szCs w:val="20"/>
        </w:rPr>
        <w:t>rCARI</w:t>
      </w:r>
      <w:proofErr w:type="spellEnd"/>
      <w:r w:rsidR="00DC7A44">
        <w:rPr>
          <w:sz w:val="20"/>
          <w:szCs w:val="20"/>
        </w:rPr>
        <w:t xml:space="preserve"> has not been </w:t>
      </w:r>
      <w:r>
        <w:rPr>
          <w:sz w:val="20"/>
          <w:szCs w:val="20"/>
        </w:rPr>
        <w:t>empirically</w:t>
      </w:r>
      <w:r w:rsidR="1CA67A08" w:rsidRPr="49A88187">
        <w:rPr>
          <w:sz w:val="20"/>
          <w:szCs w:val="20"/>
        </w:rPr>
        <w:t xml:space="preserve"> </w:t>
      </w:r>
      <w:r w:rsidR="00DC7A44">
        <w:rPr>
          <w:sz w:val="20"/>
          <w:szCs w:val="20"/>
        </w:rPr>
        <w:t>validated against the traditional F2F CARI (CARI. V3)</w:t>
      </w:r>
      <w:r w:rsidR="00531137">
        <w:rPr>
          <w:sz w:val="20"/>
          <w:szCs w:val="20"/>
        </w:rPr>
        <w:t xml:space="preserve"> to assess the compatibility or otherwise of the two modules. </w:t>
      </w:r>
      <w:r w:rsidR="00D504C8">
        <w:rPr>
          <w:sz w:val="20"/>
          <w:szCs w:val="20"/>
        </w:rPr>
        <w:t xml:space="preserve">Validating the </w:t>
      </w:r>
      <w:proofErr w:type="spellStart"/>
      <w:r w:rsidR="00D504C8">
        <w:rPr>
          <w:sz w:val="20"/>
          <w:szCs w:val="20"/>
        </w:rPr>
        <w:t>rCARI</w:t>
      </w:r>
      <w:proofErr w:type="spellEnd"/>
      <w:r w:rsidR="00D504C8">
        <w:rPr>
          <w:sz w:val="20"/>
          <w:szCs w:val="20"/>
        </w:rPr>
        <w:t xml:space="preserve"> is thus </w:t>
      </w:r>
      <w:r w:rsidR="1CA67A08" w:rsidRPr="49A88187">
        <w:rPr>
          <w:sz w:val="20"/>
          <w:szCs w:val="20"/>
        </w:rPr>
        <w:t xml:space="preserve">a major step </w:t>
      </w:r>
      <w:r w:rsidR="00D504C8">
        <w:rPr>
          <w:sz w:val="20"/>
          <w:szCs w:val="20"/>
        </w:rPr>
        <w:t>i</w:t>
      </w:r>
      <w:r w:rsidR="1CA67A08" w:rsidRPr="49A88187">
        <w:rPr>
          <w:sz w:val="20"/>
          <w:szCs w:val="20"/>
        </w:rPr>
        <w:t>n</w:t>
      </w:r>
      <w:r w:rsidR="00FA4F22">
        <w:rPr>
          <w:sz w:val="20"/>
          <w:szCs w:val="20"/>
        </w:rPr>
        <w:t xml:space="preserve"> the process of bridging </w:t>
      </w:r>
      <w:r w:rsidR="00726B70">
        <w:rPr>
          <w:sz w:val="20"/>
          <w:szCs w:val="20"/>
        </w:rPr>
        <w:t xml:space="preserve">a </w:t>
      </w:r>
      <w:r w:rsidR="00FA4F22">
        <w:rPr>
          <w:sz w:val="20"/>
          <w:szCs w:val="20"/>
        </w:rPr>
        <w:t xml:space="preserve">critical grey area of reporting </w:t>
      </w:r>
      <w:r w:rsidR="1CA67A08" w:rsidRPr="49A88187">
        <w:rPr>
          <w:sz w:val="20"/>
          <w:szCs w:val="20"/>
        </w:rPr>
        <w:t xml:space="preserve">food </w:t>
      </w:r>
      <w:r w:rsidR="00726B70">
        <w:rPr>
          <w:sz w:val="20"/>
          <w:szCs w:val="20"/>
        </w:rPr>
        <w:t>in</w:t>
      </w:r>
      <w:r w:rsidR="1CA67A08" w:rsidRPr="49A88187">
        <w:rPr>
          <w:sz w:val="20"/>
          <w:szCs w:val="20"/>
        </w:rPr>
        <w:t xml:space="preserve">security reporting </w:t>
      </w:r>
      <w:r w:rsidR="007C19D4">
        <w:rPr>
          <w:sz w:val="20"/>
          <w:szCs w:val="20"/>
        </w:rPr>
        <w:t xml:space="preserve">that arises because of lack of data in emergencies. </w:t>
      </w:r>
    </w:p>
    <w:p w14:paraId="41355157" w14:textId="121EE15A" w:rsidR="00E01FD2" w:rsidRDefault="00E01FD2" w:rsidP="00650A43">
      <w:pPr>
        <w:spacing w:before="240"/>
        <w:jc w:val="both"/>
        <w:rPr>
          <w:rFonts w:eastAsiaTheme="minorEastAsia"/>
          <w:sz w:val="20"/>
          <w:szCs w:val="20"/>
        </w:rPr>
      </w:pPr>
      <w:r>
        <w:rPr>
          <w:rFonts w:eastAsiaTheme="minorEastAsia"/>
          <w:sz w:val="20"/>
          <w:szCs w:val="20"/>
        </w:rPr>
        <w:t xml:space="preserve">WFP-HQ </w:t>
      </w:r>
      <w:r w:rsidR="006D65FB">
        <w:rPr>
          <w:rFonts w:eastAsiaTheme="minorEastAsia"/>
          <w:sz w:val="20"/>
          <w:szCs w:val="20"/>
        </w:rPr>
        <w:t xml:space="preserve">has thus employed the services of </w:t>
      </w:r>
      <w:proofErr w:type="spellStart"/>
      <w:r w:rsidR="006D65FB" w:rsidRPr="00FB53F0">
        <w:rPr>
          <w:rFonts w:eastAsiaTheme="minorEastAsia"/>
          <w:sz w:val="20"/>
          <w:szCs w:val="20"/>
        </w:rPr>
        <w:t>Institut</w:t>
      </w:r>
      <w:proofErr w:type="spellEnd"/>
      <w:r w:rsidR="006D65FB" w:rsidRPr="00FB53F0">
        <w:rPr>
          <w:rFonts w:eastAsiaTheme="minorEastAsia"/>
          <w:sz w:val="20"/>
          <w:szCs w:val="20"/>
        </w:rPr>
        <w:t xml:space="preserve"> National de la </w:t>
      </w:r>
      <w:proofErr w:type="spellStart"/>
      <w:r w:rsidR="006D65FB" w:rsidRPr="00FB53F0">
        <w:rPr>
          <w:rFonts w:eastAsiaTheme="minorEastAsia"/>
          <w:sz w:val="20"/>
          <w:szCs w:val="20"/>
        </w:rPr>
        <w:t>Statistique</w:t>
      </w:r>
      <w:proofErr w:type="spellEnd"/>
      <w:r w:rsidR="00FB53F0">
        <w:rPr>
          <w:rFonts w:eastAsiaTheme="minorEastAsia"/>
          <w:sz w:val="20"/>
          <w:szCs w:val="20"/>
        </w:rPr>
        <w:t>-</w:t>
      </w:r>
      <w:r w:rsidR="00FB53F0" w:rsidRPr="00FB53F0">
        <w:rPr>
          <w:rFonts w:eastAsiaTheme="minorEastAsia"/>
          <w:sz w:val="20"/>
          <w:szCs w:val="20"/>
        </w:rPr>
        <w:t xml:space="preserve">ICASEES </w:t>
      </w:r>
      <w:r w:rsidR="006D65FB">
        <w:rPr>
          <w:rFonts w:eastAsiaTheme="minorEastAsia"/>
          <w:sz w:val="20"/>
          <w:szCs w:val="20"/>
        </w:rPr>
        <w:t>with the support of the CO, to</w:t>
      </w:r>
      <w:r>
        <w:rPr>
          <w:rFonts w:eastAsiaTheme="minorEastAsia"/>
          <w:sz w:val="20"/>
          <w:szCs w:val="20"/>
        </w:rPr>
        <w:t xml:space="preserve"> conduct field </w:t>
      </w:r>
      <w:r w:rsidR="00447A60">
        <w:rPr>
          <w:rFonts w:eastAsiaTheme="minorEastAsia"/>
          <w:sz w:val="20"/>
          <w:szCs w:val="20"/>
        </w:rPr>
        <w:t xml:space="preserve">study to validate </w:t>
      </w:r>
      <w:r w:rsidR="006D65FB">
        <w:rPr>
          <w:rFonts w:eastAsiaTheme="minorEastAsia"/>
          <w:sz w:val="20"/>
          <w:szCs w:val="20"/>
        </w:rPr>
        <w:t xml:space="preserve">the </w:t>
      </w:r>
      <w:proofErr w:type="spellStart"/>
      <w:r w:rsidR="00447A60">
        <w:rPr>
          <w:rFonts w:eastAsiaTheme="minorEastAsia"/>
          <w:sz w:val="20"/>
          <w:szCs w:val="20"/>
        </w:rPr>
        <w:t>rCARI</w:t>
      </w:r>
      <w:proofErr w:type="spellEnd"/>
      <w:r w:rsidR="00447A60">
        <w:rPr>
          <w:rFonts w:eastAsiaTheme="minorEastAsia"/>
          <w:sz w:val="20"/>
          <w:szCs w:val="20"/>
        </w:rPr>
        <w:t xml:space="preserve"> </w:t>
      </w:r>
      <w:r w:rsidR="009149EF">
        <w:rPr>
          <w:rFonts w:eastAsiaTheme="minorEastAsia"/>
          <w:sz w:val="20"/>
          <w:szCs w:val="20"/>
        </w:rPr>
        <w:t>methodology</w:t>
      </w:r>
      <w:r w:rsidR="002A3507">
        <w:rPr>
          <w:rFonts w:eastAsiaTheme="minorEastAsia"/>
          <w:sz w:val="20"/>
          <w:szCs w:val="20"/>
        </w:rPr>
        <w:t xml:space="preserve"> through </w:t>
      </w:r>
      <w:r>
        <w:rPr>
          <w:rFonts w:eastAsiaTheme="minorEastAsia"/>
          <w:sz w:val="20"/>
          <w:szCs w:val="20"/>
        </w:rPr>
        <w:t xml:space="preserve">household </w:t>
      </w:r>
      <w:r w:rsidR="0075414C">
        <w:rPr>
          <w:rFonts w:eastAsiaTheme="minorEastAsia"/>
          <w:sz w:val="20"/>
          <w:szCs w:val="20"/>
        </w:rPr>
        <w:t>and phone interviews</w:t>
      </w:r>
      <w:r>
        <w:rPr>
          <w:rFonts w:eastAsiaTheme="minorEastAsia"/>
          <w:sz w:val="20"/>
          <w:szCs w:val="20"/>
        </w:rPr>
        <w:t>.</w:t>
      </w:r>
    </w:p>
    <w:p w14:paraId="68744A9D" w14:textId="77777777" w:rsidR="00FB53F0" w:rsidRPr="00051F63" w:rsidRDefault="00FB53F0" w:rsidP="00650A43">
      <w:pPr>
        <w:spacing w:before="240"/>
        <w:jc w:val="both"/>
        <w:rPr>
          <w:b/>
          <w:bCs/>
        </w:rPr>
      </w:pPr>
    </w:p>
    <w:p w14:paraId="6772B319" w14:textId="1AC116BE" w:rsidR="002E66AF" w:rsidRPr="00C37250" w:rsidRDefault="003913DC" w:rsidP="009E7FB9">
      <w:pPr>
        <w:pStyle w:val="Heading1"/>
        <w:ind w:hanging="720"/>
        <w:rPr>
          <w:sz w:val="20"/>
          <w:szCs w:val="36"/>
          <w:u w:val="single"/>
        </w:rPr>
      </w:pPr>
      <w:r w:rsidRPr="00C37250">
        <w:rPr>
          <w:sz w:val="20"/>
          <w:szCs w:val="36"/>
          <w:u w:val="single"/>
        </w:rPr>
        <w:lastRenderedPageBreak/>
        <w:t>OBJECTIVE</w:t>
      </w:r>
      <w:r w:rsidR="0082078E" w:rsidRPr="00C37250">
        <w:rPr>
          <w:sz w:val="20"/>
          <w:szCs w:val="36"/>
          <w:u w:val="single"/>
        </w:rPr>
        <w:t>/PURPOSE</w:t>
      </w:r>
      <w:r w:rsidR="00DC7282" w:rsidRPr="00C37250">
        <w:rPr>
          <w:sz w:val="20"/>
          <w:szCs w:val="36"/>
          <w:u w:val="single"/>
        </w:rPr>
        <w:t xml:space="preserve"> </w:t>
      </w:r>
      <w:r w:rsidR="004D7D8E" w:rsidRPr="00C37250">
        <w:rPr>
          <w:sz w:val="20"/>
          <w:szCs w:val="36"/>
          <w:u w:val="single"/>
        </w:rPr>
        <w:t>OF</w:t>
      </w:r>
      <w:r w:rsidR="00EE246C" w:rsidRPr="00C37250">
        <w:rPr>
          <w:sz w:val="20"/>
          <w:szCs w:val="36"/>
          <w:u w:val="single"/>
        </w:rPr>
        <w:t xml:space="preserve"> THE</w:t>
      </w:r>
      <w:r w:rsidR="00DC7282" w:rsidRPr="00C37250">
        <w:rPr>
          <w:sz w:val="20"/>
          <w:szCs w:val="36"/>
          <w:u w:val="single"/>
        </w:rPr>
        <w:t xml:space="preserve"> </w:t>
      </w:r>
      <w:r w:rsidR="000B76C7" w:rsidRPr="00C37250">
        <w:rPr>
          <w:sz w:val="20"/>
          <w:szCs w:val="36"/>
          <w:u w:val="single"/>
        </w:rPr>
        <w:t>STUDY</w:t>
      </w:r>
      <w:r w:rsidR="00DC7282" w:rsidRPr="00C37250">
        <w:rPr>
          <w:sz w:val="20"/>
          <w:szCs w:val="36"/>
          <w:u w:val="single"/>
        </w:rPr>
        <w:t xml:space="preserve"> </w:t>
      </w:r>
    </w:p>
    <w:p w14:paraId="4BAD49DC" w14:textId="49933039" w:rsidR="00EB24EC" w:rsidRPr="00BC258F" w:rsidRDefault="001C6A20" w:rsidP="484992B7">
      <w:pPr>
        <w:spacing w:before="240" w:after="240"/>
        <w:jc w:val="both"/>
        <w:rPr>
          <w:rFonts w:eastAsiaTheme="minorEastAsia"/>
          <w:sz w:val="20"/>
          <w:szCs w:val="20"/>
        </w:rPr>
      </w:pPr>
      <w:bookmarkStart w:id="0" w:name="_Hlk65155821"/>
      <w:r>
        <w:rPr>
          <w:rFonts w:eastAsiaTheme="minorEastAsia"/>
          <w:sz w:val="20"/>
          <w:szCs w:val="20"/>
        </w:rPr>
        <w:t>T</w:t>
      </w:r>
      <w:r w:rsidR="4E7A2071" w:rsidRPr="484992B7">
        <w:rPr>
          <w:rFonts w:eastAsiaTheme="minorEastAsia"/>
          <w:sz w:val="20"/>
          <w:szCs w:val="20"/>
        </w:rPr>
        <w:t xml:space="preserve">o </w:t>
      </w:r>
      <w:r w:rsidR="58EEC9C4" w:rsidRPr="484992B7">
        <w:rPr>
          <w:rFonts w:eastAsiaTheme="minorEastAsia"/>
          <w:sz w:val="20"/>
          <w:szCs w:val="20"/>
        </w:rPr>
        <w:t xml:space="preserve">validate the </w:t>
      </w:r>
      <w:proofErr w:type="spellStart"/>
      <w:r w:rsidR="58EEC9C4" w:rsidRPr="484992B7">
        <w:rPr>
          <w:rFonts w:eastAsiaTheme="minorEastAsia"/>
          <w:sz w:val="20"/>
          <w:szCs w:val="20"/>
        </w:rPr>
        <w:t>rCARI</w:t>
      </w:r>
      <w:proofErr w:type="spellEnd"/>
      <w:r w:rsidR="58EEC9C4" w:rsidRPr="484992B7">
        <w:rPr>
          <w:rFonts w:eastAsiaTheme="minorEastAsia"/>
          <w:sz w:val="20"/>
          <w:szCs w:val="20"/>
        </w:rPr>
        <w:t xml:space="preserve"> methodology </w:t>
      </w:r>
      <w:r w:rsidR="122A7C8A" w:rsidRPr="484992B7">
        <w:rPr>
          <w:rFonts w:eastAsiaTheme="minorEastAsia"/>
          <w:sz w:val="20"/>
          <w:szCs w:val="20"/>
        </w:rPr>
        <w:t>using</w:t>
      </w:r>
      <w:r w:rsidR="58EEC9C4" w:rsidRPr="484992B7">
        <w:rPr>
          <w:rFonts w:eastAsiaTheme="minorEastAsia"/>
          <w:sz w:val="20"/>
          <w:szCs w:val="20"/>
        </w:rPr>
        <w:t xml:space="preserve"> a randomized </w:t>
      </w:r>
      <w:r w:rsidR="122A7C8A" w:rsidRPr="484992B7">
        <w:rPr>
          <w:rFonts w:eastAsiaTheme="minorEastAsia"/>
          <w:sz w:val="20"/>
          <w:szCs w:val="20"/>
        </w:rPr>
        <w:t xml:space="preserve">controlled </w:t>
      </w:r>
      <w:r w:rsidR="160BAEAB" w:rsidRPr="484992B7">
        <w:rPr>
          <w:rFonts w:eastAsiaTheme="minorEastAsia"/>
          <w:sz w:val="20"/>
          <w:szCs w:val="20"/>
        </w:rPr>
        <w:t>trial</w:t>
      </w:r>
      <w:r w:rsidR="3C73B6CB" w:rsidRPr="484992B7">
        <w:rPr>
          <w:rFonts w:eastAsiaTheme="minorEastAsia"/>
          <w:sz w:val="20"/>
          <w:szCs w:val="20"/>
        </w:rPr>
        <w:t xml:space="preserve"> </w:t>
      </w:r>
      <w:r w:rsidR="3C73B6CB" w:rsidRPr="484992B7">
        <w:rPr>
          <w:rFonts w:eastAsiaTheme="minorEastAsia"/>
          <w:i/>
          <w:iCs/>
          <w:sz w:val="20"/>
          <w:szCs w:val="20"/>
        </w:rPr>
        <w:t>(details outlined in the methodology section)</w:t>
      </w:r>
      <w:r w:rsidR="3C73B6CB" w:rsidRPr="484992B7">
        <w:rPr>
          <w:rFonts w:eastAsiaTheme="minorEastAsia"/>
          <w:sz w:val="20"/>
          <w:szCs w:val="20"/>
        </w:rPr>
        <w:t>.</w:t>
      </w:r>
    </w:p>
    <w:p w14:paraId="1AA9BD42" w14:textId="1FDCD8A5" w:rsidR="006D65FB" w:rsidRPr="003561B6" w:rsidRDefault="40DBD087" w:rsidP="005879E6">
      <w:pPr>
        <w:pStyle w:val="NormalWeb"/>
        <w:spacing w:before="0" w:beforeAutospacing="0" w:after="120" w:afterAutospacing="0"/>
        <w:jc w:val="both"/>
        <w:rPr>
          <w:rFonts w:asciiTheme="minorHAnsi" w:eastAsiaTheme="minorEastAsia" w:hAnsiTheme="minorHAnsi" w:cstheme="minorBidi"/>
          <w:sz w:val="20"/>
          <w:szCs w:val="20"/>
        </w:rPr>
      </w:pPr>
      <w:r w:rsidRPr="003561B6">
        <w:rPr>
          <w:rFonts w:asciiTheme="minorHAnsi" w:eastAsiaTheme="minorEastAsia" w:hAnsiTheme="minorHAnsi" w:cstheme="minorBidi"/>
          <w:sz w:val="20"/>
          <w:szCs w:val="20"/>
        </w:rPr>
        <w:t xml:space="preserve">It is against this backdrop that </w:t>
      </w:r>
      <w:r w:rsidR="797EAA16" w:rsidRPr="003561B6">
        <w:rPr>
          <w:rFonts w:asciiTheme="minorHAnsi" w:eastAsiaTheme="minorEastAsia" w:hAnsiTheme="minorHAnsi" w:cstheme="minorBidi"/>
          <w:sz w:val="20"/>
          <w:szCs w:val="20"/>
        </w:rPr>
        <w:t xml:space="preserve">WFP </w:t>
      </w:r>
      <w:r w:rsidR="56FC90B7" w:rsidRPr="003561B6">
        <w:rPr>
          <w:rFonts w:asciiTheme="minorHAnsi" w:eastAsiaTheme="minorEastAsia" w:hAnsiTheme="minorHAnsi" w:cstheme="minorBidi"/>
          <w:sz w:val="20"/>
          <w:szCs w:val="20"/>
        </w:rPr>
        <w:t>Central African Republic</w:t>
      </w:r>
      <w:r w:rsidR="159473B2" w:rsidRPr="003561B6">
        <w:rPr>
          <w:rFonts w:asciiTheme="minorHAnsi" w:eastAsiaTheme="minorEastAsia" w:hAnsiTheme="minorHAnsi" w:cstheme="minorBidi"/>
          <w:sz w:val="20"/>
          <w:szCs w:val="20"/>
        </w:rPr>
        <w:t xml:space="preserve"> </w:t>
      </w:r>
      <w:r w:rsidRPr="003561B6">
        <w:rPr>
          <w:rFonts w:asciiTheme="minorHAnsi" w:eastAsiaTheme="minorEastAsia" w:hAnsiTheme="minorHAnsi" w:cstheme="minorBidi"/>
          <w:sz w:val="20"/>
          <w:szCs w:val="20"/>
        </w:rPr>
        <w:t xml:space="preserve">wishes to contract a </w:t>
      </w:r>
      <w:r w:rsidR="48FE06A8" w:rsidRPr="003561B6">
        <w:rPr>
          <w:rFonts w:asciiTheme="minorHAnsi" w:eastAsiaTheme="minorEastAsia" w:hAnsiTheme="minorHAnsi" w:cstheme="minorBidi"/>
          <w:sz w:val="20"/>
          <w:szCs w:val="20"/>
        </w:rPr>
        <w:t>R</w:t>
      </w:r>
      <w:r w:rsidR="18E16A0D" w:rsidRPr="003561B6">
        <w:rPr>
          <w:rFonts w:asciiTheme="minorHAnsi" w:eastAsiaTheme="minorEastAsia" w:hAnsiTheme="minorHAnsi" w:cstheme="minorBidi"/>
          <w:sz w:val="20"/>
          <w:szCs w:val="20"/>
        </w:rPr>
        <w:t xml:space="preserve">esearch </w:t>
      </w:r>
      <w:r w:rsidRPr="003561B6">
        <w:rPr>
          <w:rFonts w:asciiTheme="minorHAnsi" w:eastAsiaTheme="minorEastAsia" w:hAnsiTheme="minorHAnsi" w:cstheme="minorBidi"/>
          <w:sz w:val="20"/>
          <w:szCs w:val="20"/>
        </w:rPr>
        <w:t>Service Provider</w:t>
      </w:r>
      <w:r w:rsidR="18E16A0D" w:rsidRPr="003561B6">
        <w:rPr>
          <w:rFonts w:asciiTheme="minorHAnsi" w:eastAsiaTheme="minorEastAsia" w:hAnsiTheme="minorHAnsi" w:cstheme="minorBidi"/>
          <w:sz w:val="20"/>
          <w:szCs w:val="20"/>
        </w:rPr>
        <w:t>(s)</w:t>
      </w:r>
      <w:r w:rsidR="159473B2" w:rsidRPr="003561B6">
        <w:rPr>
          <w:rFonts w:asciiTheme="minorHAnsi" w:eastAsiaTheme="minorEastAsia" w:hAnsiTheme="minorHAnsi" w:cstheme="minorBidi"/>
          <w:sz w:val="20"/>
          <w:szCs w:val="20"/>
        </w:rPr>
        <w:t xml:space="preserve">, with </w:t>
      </w:r>
      <w:r w:rsidR="18E16A0D" w:rsidRPr="003561B6">
        <w:rPr>
          <w:rFonts w:asciiTheme="minorHAnsi" w:eastAsiaTheme="minorEastAsia" w:hAnsiTheme="minorHAnsi" w:cstheme="minorBidi"/>
          <w:sz w:val="20"/>
          <w:szCs w:val="20"/>
        </w:rPr>
        <w:t xml:space="preserve">capacity to conduct </w:t>
      </w:r>
      <w:r w:rsidRPr="003561B6">
        <w:rPr>
          <w:rFonts w:asciiTheme="minorHAnsi" w:eastAsiaTheme="minorEastAsia" w:hAnsiTheme="minorHAnsi" w:cstheme="minorBidi"/>
          <w:sz w:val="20"/>
          <w:szCs w:val="20"/>
        </w:rPr>
        <w:t>fast and cost effective F</w:t>
      </w:r>
      <w:r w:rsidR="18E16A0D" w:rsidRPr="003561B6">
        <w:rPr>
          <w:rFonts w:asciiTheme="minorHAnsi" w:eastAsiaTheme="minorEastAsia" w:hAnsiTheme="minorHAnsi" w:cstheme="minorBidi"/>
          <w:sz w:val="20"/>
          <w:szCs w:val="20"/>
        </w:rPr>
        <w:t>ace-to-</w:t>
      </w:r>
      <w:r w:rsidRPr="003561B6">
        <w:rPr>
          <w:rFonts w:asciiTheme="minorHAnsi" w:eastAsiaTheme="minorEastAsia" w:hAnsiTheme="minorHAnsi" w:cstheme="minorBidi"/>
          <w:sz w:val="20"/>
          <w:szCs w:val="20"/>
        </w:rPr>
        <w:t>F</w:t>
      </w:r>
      <w:r w:rsidR="18E16A0D" w:rsidRPr="003561B6">
        <w:rPr>
          <w:rFonts w:asciiTheme="minorHAnsi" w:eastAsiaTheme="minorEastAsia" w:hAnsiTheme="minorHAnsi" w:cstheme="minorBidi"/>
          <w:sz w:val="20"/>
          <w:szCs w:val="20"/>
        </w:rPr>
        <w:t>ace</w:t>
      </w:r>
      <w:r w:rsidRPr="003561B6">
        <w:rPr>
          <w:rFonts w:asciiTheme="minorHAnsi" w:eastAsiaTheme="minorEastAsia" w:hAnsiTheme="minorHAnsi" w:cstheme="minorBidi"/>
          <w:sz w:val="20"/>
          <w:szCs w:val="20"/>
        </w:rPr>
        <w:t xml:space="preserve"> (F2F) </w:t>
      </w:r>
      <w:r w:rsidR="18E16A0D" w:rsidRPr="003561B6">
        <w:rPr>
          <w:rFonts w:asciiTheme="minorHAnsi" w:eastAsiaTheme="minorEastAsia" w:hAnsiTheme="minorHAnsi" w:cstheme="minorBidi"/>
          <w:sz w:val="20"/>
          <w:szCs w:val="20"/>
        </w:rPr>
        <w:t xml:space="preserve">interviews and </w:t>
      </w:r>
      <w:r w:rsidR="238F9C60" w:rsidRPr="003561B6">
        <w:rPr>
          <w:rFonts w:asciiTheme="minorHAnsi" w:eastAsiaTheme="minorEastAsia" w:hAnsiTheme="minorHAnsi" w:cstheme="minorBidi"/>
          <w:sz w:val="20"/>
          <w:szCs w:val="20"/>
        </w:rPr>
        <w:t xml:space="preserve">remote </w:t>
      </w:r>
      <w:r w:rsidR="55E9F65C" w:rsidRPr="003561B6">
        <w:rPr>
          <w:rFonts w:asciiTheme="minorHAnsi" w:eastAsiaTheme="minorEastAsia" w:hAnsiTheme="minorHAnsi" w:cstheme="minorBidi"/>
          <w:sz w:val="20"/>
          <w:szCs w:val="20"/>
        </w:rPr>
        <w:t>phone-based</w:t>
      </w:r>
      <w:r w:rsidR="238F9C60" w:rsidRPr="003561B6">
        <w:rPr>
          <w:rFonts w:asciiTheme="minorHAnsi" w:eastAsiaTheme="minorEastAsia" w:hAnsiTheme="minorHAnsi" w:cstheme="minorBidi"/>
          <w:sz w:val="20"/>
          <w:szCs w:val="20"/>
        </w:rPr>
        <w:t xml:space="preserve"> interviews</w:t>
      </w:r>
      <w:r w:rsidR="49E05987" w:rsidRPr="003561B6">
        <w:rPr>
          <w:rFonts w:asciiTheme="minorHAnsi" w:eastAsiaTheme="minorEastAsia" w:hAnsiTheme="minorHAnsi" w:cstheme="minorBidi"/>
          <w:sz w:val="20"/>
          <w:szCs w:val="20"/>
        </w:rPr>
        <w:t xml:space="preserve"> for </w:t>
      </w:r>
      <w:r w:rsidR="00C9A4C6" w:rsidRPr="003561B6">
        <w:rPr>
          <w:rFonts w:asciiTheme="minorHAnsi" w:eastAsiaTheme="minorEastAsia" w:hAnsiTheme="minorHAnsi" w:cstheme="minorBidi"/>
          <w:sz w:val="20"/>
          <w:szCs w:val="20"/>
        </w:rPr>
        <w:t>approximately</w:t>
      </w:r>
      <w:r w:rsidR="49E05987" w:rsidRPr="003561B6">
        <w:rPr>
          <w:rFonts w:asciiTheme="minorHAnsi" w:eastAsiaTheme="minorEastAsia" w:hAnsiTheme="minorHAnsi" w:cstheme="minorBidi"/>
          <w:sz w:val="20"/>
          <w:szCs w:val="20"/>
        </w:rPr>
        <w:t xml:space="preserve"> </w:t>
      </w:r>
      <w:r w:rsidR="000E4AE0" w:rsidRPr="003561B6">
        <w:rPr>
          <w:rFonts w:asciiTheme="minorHAnsi" w:eastAsiaTheme="minorEastAsia" w:hAnsiTheme="minorHAnsi" w:cstheme="minorBidi"/>
          <w:sz w:val="20"/>
          <w:szCs w:val="20"/>
        </w:rPr>
        <w:t xml:space="preserve">1200 </w:t>
      </w:r>
      <w:r w:rsidR="2A07AEB0" w:rsidRPr="003561B6">
        <w:rPr>
          <w:rFonts w:asciiTheme="minorHAnsi" w:eastAsiaTheme="minorEastAsia" w:hAnsiTheme="minorHAnsi" w:cstheme="minorBidi"/>
          <w:sz w:val="20"/>
          <w:szCs w:val="20"/>
        </w:rPr>
        <w:t>households</w:t>
      </w:r>
      <w:r w:rsidR="000E4AE0" w:rsidRPr="003561B6">
        <w:rPr>
          <w:rFonts w:asciiTheme="minorHAnsi" w:eastAsiaTheme="minorEastAsia" w:hAnsiTheme="minorHAnsi" w:cstheme="minorBidi"/>
          <w:sz w:val="20"/>
          <w:szCs w:val="20"/>
        </w:rPr>
        <w:t xml:space="preserve"> spread</w:t>
      </w:r>
      <w:r w:rsidR="004979D4" w:rsidRPr="003561B6">
        <w:rPr>
          <w:rFonts w:asciiTheme="minorHAnsi" w:eastAsiaTheme="minorEastAsia" w:hAnsiTheme="minorHAnsi" w:cstheme="minorBidi"/>
          <w:sz w:val="20"/>
          <w:szCs w:val="20"/>
        </w:rPr>
        <w:t xml:space="preserve"> evenly</w:t>
      </w:r>
      <w:r w:rsidR="29685E65" w:rsidRPr="003561B6">
        <w:rPr>
          <w:rFonts w:asciiTheme="minorHAnsi" w:eastAsiaTheme="minorEastAsia" w:hAnsiTheme="minorHAnsi" w:cstheme="minorBidi"/>
          <w:sz w:val="20"/>
          <w:szCs w:val="20"/>
        </w:rPr>
        <w:t xml:space="preserve"> </w:t>
      </w:r>
      <w:r w:rsidR="00123CF0">
        <w:rPr>
          <w:rFonts w:asciiTheme="minorHAnsi" w:eastAsiaTheme="minorEastAsia" w:hAnsiTheme="minorHAnsi" w:cstheme="minorBidi"/>
          <w:sz w:val="20"/>
          <w:szCs w:val="20"/>
        </w:rPr>
        <w:t>across</w:t>
      </w:r>
      <w:r w:rsidR="48FE06A8" w:rsidRPr="003561B6">
        <w:rPr>
          <w:rFonts w:asciiTheme="minorHAnsi" w:eastAsiaTheme="minorEastAsia" w:hAnsiTheme="minorHAnsi" w:cstheme="minorBidi"/>
          <w:sz w:val="20"/>
          <w:szCs w:val="20"/>
        </w:rPr>
        <w:t xml:space="preserve"> 20 </w:t>
      </w:r>
      <w:r w:rsidR="000E4AE0" w:rsidRPr="003561B6">
        <w:rPr>
          <w:rFonts w:asciiTheme="minorHAnsi" w:eastAsiaTheme="minorEastAsia" w:hAnsiTheme="minorHAnsi" w:cstheme="minorBidi"/>
          <w:sz w:val="20"/>
          <w:szCs w:val="20"/>
        </w:rPr>
        <w:t>Admin5</w:t>
      </w:r>
      <w:r w:rsidR="793257DA" w:rsidRPr="717E9620">
        <w:rPr>
          <w:rFonts w:asciiTheme="minorHAnsi" w:eastAsiaTheme="minorEastAsia" w:hAnsiTheme="minorHAnsi" w:cstheme="minorBidi"/>
          <w:sz w:val="20"/>
          <w:szCs w:val="20"/>
        </w:rPr>
        <w:t>/</w:t>
      </w:r>
      <w:r w:rsidR="793257DA" w:rsidRPr="5D8A24EC">
        <w:rPr>
          <w:rFonts w:asciiTheme="minorHAnsi" w:eastAsiaTheme="minorEastAsia" w:hAnsiTheme="minorHAnsi" w:cstheme="minorBidi"/>
          <w:sz w:val="20"/>
          <w:szCs w:val="20"/>
        </w:rPr>
        <w:t>lowest</w:t>
      </w:r>
      <w:r w:rsidR="000E4AE0" w:rsidRPr="003561B6">
        <w:rPr>
          <w:rFonts w:asciiTheme="minorHAnsi" w:eastAsiaTheme="minorEastAsia" w:hAnsiTheme="minorHAnsi" w:cstheme="minorBidi"/>
          <w:sz w:val="20"/>
          <w:szCs w:val="20"/>
        </w:rPr>
        <w:t xml:space="preserve"> </w:t>
      </w:r>
      <w:r w:rsidR="793257DA" w:rsidRPr="02405DC6">
        <w:rPr>
          <w:rFonts w:asciiTheme="minorHAnsi" w:eastAsiaTheme="minorEastAsia" w:hAnsiTheme="minorHAnsi" w:cstheme="minorBidi"/>
          <w:sz w:val="20"/>
          <w:szCs w:val="20"/>
        </w:rPr>
        <w:t>admin</w:t>
      </w:r>
      <w:r w:rsidR="000E4AE0" w:rsidRPr="003561B6">
        <w:rPr>
          <w:rFonts w:asciiTheme="minorHAnsi" w:eastAsiaTheme="minorEastAsia" w:hAnsiTheme="minorHAnsi" w:cstheme="minorBidi"/>
          <w:sz w:val="20"/>
          <w:szCs w:val="20"/>
        </w:rPr>
        <w:t xml:space="preserve"> </w:t>
      </w:r>
      <w:r w:rsidR="48FE06A8" w:rsidRPr="003561B6">
        <w:rPr>
          <w:rFonts w:asciiTheme="minorHAnsi" w:eastAsiaTheme="minorEastAsia" w:hAnsiTheme="minorHAnsi" w:cstheme="minorBidi"/>
          <w:sz w:val="20"/>
          <w:szCs w:val="20"/>
        </w:rPr>
        <w:t xml:space="preserve">areas </w:t>
      </w:r>
      <w:r w:rsidR="00123CF0">
        <w:rPr>
          <w:rFonts w:asciiTheme="minorHAnsi" w:eastAsiaTheme="minorEastAsia" w:hAnsiTheme="minorHAnsi" w:cstheme="minorBidi"/>
          <w:sz w:val="20"/>
          <w:szCs w:val="20"/>
        </w:rPr>
        <w:t>drawn</w:t>
      </w:r>
      <w:r w:rsidR="00180913">
        <w:rPr>
          <w:rFonts w:asciiTheme="minorHAnsi" w:eastAsiaTheme="minorEastAsia" w:hAnsiTheme="minorHAnsi" w:cstheme="minorBidi"/>
          <w:sz w:val="20"/>
          <w:szCs w:val="20"/>
        </w:rPr>
        <w:t xml:space="preserve"> </w:t>
      </w:r>
      <w:r w:rsidR="1A085592" w:rsidRPr="3F4FDF7F">
        <w:rPr>
          <w:rFonts w:asciiTheme="minorHAnsi" w:eastAsiaTheme="minorEastAsia" w:hAnsiTheme="minorHAnsi" w:cstheme="minorBidi"/>
          <w:sz w:val="20"/>
          <w:szCs w:val="20"/>
        </w:rPr>
        <w:t xml:space="preserve">and </w:t>
      </w:r>
      <w:r w:rsidR="1A085592" w:rsidRPr="346FABDF">
        <w:rPr>
          <w:rFonts w:asciiTheme="minorHAnsi" w:eastAsiaTheme="minorEastAsia" w:hAnsiTheme="minorHAnsi" w:cstheme="minorBidi"/>
          <w:sz w:val="20"/>
          <w:szCs w:val="20"/>
        </w:rPr>
        <w:t xml:space="preserve">spread </w:t>
      </w:r>
      <w:r w:rsidR="1A085592" w:rsidRPr="3934A4B2">
        <w:rPr>
          <w:rFonts w:asciiTheme="minorHAnsi" w:eastAsiaTheme="minorEastAsia" w:hAnsiTheme="minorHAnsi" w:cstheme="minorBidi"/>
          <w:sz w:val="20"/>
          <w:szCs w:val="20"/>
        </w:rPr>
        <w:t>evenly</w:t>
      </w:r>
      <w:r w:rsidR="00180913">
        <w:rPr>
          <w:rFonts w:asciiTheme="minorHAnsi" w:eastAsiaTheme="minorEastAsia" w:hAnsiTheme="minorHAnsi" w:cstheme="minorBidi"/>
          <w:sz w:val="20"/>
          <w:szCs w:val="20"/>
        </w:rPr>
        <w:t xml:space="preserve"> from</w:t>
      </w:r>
      <w:r w:rsidR="004979D4" w:rsidRPr="003561B6">
        <w:rPr>
          <w:rFonts w:asciiTheme="minorHAnsi" w:eastAsiaTheme="minorEastAsia" w:hAnsiTheme="minorHAnsi" w:cstheme="minorBidi"/>
          <w:sz w:val="20"/>
          <w:szCs w:val="20"/>
        </w:rPr>
        <w:t xml:space="preserve"> </w:t>
      </w:r>
      <w:r w:rsidR="2A07AEB0" w:rsidRPr="003561B6">
        <w:rPr>
          <w:rFonts w:asciiTheme="minorHAnsi" w:eastAsiaTheme="minorEastAsia" w:hAnsiTheme="minorHAnsi" w:cstheme="minorBidi"/>
          <w:sz w:val="20"/>
          <w:szCs w:val="20"/>
        </w:rPr>
        <w:t>two regions</w:t>
      </w:r>
      <w:r w:rsidR="4357E5B5" w:rsidRPr="003561B6">
        <w:rPr>
          <w:rFonts w:asciiTheme="minorHAnsi" w:eastAsiaTheme="minorEastAsia" w:hAnsiTheme="minorHAnsi" w:cstheme="minorBidi"/>
          <w:sz w:val="20"/>
          <w:szCs w:val="20"/>
        </w:rPr>
        <w:t>:</w:t>
      </w:r>
      <w:r w:rsidR="2A07AEB0" w:rsidRPr="003561B6">
        <w:rPr>
          <w:rFonts w:asciiTheme="minorHAnsi" w:eastAsiaTheme="minorEastAsia" w:hAnsiTheme="minorHAnsi" w:cstheme="minorBidi"/>
          <w:sz w:val="20"/>
          <w:szCs w:val="20"/>
        </w:rPr>
        <w:t xml:space="preserve"> </w:t>
      </w:r>
    </w:p>
    <w:p w14:paraId="7FF18B58" w14:textId="714ACFE4" w:rsidR="006D65FB" w:rsidRPr="00C955E5" w:rsidRDefault="006D65FB" w:rsidP="006D65FB">
      <w:pPr>
        <w:pStyle w:val="ListParagraph"/>
        <w:numPr>
          <w:ilvl w:val="0"/>
          <w:numId w:val="41"/>
        </w:numPr>
        <w:spacing w:before="240"/>
        <w:jc w:val="both"/>
        <w:rPr>
          <w:rFonts w:eastAsiaTheme="minorEastAsia"/>
          <w:sz w:val="20"/>
          <w:szCs w:val="20"/>
        </w:rPr>
      </w:pPr>
      <w:r w:rsidRPr="00C955E5">
        <w:rPr>
          <w:rFonts w:eastAsiaTheme="minorEastAsia"/>
          <w:sz w:val="20"/>
          <w:szCs w:val="20"/>
        </w:rPr>
        <w:t>Prefecture of Nana-</w:t>
      </w:r>
      <w:proofErr w:type="spellStart"/>
      <w:r w:rsidRPr="00C955E5">
        <w:rPr>
          <w:rFonts w:eastAsiaTheme="minorEastAsia"/>
          <w:sz w:val="20"/>
          <w:szCs w:val="20"/>
        </w:rPr>
        <w:t>Gribizi</w:t>
      </w:r>
      <w:proofErr w:type="spellEnd"/>
      <w:r w:rsidRPr="00C955E5">
        <w:rPr>
          <w:rFonts w:eastAsiaTheme="minorEastAsia"/>
          <w:sz w:val="20"/>
          <w:szCs w:val="20"/>
        </w:rPr>
        <w:t xml:space="preserve"> (accessible area in the center-north of the country)  </w:t>
      </w:r>
    </w:p>
    <w:p w14:paraId="4601F1E9" w14:textId="67F2DD62" w:rsidR="00810C94" w:rsidRPr="006D65FB" w:rsidRDefault="160BAEAB" w:rsidP="00C955E5">
      <w:pPr>
        <w:pStyle w:val="ListParagraph"/>
        <w:numPr>
          <w:ilvl w:val="0"/>
          <w:numId w:val="41"/>
        </w:numPr>
        <w:spacing w:before="240"/>
        <w:jc w:val="both"/>
        <w:rPr>
          <w:rFonts w:eastAsiaTheme="minorEastAsia"/>
          <w:sz w:val="20"/>
          <w:szCs w:val="20"/>
        </w:rPr>
      </w:pPr>
      <w:r w:rsidRPr="00C955E5">
        <w:rPr>
          <w:rFonts w:eastAsiaTheme="minorEastAsia"/>
          <w:sz w:val="20"/>
          <w:szCs w:val="20"/>
        </w:rPr>
        <w:t>Prefecture of Haut-</w:t>
      </w:r>
      <w:proofErr w:type="spellStart"/>
      <w:r w:rsidRPr="00C955E5">
        <w:rPr>
          <w:rFonts w:eastAsiaTheme="minorEastAsia"/>
          <w:sz w:val="20"/>
          <w:szCs w:val="20"/>
        </w:rPr>
        <w:t>Mbomou</w:t>
      </w:r>
      <w:proofErr w:type="spellEnd"/>
      <w:r w:rsidRPr="00C955E5">
        <w:rPr>
          <w:rFonts w:eastAsiaTheme="minorEastAsia"/>
          <w:sz w:val="20"/>
          <w:szCs w:val="20"/>
        </w:rPr>
        <w:t xml:space="preserve"> (restricted area located in the south-eastern part of the country)</w:t>
      </w:r>
      <w:r w:rsidR="00D23837">
        <w:rPr>
          <w:rFonts w:eastAsiaTheme="minorEastAsia"/>
          <w:sz w:val="20"/>
          <w:szCs w:val="20"/>
        </w:rPr>
        <w:t>.</w:t>
      </w:r>
      <w:r w:rsidRPr="00C955E5">
        <w:rPr>
          <w:rFonts w:eastAsiaTheme="minorEastAsia"/>
          <w:sz w:val="20"/>
          <w:szCs w:val="20"/>
        </w:rPr>
        <w:t xml:space="preserve"> </w:t>
      </w:r>
      <w:commentRangeStart w:id="1"/>
      <w:commentRangeEnd w:id="1"/>
      <w:r w:rsidR="4357E5B5">
        <w:rPr>
          <w:rStyle w:val="CommentReference"/>
        </w:rPr>
        <w:commentReference w:id="1"/>
      </w:r>
    </w:p>
    <w:p w14:paraId="3C4C18E8" w14:textId="6CA449F0" w:rsidR="002E66AF" w:rsidRPr="00C37250" w:rsidRDefault="000B76C7" w:rsidP="009E7FB9">
      <w:pPr>
        <w:pStyle w:val="Heading1"/>
        <w:ind w:hanging="720"/>
        <w:rPr>
          <w:sz w:val="20"/>
          <w:szCs w:val="36"/>
          <w:u w:val="single"/>
        </w:rPr>
      </w:pPr>
      <w:r w:rsidRPr="00C37250">
        <w:rPr>
          <w:sz w:val="20"/>
          <w:szCs w:val="36"/>
          <w:u w:val="single"/>
        </w:rPr>
        <w:t xml:space="preserve">STUDY </w:t>
      </w:r>
      <w:r w:rsidR="00767F51" w:rsidRPr="00C37250">
        <w:rPr>
          <w:sz w:val="20"/>
          <w:szCs w:val="36"/>
          <w:u w:val="single"/>
        </w:rPr>
        <w:t>METHODOLOGY</w:t>
      </w:r>
    </w:p>
    <w:p w14:paraId="049EEAD4" w14:textId="38401FF6" w:rsidR="001D7A91" w:rsidRDefault="009B4EDD" w:rsidP="009B4EDD">
      <w:pPr>
        <w:spacing w:before="240" w:after="160" w:line="259" w:lineRule="auto"/>
        <w:contextualSpacing/>
        <w:jc w:val="both"/>
        <w:rPr>
          <w:sz w:val="20"/>
          <w:szCs w:val="20"/>
        </w:rPr>
      </w:pPr>
      <w:r w:rsidRPr="7CAE7716">
        <w:rPr>
          <w:sz w:val="20"/>
          <w:szCs w:val="20"/>
        </w:rPr>
        <w:t xml:space="preserve">The </w:t>
      </w:r>
      <w:r>
        <w:rPr>
          <w:sz w:val="20"/>
          <w:szCs w:val="20"/>
        </w:rPr>
        <w:t>Service Provider</w:t>
      </w:r>
      <w:r w:rsidR="001541DB">
        <w:rPr>
          <w:sz w:val="20"/>
          <w:szCs w:val="20"/>
        </w:rPr>
        <w:t xml:space="preserve"> in this </w:t>
      </w:r>
      <w:r w:rsidR="00FB53F0">
        <w:rPr>
          <w:sz w:val="20"/>
          <w:szCs w:val="20"/>
        </w:rPr>
        <w:t xml:space="preserve">case </w:t>
      </w:r>
      <w:r w:rsidR="00FB53F0" w:rsidRPr="7CAE7716">
        <w:rPr>
          <w:sz w:val="20"/>
          <w:szCs w:val="20"/>
        </w:rPr>
        <w:t>ICASEES</w:t>
      </w:r>
      <w:r w:rsidR="001541DB">
        <w:rPr>
          <w:rFonts w:eastAsiaTheme="minorEastAsia"/>
          <w:sz w:val="20"/>
          <w:szCs w:val="20"/>
        </w:rPr>
        <w:t>,</w:t>
      </w:r>
      <w:r w:rsidR="001541DB" w:rsidRPr="7CAE7716">
        <w:rPr>
          <w:sz w:val="20"/>
          <w:szCs w:val="20"/>
        </w:rPr>
        <w:t xml:space="preserve"> </w:t>
      </w:r>
      <w:r w:rsidRPr="7CAE7716">
        <w:rPr>
          <w:sz w:val="20"/>
          <w:szCs w:val="20"/>
        </w:rPr>
        <w:t>will collect primary data at the household, using both remote and face-to-face methods</w:t>
      </w:r>
      <w:r>
        <w:rPr>
          <w:sz w:val="20"/>
          <w:szCs w:val="20"/>
        </w:rPr>
        <w:t xml:space="preserve"> involving</w:t>
      </w:r>
      <w:r w:rsidRPr="7CAE7716">
        <w:rPr>
          <w:sz w:val="20"/>
          <w:szCs w:val="20"/>
        </w:rPr>
        <w:t xml:space="preserve"> total of </w:t>
      </w:r>
      <w:r w:rsidR="006D65FB">
        <w:rPr>
          <w:sz w:val="20"/>
          <w:szCs w:val="20"/>
        </w:rPr>
        <w:t>12</w:t>
      </w:r>
      <w:commentRangeStart w:id="2"/>
      <w:commentRangeStart w:id="3"/>
      <w:r w:rsidRPr="7CAE7716">
        <w:rPr>
          <w:sz w:val="20"/>
          <w:szCs w:val="20"/>
        </w:rPr>
        <w:t xml:space="preserve">00 households randomly selected </w:t>
      </w:r>
      <w:commentRangeEnd w:id="2"/>
      <w:r w:rsidR="00F57813" w:rsidRPr="002A24DC">
        <w:rPr>
          <w:sz w:val="20"/>
          <w:szCs w:val="20"/>
        </w:rPr>
        <w:commentReference w:id="2"/>
      </w:r>
      <w:commentRangeEnd w:id="3"/>
      <w:r w:rsidR="006D65FB" w:rsidRPr="002A24DC">
        <w:rPr>
          <w:sz w:val="20"/>
          <w:szCs w:val="20"/>
        </w:rPr>
        <w:commentReference w:id="3"/>
      </w:r>
      <w:r w:rsidRPr="7CAE7716">
        <w:rPr>
          <w:sz w:val="20"/>
          <w:szCs w:val="20"/>
        </w:rPr>
        <w:t xml:space="preserve">from </w:t>
      </w:r>
      <w:r>
        <w:rPr>
          <w:sz w:val="20"/>
          <w:szCs w:val="20"/>
        </w:rPr>
        <w:t xml:space="preserve">a minimum of two </w:t>
      </w:r>
      <w:r w:rsidR="001541DB">
        <w:rPr>
          <w:sz w:val="20"/>
          <w:szCs w:val="20"/>
        </w:rPr>
        <w:t>Admin</w:t>
      </w:r>
      <w:r w:rsidR="00700F8A">
        <w:rPr>
          <w:sz w:val="20"/>
          <w:szCs w:val="20"/>
        </w:rPr>
        <w:t>1</w:t>
      </w:r>
      <w:r w:rsidR="001541DB">
        <w:rPr>
          <w:sz w:val="20"/>
          <w:szCs w:val="20"/>
        </w:rPr>
        <w:t xml:space="preserve"> </w:t>
      </w:r>
      <w:r>
        <w:rPr>
          <w:sz w:val="20"/>
          <w:szCs w:val="20"/>
        </w:rPr>
        <w:t xml:space="preserve">areas </w:t>
      </w:r>
      <w:r w:rsidR="00700F8A">
        <w:rPr>
          <w:sz w:val="20"/>
          <w:szCs w:val="20"/>
        </w:rPr>
        <w:t>or Prefectures</w:t>
      </w:r>
      <w:r>
        <w:rPr>
          <w:sz w:val="20"/>
          <w:szCs w:val="20"/>
        </w:rPr>
        <w:t xml:space="preserve"> from the </w:t>
      </w:r>
      <w:commentRangeStart w:id="4"/>
      <w:commentRangeStart w:id="5"/>
      <w:commentRangeStart w:id="6"/>
      <w:commentRangeStart w:id="7"/>
      <w:r w:rsidRPr="002A24DC">
        <w:rPr>
          <w:sz w:val="20"/>
          <w:szCs w:val="20"/>
        </w:rPr>
        <w:t xml:space="preserve">South </w:t>
      </w:r>
      <w:r w:rsidR="006D65FB" w:rsidRPr="002A24DC">
        <w:rPr>
          <w:sz w:val="20"/>
          <w:szCs w:val="20"/>
        </w:rPr>
        <w:t>(Prefecture of Haut-</w:t>
      </w:r>
      <w:proofErr w:type="spellStart"/>
      <w:r w:rsidR="006D65FB" w:rsidRPr="002A24DC">
        <w:rPr>
          <w:sz w:val="20"/>
          <w:szCs w:val="20"/>
        </w:rPr>
        <w:t>Mbomou</w:t>
      </w:r>
      <w:proofErr w:type="spellEnd"/>
      <w:r w:rsidR="006D65FB" w:rsidRPr="002A24DC">
        <w:rPr>
          <w:sz w:val="20"/>
          <w:szCs w:val="20"/>
        </w:rPr>
        <w:t xml:space="preserve">) </w:t>
      </w:r>
      <w:r w:rsidRPr="002A24DC">
        <w:rPr>
          <w:sz w:val="20"/>
          <w:szCs w:val="20"/>
        </w:rPr>
        <w:t>and North of the country</w:t>
      </w:r>
      <w:commentRangeEnd w:id="4"/>
      <w:r w:rsidRPr="002A24DC">
        <w:rPr>
          <w:sz w:val="20"/>
          <w:szCs w:val="20"/>
        </w:rPr>
        <w:commentReference w:id="4"/>
      </w:r>
      <w:commentRangeEnd w:id="5"/>
      <w:r w:rsidR="00D01026" w:rsidRPr="002A24DC">
        <w:rPr>
          <w:sz w:val="20"/>
          <w:szCs w:val="20"/>
        </w:rPr>
        <w:commentReference w:id="5"/>
      </w:r>
      <w:commentRangeEnd w:id="6"/>
      <w:r w:rsidR="006D65FB" w:rsidRPr="002A24DC">
        <w:rPr>
          <w:sz w:val="20"/>
          <w:szCs w:val="20"/>
        </w:rPr>
        <w:commentReference w:id="6"/>
      </w:r>
      <w:commentRangeEnd w:id="7"/>
      <w:r w:rsidR="00CD643F">
        <w:rPr>
          <w:rStyle w:val="CommentReference"/>
        </w:rPr>
        <w:commentReference w:id="7"/>
      </w:r>
      <w:r w:rsidR="006D65FB">
        <w:rPr>
          <w:sz w:val="20"/>
          <w:szCs w:val="20"/>
        </w:rPr>
        <w:t xml:space="preserve"> (</w:t>
      </w:r>
      <w:r w:rsidR="006D65FB" w:rsidRPr="002A24DC">
        <w:rPr>
          <w:sz w:val="20"/>
          <w:szCs w:val="20"/>
        </w:rPr>
        <w:t>Prefecture of Nana-</w:t>
      </w:r>
      <w:proofErr w:type="spellStart"/>
      <w:r w:rsidR="006D65FB" w:rsidRPr="002A24DC">
        <w:rPr>
          <w:sz w:val="20"/>
          <w:szCs w:val="20"/>
        </w:rPr>
        <w:t>Gribizi</w:t>
      </w:r>
      <w:proofErr w:type="spellEnd"/>
      <w:r w:rsidR="006D65FB" w:rsidRPr="002A24DC">
        <w:rPr>
          <w:sz w:val="20"/>
          <w:szCs w:val="20"/>
        </w:rPr>
        <w:t>)</w:t>
      </w:r>
      <w:r>
        <w:rPr>
          <w:sz w:val="20"/>
          <w:szCs w:val="20"/>
        </w:rPr>
        <w:t>, and 20 Admin3 area (villages)</w:t>
      </w:r>
      <w:r w:rsidR="007B5ACE">
        <w:rPr>
          <w:sz w:val="20"/>
          <w:szCs w:val="20"/>
        </w:rPr>
        <w:t xml:space="preserve"> in total</w:t>
      </w:r>
      <w:r w:rsidR="00D20EEA">
        <w:rPr>
          <w:sz w:val="20"/>
          <w:szCs w:val="20"/>
        </w:rPr>
        <w:t xml:space="preserve"> drawn randomly</w:t>
      </w:r>
      <w:r w:rsidRPr="7CAE7716">
        <w:rPr>
          <w:sz w:val="20"/>
          <w:szCs w:val="20"/>
        </w:rPr>
        <w:t xml:space="preserve">. </w:t>
      </w:r>
      <w:r w:rsidR="00D20EEA">
        <w:rPr>
          <w:sz w:val="20"/>
          <w:szCs w:val="20"/>
        </w:rPr>
        <w:t xml:space="preserve">The sample would be drawn </w:t>
      </w:r>
      <w:r w:rsidR="005E241A">
        <w:rPr>
          <w:sz w:val="20"/>
          <w:szCs w:val="20"/>
        </w:rPr>
        <w:t xml:space="preserve">randomly from a percolated list </w:t>
      </w:r>
      <w:r w:rsidR="00F72849">
        <w:rPr>
          <w:sz w:val="20"/>
          <w:szCs w:val="20"/>
        </w:rPr>
        <w:t>that will be compiled either through a random walk and identifying every</w:t>
      </w:r>
      <w:r w:rsidR="00054AD3">
        <w:rPr>
          <w:sz w:val="20"/>
          <w:szCs w:val="20"/>
        </w:rPr>
        <w:t xml:space="preserve"> third house or from </w:t>
      </w:r>
      <w:r w:rsidR="00DB1FE0">
        <w:rPr>
          <w:sz w:val="20"/>
          <w:szCs w:val="20"/>
        </w:rPr>
        <w:t xml:space="preserve">the </w:t>
      </w:r>
      <w:proofErr w:type="spellStart"/>
      <w:r w:rsidR="00DB1FE0">
        <w:rPr>
          <w:sz w:val="20"/>
          <w:szCs w:val="20"/>
        </w:rPr>
        <w:t>mVAM</w:t>
      </w:r>
      <w:proofErr w:type="spellEnd"/>
      <w:r w:rsidR="00DB1FE0">
        <w:rPr>
          <w:sz w:val="20"/>
          <w:szCs w:val="20"/>
        </w:rPr>
        <w:t xml:space="preserve"> colleagues in the CO if available </w:t>
      </w:r>
      <w:r w:rsidR="005E241A">
        <w:rPr>
          <w:sz w:val="20"/>
          <w:szCs w:val="20"/>
        </w:rPr>
        <w:t xml:space="preserve">(see the deliverables of the </w:t>
      </w:r>
      <w:r w:rsidR="006B2794">
        <w:rPr>
          <w:sz w:val="20"/>
          <w:szCs w:val="20"/>
        </w:rPr>
        <w:t>ve</w:t>
      </w:r>
      <w:r w:rsidR="00A97E49">
        <w:rPr>
          <w:sz w:val="20"/>
          <w:szCs w:val="20"/>
        </w:rPr>
        <w:t>n</w:t>
      </w:r>
      <w:r w:rsidR="006B2794">
        <w:rPr>
          <w:sz w:val="20"/>
          <w:szCs w:val="20"/>
        </w:rPr>
        <w:t>dor attached for details</w:t>
      </w:r>
      <w:r w:rsidR="00DB1FE0">
        <w:rPr>
          <w:sz w:val="20"/>
          <w:szCs w:val="20"/>
        </w:rPr>
        <w:t xml:space="preserve"> </w:t>
      </w:r>
      <w:r w:rsidR="00FB53F0">
        <w:rPr>
          <w:sz w:val="20"/>
          <w:szCs w:val="20"/>
        </w:rPr>
        <w:t xml:space="preserve">and </w:t>
      </w:r>
      <w:r w:rsidR="00FB53F0" w:rsidRPr="7CAE7716">
        <w:rPr>
          <w:sz w:val="20"/>
          <w:szCs w:val="20"/>
        </w:rPr>
        <w:t>Figure</w:t>
      </w:r>
      <w:r w:rsidRPr="7CAE7716">
        <w:rPr>
          <w:b/>
          <w:bCs/>
          <w:sz w:val="20"/>
          <w:szCs w:val="20"/>
        </w:rPr>
        <w:t xml:space="preserve"> 1</w:t>
      </w:r>
      <w:r w:rsidR="00FB53F0">
        <w:rPr>
          <w:b/>
          <w:bCs/>
          <w:sz w:val="20"/>
          <w:szCs w:val="20"/>
        </w:rPr>
        <w:t xml:space="preserve"> </w:t>
      </w:r>
      <w:r w:rsidR="00FB53F0" w:rsidRPr="00FB53F0">
        <w:rPr>
          <w:sz w:val="20"/>
          <w:szCs w:val="20"/>
        </w:rPr>
        <w:t>for</w:t>
      </w:r>
      <w:r w:rsidR="00FB53F0">
        <w:rPr>
          <w:b/>
          <w:bCs/>
          <w:sz w:val="20"/>
          <w:szCs w:val="20"/>
        </w:rPr>
        <w:t xml:space="preserve"> </w:t>
      </w:r>
      <w:r w:rsidR="00FB53F0" w:rsidRPr="00FB53F0">
        <w:rPr>
          <w:sz w:val="20"/>
          <w:szCs w:val="20"/>
        </w:rPr>
        <w:t>the</w:t>
      </w:r>
      <w:r w:rsidR="00FB53F0">
        <w:rPr>
          <w:b/>
          <w:bCs/>
          <w:sz w:val="20"/>
          <w:szCs w:val="20"/>
        </w:rPr>
        <w:t xml:space="preserve"> </w:t>
      </w:r>
      <w:r w:rsidR="00FB53F0" w:rsidRPr="00FB53F0">
        <w:rPr>
          <w:sz w:val="20"/>
          <w:szCs w:val="20"/>
        </w:rPr>
        <w:t>design</w:t>
      </w:r>
      <w:r w:rsidRPr="7CAE7716">
        <w:rPr>
          <w:sz w:val="20"/>
          <w:szCs w:val="20"/>
        </w:rPr>
        <w:t>).</w:t>
      </w:r>
      <w:r>
        <w:rPr>
          <w:sz w:val="20"/>
          <w:szCs w:val="20"/>
        </w:rPr>
        <w:t xml:space="preserve"> A total of 1200 interviews will be conducted (600 face to face and 600 phone interviews). In general, the interview will collect data on household and respondent demographics, livelihoods, expenditure, food security variables and assets (see attached the full questionnaire).  </w:t>
      </w:r>
    </w:p>
    <w:p w14:paraId="345CABE2" w14:textId="77777777" w:rsidR="002A24DC" w:rsidRDefault="002A24DC" w:rsidP="009B4EDD">
      <w:pPr>
        <w:spacing w:before="240" w:after="160" w:line="259" w:lineRule="auto"/>
        <w:contextualSpacing/>
        <w:jc w:val="both"/>
        <w:rPr>
          <w:sz w:val="20"/>
          <w:szCs w:val="20"/>
        </w:rPr>
      </w:pPr>
    </w:p>
    <w:p w14:paraId="746077C0" w14:textId="02A053D5" w:rsidR="00864000" w:rsidRDefault="00180913" w:rsidP="009B4EDD">
      <w:pPr>
        <w:spacing w:before="240" w:after="160" w:line="259" w:lineRule="auto"/>
        <w:contextualSpacing/>
        <w:jc w:val="both"/>
        <w:rPr>
          <w:rFonts w:cstheme="minorHAnsi"/>
          <w:b/>
        </w:rPr>
      </w:pPr>
      <w:r>
        <w:rPr>
          <w:rFonts w:ascii="Arial" w:hAnsi="Arial" w:cs="Arial"/>
          <w:noProof/>
          <w:lang w:val="de-DE" w:eastAsia="de-DE"/>
        </w:rPr>
        <w:lastRenderedPageBreak/>
        <mc:AlternateContent>
          <mc:Choice Requires="wpg">
            <w:drawing>
              <wp:anchor distT="0" distB="0" distL="114300" distR="114300" simplePos="0" relativeHeight="251658241" behindDoc="0" locked="0" layoutInCell="1" allowOverlap="1" wp14:anchorId="4EF315C5" wp14:editId="5BBCB1C6">
                <wp:simplePos x="0" y="0"/>
                <wp:positionH relativeFrom="margin">
                  <wp:align>left</wp:align>
                </wp:positionH>
                <wp:positionV relativeFrom="paragraph">
                  <wp:posOffset>3114140</wp:posOffset>
                </wp:positionV>
                <wp:extent cx="2079241" cy="1113182"/>
                <wp:effectExtent l="0" t="0" r="0" b="0"/>
                <wp:wrapNone/>
                <wp:docPr id="39" name="Group 39"/>
                <wp:cNvGraphicFramePr/>
                <a:graphic xmlns:a="http://schemas.openxmlformats.org/drawingml/2006/main">
                  <a:graphicData uri="http://schemas.microsoft.com/office/word/2010/wordprocessingGroup">
                    <wpg:wgp>
                      <wpg:cNvGrpSpPr/>
                      <wpg:grpSpPr>
                        <a:xfrm>
                          <a:off x="0" y="0"/>
                          <a:ext cx="2079241" cy="1113182"/>
                          <a:chOff x="59254" y="-169621"/>
                          <a:chExt cx="2099987" cy="850173"/>
                        </a:xfrm>
                      </wpg:grpSpPr>
                      <wps:wsp>
                        <wps:cNvPr id="40" name="Speech Bubble: Rectangle with Corners Rounded 40"/>
                        <wps:cNvSpPr/>
                        <wps:spPr>
                          <a:xfrm>
                            <a:off x="1419587" y="79682"/>
                            <a:ext cx="739654" cy="594267"/>
                          </a:xfrm>
                          <a:prstGeom prst="wedgeRoundRectCallout">
                            <a:avLst>
                              <a:gd name="adj1" fmla="val -20611"/>
                              <a:gd name="adj2" fmla="val 49015"/>
                              <a:gd name="adj3" fmla="val 16667"/>
                            </a:avLst>
                          </a:prstGeom>
                          <a:solidFill>
                            <a:srgbClr val="92D050"/>
                          </a:solidFill>
                          <a:ln>
                            <a:noFill/>
                          </a:ln>
                        </wps:spPr>
                        <wps:style>
                          <a:lnRef idx="2">
                            <a:schemeClr val="accent5"/>
                          </a:lnRef>
                          <a:fillRef idx="1">
                            <a:schemeClr val="lt1"/>
                          </a:fillRef>
                          <a:effectRef idx="0">
                            <a:schemeClr val="accent5"/>
                          </a:effectRef>
                          <a:fontRef idx="minor">
                            <a:schemeClr val="dk1"/>
                          </a:fontRef>
                        </wps:style>
                        <wps:txbx>
                          <w:txbxContent>
                            <w:p w14:paraId="6CBA7924" w14:textId="77777777" w:rsidR="002A24DC" w:rsidRDefault="002A24DC" w:rsidP="002A24DC">
                              <w:pPr>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Control</w:t>
                              </w:r>
                            </w:p>
                            <w:p w14:paraId="3B0C4126" w14:textId="77777777" w:rsidR="00302AE5" w:rsidRDefault="00302AE5" w:rsidP="002A24DC">
                              <w:pPr>
                                <w:jc w:val="center"/>
                                <w:rPr>
                                  <w:rFonts w:cstheme="minorHAnsi"/>
                                  <w:b/>
                                  <w:bCs/>
                                  <w:sz w:val="18"/>
                                  <w:szCs w:val="18"/>
                                </w:rPr>
                              </w:pPr>
                            </w:p>
                            <w:p w14:paraId="48C65722" w14:textId="77777777" w:rsidR="002A24DC" w:rsidRPr="006D0BF1" w:rsidRDefault="002A24DC" w:rsidP="002A24DC">
                              <w:pPr>
                                <w:jc w:val="center"/>
                                <w:rPr>
                                  <w:rFonts w:cstheme="minorHAnsi"/>
                                  <w:b/>
                                  <w:bCs/>
                                  <w:sz w:val="16"/>
                                  <w:szCs w:val="16"/>
                                </w:rPr>
                              </w:pPr>
                              <w:r w:rsidRPr="006D0BF1">
                                <w:rPr>
                                  <w:rFonts w:cstheme="minorHAnsi"/>
                                  <w:b/>
                                  <w:bCs/>
                                  <w:sz w:val="16"/>
                                  <w:szCs w:val="16"/>
                                </w:rPr>
                                <w:t>(F2F)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Speech Bubble: Rectangle with Corners Rounded 41"/>
                        <wps:cNvSpPr/>
                        <wps:spPr>
                          <a:xfrm>
                            <a:off x="59254" y="49264"/>
                            <a:ext cx="749374" cy="631288"/>
                          </a:xfrm>
                          <a:prstGeom prst="wedgeRoundRectCallout">
                            <a:avLst>
                              <a:gd name="adj1" fmla="val -2846"/>
                              <a:gd name="adj2" fmla="val 245"/>
                              <a:gd name="adj3" fmla="val 16667"/>
                            </a:avLst>
                          </a:prstGeom>
                          <a:solidFill>
                            <a:srgbClr val="FFC000"/>
                          </a:solidFill>
                          <a:ln>
                            <a:noFill/>
                          </a:ln>
                        </wps:spPr>
                        <wps:style>
                          <a:lnRef idx="2">
                            <a:schemeClr val="accent5"/>
                          </a:lnRef>
                          <a:fillRef idx="1">
                            <a:schemeClr val="lt1"/>
                          </a:fillRef>
                          <a:effectRef idx="0">
                            <a:schemeClr val="accent5"/>
                          </a:effectRef>
                          <a:fontRef idx="minor">
                            <a:schemeClr val="dk1"/>
                          </a:fontRef>
                        </wps:style>
                        <wps:txbx>
                          <w:txbxContent>
                            <w:p w14:paraId="166617DF" w14:textId="77777777" w:rsidR="002A24DC" w:rsidRDefault="002A24DC" w:rsidP="002A24DC">
                              <w:pPr>
                                <w:rPr>
                                  <w:rFonts w:cstheme="minorHAnsi"/>
                                  <w:b/>
                                  <w:bCs/>
                                  <w:sz w:val="18"/>
                                  <w:szCs w:val="18"/>
                                </w:rPr>
                              </w:pPr>
                              <w:r w:rsidRPr="00E85BD2">
                                <w:rPr>
                                  <w:rFonts w:cstheme="minorHAnsi"/>
                                  <w:b/>
                                  <w:bCs/>
                                  <w:sz w:val="18"/>
                                  <w:szCs w:val="18"/>
                                </w:rPr>
                                <w:t xml:space="preserve">Group </w:t>
                              </w:r>
                              <w:r>
                                <w:rPr>
                                  <w:rFonts w:cstheme="minorHAnsi"/>
                                  <w:b/>
                                  <w:bCs/>
                                  <w:sz w:val="18"/>
                                  <w:szCs w:val="18"/>
                                </w:rPr>
                                <w:t>Treated</w:t>
                              </w:r>
                            </w:p>
                            <w:p w14:paraId="65AE8061" w14:textId="77777777" w:rsidR="002A24DC" w:rsidRPr="00E85BD2" w:rsidRDefault="002A24DC" w:rsidP="002A24DC">
                              <w:pPr>
                                <w:rPr>
                                  <w:rFonts w:cstheme="minorHAnsi"/>
                                  <w:b/>
                                  <w:bCs/>
                                  <w:sz w:val="18"/>
                                  <w:szCs w:val="18"/>
                                </w:rPr>
                              </w:pPr>
                              <w:r w:rsidRPr="00E85BD2">
                                <w:rPr>
                                  <w:rFonts w:cstheme="minorHAnsi"/>
                                  <w:b/>
                                  <w:bCs/>
                                  <w:sz w:val="18"/>
                                  <w:szCs w:val="18"/>
                                </w:rPr>
                                <w:t xml:space="preserve"> </w:t>
                              </w:r>
                              <w:r w:rsidRPr="00446D64">
                                <w:rPr>
                                  <w:rFonts w:cstheme="minorHAnsi"/>
                                  <w:b/>
                                  <w:bCs/>
                                  <w:sz w:val="16"/>
                                  <w:szCs w:val="16"/>
                                </w:rPr>
                                <w:t>(</w:t>
                              </w:r>
                              <w:r>
                                <w:rPr>
                                  <w:rFonts w:cstheme="minorHAnsi"/>
                                  <w:b/>
                                  <w:bCs/>
                                  <w:sz w:val="16"/>
                                  <w:szCs w:val="16"/>
                                </w:rPr>
                                <w:t>Remote</w:t>
                              </w:r>
                              <w:r w:rsidRPr="00446D64">
                                <w:rPr>
                                  <w:rFonts w:cstheme="minorHAnsi"/>
                                  <w:b/>
                                  <w:bC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Arrow: Left-Right-Up 42"/>
                        <wps:cNvSpPr/>
                        <wps:spPr>
                          <a:xfrm>
                            <a:off x="814051" y="-169621"/>
                            <a:ext cx="605535" cy="637126"/>
                          </a:xfrm>
                          <a:prstGeom prst="leftRightUpArrow">
                            <a:avLst>
                              <a:gd name="adj1" fmla="val 19774"/>
                              <a:gd name="adj2" fmla="val 21387"/>
                              <a:gd name="adj3" fmla="val 29408"/>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F315C5" id="Group 39" o:spid="_x0000_s1026" style="position:absolute;left:0;text-align:left;margin-left:0;margin-top:245.2pt;width:163.7pt;height:87.65pt;z-index:251658241;mso-position-horizontal:left;mso-position-horizontal-relative:margin;mso-width-relative:margin;mso-height-relative:margin" coordorigin="592,-1696" coordsize="20999,8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40" o:spid="_x0000_s1027" type="#_x0000_t62" style="position:absolute;left:14195;top:796;width:7397;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" adj="6348,21387" fillcolor="#92d050" stroked="f" strokeweight="1pt">
                  <v:textbox>
                    <w:txbxContent>
                      <w:p w14:paraId="6CBA7924" w14:textId="77777777" w:rsidR="002A24DC" w:rsidRDefault="002A24DC" w:rsidP="002A24DC">
                        <w:pPr>
                          <w:jc w:val="center"/>
                          <w:rPr>
                            <w:rFonts w:cstheme="minorHAnsi"/>
                            <w:b/>
                            <w:bCs/>
                            <w:sz w:val="18"/>
                            <w:szCs w:val="18"/>
                          </w:rPr>
                        </w:pPr>
                        <w:r w:rsidRPr="00E85BD2">
                          <w:rPr>
                            <w:rFonts w:cstheme="minorHAnsi"/>
                            <w:b/>
                            <w:bCs/>
                            <w:sz w:val="18"/>
                            <w:szCs w:val="18"/>
                          </w:rPr>
                          <w:t xml:space="preserve">Group </w:t>
                        </w:r>
                        <w:r>
                          <w:rPr>
                            <w:rFonts w:cstheme="minorHAnsi"/>
                            <w:b/>
                            <w:bCs/>
                            <w:sz w:val="18"/>
                            <w:szCs w:val="18"/>
                          </w:rPr>
                          <w:t>Control</w:t>
                        </w:r>
                      </w:p>
                      <w:p w14:paraId="3B0C4126" w14:textId="77777777" w:rsidR="00302AE5" w:rsidRDefault="00302AE5" w:rsidP="002A24DC">
                        <w:pPr>
                          <w:jc w:val="center"/>
                          <w:rPr>
                            <w:rFonts w:cstheme="minorHAnsi"/>
                            <w:b/>
                            <w:bCs/>
                            <w:sz w:val="18"/>
                            <w:szCs w:val="18"/>
                          </w:rPr>
                        </w:pPr>
                      </w:p>
                      <w:p w14:paraId="48C65722" w14:textId="77777777" w:rsidR="002A24DC" w:rsidRPr="006D0BF1" w:rsidRDefault="002A24DC" w:rsidP="002A24DC">
                        <w:pPr>
                          <w:jc w:val="center"/>
                          <w:rPr>
                            <w:rFonts w:cstheme="minorHAnsi"/>
                            <w:b/>
                            <w:bCs/>
                            <w:sz w:val="16"/>
                            <w:szCs w:val="16"/>
                          </w:rPr>
                        </w:pPr>
                        <w:r w:rsidRPr="006D0BF1">
                          <w:rPr>
                            <w:rFonts w:cstheme="minorHAnsi"/>
                            <w:b/>
                            <w:bCs/>
                            <w:sz w:val="16"/>
                            <w:szCs w:val="16"/>
                          </w:rPr>
                          <w:t>(F2F)</w:t>
                        </w:r>
                      </w:p>
                    </w:txbxContent>
                  </v:textbox>
                </v:shape>
                <v:shape id="Speech Bubble: Rectangle with Corners Rounded 41" o:spid="_x0000_s1028" type="#_x0000_t62" style="position:absolute;left:592;top:492;width:7494;height:6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" adj="10185,10853" fillcolor="#ffc000" stroked="f" strokeweight="1pt">
                  <v:textbox>
                    <w:txbxContent>
                      <w:p w14:paraId="166617DF" w14:textId="77777777" w:rsidR="002A24DC" w:rsidRDefault="002A24DC" w:rsidP="002A24DC">
                        <w:pPr>
                          <w:rPr>
                            <w:rFonts w:cstheme="minorHAnsi"/>
                            <w:b/>
                            <w:bCs/>
                            <w:sz w:val="18"/>
                            <w:szCs w:val="18"/>
                          </w:rPr>
                        </w:pPr>
                        <w:r w:rsidRPr="00E85BD2">
                          <w:rPr>
                            <w:rFonts w:cstheme="minorHAnsi"/>
                            <w:b/>
                            <w:bCs/>
                            <w:sz w:val="18"/>
                            <w:szCs w:val="18"/>
                          </w:rPr>
                          <w:t xml:space="preserve">Group </w:t>
                        </w:r>
                        <w:r>
                          <w:rPr>
                            <w:rFonts w:cstheme="minorHAnsi"/>
                            <w:b/>
                            <w:bCs/>
                            <w:sz w:val="18"/>
                            <w:szCs w:val="18"/>
                          </w:rPr>
                          <w:t>Treated</w:t>
                        </w:r>
                      </w:p>
                      <w:p w14:paraId="65AE8061" w14:textId="77777777" w:rsidR="002A24DC" w:rsidRPr="00E85BD2" w:rsidRDefault="002A24DC" w:rsidP="002A24DC">
                        <w:pPr>
                          <w:rPr>
                            <w:rFonts w:cstheme="minorHAnsi"/>
                            <w:b/>
                            <w:bCs/>
                            <w:sz w:val="18"/>
                            <w:szCs w:val="18"/>
                          </w:rPr>
                        </w:pPr>
                        <w:r w:rsidRPr="00E85BD2">
                          <w:rPr>
                            <w:rFonts w:cstheme="minorHAnsi"/>
                            <w:b/>
                            <w:bCs/>
                            <w:sz w:val="18"/>
                            <w:szCs w:val="18"/>
                          </w:rPr>
                          <w:t xml:space="preserve"> </w:t>
                        </w:r>
                        <w:r w:rsidRPr="00446D64">
                          <w:rPr>
                            <w:rFonts w:cstheme="minorHAnsi"/>
                            <w:b/>
                            <w:bCs/>
                            <w:sz w:val="16"/>
                            <w:szCs w:val="16"/>
                          </w:rPr>
                          <w:t>(</w:t>
                        </w:r>
                        <w:r>
                          <w:rPr>
                            <w:rFonts w:cstheme="minorHAnsi"/>
                            <w:b/>
                            <w:bCs/>
                            <w:sz w:val="16"/>
                            <w:szCs w:val="16"/>
                          </w:rPr>
                          <w:t>Remote</w:t>
                        </w:r>
                        <w:r w:rsidRPr="00446D64">
                          <w:rPr>
                            <w:rFonts w:cstheme="minorHAnsi"/>
                            <w:b/>
                            <w:bCs/>
                            <w:sz w:val="16"/>
                            <w:szCs w:val="16"/>
                          </w:rPr>
                          <w:t>)</w:t>
                        </w:r>
                      </w:p>
                    </w:txbxContent>
                  </v:textbox>
                </v:shape>
                <v:shape id="Arrow: Left-Right-Up 42" o:spid="_x0000_s1029" style="position:absolute;left:8140;top:-1696;width:6055;height:6371;visibility:visible;mso-wrap-style:square;v-text-anchor:middle" coordsize="605535,637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" path="m,507620l173262,378114r,69637l242898,447751r,-274489l173262,173262,302768,,432273,173262r-69636,l362637,447751r69636,l432273,378114,605535,507620,432273,637126r,-69637l173262,567489r,69637l,507620xe" fillcolor="#4472c4 [3204]" stroked="f" strokeweight="1pt">
                  <v:stroke joinstyle="miter"/>
                  <v:path arrowok="t" o:connecttype="custom" o:connectlocs="0,507620;173262,378114;173262,447751;242898,447751;242898,173262;173262,173262;302768,0;432273,173262;362637,173262;362637,447751;432273,447751;432273,378114;605535,507620;432273,637126;432273,567489;173262,567489;173262,637126;0,507620" o:connectangles="0,0,0,0,0,0,0,0,0,0,0,0,0,0,0,0,0,0"/>
                </v:shape>
                <w10:wrap anchorx="margin"/>
              </v:group>
            </w:pict>
          </mc:Fallback>
        </mc:AlternateContent>
      </w:r>
      <w:r w:rsidR="00302AE5">
        <w:rPr>
          <w:noProof/>
        </w:rPr>
        <mc:AlternateContent>
          <mc:Choice Requires="wps">
            <w:drawing>
              <wp:anchor distT="0" distB="0" distL="114300" distR="114300" simplePos="0" relativeHeight="251658242" behindDoc="0" locked="0" layoutInCell="1" allowOverlap="1" wp14:anchorId="218929B4" wp14:editId="32B87A42">
                <wp:simplePos x="0" y="0"/>
                <wp:positionH relativeFrom="column">
                  <wp:posOffset>2599580</wp:posOffset>
                </wp:positionH>
                <wp:positionV relativeFrom="paragraph">
                  <wp:posOffset>688947</wp:posOffset>
                </wp:positionV>
                <wp:extent cx="2789546" cy="697865"/>
                <wp:effectExtent l="628650" t="0" r="11430" b="178435"/>
                <wp:wrapNone/>
                <wp:docPr id="45" name="Speech Bubble: Rectangle with Corners Rounded 45"/>
                <wp:cNvGraphicFramePr/>
                <a:graphic xmlns:a="http://schemas.openxmlformats.org/drawingml/2006/main">
                  <a:graphicData uri="http://schemas.microsoft.com/office/word/2010/wordprocessingShape">
                    <wps:wsp>
                      <wps:cNvSpPr/>
                      <wps:spPr>
                        <a:xfrm>
                          <a:off x="0" y="0"/>
                          <a:ext cx="2789546" cy="697865"/>
                        </a:xfrm>
                        <a:prstGeom prst="wedgeRoundRectCallout">
                          <a:avLst>
                            <a:gd name="adj1" fmla="val -70926"/>
                            <a:gd name="adj2" fmla="val 6557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B2E3F04" w14:textId="1B230F85" w:rsidR="000C301F" w:rsidRPr="0023253A" w:rsidRDefault="000C301F" w:rsidP="000C301F">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Based on the number of regions selected, draw a list of</w:t>
                            </w:r>
                            <w:r>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districts from the selected regions and </w:t>
                            </w:r>
                            <w:r>
                              <w:rPr>
                                <w:rFonts w:asciiTheme="majorHAnsi" w:hAnsiTheme="majorHAnsi" w:cstheme="majorHAnsi"/>
                                <w:color w:val="000000" w:themeColor="text1"/>
                                <w:sz w:val="16"/>
                                <w:szCs w:val="16"/>
                              </w:rPr>
                              <w:t>r</w:t>
                            </w:r>
                            <w:r w:rsidRPr="0023253A">
                              <w:rPr>
                                <w:rFonts w:asciiTheme="majorHAnsi" w:hAnsiTheme="majorHAnsi" w:cstheme="majorHAnsi"/>
                                <w:color w:val="000000" w:themeColor="text1"/>
                                <w:sz w:val="16"/>
                                <w:szCs w:val="16"/>
                              </w:rPr>
                              <w:t xml:space="preserve">andomly </w:t>
                            </w:r>
                            <w:r w:rsidRPr="0023253A">
                              <w:rPr>
                                <w:rFonts w:asciiTheme="majorHAnsi" w:hAnsiTheme="majorHAnsi" w:cstheme="majorHAnsi"/>
                                <w:b/>
                                <w:color w:val="000000" w:themeColor="text1"/>
                                <w:sz w:val="16"/>
                                <w:szCs w:val="16"/>
                              </w:rPr>
                              <w:t xml:space="preserve">select 4 </w:t>
                            </w:r>
                            <w:r w:rsidR="007C734B">
                              <w:rPr>
                                <w:rFonts w:asciiTheme="majorHAnsi" w:hAnsiTheme="majorHAnsi" w:cstheme="majorHAnsi"/>
                                <w:b/>
                                <w:color w:val="000000" w:themeColor="text1"/>
                                <w:sz w:val="16"/>
                                <w:szCs w:val="16"/>
                              </w:rPr>
                              <w:t>Communes</w:t>
                            </w:r>
                            <w:r w:rsidRPr="0023253A">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Equally distributed in </w:t>
                            </w:r>
                            <w:r w:rsidR="007C734B">
                              <w:rPr>
                                <w:rFonts w:asciiTheme="majorHAnsi" w:hAnsiTheme="majorHAnsi" w:cstheme="majorHAnsi"/>
                                <w:color w:val="000000" w:themeColor="text1"/>
                                <w:sz w:val="16"/>
                                <w:szCs w:val="16"/>
                              </w:rPr>
                              <w:t>the two Prefecture</w:t>
                            </w:r>
                          </w:p>
                          <w:p w14:paraId="510AD77A" w14:textId="70E307D9" w:rsidR="000C301F" w:rsidRPr="0023253A" w:rsidRDefault="000C301F" w:rsidP="000C301F">
                            <w:pPr>
                              <w:spacing w:after="80"/>
                              <w:rPr>
                                <w:rFonts w:asciiTheme="majorHAnsi" w:hAnsiTheme="majorHAnsi" w:cstheme="majorHAnsi"/>
                                <w:color w:val="000000" w:themeColor="text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929B4" id="Speech Bubble: Rectangle with Corners Rounded 45" o:spid="_x0000_s1030" type="#_x0000_t62" style="position:absolute;left:0;text-align:left;margin-left:204.7pt;margin-top:54.25pt;width:219.65pt;height:54.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" adj="-4520,24964" fillcolor="white [3201]" strokecolor="#5b9bd5 [3208]" strokeweight="1pt">
                <v:textbox>
                  <w:txbxContent>
                    <w:p w14:paraId="3B2E3F04" w14:textId="1B230F85" w:rsidR="000C301F" w:rsidRPr="0023253A" w:rsidRDefault="000C301F" w:rsidP="000C301F">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Based on the number of regions selected, draw a list of</w:t>
                      </w:r>
                      <w:r>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districts from the selected regions and </w:t>
                      </w:r>
                      <w:r>
                        <w:rPr>
                          <w:rFonts w:asciiTheme="majorHAnsi" w:hAnsiTheme="majorHAnsi" w:cstheme="majorHAnsi"/>
                          <w:color w:val="000000" w:themeColor="text1"/>
                          <w:sz w:val="16"/>
                          <w:szCs w:val="16"/>
                        </w:rPr>
                        <w:t>r</w:t>
                      </w:r>
                      <w:r w:rsidRPr="0023253A">
                        <w:rPr>
                          <w:rFonts w:asciiTheme="majorHAnsi" w:hAnsiTheme="majorHAnsi" w:cstheme="majorHAnsi"/>
                          <w:color w:val="000000" w:themeColor="text1"/>
                          <w:sz w:val="16"/>
                          <w:szCs w:val="16"/>
                        </w:rPr>
                        <w:t xml:space="preserve">andomly </w:t>
                      </w:r>
                      <w:r w:rsidRPr="0023253A">
                        <w:rPr>
                          <w:rFonts w:asciiTheme="majorHAnsi" w:hAnsiTheme="majorHAnsi" w:cstheme="majorHAnsi"/>
                          <w:b/>
                          <w:color w:val="000000" w:themeColor="text1"/>
                          <w:sz w:val="16"/>
                          <w:szCs w:val="16"/>
                        </w:rPr>
                        <w:t xml:space="preserve">select 4 </w:t>
                      </w:r>
                      <w:r w:rsidR="007C734B">
                        <w:rPr>
                          <w:rFonts w:asciiTheme="majorHAnsi" w:hAnsiTheme="majorHAnsi" w:cstheme="majorHAnsi"/>
                          <w:b/>
                          <w:color w:val="000000" w:themeColor="text1"/>
                          <w:sz w:val="16"/>
                          <w:szCs w:val="16"/>
                        </w:rPr>
                        <w:t>Communes</w:t>
                      </w:r>
                      <w:r w:rsidRPr="0023253A">
                        <w:rPr>
                          <w:rFonts w:asciiTheme="majorHAnsi" w:hAnsiTheme="majorHAnsi" w:cstheme="majorHAnsi"/>
                          <w:color w:val="000000" w:themeColor="text1"/>
                          <w:sz w:val="16"/>
                          <w:szCs w:val="16"/>
                        </w:rPr>
                        <w:t>.</w:t>
                      </w:r>
                      <w:r>
                        <w:rPr>
                          <w:rFonts w:asciiTheme="majorHAnsi" w:hAnsiTheme="majorHAnsi" w:cstheme="majorHAnsi"/>
                          <w:color w:val="000000" w:themeColor="text1"/>
                          <w:sz w:val="16"/>
                          <w:szCs w:val="16"/>
                        </w:rPr>
                        <w:t xml:space="preserve"> Equally distributed in </w:t>
                      </w:r>
                      <w:r w:rsidR="007C734B">
                        <w:rPr>
                          <w:rFonts w:asciiTheme="majorHAnsi" w:hAnsiTheme="majorHAnsi" w:cstheme="majorHAnsi"/>
                          <w:color w:val="000000" w:themeColor="text1"/>
                          <w:sz w:val="16"/>
                          <w:szCs w:val="16"/>
                        </w:rPr>
                        <w:t>the two Prefecture</w:t>
                      </w:r>
                    </w:p>
                    <w:p w14:paraId="510AD77A" w14:textId="70E307D9" w:rsidR="000C301F" w:rsidRPr="0023253A" w:rsidRDefault="000C301F" w:rsidP="000C301F">
                      <w:pPr>
                        <w:spacing w:after="80"/>
                        <w:rPr>
                          <w:rFonts w:asciiTheme="majorHAnsi" w:hAnsiTheme="majorHAnsi" w:cstheme="majorHAnsi"/>
                          <w:color w:val="000000" w:themeColor="text1"/>
                          <w:sz w:val="16"/>
                          <w:szCs w:val="16"/>
                        </w:rPr>
                      </w:pPr>
                    </w:p>
                  </w:txbxContent>
                </v:textbox>
              </v:shape>
            </w:pict>
          </mc:Fallback>
        </mc:AlternateContent>
      </w:r>
      <w:r w:rsidR="00302AE5">
        <w:rPr>
          <w:rFonts w:ascii="Arial" w:hAnsi="Arial" w:cs="Arial"/>
          <w:noProof/>
          <w:lang w:val="de-DE" w:eastAsia="de-DE"/>
        </w:rPr>
        <mc:AlternateContent>
          <mc:Choice Requires="wps">
            <w:drawing>
              <wp:anchor distT="0" distB="0" distL="114300" distR="114300" simplePos="0" relativeHeight="251658240" behindDoc="0" locked="0" layoutInCell="1" allowOverlap="1" wp14:anchorId="52649550" wp14:editId="160C53AA">
                <wp:simplePos x="0" y="0"/>
                <wp:positionH relativeFrom="column">
                  <wp:posOffset>2660650</wp:posOffset>
                </wp:positionH>
                <wp:positionV relativeFrom="paragraph">
                  <wp:posOffset>2272318</wp:posOffset>
                </wp:positionV>
                <wp:extent cx="2727026" cy="1041400"/>
                <wp:effectExtent l="857250" t="0" r="16510" b="25400"/>
                <wp:wrapNone/>
                <wp:docPr id="1" name="Speech Bubble: Rectangle with Corners Rounded 1"/>
                <wp:cNvGraphicFramePr/>
                <a:graphic xmlns:a="http://schemas.openxmlformats.org/drawingml/2006/main">
                  <a:graphicData uri="http://schemas.microsoft.com/office/word/2010/wordprocessingShape">
                    <wps:wsp>
                      <wps:cNvSpPr/>
                      <wps:spPr>
                        <a:xfrm>
                          <a:off x="0" y="0"/>
                          <a:ext cx="2727026" cy="1041400"/>
                        </a:xfrm>
                        <a:prstGeom prst="wedgeRoundRectCallout">
                          <a:avLst>
                            <a:gd name="adj1" fmla="val -79854"/>
                            <a:gd name="adj2" fmla="val 2632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048221C9" w14:textId="0A4BEC1B" w:rsidR="00ED4FB2" w:rsidRPr="0024437A" w:rsidRDefault="00C95040" w:rsidP="00ED4FB2">
                            <w:pPr>
                              <w:rPr>
                                <w:rFonts w:asciiTheme="majorHAnsi" w:hAnsiTheme="majorHAnsi" w:cstheme="majorHAnsi"/>
                                <w:sz w:val="18"/>
                                <w:szCs w:val="18"/>
                              </w:rPr>
                            </w:pPr>
                            <w:r>
                              <w:rPr>
                                <w:rFonts w:asciiTheme="majorHAnsi" w:hAnsiTheme="majorHAnsi" w:cstheme="majorHAnsi"/>
                                <w:color w:val="000000" w:themeColor="text1"/>
                                <w:sz w:val="16"/>
                                <w:szCs w:val="16"/>
                              </w:rPr>
                              <w:t xml:space="preserve">Collate a list </w:t>
                            </w:r>
                            <w:r w:rsidR="00A16CCA">
                              <w:rPr>
                                <w:rFonts w:asciiTheme="majorHAnsi" w:hAnsiTheme="majorHAnsi" w:cstheme="majorHAnsi"/>
                                <w:color w:val="000000" w:themeColor="text1"/>
                                <w:sz w:val="16"/>
                                <w:szCs w:val="16"/>
                              </w:rPr>
                              <w:t>at the villages and randomly select a minimum of</w:t>
                            </w:r>
                            <w:r w:rsidR="00ED4FB2" w:rsidRPr="0023253A">
                              <w:rPr>
                                <w:rFonts w:asciiTheme="majorHAnsi" w:hAnsiTheme="majorHAnsi" w:cstheme="majorHAnsi"/>
                                <w:b/>
                                <w:color w:val="000000" w:themeColor="text1"/>
                                <w:sz w:val="16"/>
                                <w:szCs w:val="16"/>
                              </w:rPr>
                              <w:t xml:space="preserve"> </w:t>
                            </w:r>
                            <w:ins w:id="8" w:author="Cassandra WALKER [2]" w:date="2023-05-25T19:03:00Z">
                              <w:r w:rsidR="00731173">
                                <w:rPr>
                                  <w:rFonts w:asciiTheme="majorHAnsi" w:hAnsiTheme="majorHAnsi" w:cstheme="majorHAnsi"/>
                                  <w:b/>
                                  <w:color w:val="000000" w:themeColor="text1"/>
                                  <w:sz w:val="16"/>
                                  <w:szCs w:val="16"/>
                                </w:rPr>
                                <w:t>10</w:t>
                              </w:r>
                            </w:ins>
                            <w:del w:id="9" w:author="Cassandra WALKER [2]" w:date="2023-05-25T19:03:00Z">
                              <w:r w:rsidR="00D23837" w:rsidDel="00731173">
                                <w:rPr>
                                  <w:rFonts w:asciiTheme="majorHAnsi" w:hAnsiTheme="majorHAnsi" w:cstheme="majorHAnsi"/>
                                  <w:b/>
                                  <w:color w:val="000000" w:themeColor="text1"/>
                                  <w:sz w:val="16"/>
                                  <w:szCs w:val="16"/>
                                </w:rPr>
                                <w:delText>8</w:delText>
                              </w:r>
                            </w:del>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per village</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 xml:space="preserve">The final </w:t>
                            </w:r>
                            <w:r w:rsidR="00ED4FB2" w:rsidRPr="0023253A">
                              <w:rPr>
                                <w:rFonts w:asciiTheme="majorHAnsi" w:hAnsiTheme="majorHAnsi" w:cstheme="majorHAnsi"/>
                                <w:color w:val="000000" w:themeColor="text1"/>
                                <w:sz w:val="16"/>
                                <w:szCs w:val="16"/>
                              </w:rPr>
                              <w:t>sampled households</w:t>
                            </w:r>
                            <w:r w:rsidR="00ED4FB2">
                              <w:rPr>
                                <w:rFonts w:asciiTheme="majorHAnsi" w:hAnsiTheme="majorHAnsi" w:cstheme="majorHAnsi"/>
                                <w:color w:val="000000" w:themeColor="text1"/>
                                <w:sz w:val="16"/>
                                <w:szCs w:val="16"/>
                              </w:rPr>
                              <w:t xml:space="preserve"> (</w:t>
                            </w:r>
                            <w:ins w:id="10" w:author="Cassandra WALKER [2]" w:date="2023-05-25T19:03:00Z">
                              <w:r w:rsidR="00731173">
                                <w:rPr>
                                  <w:rFonts w:asciiTheme="majorHAnsi" w:hAnsiTheme="majorHAnsi" w:cstheme="majorHAnsi"/>
                                  <w:color w:val="000000" w:themeColor="text1"/>
                                  <w:sz w:val="16"/>
                                  <w:szCs w:val="16"/>
                                </w:rPr>
                                <w:t>25</w:t>
                              </w:r>
                            </w:ins>
                            <w:del w:id="11" w:author="Cassandra WALKER [2]" w:date="2023-05-25T19:03:00Z">
                              <w:r w:rsidR="00D23837" w:rsidDel="00731173">
                                <w:rPr>
                                  <w:rFonts w:asciiTheme="majorHAnsi" w:hAnsiTheme="majorHAnsi" w:cstheme="majorHAnsi"/>
                                  <w:color w:val="000000" w:themeColor="text1"/>
                                  <w:sz w:val="16"/>
                                  <w:szCs w:val="16"/>
                                </w:rPr>
                                <w:delText>16</w:delText>
                              </w:r>
                            </w:del>
                            <w:r w:rsidR="00D23837">
                              <w:rPr>
                                <w:rFonts w:asciiTheme="majorHAnsi" w:hAnsiTheme="majorHAnsi" w:cstheme="majorHAnsi"/>
                                <w:color w:val="000000" w:themeColor="text1"/>
                                <w:sz w:val="16"/>
                                <w:szCs w:val="16"/>
                              </w:rPr>
                              <w:t>00</w:t>
                            </w:r>
                            <w:r w:rsidR="00ED4FB2">
                              <w:rPr>
                                <w:rFonts w:asciiTheme="majorHAnsi" w:hAnsiTheme="majorHAnsi" w:cstheme="majorHAnsi"/>
                                <w:color w:val="000000" w:themeColor="text1"/>
                                <w:sz w:val="16"/>
                                <w:szCs w:val="16"/>
                              </w:rPr>
                              <w:t>)</w:t>
                            </w:r>
                            <w:r w:rsidR="00ED4FB2" w:rsidRPr="0023253A">
                              <w:rPr>
                                <w:rFonts w:asciiTheme="majorHAnsi" w:hAnsiTheme="majorHAnsi" w:cstheme="majorHAnsi"/>
                                <w:color w:val="000000" w:themeColor="text1"/>
                                <w:sz w:val="16"/>
                                <w:szCs w:val="16"/>
                              </w:rPr>
                              <w:t xml:space="preserve"> will be randomized into two groups, i.e.,</w:t>
                            </w:r>
                            <w:r w:rsidR="00ED4FB2">
                              <w:rPr>
                                <w:rFonts w:asciiTheme="majorHAnsi" w:hAnsiTheme="majorHAnsi" w:cstheme="majorHAnsi"/>
                                <w:color w:val="000000" w:themeColor="text1"/>
                                <w:sz w:val="16"/>
                                <w:szCs w:val="16"/>
                              </w:rPr>
                              <w:t xml:space="preserve"> </w:t>
                            </w:r>
                            <w:r w:rsidR="00ED4FB2" w:rsidRPr="00D91703">
                              <w:rPr>
                                <w:rFonts w:asciiTheme="majorHAnsi" w:hAnsiTheme="majorHAnsi" w:cstheme="majorHAnsi"/>
                                <w:b/>
                                <w:bCs/>
                                <w:color w:val="000000" w:themeColor="text1"/>
                                <w:sz w:val="16"/>
                                <w:szCs w:val="16"/>
                              </w:rPr>
                              <w:t xml:space="preserve">Control </w:t>
                            </w:r>
                            <w:r w:rsidR="00ED4FB2" w:rsidRPr="0023253A">
                              <w:rPr>
                                <w:rFonts w:asciiTheme="majorHAnsi" w:hAnsiTheme="majorHAnsi" w:cstheme="majorHAnsi"/>
                                <w:b/>
                                <w:color w:val="000000" w:themeColor="text1"/>
                                <w:sz w:val="16"/>
                                <w:szCs w:val="16"/>
                              </w:rPr>
                              <w:t xml:space="preserve">Group </w:t>
                            </w:r>
                            <w:r w:rsidR="00ED4FB2" w:rsidRPr="0023253A">
                              <w:rPr>
                                <w:rFonts w:asciiTheme="majorHAnsi" w:hAnsiTheme="majorHAnsi" w:cstheme="majorHAnsi"/>
                                <w:color w:val="000000" w:themeColor="text1"/>
                                <w:sz w:val="16"/>
                                <w:szCs w:val="16"/>
                              </w:rPr>
                              <w:t xml:space="preserve">and </w:t>
                            </w:r>
                            <w:r w:rsidR="00ED4FB2" w:rsidRPr="00D91703">
                              <w:rPr>
                                <w:rFonts w:asciiTheme="majorHAnsi" w:hAnsiTheme="majorHAnsi" w:cstheme="majorHAnsi"/>
                                <w:b/>
                                <w:bCs/>
                                <w:color w:val="000000" w:themeColor="text1"/>
                                <w:sz w:val="16"/>
                                <w:szCs w:val="16"/>
                              </w:rPr>
                              <w:t>Treated G</w:t>
                            </w:r>
                            <w:r w:rsidR="00ED4FB2" w:rsidRPr="0023253A">
                              <w:rPr>
                                <w:rFonts w:asciiTheme="majorHAnsi" w:hAnsiTheme="majorHAnsi" w:cstheme="majorHAnsi"/>
                                <w:b/>
                                <w:color w:val="000000" w:themeColor="text1"/>
                                <w:sz w:val="16"/>
                                <w:szCs w:val="16"/>
                              </w:rPr>
                              <w:t>roup (</w:t>
                            </w:r>
                            <w:ins w:id="12" w:author="Cassandra WALKER [2]" w:date="2023-05-25T19:03:00Z">
                              <w:r w:rsidR="00731173">
                                <w:rPr>
                                  <w:rFonts w:asciiTheme="majorHAnsi" w:hAnsiTheme="majorHAnsi" w:cstheme="majorHAnsi"/>
                                  <w:b/>
                                  <w:color w:val="000000" w:themeColor="text1"/>
                                  <w:sz w:val="16"/>
                                  <w:szCs w:val="16"/>
                                </w:rPr>
                                <w:t>125</w:t>
                              </w:r>
                            </w:ins>
                            <w:del w:id="13" w:author="Cassandra WALKER [2]" w:date="2023-05-25T19:03:00Z">
                              <w:r w:rsidR="00D23837" w:rsidDel="00731173">
                                <w:rPr>
                                  <w:rFonts w:asciiTheme="majorHAnsi" w:hAnsiTheme="majorHAnsi" w:cstheme="majorHAnsi"/>
                                  <w:b/>
                                  <w:color w:val="000000" w:themeColor="text1"/>
                                  <w:sz w:val="16"/>
                                  <w:szCs w:val="16"/>
                                </w:rPr>
                                <w:delText>80</w:delText>
                              </w:r>
                            </w:del>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Pr>
                                <w:rFonts w:asciiTheme="majorHAnsi" w:hAnsiTheme="majorHAnsi" w:cstheme="majorHAnsi"/>
                                <w:b/>
                                <w:color w:val="000000" w:themeColor="text1"/>
                                <w:sz w:val="16"/>
                                <w:szCs w:val="16"/>
                              </w:rPr>
                              <w:t xml:space="preserve"> per group</w:t>
                            </w:r>
                            <w:r w:rsidR="00ED4FB2" w:rsidRPr="0023253A">
                              <w:rPr>
                                <w:rFonts w:asciiTheme="majorHAnsi" w:hAnsiTheme="majorHAnsi" w:cstheme="majorHAnsi"/>
                                <w:b/>
                                <w:color w:val="000000" w:themeColor="text1"/>
                                <w:sz w:val="16"/>
                                <w:szCs w:val="16"/>
                              </w:rPr>
                              <w:t>)</w:t>
                            </w:r>
                            <w:r w:rsidR="00ED4FB2" w:rsidRPr="0023253A">
                              <w:rPr>
                                <w:rFonts w:asciiTheme="majorHAnsi" w:hAnsiTheme="majorHAnsi" w:cstheme="majorHAnsi"/>
                                <w:color w:val="000000" w:themeColor="text1"/>
                                <w:sz w:val="16"/>
                                <w:szCs w:val="16"/>
                              </w:rPr>
                              <w:t xml:space="preserve">. The </w:t>
                            </w:r>
                            <w:r w:rsidR="00F61383">
                              <w:rPr>
                                <w:rFonts w:asciiTheme="majorHAnsi" w:hAnsiTheme="majorHAnsi" w:cstheme="majorHAnsi"/>
                                <w:color w:val="000000" w:themeColor="text1"/>
                                <w:sz w:val="16"/>
                                <w:szCs w:val="16"/>
                              </w:rPr>
                              <w:t xml:space="preserve">two </w:t>
                            </w:r>
                            <w:r w:rsidR="0005302C">
                              <w:rPr>
                                <w:rFonts w:asciiTheme="majorHAnsi" w:hAnsiTheme="majorHAnsi" w:cstheme="majorHAnsi"/>
                                <w:color w:val="000000" w:themeColor="text1"/>
                                <w:sz w:val="16"/>
                                <w:szCs w:val="16"/>
                              </w:rPr>
                              <w:t xml:space="preserve">groups </w:t>
                            </w:r>
                            <w:r w:rsidR="00CE5FC8">
                              <w:rPr>
                                <w:rFonts w:asciiTheme="majorHAnsi" w:hAnsiTheme="majorHAnsi" w:cstheme="majorHAnsi"/>
                                <w:color w:val="000000" w:themeColor="text1"/>
                                <w:sz w:val="16"/>
                                <w:szCs w:val="16"/>
                              </w:rPr>
                              <w:t xml:space="preserve">would be </w:t>
                            </w:r>
                            <w:r w:rsidR="00CE5FC8" w:rsidRPr="0023253A">
                              <w:rPr>
                                <w:rFonts w:asciiTheme="majorHAnsi" w:hAnsiTheme="majorHAnsi" w:cstheme="majorHAnsi"/>
                                <w:color w:val="000000" w:themeColor="text1"/>
                                <w:sz w:val="16"/>
                                <w:szCs w:val="16"/>
                              </w:rPr>
                              <w:t>interview</w:t>
                            </w:r>
                            <w:r w:rsidR="00CE5FC8">
                              <w:rPr>
                                <w:rFonts w:asciiTheme="majorHAnsi" w:hAnsiTheme="majorHAnsi" w:cstheme="majorHAnsi"/>
                                <w:color w:val="000000" w:themeColor="text1"/>
                                <w:sz w:val="16"/>
                                <w:szCs w:val="16"/>
                              </w:rPr>
                              <w:t>ed</w:t>
                            </w:r>
                            <w:r w:rsidR="00ED4FB2" w:rsidRPr="0023253A">
                              <w:rPr>
                                <w:rFonts w:asciiTheme="majorHAnsi" w:hAnsiTheme="majorHAnsi" w:cstheme="majorHAnsi"/>
                                <w:color w:val="000000" w:themeColor="text1"/>
                                <w:sz w:val="16"/>
                                <w:szCs w:val="16"/>
                              </w:rPr>
                              <w:t xml:space="preserve"> </w:t>
                            </w:r>
                            <w:r w:rsidR="00ED4FB2">
                              <w:rPr>
                                <w:rFonts w:asciiTheme="majorHAnsi" w:hAnsiTheme="majorHAnsi" w:cstheme="majorHAnsi"/>
                                <w:color w:val="000000" w:themeColor="text1"/>
                                <w:sz w:val="16"/>
                                <w:szCs w:val="16"/>
                              </w:rPr>
                              <w:t>simultaneous</w:t>
                            </w:r>
                            <w:ins w:id="14" w:author="Cassandra WALKER [2]" w:date="2023-05-25T19:03:00Z">
                              <w:r w:rsidR="00731173">
                                <w:rPr>
                                  <w:rFonts w:asciiTheme="majorHAnsi" w:hAnsiTheme="majorHAnsi" w:cstheme="majorHAnsi"/>
                                  <w:color w:val="000000" w:themeColor="text1"/>
                                  <w:sz w:val="16"/>
                                  <w:szCs w:val="16"/>
                                </w:rPr>
                                <w:t>ly</w:t>
                              </w:r>
                            </w:ins>
                            <w:r w:rsidR="00ED4FB2" w:rsidRPr="0023253A">
                              <w:rPr>
                                <w:rFonts w:asciiTheme="majorHAnsi" w:hAnsiTheme="majorHAnsi" w:cstheme="majorHAnsi"/>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49550" id="Speech Bubble: Rectangle with Corners Rounded 1" o:spid="_x0000_s1031" type="#_x0000_t62" style="position:absolute;left:0;text-align:left;margin-left:209.5pt;margin-top:178.9pt;width:214.75pt;height: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" adj="-6448,16486" fillcolor="white [3201]" strokecolor="#5b9bd5 [3208]" strokeweight="1pt">
                <v:textbox>
                  <w:txbxContent>
                    <w:p w14:paraId="048221C9" w14:textId="0A4BEC1B" w:rsidR="00ED4FB2" w:rsidRPr="0024437A" w:rsidRDefault="00C95040" w:rsidP="00ED4FB2">
                      <w:pPr>
                        <w:rPr>
                          <w:rFonts w:asciiTheme="majorHAnsi" w:hAnsiTheme="majorHAnsi" w:cstheme="majorHAnsi"/>
                          <w:sz w:val="18"/>
                          <w:szCs w:val="18"/>
                        </w:rPr>
                      </w:pPr>
                      <w:r>
                        <w:rPr>
                          <w:rFonts w:asciiTheme="majorHAnsi" w:hAnsiTheme="majorHAnsi" w:cstheme="majorHAnsi"/>
                          <w:color w:val="000000" w:themeColor="text1"/>
                          <w:sz w:val="16"/>
                          <w:szCs w:val="16"/>
                        </w:rPr>
                        <w:t xml:space="preserve">Collate a list </w:t>
                      </w:r>
                      <w:r w:rsidR="00A16CCA">
                        <w:rPr>
                          <w:rFonts w:asciiTheme="majorHAnsi" w:hAnsiTheme="majorHAnsi" w:cstheme="majorHAnsi"/>
                          <w:color w:val="000000" w:themeColor="text1"/>
                          <w:sz w:val="16"/>
                          <w:szCs w:val="16"/>
                        </w:rPr>
                        <w:t>at the villages and randomly select a minimum of</w:t>
                      </w:r>
                      <w:r w:rsidR="00ED4FB2" w:rsidRPr="0023253A">
                        <w:rPr>
                          <w:rFonts w:asciiTheme="majorHAnsi" w:hAnsiTheme="majorHAnsi" w:cstheme="majorHAnsi"/>
                          <w:b/>
                          <w:color w:val="000000" w:themeColor="text1"/>
                          <w:sz w:val="16"/>
                          <w:szCs w:val="16"/>
                        </w:rPr>
                        <w:t xml:space="preserve"> </w:t>
                      </w:r>
                      <w:ins w:id="15" w:author="Cassandra WALKER [2]" w:date="2023-05-25T19:03:00Z">
                        <w:r w:rsidR="00731173">
                          <w:rPr>
                            <w:rFonts w:asciiTheme="majorHAnsi" w:hAnsiTheme="majorHAnsi" w:cstheme="majorHAnsi"/>
                            <w:b/>
                            <w:color w:val="000000" w:themeColor="text1"/>
                            <w:sz w:val="16"/>
                            <w:szCs w:val="16"/>
                          </w:rPr>
                          <w:t>10</w:t>
                        </w:r>
                      </w:ins>
                      <w:del w:id="16" w:author="Cassandra WALKER [2]" w:date="2023-05-25T19:03:00Z">
                        <w:r w:rsidR="00D23837" w:rsidDel="00731173">
                          <w:rPr>
                            <w:rFonts w:asciiTheme="majorHAnsi" w:hAnsiTheme="majorHAnsi" w:cstheme="majorHAnsi"/>
                            <w:b/>
                            <w:color w:val="000000" w:themeColor="text1"/>
                            <w:sz w:val="16"/>
                            <w:szCs w:val="16"/>
                          </w:rPr>
                          <w:delText>8</w:delText>
                        </w:r>
                      </w:del>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per village</w:t>
                      </w:r>
                      <w:r w:rsidR="00ED4FB2" w:rsidRPr="0023253A">
                        <w:rPr>
                          <w:rFonts w:asciiTheme="majorHAnsi" w:hAnsiTheme="majorHAnsi" w:cstheme="majorHAnsi"/>
                          <w:color w:val="000000" w:themeColor="text1"/>
                          <w:sz w:val="16"/>
                          <w:szCs w:val="16"/>
                        </w:rPr>
                        <w:t xml:space="preserve">. </w:t>
                      </w:r>
                      <w:r w:rsidR="00A16CCA">
                        <w:rPr>
                          <w:rFonts w:asciiTheme="majorHAnsi" w:hAnsiTheme="majorHAnsi" w:cstheme="majorHAnsi"/>
                          <w:color w:val="000000" w:themeColor="text1"/>
                          <w:sz w:val="16"/>
                          <w:szCs w:val="16"/>
                        </w:rPr>
                        <w:t xml:space="preserve">The final </w:t>
                      </w:r>
                      <w:r w:rsidR="00ED4FB2" w:rsidRPr="0023253A">
                        <w:rPr>
                          <w:rFonts w:asciiTheme="majorHAnsi" w:hAnsiTheme="majorHAnsi" w:cstheme="majorHAnsi"/>
                          <w:color w:val="000000" w:themeColor="text1"/>
                          <w:sz w:val="16"/>
                          <w:szCs w:val="16"/>
                        </w:rPr>
                        <w:t>sampled households</w:t>
                      </w:r>
                      <w:r w:rsidR="00ED4FB2">
                        <w:rPr>
                          <w:rFonts w:asciiTheme="majorHAnsi" w:hAnsiTheme="majorHAnsi" w:cstheme="majorHAnsi"/>
                          <w:color w:val="000000" w:themeColor="text1"/>
                          <w:sz w:val="16"/>
                          <w:szCs w:val="16"/>
                        </w:rPr>
                        <w:t xml:space="preserve"> (</w:t>
                      </w:r>
                      <w:ins w:id="17" w:author="Cassandra WALKER [2]" w:date="2023-05-25T19:03:00Z">
                        <w:r w:rsidR="00731173">
                          <w:rPr>
                            <w:rFonts w:asciiTheme="majorHAnsi" w:hAnsiTheme="majorHAnsi" w:cstheme="majorHAnsi"/>
                            <w:color w:val="000000" w:themeColor="text1"/>
                            <w:sz w:val="16"/>
                            <w:szCs w:val="16"/>
                          </w:rPr>
                          <w:t>25</w:t>
                        </w:r>
                      </w:ins>
                      <w:del w:id="18" w:author="Cassandra WALKER [2]" w:date="2023-05-25T19:03:00Z">
                        <w:r w:rsidR="00D23837" w:rsidDel="00731173">
                          <w:rPr>
                            <w:rFonts w:asciiTheme="majorHAnsi" w:hAnsiTheme="majorHAnsi" w:cstheme="majorHAnsi"/>
                            <w:color w:val="000000" w:themeColor="text1"/>
                            <w:sz w:val="16"/>
                            <w:szCs w:val="16"/>
                          </w:rPr>
                          <w:delText>16</w:delText>
                        </w:r>
                      </w:del>
                      <w:r w:rsidR="00D23837">
                        <w:rPr>
                          <w:rFonts w:asciiTheme="majorHAnsi" w:hAnsiTheme="majorHAnsi" w:cstheme="majorHAnsi"/>
                          <w:color w:val="000000" w:themeColor="text1"/>
                          <w:sz w:val="16"/>
                          <w:szCs w:val="16"/>
                        </w:rPr>
                        <w:t>00</w:t>
                      </w:r>
                      <w:r w:rsidR="00ED4FB2">
                        <w:rPr>
                          <w:rFonts w:asciiTheme="majorHAnsi" w:hAnsiTheme="majorHAnsi" w:cstheme="majorHAnsi"/>
                          <w:color w:val="000000" w:themeColor="text1"/>
                          <w:sz w:val="16"/>
                          <w:szCs w:val="16"/>
                        </w:rPr>
                        <w:t>)</w:t>
                      </w:r>
                      <w:r w:rsidR="00ED4FB2" w:rsidRPr="0023253A">
                        <w:rPr>
                          <w:rFonts w:asciiTheme="majorHAnsi" w:hAnsiTheme="majorHAnsi" w:cstheme="majorHAnsi"/>
                          <w:color w:val="000000" w:themeColor="text1"/>
                          <w:sz w:val="16"/>
                          <w:szCs w:val="16"/>
                        </w:rPr>
                        <w:t xml:space="preserve"> will be randomized into two groups, i.e.,</w:t>
                      </w:r>
                      <w:r w:rsidR="00ED4FB2">
                        <w:rPr>
                          <w:rFonts w:asciiTheme="majorHAnsi" w:hAnsiTheme="majorHAnsi" w:cstheme="majorHAnsi"/>
                          <w:color w:val="000000" w:themeColor="text1"/>
                          <w:sz w:val="16"/>
                          <w:szCs w:val="16"/>
                        </w:rPr>
                        <w:t xml:space="preserve"> </w:t>
                      </w:r>
                      <w:r w:rsidR="00ED4FB2" w:rsidRPr="00D91703">
                        <w:rPr>
                          <w:rFonts w:asciiTheme="majorHAnsi" w:hAnsiTheme="majorHAnsi" w:cstheme="majorHAnsi"/>
                          <w:b/>
                          <w:bCs/>
                          <w:color w:val="000000" w:themeColor="text1"/>
                          <w:sz w:val="16"/>
                          <w:szCs w:val="16"/>
                        </w:rPr>
                        <w:t xml:space="preserve">Control </w:t>
                      </w:r>
                      <w:r w:rsidR="00ED4FB2" w:rsidRPr="0023253A">
                        <w:rPr>
                          <w:rFonts w:asciiTheme="majorHAnsi" w:hAnsiTheme="majorHAnsi" w:cstheme="majorHAnsi"/>
                          <w:b/>
                          <w:color w:val="000000" w:themeColor="text1"/>
                          <w:sz w:val="16"/>
                          <w:szCs w:val="16"/>
                        </w:rPr>
                        <w:t xml:space="preserve">Group </w:t>
                      </w:r>
                      <w:r w:rsidR="00ED4FB2" w:rsidRPr="0023253A">
                        <w:rPr>
                          <w:rFonts w:asciiTheme="majorHAnsi" w:hAnsiTheme="majorHAnsi" w:cstheme="majorHAnsi"/>
                          <w:color w:val="000000" w:themeColor="text1"/>
                          <w:sz w:val="16"/>
                          <w:szCs w:val="16"/>
                        </w:rPr>
                        <w:t xml:space="preserve">and </w:t>
                      </w:r>
                      <w:r w:rsidR="00ED4FB2" w:rsidRPr="00D91703">
                        <w:rPr>
                          <w:rFonts w:asciiTheme="majorHAnsi" w:hAnsiTheme="majorHAnsi" w:cstheme="majorHAnsi"/>
                          <w:b/>
                          <w:bCs/>
                          <w:color w:val="000000" w:themeColor="text1"/>
                          <w:sz w:val="16"/>
                          <w:szCs w:val="16"/>
                        </w:rPr>
                        <w:t>Treated G</w:t>
                      </w:r>
                      <w:r w:rsidR="00ED4FB2" w:rsidRPr="0023253A">
                        <w:rPr>
                          <w:rFonts w:asciiTheme="majorHAnsi" w:hAnsiTheme="majorHAnsi" w:cstheme="majorHAnsi"/>
                          <w:b/>
                          <w:color w:val="000000" w:themeColor="text1"/>
                          <w:sz w:val="16"/>
                          <w:szCs w:val="16"/>
                        </w:rPr>
                        <w:t>roup (</w:t>
                      </w:r>
                      <w:ins w:id="19" w:author="Cassandra WALKER [2]" w:date="2023-05-25T19:03:00Z">
                        <w:r w:rsidR="00731173">
                          <w:rPr>
                            <w:rFonts w:asciiTheme="majorHAnsi" w:hAnsiTheme="majorHAnsi" w:cstheme="majorHAnsi"/>
                            <w:b/>
                            <w:color w:val="000000" w:themeColor="text1"/>
                            <w:sz w:val="16"/>
                            <w:szCs w:val="16"/>
                          </w:rPr>
                          <w:t>125</w:t>
                        </w:r>
                      </w:ins>
                      <w:del w:id="20" w:author="Cassandra WALKER [2]" w:date="2023-05-25T19:03:00Z">
                        <w:r w:rsidR="00D23837" w:rsidDel="00731173">
                          <w:rPr>
                            <w:rFonts w:asciiTheme="majorHAnsi" w:hAnsiTheme="majorHAnsi" w:cstheme="majorHAnsi"/>
                            <w:b/>
                            <w:color w:val="000000" w:themeColor="text1"/>
                            <w:sz w:val="16"/>
                            <w:szCs w:val="16"/>
                          </w:rPr>
                          <w:delText>80</w:delText>
                        </w:r>
                      </w:del>
                      <w:r w:rsidR="00D23837">
                        <w:rPr>
                          <w:rFonts w:asciiTheme="majorHAnsi" w:hAnsiTheme="majorHAnsi" w:cstheme="majorHAnsi"/>
                          <w:b/>
                          <w:color w:val="000000" w:themeColor="text1"/>
                          <w:sz w:val="16"/>
                          <w:szCs w:val="16"/>
                        </w:rPr>
                        <w:t>0</w:t>
                      </w:r>
                      <w:r w:rsidR="00D23837" w:rsidRPr="0023253A">
                        <w:rPr>
                          <w:rFonts w:asciiTheme="majorHAnsi" w:hAnsiTheme="majorHAnsi" w:cstheme="majorHAnsi"/>
                          <w:b/>
                          <w:color w:val="000000" w:themeColor="text1"/>
                          <w:sz w:val="16"/>
                          <w:szCs w:val="16"/>
                        </w:rPr>
                        <w:t xml:space="preserve"> </w:t>
                      </w:r>
                      <w:r w:rsidR="00ED4FB2" w:rsidRPr="0023253A">
                        <w:rPr>
                          <w:rFonts w:asciiTheme="majorHAnsi" w:hAnsiTheme="majorHAnsi" w:cstheme="majorHAnsi"/>
                          <w:b/>
                          <w:color w:val="000000" w:themeColor="text1"/>
                          <w:sz w:val="16"/>
                          <w:szCs w:val="16"/>
                        </w:rPr>
                        <w:t>households</w:t>
                      </w:r>
                      <w:r w:rsidR="00ED4FB2">
                        <w:rPr>
                          <w:rFonts w:asciiTheme="majorHAnsi" w:hAnsiTheme="majorHAnsi" w:cstheme="majorHAnsi"/>
                          <w:b/>
                          <w:color w:val="000000" w:themeColor="text1"/>
                          <w:sz w:val="16"/>
                          <w:szCs w:val="16"/>
                        </w:rPr>
                        <w:t xml:space="preserve"> per group</w:t>
                      </w:r>
                      <w:r w:rsidR="00ED4FB2" w:rsidRPr="0023253A">
                        <w:rPr>
                          <w:rFonts w:asciiTheme="majorHAnsi" w:hAnsiTheme="majorHAnsi" w:cstheme="majorHAnsi"/>
                          <w:b/>
                          <w:color w:val="000000" w:themeColor="text1"/>
                          <w:sz w:val="16"/>
                          <w:szCs w:val="16"/>
                        </w:rPr>
                        <w:t>)</w:t>
                      </w:r>
                      <w:r w:rsidR="00ED4FB2" w:rsidRPr="0023253A">
                        <w:rPr>
                          <w:rFonts w:asciiTheme="majorHAnsi" w:hAnsiTheme="majorHAnsi" w:cstheme="majorHAnsi"/>
                          <w:color w:val="000000" w:themeColor="text1"/>
                          <w:sz w:val="16"/>
                          <w:szCs w:val="16"/>
                        </w:rPr>
                        <w:t xml:space="preserve">. The </w:t>
                      </w:r>
                      <w:r w:rsidR="00F61383">
                        <w:rPr>
                          <w:rFonts w:asciiTheme="majorHAnsi" w:hAnsiTheme="majorHAnsi" w:cstheme="majorHAnsi"/>
                          <w:color w:val="000000" w:themeColor="text1"/>
                          <w:sz w:val="16"/>
                          <w:szCs w:val="16"/>
                        </w:rPr>
                        <w:t xml:space="preserve">two </w:t>
                      </w:r>
                      <w:r w:rsidR="0005302C">
                        <w:rPr>
                          <w:rFonts w:asciiTheme="majorHAnsi" w:hAnsiTheme="majorHAnsi" w:cstheme="majorHAnsi"/>
                          <w:color w:val="000000" w:themeColor="text1"/>
                          <w:sz w:val="16"/>
                          <w:szCs w:val="16"/>
                        </w:rPr>
                        <w:t xml:space="preserve">groups </w:t>
                      </w:r>
                      <w:r w:rsidR="00CE5FC8">
                        <w:rPr>
                          <w:rFonts w:asciiTheme="majorHAnsi" w:hAnsiTheme="majorHAnsi" w:cstheme="majorHAnsi"/>
                          <w:color w:val="000000" w:themeColor="text1"/>
                          <w:sz w:val="16"/>
                          <w:szCs w:val="16"/>
                        </w:rPr>
                        <w:t xml:space="preserve">would be </w:t>
                      </w:r>
                      <w:r w:rsidR="00CE5FC8" w:rsidRPr="0023253A">
                        <w:rPr>
                          <w:rFonts w:asciiTheme="majorHAnsi" w:hAnsiTheme="majorHAnsi" w:cstheme="majorHAnsi"/>
                          <w:color w:val="000000" w:themeColor="text1"/>
                          <w:sz w:val="16"/>
                          <w:szCs w:val="16"/>
                        </w:rPr>
                        <w:t>interview</w:t>
                      </w:r>
                      <w:r w:rsidR="00CE5FC8">
                        <w:rPr>
                          <w:rFonts w:asciiTheme="majorHAnsi" w:hAnsiTheme="majorHAnsi" w:cstheme="majorHAnsi"/>
                          <w:color w:val="000000" w:themeColor="text1"/>
                          <w:sz w:val="16"/>
                          <w:szCs w:val="16"/>
                        </w:rPr>
                        <w:t>ed</w:t>
                      </w:r>
                      <w:r w:rsidR="00ED4FB2" w:rsidRPr="0023253A">
                        <w:rPr>
                          <w:rFonts w:asciiTheme="majorHAnsi" w:hAnsiTheme="majorHAnsi" w:cstheme="majorHAnsi"/>
                          <w:color w:val="000000" w:themeColor="text1"/>
                          <w:sz w:val="16"/>
                          <w:szCs w:val="16"/>
                        </w:rPr>
                        <w:t xml:space="preserve"> </w:t>
                      </w:r>
                      <w:r w:rsidR="00ED4FB2">
                        <w:rPr>
                          <w:rFonts w:asciiTheme="majorHAnsi" w:hAnsiTheme="majorHAnsi" w:cstheme="majorHAnsi"/>
                          <w:color w:val="000000" w:themeColor="text1"/>
                          <w:sz w:val="16"/>
                          <w:szCs w:val="16"/>
                        </w:rPr>
                        <w:t>simultaneous</w:t>
                      </w:r>
                      <w:ins w:id="21" w:author="Cassandra WALKER [2]" w:date="2023-05-25T19:03:00Z">
                        <w:r w:rsidR="00731173">
                          <w:rPr>
                            <w:rFonts w:asciiTheme="majorHAnsi" w:hAnsiTheme="majorHAnsi" w:cstheme="majorHAnsi"/>
                            <w:color w:val="000000" w:themeColor="text1"/>
                            <w:sz w:val="16"/>
                            <w:szCs w:val="16"/>
                          </w:rPr>
                          <w:t>ly</w:t>
                        </w:r>
                      </w:ins>
                      <w:r w:rsidR="00ED4FB2" w:rsidRPr="0023253A">
                        <w:rPr>
                          <w:rFonts w:asciiTheme="majorHAnsi" w:hAnsiTheme="majorHAnsi" w:cstheme="majorHAnsi"/>
                          <w:color w:val="000000" w:themeColor="text1"/>
                          <w:sz w:val="16"/>
                          <w:szCs w:val="16"/>
                        </w:rPr>
                        <w:t>.</w:t>
                      </w:r>
                    </w:p>
                  </w:txbxContent>
                </v:textbox>
              </v:shape>
            </w:pict>
          </mc:Fallback>
        </mc:AlternateContent>
      </w:r>
      <w:r w:rsidR="00864000" w:rsidRPr="00AB2997">
        <w:rPr>
          <w:rFonts w:ascii="Arial" w:hAnsi="Arial" w:cs="Arial"/>
          <w:noProof/>
          <w:lang w:val="de-DE" w:eastAsia="de-DE"/>
        </w:rPr>
        <mc:AlternateContent>
          <mc:Choice Requires="wpg">
            <w:drawing>
              <wp:inline distT="0" distB="0" distL="0" distR="0" wp14:anchorId="3E9C4C70" wp14:editId="4C882EAA">
                <wp:extent cx="5398935" cy="4174435"/>
                <wp:effectExtent l="0" t="0" r="11430" b="17145"/>
                <wp:docPr id="7" name="Group 7"/>
                <wp:cNvGraphicFramePr/>
                <a:graphic xmlns:a="http://schemas.openxmlformats.org/drawingml/2006/main">
                  <a:graphicData uri="http://schemas.microsoft.com/office/word/2010/wordprocessingGroup">
                    <wpg:wgp>
                      <wpg:cNvGrpSpPr/>
                      <wpg:grpSpPr>
                        <a:xfrm>
                          <a:off x="0" y="0"/>
                          <a:ext cx="5398935" cy="4174435"/>
                          <a:chOff x="127379" y="-99312"/>
                          <a:chExt cx="5088744" cy="4378821"/>
                        </a:xfrm>
                      </wpg:grpSpPr>
                      <wps:wsp>
                        <wps:cNvPr id="19" name="Text Box 19"/>
                        <wps:cNvSpPr txBox="1"/>
                        <wps:spPr>
                          <a:xfrm>
                            <a:off x="262276" y="2606108"/>
                            <a:ext cx="1596325" cy="558521"/>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2B40559E" w14:textId="77777777" w:rsidR="00864000" w:rsidRPr="00E85BD2" w:rsidRDefault="00864000" w:rsidP="00864000">
                              <w:pPr>
                                <w:spacing w:after="80"/>
                                <w:jc w:val="center"/>
                                <w:rPr>
                                  <w:rFonts w:cstheme="minorHAnsi"/>
                                  <w:b/>
                                  <w:bCs/>
                                </w:rPr>
                              </w:pPr>
                              <w:r w:rsidRPr="00E85BD2">
                                <w:rPr>
                                  <w:rFonts w:cstheme="minorHAnsi"/>
                                  <w:b/>
                                  <w:bCs/>
                                </w:rPr>
                                <w:t xml:space="preserve">Sampled </w:t>
                              </w:r>
                              <w:r>
                                <w:rPr>
                                  <w:rFonts w:cstheme="minorHAnsi"/>
                                  <w:b/>
                                  <w:bCs/>
                                </w:rPr>
                                <w:t>Households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132641" y="-99312"/>
                            <a:ext cx="1943225" cy="33102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5E2160D1" w14:textId="20CEC902" w:rsidR="00864000" w:rsidRPr="00F55DDF" w:rsidRDefault="00ED4FB2" w:rsidP="00864000">
                              <w:pPr>
                                <w:spacing w:after="80"/>
                                <w:jc w:val="center"/>
                                <w:rPr>
                                  <w:rFonts w:cstheme="minorHAnsi"/>
                                  <w:b/>
                                  <w:bCs/>
                                </w:rPr>
                              </w:pPr>
                              <w:r>
                                <w:rPr>
                                  <w:rFonts w:cstheme="minorHAnsi"/>
                                  <w:b/>
                                  <w:bCs/>
                                </w:rPr>
                                <w:t>C</w:t>
                              </w:r>
                              <w:r w:rsidR="005B0F86">
                                <w:rPr>
                                  <w:rFonts w:cstheme="minorHAnsi"/>
                                  <w:b/>
                                  <w:bCs/>
                                </w:rPr>
                                <w:t xml:space="preserve">entral </w:t>
                              </w:r>
                              <w:r>
                                <w:rPr>
                                  <w:rFonts w:cstheme="minorHAnsi"/>
                                  <w:b/>
                                  <w:bCs/>
                                </w:rPr>
                                <w:t>A</w:t>
                              </w:r>
                              <w:r w:rsidR="005B0F86">
                                <w:rPr>
                                  <w:rFonts w:cstheme="minorHAnsi"/>
                                  <w:b/>
                                  <w:bCs/>
                                </w:rPr>
                                <w:t xml:space="preserve">frican </w:t>
                              </w:r>
                              <w:r>
                                <w:rPr>
                                  <w:rFonts w:cstheme="minorHAnsi"/>
                                  <w:b/>
                                  <w:bCs/>
                                </w:rPr>
                                <w:t>R</w:t>
                              </w:r>
                              <w:r w:rsidR="005B0F86">
                                <w:rPr>
                                  <w:rFonts w:cstheme="minorHAnsi"/>
                                  <w:b/>
                                  <w:bCs/>
                                </w:rPr>
                                <w:t>epublic</w:t>
                              </w:r>
                            </w:p>
                            <w:p w14:paraId="418C2AA3" w14:textId="77777777" w:rsidR="00864000" w:rsidRPr="00F55DDF" w:rsidRDefault="00864000" w:rsidP="00864000">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394C7A98" w14:textId="77777777" w:rsidR="00864000" w:rsidRPr="00F55DDF" w:rsidRDefault="00864000" w:rsidP="00864000">
                              <w:pPr>
                                <w:spacing w:after="80"/>
                                <w:jc w:val="center"/>
                                <w:rPr>
                                  <w:rFonts w:asciiTheme="majorHAnsi" w:hAnsiTheme="majorHAnsi" w:cstheme="maj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Arrow: Up 24"/>
                        <wps:cNvSpPr/>
                        <wps:spPr>
                          <a:xfrm rot="10800000">
                            <a:off x="906621" y="231761"/>
                            <a:ext cx="242715" cy="313469"/>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Arrow: Up 25"/>
                        <wps:cNvSpPr/>
                        <wps:spPr>
                          <a:xfrm rot="10800000">
                            <a:off x="914576" y="891852"/>
                            <a:ext cx="252071" cy="327694"/>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Text Box 26"/>
                        <wps:cNvSpPr txBox="1"/>
                        <wps:spPr>
                          <a:xfrm>
                            <a:off x="132649" y="1219556"/>
                            <a:ext cx="1916635" cy="33655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4607E8B8" w14:textId="2E4C7052" w:rsidR="00864000" w:rsidRPr="00E85BD2" w:rsidRDefault="007C734B" w:rsidP="00864000">
                              <w:pPr>
                                <w:spacing w:after="80"/>
                                <w:jc w:val="center"/>
                                <w:rPr>
                                  <w:rFonts w:cstheme="minorHAnsi"/>
                                  <w:b/>
                                  <w:bCs/>
                                </w:rPr>
                              </w:pPr>
                              <w:r>
                                <w:rPr>
                                  <w:rFonts w:cstheme="minorHAnsi"/>
                                  <w:b/>
                                  <w:bCs/>
                                </w:rPr>
                                <w:t>Commune</w:t>
                              </w:r>
                              <w:r w:rsidR="00601D74">
                                <w:rPr>
                                  <w:rFonts w:cstheme="minorHAnsi"/>
                                  <w:b/>
                                  <w:bC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Arrow: Up 27"/>
                        <wps:cNvSpPr/>
                        <wps:spPr>
                          <a:xfrm rot="10800000">
                            <a:off x="935662" y="1556114"/>
                            <a:ext cx="236721" cy="322621"/>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27379" y="554151"/>
                            <a:ext cx="1907959" cy="338190"/>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3877A9F8" w14:textId="317A91FC" w:rsidR="00864000" w:rsidRPr="00E85BD2" w:rsidRDefault="005D3E81" w:rsidP="00864000">
                              <w:pPr>
                                <w:spacing w:after="80"/>
                                <w:jc w:val="center"/>
                                <w:rPr>
                                  <w:rFonts w:cstheme="minorHAnsi"/>
                                  <w:b/>
                                  <w:bCs/>
                                </w:rPr>
                              </w:pPr>
                              <w:r>
                                <w:rPr>
                                  <w:rFonts w:cstheme="minorHAnsi"/>
                                  <w:b/>
                                  <w:bCs/>
                                </w:rPr>
                                <w:t>Admin</w:t>
                              </w:r>
                              <w:r w:rsidR="004D274C">
                                <w:rPr>
                                  <w:rFonts w:cstheme="minorHAnsi"/>
                                  <w:b/>
                                  <w:bCs/>
                                </w:rPr>
                                <w:t>1/Prefectures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127380" y="1888005"/>
                            <a:ext cx="1948818" cy="353567"/>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61C061BD" w14:textId="74BB46E7" w:rsidR="00864000" w:rsidRPr="00E85BD2" w:rsidRDefault="00774981" w:rsidP="00864000">
                              <w:pPr>
                                <w:spacing w:after="80"/>
                                <w:jc w:val="center"/>
                                <w:rPr>
                                  <w:rFonts w:cstheme="minorHAnsi"/>
                                  <w:b/>
                                  <w:bCs/>
                                </w:rPr>
                              </w:pPr>
                              <w:r>
                                <w:rPr>
                                  <w:rFonts w:cstheme="minorHAnsi"/>
                                  <w:b/>
                                  <w:bCs/>
                                </w:rPr>
                                <w:t>Admin5-</w:t>
                              </w:r>
                              <w:r w:rsidR="007C734B">
                                <w:rPr>
                                  <w:rFonts w:cstheme="minorHAnsi"/>
                                  <w:b/>
                                  <w:bCs/>
                                </w:rPr>
                                <w:t>Village</w:t>
                              </w:r>
                              <w:r w:rsidR="00601D74">
                                <w:rPr>
                                  <w:rFonts w:cstheme="minorHAnsi"/>
                                  <w:b/>
                                  <w:bCs/>
                                </w:rPr>
                                <w:t>s</w:t>
                              </w:r>
                              <w:r w:rsidR="007C734B">
                                <w:rPr>
                                  <w:rFonts w:cstheme="minorHAnsi"/>
                                  <w:b/>
                                  <w:bCs/>
                                </w:rPr>
                                <w:t xml:space="preserve"> </w:t>
                              </w:r>
                              <w:r w:rsidR="00864000" w:rsidRPr="00E85BD2">
                                <w:rPr>
                                  <w:rFonts w:cstheme="minorHAnsi"/>
                                  <w:b/>
                                  <w:bCs/>
                                </w:rPr>
                                <w:t>Villages/</w:t>
                              </w:r>
                              <w:r w:rsidR="00864000">
                                <w:rPr>
                                  <w:rFonts w:cstheme="minorHAnsi"/>
                                  <w:b/>
                                  <w:bCs/>
                                </w:rPr>
                                <w:t>C</w:t>
                              </w:r>
                              <w:r w:rsidR="00864000" w:rsidRPr="00E85BD2">
                                <w:rPr>
                                  <w:rFonts w:cstheme="minorHAnsi"/>
                                  <w:b/>
                                  <w:bCs/>
                                </w:rPr>
                                <w:t>ommunities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Arrow: Up 33"/>
                        <wps:cNvSpPr/>
                        <wps:spPr>
                          <a:xfrm rot="10800000">
                            <a:off x="940648" y="2241246"/>
                            <a:ext cx="245798" cy="352546"/>
                          </a:xfrm>
                          <a:prstGeom prst="upArrow">
                            <a:avLst/>
                          </a:prstGeom>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peech Bubble: Rectangle with Corners Rounded 34"/>
                        <wps:cNvSpPr/>
                        <wps:spPr>
                          <a:xfrm>
                            <a:off x="2579915" y="-66916"/>
                            <a:ext cx="2636208" cy="584803"/>
                          </a:xfrm>
                          <a:prstGeom prst="wedgeRoundRectCallout">
                            <a:avLst>
                              <a:gd name="adj1" fmla="val -70886"/>
                              <a:gd name="adj2" fmla="val 68918"/>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3E48AE06" w14:textId="77777777" w:rsidR="00864000" w:rsidRPr="0023253A" w:rsidRDefault="00864000" w:rsidP="0086400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Simple random sampling to select </w:t>
                              </w:r>
                              <w:r w:rsidRPr="00F56578">
                                <w:rPr>
                                  <w:rFonts w:asciiTheme="majorHAnsi" w:hAnsiTheme="majorHAnsi" w:cstheme="majorHAnsi"/>
                                  <w:b/>
                                  <w:bCs/>
                                  <w:color w:val="000000" w:themeColor="text1"/>
                                  <w:sz w:val="16"/>
                                  <w:szCs w:val="16"/>
                                </w:rPr>
                                <w:t xml:space="preserve">at least 2 regions /livelihood zones </w:t>
                              </w:r>
                              <w:r w:rsidRPr="0023253A">
                                <w:rPr>
                                  <w:rFonts w:asciiTheme="majorHAnsi" w:hAnsiTheme="majorHAnsi" w:cstheme="majorHAnsi"/>
                                  <w:color w:val="000000" w:themeColor="text1"/>
                                  <w:sz w:val="16"/>
                                  <w:szCs w:val="16"/>
                                </w:rPr>
                                <w:t>based on the food security situation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Speech Bubble: Rectangle with Corners Rounded 37"/>
                        <wps:cNvSpPr/>
                        <wps:spPr>
                          <a:xfrm>
                            <a:off x="2602970" y="1516746"/>
                            <a:ext cx="2604999" cy="610796"/>
                          </a:xfrm>
                          <a:prstGeom prst="wedgeRoundRectCallout">
                            <a:avLst>
                              <a:gd name="adj1" fmla="val -70928"/>
                              <a:gd name="adj2" fmla="val 56642"/>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5D4268C2" w14:textId="223A3E79" w:rsidR="00864000" w:rsidRPr="0023253A" w:rsidRDefault="00864000" w:rsidP="0086400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w:t>
                              </w:r>
                              <w:r w:rsidR="0037574E">
                                <w:rPr>
                                  <w:rFonts w:asciiTheme="majorHAnsi" w:hAnsiTheme="majorHAnsi" w:cstheme="majorHAnsi"/>
                                  <w:color w:val="000000" w:themeColor="text1"/>
                                  <w:sz w:val="16"/>
                                  <w:szCs w:val="16"/>
                                </w:rPr>
                                <w:t>villages</w:t>
                              </w:r>
                              <w:r w:rsidR="0037574E" w:rsidRPr="0023253A">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within the </w:t>
                              </w:r>
                              <w:r w:rsidR="00C95040">
                                <w:rPr>
                                  <w:rFonts w:asciiTheme="majorHAnsi" w:hAnsiTheme="majorHAnsi" w:cstheme="majorHAnsi"/>
                                  <w:color w:val="000000" w:themeColor="text1"/>
                                  <w:sz w:val="16"/>
                                  <w:szCs w:val="16"/>
                                </w:rPr>
                                <w:t>selected communes</w:t>
                              </w:r>
                              <w:r w:rsidR="00907871" w:rsidRPr="0023253A">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and randomly select </w:t>
                              </w:r>
                              <w:r w:rsidRPr="0023253A">
                                <w:rPr>
                                  <w:rFonts w:asciiTheme="majorHAnsi" w:hAnsiTheme="majorHAnsi" w:cstheme="majorHAnsi"/>
                                  <w:b/>
                                  <w:color w:val="000000" w:themeColor="text1"/>
                                  <w:sz w:val="16"/>
                                  <w:szCs w:val="16"/>
                                </w:rPr>
                                <w:t>2</w:t>
                              </w:r>
                              <w:ins w:id="22" w:author="Cassandra WALKER [2]" w:date="2023-05-25T19:03:00Z">
                                <w:r w:rsidR="00731173">
                                  <w:rPr>
                                    <w:rFonts w:asciiTheme="majorHAnsi" w:hAnsiTheme="majorHAnsi" w:cstheme="majorHAnsi"/>
                                    <w:b/>
                                    <w:color w:val="000000" w:themeColor="text1"/>
                                    <w:sz w:val="16"/>
                                    <w:szCs w:val="16"/>
                                  </w:rPr>
                                  <w:t>5</w:t>
                                </w:r>
                              </w:ins>
                              <w:del w:id="23" w:author="Cassandra WALKER [2]" w:date="2023-05-25T19:03:00Z">
                                <w:r w:rsidRPr="0023253A" w:rsidDel="00731173">
                                  <w:rPr>
                                    <w:rFonts w:asciiTheme="majorHAnsi" w:hAnsiTheme="majorHAnsi" w:cstheme="majorHAnsi"/>
                                    <w:b/>
                                    <w:color w:val="000000" w:themeColor="text1"/>
                                    <w:sz w:val="16"/>
                                    <w:szCs w:val="16"/>
                                  </w:rPr>
                                  <w:delText>0</w:delText>
                                </w:r>
                              </w:del>
                              <w:r>
                                <w:rPr>
                                  <w:rFonts w:asciiTheme="majorHAnsi" w:hAnsiTheme="majorHAnsi" w:cstheme="majorHAnsi"/>
                                  <w:b/>
                                  <w:color w:val="000000" w:themeColor="text1"/>
                                  <w:sz w:val="16"/>
                                  <w:szCs w:val="16"/>
                                </w:rPr>
                                <w:t xml:space="preserve"> </w:t>
                              </w:r>
                              <w:r w:rsidR="009548AC">
                                <w:rPr>
                                  <w:rFonts w:asciiTheme="majorHAnsi" w:hAnsiTheme="majorHAnsi" w:cstheme="majorHAnsi"/>
                                  <w:b/>
                                  <w:color w:val="000000" w:themeColor="text1"/>
                                  <w:sz w:val="16"/>
                                  <w:szCs w:val="16"/>
                                </w:rPr>
                                <w:t xml:space="preserve">villages </w:t>
                              </w:r>
                              <w:r w:rsidR="00C95040">
                                <w:rPr>
                                  <w:rFonts w:asciiTheme="majorHAnsi" w:hAnsiTheme="majorHAnsi" w:cstheme="majorHAnsi"/>
                                  <w:b/>
                                  <w:color w:val="000000" w:themeColor="text1"/>
                                  <w:sz w:val="16"/>
                                  <w:szCs w:val="16"/>
                                </w:rPr>
                                <w:t xml:space="preserve">as </w:t>
                              </w:r>
                              <w:r w:rsidR="009548AC">
                                <w:rPr>
                                  <w:rFonts w:asciiTheme="majorHAnsi" w:hAnsiTheme="majorHAnsi" w:cstheme="majorHAnsi"/>
                                  <w:b/>
                                  <w:color w:val="000000" w:themeColor="text1"/>
                                  <w:sz w:val="16"/>
                                  <w:szCs w:val="16"/>
                                </w:rPr>
                                <w:t>sampling</w:t>
                              </w:r>
                              <w:r>
                                <w:rPr>
                                  <w:rFonts w:asciiTheme="majorHAnsi" w:hAnsiTheme="majorHAnsi" w:cstheme="majorHAnsi"/>
                                  <w:b/>
                                  <w:color w:val="000000" w:themeColor="text1"/>
                                  <w:sz w:val="16"/>
                                  <w:szCs w:val="16"/>
                                </w:rPr>
                                <w:t xml:space="preserve"> clusters.</w:t>
                              </w:r>
                              <w:r w:rsidRPr="0023253A">
                                <w:rPr>
                                  <w:rFonts w:asciiTheme="majorHAnsi" w:hAnsiTheme="majorHAnsi" w:cstheme="majorHAnsi"/>
                                  <w:color w:val="000000" w:themeColor="text1"/>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Speech Bubble: Rectangle with Corners Rounded 38"/>
                        <wps:cNvSpPr/>
                        <wps:spPr>
                          <a:xfrm>
                            <a:off x="2648463" y="3560983"/>
                            <a:ext cx="2559506" cy="718526"/>
                          </a:xfrm>
                          <a:prstGeom prst="wedgeRoundRectCallout">
                            <a:avLst>
                              <a:gd name="adj1" fmla="val -70973"/>
                              <a:gd name="adj2" fmla="val 31124"/>
                              <a:gd name="adj3" fmla="val 16667"/>
                            </a:avLst>
                          </a:prstGeom>
                        </wps:spPr>
                        <wps:style>
                          <a:lnRef idx="2">
                            <a:schemeClr val="accent5"/>
                          </a:lnRef>
                          <a:fillRef idx="1">
                            <a:schemeClr val="lt1"/>
                          </a:fillRef>
                          <a:effectRef idx="0">
                            <a:schemeClr val="accent5"/>
                          </a:effectRef>
                          <a:fontRef idx="minor">
                            <a:schemeClr val="dk1"/>
                          </a:fontRef>
                        </wps:style>
                        <wps:txbx>
                          <w:txbxContent>
                            <w:p w14:paraId="09D73E25" w14:textId="6E24ABE6" w:rsidR="00864000" w:rsidRPr="00731173" w:rsidRDefault="00864000" w:rsidP="00864000">
                              <w:pPr>
                                <w:spacing w:after="80"/>
                                <w:rPr>
                                  <w:sz w:val="14"/>
                                  <w:szCs w:val="14"/>
                                  <w:rPrChange w:id="24" w:author="Cassandra WALKER [2]" w:date="2023-05-25T19:03:00Z">
                                    <w:rPr/>
                                  </w:rPrChange>
                                </w:rPr>
                              </w:pPr>
                              <w:r w:rsidRPr="00731173">
                                <w:rPr>
                                  <w:rFonts w:asciiTheme="majorHAnsi" w:hAnsiTheme="majorHAnsi" w:cstheme="majorHAnsi"/>
                                  <w:b/>
                                  <w:color w:val="000000" w:themeColor="text1"/>
                                  <w:sz w:val="14"/>
                                  <w:szCs w:val="14"/>
                                  <w:rPrChange w:id="25" w:author="Cassandra WALKER [2]" w:date="2023-05-25T19:03:00Z">
                                    <w:rPr>
                                      <w:rFonts w:asciiTheme="majorHAnsi" w:hAnsiTheme="majorHAnsi" w:cstheme="majorHAnsi"/>
                                      <w:b/>
                                      <w:color w:val="000000" w:themeColor="text1"/>
                                      <w:sz w:val="16"/>
                                      <w:szCs w:val="16"/>
                                    </w:rPr>
                                  </w:rPrChange>
                                </w:rPr>
                                <w:t xml:space="preserve">Control Group </w:t>
                              </w:r>
                              <w:ins w:id="26" w:author="Cassandra WALKER [2]" w:date="2023-05-25T19:03:00Z">
                                <w:r w:rsidR="00731173" w:rsidRPr="00731173">
                                  <w:rPr>
                                    <w:rFonts w:asciiTheme="majorHAnsi" w:hAnsiTheme="majorHAnsi" w:cstheme="majorHAnsi"/>
                                    <w:b/>
                                    <w:color w:val="000000" w:themeColor="text1"/>
                                    <w:sz w:val="14"/>
                                    <w:szCs w:val="14"/>
                                    <w:rPrChange w:id="27" w:author="Cassandra WALKER [2]" w:date="2023-05-25T19:03:00Z">
                                      <w:rPr>
                                        <w:rFonts w:asciiTheme="majorHAnsi" w:hAnsiTheme="majorHAnsi" w:cstheme="majorHAnsi"/>
                                        <w:b/>
                                        <w:color w:val="000000" w:themeColor="text1"/>
                                        <w:sz w:val="16"/>
                                        <w:szCs w:val="16"/>
                                      </w:rPr>
                                    </w:rPrChange>
                                  </w:rPr>
                                  <w:t xml:space="preserve">(minimum 600 households) </w:t>
                                </w:r>
                              </w:ins>
                              <w:r w:rsidRPr="00731173">
                                <w:rPr>
                                  <w:rFonts w:asciiTheme="majorHAnsi" w:hAnsiTheme="majorHAnsi" w:cstheme="majorHAnsi"/>
                                  <w:b/>
                                  <w:color w:val="000000" w:themeColor="text1"/>
                                  <w:sz w:val="14"/>
                                  <w:szCs w:val="14"/>
                                  <w:rPrChange w:id="28" w:author="Cassandra WALKER [2]" w:date="2023-05-25T19:03:00Z">
                                    <w:rPr>
                                      <w:rFonts w:asciiTheme="majorHAnsi" w:hAnsiTheme="majorHAnsi" w:cstheme="majorHAnsi"/>
                                      <w:b/>
                                      <w:color w:val="000000" w:themeColor="text1"/>
                                      <w:sz w:val="16"/>
                                      <w:szCs w:val="16"/>
                                    </w:rPr>
                                  </w:rPrChange>
                                </w:rPr>
                                <w:t>will</w:t>
                              </w:r>
                              <w:r w:rsidRPr="00731173">
                                <w:rPr>
                                  <w:rFonts w:asciiTheme="majorHAnsi" w:hAnsiTheme="majorHAnsi" w:cstheme="majorHAnsi"/>
                                  <w:color w:val="000000" w:themeColor="text1"/>
                                  <w:sz w:val="14"/>
                                  <w:szCs w:val="14"/>
                                  <w:rPrChange w:id="29" w:author="Cassandra WALKER [2]" w:date="2023-05-25T19:03:00Z">
                                    <w:rPr>
                                      <w:rFonts w:asciiTheme="majorHAnsi" w:hAnsiTheme="majorHAnsi" w:cstheme="majorHAnsi"/>
                                      <w:color w:val="000000" w:themeColor="text1"/>
                                      <w:sz w:val="16"/>
                                      <w:szCs w:val="16"/>
                                    </w:rPr>
                                  </w:rPrChange>
                                </w:rPr>
                                <w:t xml:space="preserve"> receive the </w:t>
                              </w:r>
                              <w:r w:rsidRPr="00731173">
                                <w:rPr>
                                  <w:rFonts w:asciiTheme="majorHAnsi" w:hAnsiTheme="majorHAnsi" w:cstheme="majorHAnsi"/>
                                  <w:b/>
                                  <w:bCs/>
                                  <w:color w:val="000000" w:themeColor="text1"/>
                                  <w:sz w:val="14"/>
                                  <w:szCs w:val="14"/>
                                  <w:rPrChange w:id="30" w:author="Cassandra WALKER [2]" w:date="2023-05-25T19:03:00Z">
                                    <w:rPr>
                                      <w:rFonts w:asciiTheme="majorHAnsi" w:hAnsiTheme="majorHAnsi" w:cstheme="majorHAnsi"/>
                                      <w:b/>
                                      <w:bCs/>
                                      <w:color w:val="000000" w:themeColor="text1"/>
                                      <w:sz w:val="16"/>
                                      <w:szCs w:val="16"/>
                                    </w:rPr>
                                  </w:rPrChange>
                                </w:rPr>
                                <w:t>Face-2-Face modules while Treated Group</w:t>
                              </w:r>
                              <w:ins w:id="31" w:author="Cassandra WALKER [2]" w:date="2023-05-25T19:03:00Z">
                                <w:r w:rsidR="00731173">
                                  <w:rPr>
                                    <w:rFonts w:asciiTheme="majorHAnsi" w:hAnsiTheme="majorHAnsi" w:cstheme="majorHAnsi"/>
                                    <w:b/>
                                    <w:bCs/>
                                    <w:color w:val="000000" w:themeColor="text1"/>
                                    <w:sz w:val="14"/>
                                    <w:szCs w:val="14"/>
                                  </w:rPr>
                                  <w:t xml:space="preserve"> </w:t>
                                </w:r>
                                <w:r w:rsidR="00731173" w:rsidRPr="00C65423">
                                  <w:rPr>
                                    <w:rFonts w:asciiTheme="majorHAnsi" w:hAnsiTheme="majorHAnsi" w:cstheme="majorHAnsi"/>
                                    <w:b/>
                                    <w:color w:val="000000" w:themeColor="text1"/>
                                    <w:sz w:val="14"/>
                                    <w:szCs w:val="14"/>
                                  </w:rPr>
                                  <w:t xml:space="preserve">(minimum 600 </w:t>
                                </w:r>
                                <w:proofErr w:type="gramStart"/>
                                <w:r w:rsidR="00731173" w:rsidRPr="00C65423">
                                  <w:rPr>
                                    <w:rFonts w:asciiTheme="majorHAnsi" w:hAnsiTheme="majorHAnsi" w:cstheme="majorHAnsi"/>
                                    <w:b/>
                                    <w:color w:val="000000" w:themeColor="text1"/>
                                    <w:sz w:val="14"/>
                                    <w:szCs w:val="14"/>
                                  </w:rPr>
                                  <w:t xml:space="preserve">households) </w:t>
                                </w:r>
                              </w:ins>
                              <w:r w:rsidRPr="00731173">
                                <w:rPr>
                                  <w:rFonts w:asciiTheme="majorHAnsi" w:hAnsiTheme="majorHAnsi" w:cstheme="majorHAnsi"/>
                                  <w:b/>
                                  <w:bCs/>
                                  <w:color w:val="000000" w:themeColor="text1"/>
                                  <w:sz w:val="14"/>
                                  <w:szCs w:val="14"/>
                                  <w:rPrChange w:id="32" w:author="Cassandra WALKER [2]" w:date="2023-05-25T19:03:00Z">
                                    <w:rPr>
                                      <w:rFonts w:asciiTheme="majorHAnsi" w:hAnsiTheme="majorHAnsi" w:cstheme="majorHAnsi"/>
                                      <w:b/>
                                      <w:bCs/>
                                      <w:color w:val="000000" w:themeColor="text1"/>
                                      <w:sz w:val="16"/>
                                      <w:szCs w:val="16"/>
                                    </w:rPr>
                                  </w:rPrChange>
                                </w:rPr>
                                <w:t xml:space="preserve"> will</w:t>
                              </w:r>
                              <w:proofErr w:type="gramEnd"/>
                              <w:r w:rsidRPr="00731173">
                                <w:rPr>
                                  <w:rFonts w:asciiTheme="majorHAnsi" w:hAnsiTheme="majorHAnsi" w:cstheme="majorHAnsi"/>
                                  <w:b/>
                                  <w:bCs/>
                                  <w:color w:val="000000" w:themeColor="text1"/>
                                  <w:sz w:val="14"/>
                                  <w:szCs w:val="14"/>
                                  <w:rPrChange w:id="33" w:author="Cassandra WALKER [2]" w:date="2023-05-25T19:03:00Z">
                                    <w:rPr>
                                      <w:rFonts w:asciiTheme="majorHAnsi" w:hAnsiTheme="majorHAnsi" w:cstheme="majorHAnsi"/>
                                      <w:b/>
                                      <w:bCs/>
                                      <w:color w:val="000000" w:themeColor="text1"/>
                                      <w:sz w:val="16"/>
                                      <w:szCs w:val="16"/>
                                    </w:rPr>
                                  </w:rPrChange>
                                </w:rPr>
                                <w:t xml:space="preserve"> receive the Remote modules simultaneously.</w:t>
                              </w:r>
                              <w:r w:rsidRPr="00731173">
                                <w:rPr>
                                  <w:rFonts w:asciiTheme="majorHAnsi" w:hAnsiTheme="majorHAnsi" w:cstheme="majorHAnsi"/>
                                  <w:color w:val="000000" w:themeColor="text1"/>
                                  <w:sz w:val="14"/>
                                  <w:szCs w:val="14"/>
                                  <w:rPrChange w:id="34" w:author="Cassandra WALKER [2]" w:date="2023-05-25T19:03:00Z">
                                    <w:rPr>
                                      <w:rFonts w:asciiTheme="majorHAnsi" w:hAnsiTheme="majorHAnsi" w:cstheme="majorHAnsi"/>
                                      <w:color w:val="000000" w:themeColor="text1"/>
                                      <w:sz w:val="16"/>
                                      <w:szCs w:val="16"/>
                                    </w:rPr>
                                  </w:rPrChang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E9C4C70" id="Group 7" o:spid="_x0000_s1032" style="width:425.1pt;height:328.7pt;mso-position-horizontal-relative:char;mso-position-vertical-relative:line" coordorigin="1273,-993" coordsize="50887,43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">
                <v:shapetype id="_x0000_t202" coordsize="21600,21600" o:spt="202" path="m,l,21600r21600,l21600,xe">
                  <v:stroke joinstyle="miter"/>
                  <v:path gradientshapeok="t" o:connecttype="rect"/>
                </v:shapetype>
                <v:shape id="Text Box 19" o:spid="_x0000_s1033" type="#_x0000_t202" style="position:absolute;left:2622;top:26061;width:15964;height:5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" fillcolor="#4f7ac7 [3028]" strokecolor="#4472c4 [3204]" strokeweight=".5pt">
                  <v:fill color2="#416fc3 [3172]" rotate="t" colors="0 #6083cb;.5 #3e70ca;1 #2e61ba" focus="100%" type="gradient">
                    <o:fill v:ext="view" type="gradientUnscaled"/>
                  </v:fill>
                  <v:textbox>
                    <w:txbxContent>
                      <w:p w14:paraId="2B40559E" w14:textId="77777777" w:rsidR="00864000" w:rsidRPr="00E85BD2" w:rsidRDefault="00864000" w:rsidP="00864000">
                        <w:pPr>
                          <w:spacing w:after="80"/>
                          <w:jc w:val="center"/>
                          <w:rPr>
                            <w:rFonts w:cstheme="minorHAnsi"/>
                            <w:b/>
                            <w:bCs/>
                          </w:rPr>
                        </w:pPr>
                        <w:r w:rsidRPr="00E85BD2">
                          <w:rPr>
                            <w:rFonts w:cstheme="minorHAnsi"/>
                            <w:b/>
                            <w:bCs/>
                          </w:rPr>
                          <w:t xml:space="preserve">Sampled </w:t>
                        </w:r>
                        <w:r>
                          <w:rPr>
                            <w:rFonts w:cstheme="minorHAnsi"/>
                            <w:b/>
                            <w:bCs/>
                          </w:rPr>
                          <w:t>Households</w:t>
                        </w:r>
                      </w:p>
                    </w:txbxContent>
                  </v:textbox>
                </v:shape>
                <v:shape id="Text Box 23" o:spid="_x0000_s1034" type="#_x0000_t202" style="position:absolute;left:1326;top:-993;width:19432;height:3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5E2160D1" w14:textId="20CEC902" w:rsidR="00864000" w:rsidRPr="00F55DDF" w:rsidRDefault="00ED4FB2" w:rsidP="00864000">
                        <w:pPr>
                          <w:spacing w:after="80"/>
                          <w:jc w:val="center"/>
                          <w:rPr>
                            <w:rFonts w:cstheme="minorHAnsi"/>
                            <w:b/>
                            <w:bCs/>
                          </w:rPr>
                        </w:pPr>
                        <w:r>
                          <w:rPr>
                            <w:rFonts w:cstheme="minorHAnsi"/>
                            <w:b/>
                            <w:bCs/>
                          </w:rPr>
                          <w:t>C</w:t>
                        </w:r>
                        <w:r w:rsidR="005B0F86">
                          <w:rPr>
                            <w:rFonts w:cstheme="minorHAnsi"/>
                            <w:b/>
                            <w:bCs/>
                          </w:rPr>
                          <w:t xml:space="preserve">entral </w:t>
                        </w:r>
                        <w:r>
                          <w:rPr>
                            <w:rFonts w:cstheme="minorHAnsi"/>
                            <w:b/>
                            <w:bCs/>
                          </w:rPr>
                          <w:t>A</w:t>
                        </w:r>
                        <w:r w:rsidR="005B0F86">
                          <w:rPr>
                            <w:rFonts w:cstheme="minorHAnsi"/>
                            <w:b/>
                            <w:bCs/>
                          </w:rPr>
                          <w:t xml:space="preserve">frican </w:t>
                        </w:r>
                        <w:r>
                          <w:rPr>
                            <w:rFonts w:cstheme="minorHAnsi"/>
                            <w:b/>
                            <w:bCs/>
                          </w:rPr>
                          <w:t>R</w:t>
                        </w:r>
                        <w:r w:rsidR="005B0F86">
                          <w:rPr>
                            <w:rFonts w:cstheme="minorHAnsi"/>
                            <w:b/>
                            <w:bCs/>
                          </w:rPr>
                          <w:t>epublic</w:t>
                        </w:r>
                      </w:p>
                      <w:p w14:paraId="418C2AA3" w14:textId="77777777" w:rsidR="00864000" w:rsidRPr="00F55DDF" w:rsidRDefault="00864000" w:rsidP="00864000">
                        <w:pPr>
                          <w:spacing w:after="80"/>
                          <w:jc w:val="center"/>
                          <w:rPr>
                            <w:rFonts w:asciiTheme="majorHAnsi" w:hAnsiTheme="majorHAnsi" w:cstheme="majorHAnsi"/>
                          </w:rPr>
                        </w:pP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r w:rsidRPr="00F55DDF">
                          <w:rPr>
                            <w:rFonts w:asciiTheme="majorHAnsi" w:hAnsiTheme="majorHAnsi" w:cstheme="majorHAnsi"/>
                          </w:rPr>
                          <w:tab/>
                        </w:r>
                      </w:p>
                      <w:p w14:paraId="394C7A98" w14:textId="77777777" w:rsidR="00864000" w:rsidRPr="00F55DDF" w:rsidRDefault="00864000" w:rsidP="00864000">
                        <w:pPr>
                          <w:spacing w:after="80"/>
                          <w:jc w:val="center"/>
                          <w:rPr>
                            <w:rFonts w:asciiTheme="majorHAnsi" w:hAnsiTheme="majorHAnsi" w:cstheme="majorHAnsi"/>
                          </w:rPr>
                        </w:pP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4" o:spid="_x0000_s1035" type="#_x0000_t68" style="position:absolute;left:9066;top:2317;width:2427;height:313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" adj="8362" fillcolor="#4f7ac7 [3028]" strokecolor="#4472c4 [3204]" strokeweight=".5pt">
                  <v:fill color2="#416fc3 [3172]" rotate="t" colors="0 #6083cb;.5 #3e70ca;1 #2e61ba" focus="100%" type="gradient">
                    <o:fill v:ext="view" type="gradientUnscaled"/>
                  </v:fill>
                </v:shape>
                <v:shape id="Arrow: Up 25" o:spid="_x0000_s1036" type="#_x0000_t68" style="position:absolute;left:9145;top:8918;width:2521;height:327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" adj="8308" fillcolor="#4f7ac7 [3028]" strokecolor="#4472c4 [3204]" strokeweight=".5pt">
                  <v:fill color2="#416fc3 [3172]" rotate="t" colors="0 #6083cb;.5 #3e70ca;1 #2e61ba" focus="100%" type="gradient">
                    <o:fill v:ext="view" type="gradientUnscaled"/>
                  </v:fill>
                </v:shape>
                <v:shape id="Text Box 26" o:spid="_x0000_s1037" type="#_x0000_t202" style="position:absolute;left:1326;top:12195;width:1916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" fillcolor="#4f7ac7 [3028]" strokecolor="#4472c4 [3204]" strokeweight=".5pt">
                  <v:fill color2="#416fc3 [3172]" rotate="t" colors="0 #6083cb;.5 #3e70ca;1 #2e61ba" focus="100%" type="gradient">
                    <o:fill v:ext="view" type="gradientUnscaled"/>
                  </v:fill>
                  <v:textbox>
                    <w:txbxContent>
                      <w:p w14:paraId="4607E8B8" w14:textId="2E4C7052" w:rsidR="00864000" w:rsidRPr="00E85BD2" w:rsidRDefault="007C734B" w:rsidP="00864000">
                        <w:pPr>
                          <w:spacing w:after="80"/>
                          <w:jc w:val="center"/>
                          <w:rPr>
                            <w:rFonts w:cstheme="minorHAnsi"/>
                            <w:b/>
                            <w:bCs/>
                          </w:rPr>
                        </w:pPr>
                        <w:r>
                          <w:rPr>
                            <w:rFonts w:cstheme="minorHAnsi"/>
                            <w:b/>
                            <w:bCs/>
                          </w:rPr>
                          <w:t>Commune</w:t>
                        </w:r>
                        <w:r w:rsidR="00601D74">
                          <w:rPr>
                            <w:rFonts w:cstheme="minorHAnsi"/>
                            <w:b/>
                            <w:bCs/>
                          </w:rPr>
                          <w:t>s</w:t>
                        </w:r>
                      </w:p>
                    </w:txbxContent>
                  </v:textbox>
                </v:shape>
                <v:shape id="Arrow: Up 27" o:spid="_x0000_s1038" type="#_x0000_t68" style="position:absolute;left:9356;top:15561;width:2367;height:322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" adj="7924" fillcolor="#4f7ac7 [3028]" strokecolor="#4472c4 [3204]" strokeweight=".5pt">
                  <v:fill color2="#416fc3 [3172]" rotate="t" colors="0 #6083cb;.5 #3e70ca;1 #2e61ba" focus="100%" type="gradient">
                    <o:fill v:ext="view" type="gradientUnscaled"/>
                  </v:fill>
                </v:shape>
                <v:shape id="Text Box 29" o:spid="_x0000_s1039" type="#_x0000_t202" style="position:absolute;left:1273;top:5541;width:19080;height:3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3877A9F8" w14:textId="317A91FC" w:rsidR="00864000" w:rsidRPr="00E85BD2" w:rsidRDefault="005D3E81" w:rsidP="00864000">
                        <w:pPr>
                          <w:spacing w:after="80"/>
                          <w:jc w:val="center"/>
                          <w:rPr>
                            <w:rFonts w:cstheme="minorHAnsi"/>
                            <w:b/>
                            <w:bCs/>
                          </w:rPr>
                        </w:pPr>
                        <w:r>
                          <w:rPr>
                            <w:rFonts w:cstheme="minorHAnsi"/>
                            <w:b/>
                            <w:bCs/>
                          </w:rPr>
                          <w:t>Admin</w:t>
                        </w:r>
                        <w:r w:rsidR="004D274C">
                          <w:rPr>
                            <w:rFonts w:cstheme="minorHAnsi"/>
                            <w:b/>
                            <w:bCs/>
                          </w:rPr>
                          <w:t>1/Prefectures</w:t>
                        </w:r>
                      </w:p>
                    </w:txbxContent>
                  </v:textbox>
                </v:shape>
                <v:shape id="Text Box 32" o:spid="_x0000_s1040" type="#_x0000_t202" style="position:absolute;left:1273;top:18880;width:19488;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" fillcolor="#4f7ac7 [3028]" strokecolor="#4472c4 [3204]" strokeweight=".5pt">
                  <v:fill color2="#416fc3 [3172]" rotate="t" colors="0 #6083cb;.5 #3e70ca;1 #2e61ba" focus="100%" type="gradient">
                    <o:fill v:ext="view" type="gradientUnscaled"/>
                  </v:fill>
                  <v:textbox>
                    <w:txbxContent>
                      <w:p w14:paraId="61C061BD" w14:textId="74BB46E7" w:rsidR="00864000" w:rsidRPr="00E85BD2" w:rsidRDefault="00774981" w:rsidP="00864000">
                        <w:pPr>
                          <w:spacing w:after="80"/>
                          <w:jc w:val="center"/>
                          <w:rPr>
                            <w:rFonts w:cstheme="minorHAnsi"/>
                            <w:b/>
                            <w:bCs/>
                          </w:rPr>
                        </w:pPr>
                        <w:r>
                          <w:rPr>
                            <w:rFonts w:cstheme="minorHAnsi"/>
                            <w:b/>
                            <w:bCs/>
                          </w:rPr>
                          <w:t>Admin5-</w:t>
                        </w:r>
                        <w:r w:rsidR="007C734B">
                          <w:rPr>
                            <w:rFonts w:cstheme="minorHAnsi"/>
                            <w:b/>
                            <w:bCs/>
                          </w:rPr>
                          <w:t>Village</w:t>
                        </w:r>
                        <w:r w:rsidR="00601D74">
                          <w:rPr>
                            <w:rFonts w:cstheme="minorHAnsi"/>
                            <w:b/>
                            <w:bCs/>
                          </w:rPr>
                          <w:t>s</w:t>
                        </w:r>
                        <w:r w:rsidR="007C734B">
                          <w:rPr>
                            <w:rFonts w:cstheme="minorHAnsi"/>
                            <w:b/>
                            <w:bCs/>
                          </w:rPr>
                          <w:t xml:space="preserve"> </w:t>
                        </w:r>
                        <w:r w:rsidR="00864000" w:rsidRPr="00E85BD2">
                          <w:rPr>
                            <w:rFonts w:cstheme="minorHAnsi"/>
                            <w:b/>
                            <w:bCs/>
                          </w:rPr>
                          <w:t>Villages/</w:t>
                        </w:r>
                        <w:r w:rsidR="00864000">
                          <w:rPr>
                            <w:rFonts w:cstheme="minorHAnsi"/>
                            <w:b/>
                            <w:bCs/>
                          </w:rPr>
                          <w:t>C</w:t>
                        </w:r>
                        <w:r w:rsidR="00864000" w:rsidRPr="00E85BD2">
                          <w:rPr>
                            <w:rFonts w:cstheme="minorHAnsi"/>
                            <w:b/>
                            <w:bCs/>
                          </w:rPr>
                          <w:t>ommunities</w:t>
                        </w:r>
                      </w:p>
                    </w:txbxContent>
                  </v:textbox>
                </v:shape>
                <v:shape id="Arrow: Up 33" o:spid="_x0000_s1041" type="#_x0000_t68" style="position:absolute;left:9406;top:22412;width:2458;height:352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" adj="7530" fillcolor="#4f7ac7 [3028]" strokecolor="#4472c4 [3204]" strokeweight=".5pt">
                  <v:fill color2="#416fc3 [3172]" rotate="t" colors="0 #6083cb;.5 #3e70ca;1 #2e61ba" focus="100%" type="gradient">
                    <o:fill v:ext="view" type="gradientUnscaled"/>
                  </v:fill>
                </v:shape>
                <v:shape id="Speech Bubble: Rectangle with Corners Rounded 34" o:spid="_x0000_s1042" type="#_x0000_t62" style="position:absolute;left:25799;top:-669;width:26362;height:5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" adj="-4511,25686" fillcolor="white [3201]" strokecolor="#5b9bd5 [3208]" strokeweight="1pt">
                  <v:textbox>
                    <w:txbxContent>
                      <w:p w14:paraId="3E48AE06" w14:textId="77777777" w:rsidR="00864000" w:rsidRPr="0023253A" w:rsidRDefault="00864000" w:rsidP="0086400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 xml:space="preserve">Simple random sampling to select </w:t>
                        </w:r>
                        <w:r w:rsidRPr="00F56578">
                          <w:rPr>
                            <w:rFonts w:asciiTheme="majorHAnsi" w:hAnsiTheme="majorHAnsi" w:cstheme="majorHAnsi"/>
                            <w:b/>
                            <w:bCs/>
                            <w:color w:val="000000" w:themeColor="text1"/>
                            <w:sz w:val="16"/>
                            <w:szCs w:val="16"/>
                          </w:rPr>
                          <w:t xml:space="preserve">at least 2 regions /livelihood zones </w:t>
                        </w:r>
                        <w:r w:rsidRPr="0023253A">
                          <w:rPr>
                            <w:rFonts w:asciiTheme="majorHAnsi" w:hAnsiTheme="majorHAnsi" w:cstheme="majorHAnsi"/>
                            <w:color w:val="000000" w:themeColor="text1"/>
                            <w:sz w:val="16"/>
                            <w:szCs w:val="16"/>
                          </w:rPr>
                          <w:t>based on the food security situation</w:t>
                        </w:r>
                      </w:p>
                    </w:txbxContent>
                  </v:textbox>
                </v:shape>
                <v:shape id="Speech Bubble: Rectangle with Corners Rounded 37" o:spid="_x0000_s1043" type="#_x0000_t62" style="position:absolute;left:26029;top:15167;width:26050;height:6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" adj="-4520,23035" fillcolor="white [3201]" strokecolor="#5b9bd5 [3208]" strokeweight="1pt">
                  <v:textbox>
                    <w:txbxContent>
                      <w:p w14:paraId="5D4268C2" w14:textId="223A3E79" w:rsidR="00864000" w:rsidRPr="0023253A" w:rsidRDefault="00864000" w:rsidP="00864000">
                        <w:pPr>
                          <w:spacing w:after="80"/>
                          <w:rPr>
                            <w:rFonts w:asciiTheme="majorHAnsi" w:hAnsiTheme="majorHAnsi" w:cstheme="majorHAnsi"/>
                            <w:color w:val="000000" w:themeColor="text1"/>
                            <w:sz w:val="16"/>
                            <w:szCs w:val="16"/>
                          </w:rPr>
                        </w:pPr>
                        <w:r w:rsidRPr="0023253A">
                          <w:rPr>
                            <w:rFonts w:asciiTheme="majorHAnsi" w:hAnsiTheme="majorHAnsi" w:cstheme="majorHAnsi"/>
                            <w:color w:val="000000" w:themeColor="text1"/>
                            <w:sz w:val="16"/>
                            <w:szCs w:val="16"/>
                          </w:rPr>
                          <w:t>In the same manner, list</w:t>
                        </w:r>
                        <w:r>
                          <w:rPr>
                            <w:rFonts w:asciiTheme="majorHAnsi" w:hAnsiTheme="majorHAnsi" w:cstheme="majorHAnsi"/>
                            <w:color w:val="000000" w:themeColor="text1"/>
                            <w:sz w:val="16"/>
                            <w:szCs w:val="16"/>
                          </w:rPr>
                          <w:t xml:space="preserve"> all the</w:t>
                        </w:r>
                        <w:r w:rsidRPr="0023253A">
                          <w:rPr>
                            <w:rFonts w:asciiTheme="majorHAnsi" w:hAnsiTheme="majorHAnsi" w:cstheme="majorHAnsi"/>
                            <w:color w:val="000000" w:themeColor="text1"/>
                            <w:sz w:val="16"/>
                            <w:szCs w:val="16"/>
                          </w:rPr>
                          <w:t xml:space="preserve"> </w:t>
                        </w:r>
                        <w:r w:rsidR="0037574E">
                          <w:rPr>
                            <w:rFonts w:asciiTheme="majorHAnsi" w:hAnsiTheme="majorHAnsi" w:cstheme="majorHAnsi"/>
                            <w:color w:val="000000" w:themeColor="text1"/>
                            <w:sz w:val="16"/>
                            <w:szCs w:val="16"/>
                          </w:rPr>
                          <w:t>villages</w:t>
                        </w:r>
                        <w:r w:rsidR="0037574E" w:rsidRPr="0023253A">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within the </w:t>
                        </w:r>
                        <w:r w:rsidR="00C95040">
                          <w:rPr>
                            <w:rFonts w:asciiTheme="majorHAnsi" w:hAnsiTheme="majorHAnsi" w:cstheme="majorHAnsi"/>
                            <w:color w:val="000000" w:themeColor="text1"/>
                            <w:sz w:val="16"/>
                            <w:szCs w:val="16"/>
                          </w:rPr>
                          <w:t>selected communes</w:t>
                        </w:r>
                        <w:r w:rsidR="00907871" w:rsidRPr="0023253A">
                          <w:rPr>
                            <w:rFonts w:asciiTheme="majorHAnsi" w:hAnsiTheme="majorHAnsi" w:cstheme="majorHAnsi"/>
                            <w:color w:val="000000" w:themeColor="text1"/>
                            <w:sz w:val="16"/>
                            <w:szCs w:val="16"/>
                          </w:rPr>
                          <w:t xml:space="preserve"> </w:t>
                        </w:r>
                        <w:r w:rsidRPr="0023253A">
                          <w:rPr>
                            <w:rFonts w:asciiTheme="majorHAnsi" w:hAnsiTheme="majorHAnsi" w:cstheme="majorHAnsi"/>
                            <w:color w:val="000000" w:themeColor="text1"/>
                            <w:sz w:val="16"/>
                            <w:szCs w:val="16"/>
                          </w:rPr>
                          <w:t xml:space="preserve">and randomly select </w:t>
                        </w:r>
                        <w:r w:rsidRPr="0023253A">
                          <w:rPr>
                            <w:rFonts w:asciiTheme="majorHAnsi" w:hAnsiTheme="majorHAnsi" w:cstheme="majorHAnsi"/>
                            <w:b/>
                            <w:color w:val="000000" w:themeColor="text1"/>
                            <w:sz w:val="16"/>
                            <w:szCs w:val="16"/>
                          </w:rPr>
                          <w:t>2</w:t>
                        </w:r>
                        <w:ins w:id="35" w:author="Cassandra WALKER [2]" w:date="2023-05-25T19:03:00Z">
                          <w:r w:rsidR="00731173">
                            <w:rPr>
                              <w:rFonts w:asciiTheme="majorHAnsi" w:hAnsiTheme="majorHAnsi" w:cstheme="majorHAnsi"/>
                              <w:b/>
                              <w:color w:val="000000" w:themeColor="text1"/>
                              <w:sz w:val="16"/>
                              <w:szCs w:val="16"/>
                            </w:rPr>
                            <w:t>5</w:t>
                          </w:r>
                        </w:ins>
                        <w:del w:id="36" w:author="Cassandra WALKER [2]" w:date="2023-05-25T19:03:00Z">
                          <w:r w:rsidRPr="0023253A" w:rsidDel="00731173">
                            <w:rPr>
                              <w:rFonts w:asciiTheme="majorHAnsi" w:hAnsiTheme="majorHAnsi" w:cstheme="majorHAnsi"/>
                              <w:b/>
                              <w:color w:val="000000" w:themeColor="text1"/>
                              <w:sz w:val="16"/>
                              <w:szCs w:val="16"/>
                            </w:rPr>
                            <w:delText>0</w:delText>
                          </w:r>
                        </w:del>
                        <w:r>
                          <w:rPr>
                            <w:rFonts w:asciiTheme="majorHAnsi" w:hAnsiTheme="majorHAnsi" w:cstheme="majorHAnsi"/>
                            <w:b/>
                            <w:color w:val="000000" w:themeColor="text1"/>
                            <w:sz w:val="16"/>
                            <w:szCs w:val="16"/>
                          </w:rPr>
                          <w:t xml:space="preserve"> </w:t>
                        </w:r>
                        <w:r w:rsidR="009548AC">
                          <w:rPr>
                            <w:rFonts w:asciiTheme="majorHAnsi" w:hAnsiTheme="majorHAnsi" w:cstheme="majorHAnsi"/>
                            <w:b/>
                            <w:color w:val="000000" w:themeColor="text1"/>
                            <w:sz w:val="16"/>
                            <w:szCs w:val="16"/>
                          </w:rPr>
                          <w:t xml:space="preserve">villages </w:t>
                        </w:r>
                        <w:r w:rsidR="00C95040">
                          <w:rPr>
                            <w:rFonts w:asciiTheme="majorHAnsi" w:hAnsiTheme="majorHAnsi" w:cstheme="majorHAnsi"/>
                            <w:b/>
                            <w:color w:val="000000" w:themeColor="text1"/>
                            <w:sz w:val="16"/>
                            <w:szCs w:val="16"/>
                          </w:rPr>
                          <w:t xml:space="preserve">as </w:t>
                        </w:r>
                        <w:r w:rsidR="009548AC">
                          <w:rPr>
                            <w:rFonts w:asciiTheme="majorHAnsi" w:hAnsiTheme="majorHAnsi" w:cstheme="majorHAnsi"/>
                            <w:b/>
                            <w:color w:val="000000" w:themeColor="text1"/>
                            <w:sz w:val="16"/>
                            <w:szCs w:val="16"/>
                          </w:rPr>
                          <w:t>sampling</w:t>
                        </w:r>
                        <w:r>
                          <w:rPr>
                            <w:rFonts w:asciiTheme="majorHAnsi" w:hAnsiTheme="majorHAnsi" w:cstheme="majorHAnsi"/>
                            <w:b/>
                            <w:color w:val="000000" w:themeColor="text1"/>
                            <w:sz w:val="16"/>
                            <w:szCs w:val="16"/>
                          </w:rPr>
                          <w:t xml:space="preserve"> clusters.</w:t>
                        </w:r>
                        <w:r w:rsidRPr="0023253A">
                          <w:rPr>
                            <w:rFonts w:asciiTheme="majorHAnsi" w:hAnsiTheme="majorHAnsi" w:cstheme="majorHAnsi"/>
                            <w:color w:val="000000" w:themeColor="text1"/>
                            <w:sz w:val="16"/>
                            <w:szCs w:val="16"/>
                          </w:rPr>
                          <w:t xml:space="preserve"> </w:t>
                        </w:r>
                      </w:p>
                    </w:txbxContent>
                  </v:textbox>
                </v:shape>
                <v:shape id="Speech Bubble: Rectangle with Corners Rounded 38" o:spid="_x0000_s1044" type="#_x0000_t62" style="position:absolute;left:26484;top:35609;width:25595;height:7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" adj="-4530,17523" fillcolor="white [3201]" strokecolor="#5b9bd5 [3208]" strokeweight="1pt">
                  <v:textbox>
                    <w:txbxContent>
                      <w:p w14:paraId="09D73E25" w14:textId="6E24ABE6" w:rsidR="00864000" w:rsidRPr="00731173" w:rsidRDefault="00864000" w:rsidP="00864000">
                        <w:pPr>
                          <w:spacing w:after="80"/>
                          <w:rPr>
                            <w:sz w:val="14"/>
                            <w:szCs w:val="14"/>
                            <w:rPrChange w:id="37" w:author="Cassandra WALKER [2]" w:date="2023-05-25T19:03:00Z">
                              <w:rPr/>
                            </w:rPrChange>
                          </w:rPr>
                        </w:pPr>
                        <w:r w:rsidRPr="00731173">
                          <w:rPr>
                            <w:rFonts w:asciiTheme="majorHAnsi" w:hAnsiTheme="majorHAnsi" w:cstheme="majorHAnsi"/>
                            <w:b/>
                            <w:color w:val="000000" w:themeColor="text1"/>
                            <w:sz w:val="14"/>
                            <w:szCs w:val="14"/>
                            <w:rPrChange w:id="38" w:author="Cassandra WALKER [2]" w:date="2023-05-25T19:03:00Z">
                              <w:rPr>
                                <w:rFonts w:asciiTheme="majorHAnsi" w:hAnsiTheme="majorHAnsi" w:cstheme="majorHAnsi"/>
                                <w:b/>
                                <w:color w:val="000000" w:themeColor="text1"/>
                                <w:sz w:val="16"/>
                                <w:szCs w:val="16"/>
                              </w:rPr>
                            </w:rPrChange>
                          </w:rPr>
                          <w:t xml:space="preserve">Control Group </w:t>
                        </w:r>
                        <w:ins w:id="39" w:author="Cassandra WALKER [2]" w:date="2023-05-25T19:03:00Z">
                          <w:r w:rsidR="00731173" w:rsidRPr="00731173">
                            <w:rPr>
                              <w:rFonts w:asciiTheme="majorHAnsi" w:hAnsiTheme="majorHAnsi" w:cstheme="majorHAnsi"/>
                              <w:b/>
                              <w:color w:val="000000" w:themeColor="text1"/>
                              <w:sz w:val="14"/>
                              <w:szCs w:val="14"/>
                              <w:rPrChange w:id="40" w:author="Cassandra WALKER [2]" w:date="2023-05-25T19:03:00Z">
                                <w:rPr>
                                  <w:rFonts w:asciiTheme="majorHAnsi" w:hAnsiTheme="majorHAnsi" w:cstheme="majorHAnsi"/>
                                  <w:b/>
                                  <w:color w:val="000000" w:themeColor="text1"/>
                                  <w:sz w:val="16"/>
                                  <w:szCs w:val="16"/>
                                </w:rPr>
                              </w:rPrChange>
                            </w:rPr>
                            <w:t xml:space="preserve">(minimum 600 households) </w:t>
                          </w:r>
                        </w:ins>
                        <w:r w:rsidRPr="00731173">
                          <w:rPr>
                            <w:rFonts w:asciiTheme="majorHAnsi" w:hAnsiTheme="majorHAnsi" w:cstheme="majorHAnsi"/>
                            <w:b/>
                            <w:color w:val="000000" w:themeColor="text1"/>
                            <w:sz w:val="14"/>
                            <w:szCs w:val="14"/>
                            <w:rPrChange w:id="41" w:author="Cassandra WALKER [2]" w:date="2023-05-25T19:03:00Z">
                              <w:rPr>
                                <w:rFonts w:asciiTheme="majorHAnsi" w:hAnsiTheme="majorHAnsi" w:cstheme="majorHAnsi"/>
                                <w:b/>
                                <w:color w:val="000000" w:themeColor="text1"/>
                                <w:sz w:val="16"/>
                                <w:szCs w:val="16"/>
                              </w:rPr>
                            </w:rPrChange>
                          </w:rPr>
                          <w:t>will</w:t>
                        </w:r>
                        <w:r w:rsidRPr="00731173">
                          <w:rPr>
                            <w:rFonts w:asciiTheme="majorHAnsi" w:hAnsiTheme="majorHAnsi" w:cstheme="majorHAnsi"/>
                            <w:color w:val="000000" w:themeColor="text1"/>
                            <w:sz w:val="14"/>
                            <w:szCs w:val="14"/>
                            <w:rPrChange w:id="42" w:author="Cassandra WALKER [2]" w:date="2023-05-25T19:03:00Z">
                              <w:rPr>
                                <w:rFonts w:asciiTheme="majorHAnsi" w:hAnsiTheme="majorHAnsi" w:cstheme="majorHAnsi"/>
                                <w:color w:val="000000" w:themeColor="text1"/>
                                <w:sz w:val="16"/>
                                <w:szCs w:val="16"/>
                              </w:rPr>
                            </w:rPrChange>
                          </w:rPr>
                          <w:t xml:space="preserve"> receive the </w:t>
                        </w:r>
                        <w:r w:rsidRPr="00731173">
                          <w:rPr>
                            <w:rFonts w:asciiTheme="majorHAnsi" w:hAnsiTheme="majorHAnsi" w:cstheme="majorHAnsi"/>
                            <w:b/>
                            <w:bCs/>
                            <w:color w:val="000000" w:themeColor="text1"/>
                            <w:sz w:val="14"/>
                            <w:szCs w:val="14"/>
                            <w:rPrChange w:id="43" w:author="Cassandra WALKER [2]" w:date="2023-05-25T19:03:00Z">
                              <w:rPr>
                                <w:rFonts w:asciiTheme="majorHAnsi" w:hAnsiTheme="majorHAnsi" w:cstheme="majorHAnsi"/>
                                <w:b/>
                                <w:bCs/>
                                <w:color w:val="000000" w:themeColor="text1"/>
                                <w:sz w:val="16"/>
                                <w:szCs w:val="16"/>
                              </w:rPr>
                            </w:rPrChange>
                          </w:rPr>
                          <w:t>Face-2-Face modules while Treated Group</w:t>
                        </w:r>
                        <w:ins w:id="44" w:author="Cassandra WALKER [2]" w:date="2023-05-25T19:03:00Z">
                          <w:r w:rsidR="00731173">
                            <w:rPr>
                              <w:rFonts w:asciiTheme="majorHAnsi" w:hAnsiTheme="majorHAnsi" w:cstheme="majorHAnsi"/>
                              <w:b/>
                              <w:bCs/>
                              <w:color w:val="000000" w:themeColor="text1"/>
                              <w:sz w:val="14"/>
                              <w:szCs w:val="14"/>
                            </w:rPr>
                            <w:t xml:space="preserve"> </w:t>
                          </w:r>
                          <w:r w:rsidR="00731173" w:rsidRPr="00C65423">
                            <w:rPr>
                              <w:rFonts w:asciiTheme="majorHAnsi" w:hAnsiTheme="majorHAnsi" w:cstheme="majorHAnsi"/>
                              <w:b/>
                              <w:color w:val="000000" w:themeColor="text1"/>
                              <w:sz w:val="14"/>
                              <w:szCs w:val="14"/>
                            </w:rPr>
                            <w:t xml:space="preserve">(minimum 600 </w:t>
                          </w:r>
                          <w:proofErr w:type="gramStart"/>
                          <w:r w:rsidR="00731173" w:rsidRPr="00C65423">
                            <w:rPr>
                              <w:rFonts w:asciiTheme="majorHAnsi" w:hAnsiTheme="majorHAnsi" w:cstheme="majorHAnsi"/>
                              <w:b/>
                              <w:color w:val="000000" w:themeColor="text1"/>
                              <w:sz w:val="14"/>
                              <w:szCs w:val="14"/>
                            </w:rPr>
                            <w:t xml:space="preserve">households) </w:t>
                          </w:r>
                        </w:ins>
                        <w:r w:rsidRPr="00731173">
                          <w:rPr>
                            <w:rFonts w:asciiTheme="majorHAnsi" w:hAnsiTheme="majorHAnsi" w:cstheme="majorHAnsi"/>
                            <w:b/>
                            <w:bCs/>
                            <w:color w:val="000000" w:themeColor="text1"/>
                            <w:sz w:val="14"/>
                            <w:szCs w:val="14"/>
                            <w:rPrChange w:id="45" w:author="Cassandra WALKER [2]" w:date="2023-05-25T19:03:00Z">
                              <w:rPr>
                                <w:rFonts w:asciiTheme="majorHAnsi" w:hAnsiTheme="majorHAnsi" w:cstheme="majorHAnsi"/>
                                <w:b/>
                                <w:bCs/>
                                <w:color w:val="000000" w:themeColor="text1"/>
                                <w:sz w:val="16"/>
                                <w:szCs w:val="16"/>
                              </w:rPr>
                            </w:rPrChange>
                          </w:rPr>
                          <w:t xml:space="preserve"> will</w:t>
                        </w:r>
                        <w:proofErr w:type="gramEnd"/>
                        <w:r w:rsidRPr="00731173">
                          <w:rPr>
                            <w:rFonts w:asciiTheme="majorHAnsi" w:hAnsiTheme="majorHAnsi" w:cstheme="majorHAnsi"/>
                            <w:b/>
                            <w:bCs/>
                            <w:color w:val="000000" w:themeColor="text1"/>
                            <w:sz w:val="14"/>
                            <w:szCs w:val="14"/>
                            <w:rPrChange w:id="46" w:author="Cassandra WALKER [2]" w:date="2023-05-25T19:03:00Z">
                              <w:rPr>
                                <w:rFonts w:asciiTheme="majorHAnsi" w:hAnsiTheme="majorHAnsi" w:cstheme="majorHAnsi"/>
                                <w:b/>
                                <w:bCs/>
                                <w:color w:val="000000" w:themeColor="text1"/>
                                <w:sz w:val="16"/>
                                <w:szCs w:val="16"/>
                              </w:rPr>
                            </w:rPrChange>
                          </w:rPr>
                          <w:t xml:space="preserve"> receive the Remote modules simultaneously.</w:t>
                        </w:r>
                        <w:r w:rsidRPr="00731173">
                          <w:rPr>
                            <w:rFonts w:asciiTheme="majorHAnsi" w:hAnsiTheme="majorHAnsi" w:cstheme="majorHAnsi"/>
                            <w:color w:val="000000" w:themeColor="text1"/>
                            <w:sz w:val="14"/>
                            <w:szCs w:val="14"/>
                            <w:rPrChange w:id="47" w:author="Cassandra WALKER [2]" w:date="2023-05-25T19:03:00Z">
                              <w:rPr>
                                <w:rFonts w:asciiTheme="majorHAnsi" w:hAnsiTheme="majorHAnsi" w:cstheme="majorHAnsi"/>
                                <w:color w:val="000000" w:themeColor="text1"/>
                                <w:sz w:val="16"/>
                                <w:szCs w:val="16"/>
                              </w:rPr>
                            </w:rPrChange>
                          </w:rPr>
                          <w:t xml:space="preserve"> </w:t>
                        </w:r>
                      </w:p>
                    </w:txbxContent>
                  </v:textbox>
                </v:shape>
                <w10:anchorlock/>
              </v:group>
            </w:pict>
          </mc:Fallback>
        </mc:AlternateContent>
      </w:r>
    </w:p>
    <w:p w14:paraId="497E8507" w14:textId="77777777" w:rsidR="009548AC" w:rsidRPr="009548AC" w:rsidRDefault="009548AC" w:rsidP="009548AC">
      <w:pPr>
        <w:rPr>
          <w:sz w:val="20"/>
          <w:szCs w:val="20"/>
        </w:rPr>
      </w:pPr>
    </w:p>
    <w:p w14:paraId="69B275E1" w14:textId="77777777" w:rsidR="000F2701" w:rsidRPr="000B32AB" w:rsidRDefault="000F2701" w:rsidP="000F2701">
      <w:pPr>
        <w:pStyle w:val="Caption"/>
        <w:spacing w:after="0" w:line="360" w:lineRule="auto"/>
        <w:rPr>
          <w:rFonts w:asciiTheme="minorHAnsi" w:eastAsiaTheme="minorEastAsia" w:hAnsiTheme="minorHAnsi" w:cstheme="minorBidi"/>
          <w:color w:val="auto"/>
          <w:sz w:val="20"/>
          <w:szCs w:val="20"/>
        </w:rPr>
      </w:pPr>
      <w:r w:rsidRPr="09A2B3C0">
        <w:rPr>
          <w:rFonts w:asciiTheme="minorHAnsi" w:eastAsiaTheme="minorEastAsia" w:hAnsiTheme="minorHAnsi" w:cstheme="minorBidi"/>
          <w:color w:val="auto"/>
          <w:sz w:val="20"/>
          <w:szCs w:val="20"/>
        </w:rPr>
        <w:t xml:space="preserve">Figure </w:t>
      </w:r>
      <w:r w:rsidRPr="09A2B3C0">
        <w:rPr>
          <w:rFonts w:asciiTheme="minorHAnsi" w:eastAsiaTheme="minorEastAsia" w:hAnsiTheme="minorHAnsi" w:cstheme="minorBidi"/>
          <w:color w:val="auto"/>
          <w:sz w:val="20"/>
          <w:szCs w:val="20"/>
        </w:rPr>
        <w:fldChar w:fldCharType="begin"/>
      </w:r>
      <w:r w:rsidRPr="00155ED5">
        <w:rPr>
          <w:i w:val="0"/>
          <w:sz w:val="20"/>
          <w:szCs w:val="20"/>
        </w:rPr>
        <w:instrText xml:space="preserve"> SEQ Figure \* ARABIC </w:instrText>
      </w:r>
      <w:r w:rsidRPr="09A2B3C0">
        <w:rPr>
          <w:rFonts w:asciiTheme="minorHAnsi" w:eastAsiaTheme="minorEastAsia" w:hAnsiTheme="minorHAnsi" w:cstheme="minorBidi"/>
          <w:color w:val="auto"/>
          <w:sz w:val="20"/>
          <w:szCs w:val="20"/>
        </w:rPr>
        <w:fldChar w:fldCharType="separate"/>
      </w:r>
      <w:r>
        <w:rPr>
          <w:i w:val="0"/>
          <w:sz w:val="20"/>
          <w:szCs w:val="20"/>
        </w:rPr>
        <w:t>1</w:t>
      </w:r>
      <w:r w:rsidRPr="09A2B3C0">
        <w:rPr>
          <w:rFonts w:asciiTheme="minorHAnsi" w:eastAsiaTheme="minorEastAsia" w:hAnsiTheme="minorHAnsi" w:cstheme="minorBidi"/>
          <w:color w:val="auto"/>
          <w:sz w:val="20"/>
          <w:szCs w:val="20"/>
        </w:rPr>
        <w:fldChar w:fldCharType="end"/>
      </w:r>
      <w:r w:rsidRPr="09A2B3C0">
        <w:rPr>
          <w:rFonts w:asciiTheme="minorHAnsi" w:eastAsiaTheme="minorEastAsia" w:hAnsiTheme="minorHAnsi" w:cstheme="minorBidi"/>
          <w:color w:val="auto"/>
          <w:sz w:val="20"/>
          <w:szCs w:val="20"/>
        </w:rPr>
        <w:t>: Sampling and selection of data unit decision tree</w:t>
      </w:r>
    </w:p>
    <w:p w14:paraId="37689671" w14:textId="77777777" w:rsidR="009548AC" w:rsidRPr="009548AC" w:rsidRDefault="009548AC" w:rsidP="009548AC">
      <w:pPr>
        <w:rPr>
          <w:sz w:val="20"/>
          <w:szCs w:val="20"/>
        </w:rPr>
      </w:pPr>
    </w:p>
    <w:p w14:paraId="0B11892F" w14:textId="77777777" w:rsidR="00A44322" w:rsidRDefault="00A44322">
      <w:pPr>
        <w:rPr>
          <w:sz w:val="20"/>
          <w:szCs w:val="20"/>
        </w:rPr>
      </w:pPr>
    </w:p>
    <w:p w14:paraId="314D3196" w14:textId="77777777" w:rsidR="00F303C7" w:rsidRPr="00C37250" w:rsidRDefault="00F303C7" w:rsidP="00F303C7">
      <w:pPr>
        <w:pStyle w:val="Heading1"/>
        <w:ind w:hanging="720"/>
        <w:rPr>
          <w:sz w:val="20"/>
          <w:szCs w:val="36"/>
          <w:u w:val="single"/>
        </w:rPr>
      </w:pPr>
      <w:r w:rsidRPr="00C37250">
        <w:rPr>
          <w:sz w:val="20"/>
          <w:szCs w:val="36"/>
          <w:u w:val="single"/>
        </w:rPr>
        <w:t>DESCRIPTION OF SERVICES AND TASKS</w:t>
      </w:r>
    </w:p>
    <w:p w14:paraId="79740BE6" w14:textId="61476DCF" w:rsidR="00F303C7" w:rsidRPr="002C3B1C" w:rsidRDefault="00F303C7" w:rsidP="00F303C7">
      <w:pPr>
        <w:spacing w:before="240" w:after="160" w:line="259" w:lineRule="auto"/>
        <w:jc w:val="both"/>
        <w:rPr>
          <w:sz w:val="20"/>
          <w:szCs w:val="20"/>
        </w:rPr>
      </w:pPr>
      <w:r w:rsidRPr="002C3B1C">
        <w:rPr>
          <w:sz w:val="20"/>
          <w:szCs w:val="20"/>
        </w:rPr>
        <w:t xml:space="preserve">A standardized survey instrument (questionnaire) template designed by WFP in </w:t>
      </w:r>
      <w:del w:id="48" w:author="Cassandra WALKER [2]" w:date="2023-05-25T19:04:00Z">
        <w:r w:rsidRPr="002C3B1C" w:rsidDel="00731173">
          <w:rPr>
            <w:sz w:val="20"/>
            <w:szCs w:val="20"/>
          </w:rPr>
          <w:delText xml:space="preserve">English </w:delText>
        </w:r>
      </w:del>
      <w:ins w:id="49" w:author="Cassandra WALKER [2]" w:date="2023-05-25T19:05:00Z">
        <w:r w:rsidR="00731173">
          <w:rPr>
            <w:sz w:val="20"/>
            <w:szCs w:val="20"/>
          </w:rPr>
          <w:t>F</w:t>
        </w:r>
      </w:ins>
      <w:ins w:id="50" w:author="Cassandra WALKER [2]" w:date="2023-05-25T19:04:00Z">
        <w:r w:rsidR="00731173">
          <w:rPr>
            <w:sz w:val="20"/>
            <w:szCs w:val="20"/>
          </w:rPr>
          <w:t>rench</w:t>
        </w:r>
        <w:r w:rsidR="00731173" w:rsidRPr="002C3B1C">
          <w:rPr>
            <w:sz w:val="20"/>
            <w:szCs w:val="20"/>
          </w:rPr>
          <w:t xml:space="preserve"> </w:t>
        </w:r>
      </w:ins>
      <w:r w:rsidRPr="002C3B1C">
        <w:rPr>
          <w:sz w:val="20"/>
          <w:szCs w:val="20"/>
        </w:rPr>
        <w:t>as an online form will be provide</w:t>
      </w:r>
      <w:ins w:id="51" w:author="Cassandra WALKER [2]" w:date="2023-05-25T19:05:00Z">
        <w:r w:rsidR="00731173">
          <w:rPr>
            <w:sz w:val="20"/>
            <w:szCs w:val="20"/>
          </w:rPr>
          <w:t>d</w:t>
        </w:r>
      </w:ins>
      <w:r w:rsidRPr="002C3B1C">
        <w:rPr>
          <w:sz w:val="20"/>
          <w:szCs w:val="20"/>
        </w:rPr>
        <w:t xml:space="preserve"> for the study. WFP will also design and program the questionnaire in</w:t>
      </w:r>
      <w:r>
        <w:rPr>
          <w:sz w:val="20"/>
          <w:szCs w:val="20"/>
        </w:rPr>
        <w:t>to</w:t>
      </w:r>
      <w:r w:rsidRPr="002C3B1C">
        <w:rPr>
          <w:sz w:val="20"/>
          <w:szCs w:val="20"/>
        </w:rPr>
        <w:t xml:space="preserve"> ODK</w:t>
      </w:r>
      <w:r>
        <w:rPr>
          <w:sz w:val="20"/>
          <w:szCs w:val="20"/>
        </w:rPr>
        <w:t xml:space="preserve">-based formats like </w:t>
      </w:r>
      <w:proofErr w:type="spellStart"/>
      <w:r w:rsidRPr="002C3B1C">
        <w:rPr>
          <w:sz w:val="20"/>
          <w:szCs w:val="20"/>
        </w:rPr>
        <w:t>MoDA</w:t>
      </w:r>
      <w:proofErr w:type="spellEnd"/>
      <w:r w:rsidRPr="002C3B1C">
        <w:rPr>
          <w:sz w:val="20"/>
          <w:szCs w:val="20"/>
        </w:rPr>
        <w:t xml:space="preserve">. </w:t>
      </w:r>
    </w:p>
    <w:p w14:paraId="73F97089" w14:textId="77777777" w:rsidR="00F303C7" w:rsidRDefault="00F303C7" w:rsidP="00F303C7">
      <w:pPr>
        <w:spacing w:after="160" w:line="259" w:lineRule="auto"/>
        <w:jc w:val="both"/>
        <w:rPr>
          <w:sz w:val="20"/>
          <w:szCs w:val="20"/>
        </w:rPr>
      </w:pPr>
      <w:r w:rsidRPr="002C3B1C">
        <w:rPr>
          <w:sz w:val="20"/>
          <w:szCs w:val="20"/>
        </w:rPr>
        <w:t xml:space="preserve">The </w:t>
      </w:r>
      <w:r>
        <w:rPr>
          <w:sz w:val="20"/>
          <w:szCs w:val="20"/>
        </w:rPr>
        <w:t>Service Provider</w:t>
      </w:r>
      <w:r w:rsidRPr="002C3B1C">
        <w:rPr>
          <w:sz w:val="20"/>
          <w:szCs w:val="20"/>
        </w:rPr>
        <w:t xml:space="preserve"> is expected to provide the following services </w:t>
      </w:r>
      <w:r>
        <w:rPr>
          <w:sz w:val="20"/>
          <w:szCs w:val="20"/>
        </w:rPr>
        <w:t>under the broad areas categorized above within</w:t>
      </w:r>
      <w:r w:rsidRPr="002C3B1C">
        <w:rPr>
          <w:sz w:val="20"/>
          <w:szCs w:val="20"/>
        </w:rPr>
        <w:t xml:space="preserve"> the time of engagement with WFP: </w:t>
      </w:r>
    </w:p>
    <w:p w14:paraId="435F2CE2" w14:textId="77777777"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Translation and Finalization of the Questionnaire</w:t>
      </w:r>
    </w:p>
    <w:p w14:paraId="66FEFC6E" w14:textId="77777777" w:rsidR="00F303C7" w:rsidRDefault="00F303C7"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Test the final Questionnaire.</w:t>
      </w:r>
    </w:p>
    <w:p w14:paraId="5F26E758" w14:textId="77777777" w:rsidR="00F303C7" w:rsidRPr="00711D07" w:rsidRDefault="00F303C7"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Provide feedback for adjustments of the questionnaire after testing if necessary.</w:t>
      </w:r>
    </w:p>
    <w:p w14:paraId="7285FD92" w14:textId="4CBEB7E0" w:rsidR="00F303C7" w:rsidRDefault="00F303C7"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Identify specific questions after field testing of questionnaire to be adjusted </w:t>
      </w:r>
      <w:r w:rsidR="00744642">
        <w:rPr>
          <w:rFonts w:ascii="Open Sans body" w:eastAsia="Times New Roman" w:hAnsi="Open Sans body" w:cstheme="majorBidi"/>
          <w:sz w:val="20"/>
          <w:szCs w:val="20"/>
        </w:rPr>
        <w:t>(</w:t>
      </w:r>
      <w:r>
        <w:rPr>
          <w:rFonts w:ascii="Open Sans body" w:eastAsia="Times New Roman" w:hAnsi="Open Sans body" w:cstheme="majorBidi"/>
          <w:sz w:val="20"/>
          <w:szCs w:val="20"/>
        </w:rPr>
        <w:t>providing the correct wording or phrase(s) to reflect country specific nuances</w:t>
      </w:r>
      <w:r w:rsidR="00744642">
        <w:rPr>
          <w:rFonts w:ascii="Open Sans body" w:eastAsia="Times New Roman" w:hAnsi="Open Sans body" w:cstheme="majorBidi"/>
          <w:sz w:val="20"/>
          <w:szCs w:val="20"/>
        </w:rPr>
        <w:t>).</w:t>
      </w:r>
      <w:r w:rsidRPr="00D10AC3">
        <w:rPr>
          <w:rFonts w:ascii="Open Sans body" w:eastAsia="Times New Roman" w:hAnsi="Open Sans body" w:cstheme="majorBidi"/>
          <w:sz w:val="20"/>
          <w:szCs w:val="20"/>
        </w:rPr>
        <w:t xml:space="preserve"> </w:t>
      </w:r>
    </w:p>
    <w:p w14:paraId="7A9EEFE0" w14:textId="77777777" w:rsidR="00F303C7" w:rsidRPr="00D10AC3" w:rsidRDefault="00F303C7" w:rsidP="00F303C7">
      <w:pPr>
        <w:pStyle w:val="ListParagraph"/>
        <w:spacing w:after="160"/>
        <w:ind w:left="1080"/>
        <w:jc w:val="both"/>
        <w:rPr>
          <w:rFonts w:ascii="Open Sans body" w:eastAsia="Times New Roman" w:hAnsi="Open Sans body" w:cstheme="majorBidi"/>
          <w:sz w:val="20"/>
          <w:szCs w:val="20"/>
        </w:rPr>
      </w:pPr>
    </w:p>
    <w:p w14:paraId="195DCBBE" w14:textId="54F39F8D"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Recruitment of staff</w:t>
      </w:r>
    </w:p>
    <w:p w14:paraId="3E5DFBAF" w14:textId="1FE38070" w:rsidR="00F303C7" w:rsidRPr="001D4204" w:rsidRDefault="00F303C7" w:rsidP="00F84861">
      <w:pPr>
        <w:pStyle w:val="ListParagraph"/>
        <w:numPr>
          <w:ilvl w:val="0"/>
          <w:numId w:val="27"/>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 xml:space="preserve">Recruit the relevant on- and off-field enumerators to conduct the F2F and </w:t>
      </w:r>
      <w:r w:rsidR="00230A9F">
        <w:rPr>
          <w:rFonts w:ascii="Open Sans body" w:eastAsia="Times New Roman" w:hAnsi="Open Sans body" w:cstheme="majorBidi"/>
          <w:sz w:val="20"/>
          <w:szCs w:val="20"/>
        </w:rPr>
        <w:t>p</w:t>
      </w:r>
      <w:r w:rsidRPr="00605981">
        <w:rPr>
          <w:rFonts w:ascii="Open Sans body" w:eastAsia="Times New Roman" w:hAnsi="Open Sans body" w:cstheme="majorBidi"/>
          <w:sz w:val="20"/>
          <w:szCs w:val="20"/>
        </w:rPr>
        <w:t>hone interviews</w:t>
      </w:r>
      <w:r w:rsidR="00230A9F">
        <w:rPr>
          <w:rFonts w:ascii="Open Sans body" w:eastAsia="Times New Roman" w:hAnsi="Open Sans body" w:cstheme="majorBidi"/>
          <w:sz w:val="20"/>
          <w:szCs w:val="20"/>
        </w:rPr>
        <w:t xml:space="preserve"> respectively</w:t>
      </w:r>
      <w:r w:rsidRPr="00605981">
        <w:rPr>
          <w:rFonts w:ascii="Open Sans body" w:eastAsia="Times New Roman" w:hAnsi="Open Sans body" w:cstheme="majorBidi"/>
          <w:sz w:val="20"/>
          <w:szCs w:val="20"/>
        </w:rPr>
        <w:t>.</w:t>
      </w:r>
      <w:r>
        <w:rPr>
          <w:rFonts w:ascii="Open Sans body" w:eastAsia="Times New Roman" w:hAnsi="Open Sans body" w:cstheme="majorBidi"/>
          <w:sz w:val="20"/>
          <w:szCs w:val="20"/>
        </w:rPr>
        <w:t xml:space="preserve"> Enumerators </w:t>
      </w:r>
      <w:r w:rsidR="009012E8">
        <w:rPr>
          <w:rFonts w:ascii="Open Sans body" w:eastAsia="Times New Roman" w:hAnsi="Open Sans body" w:cstheme="majorBidi"/>
          <w:sz w:val="20"/>
          <w:szCs w:val="20"/>
        </w:rPr>
        <w:t>must</w:t>
      </w:r>
      <w:r>
        <w:rPr>
          <w:rFonts w:ascii="Open Sans body" w:eastAsia="Times New Roman" w:hAnsi="Open Sans body" w:cstheme="majorBidi"/>
          <w:sz w:val="20"/>
          <w:szCs w:val="20"/>
        </w:rPr>
        <w:t xml:space="preserve"> be </w:t>
      </w:r>
      <w:r w:rsidRPr="00F84861">
        <w:rPr>
          <w:rFonts w:ascii="Open Sans body" w:eastAsia="Times New Roman" w:hAnsi="Open Sans body" w:cstheme="majorBidi"/>
          <w:sz w:val="20"/>
          <w:szCs w:val="20"/>
        </w:rPr>
        <w:t xml:space="preserve">qualified and </w:t>
      </w:r>
      <w:r w:rsidR="007F539B" w:rsidRPr="00F84861">
        <w:rPr>
          <w:rFonts w:ascii="Open Sans body" w:eastAsia="Times New Roman" w:hAnsi="Open Sans body" w:cstheme="majorBidi"/>
          <w:sz w:val="20"/>
          <w:szCs w:val="20"/>
        </w:rPr>
        <w:t xml:space="preserve">have </w:t>
      </w:r>
      <w:r w:rsidRPr="00F84861">
        <w:rPr>
          <w:rFonts w:ascii="Open Sans body" w:eastAsia="Times New Roman" w:hAnsi="Open Sans body" w:cstheme="majorBidi"/>
          <w:sz w:val="20"/>
          <w:szCs w:val="20"/>
        </w:rPr>
        <w:t>good understand</w:t>
      </w:r>
      <w:r w:rsidR="007F539B" w:rsidRPr="00F84861">
        <w:rPr>
          <w:rFonts w:ascii="Open Sans body" w:eastAsia="Times New Roman" w:hAnsi="Open Sans body" w:cstheme="majorBidi"/>
          <w:sz w:val="20"/>
          <w:szCs w:val="20"/>
        </w:rPr>
        <w:t>ing</w:t>
      </w:r>
      <w:r w:rsidRPr="00F84861">
        <w:rPr>
          <w:rFonts w:ascii="Open Sans body" w:eastAsia="Times New Roman" w:hAnsi="Open Sans body" w:cstheme="majorBidi"/>
          <w:sz w:val="20"/>
          <w:szCs w:val="20"/>
        </w:rPr>
        <w:t xml:space="preserve"> of </w:t>
      </w:r>
      <w:r w:rsidRPr="00F84861">
        <w:rPr>
          <w:rFonts w:ascii="Open Sans body" w:eastAsia="Times New Roman" w:hAnsi="Open Sans body" w:cstheme="majorBidi"/>
          <w:sz w:val="20"/>
          <w:szCs w:val="20"/>
        </w:rPr>
        <w:lastRenderedPageBreak/>
        <w:t xml:space="preserve">the local terrain of the study areas (Minimum requirement for enumerators </w:t>
      </w:r>
      <w:r w:rsidR="00A1296F" w:rsidRPr="00F84861">
        <w:rPr>
          <w:rFonts w:ascii="Open Sans body" w:eastAsia="Times New Roman" w:hAnsi="Open Sans body" w:cstheme="majorBidi"/>
          <w:sz w:val="20"/>
          <w:szCs w:val="20"/>
        </w:rPr>
        <w:t>should</w:t>
      </w:r>
      <w:r w:rsidR="00A05A4B" w:rsidRPr="00F84861">
        <w:rPr>
          <w:rFonts w:ascii="Open Sans body" w:eastAsia="Times New Roman" w:hAnsi="Open Sans body" w:cstheme="majorBidi"/>
          <w:sz w:val="20"/>
          <w:szCs w:val="20"/>
        </w:rPr>
        <w:t xml:space="preserve"> be</w:t>
      </w:r>
      <w:r w:rsidRPr="00F84861">
        <w:rPr>
          <w:rFonts w:ascii="Open Sans body" w:eastAsia="Times New Roman" w:hAnsi="Open Sans body" w:cstheme="majorBidi"/>
          <w:sz w:val="20"/>
          <w:szCs w:val="20"/>
        </w:rPr>
        <w:t xml:space="preserve"> an </w:t>
      </w:r>
      <w:r w:rsidR="00863FA6" w:rsidRPr="00F84861">
        <w:rPr>
          <w:rFonts w:ascii="Open Sans body" w:eastAsia="Times New Roman" w:hAnsi="Open Sans body" w:cstheme="majorBidi"/>
          <w:sz w:val="20"/>
          <w:szCs w:val="20"/>
        </w:rPr>
        <w:t>u</w:t>
      </w:r>
      <w:r w:rsidRPr="00F84861">
        <w:rPr>
          <w:rFonts w:ascii="Open Sans body" w:eastAsia="Times New Roman" w:hAnsi="Open Sans body" w:cstheme="majorBidi"/>
          <w:sz w:val="20"/>
          <w:szCs w:val="20"/>
        </w:rPr>
        <w:t xml:space="preserve">ndergraduate </w:t>
      </w:r>
      <w:r w:rsidR="00863FA6" w:rsidRPr="00F84861">
        <w:rPr>
          <w:rFonts w:ascii="Open Sans body" w:eastAsia="Times New Roman" w:hAnsi="Open Sans body" w:cstheme="majorBidi"/>
          <w:sz w:val="20"/>
          <w:szCs w:val="20"/>
        </w:rPr>
        <w:t>d</w:t>
      </w:r>
      <w:r w:rsidRPr="00F84861">
        <w:rPr>
          <w:rFonts w:ascii="Open Sans body" w:eastAsia="Times New Roman" w:hAnsi="Open Sans body" w:cstheme="majorBidi"/>
          <w:sz w:val="20"/>
          <w:szCs w:val="20"/>
        </w:rPr>
        <w:t>egree).</w:t>
      </w:r>
    </w:p>
    <w:p w14:paraId="368D433D" w14:textId="3C2DA525" w:rsidR="00F303C7" w:rsidRPr="002C6C97" w:rsidRDefault="00F303C7" w:rsidP="00F84861">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Recruit supervisors </w:t>
      </w:r>
      <w:r w:rsidR="00863FA6">
        <w:rPr>
          <w:rFonts w:ascii="Open Sans body" w:eastAsia="Times New Roman" w:hAnsi="Open Sans body" w:cstheme="majorBidi"/>
          <w:sz w:val="20"/>
          <w:szCs w:val="20"/>
        </w:rPr>
        <w:t>for</w:t>
      </w:r>
      <w:r w:rsidR="00012CB6">
        <w:rPr>
          <w:rFonts w:ascii="Open Sans body" w:eastAsia="Times New Roman" w:hAnsi="Open Sans body" w:cstheme="majorBidi"/>
          <w:sz w:val="20"/>
          <w:szCs w:val="20"/>
        </w:rPr>
        <w:t xml:space="preserve"> face-to-face</w:t>
      </w:r>
      <w:r>
        <w:rPr>
          <w:rFonts w:ascii="Open Sans body" w:eastAsia="Times New Roman" w:hAnsi="Open Sans body" w:cstheme="majorBidi"/>
          <w:sz w:val="20"/>
          <w:szCs w:val="20"/>
        </w:rPr>
        <w:t xml:space="preserve"> and remote data </w:t>
      </w:r>
      <w:r w:rsidR="00012CB6">
        <w:rPr>
          <w:rFonts w:ascii="Open Sans body" w:eastAsia="Times New Roman" w:hAnsi="Open Sans body" w:cstheme="majorBidi"/>
          <w:sz w:val="20"/>
          <w:szCs w:val="20"/>
        </w:rPr>
        <w:t>monitoring</w:t>
      </w:r>
      <w:r>
        <w:rPr>
          <w:rFonts w:ascii="Open Sans body" w:eastAsia="Times New Roman" w:hAnsi="Open Sans body" w:cstheme="majorBidi"/>
          <w:sz w:val="20"/>
          <w:szCs w:val="20"/>
        </w:rPr>
        <w:t xml:space="preserve"> for data quality</w:t>
      </w:r>
      <w:r w:rsidR="00012CB6">
        <w:rPr>
          <w:rFonts w:ascii="Open Sans body" w:eastAsia="Times New Roman" w:hAnsi="Open Sans body" w:cstheme="majorBidi"/>
          <w:sz w:val="20"/>
          <w:szCs w:val="20"/>
        </w:rPr>
        <w:t>.</w:t>
      </w:r>
    </w:p>
    <w:p w14:paraId="64594CC1" w14:textId="259790AC" w:rsidR="00F303C7" w:rsidRPr="00D10AC3" w:rsidRDefault="00E22FEC"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P</w:t>
      </w:r>
      <w:r w:rsidR="00F85ACF">
        <w:rPr>
          <w:rFonts w:ascii="Open Sans body" w:eastAsia="Times New Roman" w:hAnsi="Open Sans body" w:cstheme="majorBidi"/>
          <w:sz w:val="20"/>
          <w:szCs w:val="20"/>
        </w:rPr>
        <w:t xml:space="preserve">rovide </w:t>
      </w:r>
      <w:r w:rsidR="00B46DCE">
        <w:rPr>
          <w:rFonts w:ascii="Open Sans body" w:eastAsia="Times New Roman" w:hAnsi="Open Sans body" w:cstheme="majorBidi"/>
          <w:sz w:val="20"/>
          <w:szCs w:val="20"/>
        </w:rPr>
        <w:t>t</w:t>
      </w:r>
      <w:r w:rsidR="00574559">
        <w:rPr>
          <w:rFonts w:ascii="Open Sans body" w:eastAsia="Times New Roman" w:hAnsi="Open Sans body" w:cstheme="majorBidi"/>
          <w:sz w:val="20"/>
          <w:szCs w:val="20"/>
        </w:rPr>
        <w:t xml:space="preserve">raining </w:t>
      </w:r>
      <w:r w:rsidR="00945DD3">
        <w:rPr>
          <w:rFonts w:ascii="Open Sans body" w:eastAsia="Times New Roman" w:hAnsi="Open Sans body" w:cstheme="majorBidi"/>
          <w:sz w:val="20"/>
          <w:szCs w:val="20"/>
        </w:rPr>
        <w:t>for enumerators</w:t>
      </w:r>
      <w:r w:rsidR="00DD3A5B">
        <w:rPr>
          <w:rFonts w:ascii="Open Sans body" w:eastAsia="Times New Roman" w:hAnsi="Open Sans body" w:cstheme="majorBidi"/>
          <w:sz w:val="20"/>
          <w:szCs w:val="20"/>
        </w:rPr>
        <w:t xml:space="preserve"> in</w:t>
      </w:r>
      <w:r w:rsidR="00F303C7">
        <w:rPr>
          <w:rFonts w:ascii="Open Sans body" w:eastAsia="Times New Roman" w:hAnsi="Open Sans body" w:cstheme="majorBidi"/>
          <w:sz w:val="20"/>
          <w:szCs w:val="20"/>
        </w:rPr>
        <w:t xml:space="preserve"> collaboration with </w:t>
      </w:r>
      <w:r w:rsidR="00DD3A5B">
        <w:rPr>
          <w:rFonts w:ascii="Open Sans body" w:eastAsia="Times New Roman" w:hAnsi="Open Sans body" w:cstheme="majorBidi"/>
          <w:sz w:val="20"/>
          <w:szCs w:val="20"/>
        </w:rPr>
        <w:t xml:space="preserve">the </w:t>
      </w:r>
      <w:r w:rsidR="00F303C7">
        <w:rPr>
          <w:rFonts w:ascii="Open Sans body" w:eastAsia="Times New Roman" w:hAnsi="Open Sans body" w:cstheme="majorBidi"/>
          <w:sz w:val="20"/>
          <w:szCs w:val="20"/>
        </w:rPr>
        <w:t>WFP RAM team</w:t>
      </w:r>
      <w:r w:rsidR="00012CB6">
        <w:rPr>
          <w:rFonts w:ascii="Open Sans body" w:eastAsia="Times New Roman" w:hAnsi="Open Sans body" w:cstheme="majorBidi"/>
          <w:sz w:val="20"/>
          <w:szCs w:val="20"/>
        </w:rPr>
        <w:t>.</w:t>
      </w:r>
    </w:p>
    <w:p w14:paraId="50E280E6" w14:textId="77777777" w:rsidR="00F303C7" w:rsidRDefault="00F303C7" w:rsidP="00F303C7">
      <w:pPr>
        <w:pStyle w:val="ListParagraph"/>
        <w:spacing w:after="160" w:line="259" w:lineRule="auto"/>
        <w:ind w:left="1080"/>
        <w:jc w:val="both"/>
        <w:rPr>
          <w:rFonts w:ascii="Open Sans body" w:eastAsia="Times New Roman" w:hAnsi="Open Sans body" w:cstheme="majorBidi"/>
          <w:sz w:val="20"/>
          <w:szCs w:val="20"/>
        </w:rPr>
      </w:pPr>
    </w:p>
    <w:p w14:paraId="1C77C9E7" w14:textId="77777777"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Provision of Logistics</w:t>
      </w:r>
    </w:p>
    <w:p w14:paraId="3A896E4C" w14:textId="4D8B7EE7" w:rsidR="00F303C7" w:rsidRPr="00605981" w:rsidRDefault="00F303C7" w:rsidP="00F303C7">
      <w:pPr>
        <w:pStyle w:val="ListParagraph"/>
        <w:numPr>
          <w:ilvl w:val="0"/>
          <w:numId w:val="27"/>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Provide the necessary logistics (</w:t>
      </w:r>
      <w:r>
        <w:rPr>
          <w:rFonts w:ascii="Open Sans body" w:eastAsia="Times New Roman" w:hAnsi="Open Sans body" w:cstheme="majorBidi"/>
          <w:sz w:val="20"/>
          <w:szCs w:val="20"/>
        </w:rPr>
        <w:t xml:space="preserve">including but not limited to </w:t>
      </w:r>
      <w:r w:rsidRPr="00605981">
        <w:rPr>
          <w:rFonts w:ascii="Open Sans body" w:eastAsia="Times New Roman" w:hAnsi="Open Sans body" w:cstheme="majorBidi"/>
          <w:sz w:val="20"/>
          <w:szCs w:val="20"/>
        </w:rPr>
        <w:t>stationery, tablets, other field logistics for enumerators</w:t>
      </w:r>
      <w:r w:rsidR="007233FD">
        <w:rPr>
          <w:rFonts w:ascii="Open Sans body" w:eastAsia="Times New Roman" w:hAnsi="Open Sans body" w:cstheme="majorBidi"/>
          <w:sz w:val="20"/>
          <w:szCs w:val="20"/>
        </w:rPr>
        <w:t xml:space="preserve"> to use for the interviews</w:t>
      </w:r>
      <w:r w:rsidRPr="00605981">
        <w:rPr>
          <w:rFonts w:ascii="Open Sans body" w:eastAsia="Times New Roman" w:hAnsi="Open Sans body" w:cstheme="majorBidi"/>
          <w:sz w:val="20"/>
          <w:szCs w:val="20"/>
        </w:rPr>
        <w:t xml:space="preserve">). </w:t>
      </w:r>
    </w:p>
    <w:p w14:paraId="4559291C" w14:textId="77777777" w:rsidR="00F303C7" w:rsidRDefault="00F303C7" w:rsidP="00F303C7">
      <w:pPr>
        <w:pStyle w:val="ListParagraph"/>
        <w:numPr>
          <w:ilvl w:val="0"/>
          <w:numId w:val="27"/>
        </w:numPr>
        <w:spacing w:after="160"/>
        <w:jc w:val="both"/>
        <w:rPr>
          <w:rFonts w:ascii="Open Sans body" w:eastAsia="Times New Roman" w:hAnsi="Open Sans body" w:cstheme="majorBidi"/>
          <w:sz w:val="20"/>
          <w:szCs w:val="20"/>
        </w:rPr>
      </w:pPr>
      <w:r w:rsidRPr="00605981">
        <w:rPr>
          <w:rFonts w:ascii="Open Sans body" w:eastAsia="Times New Roman" w:hAnsi="Open Sans body" w:cstheme="majorBidi"/>
          <w:sz w:val="20"/>
          <w:szCs w:val="20"/>
        </w:rPr>
        <w:t xml:space="preserve">Provide logistics </w:t>
      </w:r>
      <w:r>
        <w:rPr>
          <w:rFonts w:ascii="Open Sans body" w:eastAsia="Times New Roman" w:hAnsi="Open Sans body" w:cstheme="majorBidi"/>
          <w:sz w:val="20"/>
          <w:szCs w:val="20"/>
        </w:rPr>
        <w:t xml:space="preserve">required </w:t>
      </w:r>
      <w:r w:rsidRPr="00605981">
        <w:rPr>
          <w:rFonts w:ascii="Open Sans body" w:eastAsia="Times New Roman" w:hAnsi="Open Sans body" w:cstheme="majorBidi"/>
          <w:sz w:val="20"/>
          <w:szCs w:val="20"/>
        </w:rPr>
        <w:t>for the field survey</w:t>
      </w:r>
      <w:r>
        <w:rPr>
          <w:rFonts w:ascii="Open Sans body" w:eastAsia="Times New Roman" w:hAnsi="Open Sans body" w:cstheme="majorBidi"/>
          <w:sz w:val="20"/>
          <w:szCs w:val="20"/>
        </w:rPr>
        <w:t>.</w:t>
      </w:r>
    </w:p>
    <w:p w14:paraId="53B1C441" w14:textId="55337BA4" w:rsidR="00F303C7" w:rsidRDefault="00AA0D2A" w:rsidP="00F303C7">
      <w:pPr>
        <w:pStyle w:val="ListParagraph"/>
        <w:numPr>
          <w:ilvl w:val="0"/>
          <w:numId w:val="27"/>
        </w:numPr>
        <w:spacing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Arrange</w:t>
      </w:r>
      <w:r w:rsidR="00F303C7" w:rsidRPr="00605981">
        <w:rPr>
          <w:rFonts w:ascii="Open Sans body" w:eastAsia="Times New Roman" w:hAnsi="Open Sans body" w:cstheme="majorBidi"/>
          <w:sz w:val="20"/>
          <w:szCs w:val="20"/>
        </w:rPr>
        <w:t xml:space="preserve"> transport</w:t>
      </w:r>
      <w:r w:rsidR="00F303C7">
        <w:rPr>
          <w:rFonts w:ascii="Open Sans body" w:eastAsia="Times New Roman" w:hAnsi="Open Sans body" w:cstheme="majorBidi"/>
          <w:sz w:val="20"/>
          <w:szCs w:val="20"/>
        </w:rPr>
        <w:t>ation</w:t>
      </w:r>
      <w:r w:rsidR="00F303C7" w:rsidRPr="00605981">
        <w:rPr>
          <w:rFonts w:ascii="Open Sans body" w:eastAsia="Times New Roman" w:hAnsi="Open Sans body" w:cstheme="majorBidi"/>
          <w:sz w:val="20"/>
          <w:szCs w:val="20"/>
        </w:rPr>
        <w:t xml:space="preserve"> </w:t>
      </w:r>
      <w:r w:rsidR="005E42D5">
        <w:rPr>
          <w:rFonts w:ascii="Open Sans body" w:eastAsia="Times New Roman" w:hAnsi="Open Sans body" w:cstheme="majorBidi"/>
          <w:sz w:val="20"/>
          <w:szCs w:val="20"/>
        </w:rPr>
        <w:t>to</w:t>
      </w:r>
      <w:r w:rsidR="00F303C7" w:rsidRPr="00605981">
        <w:rPr>
          <w:rFonts w:ascii="Open Sans body" w:eastAsia="Times New Roman" w:hAnsi="Open Sans body" w:cstheme="majorBidi"/>
          <w:sz w:val="20"/>
          <w:szCs w:val="20"/>
        </w:rPr>
        <w:t xml:space="preserve"> field </w:t>
      </w:r>
      <w:r w:rsidR="000269AF">
        <w:rPr>
          <w:rFonts w:ascii="Open Sans body" w:eastAsia="Times New Roman" w:hAnsi="Open Sans body" w:cstheme="majorBidi"/>
          <w:sz w:val="20"/>
          <w:szCs w:val="20"/>
        </w:rPr>
        <w:t>test</w:t>
      </w:r>
      <w:r w:rsidR="005E42D5">
        <w:rPr>
          <w:rFonts w:ascii="Open Sans body" w:eastAsia="Times New Roman" w:hAnsi="Open Sans body" w:cstheme="majorBidi"/>
          <w:sz w:val="20"/>
          <w:szCs w:val="20"/>
        </w:rPr>
        <w:t xml:space="preserve"> the F2F</w:t>
      </w:r>
      <w:r w:rsidR="00F303C7">
        <w:rPr>
          <w:rFonts w:ascii="Open Sans body" w:eastAsia="Times New Roman" w:hAnsi="Open Sans body" w:cstheme="majorBidi"/>
          <w:sz w:val="20"/>
          <w:szCs w:val="20"/>
        </w:rPr>
        <w:t xml:space="preserve"> questionnaire</w:t>
      </w:r>
      <w:r w:rsidR="00F303C7" w:rsidRPr="00961BFF">
        <w:rPr>
          <w:rFonts w:ascii="Open Sans body" w:eastAsia="Times New Roman" w:hAnsi="Open Sans body" w:cstheme="majorBidi"/>
          <w:sz w:val="20"/>
          <w:szCs w:val="20"/>
        </w:rPr>
        <w:t>.</w:t>
      </w:r>
      <w:r w:rsidR="00F303C7" w:rsidRPr="00605981">
        <w:rPr>
          <w:rFonts w:ascii="Open Sans body" w:eastAsia="Times New Roman" w:hAnsi="Open Sans body" w:cstheme="majorBidi"/>
          <w:sz w:val="20"/>
          <w:szCs w:val="20"/>
        </w:rPr>
        <w:t xml:space="preserve"> </w:t>
      </w:r>
    </w:p>
    <w:p w14:paraId="7F067BA9" w14:textId="77777777" w:rsidR="00F303C7" w:rsidRPr="00B021DF" w:rsidRDefault="00F303C7" w:rsidP="00F303C7">
      <w:pPr>
        <w:pStyle w:val="ListParagraph"/>
        <w:spacing w:before="240" w:after="160" w:line="259" w:lineRule="auto"/>
        <w:ind w:left="1080"/>
        <w:jc w:val="both"/>
        <w:rPr>
          <w:rFonts w:ascii="Open Sans body" w:eastAsia="Times New Roman" w:hAnsi="Open Sans body" w:cstheme="majorBidi"/>
          <w:sz w:val="20"/>
          <w:szCs w:val="20"/>
        </w:rPr>
      </w:pPr>
    </w:p>
    <w:p w14:paraId="36C2F962" w14:textId="77777777" w:rsidR="00F303C7" w:rsidRPr="003378BE" w:rsidRDefault="00F303C7" w:rsidP="00F303C7">
      <w:pPr>
        <w:pStyle w:val="ListParagraph"/>
        <w:numPr>
          <w:ilvl w:val="0"/>
          <w:numId w:val="33"/>
        </w:numPr>
        <w:spacing w:before="240" w:after="160" w:line="259" w:lineRule="auto"/>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Data Collection, Preparation, and Transmission</w:t>
      </w:r>
    </w:p>
    <w:p w14:paraId="70E5E929" w14:textId="171CB010"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 xml:space="preserve">Identify </w:t>
      </w:r>
      <w:r w:rsidR="00AA5AA7">
        <w:rPr>
          <w:rFonts w:ascii="Open Sans body" w:eastAsia="Times New Roman" w:hAnsi="Open Sans body" w:cstheme="majorBidi"/>
          <w:sz w:val="20"/>
          <w:szCs w:val="20"/>
        </w:rPr>
        <w:t xml:space="preserve">and compile a list of </w:t>
      </w:r>
      <w:r>
        <w:rPr>
          <w:rFonts w:ascii="Open Sans body" w:eastAsia="Times New Roman" w:hAnsi="Open Sans body" w:cstheme="majorBidi"/>
          <w:sz w:val="20"/>
          <w:szCs w:val="20"/>
        </w:rPr>
        <w:t xml:space="preserve">households </w:t>
      </w:r>
      <w:r w:rsidR="00246F83">
        <w:rPr>
          <w:rFonts w:ascii="Open Sans body" w:eastAsia="Times New Roman" w:hAnsi="Open Sans body" w:cstheme="majorBidi"/>
          <w:sz w:val="20"/>
          <w:szCs w:val="20"/>
        </w:rPr>
        <w:t xml:space="preserve">to be </w:t>
      </w:r>
      <w:r w:rsidR="00F523B8">
        <w:rPr>
          <w:rFonts w:ascii="Open Sans body" w:eastAsia="Times New Roman" w:hAnsi="Open Sans body" w:cstheme="majorBidi"/>
          <w:sz w:val="20"/>
          <w:szCs w:val="20"/>
        </w:rPr>
        <w:t>used</w:t>
      </w:r>
      <w:r w:rsidR="00DB397B">
        <w:rPr>
          <w:rFonts w:ascii="Open Sans body" w:eastAsia="Times New Roman" w:hAnsi="Open Sans body" w:cstheme="majorBidi"/>
          <w:sz w:val="20"/>
          <w:szCs w:val="20"/>
        </w:rPr>
        <w:t xml:space="preserve"> </w:t>
      </w:r>
      <w:r w:rsidR="00837D88">
        <w:rPr>
          <w:rFonts w:ascii="Open Sans body" w:eastAsia="Times New Roman" w:hAnsi="Open Sans body" w:cstheme="majorBidi"/>
          <w:sz w:val="20"/>
          <w:szCs w:val="20"/>
        </w:rPr>
        <w:t xml:space="preserve">as </w:t>
      </w:r>
      <w:r w:rsidR="004575C0">
        <w:rPr>
          <w:rFonts w:ascii="Open Sans body" w:eastAsia="Times New Roman" w:hAnsi="Open Sans body" w:cstheme="majorBidi"/>
          <w:sz w:val="20"/>
          <w:szCs w:val="20"/>
        </w:rPr>
        <w:t>sampling frame</w:t>
      </w:r>
      <w:r w:rsidR="00640D24">
        <w:rPr>
          <w:rFonts w:ascii="Open Sans body" w:eastAsia="Times New Roman" w:hAnsi="Open Sans body" w:cstheme="majorBidi"/>
          <w:sz w:val="20"/>
          <w:szCs w:val="20"/>
        </w:rPr>
        <w:t xml:space="preserve"> </w:t>
      </w:r>
      <w:r>
        <w:rPr>
          <w:rFonts w:ascii="Open Sans body" w:eastAsia="Times New Roman" w:hAnsi="Open Sans body" w:cstheme="majorBidi"/>
          <w:sz w:val="20"/>
          <w:szCs w:val="20"/>
        </w:rPr>
        <w:t>for the study in Central African Republic.</w:t>
      </w:r>
    </w:p>
    <w:p w14:paraId="7C7447CB" w14:textId="77777777"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Apply and arrange for permits to enter and conduct household surveys in study areas identified in conjunction with CO</w:t>
      </w:r>
    </w:p>
    <w:p w14:paraId="13F341F7" w14:textId="28E45454"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Mak</w:t>
      </w:r>
      <w:r w:rsidR="00D84227">
        <w:rPr>
          <w:rFonts w:ascii="Open Sans body" w:eastAsia="Times New Roman" w:hAnsi="Open Sans body" w:cstheme="majorBidi"/>
          <w:sz w:val="20"/>
          <w:szCs w:val="20"/>
        </w:rPr>
        <w:t>e</w:t>
      </w:r>
      <w:r>
        <w:rPr>
          <w:rFonts w:ascii="Open Sans body" w:eastAsia="Times New Roman" w:hAnsi="Open Sans body" w:cstheme="majorBidi"/>
          <w:sz w:val="20"/>
          <w:szCs w:val="20"/>
        </w:rPr>
        <w:t xml:space="preserve"> the initial contact with selected households to arrange the interview</w:t>
      </w:r>
      <w:r w:rsidR="003A0C7F">
        <w:rPr>
          <w:rFonts w:ascii="Open Sans body" w:eastAsia="Times New Roman" w:hAnsi="Open Sans body" w:cstheme="majorBidi"/>
          <w:sz w:val="20"/>
          <w:szCs w:val="20"/>
        </w:rPr>
        <w:t>s</w:t>
      </w:r>
      <w:r>
        <w:rPr>
          <w:rFonts w:ascii="Open Sans body" w:eastAsia="Times New Roman" w:hAnsi="Open Sans body" w:cstheme="majorBidi"/>
          <w:sz w:val="20"/>
          <w:szCs w:val="20"/>
        </w:rPr>
        <w:t xml:space="preserve"> </w:t>
      </w:r>
      <w:r w:rsidRPr="00F40D24">
        <w:rPr>
          <w:rFonts w:ascii="Open Sans body" w:eastAsia="Times New Roman" w:hAnsi="Open Sans body" w:cstheme="majorBidi"/>
          <w:b/>
          <w:color w:val="2B579A"/>
          <w:sz w:val="20"/>
          <w:szCs w:val="20"/>
          <w:shd w:val="clear" w:color="auto" w:fill="E6E6E6"/>
        </w:rPr>
        <w:t>(</w:t>
      </w:r>
      <w:r w:rsidRPr="00B005DE">
        <w:rPr>
          <w:rFonts w:ascii="Open Sans body" w:eastAsia="Times New Roman" w:hAnsi="Open Sans body" w:cstheme="majorBidi"/>
          <w:b/>
          <w:color w:val="2B579A"/>
          <w:sz w:val="20"/>
          <w:szCs w:val="20"/>
          <w:shd w:val="clear" w:color="auto" w:fill="E6E6E6"/>
        </w:rPr>
        <w:t>both F2F and phone-based)</w:t>
      </w:r>
      <w:r>
        <w:rPr>
          <w:rFonts w:ascii="Open Sans body" w:eastAsia="Times New Roman" w:hAnsi="Open Sans body" w:cstheme="majorBidi"/>
          <w:sz w:val="20"/>
          <w:szCs w:val="20"/>
        </w:rPr>
        <w:t>.</w:t>
      </w:r>
    </w:p>
    <w:p w14:paraId="2C830816" w14:textId="5798DAE9"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commentRangeStart w:id="52"/>
      <w:r>
        <w:rPr>
          <w:rFonts w:ascii="Open Sans body" w:eastAsia="Times New Roman" w:hAnsi="Open Sans body" w:cstheme="majorBidi"/>
          <w:sz w:val="20"/>
          <w:szCs w:val="20"/>
        </w:rPr>
        <w:t xml:space="preserve">Clean, and submit the final dataset in </w:t>
      </w:r>
      <w:del w:id="53" w:author="Cassandra WALKER [2]" w:date="2023-05-25T19:04:00Z">
        <w:r w:rsidDel="00731173">
          <w:rPr>
            <w:rFonts w:ascii="Open Sans body" w:eastAsia="Times New Roman" w:hAnsi="Open Sans body" w:cstheme="majorBidi"/>
            <w:sz w:val="20"/>
            <w:szCs w:val="20"/>
          </w:rPr>
          <w:delText xml:space="preserve">English </w:delText>
        </w:r>
      </w:del>
      <w:ins w:id="54" w:author="Cassandra WALKER [2]" w:date="2023-05-25T19:04:00Z">
        <w:r w:rsidR="00731173">
          <w:rPr>
            <w:rFonts w:ascii="Open Sans body" w:eastAsia="Times New Roman" w:hAnsi="Open Sans body" w:cstheme="majorBidi"/>
            <w:sz w:val="20"/>
            <w:szCs w:val="20"/>
          </w:rPr>
          <w:t>French</w:t>
        </w:r>
        <w:r w:rsidR="00731173">
          <w:rPr>
            <w:rFonts w:ascii="Open Sans body" w:eastAsia="Times New Roman" w:hAnsi="Open Sans body" w:cstheme="majorBidi"/>
            <w:sz w:val="20"/>
            <w:szCs w:val="20"/>
          </w:rPr>
          <w:t xml:space="preserve"> </w:t>
        </w:r>
      </w:ins>
      <w:r>
        <w:rPr>
          <w:rFonts w:ascii="Open Sans body" w:eastAsia="Times New Roman" w:hAnsi="Open Sans body" w:cstheme="majorBidi"/>
          <w:sz w:val="20"/>
          <w:szCs w:val="20"/>
        </w:rPr>
        <w:t xml:space="preserve">using standard WFP variable names in SPSS or Stata formats. </w:t>
      </w:r>
      <w:commentRangeEnd w:id="52"/>
      <w:r w:rsidR="00731173">
        <w:rPr>
          <w:rStyle w:val="CommentReference"/>
        </w:rPr>
        <w:commentReference w:id="52"/>
      </w:r>
    </w:p>
    <w:p w14:paraId="39D9FB79" w14:textId="77777777"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E</w:t>
      </w:r>
      <w:r w:rsidRPr="00961BFF">
        <w:rPr>
          <w:rFonts w:ascii="Open Sans body" w:eastAsia="Times New Roman" w:hAnsi="Open Sans body" w:cstheme="majorBidi"/>
          <w:sz w:val="20"/>
          <w:szCs w:val="20"/>
        </w:rPr>
        <w:t>nsur</w:t>
      </w:r>
      <w:r>
        <w:rPr>
          <w:rFonts w:ascii="Open Sans body" w:eastAsia="Times New Roman" w:hAnsi="Open Sans body" w:cstheme="majorBidi"/>
          <w:sz w:val="20"/>
          <w:szCs w:val="20"/>
        </w:rPr>
        <w:t>e</w:t>
      </w:r>
      <w:r w:rsidRPr="00ED434F">
        <w:rPr>
          <w:rFonts w:ascii="Open Sans body" w:eastAsia="Times New Roman" w:hAnsi="Open Sans body" w:cstheme="majorBidi"/>
          <w:color w:val="2B579A"/>
          <w:sz w:val="20"/>
          <w:szCs w:val="20"/>
          <w:shd w:val="clear" w:color="auto" w:fill="E6E6E6"/>
        </w:rPr>
        <w:t xml:space="preserve"> </w:t>
      </w:r>
      <w:r w:rsidRPr="00ED434F">
        <w:rPr>
          <w:rFonts w:ascii="Open Sans body" w:eastAsia="Times New Roman" w:hAnsi="Open Sans body" w:cstheme="majorBidi"/>
          <w:b/>
          <w:color w:val="2B579A"/>
          <w:sz w:val="20"/>
          <w:szCs w:val="20"/>
          <w:shd w:val="clear" w:color="auto" w:fill="E6E6E6"/>
        </w:rPr>
        <w:t>data privacy</w:t>
      </w:r>
      <w:r>
        <w:rPr>
          <w:rFonts w:ascii="Open Sans body" w:eastAsia="Times New Roman" w:hAnsi="Open Sans body" w:cstheme="majorBidi"/>
          <w:sz w:val="20"/>
          <w:szCs w:val="20"/>
        </w:rPr>
        <w:t xml:space="preserve"> for all respondents d</w:t>
      </w:r>
      <w:r w:rsidRPr="00961BFF">
        <w:rPr>
          <w:rFonts w:ascii="Open Sans body" w:eastAsia="Times New Roman" w:hAnsi="Open Sans body" w:cstheme="majorBidi"/>
          <w:sz w:val="20"/>
          <w:szCs w:val="20"/>
        </w:rPr>
        <w:t xml:space="preserve">uring data collection, storage, and data transfers to WFP. </w:t>
      </w:r>
    </w:p>
    <w:p w14:paraId="7A9135BB" w14:textId="5A294987"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sidRPr="00BD54F2">
        <w:rPr>
          <w:rFonts w:ascii="Open Sans body" w:eastAsia="Times New Roman" w:hAnsi="Open Sans body" w:cstheme="majorBidi"/>
          <w:sz w:val="20"/>
          <w:szCs w:val="20"/>
        </w:rPr>
        <w:t>Ensure</w:t>
      </w:r>
      <w:r w:rsidRPr="00BD54F2">
        <w:rPr>
          <w:rFonts w:ascii="Open Sans body" w:eastAsia="Times New Roman" w:hAnsi="Open Sans body" w:cstheme="majorBidi"/>
          <w:color w:val="2B579A"/>
          <w:sz w:val="20"/>
          <w:szCs w:val="20"/>
          <w:shd w:val="clear" w:color="auto" w:fill="E6E6E6"/>
        </w:rPr>
        <w:t xml:space="preserve"> </w:t>
      </w:r>
      <w:r w:rsidRPr="00BD54F2">
        <w:rPr>
          <w:rFonts w:ascii="Open Sans body" w:eastAsia="Times New Roman" w:hAnsi="Open Sans body" w:cstheme="majorBidi"/>
          <w:b/>
          <w:color w:val="2B579A"/>
          <w:sz w:val="20"/>
          <w:szCs w:val="20"/>
          <w:shd w:val="clear" w:color="auto" w:fill="E6E6E6"/>
        </w:rPr>
        <w:t>data quality assurance and checks</w:t>
      </w:r>
      <w:r w:rsidRPr="00BD54F2">
        <w:rPr>
          <w:rFonts w:ascii="Open Sans body" w:eastAsia="Times New Roman" w:hAnsi="Open Sans body" w:cstheme="majorBidi"/>
          <w:color w:val="2B579A"/>
          <w:sz w:val="20"/>
          <w:szCs w:val="20"/>
          <w:shd w:val="clear" w:color="auto" w:fill="E6E6E6"/>
        </w:rPr>
        <w:t xml:space="preserve"> </w:t>
      </w:r>
      <w:r w:rsidRPr="00BD54F2">
        <w:rPr>
          <w:rFonts w:ascii="Open Sans body" w:eastAsia="Times New Roman" w:hAnsi="Open Sans body" w:cstheme="majorBidi"/>
          <w:sz w:val="20"/>
          <w:szCs w:val="20"/>
        </w:rPr>
        <w:t>are put in place for incoming data from the field</w:t>
      </w:r>
      <w:r w:rsidR="00F55DDE">
        <w:rPr>
          <w:rFonts w:ascii="Open Sans body" w:eastAsia="Times New Roman" w:hAnsi="Open Sans body" w:cstheme="majorBidi"/>
          <w:sz w:val="20"/>
          <w:szCs w:val="20"/>
        </w:rPr>
        <w:t>,</w:t>
      </w:r>
      <w:r w:rsidRPr="00BD54F2">
        <w:rPr>
          <w:rFonts w:ascii="Open Sans body" w:eastAsia="Times New Roman" w:hAnsi="Open Sans body" w:cstheme="majorBidi"/>
          <w:sz w:val="20"/>
          <w:szCs w:val="20"/>
        </w:rPr>
        <w:t xml:space="preserve"> </w:t>
      </w:r>
      <w:r w:rsidR="00F55DDE">
        <w:rPr>
          <w:rFonts w:ascii="Open Sans body" w:eastAsia="Times New Roman" w:hAnsi="Open Sans body" w:cstheme="majorBidi"/>
          <w:sz w:val="20"/>
          <w:szCs w:val="20"/>
        </w:rPr>
        <w:t>and</w:t>
      </w:r>
      <w:r w:rsidRPr="00BD54F2">
        <w:rPr>
          <w:rFonts w:ascii="Open Sans body" w:eastAsia="Times New Roman" w:hAnsi="Open Sans body" w:cstheme="majorBidi"/>
          <w:sz w:val="20"/>
          <w:szCs w:val="20"/>
        </w:rPr>
        <w:t xml:space="preserve"> poor data quality </w:t>
      </w:r>
      <w:r w:rsidR="00F55DDE">
        <w:rPr>
          <w:rFonts w:ascii="Open Sans body" w:eastAsia="Times New Roman" w:hAnsi="Open Sans body" w:cstheme="majorBidi"/>
          <w:sz w:val="20"/>
          <w:szCs w:val="20"/>
        </w:rPr>
        <w:t>interviews</w:t>
      </w:r>
      <w:r w:rsidR="00CC19A4">
        <w:rPr>
          <w:rFonts w:ascii="Open Sans body" w:eastAsia="Times New Roman" w:hAnsi="Open Sans body" w:cstheme="majorBidi"/>
          <w:sz w:val="20"/>
          <w:szCs w:val="20"/>
        </w:rPr>
        <w:t xml:space="preserve"> are</w:t>
      </w:r>
      <w:r w:rsidRPr="00BD54F2">
        <w:rPr>
          <w:rFonts w:ascii="Open Sans body" w:eastAsia="Times New Roman" w:hAnsi="Open Sans body" w:cstheme="majorBidi"/>
          <w:sz w:val="20"/>
          <w:szCs w:val="20"/>
        </w:rPr>
        <w:t xml:space="preserve"> </w:t>
      </w:r>
      <w:r w:rsidRPr="00BD54F2">
        <w:rPr>
          <w:rFonts w:ascii="Open Sans body" w:eastAsia="Times New Roman" w:hAnsi="Open Sans body" w:cstheme="majorBidi"/>
          <w:b/>
          <w:color w:val="2B579A"/>
          <w:sz w:val="20"/>
          <w:szCs w:val="20"/>
          <w:shd w:val="clear" w:color="auto" w:fill="E6E6E6"/>
        </w:rPr>
        <w:t xml:space="preserve">compensated </w:t>
      </w:r>
      <w:r w:rsidRPr="00BD54F2">
        <w:rPr>
          <w:rFonts w:ascii="Open Sans body" w:eastAsia="Times New Roman" w:hAnsi="Open Sans body" w:cstheme="majorBidi"/>
          <w:sz w:val="20"/>
          <w:szCs w:val="20"/>
        </w:rPr>
        <w:t xml:space="preserve">in required samples </w:t>
      </w:r>
    </w:p>
    <w:p w14:paraId="2FC752E7" w14:textId="77777777"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sidRPr="00BD54F2">
        <w:rPr>
          <w:rFonts w:ascii="Open Sans body" w:eastAsia="Times New Roman" w:hAnsi="Open Sans body" w:cstheme="majorBidi"/>
          <w:sz w:val="20"/>
          <w:szCs w:val="20"/>
        </w:rPr>
        <w:t>Ensure a smooth transfer and or linking of final survey data to WFP servers.</w:t>
      </w:r>
    </w:p>
    <w:p w14:paraId="0CC42716" w14:textId="5E8AED7B"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Give WFP access to monitor real-time data collection</w:t>
      </w:r>
      <w:r w:rsidR="009E1177">
        <w:rPr>
          <w:rFonts w:ascii="Open Sans body" w:eastAsia="Times New Roman" w:hAnsi="Open Sans body" w:cstheme="majorBidi"/>
          <w:sz w:val="20"/>
          <w:szCs w:val="20"/>
        </w:rPr>
        <w:t>.</w:t>
      </w:r>
      <w:r>
        <w:rPr>
          <w:rFonts w:ascii="Open Sans body" w:eastAsia="Times New Roman" w:hAnsi="Open Sans body" w:cstheme="majorBidi"/>
          <w:sz w:val="20"/>
          <w:szCs w:val="20"/>
        </w:rPr>
        <w:t xml:space="preserve"> </w:t>
      </w:r>
    </w:p>
    <w:p w14:paraId="28CBA943" w14:textId="5F777B22" w:rsidR="00FC24DA" w:rsidRDefault="00024721"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R</w:t>
      </w:r>
      <w:r w:rsidR="009E1177">
        <w:rPr>
          <w:rFonts w:ascii="Open Sans body" w:eastAsia="Times New Roman" w:hAnsi="Open Sans body" w:cstheme="majorBidi"/>
          <w:sz w:val="20"/>
          <w:szCs w:val="20"/>
        </w:rPr>
        <w:t>ecorded</w:t>
      </w:r>
      <w:r>
        <w:rPr>
          <w:rFonts w:ascii="Open Sans body" w:eastAsia="Times New Roman" w:hAnsi="Open Sans body" w:cstheme="majorBidi"/>
          <w:sz w:val="20"/>
          <w:szCs w:val="20"/>
        </w:rPr>
        <w:t xml:space="preserve"> and make available</w:t>
      </w:r>
      <w:r w:rsidR="00FC24DA">
        <w:rPr>
          <w:rFonts w:ascii="Open Sans body" w:eastAsia="Times New Roman" w:hAnsi="Open Sans body" w:cstheme="majorBidi"/>
          <w:sz w:val="20"/>
          <w:szCs w:val="20"/>
        </w:rPr>
        <w:t xml:space="preserve"> </w:t>
      </w:r>
      <w:r w:rsidR="006F581F">
        <w:rPr>
          <w:rFonts w:ascii="Open Sans body" w:eastAsia="Times New Roman" w:hAnsi="Open Sans body" w:cstheme="majorBidi"/>
          <w:sz w:val="20"/>
          <w:szCs w:val="20"/>
        </w:rPr>
        <w:t xml:space="preserve">phone interviews </w:t>
      </w:r>
      <w:r w:rsidR="009E1177">
        <w:rPr>
          <w:rFonts w:ascii="Open Sans body" w:eastAsia="Times New Roman" w:hAnsi="Open Sans body" w:cstheme="majorBidi"/>
          <w:sz w:val="20"/>
          <w:szCs w:val="20"/>
        </w:rPr>
        <w:t>for quality checks.</w:t>
      </w:r>
    </w:p>
    <w:p w14:paraId="5C1C2F30" w14:textId="77777777" w:rsidR="00F303C7" w:rsidRPr="00BD54F2" w:rsidRDefault="00F303C7" w:rsidP="00F303C7">
      <w:pPr>
        <w:pStyle w:val="ListParagraph"/>
        <w:spacing w:before="240" w:after="160"/>
        <w:ind w:left="1080"/>
        <w:jc w:val="both"/>
        <w:rPr>
          <w:rFonts w:ascii="Open Sans body" w:eastAsia="Times New Roman" w:hAnsi="Open Sans body" w:cstheme="majorBidi"/>
          <w:sz w:val="20"/>
          <w:szCs w:val="20"/>
        </w:rPr>
      </w:pPr>
    </w:p>
    <w:p w14:paraId="404B271E" w14:textId="77777777" w:rsidR="00F303C7" w:rsidRPr="003378BE" w:rsidRDefault="00F303C7" w:rsidP="00F303C7">
      <w:pPr>
        <w:pStyle w:val="ListParagraph"/>
        <w:numPr>
          <w:ilvl w:val="0"/>
          <w:numId w:val="33"/>
        </w:numPr>
        <w:spacing w:before="240" w:after="160"/>
        <w:jc w:val="both"/>
        <w:rPr>
          <w:rFonts w:ascii="Open Sans body" w:eastAsia="Times New Roman" w:hAnsi="Open Sans body" w:cstheme="majorBidi"/>
          <w:b/>
          <w:bCs/>
          <w:sz w:val="20"/>
          <w:szCs w:val="20"/>
          <w:u w:val="single"/>
        </w:rPr>
      </w:pPr>
      <w:r w:rsidRPr="003378BE">
        <w:rPr>
          <w:rFonts w:ascii="Open Sans body" w:eastAsia="Times New Roman" w:hAnsi="Open Sans body" w:cstheme="majorBidi"/>
          <w:b/>
          <w:bCs/>
          <w:sz w:val="20"/>
          <w:szCs w:val="20"/>
          <w:u w:val="single"/>
        </w:rPr>
        <w:t>Report</w:t>
      </w:r>
    </w:p>
    <w:p w14:paraId="1E288C35" w14:textId="77777777"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sidRPr="00B74CD2">
        <w:rPr>
          <w:rFonts w:ascii="Open Sans body" w:eastAsia="Times New Roman" w:hAnsi="Open Sans body" w:cstheme="majorBidi"/>
          <w:sz w:val="20"/>
          <w:szCs w:val="20"/>
        </w:rPr>
        <w:t>Provide an end line report detailing the sampling, weights, and any syntax used for the data aggregation if any</w:t>
      </w:r>
      <w:r>
        <w:rPr>
          <w:rFonts w:ascii="Open Sans body" w:eastAsia="Times New Roman" w:hAnsi="Open Sans body" w:cstheme="majorBidi"/>
          <w:sz w:val="20"/>
          <w:szCs w:val="20"/>
        </w:rPr>
        <w:t xml:space="preserve"> to WFP.</w:t>
      </w:r>
    </w:p>
    <w:p w14:paraId="14978CB9" w14:textId="77777777" w:rsidR="00F303C7" w:rsidRDefault="00F303C7" w:rsidP="00F303C7">
      <w:pPr>
        <w:pStyle w:val="ListParagraph"/>
        <w:numPr>
          <w:ilvl w:val="0"/>
          <w:numId w:val="27"/>
        </w:numPr>
        <w:spacing w:before="240" w:after="160"/>
        <w:jc w:val="both"/>
        <w:rPr>
          <w:rFonts w:ascii="Open Sans body" w:eastAsia="Times New Roman" w:hAnsi="Open Sans body" w:cstheme="majorBidi"/>
          <w:sz w:val="20"/>
          <w:szCs w:val="20"/>
        </w:rPr>
      </w:pPr>
      <w:r>
        <w:rPr>
          <w:rFonts w:ascii="Open Sans body" w:eastAsia="Times New Roman" w:hAnsi="Open Sans body" w:cstheme="majorBidi"/>
          <w:sz w:val="20"/>
          <w:szCs w:val="20"/>
        </w:rPr>
        <w:t>The final report will provide the initial statistics of the composition of respondents, their distribution.</w:t>
      </w:r>
    </w:p>
    <w:p w14:paraId="7EF4518E" w14:textId="77777777" w:rsidR="00F303C7" w:rsidRDefault="00F303C7">
      <w:pPr>
        <w:rPr>
          <w:sz w:val="20"/>
          <w:szCs w:val="20"/>
        </w:rPr>
        <w:sectPr w:rsidR="00F303C7" w:rsidSect="00C955E5">
          <w:headerReference w:type="even" r:id="rId19"/>
          <w:headerReference w:type="default" r:id="rId20"/>
          <w:footerReference w:type="even" r:id="rId21"/>
          <w:footerReference w:type="default" r:id="rId22"/>
          <w:headerReference w:type="first" r:id="rId23"/>
          <w:footerReference w:type="first" r:id="rId24"/>
          <w:pgSz w:w="11900" w:h="16840"/>
          <w:pgMar w:top="1342" w:right="851" w:bottom="1418" w:left="2268" w:header="2019" w:footer="864" w:gutter="0"/>
          <w:cols w:space="708"/>
          <w:titlePg/>
          <w:docGrid w:linePitch="360"/>
        </w:sectPr>
      </w:pPr>
    </w:p>
    <w:p w14:paraId="0AECD805" w14:textId="257D8C46" w:rsidR="003F3175" w:rsidRPr="00F63861" w:rsidRDefault="1A7F2DC5" w:rsidP="00F63861">
      <w:pPr>
        <w:spacing w:before="240" w:after="160"/>
        <w:jc w:val="both"/>
        <w:rPr>
          <w:sz w:val="20"/>
          <w:szCs w:val="20"/>
          <w:u w:val="single"/>
          <w:rPrChange w:id="55" w:author="Cassandra WALKER" w:date="2023-05-25T19:27:00Z">
            <w:rPr/>
          </w:rPrChange>
        </w:rPr>
        <w:pPrChange w:id="56" w:author="Cassandra WALKER" w:date="2023-05-25T19:27:00Z">
          <w:pPr>
            <w:pStyle w:val="ListParagraph"/>
            <w:numPr>
              <w:numId w:val="27"/>
            </w:numPr>
            <w:spacing w:before="240" w:after="160"/>
            <w:ind w:left="1080" w:hanging="360"/>
            <w:jc w:val="both"/>
          </w:pPr>
        </w:pPrChange>
      </w:pPr>
      <w:bookmarkStart w:id="57" w:name="_Hlk106010559"/>
      <w:r w:rsidRPr="00F63861">
        <w:rPr>
          <w:sz w:val="20"/>
          <w:szCs w:val="20"/>
          <w:u w:val="single"/>
          <w:rPrChange w:id="58" w:author="Cassandra WALKER" w:date="2023-05-25T19:27:00Z">
            <w:rPr/>
          </w:rPrChange>
        </w:rPr>
        <w:lastRenderedPageBreak/>
        <w:t>DELIVERABLES</w:t>
      </w:r>
    </w:p>
    <w:p w14:paraId="7046BC9E" w14:textId="45394D04" w:rsidR="49A88187" w:rsidRPr="00546EE9" w:rsidRDefault="00C1729D" w:rsidP="00661DA1">
      <w:pPr>
        <w:spacing w:before="240" w:after="240"/>
        <w:jc w:val="both"/>
        <w:rPr>
          <w:sz w:val="20"/>
          <w:szCs w:val="20"/>
        </w:rPr>
      </w:pPr>
      <w:r>
        <w:rPr>
          <w:sz w:val="20"/>
          <w:szCs w:val="20"/>
        </w:rPr>
        <w:t>T</w:t>
      </w:r>
      <w:r w:rsidR="49A88187" w:rsidRPr="00546EE9">
        <w:rPr>
          <w:sz w:val="20"/>
          <w:szCs w:val="20"/>
        </w:rPr>
        <w:t xml:space="preserve">he </w:t>
      </w:r>
      <w:r w:rsidR="0082078E">
        <w:rPr>
          <w:sz w:val="20"/>
          <w:szCs w:val="20"/>
        </w:rPr>
        <w:t>Service Provider</w:t>
      </w:r>
      <w:r w:rsidR="49A88187" w:rsidRPr="00546EE9">
        <w:rPr>
          <w:sz w:val="20"/>
          <w:szCs w:val="20"/>
        </w:rPr>
        <w:t xml:space="preserve"> </w:t>
      </w:r>
      <w:r w:rsidR="00B319E3">
        <w:rPr>
          <w:sz w:val="20"/>
          <w:szCs w:val="20"/>
        </w:rPr>
        <w:t>shall</w:t>
      </w:r>
      <w:r w:rsidR="49A88187" w:rsidRPr="00546EE9">
        <w:rPr>
          <w:sz w:val="20"/>
          <w:szCs w:val="20"/>
        </w:rPr>
        <w:t xml:space="preserve"> be </w:t>
      </w:r>
      <w:r>
        <w:rPr>
          <w:sz w:val="20"/>
          <w:szCs w:val="20"/>
        </w:rPr>
        <w:t xml:space="preserve">requested to </w:t>
      </w:r>
      <w:r w:rsidR="49A88187" w:rsidRPr="00546EE9">
        <w:rPr>
          <w:sz w:val="20"/>
          <w:szCs w:val="20"/>
        </w:rPr>
        <w:t xml:space="preserve">deliver </w:t>
      </w:r>
      <w:r w:rsidR="008408F0">
        <w:rPr>
          <w:sz w:val="20"/>
          <w:szCs w:val="20"/>
        </w:rPr>
        <w:t xml:space="preserve">the following according to the planned </w:t>
      </w:r>
      <w:r w:rsidR="00615486">
        <w:rPr>
          <w:sz w:val="20"/>
          <w:szCs w:val="20"/>
        </w:rPr>
        <w:t>timeline</w:t>
      </w:r>
      <w:r w:rsidR="00B319E3">
        <w:rPr>
          <w:sz w:val="20"/>
          <w:szCs w:val="20"/>
        </w:rPr>
        <w:t>s</w:t>
      </w:r>
      <w:r w:rsidR="00615486">
        <w:rPr>
          <w:sz w:val="20"/>
          <w:szCs w:val="20"/>
        </w:rPr>
        <w:t>:</w:t>
      </w:r>
    </w:p>
    <w:p w14:paraId="429985C8" w14:textId="61FAC7A4" w:rsidR="004D749E" w:rsidRDefault="0034087A" w:rsidP="00B72506">
      <w:pPr>
        <w:pStyle w:val="ListParagraph"/>
        <w:numPr>
          <w:ilvl w:val="0"/>
          <w:numId w:val="28"/>
        </w:numPr>
        <w:jc w:val="both"/>
        <w:rPr>
          <w:sz w:val="20"/>
          <w:szCs w:val="20"/>
        </w:rPr>
      </w:pPr>
      <w:r>
        <w:rPr>
          <w:sz w:val="20"/>
          <w:szCs w:val="20"/>
        </w:rPr>
        <w:t xml:space="preserve">List of locations, </w:t>
      </w:r>
      <w:r w:rsidR="00F40D24">
        <w:rPr>
          <w:sz w:val="20"/>
          <w:szCs w:val="20"/>
        </w:rPr>
        <w:t>names,</w:t>
      </w:r>
      <w:r>
        <w:rPr>
          <w:sz w:val="20"/>
          <w:szCs w:val="20"/>
        </w:rPr>
        <w:t xml:space="preserve"> and </w:t>
      </w:r>
      <w:r w:rsidR="00F35280">
        <w:rPr>
          <w:sz w:val="20"/>
          <w:szCs w:val="20"/>
        </w:rPr>
        <w:t xml:space="preserve">phone </w:t>
      </w:r>
      <w:r w:rsidR="004D749E">
        <w:rPr>
          <w:sz w:val="20"/>
          <w:szCs w:val="20"/>
        </w:rPr>
        <w:t>number</w:t>
      </w:r>
      <w:r w:rsidR="00F35280">
        <w:rPr>
          <w:sz w:val="20"/>
          <w:szCs w:val="20"/>
        </w:rPr>
        <w:t>s</w:t>
      </w:r>
      <w:r w:rsidR="004D749E">
        <w:rPr>
          <w:sz w:val="20"/>
          <w:szCs w:val="20"/>
        </w:rPr>
        <w:t xml:space="preserve"> of households </w:t>
      </w:r>
      <w:r w:rsidR="00F24772">
        <w:rPr>
          <w:sz w:val="20"/>
          <w:szCs w:val="20"/>
        </w:rPr>
        <w:t>per</w:t>
      </w:r>
      <w:r w:rsidR="004D749E">
        <w:rPr>
          <w:sz w:val="20"/>
          <w:szCs w:val="20"/>
        </w:rPr>
        <w:t xml:space="preserve"> admin level</w:t>
      </w:r>
      <w:r w:rsidR="00F24772">
        <w:rPr>
          <w:sz w:val="20"/>
          <w:szCs w:val="20"/>
        </w:rPr>
        <w:t xml:space="preserve"> with actual mobile </w:t>
      </w:r>
      <w:r w:rsidR="00F35280">
        <w:rPr>
          <w:sz w:val="20"/>
          <w:szCs w:val="20"/>
        </w:rPr>
        <w:t>network</w:t>
      </w:r>
      <w:r w:rsidR="004D749E">
        <w:rPr>
          <w:sz w:val="20"/>
          <w:szCs w:val="20"/>
        </w:rPr>
        <w:t>.</w:t>
      </w:r>
    </w:p>
    <w:p w14:paraId="2FDFA478" w14:textId="4EE7B1CE" w:rsidR="004D749E" w:rsidRDefault="00A77D63" w:rsidP="00B72506">
      <w:pPr>
        <w:pStyle w:val="ListParagraph"/>
        <w:numPr>
          <w:ilvl w:val="0"/>
          <w:numId w:val="28"/>
        </w:numPr>
        <w:jc w:val="both"/>
        <w:rPr>
          <w:sz w:val="20"/>
          <w:szCs w:val="20"/>
        </w:rPr>
      </w:pPr>
      <w:r>
        <w:rPr>
          <w:sz w:val="20"/>
          <w:szCs w:val="20"/>
        </w:rPr>
        <w:t>List of households selected with contact details and locations.</w:t>
      </w:r>
    </w:p>
    <w:p w14:paraId="2A53744A" w14:textId="60DBBB72" w:rsidR="00BA407A" w:rsidRPr="00731173" w:rsidRDefault="00BE6C28">
      <w:pPr>
        <w:pStyle w:val="ListParagraph"/>
        <w:numPr>
          <w:ilvl w:val="0"/>
          <w:numId w:val="28"/>
        </w:numPr>
        <w:jc w:val="both"/>
        <w:rPr>
          <w:color w:val="FF0000"/>
          <w:sz w:val="20"/>
          <w:szCs w:val="20"/>
          <w:rPrChange w:id="59" w:author="Cassandra WALKER" w:date="2023-05-25T19:08:00Z">
            <w:rPr>
              <w:sz w:val="20"/>
              <w:szCs w:val="20"/>
            </w:rPr>
          </w:rPrChange>
        </w:rPr>
      </w:pPr>
      <w:commentRangeStart w:id="60"/>
      <w:r w:rsidRPr="00731173">
        <w:rPr>
          <w:color w:val="FF0000"/>
          <w:sz w:val="20"/>
          <w:szCs w:val="20"/>
          <w:rPrChange w:id="61" w:author="Cassandra WALKER" w:date="2023-05-25T19:08:00Z">
            <w:rPr>
              <w:sz w:val="20"/>
              <w:szCs w:val="20"/>
            </w:rPr>
          </w:rPrChange>
        </w:rPr>
        <w:t>C</w:t>
      </w:r>
      <w:r w:rsidR="004F0192" w:rsidRPr="00731173">
        <w:rPr>
          <w:color w:val="FF0000"/>
          <w:sz w:val="20"/>
          <w:szCs w:val="20"/>
          <w:rPrChange w:id="62" w:author="Cassandra WALKER" w:date="2023-05-25T19:08:00Z">
            <w:rPr>
              <w:sz w:val="20"/>
              <w:szCs w:val="20"/>
            </w:rPr>
          </w:rPrChange>
        </w:rPr>
        <w:t>lean</w:t>
      </w:r>
      <w:r w:rsidRPr="00731173">
        <w:rPr>
          <w:color w:val="FF0000"/>
          <w:sz w:val="20"/>
          <w:szCs w:val="20"/>
          <w:rPrChange w:id="63" w:author="Cassandra WALKER" w:date="2023-05-25T19:08:00Z">
            <w:rPr>
              <w:sz w:val="20"/>
              <w:szCs w:val="20"/>
            </w:rPr>
          </w:rPrChange>
        </w:rPr>
        <w:t>ed</w:t>
      </w:r>
      <w:r w:rsidR="393B1266" w:rsidRPr="00731173">
        <w:rPr>
          <w:color w:val="FF0000"/>
          <w:sz w:val="20"/>
          <w:szCs w:val="20"/>
          <w:rPrChange w:id="64" w:author="Cassandra WALKER" w:date="2023-05-25T19:08:00Z">
            <w:rPr>
              <w:sz w:val="20"/>
              <w:szCs w:val="20"/>
            </w:rPr>
          </w:rPrChange>
        </w:rPr>
        <w:t xml:space="preserve"> dataset </w:t>
      </w:r>
      <w:r w:rsidR="74904AA5" w:rsidRPr="00731173">
        <w:rPr>
          <w:color w:val="FF0000"/>
          <w:sz w:val="20"/>
          <w:szCs w:val="20"/>
          <w:rPrChange w:id="65" w:author="Cassandra WALKER" w:date="2023-05-25T19:08:00Z">
            <w:rPr>
              <w:sz w:val="20"/>
              <w:szCs w:val="20"/>
            </w:rPr>
          </w:rPrChange>
        </w:rPr>
        <w:t xml:space="preserve">in </w:t>
      </w:r>
      <w:del w:id="66" w:author="Cassandra WALKER" w:date="2023-05-25T19:07:00Z">
        <w:r w:rsidR="74904AA5" w:rsidRPr="00731173" w:rsidDel="00731173">
          <w:rPr>
            <w:color w:val="FF0000"/>
            <w:sz w:val="20"/>
            <w:szCs w:val="20"/>
            <w:rPrChange w:id="67" w:author="Cassandra WALKER" w:date="2023-05-25T19:08:00Z">
              <w:rPr>
                <w:sz w:val="20"/>
                <w:szCs w:val="20"/>
              </w:rPr>
            </w:rPrChange>
          </w:rPr>
          <w:delText xml:space="preserve">English </w:delText>
        </w:r>
      </w:del>
      <w:ins w:id="68" w:author="Cassandra WALKER" w:date="2023-05-25T19:07:00Z">
        <w:r w:rsidR="00731173" w:rsidRPr="00731173">
          <w:rPr>
            <w:color w:val="FF0000"/>
            <w:sz w:val="20"/>
            <w:szCs w:val="20"/>
            <w:rPrChange w:id="69" w:author="Cassandra WALKER" w:date="2023-05-25T19:08:00Z">
              <w:rPr>
                <w:sz w:val="20"/>
                <w:szCs w:val="20"/>
              </w:rPr>
            </w:rPrChange>
          </w:rPr>
          <w:t>French</w:t>
        </w:r>
        <w:r w:rsidR="00731173" w:rsidRPr="00731173">
          <w:rPr>
            <w:color w:val="FF0000"/>
            <w:sz w:val="20"/>
            <w:szCs w:val="20"/>
            <w:rPrChange w:id="70" w:author="Cassandra WALKER" w:date="2023-05-25T19:08:00Z">
              <w:rPr>
                <w:sz w:val="20"/>
                <w:szCs w:val="20"/>
              </w:rPr>
            </w:rPrChange>
          </w:rPr>
          <w:t xml:space="preserve"> </w:t>
        </w:r>
      </w:ins>
      <w:r w:rsidR="74904AA5" w:rsidRPr="00731173">
        <w:rPr>
          <w:color w:val="FF0000"/>
          <w:sz w:val="20"/>
          <w:szCs w:val="20"/>
          <w:rPrChange w:id="71" w:author="Cassandra WALKER" w:date="2023-05-25T19:08:00Z">
            <w:rPr>
              <w:sz w:val="20"/>
              <w:szCs w:val="20"/>
            </w:rPr>
          </w:rPrChange>
        </w:rPr>
        <w:t>using standard WFP variable names</w:t>
      </w:r>
      <w:r w:rsidR="00BE3538" w:rsidRPr="00731173">
        <w:rPr>
          <w:color w:val="FF0000"/>
          <w:sz w:val="20"/>
          <w:szCs w:val="20"/>
          <w:rPrChange w:id="72" w:author="Cassandra WALKER" w:date="2023-05-25T19:08:00Z">
            <w:rPr>
              <w:sz w:val="20"/>
              <w:szCs w:val="20"/>
            </w:rPr>
          </w:rPrChange>
        </w:rPr>
        <w:t xml:space="preserve"> for both F2F and Remote surveys at the household and individual levels respectively</w:t>
      </w:r>
      <w:r w:rsidR="00B005DE" w:rsidRPr="00731173">
        <w:rPr>
          <w:color w:val="FF0000"/>
          <w:sz w:val="20"/>
          <w:szCs w:val="20"/>
          <w:rPrChange w:id="73" w:author="Cassandra WALKER" w:date="2023-05-25T19:08:00Z">
            <w:rPr>
              <w:sz w:val="20"/>
              <w:szCs w:val="20"/>
            </w:rPr>
          </w:rPrChange>
        </w:rPr>
        <w:t>.</w:t>
      </w:r>
    </w:p>
    <w:p w14:paraId="68108C67" w14:textId="6EC02679" w:rsidR="49A88187" w:rsidRPr="00731173" w:rsidRDefault="74904AA5" w:rsidP="00B72506">
      <w:pPr>
        <w:pStyle w:val="ListParagraph"/>
        <w:numPr>
          <w:ilvl w:val="0"/>
          <w:numId w:val="28"/>
        </w:numPr>
        <w:jc w:val="both"/>
        <w:rPr>
          <w:color w:val="FF0000"/>
          <w:sz w:val="20"/>
          <w:szCs w:val="20"/>
          <w:rPrChange w:id="74" w:author="Cassandra WALKER" w:date="2023-05-25T19:08:00Z">
            <w:rPr>
              <w:sz w:val="20"/>
              <w:szCs w:val="20"/>
            </w:rPr>
          </w:rPrChange>
        </w:rPr>
      </w:pPr>
      <w:r w:rsidRPr="00731173">
        <w:rPr>
          <w:color w:val="FF0000"/>
          <w:sz w:val="20"/>
          <w:szCs w:val="20"/>
          <w:rPrChange w:id="75" w:author="Cassandra WALKER" w:date="2023-05-25T19:08:00Z">
            <w:rPr>
              <w:sz w:val="20"/>
              <w:szCs w:val="20"/>
            </w:rPr>
          </w:rPrChange>
        </w:rPr>
        <w:t>All opened</w:t>
      </w:r>
      <w:ins w:id="76" w:author="Cassandra WALKER" w:date="2023-05-25T19:07:00Z">
        <w:r w:rsidR="00731173" w:rsidRPr="00731173">
          <w:rPr>
            <w:color w:val="FF0000"/>
            <w:sz w:val="20"/>
            <w:szCs w:val="20"/>
            <w:rPrChange w:id="77" w:author="Cassandra WALKER" w:date="2023-05-25T19:08:00Z">
              <w:rPr>
                <w:sz w:val="20"/>
                <w:szCs w:val="20"/>
              </w:rPr>
            </w:rPrChange>
          </w:rPr>
          <w:t>-</w:t>
        </w:r>
      </w:ins>
      <w:del w:id="78" w:author="Cassandra WALKER" w:date="2023-05-25T19:07:00Z">
        <w:r w:rsidRPr="00731173" w:rsidDel="00731173">
          <w:rPr>
            <w:color w:val="FF0000"/>
            <w:sz w:val="20"/>
            <w:szCs w:val="20"/>
            <w:rPrChange w:id="79" w:author="Cassandra WALKER" w:date="2023-05-25T19:08:00Z">
              <w:rPr>
                <w:sz w:val="20"/>
                <w:szCs w:val="20"/>
              </w:rPr>
            </w:rPrChange>
          </w:rPr>
          <w:delText xml:space="preserve"> </w:delText>
        </w:r>
      </w:del>
      <w:r w:rsidRPr="00731173">
        <w:rPr>
          <w:color w:val="FF0000"/>
          <w:sz w:val="20"/>
          <w:szCs w:val="20"/>
          <w:rPrChange w:id="80" w:author="Cassandra WALKER" w:date="2023-05-25T19:08:00Z">
            <w:rPr>
              <w:sz w:val="20"/>
              <w:szCs w:val="20"/>
            </w:rPr>
          </w:rPrChange>
        </w:rPr>
        <w:t xml:space="preserve">ended answers </w:t>
      </w:r>
      <w:r w:rsidR="00D41B6A" w:rsidRPr="00731173">
        <w:rPr>
          <w:color w:val="FF0000"/>
          <w:sz w:val="20"/>
          <w:szCs w:val="20"/>
          <w:rPrChange w:id="81" w:author="Cassandra WALKER" w:date="2023-05-25T19:08:00Z">
            <w:rPr>
              <w:sz w:val="20"/>
              <w:szCs w:val="20"/>
            </w:rPr>
          </w:rPrChange>
        </w:rPr>
        <w:t xml:space="preserve">are </w:t>
      </w:r>
      <w:r w:rsidRPr="00731173">
        <w:rPr>
          <w:color w:val="FF0000"/>
          <w:sz w:val="20"/>
          <w:szCs w:val="20"/>
          <w:rPrChange w:id="82" w:author="Cassandra WALKER" w:date="2023-05-25T19:08:00Z">
            <w:rPr>
              <w:sz w:val="20"/>
              <w:szCs w:val="20"/>
            </w:rPr>
          </w:rPrChange>
        </w:rPr>
        <w:t>either coded</w:t>
      </w:r>
      <w:r w:rsidR="00B319E3" w:rsidRPr="00731173">
        <w:rPr>
          <w:color w:val="FF0000"/>
          <w:sz w:val="20"/>
          <w:szCs w:val="20"/>
          <w:rPrChange w:id="83" w:author="Cassandra WALKER" w:date="2023-05-25T19:08:00Z">
            <w:rPr>
              <w:sz w:val="20"/>
              <w:szCs w:val="20"/>
            </w:rPr>
          </w:rPrChange>
        </w:rPr>
        <w:t>,</w:t>
      </w:r>
      <w:r w:rsidR="003B64F0" w:rsidRPr="00731173">
        <w:rPr>
          <w:color w:val="FF0000"/>
          <w:sz w:val="20"/>
          <w:szCs w:val="20"/>
          <w:rPrChange w:id="84" w:author="Cassandra WALKER" w:date="2023-05-25T19:08:00Z">
            <w:rPr>
              <w:sz w:val="20"/>
              <w:szCs w:val="20"/>
            </w:rPr>
          </w:rPrChange>
        </w:rPr>
        <w:t xml:space="preserve"> aligned to existing variables </w:t>
      </w:r>
      <w:r w:rsidRPr="00731173">
        <w:rPr>
          <w:color w:val="FF0000"/>
          <w:sz w:val="20"/>
          <w:szCs w:val="20"/>
          <w:rPrChange w:id="85" w:author="Cassandra WALKER" w:date="2023-05-25T19:08:00Z">
            <w:rPr>
              <w:sz w:val="20"/>
              <w:szCs w:val="20"/>
            </w:rPr>
          </w:rPrChange>
        </w:rPr>
        <w:t xml:space="preserve">or translated </w:t>
      </w:r>
      <w:r w:rsidR="00B319E3" w:rsidRPr="00731173">
        <w:rPr>
          <w:color w:val="FF0000"/>
          <w:sz w:val="20"/>
          <w:szCs w:val="20"/>
          <w:rPrChange w:id="86" w:author="Cassandra WALKER" w:date="2023-05-25T19:08:00Z">
            <w:rPr>
              <w:sz w:val="20"/>
              <w:szCs w:val="20"/>
            </w:rPr>
          </w:rPrChange>
        </w:rPr>
        <w:t xml:space="preserve">(into </w:t>
      </w:r>
      <w:del w:id="87" w:author="Cassandra WALKER" w:date="2023-05-25T19:07:00Z">
        <w:r w:rsidR="00B319E3" w:rsidRPr="00731173" w:rsidDel="00731173">
          <w:rPr>
            <w:color w:val="FF0000"/>
            <w:sz w:val="20"/>
            <w:szCs w:val="20"/>
            <w:rPrChange w:id="88" w:author="Cassandra WALKER" w:date="2023-05-25T19:08:00Z">
              <w:rPr>
                <w:sz w:val="20"/>
                <w:szCs w:val="20"/>
              </w:rPr>
            </w:rPrChange>
          </w:rPr>
          <w:delText>English</w:delText>
        </w:r>
      </w:del>
      <w:ins w:id="89" w:author="Cassandra WALKER" w:date="2023-05-25T19:07:00Z">
        <w:r w:rsidR="00731173" w:rsidRPr="00731173">
          <w:rPr>
            <w:color w:val="FF0000"/>
            <w:sz w:val="20"/>
            <w:szCs w:val="20"/>
            <w:rPrChange w:id="90" w:author="Cassandra WALKER" w:date="2023-05-25T19:08:00Z">
              <w:rPr>
                <w:sz w:val="20"/>
                <w:szCs w:val="20"/>
              </w:rPr>
            </w:rPrChange>
          </w:rPr>
          <w:t>Frenc</w:t>
        </w:r>
      </w:ins>
      <w:ins w:id="91" w:author="Cassandra WALKER" w:date="2023-05-25T19:08:00Z">
        <w:r w:rsidR="00731173" w:rsidRPr="00731173">
          <w:rPr>
            <w:color w:val="FF0000"/>
            <w:sz w:val="20"/>
            <w:szCs w:val="20"/>
            <w:rPrChange w:id="92" w:author="Cassandra WALKER" w:date="2023-05-25T19:08:00Z">
              <w:rPr>
                <w:sz w:val="20"/>
                <w:szCs w:val="20"/>
              </w:rPr>
            </w:rPrChange>
          </w:rPr>
          <w:t>h</w:t>
        </w:r>
      </w:ins>
      <w:r w:rsidR="00B319E3" w:rsidRPr="00731173">
        <w:rPr>
          <w:color w:val="FF0000"/>
          <w:sz w:val="20"/>
          <w:szCs w:val="20"/>
          <w:rPrChange w:id="93" w:author="Cassandra WALKER" w:date="2023-05-25T19:08:00Z">
            <w:rPr>
              <w:sz w:val="20"/>
              <w:szCs w:val="20"/>
            </w:rPr>
          </w:rPrChange>
        </w:rPr>
        <w:t xml:space="preserve">) </w:t>
      </w:r>
      <w:r w:rsidR="003B64F0" w:rsidRPr="00731173">
        <w:rPr>
          <w:color w:val="FF0000"/>
          <w:sz w:val="20"/>
          <w:szCs w:val="20"/>
          <w:rPrChange w:id="94" w:author="Cassandra WALKER" w:date="2023-05-25T19:08:00Z">
            <w:rPr>
              <w:sz w:val="20"/>
              <w:szCs w:val="20"/>
            </w:rPr>
          </w:rPrChange>
        </w:rPr>
        <w:t xml:space="preserve">and </w:t>
      </w:r>
      <w:r w:rsidR="00777ACA" w:rsidRPr="00731173">
        <w:rPr>
          <w:color w:val="FF0000"/>
          <w:sz w:val="20"/>
          <w:szCs w:val="20"/>
          <w:rPrChange w:id="95" w:author="Cassandra WALKER" w:date="2023-05-25T19:08:00Z">
            <w:rPr>
              <w:sz w:val="20"/>
              <w:szCs w:val="20"/>
            </w:rPr>
          </w:rPrChange>
        </w:rPr>
        <w:t>coded</w:t>
      </w:r>
      <w:r w:rsidR="003B64F0" w:rsidRPr="00731173">
        <w:rPr>
          <w:color w:val="FF0000"/>
          <w:sz w:val="20"/>
          <w:szCs w:val="20"/>
          <w:rPrChange w:id="96" w:author="Cassandra WALKER" w:date="2023-05-25T19:08:00Z">
            <w:rPr>
              <w:sz w:val="20"/>
              <w:szCs w:val="20"/>
            </w:rPr>
          </w:rPrChange>
        </w:rPr>
        <w:t xml:space="preserve"> into </w:t>
      </w:r>
      <w:r w:rsidR="00E46650" w:rsidRPr="00731173">
        <w:rPr>
          <w:color w:val="FF0000"/>
          <w:sz w:val="20"/>
          <w:szCs w:val="20"/>
          <w:rPrChange w:id="97" w:author="Cassandra WALKER" w:date="2023-05-25T19:08:00Z">
            <w:rPr>
              <w:sz w:val="20"/>
              <w:szCs w:val="20"/>
            </w:rPr>
          </w:rPrChange>
        </w:rPr>
        <w:t>the main data file</w:t>
      </w:r>
      <w:r w:rsidRPr="00731173">
        <w:rPr>
          <w:color w:val="FF0000"/>
          <w:sz w:val="20"/>
          <w:szCs w:val="20"/>
          <w:rPrChange w:id="98" w:author="Cassandra WALKER" w:date="2023-05-25T19:08:00Z">
            <w:rPr>
              <w:sz w:val="20"/>
              <w:szCs w:val="20"/>
            </w:rPr>
          </w:rPrChange>
        </w:rPr>
        <w:t>.</w:t>
      </w:r>
      <w:commentRangeEnd w:id="60"/>
      <w:r w:rsidR="00731173" w:rsidRPr="00731173">
        <w:rPr>
          <w:rStyle w:val="CommentReference"/>
          <w:color w:val="FF0000"/>
          <w:rPrChange w:id="99" w:author="Cassandra WALKER" w:date="2023-05-25T19:08:00Z">
            <w:rPr>
              <w:rStyle w:val="CommentReference"/>
            </w:rPr>
          </w:rPrChange>
        </w:rPr>
        <w:commentReference w:id="60"/>
      </w:r>
    </w:p>
    <w:p w14:paraId="5A6ABB48" w14:textId="2E1A407B" w:rsidR="00BE6C28" w:rsidRDefault="00BE6C28" w:rsidP="00B72506">
      <w:pPr>
        <w:pStyle w:val="ListParagraph"/>
        <w:numPr>
          <w:ilvl w:val="0"/>
          <w:numId w:val="28"/>
        </w:numPr>
        <w:jc w:val="both"/>
        <w:rPr>
          <w:sz w:val="20"/>
          <w:szCs w:val="20"/>
        </w:rPr>
      </w:pPr>
      <w:r>
        <w:rPr>
          <w:sz w:val="20"/>
          <w:szCs w:val="20"/>
        </w:rPr>
        <w:t>Final report</w:t>
      </w:r>
      <w:r w:rsidR="00B319E3">
        <w:rPr>
          <w:sz w:val="20"/>
          <w:szCs w:val="20"/>
        </w:rPr>
        <w:t xml:space="preserve"> at the end of the survey and data processing</w:t>
      </w:r>
      <w:r w:rsidR="00465E80">
        <w:rPr>
          <w:sz w:val="20"/>
          <w:szCs w:val="20"/>
        </w:rPr>
        <w:t xml:space="preserve"> if required</w:t>
      </w:r>
      <w:r w:rsidR="00B005DE">
        <w:rPr>
          <w:sz w:val="20"/>
          <w:szCs w:val="20"/>
        </w:rPr>
        <w:t>.</w:t>
      </w:r>
    </w:p>
    <w:p w14:paraId="3DF4A356" w14:textId="77777777" w:rsidR="00FB4341" w:rsidRDefault="00FB4341" w:rsidP="00FB4341">
      <w:pPr>
        <w:jc w:val="both"/>
        <w:rPr>
          <w:sz w:val="20"/>
          <w:szCs w:val="20"/>
        </w:rPr>
      </w:pPr>
    </w:p>
    <w:p w14:paraId="0073F755" w14:textId="77777777" w:rsidR="00FB4341" w:rsidRDefault="00FB4341" w:rsidP="00FB4341">
      <w:pPr>
        <w:jc w:val="both"/>
        <w:rPr>
          <w:sz w:val="20"/>
          <w:szCs w:val="20"/>
        </w:rPr>
      </w:pPr>
    </w:p>
    <w:p w14:paraId="2B074E1D" w14:textId="77777777" w:rsidR="00FB4341" w:rsidRPr="00C37250" w:rsidRDefault="6CFCB169" w:rsidP="00FB4341">
      <w:pPr>
        <w:pStyle w:val="Heading1"/>
        <w:ind w:hanging="720"/>
        <w:rPr>
          <w:sz w:val="20"/>
          <w:szCs w:val="36"/>
          <w:u w:val="single"/>
        </w:rPr>
      </w:pPr>
      <w:r w:rsidRPr="4E169433">
        <w:rPr>
          <w:sz w:val="20"/>
          <w:szCs w:val="20"/>
          <w:u w:val="single"/>
        </w:rPr>
        <w:t>ADMINSTRATION AND REPORTING</w:t>
      </w:r>
    </w:p>
    <w:p w14:paraId="524C8AC5" w14:textId="6587ADFB" w:rsidR="00FB4341" w:rsidRDefault="00FB4341" w:rsidP="00FB4341">
      <w:pPr>
        <w:spacing w:before="240" w:after="240"/>
        <w:jc w:val="both"/>
        <w:rPr>
          <w:sz w:val="20"/>
          <w:szCs w:val="20"/>
        </w:rPr>
      </w:pPr>
      <w:r w:rsidRPr="00C37250">
        <w:rPr>
          <w:sz w:val="20"/>
          <w:szCs w:val="20"/>
        </w:rPr>
        <w:t xml:space="preserve">The Service Provider will be required to give a weekly report on the progress of </w:t>
      </w:r>
      <w:r w:rsidR="3993F9A7" w:rsidRPr="73F3CF43">
        <w:rPr>
          <w:sz w:val="20"/>
          <w:szCs w:val="20"/>
        </w:rPr>
        <w:t xml:space="preserve">the </w:t>
      </w:r>
      <w:r w:rsidRPr="00C37250">
        <w:rPr>
          <w:sz w:val="20"/>
          <w:szCs w:val="20"/>
        </w:rPr>
        <w:t>work</w:t>
      </w:r>
      <w:r w:rsidR="3993F9A7" w:rsidRPr="73F3CF43">
        <w:rPr>
          <w:sz w:val="20"/>
          <w:szCs w:val="20"/>
        </w:rPr>
        <w:t>,</w:t>
      </w:r>
      <w:r w:rsidRPr="00C37250">
        <w:rPr>
          <w:sz w:val="20"/>
          <w:szCs w:val="20"/>
        </w:rPr>
        <w:t xml:space="preserve"> particularly during the hiring, acquisition of relevant permits and translation of questionnaires. During the proper interview/survey phase </w:t>
      </w:r>
      <w:r>
        <w:rPr>
          <w:sz w:val="20"/>
          <w:szCs w:val="20"/>
        </w:rPr>
        <w:t>(</w:t>
      </w:r>
      <w:commentRangeStart w:id="100"/>
      <w:r w:rsidRPr="00C37250">
        <w:rPr>
          <w:sz w:val="20"/>
          <w:szCs w:val="20"/>
        </w:rPr>
        <w:t>i.e., from the 3</w:t>
      </w:r>
      <w:r w:rsidRPr="00C37250">
        <w:rPr>
          <w:sz w:val="20"/>
          <w:szCs w:val="20"/>
          <w:vertAlign w:val="superscript"/>
        </w:rPr>
        <w:t>rd</w:t>
      </w:r>
      <w:r w:rsidRPr="00C37250">
        <w:rPr>
          <w:sz w:val="20"/>
          <w:szCs w:val="20"/>
        </w:rPr>
        <w:t xml:space="preserve"> week to 12</w:t>
      </w:r>
      <w:r w:rsidRPr="00C37250">
        <w:rPr>
          <w:sz w:val="20"/>
          <w:szCs w:val="20"/>
          <w:vertAlign w:val="superscript"/>
        </w:rPr>
        <w:t>th</w:t>
      </w:r>
      <w:r w:rsidRPr="00C37250">
        <w:rPr>
          <w:sz w:val="20"/>
          <w:szCs w:val="20"/>
        </w:rPr>
        <w:t xml:space="preserve"> week</w:t>
      </w:r>
      <w:commentRangeEnd w:id="100"/>
      <w:r w:rsidR="00731173">
        <w:rPr>
          <w:rStyle w:val="CommentReference"/>
        </w:rPr>
        <w:commentReference w:id="100"/>
      </w:r>
      <w:r>
        <w:rPr>
          <w:sz w:val="20"/>
          <w:szCs w:val="20"/>
        </w:rPr>
        <w:t>)</w:t>
      </w:r>
      <w:r w:rsidRPr="00C37250">
        <w:rPr>
          <w:sz w:val="20"/>
          <w:szCs w:val="20"/>
        </w:rPr>
        <w:t xml:space="preserve">, these reports may be required on daily or bi-weekly </w:t>
      </w:r>
      <w:r w:rsidR="7BF019E8" w:rsidRPr="73F3CF43">
        <w:rPr>
          <w:sz w:val="20"/>
          <w:szCs w:val="20"/>
        </w:rPr>
        <w:t>basis</w:t>
      </w:r>
      <w:r w:rsidRPr="00C37250">
        <w:rPr>
          <w:sz w:val="20"/>
          <w:szCs w:val="20"/>
        </w:rPr>
        <w:t xml:space="preserve"> as data is transferred</w:t>
      </w:r>
      <w:r>
        <w:rPr>
          <w:sz w:val="20"/>
          <w:szCs w:val="20"/>
        </w:rPr>
        <w:t>. These</w:t>
      </w:r>
      <w:r w:rsidRPr="00C37250">
        <w:rPr>
          <w:sz w:val="20"/>
          <w:szCs w:val="20"/>
        </w:rPr>
        <w:t xml:space="preserve"> sh</w:t>
      </w:r>
      <w:r>
        <w:rPr>
          <w:sz w:val="20"/>
          <w:szCs w:val="20"/>
        </w:rPr>
        <w:t>all</w:t>
      </w:r>
      <w:r w:rsidRPr="00C37250">
        <w:rPr>
          <w:sz w:val="20"/>
          <w:szCs w:val="20"/>
        </w:rPr>
        <w:t xml:space="preserve"> contain information such as number of interviews successfully completed, refusals if any indicating reasons for refusal, any technical or operational challenges encountered, and any other information considered directly or indirectly relevant to the successful implementation of the survey. </w:t>
      </w:r>
    </w:p>
    <w:p w14:paraId="5D749868" w14:textId="77777777" w:rsidR="00FB4341" w:rsidRDefault="00FB4341" w:rsidP="00FB4341">
      <w:pPr>
        <w:spacing w:before="240" w:after="240"/>
        <w:jc w:val="both"/>
        <w:rPr>
          <w:sz w:val="20"/>
          <w:szCs w:val="20"/>
        </w:rPr>
      </w:pPr>
      <w:r>
        <w:rPr>
          <w:sz w:val="20"/>
          <w:szCs w:val="20"/>
        </w:rPr>
        <w:t xml:space="preserve">For the purposes of this study, supervision, communications (enquiries and reports) and management will be directly under RAM-HQ in Rome. </w:t>
      </w:r>
      <w:commentRangeStart w:id="101"/>
      <w:r>
        <w:rPr>
          <w:sz w:val="20"/>
          <w:szCs w:val="20"/>
        </w:rPr>
        <w:t xml:space="preserve">The focal person for all communications will be Alirah </w:t>
      </w:r>
      <w:proofErr w:type="spellStart"/>
      <w:r>
        <w:rPr>
          <w:sz w:val="20"/>
          <w:szCs w:val="20"/>
        </w:rPr>
        <w:t>Weyori</w:t>
      </w:r>
      <w:proofErr w:type="spellEnd"/>
      <w:r>
        <w:rPr>
          <w:sz w:val="20"/>
          <w:szCs w:val="20"/>
        </w:rPr>
        <w:t xml:space="preserve"> (</w:t>
      </w:r>
      <w:hyperlink r:id="rId25" w:history="1">
        <w:r w:rsidRPr="008042E8">
          <w:rPr>
            <w:rStyle w:val="Hyperlink"/>
            <w:sz w:val="20"/>
            <w:szCs w:val="20"/>
          </w:rPr>
          <w:t>alirah.weyori@wfp.org</w:t>
        </w:r>
      </w:hyperlink>
      <w:r>
        <w:rPr>
          <w:sz w:val="20"/>
          <w:szCs w:val="20"/>
        </w:rPr>
        <w:t>) copying Mohamed Salem (</w:t>
      </w:r>
      <w:hyperlink r:id="rId26" w:history="1">
        <w:r w:rsidRPr="008042E8">
          <w:rPr>
            <w:rStyle w:val="Hyperlink"/>
            <w:sz w:val="20"/>
            <w:szCs w:val="20"/>
          </w:rPr>
          <w:t>Mohamed.salem@wfp.org</w:t>
        </w:r>
      </w:hyperlink>
      <w:r>
        <w:rPr>
          <w:sz w:val="20"/>
          <w:szCs w:val="20"/>
        </w:rPr>
        <w:t>).</w:t>
      </w:r>
      <w:commentRangeEnd w:id="101"/>
      <w:r w:rsidR="00F63861">
        <w:rPr>
          <w:rStyle w:val="CommentReference"/>
        </w:rPr>
        <w:commentReference w:id="101"/>
      </w:r>
    </w:p>
    <w:p w14:paraId="15A307C4" w14:textId="4855037F" w:rsidR="004726AF" w:rsidRPr="00AE2F81" w:rsidRDefault="004726AF" w:rsidP="00AE2F81">
      <w:pPr>
        <w:jc w:val="both"/>
        <w:rPr>
          <w:sz w:val="20"/>
          <w:szCs w:val="20"/>
        </w:rPr>
        <w:sectPr w:rsidR="004726AF" w:rsidRPr="00AE2F81" w:rsidSect="00350BFB">
          <w:pgSz w:w="11900" w:h="16840"/>
          <w:pgMar w:top="1342" w:right="851" w:bottom="1418" w:left="2268" w:header="2019" w:footer="864" w:gutter="0"/>
          <w:cols w:space="708"/>
          <w:titlePg/>
          <w:docGrid w:linePitch="360"/>
        </w:sectPr>
      </w:pPr>
    </w:p>
    <w:p w14:paraId="00B1B0C5" w14:textId="5CBF9422" w:rsidR="00155ED5" w:rsidRPr="00C37250" w:rsidRDefault="744A7C27" w:rsidP="00BD2067">
      <w:pPr>
        <w:pStyle w:val="Heading1"/>
        <w:ind w:hanging="720"/>
        <w:rPr>
          <w:sz w:val="20"/>
          <w:szCs w:val="36"/>
          <w:u w:val="single"/>
        </w:rPr>
      </w:pPr>
      <w:commentRangeStart w:id="102"/>
      <w:r w:rsidRPr="484992B7">
        <w:rPr>
          <w:sz w:val="20"/>
          <w:szCs w:val="20"/>
          <w:u w:val="single"/>
        </w:rPr>
        <w:lastRenderedPageBreak/>
        <w:t xml:space="preserve">TENTATIVE </w:t>
      </w:r>
      <w:r w:rsidR="2451EB20" w:rsidRPr="484992B7">
        <w:rPr>
          <w:sz w:val="20"/>
          <w:szCs w:val="20"/>
          <w:u w:val="single"/>
        </w:rPr>
        <w:t>TIMELINE AND KEY MILESTONES</w:t>
      </w:r>
      <w:r w:rsidR="019D887E" w:rsidRPr="484992B7">
        <w:rPr>
          <w:sz w:val="20"/>
          <w:szCs w:val="20"/>
          <w:u w:val="single"/>
        </w:rPr>
        <w:t xml:space="preserve"> </w:t>
      </w:r>
      <w:commentRangeEnd w:id="102"/>
      <w:r w:rsidR="391BD610">
        <w:rPr>
          <w:rStyle w:val="CommentReference"/>
        </w:rPr>
        <w:commentReference w:id="102"/>
      </w:r>
    </w:p>
    <w:p w14:paraId="0D1A2EB4" w14:textId="77777777" w:rsidR="00C071DC" w:rsidRPr="00C071DC" w:rsidRDefault="00C071DC" w:rsidP="00C071DC"/>
    <w:tbl>
      <w:tblPr>
        <w:tblStyle w:val="TableGrid"/>
        <w:tblW w:w="8364" w:type="dxa"/>
        <w:tblInd w:w="-15" w:type="dxa"/>
        <w:tblLayout w:type="fixed"/>
        <w:tblLook w:val="06A0" w:firstRow="1" w:lastRow="0" w:firstColumn="1" w:lastColumn="0" w:noHBand="1" w:noVBand="1"/>
      </w:tblPr>
      <w:tblGrid>
        <w:gridCol w:w="4111"/>
        <w:gridCol w:w="720"/>
        <w:gridCol w:w="698"/>
        <w:gridCol w:w="744"/>
        <w:gridCol w:w="720"/>
        <w:gridCol w:w="721"/>
        <w:gridCol w:w="650"/>
      </w:tblGrid>
      <w:tr w:rsidR="007F2A6C" w14:paraId="21257A7B" w14:textId="07A80ABA" w:rsidTr="008803BC">
        <w:trPr>
          <w:trHeight w:val="436"/>
        </w:trPr>
        <w:tc>
          <w:tcPr>
            <w:tcW w:w="4111" w:type="dxa"/>
            <w:vMerge w:val="restart"/>
            <w:tcBorders>
              <w:top w:val="single" w:sz="12" w:space="0" w:color="auto"/>
              <w:left w:val="single" w:sz="12" w:space="0" w:color="auto"/>
              <w:bottom w:val="single" w:sz="12" w:space="0" w:color="auto"/>
              <w:right w:val="single" w:sz="12" w:space="0" w:color="auto"/>
              <w:tl2br w:val="single" w:sz="12" w:space="0" w:color="auto"/>
            </w:tcBorders>
            <w:vAlign w:val="bottom"/>
          </w:tcPr>
          <w:p w14:paraId="1A00C5F8" w14:textId="77777777" w:rsidR="007F2A6C" w:rsidRPr="008E5646" w:rsidRDefault="007F2A6C" w:rsidP="1A5DB1F4">
            <w:pPr>
              <w:jc w:val="right"/>
            </w:pPr>
            <w:r w:rsidRPr="008E5646">
              <w:rPr>
                <w:rFonts w:ascii="Open Sans" w:eastAsia="Open Sans" w:hAnsi="Open Sans" w:cs="Open Sans"/>
                <w:b/>
                <w:bCs/>
                <w:color w:val="000000" w:themeColor="text1"/>
              </w:rPr>
              <w:t>Time</w:t>
            </w:r>
          </w:p>
          <w:p w14:paraId="584D17A4" w14:textId="2AB773E4" w:rsidR="007F2A6C" w:rsidRPr="008E5646" w:rsidRDefault="007F2A6C" w:rsidP="00D96B1E">
            <w:r w:rsidRPr="000431C2">
              <w:rPr>
                <w:rFonts w:ascii="Open Sans" w:eastAsia="Open Sans" w:hAnsi="Open Sans" w:cs="Open Sans"/>
                <w:b/>
                <w:bCs/>
                <w:color w:val="000000" w:themeColor="text1"/>
              </w:rPr>
              <w:t>Activity</w:t>
            </w:r>
          </w:p>
        </w:tc>
        <w:tc>
          <w:tcPr>
            <w:tcW w:w="1418"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7020BD73" w14:textId="61135124" w:rsidR="007F2A6C" w:rsidRPr="008E5646" w:rsidRDefault="007F2A6C" w:rsidP="1A5DB1F4">
            <w:pPr>
              <w:jc w:val="center"/>
            </w:pPr>
            <w:r>
              <w:rPr>
                <w:rFonts w:ascii="Open Sans" w:eastAsia="Open Sans" w:hAnsi="Open Sans" w:cs="Open Sans"/>
                <w:b/>
                <w:bCs/>
                <w:color w:val="000000" w:themeColor="text1"/>
              </w:rPr>
              <w:t>May2023</w:t>
            </w:r>
          </w:p>
        </w:tc>
        <w:tc>
          <w:tcPr>
            <w:tcW w:w="2835" w:type="dxa"/>
            <w:gridSpan w:val="4"/>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29CEEA94" w14:textId="449E3A88" w:rsidR="007F2A6C" w:rsidRPr="008E5646" w:rsidRDefault="007F2A6C" w:rsidP="1A5DB1F4">
            <w:pPr>
              <w:jc w:val="center"/>
            </w:pPr>
            <w:r>
              <w:rPr>
                <w:rFonts w:ascii="Open Sans" w:eastAsia="Open Sans" w:hAnsi="Open Sans" w:cs="Open Sans"/>
                <w:b/>
                <w:bCs/>
                <w:color w:val="000000" w:themeColor="text1"/>
              </w:rPr>
              <w:t>June 202</w:t>
            </w:r>
            <w:r w:rsidR="00B94C46">
              <w:rPr>
                <w:rFonts w:ascii="Open Sans" w:eastAsia="Open Sans" w:hAnsi="Open Sans" w:cs="Open Sans"/>
                <w:b/>
                <w:bCs/>
                <w:color w:val="000000" w:themeColor="text1"/>
              </w:rPr>
              <w:t>3</w:t>
            </w:r>
          </w:p>
        </w:tc>
      </w:tr>
      <w:tr w:rsidR="00E5218C" w14:paraId="32703CB9" w14:textId="0488F6A0" w:rsidTr="008803BC">
        <w:trPr>
          <w:trHeight w:val="436"/>
        </w:trPr>
        <w:tc>
          <w:tcPr>
            <w:tcW w:w="4111" w:type="dxa"/>
            <w:vMerge/>
            <w:tcBorders>
              <w:top w:val="single" w:sz="12" w:space="0" w:color="auto"/>
              <w:left w:val="single" w:sz="12" w:space="0" w:color="auto"/>
              <w:bottom w:val="single" w:sz="12" w:space="0" w:color="auto"/>
              <w:tl2br w:val="single" w:sz="12" w:space="0" w:color="auto"/>
            </w:tcBorders>
            <w:vAlign w:val="bottom"/>
          </w:tcPr>
          <w:p w14:paraId="3BC793D3" w14:textId="0B162A9B" w:rsidR="007F2A6C" w:rsidRPr="000431C2" w:rsidRDefault="007F2A6C"/>
        </w:tc>
        <w:tc>
          <w:tcPr>
            <w:tcW w:w="72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3DED4C5D" w14:textId="60DE28DE" w:rsidR="007F2A6C" w:rsidRPr="00702C8E" w:rsidRDefault="007F2A6C" w:rsidP="00621F6A">
            <w:pPr>
              <w:jc w:val="center"/>
              <w:rPr>
                <w:b/>
                <w:bCs/>
                <w:sz w:val="16"/>
                <w:szCs w:val="16"/>
              </w:rPr>
            </w:pPr>
            <w:r w:rsidRPr="00702C8E">
              <w:rPr>
                <w:rFonts w:ascii="Open Sans" w:eastAsia="Open Sans" w:hAnsi="Open Sans" w:cs="Open Sans"/>
                <w:b/>
                <w:bCs/>
                <w:color w:val="000000" w:themeColor="text1"/>
                <w:sz w:val="16"/>
                <w:szCs w:val="16"/>
              </w:rPr>
              <w:t>W</w:t>
            </w:r>
            <w:r w:rsidR="0018382E">
              <w:rPr>
                <w:rFonts w:ascii="Open Sans" w:eastAsia="Open Sans" w:hAnsi="Open Sans" w:cs="Open Sans"/>
                <w:b/>
                <w:bCs/>
                <w:color w:val="000000" w:themeColor="text1"/>
                <w:sz w:val="16"/>
                <w:szCs w:val="16"/>
              </w:rPr>
              <w:t>3</w:t>
            </w:r>
          </w:p>
        </w:tc>
        <w:tc>
          <w:tcPr>
            <w:tcW w:w="698"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4A1BD2A5" w14:textId="49228208" w:rsidR="007F2A6C" w:rsidRPr="00702C8E" w:rsidRDefault="007F2A6C" w:rsidP="00621F6A">
            <w:pPr>
              <w:jc w:val="center"/>
              <w:rPr>
                <w:b/>
                <w:bCs/>
                <w:sz w:val="16"/>
                <w:szCs w:val="16"/>
              </w:rPr>
            </w:pPr>
            <w:r w:rsidRPr="00702C8E">
              <w:rPr>
                <w:rFonts w:ascii="Open Sans" w:eastAsia="Open Sans" w:hAnsi="Open Sans" w:cs="Open Sans"/>
                <w:b/>
                <w:bCs/>
                <w:color w:val="000000" w:themeColor="text1"/>
                <w:sz w:val="16"/>
                <w:szCs w:val="16"/>
              </w:rPr>
              <w:t>W</w:t>
            </w:r>
            <w:r w:rsidR="0018382E">
              <w:rPr>
                <w:rFonts w:ascii="Open Sans" w:eastAsia="Open Sans" w:hAnsi="Open Sans" w:cs="Open Sans"/>
                <w:b/>
                <w:bCs/>
                <w:color w:val="000000" w:themeColor="text1"/>
                <w:sz w:val="16"/>
                <w:szCs w:val="16"/>
              </w:rPr>
              <w:t>4</w:t>
            </w:r>
          </w:p>
        </w:tc>
        <w:tc>
          <w:tcPr>
            <w:tcW w:w="744"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3BC8F983" w14:textId="5246F387" w:rsidR="007F2A6C" w:rsidRPr="00702C8E" w:rsidRDefault="007F2A6C" w:rsidP="00621F6A">
            <w:pPr>
              <w:jc w:val="center"/>
              <w:rPr>
                <w:b/>
                <w:bCs/>
                <w:sz w:val="16"/>
                <w:szCs w:val="16"/>
              </w:rPr>
            </w:pPr>
            <w:r w:rsidRPr="00702C8E">
              <w:rPr>
                <w:rFonts w:ascii="Open Sans" w:eastAsia="Open Sans" w:hAnsi="Open Sans" w:cs="Open Sans"/>
                <w:b/>
                <w:bCs/>
                <w:color w:val="000000" w:themeColor="text1"/>
                <w:sz w:val="16"/>
                <w:szCs w:val="16"/>
              </w:rPr>
              <w:t>W</w:t>
            </w:r>
            <w:r w:rsidR="00621F6A">
              <w:rPr>
                <w:rFonts w:ascii="Open Sans" w:eastAsia="Open Sans" w:hAnsi="Open Sans" w:cs="Open Sans"/>
                <w:b/>
                <w:bCs/>
                <w:color w:val="000000" w:themeColor="text1"/>
                <w:sz w:val="16"/>
                <w:szCs w:val="16"/>
              </w:rPr>
              <w:t>2</w:t>
            </w:r>
          </w:p>
        </w:tc>
        <w:tc>
          <w:tcPr>
            <w:tcW w:w="72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4374FD8E" w14:textId="1F562E91" w:rsidR="007F2A6C" w:rsidRPr="00702C8E" w:rsidRDefault="007F2A6C" w:rsidP="00621F6A">
            <w:pPr>
              <w:jc w:val="center"/>
              <w:rPr>
                <w:b/>
                <w:bCs/>
                <w:sz w:val="16"/>
                <w:szCs w:val="16"/>
              </w:rPr>
            </w:pPr>
            <w:r w:rsidRPr="00702C8E">
              <w:rPr>
                <w:rFonts w:ascii="Open Sans" w:eastAsia="Open Sans" w:hAnsi="Open Sans" w:cs="Open Sans"/>
                <w:b/>
                <w:bCs/>
                <w:color w:val="000000" w:themeColor="text1"/>
                <w:sz w:val="16"/>
                <w:szCs w:val="16"/>
              </w:rPr>
              <w:t>W</w:t>
            </w:r>
            <w:r w:rsidR="00621F6A">
              <w:rPr>
                <w:rFonts w:ascii="Open Sans" w:eastAsia="Open Sans" w:hAnsi="Open Sans" w:cs="Open Sans"/>
                <w:b/>
                <w:bCs/>
                <w:color w:val="000000" w:themeColor="text1"/>
                <w:sz w:val="16"/>
                <w:szCs w:val="16"/>
              </w:rPr>
              <w:t>2</w:t>
            </w:r>
          </w:p>
        </w:tc>
        <w:tc>
          <w:tcPr>
            <w:tcW w:w="721"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1217A5F7" w14:textId="0B8A50CA" w:rsidR="007F2A6C" w:rsidRPr="00702C8E" w:rsidRDefault="007F2A6C" w:rsidP="00621F6A">
            <w:pPr>
              <w:jc w:val="center"/>
              <w:rPr>
                <w:b/>
                <w:bCs/>
                <w:sz w:val="16"/>
                <w:szCs w:val="16"/>
              </w:rPr>
            </w:pPr>
            <w:r w:rsidRPr="00702C8E">
              <w:rPr>
                <w:rFonts w:ascii="Open Sans" w:eastAsia="Open Sans" w:hAnsi="Open Sans" w:cs="Open Sans"/>
                <w:b/>
                <w:bCs/>
                <w:color w:val="000000" w:themeColor="text1"/>
                <w:sz w:val="16"/>
                <w:szCs w:val="16"/>
              </w:rPr>
              <w:t>W</w:t>
            </w:r>
            <w:r w:rsidR="00621F6A">
              <w:rPr>
                <w:rFonts w:ascii="Open Sans" w:eastAsia="Open Sans" w:hAnsi="Open Sans" w:cs="Open Sans"/>
                <w:b/>
                <w:bCs/>
                <w:color w:val="000000" w:themeColor="text1"/>
                <w:sz w:val="16"/>
                <w:szCs w:val="16"/>
              </w:rPr>
              <w:t>3</w:t>
            </w:r>
          </w:p>
        </w:tc>
        <w:tc>
          <w:tcPr>
            <w:tcW w:w="650"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bottom"/>
          </w:tcPr>
          <w:p w14:paraId="5913F25E" w14:textId="622EBC1D" w:rsidR="007F2A6C" w:rsidRPr="00702C8E" w:rsidRDefault="007F2A6C" w:rsidP="00621F6A">
            <w:pPr>
              <w:jc w:val="center"/>
              <w:rPr>
                <w:b/>
                <w:bCs/>
                <w:sz w:val="16"/>
                <w:szCs w:val="16"/>
              </w:rPr>
            </w:pPr>
            <w:r w:rsidRPr="00702C8E">
              <w:rPr>
                <w:rFonts w:ascii="Open Sans" w:eastAsia="Open Sans" w:hAnsi="Open Sans" w:cs="Open Sans"/>
                <w:b/>
                <w:bCs/>
                <w:color w:val="000000" w:themeColor="text1"/>
                <w:sz w:val="16"/>
                <w:szCs w:val="16"/>
              </w:rPr>
              <w:t>W</w:t>
            </w:r>
            <w:r w:rsidR="00621F6A">
              <w:rPr>
                <w:rFonts w:ascii="Open Sans" w:eastAsia="Open Sans" w:hAnsi="Open Sans" w:cs="Open Sans"/>
                <w:b/>
                <w:bCs/>
                <w:color w:val="000000" w:themeColor="text1"/>
                <w:sz w:val="16"/>
                <w:szCs w:val="16"/>
              </w:rPr>
              <w:t>4</w:t>
            </w:r>
          </w:p>
        </w:tc>
      </w:tr>
      <w:tr w:rsidR="00E5218C" w14:paraId="689816F7" w14:textId="6EA395D8" w:rsidTr="008803BC">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2C012DD3" w14:textId="36A9B0EC" w:rsidR="007F2A6C" w:rsidRPr="00F4680F" w:rsidRDefault="00E5218C" w:rsidP="00F4680F">
            <w:pPr>
              <w:pStyle w:val="ListParagraph"/>
              <w:numPr>
                <w:ilvl w:val="0"/>
                <w:numId w:val="38"/>
              </w:numPr>
              <w:ind w:left="318" w:hanging="318"/>
              <w:rPr>
                <w:i/>
                <w:iCs/>
              </w:rPr>
            </w:pPr>
            <w:r>
              <w:rPr>
                <w:rFonts w:ascii="Open Sans" w:eastAsia="Open Sans" w:hAnsi="Open Sans" w:cs="Open Sans"/>
                <w:i/>
                <w:iCs/>
                <w:color w:val="000000" w:themeColor="text1"/>
              </w:rPr>
              <w:t>Adapting the</w:t>
            </w:r>
            <w:r w:rsidR="007F2A6C" w:rsidRPr="00F4680F">
              <w:rPr>
                <w:rFonts w:ascii="Open Sans" w:eastAsia="Open Sans" w:hAnsi="Open Sans" w:cs="Open Sans"/>
                <w:i/>
                <w:iCs/>
                <w:color w:val="000000" w:themeColor="text1"/>
              </w:rPr>
              <w:t xml:space="preserve"> Questionnaire</w:t>
            </w:r>
            <w:r w:rsidR="009F6B77">
              <w:rPr>
                <w:rFonts w:ascii="Open Sans" w:eastAsia="Open Sans" w:hAnsi="Open Sans" w:cs="Open Sans"/>
                <w:i/>
                <w:iCs/>
                <w:color w:val="000000" w:themeColor="text1"/>
              </w:rPr>
              <w:t xml:space="preserve"> to CAR</w:t>
            </w:r>
          </w:p>
        </w:tc>
        <w:tc>
          <w:tcPr>
            <w:tcW w:w="720"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6A8363C8" w14:textId="0DB6C3F9" w:rsidR="007F2A6C" w:rsidRPr="000431C2" w:rsidRDefault="007F2A6C">
            <w:pPr>
              <w:rPr>
                <w:highlight w:val="darkGreen"/>
              </w:rPr>
            </w:pPr>
            <w:r w:rsidRPr="000431C2">
              <w:rPr>
                <w:rFonts w:ascii="Open Sans" w:eastAsia="Open Sans" w:hAnsi="Open Sans" w:cs="Open Sans"/>
                <w:color w:val="000000" w:themeColor="text1"/>
                <w:highlight w:val="darkGreen"/>
              </w:rPr>
              <w:t xml:space="preserve"> </w:t>
            </w:r>
          </w:p>
        </w:tc>
        <w:tc>
          <w:tcPr>
            <w:tcW w:w="698" w:type="dxa"/>
            <w:tcBorders>
              <w:top w:val="single" w:sz="12" w:space="0" w:color="auto"/>
              <w:left w:val="single" w:sz="12" w:space="0" w:color="auto"/>
              <w:bottom w:val="single" w:sz="12" w:space="0" w:color="auto"/>
              <w:right w:val="single" w:sz="12" w:space="0" w:color="auto"/>
            </w:tcBorders>
            <w:shd w:val="clear" w:color="auto" w:fill="70AD47" w:themeFill="accent6"/>
            <w:vAlign w:val="bottom"/>
          </w:tcPr>
          <w:p w14:paraId="33701696" w14:textId="3300D7D3" w:rsidR="007F2A6C" w:rsidRPr="000431C2" w:rsidRDefault="007F2A6C">
            <w:pPr>
              <w:rPr>
                <w:highlight w:val="darkGreen"/>
              </w:rPr>
            </w:pPr>
            <w:r w:rsidRPr="000431C2">
              <w:rPr>
                <w:rFonts w:ascii="Open Sans" w:eastAsia="Open Sans" w:hAnsi="Open Sans" w:cs="Open Sans"/>
                <w:color w:val="70AD47" w:themeColor="accent6"/>
                <w:highlight w:val="darkGreen"/>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6FDAEBC6" w14:textId="09AC0961" w:rsidR="007F2A6C" w:rsidRPr="000431C2" w:rsidRDefault="007F2A6C">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vAlign w:val="bottom"/>
          </w:tcPr>
          <w:p w14:paraId="15BD8649" w14:textId="5C8BAAFA" w:rsidR="007F2A6C" w:rsidRPr="000431C2" w:rsidRDefault="007F2A6C">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vAlign w:val="bottom"/>
          </w:tcPr>
          <w:p w14:paraId="236ECCF6" w14:textId="3E389CAE" w:rsidR="007F2A6C" w:rsidRPr="000431C2" w:rsidRDefault="007F2A6C">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vAlign w:val="bottom"/>
          </w:tcPr>
          <w:p w14:paraId="6A3DCE13" w14:textId="4906F1BF" w:rsidR="007F2A6C" w:rsidRPr="000431C2" w:rsidRDefault="007F2A6C">
            <w:r w:rsidRPr="000431C2">
              <w:rPr>
                <w:rFonts w:ascii="Open Sans" w:eastAsia="Open Sans" w:hAnsi="Open Sans" w:cs="Open Sans"/>
                <w:color w:val="000000" w:themeColor="text1"/>
              </w:rPr>
              <w:t xml:space="preserve"> </w:t>
            </w:r>
          </w:p>
        </w:tc>
      </w:tr>
      <w:tr w:rsidR="00E5218C" w14:paraId="272DB2CA" w14:textId="4780E198" w:rsidTr="008803BC">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4968B4BB" w14:textId="6E8357D0" w:rsidR="007F2A6C" w:rsidRPr="00F4680F" w:rsidRDefault="007F2A6C" w:rsidP="00F4680F">
            <w:pPr>
              <w:pStyle w:val="ListParagraph"/>
              <w:numPr>
                <w:ilvl w:val="0"/>
                <w:numId w:val="38"/>
              </w:numPr>
              <w:ind w:left="318" w:hanging="318"/>
              <w:rPr>
                <w:rFonts w:ascii="Open Sans" w:eastAsia="Open Sans" w:hAnsi="Open Sans" w:cs="Open Sans"/>
                <w:i/>
                <w:iCs/>
                <w:color w:val="000000" w:themeColor="text1"/>
              </w:rPr>
            </w:pPr>
            <w:r>
              <w:rPr>
                <w:rFonts w:ascii="Open Sans" w:eastAsia="Open Sans" w:hAnsi="Open Sans" w:cs="Open Sans"/>
                <w:i/>
                <w:iCs/>
                <w:color w:val="000000" w:themeColor="text1"/>
              </w:rPr>
              <w:t xml:space="preserve">Compiling </w:t>
            </w:r>
            <w:r w:rsidR="009F6B77">
              <w:rPr>
                <w:rFonts w:ascii="Open Sans" w:eastAsia="Open Sans" w:hAnsi="Open Sans" w:cs="Open Sans"/>
                <w:i/>
                <w:iCs/>
                <w:color w:val="000000" w:themeColor="text1"/>
              </w:rPr>
              <w:t xml:space="preserve">list of </w:t>
            </w:r>
            <w:r>
              <w:rPr>
                <w:rFonts w:ascii="Open Sans" w:eastAsia="Open Sans" w:hAnsi="Open Sans" w:cs="Open Sans"/>
                <w:i/>
                <w:iCs/>
                <w:color w:val="000000" w:themeColor="text1"/>
              </w:rPr>
              <w:t xml:space="preserve">households </w:t>
            </w:r>
            <w:r w:rsidR="009F6B77">
              <w:rPr>
                <w:rFonts w:ascii="Open Sans" w:eastAsia="Open Sans" w:hAnsi="Open Sans" w:cs="Open Sans"/>
                <w:i/>
                <w:iCs/>
                <w:color w:val="000000" w:themeColor="text1"/>
              </w:rPr>
              <w:t xml:space="preserve">with </w:t>
            </w:r>
            <w:r>
              <w:rPr>
                <w:rFonts w:ascii="Open Sans" w:eastAsia="Open Sans" w:hAnsi="Open Sans" w:cs="Open Sans"/>
                <w:i/>
                <w:iCs/>
                <w:color w:val="000000" w:themeColor="text1"/>
              </w:rPr>
              <w:t>contacts</w:t>
            </w:r>
          </w:p>
        </w:tc>
        <w:tc>
          <w:tcPr>
            <w:tcW w:w="720" w:type="dxa"/>
            <w:tcBorders>
              <w:top w:val="single" w:sz="12" w:space="0" w:color="auto"/>
              <w:left w:val="single" w:sz="12" w:space="0" w:color="auto"/>
              <w:bottom w:val="single" w:sz="12" w:space="0" w:color="auto"/>
              <w:right w:val="single" w:sz="12" w:space="0" w:color="auto"/>
            </w:tcBorders>
            <w:shd w:val="clear" w:color="auto" w:fill="FF66FF"/>
            <w:vAlign w:val="bottom"/>
          </w:tcPr>
          <w:p w14:paraId="50EA48CB" w14:textId="77777777" w:rsidR="007F2A6C" w:rsidRPr="000431C2" w:rsidRDefault="007F2A6C">
            <w:pPr>
              <w:rPr>
                <w:rFonts w:ascii="Open Sans" w:eastAsia="Open Sans" w:hAnsi="Open Sans" w:cs="Open Sans"/>
                <w:color w:val="000000" w:themeColor="text1"/>
                <w:highlight w:val="darkGreen"/>
              </w:rPr>
            </w:pPr>
          </w:p>
        </w:tc>
        <w:tc>
          <w:tcPr>
            <w:tcW w:w="698" w:type="dxa"/>
            <w:tcBorders>
              <w:top w:val="single" w:sz="12" w:space="0" w:color="auto"/>
              <w:left w:val="single" w:sz="12" w:space="0" w:color="auto"/>
              <w:bottom w:val="single" w:sz="12" w:space="0" w:color="auto"/>
              <w:right w:val="single" w:sz="12" w:space="0" w:color="auto"/>
            </w:tcBorders>
            <w:shd w:val="clear" w:color="auto" w:fill="FF66FF"/>
            <w:vAlign w:val="bottom"/>
          </w:tcPr>
          <w:p w14:paraId="46F76BF0" w14:textId="77777777" w:rsidR="007F2A6C" w:rsidRPr="000431C2" w:rsidRDefault="007F2A6C">
            <w:pPr>
              <w:rPr>
                <w:rFonts w:ascii="Open Sans" w:eastAsia="Open Sans" w:hAnsi="Open Sans" w:cs="Open Sans"/>
                <w:color w:val="70AD47" w:themeColor="accent6"/>
                <w:highlight w:val="darkGreen"/>
              </w:rPr>
            </w:pPr>
          </w:p>
        </w:tc>
        <w:tc>
          <w:tcPr>
            <w:tcW w:w="744" w:type="dxa"/>
            <w:tcBorders>
              <w:top w:val="single" w:sz="12" w:space="0" w:color="auto"/>
              <w:left w:val="single" w:sz="12" w:space="0" w:color="auto"/>
              <w:bottom w:val="single" w:sz="12" w:space="0" w:color="auto"/>
              <w:right w:val="single" w:sz="12" w:space="0" w:color="auto"/>
            </w:tcBorders>
            <w:shd w:val="clear" w:color="auto" w:fill="auto"/>
            <w:vAlign w:val="bottom"/>
          </w:tcPr>
          <w:p w14:paraId="1CF4A803" w14:textId="77777777" w:rsidR="007F2A6C" w:rsidRPr="000431C2" w:rsidRDefault="007F2A6C">
            <w:pPr>
              <w:rPr>
                <w:rFonts w:ascii="Open Sans" w:eastAsia="Open Sans" w:hAnsi="Open Sans" w:cs="Open Sans"/>
                <w:color w:val="000000" w:themeColor="text1"/>
              </w:rPr>
            </w:pPr>
          </w:p>
        </w:tc>
        <w:tc>
          <w:tcPr>
            <w:tcW w:w="720" w:type="dxa"/>
            <w:tcBorders>
              <w:top w:val="single" w:sz="12" w:space="0" w:color="auto"/>
              <w:left w:val="single" w:sz="12" w:space="0" w:color="auto"/>
              <w:bottom w:val="single" w:sz="12" w:space="0" w:color="auto"/>
              <w:right w:val="single" w:sz="12" w:space="0" w:color="auto"/>
            </w:tcBorders>
            <w:shd w:val="clear" w:color="auto" w:fill="auto"/>
            <w:vAlign w:val="bottom"/>
          </w:tcPr>
          <w:p w14:paraId="70DE3C0D" w14:textId="77777777" w:rsidR="007F2A6C" w:rsidRPr="000431C2" w:rsidRDefault="007F2A6C">
            <w:pPr>
              <w:rPr>
                <w:rFonts w:ascii="Open Sans" w:eastAsia="Open Sans" w:hAnsi="Open Sans" w:cs="Open Sans"/>
                <w:color w:val="000000" w:themeColor="text1"/>
              </w:rPr>
            </w:pPr>
          </w:p>
        </w:tc>
        <w:tc>
          <w:tcPr>
            <w:tcW w:w="721" w:type="dxa"/>
            <w:tcBorders>
              <w:top w:val="single" w:sz="12" w:space="0" w:color="auto"/>
              <w:left w:val="single" w:sz="12" w:space="0" w:color="auto"/>
              <w:bottom w:val="single" w:sz="12" w:space="0" w:color="auto"/>
              <w:right w:val="single" w:sz="12" w:space="0" w:color="auto"/>
            </w:tcBorders>
            <w:vAlign w:val="bottom"/>
          </w:tcPr>
          <w:p w14:paraId="18B2AB12" w14:textId="77777777" w:rsidR="007F2A6C" w:rsidRPr="000431C2" w:rsidRDefault="007F2A6C">
            <w:pPr>
              <w:rPr>
                <w:rFonts w:ascii="Open Sans" w:eastAsia="Open Sans" w:hAnsi="Open Sans" w:cs="Open Sans"/>
                <w:color w:val="000000" w:themeColor="text1"/>
              </w:rPr>
            </w:pPr>
          </w:p>
        </w:tc>
        <w:tc>
          <w:tcPr>
            <w:tcW w:w="650" w:type="dxa"/>
            <w:tcBorders>
              <w:top w:val="single" w:sz="12" w:space="0" w:color="auto"/>
              <w:left w:val="single" w:sz="12" w:space="0" w:color="auto"/>
              <w:bottom w:val="single" w:sz="12" w:space="0" w:color="auto"/>
              <w:right w:val="single" w:sz="12" w:space="0" w:color="auto"/>
            </w:tcBorders>
            <w:vAlign w:val="bottom"/>
          </w:tcPr>
          <w:p w14:paraId="19599E32" w14:textId="77777777" w:rsidR="007F2A6C" w:rsidRPr="000431C2" w:rsidRDefault="007F2A6C">
            <w:pPr>
              <w:rPr>
                <w:rFonts w:ascii="Open Sans" w:eastAsia="Open Sans" w:hAnsi="Open Sans" w:cs="Open Sans"/>
                <w:color w:val="000000" w:themeColor="text1"/>
              </w:rPr>
            </w:pPr>
          </w:p>
        </w:tc>
      </w:tr>
      <w:tr w:rsidR="00E5218C" w14:paraId="64CB014A" w14:textId="2814C641" w:rsidTr="008803BC">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1AA9CF09" w14:textId="3B310EB7" w:rsidR="007F2A6C" w:rsidRPr="00F4680F" w:rsidRDefault="007F2A6C" w:rsidP="00F4680F">
            <w:pPr>
              <w:pStyle w:val="ListParagraph"/>
              <w:numPr>
                <w:ilvl w:val="0"/>
                <w:numId w:val="38"/>
              </w:numPr>
              <w:ind w:left="318" w:hanging="318"/>
              <w:rPr>
                <w:i/>
                <w:iCs/>
              </w:rPr>
            </w:pPr>
            <w:r w:rsidRPr="00F4680F">
              <w:rPr>
                <w:rFonts w:ascii="Open Sans" w:eastAsia="Open Sans" w:hAnsi="Open Sans" w:cs="Open Sans"/>
                <w:i/>
                <w:iCs/>
                <w:color w:val="000000" w:themeColor="text1"/>
              </w:rPr>
              <w:t>Training of Enumerators</w:t>
            </w:r>
          </w:p>
        </w:tc>
        <w:tc>
          <w:tcPr>
            <w:tcW w:w="720" w:type="dxa"/>
            <w:tcBorders>
              <w:top w:val="single" w:sz="12" w:space="0" w:color="auto"/>
              <w:left w:val="single" w:sz="12" w:space="0" w:color="auto"/>
              <w:bottom w:val="single" w:sz="12" w:space="0" w:color="auto"/>
              <w:right w:val="single" w:sz="12" w:space="0" w:color="auto"/>
            </w:tcBorders>
            <w:vAlign w:val="bottom"/>
          </w:tcPr>
          <w:p w14:paraId="1CDB1CC3" w14:textId="734472CB" w:rsidR="007F2A6C" w:rsidRPr="000431C2" w:rsidRDefault="007F2A6C">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4CEE2698" w14:textId="510CD568" w:rsidR="007F2A6C" w:rsidRPr="000431C2" w:rsidRDefault="007F2A6C">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5DC8AF00" w14:textId="4C5FFCEF" w:rsidR="007F2A6C" w:rsidRPr="000431C2" w:rsidRDefault="007F2A6C">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29C649D2" w14:textId="0E5889CB" w:rsidR="007F2A6C" w:rsidRPr="000431C2" w:rsidRDefault="007F2A6C">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vAlign w:val="bottom"/>
          </w:tcPr>
          <w:p w14:paraId="2577105F" w14:textId="0E0F2057" w:rsidR="007F2A6C" w:rsidRPr="000431C2" w:rsidRDefault="007F2A6C">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vAlign w:val="bottom"/>
          </w:tcPr>
          <w:p w14:paraId="728F5A9D" w14:textId="155E14B4" w:rsidR="007F2A6C" w:rsidRPr="000431C2" w:rsidRDefault="007F2A6C">
            <w:r w:rsidRPr="000431C2">
              <w:rPr>
                <w:rFonts w:ascii="Open Sans" w:eastAsia="Open Sans" w:hAnsi="Open Sans" w:cs="Open Sans"/>
                <w:color w:val="000000" w:themeColor="text1"/>
              </w:rPr>
              <w:t xml:space="preserve"> </w:t>
            </w:r>
          </w:p>
        </w:tc>
      </w:tr>
      <w:tr w:rsidR="00E5218C" w14:paraId="6C7A8944" w14:textId="43D63ACF" w:rsidTr="008803BC">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0BB0AA20" w14:textId="66861888" w:rsidR="007F2A6C" w:rsidRPr="00F4680F" w:rsidRDefault="007F2A6C" w:rsidP="00F4680F">
            <w:pPr>
              <w:pStyle w:val="ListParagraph"/>
              <w:numPr>
                <w:ilvl w:val="0"/>
                <w:numId w:val="38"/>
              </w:numPr>
              <w:ind w:left="318" w:hanging="318"/>
              <w:rPr>
                <w:i/>
                <w:iCs/>
              </w:rPr>
            </w:pPr>
            <w:r w:rsidRPr="00F4680F">
              <w:rPr>
                <w:rFonts w:ascii="Open Sans" w:eastAsia="Open Sans" w:hAnsi="Open Sans" w:cs="Open Sans"/>
                <w:i/>
                <w:iCs/>
                <w:color w:val="000000" w:themeColor="text1"/>
              </w:rPr>
              <w:t>Testing of Questionnaire</w:t>
            </w:r>
          </w:p>
        </w:tc>
        <w:tc>
          <w:tcPr>
            <w:tcW w:w="720" w:type="dxa"/>
            <w:tcBorders>
              <w:top w:val="single" w:sz="12" w:space="0" w:color="auto"/>
              <w:left w:val="single" w:sz="12" w:space="0" w:color="auto"/>
              <w:bottom w:val="single" w:sz="12" w:space="0" w:color="auto"/>
              <w:right w:val="single" w:sz="12" w:space="0" w:color="auto"/>
            </w:tcBorders>
            <w:vAlign w:val="bottom"/>
          </w:tcPr>
          <w:p w14:paraId="7B6CC53D" w14:textId="3F397FCD" w:rsidR="007F2A6C" w:rsidRPr="000431C2" w:rsidRDefault="007F2A6C">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4AD859CA" w14:textId="57C6C4E7" w:rsidR="007F2A6C" w:rsidRPr="000431C2" w:rsidRDefault="007F2A6C">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74B55F32" w14:textId="2D936270" w:rsidR="007F2A6C" w:rsidRPr="000431C2" w:rsidRDefault="007F2A6C">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shd w:val="clear" w:color="auto" w:fill="FFC000" w:themeFill="accent4"/>
            <w:vAlign w:val="bottom"/>
          </w:tcPr>
          <w:p w14:paraId="40195D43" w14:textId="7152F0FE" w:rsidR="007F2A6C" w:rsidRPr="000431C2" w:rsidRDefault="007F2A6C">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shd w:val="clear" w:color="auto" w:fill="auto"/>
            <w:vAlign w:val="bottom"/>
          </w:tcPr>
          <w:p w14:paraId="34C45029" w14:textId="0E0F0EA0" w:rsidR="007F2A6C" w:rsidRPr="000431C2" w:rsidRDefault="007F2A6C">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vAlign w:val="bottom"/>
          </w:tcPr>
          <w:p w14:paraId="6C2960CB" w14:textId="5ED51907" w:rsidR="007F2A6C" w:rsidRPr="000431C2" w:rsidRDefault="007F2A6C">
            <w:r w:rsidRPr="000431C2">
              <w:rPr>
                <w:rFonts w:ascii="Open Sans" w:eastAsia="Open Sans" w:hAnsi="Open Sans" w:cs="Open Sans"/>
                <w:color w:val="000000" w:themeColor="text1"/>
              </w:rPr>
              <w:t xml:space="preserve"> </w:t>
            </w:r>
          </w:p>
        </w:tc>
      </w:tr>
      <w:tr w:rsidR="00E5218C" w14:paraId="3D7EB66C" w14:textId="4DDB40D5" w:rsidTr="008803BC">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492C8472" w14:textId="6C3FCE02" w:rsidR="007F2A6C" w:rsidRPr="00F4680F" w:rsidRDefault="007F2A6C" w:rsidP="00F4680F">
            <w:pPr>
              <w:pStyle w:val="ListParagraph"/>
              <w:numPr>
                <w:ilvl w:val="0"/>
                <w:numId w:val="38"/>
              </w:numPr>
              <w:ind w:left="318" w:hanging="318"/>
              <w:rPr>
                <w:i/>
                <w:iCs/>
              </w:rPr>
            </w:pPr>
            <w:r w:rsidRPr="00F4680F">
              <w:rPr>
                <w:rFonts w:ascii="Open Sans" w:eastAsia="Open Sans" w:hAnsi="Open Sans" w:cs="Open Sans"/>
                <w:i/>
                <w:iCs/>
                <w:color w:val="000000" w:themeColor="text1"/>
              </w:rPr>
              <w:t>Data Collection</w:t>
            </w:r>
          </w:p>
        </w:tc>
        <w:tc>
          <w:tcPr>
            <w:tcW w:w="720" w:type="dxa"/>
            <w:tcBorders>
              <w:top w:val="single" w:sz="12" w:space="0" w:color="auto"/>
              <w:left w:val="single" w:sz="12" w:space="0" w:color="auto"/>
              <w:bottom w:val="single" w:sz="12" w:space="0" w:color="auto"/>
              <w:right w:val="single" w:sz="12" w:space="0" w:color="auto"/>
            </w:tcBorders>
            <w:vAlign w:val="bottom"/>
          </w:tcPr>
          <w:p w14:paraId="4149563C" w14:textId="65835B1A" w:rsidR="007F2A6C" w:rsidRPr="000431C2" w:rsidRDefault="007F2A6C">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1053AD71" w14:textId="52338044" w:rsidR="007F2A6C" w:rsidRPr="000431C2" w:rsidRDefault="007F2A6C">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3F6D5B82" w14:textId="251C0BF7" w:rsidR="007F2A6C" w:rsidRPr="000431C2" w:rsidRDefault="007F2A6C">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0117B373" w14:textId="65F88E53" w:rsidR="007F2A6C" w:rsidRPr="000431C2" w:rsidRDefault="007F2A6C">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72E8C650" w14:textId="3B68DD01" w:rsidR="007F2A6C" w:rsidRPr="000431C2" w:rsidRDefault="007F2A6C">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shd w:val="clear" w:color="auto" w:fill="C45911" w:themeFill="accent2" w:themeFillShade="BF"/>
            <w:vAlign w:val="bottom"/>
          </w:tcPr>
          <w:p w14:paraId="32D53850" w14:textId="799164D3" w:rsidR="007F2A6C" w:rsidRPr="000431C2" w:rsidRDefault="007F2A6C">
            <w:r w:rsidRPr="3445F3C3">
              <w:rPr>
                <w:rFonts w:ascii="Open Sans" w:eastAsia="Open Sans" w:hAnsi="Open Sans" w:cs="Open Sans"/>
                <w:color w:val="000000" w:themeColor="text1"/>
              </w:rPr>
              <w:t xml:space="preserve"> </w:t>
            </w:r>
          </w:p>
        </w:tc>
      </w:tr>
      <w:tr w:rsidR="00E5218C" w14:paraId="259688A3" w14:textId="0EFF1855" w:rsidTr="008803BC">
        <w:trPr>
          <w:trHeight w:val="436"/>
        </w:trPr>
        <w:tc>
          <w:tcPr>
            <w:tcW w:w="4111" w:type="dxa"/>
            <w:tcBorders>
              <w:top w:val="single" w:sz="12" w:space="0" w:color="auto"/>
              <w:left w:val="single" w:sz="12" w:space="0" w:color="auto"/>
              <w:bottom w:val="single" w:sz="12" w:space="0" w:color="auto"/>
              <w:right w:val="single" w:sz="12" w:space="0" w:color="auto"/>
            </w:tcBorders>
            <w:vAlign w:val="bottom"/>
          </w:tcPr>
          <w:p w14:paraId="35A713E4" w14:textId="5EF633E8" w:rsidR="007F2A6C" w:rsidRPr="00F4680F" w:rsidRDefault="007F2A6C" w:rsidP="00F4680F">
            <w:pPr>
              <w:pStyle w:val="ListParagraph"/>
              <w:numPr>
                <w:ilvl w:val="0"/>
                <w:numId w:val="38"/>
              </w:numPr>
              <w:ind w:left="318" w:hanging="318"/>
              <w:rPr>
                <w:i/>
                <w:iCs/>
              </w:rPr>
            </w:pPr>
            <w:r w:rsidRPr="00F4680F">
              <w:rPr>
                <w:rFonts w:ascii="Open Sans" w:eastAsia="Open Sans" w:hAnsi="Open Sans" w:cs="Open Sans"/>
                <w:i/>
                <w:iCs/>
                <w:color w:val="000000" w:themeColor="text1"/>
              </w:rPr>
              <w:t>Final Dataset &amp; Report</w:t>
            </w:r>
          </w:p>
        </w:tc>
        <w:tc>
          <w:tcPr>
            <w:tcW w:w="720" w:type="dxa"/>
            <w:tcBorders>
              <w:top w:val="single" w:sz="12" w:space="0" w:color="auto"/>
              <w:left w:val="single" w:sz="12" w:space="0" w:color="auto"/>
              <w:bottom w:val="single" w:sz="12" w:space="0" w:color="auto"/>
              <w:right w:val="single" w:sz="12" w:space="0" w:color="auto"/>
            </w:tcBorders>
            <w:vAlign w:val="bottom"/>
          </w:tcPr>
          <w:p w14:paraId="5DFEA877" w14:textId="5A315A82" w:rsidR="007F2A6C" w:rsidRPr="000431C2" w:rsidRDefault="007F2A6C">
            <w:r w:rsidRPr="000431C2">
              <w:rPr>
                <w:rFonts w:ascii="Open Sans" w:eastAsia="Open Sans" w:hAnsi="Open Sans" w:cs="Open Sans"/>
                <w:color w:val="000000" w:themeColor="text1"/>
              </w:rPr>
              <w:t xml:space="preserve"> </w:t>
            </w:r>
          </w:p>
        </w:tc>
        <w:tc>
          <w:tcPr>
            <w:tcW w:w="698" w:type="dxa"/>
            <w:tcBorders>
              <w:top w:val="single" w:sz="12" w:space="0" w:color="auto"/>
              <w:left w:val="single" w:sz="12" w:space="0" w:color="auto"/>
              <w:bottom w:val="single" w:sz="12" w:space="0" w:color="auto"/>
              <w:right w:val="single" w:sz="12" w:space="0" w:color="auto"/>
            </w:tcBorders>
            <w:vAlign w:val="bottom"/>
          </w:tcPr>
          <w:p w14:paraId="1FAA3C6F" w14:textId="7F78330A" w:rsidR="007F2A6C" w:rsidRPr="000431C2" w:rsidRDefault="007F2A6C">
            <w:r w:rsidRPr="000431C2">
              <w:rPr>
                <w:rFonts w:ascii="Open Sans" w:eastAsia="Open Sans" w:hAnsi="Open Sans" w:cs="Open Sans"/>
                <w:color w:val="000000" w:themeColor="text1"/>
              </w:rPr>
              <w:t xml:space="preserve"> </w:t>
            </w:r>
          </w:p>
        </w:tc>
        <w:tc>
          <w:tcPr>
            <w:tcW w:w="744" w:type="dxa"/>
            <w:tcBorders>
              <w:top w:val="single" w:sz="12" w:space="0" w:color="auto"/>
              <w:left w:val="single" w:sz="12" w:space="0" w:color="auto"/>
              <w:bottom w:val="single" w:sz="12" w:space="0" w:color="auto"/>
              <w:right w:val="single" w:sz="12" w:space="0" w:color="auto"/>
            </w:tcBorders>
            <w:vAlign w:val="bottom"/>
          </w:tcPr>
          <w:p w14:paraId="19645AAF" w14:textId="299A8921" w:rsidR="007F2A6C" w:rsidRPr="000431C2" w:rsidRDefault="007F2A6C">
            <w:r w:rsidRPr="000431C2">
              <w:rPr>
                <w:rFonts w:ascii="Open Sans" w:eastAsia="Open Sans" w:hAnsi="Open Sans" w:cs="Open Sans"/>
                <w:color w:val="000000" w:themeColor="text1"/>
              </w:rPr>
              <w:t xml:space="preserve"> </w:t>
            </w:r>
          </w:p>
        </w:tc>
        <w:tc>
          <w:tcPr>
            <w:tcW w:w="720" w:type="dxa"/>
            <w:tcBorders>
              <w:top w:val="single" w:sz="12" w:space="0" w:color="auto"/>
              <w:left w:val="single" w:sz="12" w:space="0" w:color="auto"/>
              <w:bottom w:val="single" w:sz="12" w:space="0" w:color="auto"/>
              <w:right w:val="single" w:sz="12" w:space="0" w:color="auto"/>
            </w:tcBorders>
            <w:vAlign w:val="bottom"/>
          </w:tcPr>
          <w:p w14:paraId="370BF107" w14:textId="49781385" w:rsidR="007F2A6C" w:rsidRPr="000431C2" w:rsidRDefault="007F2A6C">
            <w:r w:rsidRPr="000431C2">
              <w:rPr>
                <w:rFonts w:ascii="Open Sans" w:eastAsia="Open Sans" w:hAnsi="Open Sans" w:cs="Open Sans"/>
                <w:color w:val="000000" w:themeColor="text1"/>
              </w:rPr>
              <w:t xml:space="preserve"> </w:t>
            </w:r>
          </w:p>
        </w:tc>
        <w:tc>
          <w:tcPr>
            <w:tcW w:w="721" w:type="dxa"/>
            <w:tcBorders>
              <w:top w:val="single" w:sz="12" w:space="0" w:color="auto"/>
              <w:left w:val="single" w:sz="12" w:space="0" w:color="auto"/>
              <w:bottom w:val="single" w:sz="12" w:space="0" w:color="auto"/>
              <w:right w:val="single" w:sz="12" w:space="0" w:color="auto"/>
            </w:tcBorders>
            <w:vAlign w:val="bottom"/>
          </w:tcPr>
          <w:p w14:paraId="679D7DAD" w14:textId="3498D898" w:rsidR="007F2A6C" w:rsidRPr="000431C2" w:rsidRDefault="007F2A6C">
            <w:r w:rsidRPr="000431C2">
              <w:rPr>
                <w:rFonts w:ascii="Open Sans" w:eastAsia="Open Sans" w:hAnsi="Open Sans" w:cs="Open Sans"/>
                <w:color w:val="000000" w:themeColor="text1"/>
              </w:rPr>
              <w:t xml:space="preserve"> </w:t>
            </w:r>
          </w:p>
        </w:tc>
        <w:tc>
          <w:tcPr>
            <w:tcW w:w="650" w:type="dxa"/>
            <w:tcBorders>
              <w:top w:val="single" w:sz="12" w:space="0" w:color="auto"/>
              <w:left w:val="single" w:sz="12" w:space="0" w:color="auto"/>
              <w:bottom w:val="single" w:sz="12" w:space="0" w:color="auto"/>
              <w:right w:val="single" w:sz="12" w:space="0" w:color="auto"/>
            </w:tcBorders>
            <w:shd w:val="clear" w:color="auto" w:fill="0070C0"/>
            <w:vAlign w:val="bottom"/>
          </w:tcPr>
          <w:p w14:paraId="49474B7E" w14:textId="12C2ABF7" w:rsidR="007F2A6C" w:rsidRPr="000431C2" w:rsidRDefault="007F2A6C">
            <w:r w:rsidRPr="000431C2">
              <w:rPr>
                <w:rFonts w:ascii="Open Sans" w:eastAsia="Open Sans" w:hAnsi="Open Sans" w:cs="Open Sans"/>
                <w:color w:val="000000" w:themeColor="text1"/>
              </w:rPr>
              <w:t xml:space="preserve"> </w:t>
            </w:r>
          </w:p>
        </w:tc>
      </w:tr>
    </w:tbl>
    <w:p w14:paraId="0E76AB36" w14:textId="225A2299" w:rsidR="00FD4F48" w:rsidRDefault="00C4671C">
      <w:pPr>
        <w:rPr>
          <w:sz w:val="20"/>
          <w:szCs w:val="36"/>
        </w:rPr>
      </w:pPr>
      <w:r w:rsidRPr="002047EC">
        <w:rPr>
          <w:rFonts w:ascii="Open Sans" w:eastAsia="Open Sans" w:hAnsi="Open Sans" w:cs="Open Sans"/>
          <w:b/>
          <w:bCs/>
          <w:color w:val="000000" w:themeColor="text1"/>
          <w:sz w:val="20"/>
          <w:szCs w:val="20"/>
        </w:rPr>
        <w:t>Note:</w:t>
      </w:r>
      <w:r w:rsidRPr="002047EC">
        <w:rPr>
          <w:rFonts w:ascii="Open Sans" w:eastAsia="Open Sans" w:hAnsi="Open Sans" w:cs="Open Sans"/>
          <w:color w:val="000000" w:themeColor="text1"/>
          <w:sz w:val="20"/>
          <w:szCs w:val="20"/>
        </w:rPr>
        <w:t xml:space="preserve"> W = Week</w:t>
      </w:r>
      <w:bookmarkEnd w:id="0"/>
      <w:bookmarkEnd w:id="57"/>
    </w:p>
    <w:p w14:paraId="356663FF" w14:textId="77777777" w:rsidR="00FD4F48" w:rsidRDefault="00FD4F48">
      <w:pPr>
        <w:rPr>
          <w:sz w:val="20"/>
          <w:szCs w:val="36"/>
        </w:rPr>
      </w:pPr>
    </w:p>
    <w:p w14:paraId="4BDBF7C0" w14:textId="77777777" w:rsidR="00FD4F48" w:rsidRDefault="00FD4F48" w:rsidP="00FD4F48">
      <w:pPr>
        <w:rPr>
          <w:rFonts w:ascii="Open Sans body" w:eastAsia="Times New Roman" w:hAnsi="Open Sans body" w:cstheme="majorBidi"/>
          <w:sz w:val="20"/>
          <w:szCs w:val="20"/>
        </w:rPr>
      </w:pPr>
      <w:r>
        <w:rPr>
          <w:rFonts w:ascii="Open Sans body" w:eastAsia="Times New Roman" w:hAnsi="Open Sans body" w:cstheme="majorBidi"/>
          <w:sz w:val="20"/>
          <w:szCs w:val="20"/>
        </w:rPr>
        <w:br w:type="page"/>
      </w:r>
    </w:p>
    <w:p w14:paraId="50BC5318" w14:textId="77777777" w:rsidR="00FD4F48" w:rsidRPr="00E01304" w:rsidRDefault="00FD4F48" w:rsidP="00FD4F48">
      <w:pPr>
        <w:pStyle w:val="Heading1"/>
        <w:ind w:hanging="720"/>
        <w:rPr>
          <w:u w:val="single"/>
        </w:rPr>
      </w:pPr>
      <w:r w:rsidRPr="484992B7">
        <w:rPr>
          <w:sz w:val="20"/>
          <w:szCs w:val="20"/>
          <w:u w:val="single"/>
        </w:rPr>
        <w:lastRenderedPageBreak/>
        <w:t>RELEVANT DOCUMENTATION</w:t>
      </w:r>
    </w:p>
    <w:p w14:paraId="63CCB175" w14:textId="77777777" w:rsidR="00FD4F48" w:rsidRPr="00E74737" w:rsidRDefault="00000000" w:rsidP="00FD4F48">
      <w:pPr>
        <w:pStyle w:val="ListParagraph"/>
        <w:numPr>
          <w:ilvl w:val="0"/>
          <w:numId w:val="24"/>
        </w:numPr>
        <w:spacing w:after="160" w:line="259" w:lineRule="auto"/>
        <w:jc w:val="both"/>
        <w:rPr>
          <w:rFonts w:asciiTheme="majorHAnsi" w:eastAsia="Times New Roman" w:hAnsiTheme="majorHAnsi" w:cstheme="majorHAnsi"/>
          <w:sz w:val="20"/>
          <w:szCs w:val="20"/>
        </w:rPr>
      </w:pPr>
      <w:hyperlink r:id="rId27" w:history="1">
        <w:r w:rsidR="00FD4F48" w:rsidRPr="00E74737">
          <w:rPr>
            <w:rStyle w:val="Hyperlink"/>
            <w:rFonts w:asciiTheme="majorHAnsi" w:eastAsia="Times New Roman" w:hAnsiTheme="majorHAnsi" w:cstheme="majorHAnsi"/>
            <w:sz w:val="20"/>
            <w:szCs w:val="20"/>
          </w:rPr>
          <w:t>Consolidated Approach for Reporting Indicators of Food Security (CARI) Guidelines - Third edition</w:t>
        </w:r>
      </w:hyperlink>
    </w:p>
    <w:p w14:paraId="3EC0CB5E" w14:textId="77777777" w:rsidR="00FD4F48" w:rsidRDefault="00000000" w:rsidP="00FD4F48">
      <w:pPr>
        <w:pStyle w:val="ListParagraph"/>
        <w:numPr>
          <w:ilvl w:val="0"/>
          <w:numId w:val="24"/>
        </w:numPr>
        <w:spacing w:after="160" w:line="259" w:lineRule="auto"/>
        <w:jc w:val="both"/>
        <w:rPr>
          <w:rFonts w:asciiTheme="majorHAnsi" w:eastAsia="Times New Roman" w:hAnsiTheme="majorHAnsi" w:cstheme="majorHAnsi"/>
          <w:sz w:val="20"/>
          <w:szCs w:val="20"/>
        </w:rPr>
      </w:pPr>
      <w:hyperlink r:id="rId28" w:history="1">
        <w:r w:rsidR="00FD4F48" w:rsidRPr="00E74737">
          <w:rPr>
            <w:rStyle w:val="Hyperlink"/>
            <w:rFonts w:asciiTheme="majorHAnsi" w:eastAsia="Times New Roman" w:hAnsiTheme="majorHAnsi" w:cstheme="majorHAnsi"/>
            <w:sz w:val="20"/>
            <w:szCs w:val="20"/>
          </w:rPr>
          <w:t>Consolidated Approach for Reporting Indicators of Food Security (CARI) Guidelines - Second edition</w:t>
        </w:r>
      </w:hyperlink>
      <w:r w:rsidR="00FD4F48" w:rsidRPr="00E74737">
        <w:rPr>
          <w:rFonts w:asciiTheme="majorHAnsi" w:eastAsia="Times New Roman" w:hAnsiTheme="majorHAnsi" w:cstheme="majorHAnsi"/>
          <w:sz w:val="20"/>
          <w:szCs w:val="20"/>
        </w:rPr>
        <w:t xml:space="preserve">  </w:t>
      </w:r>
    </w:p>
    <w:p w14:paraId="42E6546E" w14:textId="77777777" w:rsidR="00B0300E" w:rsidRDefault="00000000" w:rsidP="00FD4F48">
      <w:pPr>
        <w:pStyle w:val="ListParagraph"/>
        <w:numPr>
          <w:ilvl w:val="0"/>
          <w:numId w:val="24"/>
        </w:numPr>
        <w:spacing w:after="160" w:line="259" w:lineRule="auto"/>
        <w:jc w:val="both"/>
        <w:rPr>
          <w:rFonts w:asciiTheme="majorHAnsi" w:eastAsia="Times New Roman" w:hAnsiTheme="majorHAnsi" w:cstheme="majorHAnsi"/>
          <w:sz w:val="20"/>
          <w:szCs w:val="20"/>
        </w:rPr>
      </w:pPr>
      <w:hyperlink r:id="rId29" w:history="1">
        <w:r w:rsidR="00FD4F48" w:rsidRPr="00E74737">
          <w:rPr>
            <w:rStyle w:val="Hyperlink"/>
            <w:rFonts w:asciiTheme="majorHAnsi" w:eastAsia="Times New Roman" w:hAnsiTheme="majorHAnsi" w:cstheme="majorHAnsi"/>
            <w:sz w:val="20"/>
            <w:szCs w:val="20"/>
          </w:rPr>
          <w:t>CARI &amp; IPC Factsheet: Technical Annex</w:t>
        </w:r>
      </w:hyperlink>
    </w:p>
    <w:p w14:paraId="0ECEB954" w14:textId="77777777" w:rsidR="00B0300E" w:rsidRDefault="00B0300E">
      <w:pPr>
        <w:rPr>
          <w:rFonts w:asciiTheme="majorHAnsi" w:eastAsia="Times New Roman" w:hAnsiTheme="majorHAnsi" w:cstheme="majorHAnsi"/>
          <w:sz w:val="20"/>
          <w:szCs w:val="20"/>
        </w:rPr>
      </w:pPr>
      <w:r>
        <w:rPr>
          <w:rFonts w:asciiTheme="majorHAnsi" w:eastAsia="Times New Roman" w:hAnsiTheme="majorHAnsi" w:cstheme="majorHAnsi"/>
          <w:sz w:val="20"/>
          <w:szCs w:val="20"/>
        </w:rPr>
        <w:br w:type="page"/>
      </w:r>
    </w:p>
    <w:p w14:paraId="66D40AB2" w14:textId="77777777" w:rsidR="00B0300E" w:rsidRPr="00C37250" w:rsidRDefault="00B0300E" w:rsidP="00B0300E">
      <w:pPr>
        <w:pStyle w:val="Heading1"/>
        <w:ind w:hanging="720"/>
        <w:rPr>
          <w:sz w:val="20"/>
          <w:szCs w:val="36"/>
          <w:u w:val="single"/>
        </w:rPr>
      </w:pPr>
      <w:r w:rsidRPr="484992B7">
        <w:rPr>
          <w:sz w:val="20"/>
          <w:szCs w:val="20"/>
          <w:u w:val="single"/>
        </w:rPr>
        <w:lastRenderedPageBreak/>
        <w:t>GLOSSARY AND DEFINITION OF TERMS</w:t>
      </w:r>
    </w:p>
    <w:p w14:paraId="6FAB3696" w14:textId="77777777" w:rsidR="00B0300E" w:rsidRPr="0014399C" w:rsidRDefault="00B0300E" w:rsidP="00B0300E">
      <w:pPr>
        <w:pStyle w:val="ListParagraph"/>
        <w:numPr>
          <w:ilvl w:val="0"/>
          <w:numId w:val="43"/>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Food consumption score (FCS)</w:t>
      </w:r>
      <w:r w:rsidRPr="0014399C">
        <w:rPr>
          <w:rFonts w:ascii="Open Sans body" w:eastAsia="Times New Roman" w:hAnsi="Open Sans body" w:cstheme="majorBidi"/>
          <w:sz w:val="20"/>
          <w:szCs w:val="20"/>
        </w:rPr>
        <w:t xml:space="preserve"> - The Food Consumption Score (FCS) is the most used food security indicator by WFP and partners. This indicator is a composite score based on households’ dietary diversity, food frequency, and relative nutritional importance of different food groups. The FCS is calculated by inspecting how often households consume food items from the different food groups during a 7-day reference period.  In addition to this, the FCS module collects data on sources of the consumed foods acquired by households.</w:t>
      </w:r>
    </w:p>
    <w:p w14:paraId="165A163A" w14:textId="77777777" w:rsidR="00B0300E" w:rsidRPr="0014399C" w:rsidRDefault="00B0300E" w:rsidP="00B0300E">
      <w:pPr>
        <w:pStyle w:val="ListParagraph"/>
        <w:numPr>
          <w:ilvl w:val="0"/>
          <w:numId w:val="43"/>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Reduced Coping Strategy Index (</w:t>
      </w:r>
      <w:proofErr w:type="spellStart"/>
      <w:r w:rsidRPr="00E01304">
        <w:rPr>
          <w:rFonts w:ascii="Open Sans body" w:eastAsia="Times New Roman" w:hAnsi="Open Sans body" w:cstheme="majorBidi"/>
          <w:b/>
          <w:bCs/>
          <w:sz w:val="20"/>
          <w:szCs w:val="20"/>
        </w:rPr>
        <w:t>rCSI</w:t>
      </w:r>
      <w:proofErr w:type="spellEnd"/>
      <w:r w:rsidRPr="00E01304">
        <w:rPr>
          <w:rFonts w:ascii="Open Sans body" w:eastAsia="Times New Roman" w:hAnsi="Open Sans body" w:cstheme="majorBidi"/>
          <w:b/>
          <w:bCs/>
          <w:sz w:val="20"/>
          <w:szCs w:val="20"/>
        </w:rPr>
        <w:t>)</w:t>
      </w:r>
      <w:r w:rsidRPr="0014399C">
        <w:rPr>
          <w:rFonts w:ascii="Open Sans body" w:eastAsia="Times New Roman" w:hAnsi="Open Sans body" w:cstheme="majorBidi"/>
          <w:sz w:val="20"/>
          <w:szCs w:val="20"/>
        </w:rPr>
        <w:t xml:space="preserve"> - is an indicator used to compare the hardship faced by households due to shortage of food. The index measures the frequency and severity of the food consumption behaviors the households had to engage in due to food shortage in the 7 days prior to the survey. </w:t>
      </w:r>
    </w:p>
    <w:p w14:paraId="19135AC2" w14:textId="77777777" w:rsidR="00B0300E" w:rsidRPr="0014399C" w:rsidRDefault="00B0300E" w:rsidP="00B0300E">
      <w:pPr>
        <w:pStyle w:val="ListParagraph"/>
        <w:numPr>
          <w:ilvl w:val="0"/>
          <w:numId w:val="43"/>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Livelihood Coping Strategies - Essential Needs (LCS-EN)</w:t>
      </w:r>
      <w:r w:rsidRPr="0014399C">
        <w:rPr>
          <w:rFonts w:ascii="Open Sans body" w:eastAsia="Times New Roman" w:hAnsi="Open Sans body" w:cstheme="majorBidi"/>
          <w:sz w:val="20"/>
          <w:szCs w:val="20"/>
        </w:rPr>
        <w:t xml:space="preserve"> is an indicator used to understand the medium and longer-term coping capacity of households and their ability to overcome challenges in meeting their essential needs in the future. </w:t>
      </w:r>
    </w:p>
    <w:p w14:paraId="168D73FC" w14:textId="77777777" w:rsidR="00B0300E" w:rsidRPr="0014399C" w:rsidRDefault="00B0300E" w:rsidP="00B0300E">
      <w:pPr>
        <w:pStyle w:val="ListParagraph"/>
        <w:numPr>
          <w:ilvl w:val="0"/>
          <w:numId w:val="43"/>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Economic Capacity to Meet Essential Needs (ECMEN)</w:t>
      </w:r>
      <w:r w:rsidRPr="0014399C">
        <w:rPr>
          <w:rFonts w:ascii="Open Sans body" w:eastAsia="Times New Roman" w:hAnsi="Open Sans body" w:cstheme="majorBidi"/>
          <w:sz w:val="20"/>
          <w:szCs w:val="20"/>
        </w:rPr>
        <w:t xml:space="preserve"> - The ECMEN indicator identifies the percentage of households whose expenditures exceeds the Minimum Expenditure Basket (MEB).</w:t>
      </w:r>
    </w:p>
    <w:p w14:paraId="4BA7442B" w14:textId="77777777" w:rsidR="00B0300E" w:rsidRPr="0014399C" w:rsidRDefault="00B0300E" w:rsidP="00B0300E">
      <w:pPr>
        <w:pStyle w:val="ListParagraph"/>
        <w:numPr>
          <w:ilvl w:val="0"/>
          <w:numId w:val="43"/>
        </w:numPr>
        <w:spacing w:before="240"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Minimum Expenditure Basket (MEB)</w:t>
      </w:r>
      <w:r w:rsidRPr="0014399C">
        <w:rPr>
          <w:rFonts w:ascii="Open Sans body" w:eastAsia="Times New Roman" w:hAnsi="Open Sans body" w:cstheme="majorBidi"/>
          <w:sz w:val="20"/>
          <w:szCs w:val="20"/>
        </w:rPr>
        <w:t xml:space="preserve"> - The MEB is defined as what a household requires to meet their essential needs, on a regular or seasonal basis, and its cost. The MEB covers those needs that households meet fully or partially through the market. </w:t>
      </w:r>
    </w:p>
    <w:p w14:paraId="6AEEF33F" w14:textId="77777777" w:rsidR="00B0300E" w:rsidRPr="0014399C" w:rsidRDefault="00B0300E" w:rsidP="00B0300E">
      <w:pPr>
        <w:pStyle w:val="ListParagraph"/>
        <w:numPr>
          <w:ilvl w:val="0"/>
          <w:numId w:val="43"/>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Food Expenditure Share (FES)</w:t>
      </w:r>
      <w:r w:rsidRPr="0014399C">
        <w:rPr>
          <w:rFonts w:ascii="Open Sans body" w:eastAsia="Times New Roman" w:hAnsi="Open Sans body" w:cstheme="majorBidi"/>
          <w:sz w:val="20"/>
          <w:szCs w:val="20"/>
        </w:rPr>
        <w:t xml:space="preserve"> - </w:t>
      </w:r>
      <w:r>
        <w:rPr>
          <w:rFonts w:ascii="Open Sans body" w:eastAsia="Times New Roman" w:hAnsi="Open Sans body" w:cstheme="majorBidi"/>
          <w:sz w:val="20"/>
          <w:szCs w:val="20"/>
        </w:rPr>
        <w:t>I</w:t>
      </w:r>
      <w:r w:rsidRPr="0014399C">
        <w:rPr>
          <w:rFonts w:ascii="Open Sans body" w:eastAsia="Times New Roman" w:hAnsi="Open Sans body" w:cstheme="majorBidi"/>
          <w:sz w:val="20"/>
          <w:szCs w:val="20"/>
        </w:rPr>
        <w:t xml:space="preserve">s an indicator used to measure households’ economic vulnerability. It determines the economic vulnerability without the need of having reference to a poverty line or minimum expenditure basket. </w:t>
      </w:r>
    </w:p>
    <w:p w14:paraId="6BF6989E" w14:textId="77777777" w:rsidR="00B0300E" w:rsidRPr="0014399C" w:rsidRDefault="00B0300E" w:rsidP="00B0300E">
      <w:pPr>
        <w:numPr>
          <w:ilvl w:val="1"/>
          <w:numId w:val="43"/>
        </w:numPr>
        <w:shd w:val="clear" w:color="auto" w:fill="FFFFFF"/>
        <w:spacing w:before="100" w:beforeAutospacing="1" w:after="100" w:afterAutospacing="1"/>
        <w:ind w:hanging="720"/>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Expenditure on food items (30-day recall)</w:t>
      </w:r>
    </w:p>
    <w:p w14:paraId="6E49D26B" w14:textId="77777777" w:rsidR="00B0300E" w:rsidRPr="0014399C" w:rsidRDefault="00B0300E" w:rsidP="00B0300E">
      <w:pPr>
        <w:numPr>
          <w:ilvl w:val="1"/>
          <w:numId w:val="43"/>
        </w:numPr>
        <w:shd w:val="clear" w:color="auto" w:fill="FFFFFF"/>
        <w:spacing w:before="100" w:beforeAutospacing="1" w:after="100" w:afterAutospacing="1"/>
        <w:ind w:hanging="720"/>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Expenditures on non-food items (30-day recall) </w:t>
      </w:r>
    </w:p>
    <w:p w14:paraId="211A37CD" w14:textId="77777777" w:rsidR="00B0300E" w:rsidRDefault="00B0300E" w:rsidP="00B0300E">
      <w:pPr>
        <w:numPr>
          <w:ilvl w:val="1"/>
          <w:numId w:val="43"/>
        </w:numPr>
        <w:shd w:val="clear" w:color="auto" w:fill="FFFFFF"/>
        <w:spacing w:before="100" w:beforeAutospacing="1" w:after="100" w:afterAutospacing="1"/>
        <w:ind w:hanging="720"/>
        <w:jc w:val="both"/>
        <w:rPr>
          <w:rFonts w:ascii="Open Sans body" w:eastAsia="Times New Roman" w:hAnsi="Open Sans body" w:cstheme="majorBidi"/>
          <w:sz w:val="20"/>
          <w:szCs w:val="20"/>
        </w:rPr>
      </w:pPr>
      <w:r w:rsidRPr="0014399C">
        <w:rPr>
          <w:rFonts w:ascii="Open Sans body" w:eastAsia="Times New Roman" w:hAnsi="Open Sans body" w:cstheme="majorBidi"/>
          <w:sz w:val="20"/>
          <w:szCs w:val="20"/>
        </w:rPr>
        <w:t>Non-food items (six-month recall</w:t>
      </w:r>
    </w:p>
    <w:p w14:paraId="05DB80BA" w14:textId="77777777" w:rsidR="00B0300E" w:rsidRPr="0014399C" w:rsidRDefault="00B0300E" w:rsidP="00B0300E">
      <w:pPr>
        <w:pStyle w:val="ListParagraph"/>
        <w:numPr>
          <w:ilvl w:val="0"/>
          <w:numId w:val="43"/>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Household Hunger Score (HHS)</w:t>
      </w:r>
      <w:r w:rsidRPr="0014399C">
        <w:rPr>
          <w:rFonts w:ascii="Open Sans body" w:eastAsia="Times New Roman" w:hAnsi="Open Sans body" w:cstheme="majorBidi"/>
          <w:sz w:val="20"/>
          <w:szCs w:val="20"/>
        </w:rPr>
        <w:t xml:space="preserve"> - The Household Hunger Scale (HHS) is a simple indicator used to measure household hunger within food-insecure areas. It has been developed and validated for cross-cultural use. </w:t>
      </w:r>
    </w:p>
    <w:p w14:paraId="50E61D76" w14:textId="77777777" w:rsidR="00B0300E" w:rsidRPr="0014399C" w:rsidRDefault="00B0300E" w:rsidP="00B0300E">
      <w:pPr>
        <w:pStyle w:val="ListParagraph"/>
        <w:numPr>
          <w:ilvl w:val="0"/>
          <w:numId w:val="43"/>
        </w:numPr>
        <w:spacing w:after="160"/>
        <w:ind w:hanging="720"/>
        <w:jc w:val="both"/>
        <w:rPr>
          <w:rFonts w:ascii="Open Sans body" w:eastAsia="Times New Roman" w:hAnsi="Open Sans body" w:cstheme="majorBidi"/>
          <w:sz w:val="20"/>
          <w:szCs w:val="20"/>
        </w:rPr>
      </w:pPr>
      <w:r>
        <w:rPr>
          <w:rFonts w:ascii="Open Sans body" w:eastAsia="Times New Roman" w:hAnsi="Open Sans body" w:cstheme="majorBidi"/>
          <w:b/>
          <w:bCs/>
          <w:sz w:val="20"/>
          <w:szCs w:val="20"/>
        </w:rPr>
        <w:t xml:space="preserve">Individual </w:t>
      </w:r>
      <w:r w:rsidRPr="4E169433">
        <w:rPr>
          <w:rFonts w:ascii="Open Sans body" w:eastAsia="Times New Roman" w:hAnsi="Open Sans body" w:cstheme="majorBidi"/>
          <w:b/>
          <w:bCs/>
          <w:sz w:val="20"/>
          <w:szCs w:val="20"/>
        </w:rPr>
        <w:t>Dietary Diversity (MDD</w:t>
      </w:r>
      <w:r>
        <w:rPr>
          <w:rFonts w:ascii="Open Sans body" w:eastAsia="Times New Roman" w:hAnsi="Open Sans body" w:cstheme="majorBidi"/>
          <w:b/>
          <w:bCs/>
          <w:sz w:val="20"/>
          <w:szCs w:val="20"/>
        </w:rPr>
        <w:t>I</w:t>
      </w:r>
      <w:r w:rsidRPr="4E169433">
        <w:rPr>
          <w:rFonts w:ascii="Open Sans body" w:eastAsia="Times New Roman" w:hAnsi="Open Sans body" w:cstheme="majorBidi"/>
          <w:b/>
          <w:bCs/>
          <w:sz w:val="20"/>
          <w:szCs w:val="20"/>
        </w:rPr>
        <w:t>)</w:t>
      </w:r>
      <w:r w:rsidRPr="4E169433">
        <w:rPr>
          <w:rFonts w:ascii="Open Sans body" w:eastAsia="Times New Roman" w:hAnsi="Open Sans body" w:cstheme="majorBidi"/>
          <w:sz w:val="20"/>
          <w:szCs w:val="20"/>
        </w:rPr>
        <w:t xml:space="preserve"> - is a proxy indicator which assesses </w:t>
      </w:r>
      <w:r>
        <w:rPr>
          <w:rFonts w:ascii="Open Sans body" w:eastAsia="Times New Roman" w:hAnsi="Open Sans body" w:cstheme="majorBidi"/>
          <w:sz w:val="20"/>
          <w:szCs w:val="20"/>
        </w:rPr>
        <w:t>an individual’s</w:t>
      </w:r>
      <w:r w:rsidRPr="4E169433">
        <w:rPr>
          <w:rFonts w:ascii="Open Sans body" w:eastAsia="Times New Roman" w:hAnsi="Open Sans body" w:cstheme="majorBidi"/>
          <w:sz w:val="20"/>
          <w:szCs w:val="20"/>
        </w:rPr>
        <w:t xml:space="preserve"> micronutrient adequacy</w:t>
      </w:r>
      <w:r>
        <w:rPr>
          <w:rFonts w:ascii="Open Sans body" w:eastAsia="Times New Roman" w:hAnsi="Open Sans body" w:cstheme="majorBidi"/>
          <w:sz w:val="20"/>
          <w:szCs w:val="20"/>
        </w:rPr>
        <w:t xml:space="preserve"> and diet quality. It measures the </w:t>
      </w:r>
      <w:r w:rsidRPr="00BA147E">
        <w:rPr>
          <w:rFonts w:ascii="Open Sans body" w:eastAsia="Times New Roman" w:hAnsi="Open Sans body" w:cstheme="majorBidi"/>
          <w:sz w:val="20"/>
          <w:szCs w:val="20"/>
        </w:rPr>
        <w:t>average number of different</w:t>
      </w:r>
      <w:r>
        <w:rPr>
          <w:rFonts w:ascii="Open Sans body" w:eastAsia="Times New Roman" w:hAnsi="Open Sans body" w:cstheme="majorBidi"/>
          <w:sz w:val="20"/>
          <w:szCs w:val="20"/>
        </w:rPr>
        <w:t xml:space="preserve"> pre-determined</w:t>
      </w:r>
      <w:r w:rsidRPr="00BA147E">
        <w:rPr>
          <w:rFonts w:ascii="Open Sans body" w:eastAsia="Times New Roman" w:hAnsi="Open Sans body" w:cstheme="majorBidi"/>
          <w:sz w:val="20"/>
          <w:szCs w:val="20"/>
        </w:rPr>
        <w:t xml:space="preserve"> food groups consumed by </w:t>
      </w:r>
      <w:r>
        <w:rPr>
          <w:rFonts w:ascii="Open Sans body" w:eastAsia="Times New Roman" w:hAnsi="Open Sans body" w:cstheme="majorBidi"/>
          <w:sz w:val="20"/>
          <w:szCs w:val="20"/>
        </w:rPr>
        <w:t>the individual</w:t>
      </w:r>
      <w:r w:rsidRPr="00BA147E">
        <w:rPr>
          <w:rFonts w:ascii="Open Sans body" w:eastAsia="Times New Roman" w:hAnsi="Open Sans body" w:cstheme="majorBidi"/>
          <w:sz w:val="20"/>
          <w:szCs w:val="20"/>
        </w:rPr>
        <w:t xml:space="preserve"> the previous day and night</w:t>
      </w:r>
      <w:r>
        <w:rPr>
          <w:rFonts w:ascii="Open Sans body" w:eastAsia="Times New Roman" w:hAnsi="Open Sans body" w:cstheme="majorBidi"/>
          <w:sz w:val="20"/>
          <w:szCs w:val="20"/>
        </w:rPr>
        <w:t xml:space="preserve"> </w:t>
      </w:r>
      <w:r w:rsidRPr="4E169433">
        <w:rPr>
          <w:rFonts w:ascii="Open Sans body" w:eastAsia="Times New Roman" w:hAnsi="Open Sans body" w:cstheme="majorBidi"/>
          <w:sz w:val="20"/>
          <w:szCs w:val="20"/>
        </w:rPr>
        <w:t xml:space="preserve">(i.e., </w:t>
      </w:r>
      <w:r>
        <w:rPr>
          <w:rFonts w:ascii="Open Sans body" w:eastAsia="Times New Roman" w:hAnsi="Open Sans body" w:cstheme="majorBidi"/>
          <w:sz w:val="20"/>
          <w:szCs w:val="20"/>
        </w:rPr>
        <w:t>if the individual met</w:t>
      </w:r>
      <w:r w:rsidRPr="4E169433">
        <w:rPr>
          <w:rFonts w:ascii="Open Sans body" w:eastAsia="Times New Roman" w:hAnsi="Open Sans body" w:cstheme="majorBidi"/>
          <w:sz w:val="20"/>
          <w:szCs w:val="20"/>
        </w:rPr>
        <w:t xml:space="preserve"> the threshold of five or more groups out of the ten defined food groups)</w:t>
      </w:r>
      <w:r>
        <w:rPr>
          <w:rFonts w:ascii="Open Sans body" w:eastAsia="Times New Roman" w:hAnsi="Open Sans body" w:cstheme="majorBidi"/>
          <w:sz w:val="20"/>
          <w:szCs w:val="20"/>
        </w:rPr>
        <w:t>.</w:t>
      </w:r>
      <w:r w:rsidRPr="4E169433">
        <w:rPr>
          <w:rFonts w:ascii="Open Sans body" w:eastAsia="Times New Roman" w:hAnsi="Open Sans body" w:cstheme="majorBidi"/>
          <w:sz w:val="20"/>
          <w:szCs w:val="20"/>
        </w:rPr>
        <w:t xml:space="preserve"> </w:t>
      </w:r>
    </w:p>
    <w:p w14:paraId="2705130F" w14:textId="77777777" w:rsidR="00B0300E" w:rsidRDefault="00B0300E" w:rsidP="00B0300E">
      <w:pPr>
        <w:pStyle w:val="ListParagraph"/>
        <w:numPr>
          <w:ilvl w:val="0"/>
          <w:numId w:val="43"/>
        </w:numPr>
        <w:spacing w:after="160"/>
        <w:ind w:hanging="720"/>
        <w:jc w:val="both"/>
        <w:rPr>
          <w:rFonts w:ascii="Open Sans body" w:eastAsia="Times New Roman" w:hAnsi="Open Sans body" w:cstheme="majorBidi"/>
          <w:sz w:val="20"/>
          <w:szCs w:val="20"/>
        </w:rPr>
      </w:pPr>
      <w:r w:rsidRPr="00E01304">
        <w:rPr>
          <w:rFonts w:ascii="Open Sans body" w:eastAsia="Times New Roman" w:hAnsi="Open Sans body" w:cstheme="majorBidi"/>
          <w:b/>
          <w:bCs/>
          <w:sz w:val="20"/>
          <w:szCs w:val="20"/>
        </w:rPr>
        <w:t>Wealth index (WI)</w:t>
      </w:r>
      <w:r w:rsidRPr="0014399C">
        <w:rPr>
          <w:rFonts w:ascii="Open Sans body" w:eastAsia="Times New Roman" w:hAnsi="Open Sans body" w:cstheme="majorBidi"/>
          <w:sz w:val="20"/>
          <w:szCs w:val="20"/>
        </w:rPr>
        <w:t xml:space="preserve"> - The wealth index (WI) is a composite index composed of key asset ownership variables; it is used as a proxy indicator for household wealth and thus the households’ ability to cope with shocks that leave it vulnerability to poverty and or food insecurity.</w:t>
      </w:r>
    </w:p>
    <w:p w14:paraId="0B950B36" w14:textId="195CC2BD" w:rsidR="00A2717E" w:rsidRPr="00B0300E" w:rsidRDefault="00A2717E" w:rsidP="5012716D">
      <w:pPr>
        <w:pStyle w:val="ListParagraph"/>
        <w:numPr>
          <w:ilvl w:val="0"/>
          <w:numId w:val="24"/>
        </w:numPr>
        <w:spacing w:after="160" w:line="259" w:lineRule="auto"/>
        <w:jc w:val="both"/>
        <w:rPr>
          <w:rFonts w:asciiTheme="majorHAnsi" w:eastAsia="Times New Roman" w:hAnsiTheme="majorHAnsi" w:cstheme="majorBidi"/>
          <w:sz w:val="20"/>
          <w:szCs w:val="20"/>
        </w:rPr>
        <w:sectPr w:rsidR="00A2717E" w:rsidRPr="00B0300E" w:rsidSect="00482022">
          <w:pgSz w:w="11900" w:h="16840"/>
          <w:pgMar w:top="1342" w:right="851" w:bottom="1418" w:left="2268" w:header="2019" w:footer="864" w:gutter="0"/>
          <w:cols w:space="708"/>
          <w:titlePg/>
          <w:docGrid w:linePitch="360"/>
        </w:sectPr>
      </w:pPr>
    </w:p>
    <w:p w14:paraId="39DF6BF2" w14:textId="139F06A5" w:rsidR="00A2717E" w:rsidRPr="007D2DF9" w:rsidRDefault="00A2717E" w:rsidP="00482022">
      <w:pPr>
        <w:pStyle w:val="Heading1"/>
        <w:ind w:hanging="720"/>
        <w:rPr>
          <w:sz w:val="20"/>
          <w:szCs w:val="36"/>
          <w:u w:val="single"/>
        </w:rPr>
      </w:pPr>
      <w:r w:rsidRPr="007D2DF9">
        <w:rPr>
          <w:sz w:val="20"/>
          <w:szCs w:val="20"/>
          <w:u w:val="single"/>
        </w:rPr>
        <w:lastRenderedPageBreak/>
        <w:t>Roles and responsibilities</w:t>
      </w:r>
      <w:r w:rsidR="00FE170E">
        <w:rPr>
          <w:sz w:val="20"/>
          <w:szCs w:val="20"/>
          <w:u w:val="single"/>
        </w:rPr>
        <w:t xml:space="preserve"> of the Team</w:t>
      </w:r>
      <w:r w:rsidR="00D72E6D">
        <w:rPr>
          <w:sz w:val="20"/>
          <w:szCs w:val="20"/>
          <w:u w:val="single"/>
        </w:rPr>
        <w:t xml:space="preserve"> ICARI and CAR specific</w:t>
      </w:r>
    </w:p>
    <w:tbl>
      <w:tblPr>
        <w:tblW w:w="14613" w:type="dxa"/>
        <w:tblLook w:val="04A0" w:firstRow="1" w:lastRow="0" w:firstColumn="1" w:lastColumn="0" w:noHBand="0" w:noVBand="1"/>
      </w:tblPr>
      <w:tblGrid>
        <w:gridCol w:w="2387"/>
        <w:gridCol w:w="8478"/>
        <w:gridCol w:w="3748"/>
      </w:tblGrid>
      <w:tr w:rsidR="006E5763" w:rsidRPr="00DD4019" w14:paraId="768F2DC4" w14:textId="77777777" w:rsidTr="006B0CBD">
        <w:trPr>
          <w:trHeight w:val="267"/>
        </w:trPr>
        <w:tc>
          <w:tcPr>
            <w:tcW w:w="238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B3CFAA8" w14:textId="77777777" w:rsidR="00A2717E" w:rsidRPr="006E5763" w:rsidRDefault="00A2717E" w:rsidP="00107ABB">
            <w:pP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Phase</w:t>
            </w:r>
          </w:p>
        </w:tc>
        <w:tc>
          <w:tcPr>
            <w:tcW w:w="8478" w:type="dxa"/>
            <w:tcBorders>
              <w:top w:val="single" w:sz="8" w:space="0" w:color="auto"/>
              <w:left w:val="nil"/>
              <w:bottom w:val="single" w:sz="8" w:space="0" w:color="auto"/>
              <w:right w:val="single" w:sz="8" w:space="0" w:color="auto"/>
            </w:tcBorders>
            <w:shd w:val="clear" w:color="auto" w:fill="auto"/>
            <w:vAlign w:val="center"/>
            <w:hideMark/>
          </w:tcPr>
          <w:p w14:paraId="7D68CD67" w14:textId="77777777" w:rsidR="00A2717E" w:rsidRPr="006E5763" w:rsidRDefault="00A2717E" w:rsidP="006E5763">
            <w:pPr>
              <w:jc w:val="cente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Activity</w:t>
            </w:r>
          </w:p>
        </w:tc>
        <w:tc>
          <w:tcPr>
            <w:tcW w:w="3748" w:type="dxa"/>
            <w:tcBorders>
              <w:top w:val="single" w:sz="8" w:space="0" w:color="auto"/>
              <w:left w:val="nil"/>
              <w:bottom w:val="single" w:sz="8" w:space="0" w:color="auto"/>
              <w:right w:val="single" w:sz="8" w:space="0" w:color="auto"/>
            </w:tcBorders>
            <w:shd w:val="clear" w:color="auto" w:fill="auto"/>
            <w:vAlign w:val="center"/>
            <w:hideMark/>
          </w:tcPr>
          <w:p w14:paraId="389CE879" w14:textId="77777777" w:rsidR="00A2717E" w:rsidRPr="006E5763" w:rsidRDefault="00A2717E" w:rsidP="006E5763">
            <w:pPr>
              <w:jc w:val="center"/>
              <w:rPr>
                <w:rFonts w:ascii="Open Sans" w:eastAsia="Times New Roman" w:hAnsi="Open Sans" w:cs="Open Sans"/>
                <w:b/>
                <w:bCs/>
                <w:color w:val="000000"/>
                <w:sz w:val="20"/>
                <w:szCs w:val="20"/>
                <w:lang w:val="en-GB" w:eastAsia="en-GB"/>
              </w:rPr>
            </w:pPr>
            <w:r w:rsidRPr="006E5763">
              <w:rPr>
                <w:rFonts w:ascii="Open Sans" w:eastAsia="Times New Roman" w:hAnsi="Open Sans" w:cs="Open Sans"/>
                <w:b/>
                <w:bCs/>
                <w:color w:val="000000" w:themeColor="text1"/>
                <w:sz w:val="20"/>
                <w:szCs w:val="20"/>
                <w:lang w:eastAsia="en-GB"/>
              </w:rPr>
              <w:t>Responsibility</w:t>
            </w:r>
          </w:p>
        </w:tc>
      </w:tr>
      <w:tr w:rsidR="001234E8" w:rsidRPr="00DD4019" w14:paraId="725D45A1" w14:textId="77777777" w:rsidTr="006B0CBD">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6DDBA0CD"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8478" w:type="dxa"/>
            <w:tcBorders>
              <w:top w:val="nil"/>
              <w:left w:val="nil"/>
              <w:bottom w:val="single" w:sz="8" w:space="0" w:color="auto"/>
              <w:right w:val="single" w:sz="8" w:space="0" w:color="auto"/>
            </w:tcBorders>
            <w:shd w:val="clear" w:color="auto" w:fill="auto"/>
            <w:vAlign w:val="center"/>
            <w:hideMark/>
          </w:tcPr>
          <w:p w14:paraId="1DB4C831" w14:textId="36F0A821"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Participate in a </w:t>
            </w:r>
            <w:r w:rsidRPr="4E169433">
              <w:rPr>
                <w:rFonts w:ascii="Open Sans" w:eastAsia="Times New Roman" w:hAnsi="Open Sans" w:cs="Open Sans"/>
                <w:b/>
                <w:bCs/>
                <w:color w:val="000000" w:themeColor="text1"/>
                <w:sz w:val="16"/>
                <w:szCs w:val="16"/>
                <w:lang w:eastAsia="en-GB"/>
              </w:rPr>
              <w:t>training</w:t>
            </w:r>
            <w:r w:rsidRPr="4E169433">
              <w:rPr>
                <w:rFonts w:ascii="Open Sans" w:eastAsia="Times New Roman" w:hAnsi="Open Sans" w:cs="Open Sans"/>
                <w:color w:val="000000" w:themeColor="text1"/>
                <w:sz w:val="16"/>
                <w:szCs w:val="16"/>
                <w:lang w:eastAsia="en-GB"/>
              </w:rPr>
              <w:t xml:space="preserve"> of trainers, </w:t>
            </w:r>
            <w:r w:rsidR="006E5763" w:rsidRPr="4E169433">
              <w:rPr>
                <w:rFonts w:ascii="Open Sans" w:eastAsia="Times New Roman" w:hAnsi="Open Sans" w:cs="Open Sans"/>
                <w:color w:val="000000" w:themeColor="text1"/>
                <w:sz w:val="16"/>
                <w:szCs w:val="16"/>
                <w:lang w:eastAsia="en-GB"/>
              </w:rPr>
              <w:t>to</w:t>
            </w:r>
            <w:r w:rsidRPr="4E169433">
              <w:rPr>
                <w:rFonts w:ascii="Open Sans" w:eastAsia="Times New Roman" w:hAnsi="Open Sans" w:cs="Open Sans"/>
                <w:color w:val="000000" w:themeColor="text1"/>
                <w:sz w:val="16"/>
                <w:szCs w:val="16"/>
                <w:lang w:eastAsia="en-GB"/>
              </w:rPr>
              <w:t xml:space="preserve"> be able to conduct the trainings and roll-out of this activity in the field </w:t>
            </w:r>
          </w:p>
        </w:tc>
        <w:tc>
          <w:tcPr>
            <w:tcW w:w="3748" w:type="dxa"/>
            <w:tcBorders>
              <w:top w:val="nil"/>
              <w:left w:val="nil"/>
              <w:bottom w:val="single" w:sz="8" w:space="0" w:color="auto"/>
              <w:right w:val="single" w:sz="8" w:space="0" w:color="auto"/>
            </w:tcBorders>
            <w:shd w:val="clear" w:color="auto" w:fill="auto"/>
            <w:vAlign w:val="center"/>
            <w:hideMark/>
          </w:tcPr>
          <w:p w14:paraId="3B70D30C" w14:textId="28B24033"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RAM from RBs (RBD) </w:t>
            </w:r>
            <w:r>
              <w:br/>
            </w:r>
            <w:r w:rsidRPr="4E169433">
              <w:rPr>
                <w:rFonts w:ascii="Open Sans" w:eastAsia="Times New Roman" w:hAnsi="Open Sans" w:cs="Open Sans"/>
                <w:color w:val="000000" w:themeColor="text1"/>
                <w:sz w:val="16"/>
                <w:szCs w:val="16"/>
                <w:lang w:eastAsia="en-GB"/>
              </w:rPr>
              <w:t>HQ – RAM-N &amp; RAM-H</w:t>
            </w:r>
          </w:p>
        </w:tc>
      </w:tr>
      <w:tr w:rsidR="001234E8" w:rsidRPr="00DD4019" w14:paraId="61442BD3" w14:textId="77777777" w:rsidTr="006B0CBD">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7F451C42"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8478" w:type="dxa"/>
            <w:tcBorders>
              <w:top w:val="nil"/>
              <w:left w:val="nil"/>
              <w:bottom w:val="single" w:sz="8" w:space="0" w:color="auto"/>
              <w:right w:val="single" w:sz="8" w:space="0" w:color="auto"/>
            </w:tcBorders>
            <w:shd w:val="clear" w:color="auto" w:fill="auto"/>
            <w:vAlign w:val="center"/>
            <w:hideMark/>
          </w:tcPr>
          <w:p w14:paraId="195A0A0A"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Develop a </w:t>
            </w:r>
            <w:r w:rsidRPr="4E169433">
              <w:rPr>
                <w:rFonts w:ascii="Open Sans" w:eastAsia="Times New Roman" w:hAnsi="Open Sans" w:cs="Open Sans"/>
                <w:b/>
                <w:bCs/>
                <w:color w:val="000000" w:themeColor="text1"/>
                <w:sz w:val="16"/>
                <w:szCs w:val="16"/>
                <w:lang w:eastAsia="en-GB"/>
              </w:rPr>
              <w:t>dashboard</w:t>
            </w:r>
            <w:r w:rsidRPr="4E169433">
              <w:rPr>
                <w:rFonts w:ascii="Open Sans" w:eastAsia="Times New Roman" w:hAnsi="Open Sans" w:cs="Open Sans"/>
                <w:color w:val="000000" w:themeColor="text1"/>
                <w:sz w:val="16"/>
                <w:szCs w:val="16"/>
                <w:lang w:eastAsia="en-GB"/>
              </w:rPr>
              <w:t xml:space="preserve"> for rapid data verification using Tableau </w:t>
            </w:r>
          </w:p>
        </w:tc>
        <w:tc>
          <w:tcPr>
            <w:tcW w:w="3748" w:type="dxa"/>
            <w:tcBorders>
              <w:top w:val="nil"/>
              <w:left w:val="nil"/>
              <w:bottom w:val="single" w:sz="8" w:space="0" w:color="auto"/>
              <w:right w:val="single" w:sz="8" w:space="0" w:color="auto"/>
            </w:tcBorders>
            <w:shd w:val="clear" w:color="auto" w:fill="auto"/>
            <w:vAlign w:val="center"/>
            <w:hideMark/>
          </w:tcPr>
          <w:p w14:paraId="2E3FD110"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RAM-N (Nicole, with the support of Alessandra)</w:t>
            </w:r>
          </w:p>
        </w:tc>
      </w:tr>
      <w:tr w:rsidR="00A2717E" w:rsidRPr="00DD4019" w14:paraId="3E6AB2FB" w14:textId="77777777" w:rsidTr="3B05C4C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0F5235C4"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8478" w:type="dxa"/>
            <w:tcBorders>
              <w:top w:val="nil"/>
              <w:left w:val="nil"/>
              <w:bottom w:val="single" w:sz="8" w:space="0" w:color="auto"/>
              <w:right w:val="single" w:sz="8" w:space="0" w:color="auto"/>
            </w:tcBorders>
            <w:shd w:val="clear" w:color="auto" w:fill="auto"/>
            <w:vAlign w:val="center"/>
            <w:hideMark/>
          </w:tcPr>
          <w:p w14:paraId="5FE55A32"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Design a standardized </w:t>
            </w:r>
            <w:r w:rsidRPr="4E169433">
              <w:rPr>
                <w:rFonts w:ascii="Open Sans" w:eastAsia="Times New Roman" w:hAnsi="Open Sans" w:cs="Open Sans"/>
                <w:b/>
                <w:bCs/>
                <w:color w:val="000000" w:themeColor="text1"/>
                <w:sz w:val="16"/>
                <w:szCs w:val="16"/>
                <w:lang w:eastAsia="en-GB"/>
              </w:rPr>
              <w:t>survey</w:t>
            </w:r>
            <w:r w:rsidRPr="4E169433">
              <w:rPr>
                <w:rFonts w:ascii="Open Sans" w:eastAsia="Times New Roman" w:hAnsi="Open Sans" w:cs="Open Sans"/>
                <w:color w:val="000000" w:themeColor="text1"/>
                <w:sz w:val="16"/>
                <w:szCs w:val="16"/>
                <w:lang w:eastAsia="en-GB"/>
              </w:rPr>
              <w:t xml:space="preserve"> instrument (questionnaire) template in English. WFP will also design and program the questionnaire into ODK-based formats like </w:t>
            </w:r>
            <w:proofErr w:type="spellStart"/>
            <w:r w:rsidRPr="4E169433">
              <w:rPr>
                <w:rFonts w:ascii="Open Sans" w:eastAsia="Times New Roman" w:hAnsi="Open Sans" w:cs="Open Sans"/>
                <w:color w:val="000000" w:themeColor="text1"/>
                <w:sz w:val="16"/>
                <w:szCs w:val="16"/>
                <w:lang w:eastAsia="en-GB"/>
              </w:rPr>
              <w:t>MoDA</w:t>
            </w:r>
            <w:proofErr w:type="spellEnd"/>
            <w:r w:rsidRPr="4E169433">
              <w:rPr>
                <w:rFonts w:ascii="Open Sans" w:eastAsia="Times New Roman" w:hAnsi="Open Sans" w:cs="Open Sans"/>
                <w:color w:val="000000" w:themeColor="text1"/>
                <w:sz w:val="16"/>
                <w:szCs w:val="16"/>
                <w:lang w:eastAsia="en-GB"/>
              </w:rPr>
              <w:t xml:space="preserve">. </w:t>
            </w:r>
            <w:r w:rsidRPr="4E169433">
              <w:rPr>
                <w:rFonts w:ascii="Open Sans" w:eastAsia="Times New Roman" w:hAnsi="Open Sans" w:cs="Open Sans"/>
                <w:b/>
                <w:bCs/>
                <w:color w:val="000000" w:themeColor="text1"/>
                <w:sz w:val="16"/>
                <w:szCs w:val="16"/>
                <w:lang w:val="en-GB" w:eastAsia="en-GB"/>
              </w:rPr>
              <w:t>Share</w:t>
            </w:r>
            <w:r w:rsidRPr="4E169433">
              <w:rPr>
                <w:rFonts w:ascii="Open Sans" w:eastAsia="Times New Roman" w:hAnsi="Open Sans" w:cs="Open Sans"/>
                <w:color w:val="000000" w:themeColor="text1"/>
                <w:sz w:val="16"/>
                <w:szCs w:val="16"/>
                <w:lang w:val="en-GB" w:eastAsia="en-GB"/>
              </w:rPr>
              <w:t xml:space="preserve"> the survey instruments and training materials with the RBs and COs for translation.</w:t>
            </w:r>
          </w:p>
        </w:tc>
        <w:tc>
          <w:tcPr>
            <w:tcW w:w="3748" w:type="dxa"/>
            <w:tcBorders>
              <w:top w:val="nil"/>
              <w:left w:val="nil"/>
              <w:bottom w:val="single" w:sz="8" w:space="0" w:color="auto"/>
              <w:right w:val="single" w:sz="8" w:space="0" w:color="auto"/>
            </w:tcBorders>
            <w:vAlign w:val="center"/>
            <w:hideMark/>
          </w:tcPr>
          <w:p w14:paraId="7CC220A1" w14:textId="77777777" w:rsidR="00A2717E" w:rsidRPr="00DD4019" w:rsidRDefault="00A2717E">
            <w:pPr>
              <w:rPr>
                <w:rFonts w:ascii="Open Sans" w:eastAsia="Times New Roman" w:hAnsi="Open Sans" w:cs="Open Sans"/>
                <w:color w:val="000000"/>
                <w:sz w:val="16"/>
                <w:szCs w:val="16"/>
                <w:lang w:val="en-GB" w:eastAsia="en-GB"/>
              </w:rPr>
            </w:pPr>
            <w:commentRangeStart w:id="103"/>
            <w:r w:rsidRPr="4E169433">
              <w:rPr>
                <w:rFonts w:ascii="Open Sans" w:eastAsia="Times New Roman" w:hAnsi="Open Sans" w:cs="Open Sans"/>
                <w:color w:val="000000" w:themeColor="text1"/>
                <w:sz w:val="16"/>
                <w:szCs w:val="16"/>
                <w:lang w:eastAsia="en-GB"/>
              </w:rPr>
              <w:t>HQ – RAM (Isra)</w:t>
            </w:r>
            <w:commentRangeEnd w:id="103"/>
            <w:r w:rsidR="00FF4EFC">
              <w:rPr>
                <w:rStyle w:val="CommentReference"/>
              </w:rPr>
              <w:commentReference w:id="103"/>
            </w:r>
          </w:p>
        </w:tc>
      </w:tr>
      <w:tr w:rsidR="00A2717E" w:rsidRPr="00DD4019" w14:paraId="52A8E1AD" w14:textId="77777777" w:rsidTr="3B05C4C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1E610FA4"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8478" w:type="dxa"/>
            <w:tcBorders>
              <w:top w:val="nil"/>
              <w:left w:val="nil"/>
              <w:bottom w:val="single" w:sz="8" w:space="0" w:color="auto"/>
              <w:right w:val="single" w:sz="8" w:space="0" w:color="auto"/>
            </w:tcBorders>
            <w:shd w:val="clear" w:color="auto" w:fill="auto"/>
            <w:vAlign w:val="center"/>
            <w:hideMark/>
          </w:tcPr>
          <w:p w14:paraId="0CA1D2DC"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Standardized </w:t>
            </w:r>
            <w:r w:rsidRPr="4E169433">
              <w:rPr>
                <w:rFonts w:ascii="Open Sans" w:eastAsia="Times New Roman" w:hAnsi="Open Sans" w:cs="Open Sans"/>
                <w:b/>
                <w:bCs/>
                <w:color w:val="000000" w:themeColor="text1"/>
                <w:sz w:val="16"/>
                <w:szCs w:val="16"/>
                <w:lang w:eastAsia="en-GB"/>
              </w:rPr>
              <w:t>training materials</w:t>
            </w:r>
            <w:r w:rsidRPr="4E169433">
              <w:rPr>
                <w:rFonts w:ascii="Open Sans" w:eastAsia="Times New Roman" w:hAnsi="Open Sans" w:cs="Open Sans"/>
                <w:color w:val="000000" w:themeColor="text1"/>
                <w:sz w:val="16"/>
                <w:szCs w:val="16"/>
                <w:lang w:eastAsia="en-GB"/>
              </w:rPr>
              <w:t xml:space="preserve"> explaining the study will be provided to be adapted to the country context?</w:t>
            </w:r>
          </w:p>
        </w:tc>
        <w:tc>
          <w:tcPr>
            <w:tcW w:w="3748" w:type="dxa"/>
            <w:tcBorders>
              <w:top w:val="nil"/>
              <w:left w:val="nil"/>
              <w:bottom w:val="single" w:sz="8" w:space="0" w:color="auto"/>
              <w:right w:val="single" w:sz="8" w:space="0" w:color="auto"/>
            </w:tcBorders>
            <w:vAlign w:val="center"/>
            <w:hideMark/>
          </w:tcPr>
          <w:p w14:paraId="3722F1F4" w14:textId="5979CB89" w:rsidR="00A2717E" w:rsidRPr="00DD4019" w:rsidRDefault="00A2717E">
            <w:pPr>
              <w:rPr>
                <w:rFonts w:ascii="Open Sans" w:eastAsia="Times New Roman" w:hAnsi="Open Sans" w:cs="Open Sans"/>
                <w:color w:val="000000"/>
                <w:sz w:val="16"/>
                <w:szCs w:val="16"/>
                <w:lang w:eastAsia="en-GB"/>
              </w:rPr>
            </w:pPr>
            <w:r w:rsidRPr="4E169433">
              <w:rPr>
                <w:rFonts w:ascii="Open Sans" w:eastAsia="Times New Roman" w:hAnsi="Open Sans" w:cs="Open Sans"/>
                <w:color w:val="000000" w:themeColor="text1"/>
                <w:sz w:val="16"/>
                <w:szCs w:val="16"/>
                <w:lang w:eastAsia="en-GB"/>
              </w:rPr>
              <w:t>HQ – RAM (Alirah Isra to share Myanmar version and RBs/COs to adapt accordingly.)</w:t>
            </w:r>
          </w:p>
        </w:tc>
      </w:tr>
      <w:tr w:rsidR="00380753" w:rsidRPr="00DD4019" w14:paraId="43E406BD" w14:textId="77777777" w:rsidTr="3B05C4C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33E680FE"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8478" w:type="dxa"/>
            <w:tcBorders>
              <w:top w:val="nil"/>
              <w:left w:val="nil"/>
              <w:bottom w:val="single" w:sz="8" w:space="0" w:color="auto"/>
              <w:right w:val="single" w:sz="8" w:space="0" w:color="auto"/>
            </w:tcBorders>
            <w:shd w:val="clear" w:color="auto" w:fill="auto"/>
            <w:vAlign w:val="center"/>
            <w:hideMark/>
          </w:tcPr>
          <w:p w14:paraId="2CEF4D44"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Ensure the </w:t>
            </w:r>
            <w:r w:rsidRPr="4E169433">
              <w:rPr>
                <w:rFonts w:ascii="Open Sans" w:eastAsia="Times New Roman" w:hAnsi="Open Sans" w:cs="Open Sans"/>
                <w:b/>
                <w:bCs/>
                <w:color w:val="000000" w:themeColor="text1"/>
                <w:sz w:val="16"/>
                <w:szCs w:val="16"/>
                <w:lang w:eastAsia="en-GB"/>
              </w:rPr>
              <w:t>translation</w:t>
            </w:r>
            <w:r w:rsidRPr="4E169433">
              <w:rPr>
                <w:rFonts w:ascii="Open Sans" w:eastAsia="Times New Roman" w:hAnsi="Open Sans" w:cs="Open Sans"/>
                <w:color w:val="000000" w:themeColor="text1"/>
                <w:sz w:val="16"/>
                <w:szCs w:val="16"/>
                <w:lang w:eastAsia="en-GB"/>
              </w:rPr>
              <w:t xml:space="preserve"> and back translation of the questionnaire &amp; training package into local language(s) relevant to the selected area, to be reviewed and contextualized by the WFP/CO.   </w:t>
            </w:r>
          </w:p>
        </w:tc>
        <w:tc>
          <w:tcPr>
            <w:tcW w:w="3748" w:type="dxa"/>
            <w:tcBorders>
              <w:top w:val="nil"/>
              <w:left w:val="nil"/>
              <w:bottom w:val="single" w:sz="8" w:space="0" w:color="auto"/>
              <w:right w:val="single" w:sz="8" w:space="0" w:color="auto"/>
            </w:tcBorders>
            <w:vAlign w:val="center"/>
            <w:hideMark/>
          </w:tcPr>
          <w:p w14:paraId="7373FDFF" w14:textId="65ABA5B1" w:rsidR="00A2717E" w:rsidRPr="00DD4019" w:rsidRDefault="00597895">
            <w:pPr>
              <w:rPr>
                <w:rFonts w:ascii="Open Sans" w:eastAsia="Times New Roman" w:hAnsi="Open Sans" w:cs="Open Sans"/>
                <w:color w:val="000000"/>
                <w:sz w:val="16"/>
                <w:szCs w:val="16"/>
                <w:lang w:val="en-GB" w:eastAsia="en-GB"/>
              </w:rPr>
            </w:pPr>
            <w:proofErr w:type="spellStart"/>
            <w:r>
              <w:rPr>
                <w:rFonts w:ascii="Open Sans" w:eastAsia="Times New Roman" w:hAnsi="Open Sans" w:cs="Open Sans"/>
                <w:color w:val="000000" w:themeColor="text1"/>
                <w:sz w:val="16"/>
                <w:szCs w:val="16"/>
                <w:lang w:val="en-GB" w:eastAsia="en-GB"/>
              </w:rPr>
              <w:t>Salifou</w:t>
            </w:r>
            <w:proofErr w:type="spellEnd"/>
            <w:r>
              <w:rPr>
                <w:rFonts w:ascii="Open Sans" w:eastAsia="Times New Roman" w:hAnsi="Open Sans" w:cs="Open Sans"/>
                <w:color w:val="000000" w:themeColor="text1"/>
                <w:sz w:val="16"/>
                <w:szCs w:val="16"/>
                <w:lang w:val="en-GB" w:eastAsia="en-GB"/>
              </w:rPr>
              <w:t>, Fatou, King</w:t>
            </w:r>
            <w:r w:rsidR="008203AC">
              <w:rPr>
                <w:rFonts w:ascii="Open Sans" w:eastAsia="Times New Roman" w:hAnsi="Open Sans" w:cs="Open Sans"/>
                <w:color w:val="000000" w:themeColor="text1"/>
                <w:sz w:val="16"/>
                <w:szCs w:val="16"/>
                <w:lang w:val="en-GB" w:eastAsia="en-GB"/>
              </w:rPr>
              <w:t>,</w:t>
            </w:r>
            <w:r>
              <w:rPr>
                <w:rFonts w:ascii="Open Sans" w:eastAsia="Times New Roman" w:hAnsi="Open Sans" w:cs="Open Sans"/>
                <w:color w:val="000000" w:themeColor="text1"/>
                <w:sz w:val="16"/>
                <w:szCs w:val="16"/>
                <w:lang w:val="en-GB" w:eastAsia="en-GB"/>
              </w:rPr>
              <w:t xml:space="preserve"> </w:t>
            </w:r>
            <w:del w:id="104" w:author="Cassandra WALKER" w:date="2023-05-25T19:13:00Z">
              <w:r w:rsidDel="00731173">
                <w:rPr>
                  <w:rFonts w:ascii="Open Sans" w:eastAsia="Times New Roman" w:hAnsi="Open Sans" w:cs="Open Sans"/>
                  <w:color w:val="000000" w:themeColor="text1"/>
                  <w:sz w:val="16"/>
                  <w:szCs w:val="16"/>
                  <w:lang w:val="en-GB" w:eastAsia="en-GB"/>
                </w:rPr>
                <w:delText>and</w:delText>
              </w:r>
              <w:r w:rsidR="008203AC" w:rsidDel="00731173">
                <w:rPr>
                  <w:rFonts w:ascii="Open Sans" w:eastAsia="Times New Roman" w:hAnsi="Open Sans" w:cs="Open Sans"/>
                  <w:color w:val="000000" w:themeColor="text1"/>
                  <w:sz w:val="16"/>
                  <w:szCs w:val="16"/>
                  <w:lang w:val="en-GB" w:eastAsia="en-GB"/>
                </w:rPr>
                <w:delText xml:space="preserve"> </w:delText>
              </w:r>
            </w:del>
            <w:ins w:id="105" w:author="Cassandra WALKER" w:date="2023-05-25T19:13:00Z">
              <w:r w:rsidR="00731173">
                <w:rPr>
                  <w:rFonts w:ascii="Open Sans" w:eastAsia="Times New Roman" w:hAnsi="Open Sans" w:cs="Open Sans"/>
                  <w:color w:val="000000" w:themeColor="text1"/>
                  <w:sz w:val="16"/>
                  <w:szCs w:val="16"/>
                  <w:lang w:val="en-GB" w:eastAsia="en-GB"/>
                </w:rPr>
                <w:t>with support of</w:t>
              </w:r>
              <w:r w:rsidR="00731173">
                <w:rPr>
                  <w:rFonts w:ascii="Open Sans" w:eastAsia="Times New Roman" w:hAnsi="Open Sans" w:cs="Open Sans"/>
                  <w:color w:val="000000" w:themeColor="text1"/>
                  <w:sz w:val="16"/>
                  <w:szCs w:val="16"/>
                  <w:lang w:val="en-GB" w:eastAsia="en-GB"/>
                </w:rPr>
                <w:t xml:space="preserve"> </w:t>
              </w:r>
            </w:ins>
            <w:r w:rsidR="008203AC">
              <w:rPr>
                <w:rFonts w:ascii="Open Sans" w:eastAsia="Times New Roman" w:hAnsi="Open Sans" w:cs="Open Sans"/>
                <w:color w:val="000000" w:themeColor="text1"/>
                <w:sz w:val="16"/>
                <w:szCs w:val="16"/>
                <w:lang w:val="en-GB" w:eastAsia="en-GB"/>
              </w:rPr>
              <w:t>Jonas</w:t>
            </w:r>
            <w:ins w:id="106" w:author="Cassandra WALKER" w:date="2023-05-25T19:13:00Z">
              <w:r w:rsidR="00731173">
                <w:rPr>
                  <w:rFonts w:ascii="Open Sans" w:eastAsia="Times New Roman" w:hAnsi="Open Sans" w:cs="Open Sans"/>
                  <w:color w:val="000000" w:themeColor="text1"/>
                  <w:sz w:val="16"/>
                  <w:szCs w:val="16"/>
                  <w:lang w:val="en-GB" w:eastAsia="en-GB"/>
                </w:rPr>
                <w:t xml:space="preserve"> &amp;</w:t>
              </w:r>
            </w:ins>
            <w:r>
              <w:rPr>
                <w:rFonts w:ascii="Open Sans" w:eastAsia="Times New Roman" w:hAnsi="Open Sans" w:cs="Open Sans"/>
                <w:color w:val="000000" w:themeColor="text1"/>
                <w:sz w:val="16"/>
                <w:szCs w:val="16"/>
                <w:lang w:val="en-GB" w:eastAsia="en-GB"/>
              </w:rPr>
              <w:t xml:space="preserve"> Cassandra</w:t>
            </w:r>
            <w:r w:rsidR="00A2717E" w:rsidRPr="4E169433">
              <w:rPr>
                <w:rFonts w:ascii="Open Sans" w:eastAsia="Times New Roman" w:hAnsi="Open Sans" w:cs="Open Sans"/>
                <w:color w:val="000000" w:themeColor="text1"/>
                <w:sz w:val="16"/>
                <w:szCs w:val="16"/>
                <w:lang w:val="en-GB" w:eastAsia="en-GB"/>
              </w:rPr>
              <w:t xml:space="preserve"> </w:t>
            </w:r>
          </w:p>
        </w:tc>
      </w:tr>
      <w:tr w:rsidR="00380753" w:rsidRPr="00DD4019" w14:paraId="3847F99D" w14:textId="77777777" w:rsidTr="3B05C4C2">
        <w:trPr>
          <w:trHeight w:val="190"/>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1DE3581B"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8478" w:type="dxa"/>
            <w:tcBorders>
              <w:top w:val="nil"/>
              <w:left w:val="nil"/>
              <w:bottom w:val="single" w:sz="8" w:space="0" w:color="auto"/>
              <w:right w:val="single" w:sz="8" w:space="0" w:color="auto"/>
            </w:tcBorders>
            <w:shd w:val="clear" w:color="auto" w:fill="auto"/>
            <w:vAlign w:val="center"/>
            <w:hideMark/>
          </w:tcPr>
          <w:p w14:paraId="35B7B650" w14:textId="77777777" w:rsidR="00A2717E" w:rsidRPr="00DD4019" w:rsidRDefault="00A2717E">
            <w:pPr>
              <w:rPr>
                <w:rFonts w:ascii="Open Sans" w:eastAsia="Times New Roman" w:hAnsi="Open Sans" w:cs="Open Sans"/>
                <w:b/>
                <w:bCs/>
                <w:color w:val="000000"/>
                <w:sz w:val="16"/>
                <w:szCs w:val="16"/>
                <w:lang w:val="en-GB" w:eastAsia="en-GB"/>
              </w:rPr>
            </w:pPr>
            <w:r w:rsidRPr="4E169433">
              <w:rPr>
                <w:rFonts w:ascii="Open Sans" w:eastAsia="Times New Roman" w:hAnsi="Open Sans" w:cs="Open Sans"/>
                <w:b/>
                <w:bCs/>
                <w:color w:val="000000" w:themeColor="text1"/>
                <w:sz w:val="16"/>
                <w:szCs w:val="16"/>
                <w:lang w:eastAsia="en-GB"/>
              </w:rPr>
              <w:t>Contract</w:t>
            </w:r>
            <w:r w:rsidRPr="4E169433">
              <w:rPr>
                <w:rFonts w:ascii="Open Sans" w:eastAsia="Times New Roman" w:hAnsi="Open Sans" w:cs="Open Sans"/>
                <w:color w:val="000000" w:themeColor="text1"/>
                <w:sz w:val="16"/>
                <w:szCs w:val="16"/>
                <w:lang w:eastAsia="en-GB"/>
              </w:rPr>
              <w:t xml:space="preserve"> a service provider to conduct the data collection. Work with them to develop a budget and timeframe (in collaboration with RAM-N). Provide the necessary logistics (including but not limited to stationery, tablets, other field logistics for the enumerators).</w:t>
            </w:r>
          </w:p>
        </w:tc>
        <w:tc>
          <w:tcPr>
            <w:tcW w:w="3748" w:type="dxa"/>
            <w:tcBorders>
              <w:top w:val="nil"/>
              <w:left w:val="nil"/>
              <w:bottom w:val="single" w:sz="8" w:space="0" w:color="auto"/>
              <w:right w:val="single" w:sz="8" w:space="0" w:color="auto"/>
            </w:tcBorders>
            <w:vAlign w:val="center"/>
            <w:hideMark/>
          </w:tcPr>
          <w:p w14:paraId="63D9DEDF" w14:textId="0EA61DCC"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CO</w:t>
            </w:r>
            <w:r w:rsidR="008A141A">
              <w:rPr>
                <w:rFonts w:ascii="Open Sans" w:eastAsia="Times New Roman" w:hAnsi="Open Sans" w:cs="Open Sans"/>
                <w:color w:val="000000" w:themeColor="text1"/>
                <w:sz w:val="16"/>
                <w:szCs w:val="16"/>
                <w:lang w:eastAsia="en-GB"/>
              </w:rPr>
              <w:t>-VAM</w:t>
            </w:r>
            <w:r w:rsidRPr="4E169433">
              <w:rPr>
                <w:rFonts w:ascii="Open Sans" w:eastAsia="Times New Roman" w:hAnsi="Open Sans" w:cs="Open Sans"/>
                <w:color w:val="000000" w:themeColor="text1"/>
                <w:sz w:val="16"/>
                <w:szCs w:val="16"/>
                <w:lang w:eastAsia="en-GB"/>
              </w:rPr>
              <w:t xml:space="preserve"> -&gt; Service provider (ICASEES)</w:t>
            </w:r>
          </w:p>
        </w:tc>
      </w:tr>
      <w:tr w:rsidR="00724121" w:rsidRPr="00DD4019" w14:paraId="548E7C71" w14:textId="77777777" w:rsidTr="3B05C4C2">
        <w:trPr>
          <w:trHeight w:val="324"/>
        </w:trPr>
        <w:tc>
          <w:tcPr>
            <w:tcW w:w="2387" w:type="dxa"/>
            <w:tcBorders>
              <w:top w:val="nil"/>
              <w:left w:val="single" w:sz="8" w:space="0" w:color="auto"/>
              <w:bottom w:val="single" w:sz="8" w:space="0" w:color="000000" w:themeColor="text1"/>
              <w:right w:val="single" w:sz="8" w:space="0" w:color="auto"/>
            </w:tcBorders>
            <w:shd w:val="clear" w:color="auto" w:fill="auto"/>
            <w:vAlign w:val="center"/>
            <w:hideMark/>
          </w:tcPr>
          <w:p w14:paraId="3C3FC564" w14:textId="77777777" w:rsidR="00724121" w:rsidRPr="00DD4019" w:rsidRDefault="00724121">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Preparation</w:t>
            </w:r>
          </w:p>
        </w:tc>
        <w:tc>
          <w:tcPr>
            <w:tcW w:w="8478" w:type="dxa"/>
            <w:tcBorders>
              <w:top w:val="single" w:sz="8" w:space="0" w:color="auto"/>
              <w:left w:val="nil"/>
              <w:bottom w:val="single" w:sz="4" w:space="0" w:color="auto"/>
              <w:right w:val="single" w:sz="8" w:space="0" w:color="auto"/>
            </w:tcBorders>
            <w:shd w:val="clear" w:color="auto" w:fill="auto"/>
            <w:vAlign w:val="center"/>
            <w:hideMark/>
          </w:tcPr>
          <w:p w14:paraId="7584607F" w14:textId="4CE34D54" w:rsidR="00724121" w:rsidRPr="00DD4019" w:rsidRDefault="00724121" w:rsidP="00724121">
            <w:pPr>
              <w:rPr>
                <w:rFonts w:ascii="Open Sans" w:eastAsia="Times New Roman" w:hAnsi="Open Sans" w:cs="Open Sans"/>
                <w:b/>
                <w:bCs/>
                <w:color w:val="000000"/>
                <w:sz w:val="16"/>
                <w:szCs w:val="16"/>
                <w:lang w:val="en-GB" w:eastAsia="en-GB"/>
              </w:rPr>
            </w:pPr>
            <w:r w:rsidRPr="6A0E27C4">
              <w:rPr>
                <w:rFonts w:ascii="Open Sans" w:eastAsia="Times New Roman" w:hAnsi="Open Sans" w:cs="Open Sans"/>
                <w:b/>
                <w:bCs/>
                <w:color w:val="000000" w:themeColor="text1"/>
                <w:sz w:val="16"/>
                <w:szCs w:val="16"/>
                <w:lang w:eastAsia="en-GB"/>
              </w:rPr>
              <w:t>Recruit</w:t>
            </w:r>
            <w:r w:rsidRPr="6A0E27C4">
              <w:rPr>
                <w:rFonts w:ascii="Open Sans" w:eastAsia="Times New Roman" w:hAnsi="Open Sans" w:cs="Open Sans"/>
                <w:color w:val="000000" w:themeColor="text1"/>
                <w:sz w:val="16"/>
                <w:szCs w:val="16"/>
                <w:lang w:eastAsia="en-GB"/>
              </w:rPr>
              <w:t xml:space="preserve"> relevant on- and off-field </w:t>
            </w:r>
            <w:r w:rsidRPr="6A0E27C4">
              <w:rPr>
                <w:rFonts w:ascii="Open Sans" w:eastAsia="Times New Roman" w:hAnsi="Open Sans" w:cs="Open Sans"/>
                <w:b/>
                <w:bCs/>
                <w:color w:val="000000" w:themeColor="text1"/>
                <w:sz w:val="16"/>
                <w:szCs w:val="16"/>
                <w:lang w:eastAsia="en-GB"/>
              </w:rPr>
              <w:t>enumerators &amp; supervisors</w:t>
            </w:r>
            <w:r w:rsidRPr="6A0E27C4">
              <w:rPr>
                <w:rFonts w:ascii="Open Sans" w:eastAsia="Times New Roman" w:hAnsi="Open Sans" w:cs="Open Sans"/>
                <w:color w:val="000000" w:themeColor="text1"/>
                <w:sz w:val="16"/>
                <w:szCs w:val="16"/>
                <w:lang w:eastAsia="en-GB"/>
              </w:rPr>
              <w:t xml:space="preserve"> to conduct the F2F and Phone interviews. </w:t>
            </w:r>
          </w:p>
        </w:tc>
        <w:tc>
          <w:tcPr>
            <w:tcW w:w="3748" w:type="dxa"/>
            <w:tcBorders>
              <w:top w:val="nil"/>
              <w:left w:val="single" w:sz="8" w:space="0" w:color="auto"/>
              <w:bottom w:val="single" w:sz="8" w:space="0" w:color="000000" w:themeColor="text1"/>
              <w:right w:val="single" w:sz="8" w:space="0" w:color="auto"/>
            </w:tcBorders>
            <w:vAlign w:val="center"/>
            <w:hideMark/>
          </w:tcPr>
          <w:p w14:paraId="7276D9CD" w14:textId="77777777" w:rsidR="00724121" w:rsidRPr="00DD4019" w:rsidRDefault="00724121">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Service provider (ICASEES)</w:t>
            </w:r>
          </w:p>
        </w:tc>
      </w:tr>
      <w:tr w:rsidR="00A2717E" w:rsidRPr="00DD4019" w14:paraId="05969202" w14:textId="77777777" w:rsidTr="3B05C4C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2250AD83"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Preparation</w:t>
            </w:r>
          </w:p>
        </w:tc>
        <w:tc>
          <w:tcPr>
            <w:tcW w:w="8478" w:type="dxa"/>
            <w:tcBorders>
              <w:top w:val="nil"/>
              <w:left w:val="nil"/>
              <w:bottom w:val="single" w:sz="8" w:space="0" w:color="auto"/>
              <w:right w:val="single" w:sz="8" w:space="0" w:color="auto"/>
            </w:tcBorders>
            <w:vAlign w:val="center"/>
            <w:hideMark/>
          </w:tcPr>
          <w:p w14:paraId="0C1D3304"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Apply for and </w:t>
            </w:r>
            <w:r w:rsidRPr="4E169433">
              <w:rPr>
                <w:rFonts w:ascii="Open Sans" w:eastAsia="Times New Roman" w:hAnsi="Open Sans" w:cs="Open Sans"/>
                <w:b/>
                <w:bCs/>
                <w:color w:val="000000" w:themeColor="text1"/>
                <w:sz w:val="16"/>
                <w:szCs w:val="16"/>
                <w:lang w:val="en-GB" w:eastAsia="en-GB"/>
              </w:rPr>
              <w:t xml:space="preserve">arrange for permits </w:t>
            </w:r>
            <w:r w:rsidRPr="4E169433">
              <w:rPr>
                <w:rFonts w:ascii="Open Sans" w:eastAsia="Times New Roman" w:hAnsi="Open Sans" w:cs="Open Sans"/>
                <w:color w:val="000000" w:themeColor="text1"/>
                <w:sz w:val="16"/>
                <w:szCs w:val="16"/>
                <w:lang w:val="en-GB" w:eastAsia="en-GB"/>
              </w:rPr>
              <w:t>to enter and conduct household surveys in study areas identified in conjunction with CO</w:t>
            </w:r>
          </w:p>
        </w:tc>
        <w:tc>
          <w:tcPr>
            <w:tcW w:w="3748" w:type="dxa"/>
            <w:tcBorders>
              <w:top w:val="nil"/>
              <w:left w:val="nil"/>
              <w:bottom w:val="single" w:sz="8" w:space="0" w:color="auto"/>
              <w:right w:val="single" w:sz="8" w:space="0" w:color="auto"/>
            </w:tcBorders>
            <w:vAlign w:val="center"/>
            <w:hideMark/>
          </w:tcPr>
          <w:p w14:paraId="573ACB50" w14:textId="3FE6CFC0" w:rsidR="00A2717E" w:rsidRPr="00DD4019" w:rsidRDefault="00BE6FE1">
            <w:pPr>
              <w:rPr>
                <w:rFonts w:ascii="Open Sans" w:eastAsia="Times New Roman" w:hAnsi="Open Sans" w:cs="Open Sans"/>
                <w:color w:val="000000"/>
                <w:sz w:val="16"/>
                <w:szCs w:val="16"/>
                <w:lang w:val="en-GB" w:eastAsia="en-GB"/>
              </w:rPr>
            </w:pPr>
            <w:proofErr w:type="spellStart"/>
            <w:r w:rsidRPr="007C2465">
              <w:rPr>
                <w:rFonts w:ascii="Open Sans" w:eastAsia="Times New Roman" w:hAnsi="Open Sans" w:cs="Open Sans"/>
                <w:color w:val="000000" w:themeColor="text1"/>
                <w:sz w:val="16"/>
                <w:szCs w:val="16"/>
                <w:lang w:val="en-GB" w:eastAsia="en-GB"/>
              </w:rPr>
              <w:t>Salifou</w:t>
            </w:r>
            <w:proofErr w:type="spellEnd"/>
            <w:r w:rsidR="008A141A" w:rsidRPr="007C2465">
              <w:rPr>
                <w:rFonts w:ascii="Open Sans" w:eastAsia="Times New Roman" w:hAnsi="Open Sans" w:cs="Open Sans"/>
                <w:color w:val="000000" w:themeColor="text1"/>
                <w:sz w:val="16"/>
                <w:szCs w:val="16"/>
                <w:lang w:val="en-GB" w:eastAsia="en-GB"/>
              </w:rPr>
              <w:t xml:space="preserve"> &amp; King, with</w:t>
            </w:r>
            <w:r w:rsidR="008B61B0" w:rsidRPr="007C2465">
              <w:rPr>
                <w:rFonts w:ascii="Open Sans" w:eastAsia="Times New Roman" w:hAnsi="Open Sans" w:cs="Open Sans"/>
                <w:color w:val="000000" w:themeColor="text1"/>
                <w:sz w:val="16"/>
                <w:szCs w:val="16"/>
                <w:lang w:val="en-GB" w:eastAsia="en-GB"/>
              </w:rPr>
              <w:t xml:space="preserve"> </w:t>
            </w:r>
            <w:r w:rsidR="008A141A" w:rsidRPr="007C2465">
              <w:rPr>
                <w:rFonts w:ascii="Open Sans" w:eastAsia="Times New Roman" w:hAnsi="Open Sans" w:cs="Open Sans"/>
                <w:color w:val="000000" w:themeColor="text1"/>
                <w:sz w:val="16"/>
                <w:szCs w:val="16"/>
                <w:lang w:val="en-GB" w:eastAsia="en-GB"/>
              </w:rPr>
              <w:t>ICASEES</w:t>
            </w:r>
          </w:p>
        </w:tc>
      </w:tr>
      <w:tr w:rsidR="00A2717E" w:rsidRPr="00DD4019" w14:paraId="464BC1F8" w14:textId="77777777" w:rsidTr="3B05C4C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7C6C1750"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Preparation</w:t>
            </w:r>
          </w:p>
        </w:tc>
        <w:tc>
          <w:tcPr>
            <w:tcW w:w="8478" w:type="dxa"/>
            <w:tcBorders>
              <w:top w:val="nil"/>
              <w:left w:val="nil"/>
              <w:bottom w:val="single" w:sz="8" w:space="0" w:color="auto"/>
              <w:right w:val="single" w:sz="8" w:space="0" w:color="auto"/>
            </w:tcBorders>
            <w:vAlign w:val="center"/>
            <w:hideMark/>
          </w:tcPr>
          <w:p w14:paraId="59C747EE" w14:textId="73CC5FA8"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Identify, and </w:t>
            </w:r>
            <w:r w:rsidRPr="008C0064">
              <w:rPr>
                <w:rFonts w:ascii="Open Sans" w:eastAsia="Times New Roman" w:hAnsi="Open Sans" w:cs="Open Sans"/>
                <w:b/>
                <w:bCs/>
                <w:color w:val="000000" w:themeColor="text1"/>
                <w:sz w:val="16"/>
                <w:szCs w:val="16"/>
                <w:lang w:val="en-GB" w:eastAsia="en-GB"/>
              </w:rPr>
              <w:t>randomly select households</w:t>
            </w:r>
            <w:r w:rsidRPr="4E169433">
              <w:rPr>
                <w:rFonts w:ascii="Open Sans" w:eastAsia="Times New Roman" w:hAnsi="Open Sans" w:cs="Open Sans"/>
                <w:color w:val="000000" w:themeColor="text1"/>
                <w:sz w:val="16"/>
                <w:szCs w:val="16"/>
                <w:lang w:val="en-GB" w:eastAsia="en-GB"/>
              </w:rPr>
              <w:t xml:space="preserve"> to be interviewed for the study in Central African Republic. </w:t>
            </w:r>
            <w:r w:rsidR="00A94959">
              <w:rPr>
                <w:rFonts w:ascii="Open Sans" w:eastAsia="Times New Roman" w:hAnsi="Open Sans" w:cs="Open Sans"/>
                <w:color w:val="000000" w:themeColor="text1"/>
                <w:sz w:val="16"/>
                <w:szCs w:val="16"/>
                <w:lang w:val="en-GB" w:eastAsia="en-GB"/>
              </w:rPr>
              <w:t>Household listing</w:t>
            </w:r>
            <w:r w:rsidRPr="4E169433">
              <w:rPr>
                <w:rFonts w:ascii="Open Sans" w:eastAsia="Times New Roman" w:hAnsi="Open Sans" w:cs="Open Sans"/>
                <w:color w:val="000000" w:themeColor="text1"/>
                <w:sz w:val="16"/>
                <w:szCs w:val="16"/>
                <w:lang w:val="en-GB" w:eastAsia="en-GB"/>
              </w:rPr>
              <w:t xml:space="preserve">. </w:t>
            </w:r>
          </w:p>
        </w:tc>
        <w:tc>
          <w:tcPr>
            <w:tcW w:w="3748" w:type="dxa"/>
            <w:tcBorders>
              <w:top w:val="nil"/>
              <w:left w:val="nil"/>
              <w:bottom w:val="single" w:sz="8" w:space="0" w:color="auto"/>
              <w:right w:val="single" w:sz="8" w:space="0" w:color="auto"/>
            </w:tcBorders>
            <w:vAlign w:val="center"/>
            <w:hideMark/>
          </w:tcPr>
          <w:p w14:paraId="4D1F56A4" w14:textId="65009074"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CO</w:t>
            </w:r>
            <w:ins w:id="107" w:author="Cassandra WALKER" w:date="2023-05-25T19:17:00Z">
              <w:r w:rsidR="00731173">
                <w:rPr>
                  <w:rFonts w:ascii="Open Sans" w:eastAsia="Times New Roman" w:hAnsi="Open Sans" w:cs="Open Sans"/>
                  <w:color w:val="000000" w:themeColor="text1"/>
                  <w:sz w:val="16"/>
                  <w:szCs w:val="16"/>
                  <w:lang w:val="en-GB" w:eastAsia="en-GB"/>
                </w:rPr>
                <w:t xml:space="preserve">, </w:t>
              </w:r>
              <w:r w:rsidR="00731173" w:rsidRPr="4E169433">
                <w:rPr>
                  <w:rFonts w:ascii="Open Sans" w:eastAsia="Times New Roman" w:hAnsi="Open Sans" w:cs="Open Sans"/>
                  <w:color w:val="000000" w:themeColor="text1"/>
                  <w:sz w:val="16"/>
                  <w:szCs w:val="16"/>
                  <w:lang w:eastAsia="en-GB"/>
                </w:rPr>
                <w:t>Service provider (ICASEES</w:t>
              </w:r>
              <w:proofErr w:type="gramStart"/>
              <w:r w:rsidR="00731173">
                <w:rPr>
                  <w:rFonts w:ascii="Open Sans" w:eastAsia="Times New Roman" w:hAnsi="Open Sans" w:cs="Open Sans"/>
                  <w:color w:val="000000" w:themeColor="text1"/>
                  <w:sz w:val="16"/>
                  <w:szCs w:val="16"/>
                  <w:lang w:eastAsia="en-GB"/>
                </w:rPr>
                <w:t xml:space="preserve">), </w:t>
              </w:r>
              <w:r w:rsidR="00731173">
                <w:rPr>
                  <w:rFonts w:ascii="Open Sans" w:eastAsia="Times New Roman" w:hAnsi="Open Sans" w:cs="Open Sans"/>
                  <w:color w:val="000000" w:themeColor="text1"/>
                  <w:sz w:val="16"/>
                  <w:szCs w:val="16"/>
                  <w:lang w:val="en-GB" w:eastAsia="en-GB"/>
                </w:rPr>
                <w:t xml:space="preserve"> &amp;</w:t>
              </w:r>
            </w:ins>
            <w:proofErr w:type="gramEnd"/>
            <w:r w:rsidRPr="4E169433">
              <w:rPr>
                <w:rFonts w:ascii="Open Sans" w:eastAsia="Times New Roman" w:hAnsi="Open Sans" w:cs="Open Sans"/>
                <w:color w:val="000000" w:themeColor="text1"/>
                <w:sz w:val="16"/>
                <w:szCs w:val="16"/>
                <w:lang w:val="en-GB" w:eastAsia="en-GB"/>
              </w:rPr>
              <w:t xml:space="preserve"> RAM-N (Alirah) </w:t>
            </w:r>
          </w:p>
        </w:tc>
      </w:tr>
      <w:tr w:rsidR="008C0064" w:rsidRPr="00DD4019" w14:paraId="6C10881E" w14:textId="77777777" w:rsidTr="3B05C4C2">
        <w:trPr>
          <w:trHeight w:val="64"/>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635D329D"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Preparation</w:t>
            </w:r>
          </w:p>
        </w:tc>
        <w:tc>
          <w:tcPr>
            <w:tcW w:w="8478" w:type="dxa"/>
            <w:tcBorders>
              <w:top w:val="nil"/>
              <w:left w:val="nil"/>
              <w:bottom w:val="single" w:sz="8" w:space="0" w:color="auto"/>
              <w:right w:val="single" w:sz="8" w:space="0" w:color="auto"/>
            </w:tcBorders>
            <w:vAlign w:val="center"/>
            <w:hideMark/>
          </w:tcPr>
          <w:p w14:paraId="096BA3FB"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Random assignment of the households into two groups (A and B) </w:t>
            </w:r>
          </w:p>
        </w:tc>
        <w:tc>
          <w:tcPr>
            <w:tcW w:w="3748" w:type="dxa"/>
            <w:tcBorders>
              <w:top w:val="nil"/>
              <w:left w:val="nil"/>
              <w:bottom w:val="single" w:sz="8" w:space="0" w:color="auto"/>
              <w:right w:val="single" w:sz="8" w:space="0" w:color="auto"/>
            </w:tcBorders>
            <w:vAlign w:val="center"/>
            <w:hideMark/>
          </w:tcPr>
          <w:p w14:paraId="017E79BA"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HQ - RAM-N (Alirah)</w:t>
            </w:r>
          </w:p>
        </w:tc>
      </w:tr>
      <w:tr w:rsidR="00A2717E" w:rsidRPr="00DD4019" w14:paraId="735328EA" w14:textId="77777777" w:rsidTr="3B05C4C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5142E5E7"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Preparation</w:t>
            </w:r>
          </w:p>
        </w:tc>
        <w:tc>
          <w:tcPr>
            <w:tcW w:w="8478" w:type="dxa"/>
            <w:tcBorders>
              <w:top w:val="nil"/>
              <w:left w:val="nil"/>
              <w:bottom w:val="single" w:sz="8" w:space="0" w:color="auto"/>
              <w:right w:val="single" w:sz="8" w:space="0" w:color="auto"/>
            </w:tcBorders>
            <w:vAlign w:val="center"/>
            <w:hideMark/>
          </w:tcPr>
          <w:p w14:paraId="0E7AAFCE"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Making the initial contact with selected households to arrange the interview (both F2F and phone-based).</w:t>
            </w:r>
          </w:p>
        </w:tc>
        <w:tc>
          <w:tcPr>
            <w:tcW w:w="3748" w:type="dxa"/>
            <w:tcBorders>
              <w:top w:val="nil"/>
              <w:left w:val="nil"/>
              <w:bottom w:val="single" w:sz="8" w:space="0" w:color="auto"/>
              <w:right w:val="single" w:sz="8" w:space="0" w:color="auto"/>
            </w:tcBorders>
            <w:vAlign w:val="center"/>
            <w:hideMark/>
          </w:tcPr>
          <w:p w14:paraId="13B71FFF" w14:textId="10F476E1" w:rsidR="00A2717E" w:rsidRPr="00DD4019" w:rsidRDefault="00146E14">
            <w:pPr>
              <w:rPr>
                <w:rFonts w:ascii="Open Sans" w:eastAsia="Times New Roman" w:hAnsi="Open Sans" w:cs="Open Sans"/>
                <w:color w:val="000000"/>
                <w:sz w:val="16"/>
                <w:szCs w:val="16"/>
                <w:lang w:val="en-GB" w:eastAsia="en-GB"/>
              </w:rPr>
            </w:pPr>
            <w:r>
              <w:rPr>
                <w:rFonts w:ascii="Open Sans" w:eastAsia="Times New Roman" w:hAnsi="Open Sans" w:cs="Open Sans"/>
                <w:color w:val="000000" w:themeColor="text1"/>
                <w:sz w:val="16"/>
                <w:szCs w:val="16"/>
                <w:lang w:val="en-GB" w:eastAsia="en-GB"/>
              </w:rPr>
              <w:t>The SP</w:t>
            </w:r>
            <w:r w:rsidR="00731266">
              <w:rPr>
                <w:rFonts w:ascii="Open Sans" w:eastAsia="Times New Roman" w:hAnsi="Open Sans" w:cs="Open Sans"/>
                <w:color w:val="000000" w:themeColor="text1"/>
                <w:sz w:val="16"/>
                <w:szCs w:val="16"/>
                <w:lang w:val="en-GB" w:eastAsia="en-GB"/>
              </w:rPr>
              <w:t>,</w:t>
            </w:r>
            <w:r w:rsidR="00D95BCB" w:rsidRPr="007C2465">
              <w:rPr>
                <w:rFonts w:ascii="Open Sans" w:eastAsia="Times New Roman" w:hAnsi="Open Sans" w:cs="Open Sans"/>
                <w:color w:val="000000" w:themeColor="text1"/>
                <w:sz w:val="16"/>
                <w:szCs w:val="16"/>
                <w:lang w:val="en-GB" w:eastAsia="en-GB"/>
              </w:rPr>
              <w:t xml:space="preserve"> </w:t>
            </w:r>
            <w:proofErr w:type="spellStart"/>
            <w:r w:rsidR="00D95BCB" w:rsidRPr="007C2465">
              <w:rPr>
                <w:rFonts w:ascii="Open Sans" w:eastAsia="Times New Roman" w:hAnsi="Open Sans" w:cs="Open Sans"/>
                <w:color w:val="000000" w:themeColor="text1"/>
                <w:sz w:val="16"/>
                <w:szCs w:val="16"/>
                <w:lang w:val="en-GB" w:eastAsia="en-GB"/>
              </w:rPr>
              <w:t>Salifou</w:t>
            </w:r>
            <w:proofErr w:type="spellEnd"/>
            <w:r w:rsidR="00D95BCB" w:rsidRPr="007C2465">
              <w:rPr>
                <w:rFonts w:ascii="Open Sans" w:eastAsia="Times New Roman" w:hAnsi="Open Sans" w:cs="Open Sans"/>
                <w:color w:val="000000" w:themeColor="text1"/>
                <w:sz w:val="16"/>
                <w:szCs w:val="16"/>
                <w:lang w:val="en-GB" w:eastAsia="en-GB"/>
              </w:rPr>
              <w:t xml:space="preserve"> &amp; </w:t>
            </w:r>
            <w:r w:rsidR="001C1823">
              <w:rPr>
                <w:rFonts w:ascii="Open Sans" w:eastAsia="Times New Roman" w:hAnsi="Open Sans" w:cs="Open Sans"/>
                <w:color w:val="000000" w:themeColor="text1"/>
                <w:sz w:val="16"/>
                <w:szCs w:val="16"/>
                <w:lang w:val="en-GB" w:eastAsia="en-GB"/>
              </w:rPr>
              <w:t>Alirah</w:t>
            </w:r>
          </w:p>
        </w:tc>
      </w:tr>
      <w:tr w:rsidR="008C0064" w:rsidRPr="00DD4019" w14:paraId="11E0857F" w14:textId="77777777" w:rsidTr="006B0CBD">
        <w:trPr>
          <w:trHeight w:val="252"/>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58558A73"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Training</w:t>
            </w:r>
          </w:p>
        </w:tc>
        <w:tc>
          <w:tcPr>
            <w:tcW w:w="8478" w:type="dxa"/>
            <w:tcBorders>
              <w:top w:val="nil"/>
              <w:left w:val="nil"/>
              <w:bottom w:val="single" w:sz="8" w:space="0" w:color="auto"/>
              <w:right w:val="single" w:sz="8" w:space="0" w:color="auto"/>
            </w:tcBorders>
            <w:shd w:val="clear" w:color="auto" w:fill="auto"/>
            <w:vAlign w:val="center"/>
            <w:hideMark/>
          </w:tcPr>
          <w:p w14:paraId="64AD37EA" w14:textId="1DA7BB45"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Provide the </w:t>
            </w:r>
            <w:r w:rsidRPr="4E169433">
              <w:rPr>
                <w:rFonts w:ascii="Open Sans" w:eastAsia="Times New Roman" w:hAnsi="Open Sans" w:cs="Open Sans"/>
                <w:b/>
                <w:bCs/>
                <w:color w:val="000000" w:themeColor="text1"/>
                <w:sz w:val="16"/>
                <w:szCs w:val="16"/>
                <w:lang w:eastAsia="en-GB"/>
              </w:rPr>
              <w:t>venue</w:t>
            </w:r>
            <w:r w:rsidRPr="4E169433">
              <w:rPr>
                <w:rFonts w:ascii="Open Sans" w:eastAsia="Times New Roman" w:hAnsi="Open Sans" w:cs="Open Sans"/>
                <w:color w:val="000000" w:themeColor="text1"/>
                <w:sz w:val="16"/>
                <w:szCs w:val="16"/>
                <w:lang w:eastAsia="en-GB"/>
              </w:rPr>
              <w:t xml:space="preserve"> for the training of enumerators including the food, drinks (water) and coffee breaks, as well as all technical facilities like laptops, projectors, whiteboard, and necessary stationery. Provide </w:t>
            </w:r>
            <w:r w:rsidRPr="4E169433">
              <w:rPr>
                <w:rFonts w:ascii="Open Sans" w:eastAsia="Times New Roman" w:hAnsi="Open Sans" w:cs="Open Sans"/>
                <w:b/>
                <w:bCs/>
                <w:color w:val="000000" w:themeColor="text1"/>
                <w:sz w:val="16"/>
                <w:szCs w:val="16"/>
                <w:lang w:eastAsia="en-GB"/>
              </w:rPr>
              <w:t>transportation</w:t>
            </w:r>
            <w:r w:rsidRPr="4E169433">
              <w:rPr>
                <w:rFonts w:ascii="Open Sans" w:eastAsia="Times New Roman" w:hAnsi="Open Sans" w:cs="Open Sans"/>
                <w:color w:val="000000" w:themeColor="text1"/>
                <w:sz w:val="16"/>
                <w:szCs w:val="16"/>
                <w:lang w:eastAsia="en-GB"/>
              </w:rPr>
              <w:t xml:space="preserve"> for the enumerator field visit during questionnaire testing</w:t>
            </w:r>
            <w:r w:rsidR="00470D69">
              <w:rPr>
                <w:rFonts w:ascii="Open Sans" w:eastAsia="Times New Roman" w:hAnsi="Open Sans" w:cs="Open Sans"/>
                <w:color w:val="000000" w:themeColor="text1"/>
                <w:sz w:val="16"/>
                <w:szCs w:val="16"/>
                <w:lang w:eastAsia="en-GB"/>
              </w:rPr>
              <w:t>.</w:t>
            </w:r>
            <w:r>
              <w:br/>
            </w:r>
          </w:p>
        </w:tc>
        <w:tc>
          <w:tcPr>
            <w:tcW w:w="3748" w:type="dxa"/>
            <w:tcBorders>
              <w:top w:val="nil"/>
              <w:left w:val="nil"/>
              <w:bottom w:val="single" w:sz="8" w:space="0" w:color="auto"/>
              <w:right w:val="single" w:sz="8" w:space="0" w:color="auto"/>
            </w:tcBorders>
            <w:shd w:val="clear" w:color="auto" w:fill="auto"/>
            <w:vAlign w:val="center"/>
            <w:hideMark/>
          </w:tcPr>
          <w:p w14:paraId="6446F98D" w14:textId="2E4C38F7" w:rsidR="00A2717E" w:rsidRPr="00DD4019" w:rsidRDefault="005F626C">
            <w:pPr>
              <w:rPr>
                <w:rFonts w:ascii="Open Sans" w:eastAsia="Times New Roman" w:hAnsi="Open Sans" w:cs="Open Sans"/>
                <w:color w:val="000000"/>
                <w:sz w:val="16"/>
                <w:szCs w:val="16"/>
                <w:lang w:val="en-GB" w:eastAsia="en-GB"/>
              </w:rPr>
            </w:pPr>
            <w:r>
              <w:rPr>
                <w:rFonts w:ascii="Open Sans" w:eastAsia="Times New Roman" w:hAnsi="Open Sans" w:cs="Open Sans"/>
                <w:color w:val="000000" w:themeColor="text1"/>
                <w:sz w:val="16"/>
                <w:szCs w:val="16"/>
                <w:lang w:eastAsia="en-GB"/>
              </w:rPr>
              <w:t>CO</w:t>
            </w:r>
            <w:r w:rsidR="00931D61">
              <w:rPr>
                <w:rFonts w:ascii="Open Sans" w:eastAsia="Times New Roman" w:hAnsi="Open Sans" w:cs="Open Sans"/>
                <w:color w:val="000000" w:themeColor="text1"/>
                <w:sz w:val="16"/>
                <w:szCs w:val="16"/>
                <w:lang w:eastAsia="en-GB"/>
              </w:rPr>
              <w:t>-VAM</w:t>
            </w:r>
            <w:r w:rsidR="000202F6">
              <w:rPr>
                <w:rFonts w:ascii="Open Sans" w:eastAsia="Times New Roman" w:hAnsi="Open Sans" w:cs="Open Sans"/>
                <w:color w:val="000000" w:themeColor="text1"/>
                <w:sz w:val="16"/>
                <w:szCs w:val="16"/>
                <w:lang w:eastAsia="en-GB"/>
              </w:rPr>
              <w:t xml:space="preserve"> focal person</w:t>
            </w:r>
            <w:r w:rsidR="00931D61">
              <w:rPr>
                <w:rFonts w:ascii="Open Sans" w:eastAsia="Times New Roman" w:hAnsi="Open Sans" w:cs="Open Sans"/>
                <w:color w:val="000000" w:themeColor="text1"/>
                <w:sz w:val="16"/>
                <w:szCs w:val="16"/>
                <w:lang w:eastAsia="en-GB"/>
              </w:rPr>
              <w:t xml:space="preserve"> [</w:t>
            </w:r>
            <w:proofErr w:type="spellStart"/>
            <w:r w:rsidR="00931D61">
              <w:rPr>
                <w:rFonts w:ascii="Open Sans" w:eastAsia="Times New Roman" w:hAnsi="Open Sans" w:cs="Open Sans"/>
                <w:color w:val="000000" w:themeColor="text1"/>
                <w:sz w:val="16"/>
                <w:szCs w:val="16"/>
                <w:lang w:eastAsia="en-GB"/>
              </w:rPr>
              <w:t>Salifou</w:t>
            </w:r>
            <w:proofErr w:type="spellEnd"/>
            <w:r w:rsidR="00931D61">
              <w:rPr>
                <w:rFonts w:ascii="Open Sans" w:eastAsia="Times New Roman" w:hAnsi="Open Sans" w:cs="Open Sans"/>
                <w:color w:val="000000" w:themeColor="text1"/>
                <w:sz w:val="16"/>
                <w:szCs w:val="16"/>
                <w:lang w:eastAsia="en-GB"/>
              </w:rPr>
              <w:t>]</w:t>
            </w:r>
            <w:ins w:id="108" w:author="Cassandra WALKER" w:date="2023-05-25T19:19:00Z">
              <w:r w:rsidR="00F63861">
                <w:rPr>
                  <w:rFonts w:ascii="Open Sans" w:eastAsia="Times New Roman" w:hAnsi="Open Sans" w:cs="Open Sans"/>
                  <w:color w:val="000000" w:themeColor="text1"/>
                  <w:sz w:val="16"/>
                  <w:szCs w:val="16"/>
                  <w:lang w:eastAsia="en-GB"/>
                </w:rPr>
                <w:t xml:space="preserve">, </w:t>
              </w:r>
              <w:commentRangeStart w:id="109"/>
              <w:r w:rsidR="00F63861" w:rsidRPr="4E169433">
                <w:rPr>
                  <w:rFonts w:ascii="Open Sans" w:eastAsia="Times New Roman" w:hAnsi="Open Sans" w:cs="Open Sans"/>
                  <w:color w:val="000000" w:themeColor="text1"/>
                  <w:sz w:val="16"/>
                  <w:szCs w:val="16"/>
                  <w:lang w:eastAsia="en-GB"/>
                </w:rPr>
                <w:t>Service provider (ICASEES</w:t>
              </w:r>
              <w:r w:rsidR="00F63861">
                <w:rPr>
                  <w:rFonts w:ascii="Open Sans" w:eastAsia="Times New Roman" w:hAnsi="Open Sans" w:cs="Open Sans"/>
                  <w:color w:val="000000" w:themeColor="text1"/>
                  <w:sz w:val="16"/>
                  <w:szCs w:val="16"/>
                  <w:lang w:eastAsia="en-GB"/>
                </w:rPr>
                <w:t>)</w:t>
              </w:r>
            </w:ins>
            <w:del w:id="110" w:author="Cassandra WALKER" w:date="2023-05-25T19:19:00Z">
              <w:r w:rsidR="002A4FE9" w:rsidDel="00F63861">
                <w:rPr>
                  <w:rFonts w:ascii="Open Sans" w:eastAsia="Times New Roman" w:hAnsi="Open Sans" w:cs="Open Sans"/>
                  <w:color w:val="000000" w:themeColor="text1"/>
                  <w:sz w:val="16"/>
                  <w:szCs w:val="16"/>
                  <w:lang w:eastAsia="en-GB"/>
                </w:rPr>
                <w:delText xml:space="preserve"> </w:delText>
              </w:r>
            </w:del>
            <w:commentRangeEnd w:id="109"/>
            <w:r w:rsidR="00F63861">
              <w:rPr>
                <w:rStyle w:val="CommentReference"/>
              </w:rPr>
              <w:commentReference w:id="109"/>
            </w:r>
          </w:p>
        </w:tc>
      </w:tr>
      <w:tr w:rsidR="008C0064" w:rsidRPr="00DD4019" w14:paraId="7759B729" w14:textId="77777777" w:rsidTr="006B0CBD">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6D6E027F"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Training</w:t>
            </w:r>
          </w:p>
        </w:tc>
        <w:tc>
          <w:tcPr>
            <w:tcW w:w="8478" w:type="dxa"/>
            <w:tcBorders>
              <w:top w:val="nil"/>
              <w:left w:val="nil"/>
              <w:bottom w:val="single" w:sz="8" w:space="0" w:color="auto"/>
              <w:right w:val="single" w:sz="8" w:space="0" w:color="auto"/>
            </w:tcBorders>
            <w:shd w:val="clear" w:color="auto" w:fill="auto"/>
            <w:vAlign w:val="center"/>
            <w:hideMark/>
          </w:tcPr>
          <w:p w14:paraId="3062A62B" w14:textId="052F4DF6" w:rsidR="00A2717E" w:rsidRPr="00DD4019" w:rsidRDefault="00A2717E">
            <w:pPr>
              <w:rPr>
                <w:rFonts w:ascii="Open Sans" w:eastAsia="Times New Roman" w:hAnsi="Open Sans" w:cs="Open Sans"/>
                <w:color w:val="000000"/>
                <w:sz w:val="16"/>
                <w:szCs w:val="16"/>
                <w:lang w:val="en-GB" w:eastAsia="en-GB"/>
              </w:rPr>
            </w:pPr>
            <w:commentRangeStart w:id="111"/>
            <w:r w:rsidRPr="4E169433">
              <w:rPr>
                <w:rFonts w:ascii="Open Sans" w:eastAsia="Times New Roman" w:hAnsi="Open Sans" w:cs="Open Sans"/>
                <w:b/>
                <w:bCs/>
                <w:color w:val="000000" w:themeColor="text1"/>
                <w:sz w:val="16"/>
                <w:szCs w:val="16"/>
                <w:lang w:eastAsia="en-GB"/>
              </w:rPr>
              <w:t xml:space="preserve">Lead the field </w:t>
            </w:r>
            <w:del w:id="112" w:author="Cassandra WALKER" w:date="2023-05-25T19:21:00Z">
              <w:r w:rsidRPr="4E169433" w:rsidDel="00F63861">
                <w:rPr>
                  <w:rFonts w:ascii="Open Sans" w:eastAsia="Times New Roman" w:hAnsi="Open Sans" w:cs="Open Sans"/>
                  <w:b/>
                  <w:bCs/>
                  <w:color w:val="000000" w:themeColor="text1"/>
                  <w:sz w:val="16"/>
                  <w:szCs w:val="16"/>
                  <w:lang w:eastAsia="en-GB"/>
                </w:rPr>
                <w:delText>training</w:delText>
              </w:r>
              <w:r w:rsidRPr="4E169433" w:rsidDel="00F63861">
                <w:rPr>
                  <w:rFonts w:ascii="Open Sans" w:eastAsia="Times New Roman" w:hAnsi="Open Sans" w:cs="Open Sans"/>
                  <w:color w:val="000000" w:themeColor="text1"/>
                  <w:sz w:val="16"/>
                  <w:szCs w:val="16"/>
                  <w:lang w:eastAsia="en-GB"/>
                </w:rPr>
                <w:delText xml:space="preserve"> </w:delText>
              </w:r>
            </w:del>
            <w:ins w:id="113" w:author="Cassandra WALKER" w:date="2023-05-25T19:21:00Z">
              <w:r w:rsidR="00F63861">
                <w:rPr>
                  <w:rFonts w:ascii="Open Sans" w:eastAsia="Times New Roman" w:hAnsi="Open Sans" w:cs="Open Sans"/>
                  <w:b/>
                  <w:bCs/>
                  <w:color w:val="000000" w:themeColor="text1"/>
                  <w:sz w:val="16"/>
                  <w:szCs w:val="16"/>
                  <w:lang w:eastAsia="en-GB"/>
                </w:rPr>
                <w:t>exercise</w:t>
              </w:r>
              <w:r w:rsidR="00F63861" w:rsidRPr="4E169433">
                <w:rPr>
                  <w:rFonts w:ascii="Open Sans" w:eastAsia="Times New Roman" w:hAnsi="Open Sans" w:cs="Open Sans"/>
                  <w:color w:val="000000" w:themeColor="text1"/>
                  <w:sz w:val="16"/>
                  <w:szCs w:val="16"/>
                  <w:lang w:eastAsia="en-GB"/>
                </w:rPr>
                <w:t xml:space="preserve"> </w:t>
              </w:r>
            </w:ins>
            <w:r w:rsidRPr="4E169433">
              <w:rPr>
                <w:rFonts w:ascii="Open Sans" w:eastAsia="Times New Roman" w:hAnsi="Open Sans" w:cs="Open Sans"/>
                <w:color w:val="000000" w:themeColor="text1"/>
                <w:sz w:val="16"/>
                <w:szCs w:val="16"/>
                <w:lang w:eastAsia="en-GB"/>
              </w:rPr>
              <w:t xml:space="preserve">(both F2F and remote) in collaboration with WFP RAM teams (RAM-N and RAM-H). </w:t>
            </w:r>
            <w:commentRangeEnd w:id="111"/>
            <w:r w:rsidR="00F63861">
              <w:rPr>
                <w:rStyle w:val="CommentReference"/>
              </w:rPr>
              <w:commentReference w:id="111"/>
            </w:r>
          </w:p>
        </w:tc>
        <w:tc>
          <w:tcPr>
            <w:tcW w:w="3748" w:type="dxa"/>
            <w:tcBorders>
              <w:top w:val="nil"/>
              <w:left w:val="nil"/>
              <w:bottom w:val="single" w:sz="8" w:space="0" w:color="auto"/>
              <w:right w:val="single" w:sz="8" w:space="0" w:color="auto"/>
            </w:tcBorders>
            <w:shd w:val="clear" w:color="auto" w:fill="auto"/>
            <w:vAlign w:val="center"/>
            <w:hideMark/>
          </w:tcPr>
          <w:p w14:paraId="538D85FA" w14:textId="688AC416" w:rsidR="00A2717E" w:rsidRPr="00DD4019" w:rsidRDefault="00A2717E">
            <w:pPr>
              <w:rPr>
                <w:rFonts w:ascii="Open Sans" w:eastAsia="Times New Roman" w:hAnsi="Open Sans" w:cs="Open Sans"/>
                <w:color w:val="000000"/>
                <w:sz w:val="16"/>
                <w:szCs w:val="16"/>
                <w:lang w:eastAsia="en-GB"/>
              </w:rPr>
            </w:pPr>
            <w:r w:rsidRPr="4E169433">
              <w:rPr>
                <w:rFonts w:ascii="Open Sans" w:eastAsia="Times New Roman" w:hAnsi="Open Sans" w:cs="Open Sans"/>
                <w:color w:val="000000" w:themeColor="text1"/>
                <w:sz w:val="16"/>
                <w:szCs w:val="16"/>
                <w:lang w:eastAsia="en-GB"/>
              </w:rPr>
              <w:t>(Fatima</w:t>
            </w:r>
            <w:ins w:id="114" w:author="Cassandra WALKER" w:date="2023-05-25T19:20:00Z">
              <w:r w:rsidR="00F63861">
                <w:rPr>
                  <w:rFonts w:ascii="Open Sans" w:eastAsia="Times New Roman" w:hAnsi="Open Sans" w:cs="Open Sans"/>
                  <w:color w:val="000000" w:themeColor="text1"/>
                  <w:sz w:val="16"/>
                  <w:szCs w:val="16"/>
                  <w:lang w:eastAsia="en-GB"/>
                </w:rPr>
                <w:t>,</w:t>
              </w:r>
            </w:ins>
            <w:r w:rsidRPr="4E169433">
              <w:rPr>
                <w:rFonts w:ascii="Open Sans" w:eastAsia="Times New Roman" w:hAnsi="Open Sans" w:cs="Open Sans"/>
                <w:color w:val="000000" w:themeColor="text1"/>
                <w:sz w:val="16"/>
                <w:szCs w:val="16"/>
                <w:lang w:eastAsia="en-GB"/>
              </w:rPr>
              <w:t xml:space="preserve"> </w:t>
            </w:r>
            <w:proofErr w:type="spellStart"/>
            <w:r w:rsidRPr="4E169433">
              <w:rPr>
                <w:rFonts w:ascii="Open Sans" w:eastAsia="Times New Roman" w:hAnsi="Open Sans" w:cs="Open Sans"/>
                <w:color w:val="000000" w:themeColor="text1"/>
                <w:sz w:val="16"/>
                <w:szCs w:val="16"/>
                <w:lang w:eastAsia="en-GB"/>
              </w:rPr>
              <w:t>Salifousanda</w:t>
            </w:r>
            <w:proofErr w:type="spellEnd"/>
            <w:r w:rsidRPr="4E169433">
              <w:rPr>
                <w:rFonts w:ascii="Open Sans" w:eastAsia="Times New Roman" w:hAnsi="Open Sans" w:cs="Open Sans"/>
                <w:color w:val="000000" w:themeColor="text1"/>
                <w:sz w:val="16"/>
                <w:szCs w:val="16"/>
                <w:lang w:eastAsia="en-GB"/>
              </w:rPr>
              <w:t>, King &amp; Jo</w:t>
            </w:r>
            <w:r w:rsidR="00470D69">
              <w:rPr>
                <w:rFonts w:ascii="Open Sans" w:eastAsia="Times New Roman" w:hAnsi="Open Sans" w:cs="Open Sans"/>
                <w:color w:val="000000" w:themeColor="text1"/>
                <w:sz w:val="16"/>
                <w:szCs w:val="16"/>
                <w:lang w:eastAsia="en-GB"/>
              </w:rPr>
              <w:t>nas</w:t>
            </w:r>
            <w:r w:rsidRPr="4E169433">
              <w:rPr>
                <w:rFonts w:ascii="Open Sans" w:eastAsia="Times New Roman" w:hAnsi="Open Sans" w:cs="Open Sans"/>
                <w:color w:val="000000" w:themeColor="text1"/>
                <w:sz w:val="16"/>
                <w:szCs w:val="16"/>
                <w:lang w:eastAsia="en-GB"/>
              </w:rPr>
              <w:t>)</w:t>
            </w:r>
          </w:p>
        </w:tc>
      </w:tr>
      <w:tr w:rsidR="008C0064" w:rsidRPr="00DD4019" w14:paraId="5EC42576" w14:textId="77777777" w:rsidTr="006B0CBD">
        <w:trPr>
          <w:trHeight w:val="190"/>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47D49CF3"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Training</w:t>
            </w:r>
          </w:p>
        </w:tc>
        <w:tc>
          <w:tcPr>
            <w:tcW w:w="8478" w:type="dxa"/>
            <w:tcBorders>
              <w:top w:val="nil"/>
              <w:left w:val="nil"/>
              <w:bottom w:val="single" w:sz="8" w:space="0" w:color="auto"/>
              <w:right w:val="single" w:sz="8" w:space="0" w:color="auto"/>
            </w:tcBorders>
            <w:shd w:val="clear" w:color="auto" w:fill="auto"/>
            <w:vAlign w:val="center"/>
            <w:hideMark/>
          </w:tcPr>
          <w:p w14:paraId="4295F643" w14:textId="77777777" w:rsidR="00A2717E" w:rsidRPr="00DD4019" w:rsidRDefault="00A2717E">
            <w:pPr>
              <w:rPr>
                <w:rFonts w:ascii="Open Sans" w:eastAsia="Times New Roman" w:hAnsi="Open Sans" w:cs="Open Sans"/>
                <w:color w:val="000000"/>
                <w:sz w:val="16"/>
                <w:szCs w:val="16"/>
                <w:lang w:val="en-GB" w:eastAsia="en-GB"/>
              </w:rPr>
            </w:pPr>
            <w:r w:rsidRPr="008C0064">
              <w:rPr>
                <w:rFonts w:ascii="Open Sans" w:eastAsia="Times New Roman" w:hAnsi="Open Sans" w:cs="Open Sans"/>
                <w:b/>
                <w:bCs/>
                <w:color w:val="000000" w:themeColor="text1"/>
                <w:sz w:val="16"/>
                <w:szCs w:val="16"/>
                <w:lang w:eastAsia="en-GB"/>
              </w:rPr>
              <w:t>Test the final Questionnaire</w:t>
            </w:r>
            <w:r w:rsidRPr="4E169433">
              <w:rPr>
                <w:rFonts w:ascii="Open Sans" w:eastAsia="Times New Roman" w:hAnsi="Open Sans" w:cs="Open Sans"/>
                <w:color w:val="000000" w:themeColor="text1"/>
                <w:sz w:val="16"/>
                <w:szCs w:val="16"/>
                <w:lang w:eastAsia="en-GB"/>
              </w:rPr>
              <w:t xml:space="preserve"> &amp; provide feedback for adjustments of the questionnaire after testing if necessary. Identify specific questions after field testing of questionnaire to be adjusted providing the correct wording or phrase(s) to reflect country specific nuances</w:t>
            </w:r>
          </w:p>
        </w:tc>
        <w:tc>
          <w:tcPr>
            <w:tcW w:w="3748" w:type="dxa"/>
            <w:tcBorders>
              <w:top w:val="nil"/>
              <w:left w:val="nil"/>
              <w:bottom w:val="single" w:sz="8" w:space="0" w:color="auto"/>
              <w:right w:val="single" w:sz="8" w:space="0" w:color="auto"/>
            </w:tcBorders>
            <w:shd w:val="clear" w:color="auto" w:fill="auto"/>
            <w:vAlign w:val="center"/>
            <w:hideMark/>
          </w:tcPr>
          <w:p w14:paraId="0E1535F8"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CO &amp; Service provider (ICASEES)</w:t>
            </w:r>
          </w:p>
        </w:tc>
      </w:tr>
      <w:tr w:rsidR="00A2717E" w:rsidRPr="00731173" w14:paraId="13CB67D8" w14:textId="77777777" w:rsidTr="006B0CBD">
        <w:trPr>
          <w:trHeight w:val="190"/>
        </w:trPr>
        <w:tc>
          <w:tcPr>
            <w:tcW w:w="2387" w:type="dxa"/>
            <w:tcBorders>
              <w:top w:val="nil"/>
              <w:left w:val="single" w:sz="8" w:space="0" w:color="auto"/>
              <w:bottom w:val="single" w:sz="8" w:space="0" w:color="auto"/>
              <w:right w:val="single" w:sz="8" w:space="0" w:color="auto"/>
            </w:tcBorders>
            <w:shd w:val="clear" w:color="auto" w:fill="auto"/>
            <w:vAlign w:val="center"/>
          </w:tcPr>
          <w:p w14:paraId="25DE0CD1" w14:textId="77777777" w:rsidR="00A2717E" w:rsidRPr="00DD4019" w:rsidRDefault="00A2717E">
            <w:pPr>
              <w:rPr>
                <w:rFonts w:ascii="Open Sans" w:eastAsia="Times New Roman" w:hAnsi="Open Sans" w:cs="Open Sans"/>
                <w:color w:val="000000"/>
                <w:sz w:val="16"/>
                <w:szCs w:val="16"/>
                <w:lang w:eastAsia="en-GB"/>
              </w:rPr>
            </w:pPr>
            <w:r w:rsidRPr="4E169433">
              <w:rPr>
                <w:rFonts w:ascii="Open Sans" w:eastAsia="Times New Roman" w:hAnsi="Open Sans" w:cs="Open Sans"/>
                <w:color w:val="000000" w:themeColor="text1"/>
                <w:sz w:val="16"/>
                <w:szCs w:val="16"/>
                <w:lang w:eastAsia="en-GB"/>
              </w:rPr>
              <w:t>Training</w:t>
            </w:r>
          </w:p>
        </w:tc>
        <w:tc>
          <w:tcPr>
            <w:tcW w:w="8478" w:type="dxa"/>
            <w:tcBorders>
              <w:top w:val="nil"/>
              <w:left w:val="nil"/>
              <w:bottom w:val="single" w:sz="8" w:space="0" w:color="auto"/>
              <w:right w:val="single" w:sz="8" w:space="0" w:color="auto"/>
            </w:tcBorders>
            <w:shd w:val="clear" w:color="auto" w:fill="auto"/>
            <w:vAlign w:val="center"/>
          </w:tcPr>
          <w:p w14:paraId="529E6572" w14:textId="77777777" w:rsidR="00A2717E" w:rsidRPr="00DD4019" w:rsidRDefault="00A2717E">
            <w:pPr>
              <w:rPr>
                <w:rFonts w:ascii="Open Sans" w:eastAsia="Times New Roman" w:hAnsi="Open Sans" w:cs="Open Sans"/>
                <w:color w:val="000000"/>
                <w:sz w:val="16"/>
                <w:szCs w:val="16"/>
                <w:lang w:eastAsia="en-GB"/>
              </w:rPr>
            </w:pPr>
            <w:r w:rsidRPr="4E169433">
              <w:rPr>
                <w:rFonts w:ascii="Open Sans" w:eastAsia="Times New Roman" w:hAnsi="Open Sans" w:cs="Open Sans"/>
                <w:color w:val="000000" w:themeColor="text1"/>
                <w:sz w:val="16"/>
                <w:szCs w:val="16"/>
                <w:lang w:eastAsia="en-GB"/>
              </w:rPr>
              <w:t xml:space="preserve">Support the </w:t>
            </w:r>
            <w:r w:rsidRPr="008C0064">
              <w:rPr>
                <w:rFonts w:ascii="Open Sans" w:eastAsia="Times New Roman" w:hAnsi="Open Sans" w:cs="Open Sans"/>
                <w:b/>
                <w:bCs/>
                <w:color w:val="000000" w:themeColor="text1"/>
                <w:sz w:val="16"/>
                <w:szCs w:val="16"/>
                <w:lang w:eastAsia="en-GB"/>
              </w:rPr>
              <w:t>implementation of the training</w:t>
            </w:r>
            <w:r w:rsidRPr="4E169433">
              <w:rPr>
                <w:rFonts w:ascii="Open Sans" w:eastAsia="Times New Roman" w:hAnsi="Open Sans" w:cs="Open Sans"/>
                <w:color w:val="000000" w:themeColor="text1"/>
                <w:sz w:val="16"/>
                <w:szCs w:val="16"/>
                <w:lang w:eastAsia="en-GB"/>
              </w:rPr>
              <w:t xml:space="preserve">, answering questions about the indicators and the methodology as necessary. Particularly RAM-N supporting the F2F and RAM-H supporting the remote trainings, respectively. </w:t>
            </w:r>
          </w:p>
        </w:tc>
        <w:tc>
          <w:tcPr>
            <w:tcW w:w="3748" w:type="dxa"/>
            <w:tcBorders>
              <w:top w:val="nil"/>
              <w:left w:val="nil"/>
              <w:bottom w:val="single" w:sz="8" w:space="0" w:color="auto"/>
              <w:right w:val="single" w:sz="8" w:space="0" w:color="auto"/>
            </w:tcBorders>
            <w:shd w:val="clear" w:color="auto" w:fill="auto"/>
            <w:vAlign w:val="center"/>
          </w:tcPr>
          <w:p w14:paraId="21A6B71C" w14:textId="0C2F5019" w:rsidR="00A2717E" w:rsidRPr="00BA3A5C" w:rsidRDefault="00A2717E">
            <w:pPr>
              <w:rPr>
                <w:rFonts w:ascii="Open Sans" w:eastAsia="Times New Roman" w:hAnsi="Open Sans" w:cs="Open Sans"/>
                <w:color w:val="000000"/>
                <w:sz w:val="16"/>
                <w:szCs w:val="16"/>
                <w:lang w:val="it-IT" w:eastAsia="en-GB"/>
              </w:rPr>
            </w:pPr>
            <w:r w:rsidRPr="00BA3A5C">
              <w:rPr>
                <w:rFonts w:ascii="Open Sans" w:eastAsia="Times New Roman" w:hAnsi="Open Sans" w:cs="Open Sans"/>
                <w:color w:val="000000" w:themeColor="text1"/>
                <w:sz w:val="16"/>
                <w:szCs w:val="16"/>
                <w:lang w:val="it-IT" w:eastAsia="en-GB"/>
              </w:rPr>
              <w:t>HQ – RAM-N (Cassandra) &amp; RAM-H (</w:t>
            </w:r>
            <w:r w:rsidR="005F626C">
              <w:rPr>
                <w:rFonts w:ascii="Open Sans" w:eastAsia="Times New Roman" w:hAnsi="Open Sans" w:cs="Open Sans"/>
                <w:color w:val="000000" w:themeColor="text1"/>
                <w:sz w:val="16"/>
                <w:szCs w:val="16"/>
                <w:lang w:val="it-IT" w:eastAsia="en-GB"/>
              </w:rPr>
              <w:t>Jonas</w:t>
            </w:r>
            <w:r w:rsidRPr="00BA3A5C">
              <w:rPr>
                <w:rFonts w:ascii="Open Sans" w:eastAsia="Times New Roman" w:hAnsi="Open Sans" w:cs="Open Sans"/>
                <w:color w:val="000000" w:themeColor="text1"/>
                <w:sz w:val="16"/>
                <w:szCs w:val="16"/>
                <w:lang w:val="it-IT" w:eastAsia="en-GB"/>
              </w:rPr>
              <w:t>)</w:t>
            </w:r>
          </w:p>
        </w:tc>
      </w:tr>
      <w:tr w:rsidR="009779A7" w:rsidRPr="00DD4019" w14:paraId="1154A385" w14:textId="77777777" w:rsidTr="006B0CBD">
        <w:trPr>
          <w:trHeight w:val="261"/>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7D5B858F"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Training</w:t>
            </w:r>
          </w:p>
        </w:tc>
        <w:tc>
          <w:tcPr>
            <w:tcW w:w="8478" w:type="dxa"/>
            <w:tcBorders>
              <w:top w:val="nil"/>
              <w:left w:val="nil"/>
              <w:bottom w:val="single" w:sz="8" w:space="0" w:color="auto"/>
              <w:right w:val="single" w:sz="8" w:space="0" w:color="auto"/>
            </w:tcBorders>
            <w:shd w:val="clear" w:color="auto" w:fill="auto"/>
            <w:vAlign w:val="center"/>
            <w:hideMark/>
          </w:tcPr>
          <w:p w14:paraId="3B1FB2B7"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Adjust the questionnaire in </w:t>
            </w:r>
            <w:proofErr w:type="spellStart"/>
            <w:r w:rsidRPr="4E169433">
              <w:rPr>
                <w:rFonts w:ascii="Open Sans" w:eastAsia="Times New Roman" w:hAnsi="Open Sans" w:cs="Open Sans"/>
                <w:b/>
                <w:bCs/>
                <w:color w:val="000000" w:themeColor="text1"/>
                <w:sz w:val="16"/>
                <w:szCs w:val="16"/>
                <w:lang w:eastAsia="en-GB"/>
              </w:rPr>
              <w:t>XLSForm</w:t>
            </w:r>
            <w:proofErr w:type="spellEnd"/>
            <w:r w:rsidRPr="4E169433">
              <w:rPr>
                <w:rFonts w:ascii="Open Sans" w:eastAsia="Times New Roman" w:hAnsi="Open Sans" w:cs="Open Sans"/>
                <w:color w:val="000000" w:themeColor="text1"/>
                <w:sz w:val="16"/>
                <w:szCs w:val="16"/>
                <w:lang w:eastAsia="en-GB"/>
              </w:rPr>
              <w:t xml:space="preserve"> after testing if necessary.</w:t>
            </w:r>
          </w:p>
        </w:tc>
        <w:tc>
          <w:tcPr>
            <w:tcW w:w="3748" w:type="dxa"/>
            <w:tcBorders>
              <w:top w:val="nil"/>
              <w:left w:val="nil"/>
              <w:bottom w:val="single" w:sz="8" w:space="0" w:color="auto"/>
              <w:right w:val="single" w:sz="8" w:space="0" w:color="auto"/>
            </w:tcBorders>
            <w:shd w:val="clear" w:color="auto" w:fill="auto"/>
            <w:vAlign w:val="center"/>
            <w:hideMark/>
          </w:tcPr>
          <w:p w14:paraId="4A17E262"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HQ – RAM-N (Cassandra, with the support of Isra and Nicole, as necessary)</w:t>
            </w:r>
          </w:p>
        </w:tc>
      </w:tr>
      <w:tr w:rsidR="009779A7" w:rsidRPr="00DD4019" w14:paraId="1976CC11" w14:textId="77777777" w:rsidTr="006B0CBD">
        <w:trPr>
          <w:trHeight w:val="202"/>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7711D797"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lastRenderedPageBreak/>
              <w:t>Data collection</w:t>
            </w:r>
          </w:p>
        </w:tc>
        <w:tc>
          <w:tcPr>
            <w:tcW w:w="8478" w:type="dxa"/>
            <w:tcBorders>
              <w:top w:val="nil"/>
              <w:left w:val="nil"/>
              <w:bottom w:val="single" w:sz="8" w:space="0" w:color="auto"/>
              <w:right w:val="single" w:sz="8" w:space="0" w:color="auto"/>
            </w:tcBorders>
            <w:shd w:val="clear" w:color="auto" w:fill="auto"/>
            <w:vAlign w:val="center"/>
            <w:hideMark/>
          </w:tcPr>
          <w:p w14:paraId="0288B77E" w14:textId="0E2076F2"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 xml:space="preserve">Provide </w:t>
            </w:r>
            <w:r w:rsidRPr="4E169433">
              <w:rPr>
                <w:rFonts w:ascii="Open Sans" w:eastAsia="Times New Roman" w:hAnsi="Open Sans" w:cs="Open Sans"/>
                <w:b/>
                <w:bCs/>
                <w:color w:val="000000" w:themeColor="text1"/>
                <w:sz w:val="16"/>
                <w:szCs w:val="16"/>
                <w:lang w:eastAsia="en-GB"/>
              </w:rPr>
              <w:t>logistics</w:t>
            </w:r>
            <w:r w:rsidRPr="4E169433">
              <w:rPr>
                <w:rFonts w:ascii="Open Sans" w:eastAsia="Times New Roman" w:hAnsi="Open Sans" w:cs="Open Sans"/>
                <w:color w:val="000000" w:themeColor="text1"/>
                <w:sz w:val="16"/>
                <w:szCs w:val="16"/>
                <w:lang w:eastAsia="en-GB"/>
              </w:rPr>
              <w:t xml:space="preserve"> required for the field survey. Ensure that the </w:t>
            </w:r>
            <w:r w:rsidRPr="4E169433">
              <w:rPr>
                <w:rFonts w:ascii="Open Sans" w:eastAsia="Times New Roman" w:hAnsi="Open Sans" w:cs="Open Sans"/>
                <w:b/>
                <w:bCs/>
                <w:color w:val="000000" w:themeColor="text1"/>
                <w:sz w:val="16"/>
                <w:szCs w:val="16"/>
                <w:lang w:eastAsia="en-GB"/>
              </w:rPr>
              <w:t>data</w:t>
            </w:r>
            <w:r w:rsidRPr="4E169433">
              <w:rPr>
                <w:rFonts w:ascii="Open Sans" w:eastAsia="Times New Roman" w:hAnsi="Open Sans" w:cs="Open Sans"/>
                <w:color w:val="000000" w:themeColor="text1"/>
                <w:sz w:val="16"/>
                <w:szCs w:val="16"/>
                <w:lang w:eastAsia="en-GB"/>
              </w:rPr>
              <w:t xml:space="preserve"> is </w:t>
            </w:r>
            <w:r w:rsidR="004E10EC">
              <w:rPr>
                <w:rFonts w:ascii="Open Sans" w:eastAsia="Times New Roman" w:hAnsi="Open Sans" w:cs="Open Sans"/>
                <w:color w:val="000000" w:themeColor="text1"/>
                <w:sz w:val="16"/>
                <w:szCs w:val="16"/>
                <w:lang w:eastAsia="en-GB"/>
              </w:rPr>
              <w:t>uploaded</w:t>
            </w:r>
            <w:r w:rsidRPr="4E169433">
              <w:rPr>
                <w:rFonts w:ascii="Open Sans" w:eastAsia="Times New Roman" w:hAnsi="Open Sans" w:cs="Open Sans"/>
                <w:color w:val="000000" w:themeColor="text1"/>
                <w:sz w:val="16"/>
                <w:szCs w:val="16"/>
                <w:lang w:eastAsia="en-GB"/>
              </w:rPr>
              <w:t xml:space="preserve"> to the server </w:t>
            </w:r>
            <w:r w:rsidR="003768B9" w:rsidRPr="4E169433">
              <w:rPr>
                <w:rFonts w:ascii="Open Sans" w:eastAsia="Times New Roman" w:hAnsi="Open Sans" w:cs="Open Sans"/>
                <w:color w:val="000000" w:themeColor="text1"/>
                <w:sz w:val="16"/>
                <w:szCs w:val="16"/>
                <w:lang w:eastAsia="en-GB"/>
              </w:rPr>
              <w:t>daily</w:t>
            </w:r>
            <w:r w:rsidRPr="4E169433">
              <w:rPr>
                <w:rFonts w:ascii="Open Sans" w:eastAsia="Times New Roman" w:hAnsi="Open Sans" w:cs="Open Sans"/>
                <w:color w:val="000000" w:themeColor="text1"/>
                <w:sz w:val="16"/>
                <w:szCs w:val="16"/>
                <w:lang w:eastAsia="en-GB"/>
              </w:rPr>
              <w:t xml:space="preserve"> for verification by WFP RAM teams, ensuring data privacy for all respondents during data collection, storage, and data transfers to WFP. </w:t>
            </w:r>
          </w:p>
        </w:tc>
        <w:tc>
          <w:tcPr>
            <w:tcW w:w="3748" w:type="dxa"/>
            <w:tcBorders>
              <w:top w:val="nil"/>
              <w:left w:val="nil"/>
              <w:bottom w:val="single" w:sz="8" w:space="0" w:color="auto"/>
              <w:right w:val="single" w:sz="8" w:space="0" w:color="auto"/>
            </w:tcBorders>
            <w:shd w:val="clear" w:color="auto" w:fill="auto"/>
            <w:vAlign w:val="center"/>
            <w:hideMark/>
          </w:tcPr>
          <w:p w14:paraId="51F40529"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Service provider (ICASEES)</w:t>
            </w:r>
          </w:p>
        </w:tc>
      </w:tr>
      <w:tr w:rsidR="009779A7" w:rsidRPr="00DD4019" w14:paraId="5D266038" w14:textId="77777777" w:rsidTr="006B0CBD">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7D7F6E4E"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8478" w:type="dxa"/>
            <w:tcBorders>
              <w:top w:val="nil"/>
              <w:left w:val="nil"/>
              <w:bottom w:val="single" w:sz="8" w:space="0" w:color="auto"/>
              <w:right w:val="single" w:sz="8" w:space="0" w:color="auto"/>
            </w:tcBorders>
            <w:shd w:val="clear" w:color="auto" w:fill="auto"/>
            <w:vAlign w:val="center"/>
            <w:hideMark/>
          </w:tcPr>
          <w:p w14:paraId="1CB7A724" w14:textId="3AF71392"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Carry out</w:t>
            </w:r>
            <w:r w:rsidRPr="4E169433">
              <w:rPr>
                <w:rFonts w:ascii="Open Sans" w:eastAsia="Times New Roman" w:hAnsi="Open Sans" w:cs="Open Sans"/>
                <w:b/>
                <w:bCs/>
                <w:color w:val="000000" w:themeColor="text1"/>
                <w:sz w:val="16"/>
                <w:szCs w:val="16"/>
                <w:lang w:eastAsia="en-GB"/>
              </w:rPr>
              <w:t xml:space="preserve"> verifications of data quality</w:t>
            </w:r>
            <w:r w:rsidRPr="4E169433">
              <w:rPr>
                <w:rFonts w:ascii="Open Sans" w:eastAsia="Times New Roman" w:hAnsi="Open Sans" w:cs="Open Sans"/>
                <w:color w:val="000000" w:themeColor="text1"/>
                <w:sz w:val="16"/>
                <w:szCs w:val="16"/>
                <w:lang w:eastAsia="en-GB"/>
              </w:rPr>
              <w:t xml:space="preserve"> on the server using the Tableau platform and data downloaded by </w:t>
            </w:r>
            <w:proofErr w:type="spellStart"/>
            <w:r w:rsidR="003768B9" w:rsidRPr="4E169433">
              <w:rPr>
                <w:rFonts w:ascii="Open Sans" w:eastAsia="Times New Roman" w:hAnsi="Open Sans" w:cs="Open Sans"/>
                <w:color w:val="000000" w:themeColor="text1"/>
                <w:sz w:val="16"/>
                <w:szCs w:val="16"/>
                <w:lang w:eastAsia="en-GB"/>
              </w:rPr>
              <w:t>MoDA</w:t>
            </w:r>
            <w:proofErr w:type="spellEnd"/>
            <w:r w:rsidRPr="4E169433">
              <w:rPr>
                <w:rFonts w:ascii="Open Sans" w:eastAsia="Times New Roman" w:hAnsi="Open Sans" w:cs="Open Sans"/>
                <w:color w:val="000000" w:themeColor="text1"/>
                <w:sz w:val="16"/>
                <w:szCs w:val="16"/>
                <w:lang w:eastAsia="en-GB"/>
              </w:rPr>
              <w:t xml:space="preserve">, </w:t>
            </w:r>
          </w:p>
        </w:tc>
        <w:tc>
          <w:tcPr>
            <w:tcW w:w="3748" w:type="dxa"/>
            <w:tcBorders>
              <w:top w:val="nil"/>
              <w:left w:val="nil"/>
              <w:bottom w:val="single" w:sz="8" w:space="0" w:color="auto"/>
              <w:right w:val="single" w:sz="8" w:space="0" w:color="auto"/>
            </w:tcBorders>
            <w:shd w:val="clear" w:color="auto" w:fill="auto"/>
            <w:vAlign w:val="center"/>
            <w:hideMark/>
          </w:tcPr>
          <w:p w14:paraId="4C93CCD8"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HQ – RAM-N (Nicole)</w:t>
            </w:r>
          </w:p>
        </w:tc>
      </w:tr>
      <w:tr w:rsidR="009779A7" w:rsidRPr="00F63861" w14:paraId="4FD0AFDD" w14:textId="77777777" w:rsidTr="006B0CBD">
        <w:trPr>
          <w:trHeight w:val="252"/>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244637CF"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eastAsia="en-GB"/>
              </w:rPr>
              <w:t>Data collection</w:t>
            </w:r>
          </w:p>
        </w:tc>
        <w:tc>
          <w:tcPr>
            <w:tcW w:w="8478" w:type="dxa"/>
            <w:tcBorders>
              <w:top w:val="nil"/>
              <w:left w:val="nil"/>
              <w:bottom w:val="single" w:sz="8" w:space="0" w:color="auto"/>
              <w:right w:val="single" w:sz="8" w:space="0" w:color="auto"/>
            </w:tcBorders>
            <w:shd w:val="clear" w:color="auto" w:fill="auto"/>
            <w:vAlign w:val="center"/>
            <w:hideMark/>
          </w:tcPr>
          <w:p w14:paraId="34D7D685"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 xml:space="preserve">Carry out data quality assurance and ensure that checks are put in place for incoming data from the field with poor data quality compensated in required samples. Communicate regularly with RAM-N HQ (Nicole) to feedback any </w:t>
            </w:r>
            <w:r w:rsidRPr="4E169433">
              <w:rPr>
                <w:rFonts w:ascii="Open Sans" w:eastAsia="Times New Roman" w:hAnsi="Open Sans" w:cs="Open Sans"/>
                <w:b/>
                <w:bCs/>
                <w:color w:val="000000" w:themeColor="text1"/>
                <w:sz w:val="16"/>
                <w:szCs w:val="16"/>
                <w:lang w:val="en-GB" w:eastAsia="en-GB"/>
              </w:rPr>
              <w:t>data quality issues</w:t>
            </w:r>
            <w:r w:rsidRPr="4E169433">
              <w:rPr>
                <w:rFonts w:ascii="Open Sans" w:eastAsia="Times New Roman" w:hAnsi="Open Sans" w:cs="Open Sans"/>
                <w:color w:val="000000" w:themeColor="text1"/>
                <w:sz w:val="16"/>
                <w:szCs w:val="16"/>
                <w:lang w:val="en-GB" w:eastAsia="en-GB"/>
              </w:rPr>
              <w:t xml:space="preserve"> during the data collection in the field. </w:t>
            </w:r>
          </w:p>
        </w:tc>
        <w:tc>
          <w:tcPr>
            <w:tcW w:w="3748" w:type="dxa"/>
            <w:tcBorders>
              <w:top w:val="nil"/>
              <w:left w:val="nil"/>
              <w:bottom w:val="single" w:sz="8" w:space="0" w:color="auto"/>
              <w:right w:val="single" w:sz="8" w:space="0" w:color="auto"/>
            </w:tcBorders>
            <w:shd w:val="clear" w:color="auto" w:fill="auto"/>
            <w:vAlign w:val="center"/>
            <w:hideMark/>
          </w:tcPr>
          <w:p w14:paraId="574D6962" w14:textId="66688D01" w:rsidR="00A2717E" w:rsidRPr="00F63861" w:rsidRDefault="00A2717E">
            <w:pPr>
              <w:rPr>
                <w:rFonts w:ascii="Open Sans" w:eastAsia="Times New Roman" w:hAnsi="Open Sans" w:cs="Open Sans"/>
                <w:color w:val="000000"/>
                <w:sz w:val="16"/>
                <w:szCs w:val="16"/>
                <w:lang w:val="en-GB" w:eastAsia="en-GB"/>
              </w:rPr>
            </w:pPr>
            <w:r w:rsidRPr="00F63861">
              <w:rPr>
                <w:rFonts w:ascii="Open Sans" w:eastAsia="Times New Roman" w:hAnsi="Open Sans" w:cs="Open Sans"/>
                <w:color w:val="000000" w:themeColor="text1"/>
                <w:sz w:val="16"/>
                <w:szCs w:val="16"/>
                <w:lang w:val="en-GB" w:eastAsia="en-GB"/>
              </w:rPr>
              <w:t>HQ – RAM-N (</w:t>
            </w:r>
            <w:ins w:id="115" w:author="Cassandra WALKER" w:date="2023-05-25T19:22:00Z">
              <w:r w:rsidR="00F63861" w:rsidRPr="00F63861">
                <w:rPr>
                  <w:rFonts w:ascii="Open Sans" w:eastAsia="Times New Roman" w:hAnsi="Open Sans" w:cs="Open Sans"/>
                  <w:color w:val="000000" w:themeColor="text1"/>
                  <w:sz w:val="16"/>
                  <w:szCs w:val="16"/>
                  <w:lang w:val="en-GB" w:eastAsia="en-GB"/>
                </w:rPr>
                <w:t xml:space="preserve">Alirah, </w:t>
              </w:r>
            </w:ins>
            <w:r w:rsidRPr="00F63861">
              <w:rPr>
                <w:rFonts w:ascii="Open Sans" w:eastAsia="Times New Roman" w:hAnsi="Open Sans" w:cs="Open Sans"/>
                <w:color w:val="000000" w:themeColor="text1"/>
                <w:sz w:val="16"/>
                <w:szCs w:val="16"/>
                <w:lang w:val="en-GB" w:eastAsia="en-GB"/>
              </w:rPr>
              <w:t>Cassandra</w:t>
            </w:r>
            <w:ins w:id="116" w:author="Cassandra WALKER" w:date="2023-05-25T19:22:00Z">
              <w:r w:rsidR="00F63861" w:rsidRPr="00F63861">
                <w:rPr>
                  <w:rFonts w:ascii="Open Sans" w:eastAsia="Times New Roman" w:hAnsi="Open Sans" w:cs="Open Sans"/>
                  <w:color w:val="000000" w:themeColor="text1"/>
                  <w:sz w:val="16"/>
                  <w:szCs w:val="16"/>
                  <w:lang w:val="en-GB" w:eastAsia="en-GB"/>
                </w:rPr>
                <w:t xml:space="preserve"> &amp; Jonas</w:t>
              </w:r>
            </w:ins>
            <w:r w:rsidRPr="00F63861">
              <w:rPr>
                <w:rFonts w:ascii="Open Sans" w:eastAsia="Times New Roman" w:hAnsi="Open Sans" w:cs="Open Sans"/>
                <w:color w:val="000000" w:themeColor="text1"/>
                <w:sz w:val="16"/>
                <w:szCs w:val="16"/>
                <w:lang w:val="en-GB" w:eastAsia="en-GB"/>
              </w:rPr>
              <w:t>)</w:t>
            </w:r>
            <w:ins w:id="117" w:author="Cassandra WALKER" w:date="2023-05-25T19:22:00Z">
              <w:r w:rsidR="00F63861" w:rsidRPr="00F63861">
                <w:rPr>
                  <w:rFonts w:ascii="Open Sans" w:eastAsia="Times New Roman" w:hAnsi="Open Sans" w:cs="Open Sans"/>
                  <w:color w:val="000000" w:themeColor="text1"/>
                  <w:sz w:val="16"/>
                  <w:szCs w:val="16"/>
                  <w:lang w:val="en-GB" w:eastAsia="en-GB"/>
                </w:rPr>
                <w:t xml:space="preserve"> &amp; </w:t>
              </w:r>
              <w:proofErr w:type="gramStart"/>
              <w:r w:rsidR="00F63861" w:rsidRPr="00F63861">
                <w:rPr>
                  <w:rFonts w:ascii="Open Sans" w:eastAsia="Times New Roman" w:hAnsi="Open Sans" w:cs="Open Sans"/>
                  <w:color w:val="000000" w:themeColor="text1"/>
                  <w:sz w:val="16"/>
                  <w:szCs w:val="16"/>
                  <w:lang w:val="en-GB" w:eastAsia="en-GB"/>
                  <w:rPrChange w:id="118" w:author="Cassandra WALKER" w:date="2023-05-25T19:22:00Z">
                    <w:rPr>
                      <w:rFonts w:ascii="Open Sans" w:eastAsia="Times New Roman" w:hAnsi="Open Sans" w:cs="Open Sans"/>
                      <w:color w:val="000000" w:themeColor="text1"/>
                      <w:sz w:val="16"/>
                      <w:szCs w:val="16"/>
                      <w:lang w:val="it-IT" w:eastAsia="en-GB"/>
                    </w:rPr>
                  </w:rPrChange>
                </w:rPr>
                <w:t>RB</w:t>
              </w:r>
              <w:proofErr w:type="gramEnd"/>
              <w:r w:rsidR="00F63861" w:rsidRPr="00F63861">
                <w:rPr>
                  <w:rFonts w:ascii="Open Sans" w:eastAsia="Times New Roman" w:hAnsi="Open Sans" w:cs="Open Sans"/>
                  <w:color w:val="000000" w:themeColor="text1"/>
                  <w:sz w:val="16"/>
                  <w:szCs w:val="16"/>
                  <w:lang w:val="en-GB" w:eastAsia="en-GB"/>
                  <w:rPrChange w:id="119" w:author="Cassandra WALKER" w:date="2023-05-25T19:22:00Z">
                    <w:rPr>
                      <w:rFonts w:ascii="Open Sans" w:eastAsia="Times New Roman" w:hAnsi="Open Sans" w:cs="Open Sans"/>
                      <w:color w:val="000000" w:themeColor="text1"/>
                      <w:sz w:val="16"/>
                      <w:szCs w:val="16"/>
                      <w:lang w:val="it-IT" w:eastAsia="en-GB"/>
                    </w:rPr>
                  </w:rPrChange>
                </w:rPr>
                <w:t xml:space="preserve"> and CO</w:t>
              </w:r>
              <w:r w:rsidR="00F63861">
                <w:rPr>
                  <w:rFonts w:ascii="Open Sans" w:eastAsia="Times New Roman" w:hAnsi="Open Sans" w:cs="Open Sans"/>
                  <w:color w:val="000000" w:themeColor="text1"/>
                  <w:sz w:val="16"/>
                  <w:szCs w:val="16"/>
                  <w:lang w:val="en-GB" w:eastAsia="en-GB"/>
                </w:rPr>
                <w:t xml:space="preserve"> (</w:t>
              </w:r>
              <w:proofErr w:type="spellStart"/>
              <w:r w:rsidR="00F63861">
                <w:rPr>
                  <w:rFonts w:ascii="Open Sans" w:eastAsia="Times New Roman" w:hAnsi="Open Sans" w:cs="Open Sans"/>
                  <w:color w:val="000000" w:themeColor="text1"/>
                  <w:sz w:val="16"/>
                  <w:szCs w:val="16"/>
                  <w:lang w:val="en-GB" w:eastAsia="en-GB"/>
                </w:rPr>
                <w:t>Salifousanda</w:t>
              </w:r>
              <w:proofErr w:type="spellEnd"/>
              <w:r w:rsidR="00F63861">
                <w:rPr>
                  <w:rFonts w:ascii="Open Sans" w:eastAsia="Times New Roman" w:hAnsi="Open Sans" w:cs="Open Sans"/>
                  <w:color w:val="000000" w:themeColor="text1"/>
                  <w:sz w:val="16"/>
                  <w:szCs w:val="16"/>
                  <w:lang w:val="en-GB" w:eastAsia="en-GB"/>
                </w:rPr>
                <w:t>)</w:t>
              </w:r>
            </w:ins>
          </w:p>
        </w:tc>
      </w:tr>
      <w:tr w:rsidR="00A2717E" w:rsidRPr="00DD4019" w14:paraId="5C722BF6" w14:textId="77777777" w:rsidTr="732911A2">
        <w:trPr>
          <w:trHeight w:val="192"/>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13F79445"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cleaning</w:t>
            </w:r>
          </w:p>
        </w:tc>
        <w:tc>
          <w:tcPr>
            <w:tcW w:w="8478" w:type="dxa"/>
            <w:tcBorders>
              <w:top w:val="nil"/>
              <w:left w:val="nil"/>
              <w:bottom w:val="single" w:sz="8" w:space="0" w:color="auto"/>
              <w:right w:val="single" w:sz="8" w:space="0" w:color="auto"/>
            </w:tcBorders>
            <w:vAlign w:val="center"/>
            <w:hideMark/>
          </w:tcPr>
          <w:p w14:paraId="1BFFCC86" w14:textId="77777777" w:rsidR="00A2717E" w:rsidRPr="00DD4019" w:rsidRDefault="00A2717E">
            <w:pPr>
              <w:rPr>
                <w:rFonts w:ascii="Open Sans" w:eastAsia="Times New Roman" w:hAnsi="Open Sans" w:cs="Open Sans"/>
                <w:color w:val="000000"/>
                <w:sz w:val="16"/>
                <w:szCs w:val="16"/>
                <w:lang w:val="en-GB" w:eastAsia="en-GB"/>
              </w:rPr>
            </w:pPr>
            <w:commentRangeStart w:id="120"/>
            <w:r w:rsidRPr="4E169433">
              <w:rPr>
                <w:rFonts w:ascii="Open Sans" w:eastAsia="Times New Roman" w:hAnsi="Open Sans" w:cs="Open Sans"/>
                <w:color w:val="000000" w:themeColor="text1"/>
                <w:sz w:val="16"/>
                <w:szCs w:val="16"/>
                <w:lang w:val="en-GB" w:eastAsia="en-GB"/>
              </w:rPr>
              <w:t>Code and enter all responses for open-ended questions in both F2F and Phone-based interviews</w:t>
            </w:r>
            <w:commentRangeEnd w:id="120"/>
            <w:r w:rsidR="00F63861">
              <w:rPr>
                <w:rStyle w:val="CommentReference"/>
              </w:rPr>
              <w:commentReference w:id="120"/>
            </w:r>
            <w:r w:rsidRPr="4E169433">
              <w:rPr>
                <w:rFonts w:ascii="Open Sans" w:eastAsia="Times New Roman" w:hAnsi="Open Sans" w:cs="Open Sans"/>
                <w:color w:val="000000" w:themeColor="text1"/>
                <w:sz w:val="16"/>
                <w:szCs w:val="16"/>
                <w:lang w:val="en-GB" w:eastAsia="en-GB"/>
              </w:rPr>
              <w:t>.</w:t>
            </w:r>
          </w:p>
        </w:tc>
        <w:tc>
          <w:tcPr>
            <w:tcW w:w="3748" w:type="dxa"/>
            <w:tcBorders>
              <w:top w:val="nil"/>
              <w:left w:val="nil"/>
              <w:bottom w:val="single" w:sz="8" w:space="0" w:color="auto"/>
              <w:right w:val="single" w:sz="8" w:space="0" w:color="auto"/>
            </w:tcBorders>
            <w:vAlign w:val="center"/>
            <w:hideMark/>
          </w:tcPr>
          <w:p w14:paraId="3F55DFA9" w14:textId="595CFB2D" w:rsidR="00A2717E" w:rsidRPr="00DD4019" w:rsidRDefault="003768B9">
            <w:pPr>
              <w:rPr>
                <w:rFonts w:ascii="Open Sans" w:eastAsia="Times New Roman" w:hAnsi="Open Sans" w:cs="Open Sans"/>
                <w:color w:val="000000"/>
                <w:sz w:val="16"/>
                <w:szCs w:val="16"/>
                <w:lang w:val="en-GB" w:eastAsia="en-GB"/>
              </w:rPr>
            </w:pPr>
            <w:r>
              <w:rPr>
                <w:rFonts w:ascii="Open Sans" w:eastAsia="Times New Roman" w:hAnsi="Open Sans" w:cs="Open Sans"/>
                <w:color w:val="000000" w:themeColor="text1"/>
                <w:sz w:val="16"/>
                <w:szCs w:val="16"/>
                <w:lang w:val="en-GB" w:eastAsia="en-GB"/>
              </w:rPr>
              <w:t xml:space="preserve">SP and CO with support from </w:t>
            </w:r>
            <w:r w:rsidR="003B1F4A">
              <w:rPr>
                <w:rFonts w:ascii="Open Sans" w:eastAsia="Times New Roman" w:hAnsi="Open Sans" w:cs="Open Sans"/>
                <w:color w:val="000000" w:themeColor="text1"/>
                <w:sz w:val="16"/>
                <w:szCs w:val="16"/>
                <w:lang w:val="en-GB" w:eastAsia="en-GB"/>
              </w:rPr>
              <w:t>R</w:t>
            </w:r>
            <w:r w:rsidR="00166F08">
              <w:rPr>
                <w:rFonts w:ascii="Open Sans" w:eastAsia="Times New Roman" w:hAnsi="Open Sans" w:cs="Open Sans"/>
                <w:color w:val="000000" w:themeColor="text1"/>
                <w:sz w:val="16"/>
                <w:szCs w:val="16"/>
                <w:lang w:val="en-GB" w:eastAsia="en-GB"/>
              </w:rPr>
              <w:t>B</w:t>
            </w:r>
            <w:r w:rsidR="00934159">
              <w:rPr>
                <w:rFonts w:ascii="Open Sans" w:eastAsia="Times New Roman" w:hAnsi="Open Sans" w:cs="Open Sans"/>
                <w:color w:val="000000" w:themeColor="text1"/>
                <w:sz w:val="16"/>
                <w:szCs w:val="16"/>
                <w:lang w:val="en-GB" w:eastAsia="en-GB"/>
              </w:rPr>
              <w:t>M-Team</w:t>
            </w:r>
          </w:p>
        </w:tc>
      </w:tr>
      <w:tr w:rsidR="00A2717E" w:rsidRPr="00DD4019" w14:paraId="3481C6E3" w14:textId="77777777" w:rsidTr="732911A2">
        <w:trPr>
          <w:trHeight w:val="12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230D66D8"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cleaning</w:t>
            </w:r>
          </w:p>
        </w:tc>
        <w:tc>
          <w:tcPr>
            <w:tcW w:w="8478" w:type="dxa"/>
            <w:tcBorders>
              <w:top w:val="nil"/>
              <w:left w:val="nil"/>
              <w:bottom w:val="single" w:sz="8" w:space="0" w:color="auto"/>
              <w:right w:val="single" w:sz="8" w:space="0" w:color="auto"/>
            </w:tcBorders>
            <w:vAlign w:val="center"/>
            <w:hideMark/>
          </w:tcPr>
          <w:p w14:paraId="542F2437" w14:textId="77777777" w:rsidR="00A2717E" w:rsidRPr="00774981" w:rsidRDefault="00A2717E" w:rsidP="00774981">
            <w:pPr>
              <w:rPr>
                <w:rFonts w:ascii="Open Sans" w:eastAsia="Times New Roman" w:hAnsi="Open Sans" w:cs="Open Sans"/>
                <w:color w:val="000000" w:themeColor="text1"/>
                <w:sz w:val="16"/>
                <w:szCs w:val="16"/>
                <w:lang w:eastAsia="en-GB"/>
              </w:rPr>
            </w:pPr>
            <w:r w:rsidRPr="4E169433">
              <w:rPr>
                <w:rFonts w:ascii="Open Sans" w:eastAsia="Times New Roman" w:hAnsi="Open Sans" w:cs="Open Sans"/>
                <w:color w:val="000000" w:themeColor="text1"/>
                <w:sz w:val="16"/>
                <w:szCs w:val="16"/>
                <w:lang w:val="en-GB" w:eastAsia="en-GB"/>
              </w:rPr>
              <w:t xml:space="preserve">Provide translated versions of any data collected during the survey that has not been pre-translated into English. </w:t>
            </w:r>
            <w:r w:rsidRPr="00774981">
              <w:rPr>
                <w:rFonts w:ascii="Open Sans" w:eastAsia="Times New Roman" w:hAnsi="Open Sans" w:cs="Open Sans"/>
                <w:color w:val="000000" w:themeColor="text1"/>
                <w:sz w:val="16"/>
                <w:szCs w:val="16"/>
                <w:lang w:eastAsia="en-GB"/>
              </w:rPr>
              <w:t>Ensure a smooth transfer and or linking of final survey data to WFP servers.</w:t>
            </w:r>
          </w:p>
          <w:p w14:paraId="2F8D3137" w14:textId="77777777" w:rsidR="00A2717E" w:rsidRPr="00DD4019" w:rsidRDefault="00A2717E">
            <w:pPr>
              <w:rPr>
                <w:rFonts w:ascii="Open Sans" w:eastAsia="Times New Roman" w:hAnsi="Open Sans" w:cs="Open Sans"/>
                <w:color w:val="000000"/>
                <w:sz w:val="16"/>
                <w:szCs w:val="16"/>
                <w:lang w:val="en-GB" w:eastAsia="en-GB"/>
              </w:rPr>
            </w:pPr>
          </w:p>
        </w:tc>
        <w:tc>
          <w:tcPr>
            <w:tcW w:w="3748" w:type="dxa"/>
            <w:tcBorders>
              <w:top w:val="nil"/>
              <w:left w:val="nil"/>
              <w:bottom w:val="single" w:sz="8" w:space="0" w:color="auto"/>
              <w:right w:val="single" w:sz="8" w:space="0" w:color="auto"/>
            </w:tcBorders>
            <w:vAlign w:val="center"/>
            <w:hideMark/>
          </w:tcPr>
          <w:p w14:paraId="56A5DFA6" w14:textId="4A8EF1B6" w:rsidR="00A2717E" w:rsidRPr="00DD4019" w:rsidRDefault="00DD2B6E">
            <w:pPr>
              <w:rPr>
                <w:rFonts w:ascii="Open Sans" w:eastAsia="Times New Roman" w:hAnsi="Open Sans" w:cs="Open Sans"/>
                <w:color w:val="000000"/>
                <w:sz w:val="16"/>
                <w:szCs w:val="16"/>
                <w:lang w:val="en-GB" w:eastAsia="en-GB"/>
              </w:rPr>
            </w:pPr>
            <w:r>
              <w:rPr>
                <w:rFonts w:ascii="Open Sans" w:eastAsia="Times New Roman" w:hAnsi="Open Sans" w:cs="Open Sans"/>
                <w:color w:val="000000" w:themeColor="text1"/>
                <w:sz w:val="16"/>
                <w:szCs w:val="16"/>
                <w:lang w:val="en-GB" w:eastAsia="en-GB"/>
              </w:rPr>
              <w:t>RAM-N Alirah with support from CO</w:t>
            </w:r>
          </w:p>
        </w:tc>
      </w:tr>
      <w:tr w:rsidR="00774981" w:rsidRPr="00731173" w14:paraId="3E29DABF" w14:textId="77777777" w:rsidTr="732911A2">
        <w:trPr>
          <w:trHeight w:val="317"/>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71B7B54C"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cleaning</w:t>
            </w:r>
          </w:p>
        </w:tc>
        <w:tc>
          <w:tcPr>
            <w:tcW w:w="8478" w:type="dxa"/>
            <w:tcBorders>
              <w:top w:val="nil"/>
              <w:left w:val="nil"/>
              <w:bottom w:val="single" w:sz="8" w:space="0" w:color="auto"/>
              <w:right w:val="single" w:sz="8" w:space="0" w:color="auto"/>
            </w:tcBorders>
            <w:vAlign w:val="center"/>
            <w:hideMark/>
          </w:tcPr>
          <w:p w14:paraId="2FB325B6" w14:textId="77777777" w:rsidR="00A2717E" w:rsidRPr="00DD4019" w:rsidRDefault="00A2717E">
            <w:pPr>
              <w:rPr>
                <w:rFonts w:ascii="Open Sans" w:eastAsia="Times New Roman" w:hAnsi="Open Sans" w:cs="Open Sans"/>
                <w:color w:val="000000"/>
                <w:sz w:val="16"/>
                <w:szCs w:val="16"/>
                <w:lang w:val="en-GB" w:eastAsia="en-GB"/>
              </w:rPr>
            </w:pPr>
            <w:commentRangeStart w:id="121"/>
            <w:r w:rsidRPr="4E169433">
              <w:rPr>
                <w:rFonts w:ascii="Open Sans" w:eastAsia="Times New Roman" w:hAnsi="Open Sans" w:cs="Open Sans"/>
                <w:color w:val="000000" w:themeColor="text1"/>
                <w:sz w:val="16"/>
                <w:szCs w:val="16"/>
                <w:lang w:val="en-GB" w:eastAsia="en-GB"/>
              </w:rPr>
              <w:t xml:space="preserve">Clean, and submit the final dataset in English using standard WFP variable names in SPSS or Stata formats. </w:t>
            </w:r>
          </w:p>
        </w:tc>
        <w:tc>
          <w:tcPr>
            <w:tcW w:w="3748" w:type="dxa"/>
            <w:tcBorders>
              <w:top w:val="nil"/>
              <w:left w:val="nil"/>
              <w:bottom w:val="single" w:sz="8" w:space="0" w:color="auto"/>
              <w:right w:val="single" w:sz="8" w:space="0" w:color="auto"/>
            </w:tcBorders>
            <w:vAlign w:val="center"/>
            <w:hideMark/>
          </w:tcPr>
          <w:p w14:paraId="06BA8FC3" w14:textId="6AC5E1A9" w:rsidR="00A2717E" w:rsidRPr="006B2F03" w:rsidRDefault="00A2717E">
            <w:pPr>
              <w:rPr>
                <w:rFonts w:ascii="Open Sans" w:eastAsia="Times New Roman" w:hAnsi="Open Sans" w:cs="Open Sans"/>
                <w:color w:val="000000"/>
                <w:sz w:val="16"/>
                <w:szCs w:val="16"/>
                <w:lang w:val="es-ES" w:eastAsia="en-GB"/>
              </w:rPr>
            </w:pPr>
            <w:r w:rsidRPr="006B2F03">
              <w:rPr>
                <w:rFonts w:ascii="Open Sans" w:eastAsia="Times New Roman" w:hAnsi="Open Sans" w:cs="Open Sans"/>
                <w:color w:val="000000" w:themeColor="text1"/>
                <w:sz w:val="16"/>
                <w:szCs w:val="16"/>
                <w:lang w:val="es-ES" w:eastAsia="en-GB"/>
              </w:rPr>
              <w:t>HQ RAM-N (Alirah</w:t>
            </w:r>
            <w:r w:rsidR="006B2F03" w:rsidRPr="006B2F03">
              <w:rPr>
                <w:rFonts w:ascii="Open Sans" w:eastAsia="Times New Roman" w:hAnsi="Open Sans" w:cs="Open Sans"/>
                <w:color w:val="000000" w:themeColor="text1"/>
                <w:sz w:val="16"/>
                <w:szCs w:val="16"/>
                <w:lang w:val="es-ES" w:eastAsia="en-GB"/>
              </w:rPr>
              <w:t xml:space="preserve"> &amp; Nicole</w:t>
            </w:r>
            <w:r w:rsidRPr="006B2F03">
              <w:rPr>
                <w:rFonts w:ascii="Open Sans" w:eastAsia="Times New Roman" w:hAnsi="Open Sans" w:cs="Open Sans"/>
                <w:color w:val="000000" w:themeColor="text1"/>
                <w:sz w:val="16"/>
                <w:szCs w:val="16"/>
                <w:lang w:val="es-ES" w:eastAsia="en-GB"/>
              </w:rPr>
              <w:t xml:space="preserve">) </w:t>
            </w:r>
            <w:commentRangeEnd w:id="121"/>
            <w:r w:rsidR="00F63861">
              <w:rPr>
                <w:rStyle w:val="CommentReference"/>
              </w:rPr>
              <w:commentReference w:id="121"/>
            </w:r>
          </w:p>
        </w:tc>
      </w:tr>
      <w:tr w:rsidR="00A2717E" w:rsidRPr="00DD4019" w14:paraId="4FA9E564" w14:textId="77777777" w:rsidTr="732911A2">
        <w:trPr>
          <w:trHeight w:val="252"/>
        </w:trPr>
        <w:tc>
          <w:tcPr>
            <w:tcW w:w="2387" w:type="dxa"/>
            <w:tcBorders>
              <w:top w:val="nil"/>
              <w:left w:val="single" w:sz="8" w:space="0" w:color="auto"/>
              <w:bottom w:val="single" w:sz="8" w:space="0" w:color="auto"/>
              <w:right w:val="single" w:sz="8" w:space="0" w:color="auto"/>
            </w:tcBorders>
            <w:shd w:val="clear" w:color="auto" w:fill="auto"/>
            <w:vAlign w:val="center"/>
            <w:hideMark/>
          </w:tcPr>
          <w:p w14:paraId="66B99FFC"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Data analysis and reporting</w:t>
            </w:r>
          </w:p>
        </w:tc>
        <w:tc>
          <w:tcPr>
            <w:tcW w:w="8478" w:type="dxa"/>
            <w:tcBorders>
              <w:top w:val="nil"/>
              <w:left w:val="nil"/>
              <w:bottom w:val="single" w:sz="8" w:space="0" w:color="auto"/>
              <w:right w:val="single" w:sz="8" w:space="0" w:color="auto"/>
            </w:tcBorders>
            <w:vAlign w:val="center"/>
            <w:hideMark/>
          </w:tcPr>
          <w:p w14:paraId="7A3B7523"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Final report at the end of the survey and data processing. Provide an end line report detailing the sampling, weights, and any syntax used for the data aggregation if any to WFP.</w:t>
            </w:r>
            <w:r>
              <w:br/>
            </w:r>
            <w:r w:rsidRPr="4E169433">
              <w:rPr>
                <w:rFonts w:ascii="Open Sans" w:eastAsia="Times New Roman" w:hAnsi="Open Sans" w:cs="Open Sans"/>
                <w:color w:val="000000" w:themeColor="text1"/>
                <w:sz w:val="16"/>
                <w:szCs w:val="16"/>
                <w:lang w:val="en-GB" w:eastAsia="en-GB"/>
              </w:rPr>
              <w:t>The final report will provide the initial statistics of the composition of respondents, their distribution.</w:t>
            </w:r>
          </w:p>
        </w:tc>
        <w:tc>
          <w:tcPr>
            <w:tcW w:w="3748" w:type="dxa"/>
            <w:tcBorders>
              <w:top w:val="nil"/>
              <w:left w:val="nil"/>
              <w:bottom w:val="single" w:sz="8" w:space="0" w:color="auto"/>
              <w:right w:val="single" w:sz="8" w:space="0" w:color="auto"/>
            </w:tcBorders>
            <w:vAlign w:val="center"/>
            <w:hideMark/>
          </w:tcPr>
          <w:p w14:paraId="5609C3D0" w14:textId="77777777" w:rsidR="00A2717E" w:rsidRPr="00DD4019" w:rsidRDefault="00A2717E">
            <w:pPr>
              <w:rPr>
                <w:rFonts w:ascii="Open Sans" w:eastAsia="Times New Roman" w:hAnsi="Open Sans" w:cs="Open Sans"/>
                <w:color w:val="000000"/>
                <w:sz w:val="16"/>
                <w:szCs w:val="16"/>
                <w:lang w:val="en-GB" w:eastAsia="en-GB"/>
              </w:rPr>
            </w:pPr>
            <w:r w:rsidRPr="4E169433">
              <w:rPr>
                <w:rFonts w:ascii="Open Sans" w:eastAsia="Times New Roman" w:hAnsi="Open Sans" w:cs="Open Sans"/>
                <w:color w:val="000000" w:themeColor="text1"/>
                <w:sz w:val="16"/>
                <w:szCs w:val="16"/>
                <w:lang w:val="en-GB" w:eastAsia="en-GB"/>
              </w:rPr>
              <w:t>HQ – RAM-N (Alirah) -</w:t>
            </w:r>
            <w:commentRangeStart w:id="122"/>
            <w:r w:rsidRPr="4E169433">
              <w:rPr>
                <w:rFonts w:ascii="Open Sans" w:eastAsia="Times New Roman" w:hAnsi="Open Sans" w:cs="Open Sans"/>
                <w:color w:val="000000" w:themeColor="text1"/>
                <w:sz w:val="16"/>
                <w:szCs w:val="16"/>
                <w:lang w:val="en-GB" w:eastAsia="en-GB"/>
              </w:rPr>
              <w:t xml:space="preserve"> is it necessary for the SP to also produce a final report?</w:t>
            </w:r>
            <w:commentRangeEnd w:id="122"/>
            <w:r w:rsidR="00F63861">
              <w:rPr>
                <w:rStyle w:val="CommentReference"/>
              </w:rPr>
              <w:commentReference w:id="122"/>
            </w:r>
          </w:p>
        </w:tc>
      </w:tr>
    </w:tbl>
    <w:p w14:paraId="06EA7D6A" w14:textId="77777777" w:rsidR="007E2474" w:rsidRPr="0014399C" w:rsidRDefault="007E2474" w:rsidP="00253BD7">
      <w:pPr>
        <w:rPr>
          <w:rFonts w:ascii="Open Sans body" w:eastAsia="Times New Roman" w:hAnsi="Open Sans body" w:cstheme="majorBidi"/>
          <w:sz w:val="20"/>
          <w:szCs w:val="20"/>
        </w:rPr>
      </w:pPr>
    </w:p>
    <w:sectPr w:rsidR="007E2474" w:rsidRPr="0014399C" w:rsidSect="006B0CBD">
      <w:pgSz w:w="16840" w:h="11900" w:orient="landscape"/>
      <w:pgMar w:top="720" w:right="720" w:bottom="720" w:left="720" w:header="2019" w:footer="86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OUSMANE Salifousanda" w:date="2022-11-07T23:23:00Z" w:initials="SO">
    <w:p w14:paraId="5C9FD661" w14:textId="6CFD6239" w:rsidR="00F57813" w:rsidRDefault="00F57813">
      <w:pPr>
        <w:pStyle w:val="CommentText"/>
      </w:pPr>
      <w:r>
        <w:rPr>
          <w:rStyle w:val="CommentReference"/>
        </w:rPr>
        <w:annotationRef/>
      </w:r>
      <w:r>
        <w:rPr>
          <w:rStyle w:val="CommentReference"/>
        </w:rPr>
        <w:t>Prefecture of Nana-</w:t>
      </w:r>
      <w:proofErr w:type="spellStart"/>
      <w:proofErr w:type="gramStart"/>
      <w:r>
        <w:rPr>
          <w:rStyle w:val="CommentReference"/>
        </w:rPr>
        <w:t>Gribizi</w:t>
      </w:r>
      <w:proofErr w:type="spellEnd"/>
      <w:r>
        <w:rPr>
          <w:rStyle w:val="CommentReference"/>
        </w:rPr>
        <w:t xml:space="preserve">  (</w:t>
      </w:r>
      <w:proofErr w:type="gramEnd"/>
      <w:r w:rsidRPr="00C06E8A">
        <w:rPr>
          <w:rStyle w:val="CommentReference"/>
          <w:color w:val="FF0000"/>
        </w:rPr>
        <w:t>accessible area in the center-north of the country</w:t>
      </w:r>
      <w:r>
        <w:rPr>
          <w:rStyle w:val="CommentReference"/>
        </w:rPr>
        <w:t>)  and Prefecture of Haut-</w:t>
      </w:r>
      <w:proofErr w:type="spellStart"/>
      <w:r>
        <w:rPr>
          <w:rStyle w:val="CommentReference"/>
        </w:rPr>
        <w:t>Mbomou</w:t>
      </w:r>
      <w:proofErr w:type="spellEnd"/>
      <w:r>
        <w:rPr>
          <w:rStyle w:val="CommentReference"/>
        </w:rPr>
        <w:t xml:space="preserve"> (</w:t>
      </w:r>
      <w:r w:rsidRPr="00F85D20">
        <w:rPr>
          <w:rStyle w:val="CommentReference"/>
          <w:color w:val="FF0000"/>
        </w:rPr>
        <w:t>restricted area located in the south-eastern part of the country</w:t>
      </w:r>
      <w:r>
        <w:rPr>
          <w:rStyle w:val="CommentReference"/>
        </w:rPr>
        <w:t>)</w:t>
      </w:r>
      <w:r>
        <w:rPr>
          <w:rStyle w:val="CommentReference"/>
        </w:rPr>
        <w:annotationRef/>
      </w:r>
    </w:p>
  </w:comment>
  <w:comment w:id="2" w:author="OUSMANE Salifousanda" w:date="2022-11-07T23:24:00Z" w:initials="SO">
    <w:p w14:paraId="4FAE189F" w14:textId="451E51C8" w:rsidR="00F57813" w:rsidRDefault="00F57813">
      <w:pPr>
        <w:pStyle w:val="CommentText"/>
      </w:pPr>
      <w:r>
        <w:rPr>
          <w:rStyle w:val="CommentReference"/>
        </w:rPr>
        <w:annotationRef/>
      </w:r>
      <w:r w:rsidR="00D366CA" w:rsidRPr="00D366CA">
        <w:t>Does the sample determination approach take sufficient account of the non-response rate?</w:t>
      </w:r>
      <w:r w:rsidR="005A3A0A">
        <w:t xml:space="preserve"> </w:t>
      </w:r>
      <w:r w:rsidR="005A3A0A" w:rsidRPr="005A3A0A">
        <w:t>In my opinion, it would be important to talk briefly about the desired statistical representativeness</w:t>
      </w:r>
      <w:r w:rsidR="00564CEF">
        <w:t>.</w:t>
      </w:r>
    </w:p>
  </w:comment>
  <w:comment w:id="3" w:author="Cassandra WALKER" w:date="2023-05-10T19:04:00Z" w:initials="CW">
    <w:p w14:paraId="5BABCCC7" w14:textId="05DAFE03" w:rsidR="006D65FB" w:rsidRDefault="006D65FB">
      <w:pPr>
        <w:pStyle w:val="CommentText"/>
      </w:pPr>
      <w:r>
        <w:rPr>
          <w:rStyle w:val="CommentReference"/>
        </w:rPr>
        <w:annotationRef/>
      </w:r>
      <w:proofErr w:type="gramStart"/>
      <w:r w:rsidRPr="006D65FB">
        <w:rPr>
          <w:highlight w:val="yellow"/>
        </w:rPr>
        <w:t>Yes</w:t>
      </w:r>
      <w:proofErr w:type="gramEnd"/>
      <w:r w:rsidRPr="006D65FB">
        <w:rPr>
          <w:highlight w:val="yellow"/>
        </w:rPr>
        <w:t xml:space="preserve"> it does, but TBD with @alirah.</w:t>
      </w:r>
      <w:r>
        <w:t xml:space="preserve"> </w:t>
      </w:r>
    </w:p>
  </w:comment>
  <w:comment w:id="4" w:author="WEYORI Alirah" w:date="2022-10-05T16:10:00Z" w:initials="AW">
    <w:p w14:paraId="5DBF56E8" w14:textId="77777777" w:rsidR="009B4EDD" w:rsidRDefault="009B4EDD" w:rsidP="009B4EDD">
      <w:pPr>
        <w:pStyle w:val="CommentText"/>
      </w:pPr>
      <w:r>
        <w:rPr>
          <w:rStyle w:val="CommentReference"/>
        </w:rPr>
        <w:annotationRef/>
      </w:r>
      <w:r>
        <w:t>To be confirmed by the CO</w:t>
      </w:r>
    </w:p>
  </w:comment>
  <w:comment w:id="5" w:author="OUSMANE Salifousanda" w:date="2022-11-07T23:05:00Z" w:initials="SO">
    <w:p w14:paraId="2B766051" w14:textId="08410D19" w:rsidR="00D01026" w:rsidRDefault="00D01026">
      <w:pPr>
        <w:pStyle w:val="CommentText"/>
      </w:pPr>
      <w:r>
        <w:rPr>
          <w:rStyle w:val="CommentReference"/>
        </w:rPr>
        <w:annotationRef/>
      </w:r>
      <w:r w:rsidRPr="00D01026">
        <w:t>Another alternative in the CAR context is to consider (1) an accessible area and (2) a restricted area.</w:t>
      </w:r>
      <w:r w:rsidR="008A053F">
        <w:t xml:space="preserve"> </w:t>
      </w:r>
      <w:r w:rsidR="008A053F" w:rsidRPr="008A053F">
        <w:t xml:space="preserve">Because with the recurrent problem of access for face-to-face surveys, WFP will continue to use </w:t>
      </w:r>
      <w:proofErr w:type="spellStart"/>
      <w:r w:rsidR="008A053F" w:rsidRPr="008A053F">
        <w:t>mVAM</w:t>
      </w:r>
      <w:proofErr w:type="spellEnd"/>
      <w:r w:rsidR="008A053F" w:rsidRPr="008A053F">
        <w:t xml:space="preserve"> remote surveys to monitor the food and nutrition situation.</w:t>
      </w:r>
    </w:p>
  </w:comment>
  <w:comment w:id="6" w:author="Cassandra WALKER" w:date="2023-05-10T19:05:00Z" w:initials="CW">
    <w:p w14:paraId="6A7E4F68" w14:textId="5BC73480" w:rsidR="006D65FB" w:rsidRDefault="006D65FB">
      <w:pPr>
        <w:pStyle w:val="CommentText"/>
      </w:pPr>
      <w:r>
        <w:rPr>
          <w:rStyle w:val="CommentReference"/>
        </w:rPr>
        <w:annotationRef/>
      </w:r>
      <w:r w:rsidRPr="006D65FB">
        <w:rPr>
          <w:highlight w:val="yellow"/>
        </w:rPr>
        <w:t>Ok. Has this been discussed?</w:t>
      </w:r>
    </w:p>
  </w:comment>
  <w:comment w:id="7" w:author="WISHAH Isra" w:date="2023-05-11T09:18:00Z" w:initials="IW">
    <w:p w14:paraId="1E86ECB3" w14:textId="2D6CCA43" w:rsidR="00CD643F" w:rsidRDefault="00CD643F">
      <w:pPr>
        <w:pStyle w:val="CommentText"/>
      </w:pPr>
      <w:r>
        <w:rPr>
          <w:rStyle w:val="CommentReference"/>
        </w:rPr>
        <w:annotationRef/>
      </w:r>
      <w:r w:rsidR="00782738">
        <w:t>I would vote against</w:t>
      </w:r>
      <w:r w:rsidR="00B204B1">
        <w:t xml:space="preserve"> </w:t>
      </w:r>
      <w:r w:rsidR="000A16AD">
        <w:t xml:space="preserve">selecting accessible and inaccessible </w:t>
      </w:r>
      <w:r w:rsidR="00B204B1">
        <w:t>as these are two different contexts</w:t>
      </w:r>
      <w:r w:rsidR="000A16AD">
        <w:t xml:space="preserve">. I would also update the part about crossover design as no longer relevant. </w:t>
      </w:r>
    </w:p>
  </w:comment>
  <w:comment w:id="52" w:author="Cassandra WALKER [2]" w:date="2023-05-25T19:06:00Z" w:initials="CW">
    <w:p w14:paraId="4CEF639F" w14:textId="77777777" w:rsidR="00731173" w:rsidRDefault="00731173">
      <w:pPr>
        <w:pStyle w:val="CommentText"/>
      </w:pPr>
      <w:r>
        <w:rPr>
          <w:rStyle w:val="CommentReference"/>
        </w:rPr>
        <w:annotationRef/>
      </w:r>
      <w:r>
        <w:t>Not the role of the partner</w:t>
      </w:r>
    </w:p>
    <w:p w14:paraId="6F397FDC" w14:textId="77777777" w:rsidR="00731173" w:rsidRDefault="00731173">
      <w:pPr>
        <w:pStyle w:val="CommentText"/>
      </w:pPr>
    </w:p>
    <w:p w14:paraId="0B9D5324" w14:textId="77777777" w:rsidR="00731173" w:rsidRPr="00AD6244" w:rsidRDefault="00731173" w:rsidP="00731173">
      <w:pPr>
        <w:pStyle w:val="ListParagraph"/>
        <w:numPr>
          <w:ilvl w:val="0"/>
          <w:numId w:val="27"/>
        </w:numPr>
        <w:spacing w:before="240" w:after="160"/>
        <w:jc w:val="both"/>
        <w:rPr>
          <w:rFonts w:ascii="Open Sans body" w:eastAsia="Times New Roman" w:hAnsi="Open Sans body" w:cstheme="majorBidi"/>
          <w:sz w:val="20"/>
          <w:szCs w:val="20"/>
          <w:lang w:val="fr-FR"/>
        </w:rPr>
      </w:pPr>
      <w:r w:rsidRPr="00AD6244">
        <w:rPr>
          <w:rFonts w:ascii="Open Sans body" w:eastAsia="Times New Roman" w:hAnsi="Open Sans body" w:cstheme="majorBidi"/>
          <w:sz w:val="20"/>
          <w:szCs w:val="20"/>
          <w:lang w:val="fr-FR"/>
        </w:rPr>
        <w:t xml:space="preserve">Nettoyer et soumettre l'ensemble de données final en anglais en utilisant les noms de variables standard du PAM dans les formats SPSS ou Stata. </w:t>
      </w:r>
    </w:p>
    <w:p w14:paraId="64DEEE53" w14:textId="78DDC773" w:rsidR="00731173" w:rsidRPr="00731173" w:rsidRDefault="00731173">
      <w:pPr>
        <w:pStyle w:val="CommentText"/>
        <w:rPr>
          <w:lang w:val="fr-FR"/>
        </w:rPr>
      </w:pPr>
    </w:p>
  </w:comment>
  <w:comment w:id="60" w:author="Cassandra WALKER" w:date="2023-05-25T19:08:00Z" w:initials="CW">
    <w:p w14:paraId="50AF73BB" w14:textId="77777777" w:rsidR="00731173" w:rsidRDefault="00731173" w:rsidP="00731173">
      <w:pPr>
        <w:pStyle w:val="CommentText"/>
      </w:pPr>
      <w:r>
        <w:rPr>
          <w:rStyle w:val="CommentReference"/>
        </w:rPr>
        <w:annotationRef/>
      </w:r>
      <w:proofErr w:type="gramStart"/>
      <w:r>
        <w:t>Usually</w:t>
      </w:r>
      <w:proofErr w:type="gramEnd"/>
      <w:r>
        <w:t xml:space="preserve"> SP does not touch the data. Please confirm</w:t>
      </w:r>
    </w:p>
    <w:p w14:paraId="75F7A186" w14:textId="77777777" w:rsidR="00731173" w:rsidRDefault="00731173" w:rsidP="00731173">
      <w:pPr>
        <w:pStyle w:val="CommentText"/>
      </w:pPr>
    </w:p>
    <w:p w14:paraId="37FC94A8" w14:textId="046F5540" w:rsidR="00731173" w:rsidRDefault="00731173" w:rsidP="00731173">
      <w:pPr>
        <w:pStyle w:val="ListParagraph"/>
        <w:numPr>
          <w:ilvl w:val="0"/>
          <w:numId w:val="28"/>
        </w:numPr>
        <w:jc w:val="both"/>
        <w:rPr>
          <w:sz w:val="20"/>
          <w:szCs w:val="20"/>
          <w:lang w:val="fr-FR"/>
        </w:rPr>
      </w:pPr>
      <w:r w:rsidRPr="00731173">
        <w:rPr>
          <w:sz w:val="20"/>
          <w:szCs w:val="20"/>
          <w:lang w:val="en-GB"/>
        </w:rPr>
        <w:t xml:space="preserve"> </w:t>
      </w:r>
      <w:r w:rsidRPr="00AD6244">
        <w:rPr>
          <w:sz w:val="20"/>
          <w:szCs w:val="20"/>
          <w:lang w:val="fr-FR"/>
        </w:rPr>
        <w:t xml:space="preserve">Ensemble de données nettoyées en </w:t>
      </w:r>
      <w:r>
        <w:rPr>
          <w:sz w:val="20"/>
          <w:szCs w:val="20"/>
          <w:lang w:val="fr-FR"/>
        </w:rPr>
        <w:t>français</w:t>
      </w:r>
      <w:r w:rsidRPr="00AD6244">
        <w:rPr>
          <w:sz w:val="20"/>
          <w:szCs w:val="20"/>
          <w:lang w:val="fr-FR"/>
        </w:rPr>
        <w:t xml:space="preserve"> utilisant les noms de variables standard du PAM pour les enquêtes F2F et à distance au niveau du ménage et de l'individu respectivement.</w:t>
      </w:r>
    </w:p>
    <w:p w14:paraId="4317408F" w14:textId="76528B3F" w:rsidR="00731173" w:rsidRPr="00AD6244" w:rsidRDefault="00731173" w:rsidP="00731173">
      <w:pPr>
        <w:pStyle w:val="ListParagraph"/>
        <w:numPr>
          <w:ilvl w:val="0"/>
          <w:numId w:val="28"/>
        </w:numPr>
        <w:jc w:val="both"/>
        <w:rPr>
          <w:sz w:val="20"/>
          <w:szCs w:val="20"/>
          <w:lang w:val="fr-FR"/>
        </w:rPr>
      </w:pPr>
      <w:r>
        <w:rPr>
          <w:sz w:val="20"/>
          <w:szCs w:val="20"/>
          <w:lang w:val="fr-FR"/>
        </w:rPr>
        <w:t xml:space="preserve"> </w:t>
      </w:r>
      <w:r w:rsidRPr="00AD6244">
        <w:rPr>
          <w:sz w:val="20"/>
          <w:szCs w:val="20"/>
          <w:lang w:val="fr-FR"/>
        </w:rPr>
        <w:t xml:space="preserve">Toutes les réponses ouvertes sont soit codées, soit alignées sur les variables existantes, soit traduites (en </w:t>
      </w:r>
      <w:r>
        <w:rPr>
          <w:sz w:val="20"/>
          <w:szCs w:val="20"/>
          <w:lang w:val="fr-FR"/>
        </w:rPr>
        <w:t>French</w:t>
      </w:r>
      <w:r w:rsidRPr="00AD6244">
        <w:rPr>
          <w:sz w:val="20"/>
          <w:szCs w:val="20"/>
          <w:lang w:val="fr-FR"/>
        </w:rPr>
        <w:t>) et codées dans le fichier de données principal.</w:t>
      </w:r>
    </w:p>
    <w:p w14:paraId="5E81A055" w14:textId="77777777" w:rsidR="00731173" w:rsidRPr="00AD6244" w:rsidRDefault="00731173" w:rsidP="00F63861">
      <w:pPr>
        <w:pStyle w:val="ListParagraph"/>
        <w:ind w:left="0"/>
        <w:jc w:val="both"/>
        <w:rPr>
          <w:sz w:val="20"/>
          <w:szCs w:val="20"/>
          <w:lang w:val="fr-FR"/>
        </w:rPr>
      </w:pPr>
    </w:p>
    <w:p w14:paraId="72E764AF" w14:textId="6FDFB7FC" w:rsidR="00731173" w:rsidRPr="00731173" w:rsidRDefault="00731173">
      <w:pPr>
        <w:pStyle w:val="CommentText"/>
        <w:rPr>
          <w:lang w:val="fr-FR"/>
        </w:rPr>
      </w:pPr>
    </w:p>
  </w:comment>
  <w:comment w:id="100" w:author="Cassandra WALKER" w:date="2023-05-25T19:09:00Z" w:initials="CW">
    <w:p w14:paraId="718D4CD2" w14:textId="69FE7D6C" w:rsidR="00731173" w:rsidRDefault="00731173">
      <w:pPr>
        <w:pStyle w:val="CommentText"/>
      </w:pPr>
      <w:r>
        <w:rPr>
          <w:rStyle w:val="CommentReference"/>
        </w:rPr>
        <w:annotationRef/>
      </w:r>
      <w:r>
        <w:t>?</w:t>
      </w:r>
    </w:p>
  </w:comment>
  <w:comment w:id="101" w:author="Cassandra WALKER" w:date="2023-05-25T19:27:00Z" w:initials="CW">
    <w:p w14:paraId="70C1F4EB" w14:textId="25D7FB57" w:rsidR="00F63861" w:rsidRDefault="00F63861">
      <w:pPr>
        <w:pStyle w:val="CommentText"/>
      </w:pPr>
      <w:r>
        <w:rPr>
          <w:rStyle w:val="CommentReference"/>
        </w:rPr>
        <w:annotationRef/>
      </w:r>
      <w:r>
        <w:t xml:space="preserve">Should </w:t>
      </w:r>
      <w:proofErr w:type="gramStart"/>
      <w:r>
        <w:t>actually be</w:t>
      </w:r>
      <w:proofErr w:type="gramEnd"/>
      <w:r>
        <w:t xml:space="preserve"> the CO contacts now?</w:t>
      </w:r>
    </w:p>
  </w:comment>
  <w:comment w:id="102" w:author="OUSMANE Salifousanda" w:date="2022-11-07T23:31:00Z" w:initials="SO">
    <w:p w14:paraId="6E15CF1F" w14:textId="2D682822" w:rsidR="003E13A7" w:rsidRDefault="003E13A7">
      <w:pPr>
        <w:pStyle w:val="CommentText"/>
      </w:pPr>
      <w:r>
        <w:rPr>
          <w:rStyle w:val="CommentReference"/>
        </w:rPr>
        <w:annotationRef/>
      </w:r>
      <w:r w:rsidR="004220E8" w:rsidRPr="004220E8">
        <w:t>We are currently in consultation with ICASEES (</w:t>
      </w:r>
      <w:proofErr w:type="spellStart"/>
      <w:r w:rsidR="004220E8" w:rsidRPr="004220E8">
        <w:t>Institut</w:t>
      </w:r>
      <w:proofErr w:type="spellEnd"/>
      <w:r w:rsidR="004220E8" w:rsidRPr="004220E8">
        <w:t xml:space="preserve"> National de la </w:t>
      </w:r>
      <w:proofErr w:type="spellStart"/>
      <w:r w:rsidR="004220E8" w:rsidRPr="004220E8">
        <w:t>Statistique</w:t>
      </w:r>
      <w:proofErr w:type="spellEnd"/>
      <w:r w:rsidR="004220E8" w:rsidRPr="004220E8">
        <w:t>) on the preparations for the ENSA survey on Food Security and we plan to couple the face-to-face part of this study to the ENSA survey which will take place around the 15th of month of December 2022. We will get back to you shortly with the indicative timetable from ENSA after confirmation with ICASEES.</w:t>
      </w:r>
    </w:p>
  </w:comment>
  <w:comment w:id="103" w:author="SALEM Mohamed" w:date="2023-05-23T15:47:00Z" w:initials="MS">
    <w:p w14:paraId="5E05DD75" w14:textId="0FF724BD" w:rsidR="00FF4EFC" w:rsidRDefault="00FF4EFC">
      <w:pPr>
        <w:pStyle w:val="CommentText"/>
      </w:pPr>
      <w:r>
        <w:rPr>
          <w:rStyle w:val="CommentReference"/>
        </w:rPr>
        <w:annotationRef/>
      </w:r>
      <w:r>
        <w:t xml:space="preserve">Who will do/check/verify the French translation? </w:t>
      </w:r>
    </w:p>
  </w:comment>
  <w:comment w:id="109" w:author="Cassandra WALKER" w:date="2023-05-25T19:19:00Z" w:initials="CW">
    <w:p w14:paraId="7D2C5C75" w14:textId="241C53C7" w:rsidR="00F63861" w:rsidRDefault="00F63861">
      <w:pPr>
        <w:pStyle w:val="CommentText"/>
      </w:pPr>
      <w:r>
        <w:rPr>
          <w:rStyle w:val="CommentReference"/>
        </w:rPr>
        <w:annotationRef/>
      </w:r>
      <w:r>
        <w:t>Pretty sure the SP is providing this….?</w:t>
      </w:r>
    </w:p>
  </w:comment>
  <w:comment w:id="111" w:author="Cassandra WALKER" w:date="2023-05-25T19:21:00Z" w:initials="CW">
    <w:p w14:paraId="3F119EF4" w14:textId="32F9FE25" w:rsidR="00F63861" w:rsidRDefault="00F63861">
      <w:pPr>
        <w:pStyle w:val="CommentText"/>
      </w:pPr>
      <w:r>
        <w:rPr>
          <w:rStyle w:val="CommentReference"/>
        </w:rPr>
        <w:annotationRef/>
      </w:r>
      <w:r>
        <w:t>Who is providing tablets?</w:t>
      </w:r>
    </w:p>
  </w:comment>
  <w:comment w:id="120" w:author="Cassandra WALKER" w:date="2023-05-25T19:23:00Z" w:initials="CW">
    <w:p w14:paraId="3FDD1A52" w14:textId="0E44E655" w:rsidR="00F63861" w:rsidRDefault="00F63861">
      <w:pPr>
        <w:pStyle w:val="CommentText"/>
      </w:pPr>
      <w:r>
        <w:rPr>
          <w:rStyle w:val="CommentReference"/>
        </w:rPr>
        <w:annotationRef/>
      </w:r>
      <w:r>
        <w:t>Don’t understand this line… all info will be collected in tablets. There is no ‘data cleaning’ to be done by the service provider…?</w:t>
      </w:r>
    </w:p>
  </w:comment>
  <w:comment w:id="121" w:author="Cassandra WALKER" w:date="2023-05-25T19:23:00Z" w:initials="CW">
    <w:p w14:paraId="1DC458F8" w14:textId="20C72DF3" w:rsidR="00F63861" w:rsidRDefault="00F63861">
      <w:pPr>
        <w:pStyle w:val="CommentText"/>
      </w:pPr>
      <w:r>
        <w:rPr>
          <w:rStyle w:val="CommentReference"/>
        </w:rPr>
        <w:annotationRef/>
      </w:r>
      <w:r>
        <w:t xml:space="preserve">Yes, us, not the SP as indicated </w:t>
      </w:r>
      <w:proofErr w:type="gramStart"/>
      <w:r>
        <w:t>above?</w:t>
      </w:r>
      <w:proofErr w:type="gramEnd"/>
    </w:p>
  </w:comment>
  <w:comment w:id="122" w:author="Cassandra WALKER" w:date="2023-05-25T19:24:00Z" w:initials="CW">
    <w:p w14:paraId="32C7F142" w14:textId="5ECEFD7E" w:rsidR="00F63861" w:rsidRDefault="00F63861">
      <w:pPr>
        <w:pStyle w:val="CommentText"/>
      </w:pPr>
      <w:r>
        <w:rPr>
          <w:rStyle w:val="CommentReference"/>
        </w:rPr>
        <w:annotationRef/>
      </w:r>
      <w:r>
        <w:t>This is a question to you @alirah. I</w:t>
      </w:r>
      <w:r w:rsidR="00316DF5">
        <w:t xml:space="preserve">t would be good to ask them to submit a report I think, in the interim that you compile all the country </w:t>
      </w:r>
      <w:proofErr w:type="gramStart"/>
      <w:r w:rsidR="00316DF5">
        <w:t>analyses?</w:t>
      </w:r>
      <w:proofErr w:type="gramEnd"/>
      <w:r w:rsidR="00316DF5">
        <w:t xml:space="preserve"> Here I would only include their report.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9FD661" w15:done="1"/>
  <w15:commentEx w15:paraId="4FAE189F" w15:done="0"/>
  <w15:commentEx w15:paraId="5BABCCC7" w15:paraIdParent="4FAE189F" w15:done="0"/>
  <w15:commentEx w15:paraId="5DBF56E8" w15:done="0"/>
  <w15:commentEx w15:paraId="2B766051" w15:paraIdParent="5DBF56E8" w15:done="0"/>
  <w15:commentEx w15:paraId="6A7E4F68" w15:paraIdParent="5DBF56E8" w15:done="0"/>
  <w15:commentEx w15:paraId="1E86ECB3" w15:paraIdParent="5DBF56E8" w15:done="0"/>
  <w15:commentEx w15:paraId="64DEEE53" w15:done="0"/>
  <w15:commentEx w15:paraId="72E764AF" w15:done="0"/>
  <w15:commentEx w15:paraId="718D4CD2" w15:done="0"/>
  <w15:commentEx w15:paraId="70C1F4EB" w15:done="0"/>
  <w15:commentEx w15:paraId="6E15CF1F" w15:done="1"/>
  <w15:commentEx w15:paraId="5E05DD75" w15:done="1"/>
  <w15:commentEx w15:paraId="7D2C5C75" w15:done="0"/>
  <w15:commentEx w15:paraId="3F119EF4" w15:done="0"/>
  <w15:commentEx w15:paraId="3FDD1A52" w15:done="0"/>
  <w15:commentEx w15:paraId="1DC458F8" w15:done="0"/>
  <w15:commentEx w15:paraId="32C7F1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411F0" w16cex:dateUtc="2022-11-07T22:23:00Z"/>
  <w16cex:commentExtensible w16cex:durableId="27141218" w16cex:dateUtc="2022-11-07T22:24:00Z"/>
  <w16cex:commentExtensible w16cex:durableId="2806693E" w16cex:dateUtc="2023-05-10T17:04:00Z"/>
  <w16cex:commentExtensible w16cex:durableId="26E82B01" w16cex:dateUtc="2022-10-05T14:10:00Z"/>
  <w16cex:commentExtensible w16cex:durableId="27140DD0" w16cex:dateUtc="2022-11-07T22:05:00Z"/>
  <w16cex:commentExtensible w16cex:durableId="2806695C" w16cex:dateUtc="2023-05-10T17:05:00Z"/>
  <w16cex:commentExtensible w16cex:durableId="28073150" w16cex:dateUtc="2023-05-11T02:48:00Z"/>
  <w16cex:commentExtensible w16cex:durableId="281A301D" w16cex:dateUtc="2023-05-25T17:06:00Z"/>
  <w16cex:commentExtensible w16cex:durableId="281A30B2" w16cex:dateUtc="2023-05-25T17:08:00Z"/>
  <w16cex:commentExtensible w16cex:durableId="281A30E4" w16cex:dateUtc="2023-05-25T17:09:00Z"/>
  <w16cex:commentExtensible w16cex:durableId="281A351A" w16cex:dateUtc="2023-05-25T17:27:00Z"/>
  <w16cex:commentExtensible w16cex:durableId="271413C9" w16cex:dateUtc="2022-11-07T22:31:00Z"/>
  <w16cex:commentExtensible w16cex:durableId="28175E76" w16cex:dateUtc="2023-05-23T13:47:00Z"/>
  <w16cex:commentExtensible w16cex:durableId="281A3352" w16cex:dateUtc="2023-05-25T17:19:00Z"/>
  <w16cex:commentExtensible w16cex:durableId="281A33C3" w16cex:dateUtc="2023-05-25T17:21:00Z"/>
  <w16cex:commentExtensible w16cex:durableId="281A3417" w16cex:dateUtc="2023-05-25T17:23:00Z"/>
  <w16cex:commentExtensible w16cex:durableId="281A344B" w16cex:dateUtc="2023-05-25T17:23:00Z"/>
  <w16cex:commentExtensible w16cex:durableId="281A345B" w16cex:dateUtc="2023-05-25T1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9FD661" w16cid:durableId="271411F0"/>
  <w16cid:commentId w16cid:paraId="4FAE189F" w16cid:durableId="27141218"/>
  <w16cid:commentId w16cid:paraId="5BABCCC7" w16cid:durableId="2806693E"/>
  <w16cid:commentId w16cid:paraId="5DBF56E8" w16cid:durableId="26E82B01"/>
  <w16cid:commentId w16cid:paraId="2B766051" w16cid:durableId="27140DD0"/>
  <w16cid:commentId w16cid:paraId="6A7E4F68" w16cid:durableId="2806695C"/>
  <w16cid:commentId w16cid:paraId="1E86ECB3" w16cid:durableId="28073150"/>
  <w16cid:commentId w16cid:paraId="64DEEE53" w16cid:durableId="281A301D"/>
  <w16cid:commentId w16cid:paraId="72E764AF" w16cid:durableId="281A30B2"/>
  <w16cid:commentId w16cid:paraId="718D4CD2" w16cid:durableId="281A30E4"/>
  <w16cid:commentId w16cid:paraId="70C1F4EB" w16cid:durableId="281A351A"/>
  <w16cid:commentId w16cid:paraId="6E15CF1F" w16cid:durableId="271413C9"/>
  <w16cid:commentId w16cid:paraId="5E05DD75" w16cid:durableId="28175E76"/>
  <w16cid:commentId w16cid:paraId="7D2C5C75" w16cid:durableId="281A3352"/>
  <w16cid:commentId w16cid:paraId="3F119EF4" w16cid:durableId="281A33C3"/>
  <w16cid:commentId w16cid:paraId="3FDD1A52" w16cid:durableId="281A3417"/>
  <w16cid:commentId w16cid:paraId="1DC458F8" w16cid:durableId="281A344B"/>
  <w16cid:commentId w16cid:paraId="32C7F142" w16cid:durableId="281A34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12698" w14:textId="77777777" w:rsidR="00CA7303" w:rsidRDefault="00CA7303" w:rsidP="0084455B">
      <w:r>
        <w:separator/>
      </w:r>
    </w:p>
  </w:endnote>
  <w:endnote w:type="continuationSeparator" w:id="0">
    <w:p w14:paraId="06CBA030" w14:textId="77777777" w:rsidR="00CA7303" w:rsidRDefault="00CA7303" w:rsidP="0084455B">
      <w:r>
        <w:continuationSeparator/>
      </w:r>
    </w:p>
  </w:endnote>
  <w:endnote w:type="continuationNotice" w:id="1">
    <w:p w14:paraId="71FA22E4" w14:textId="77777777" w:rsidR="00CA7303" w:rsidRDefault="00CA73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altName w:val="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body">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2DC14" w14:textId="77777777" w:rsidR="00B4790C" w:rsidRDefault="00B479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2B9EC" w14:textId="1BF5EC05" w:rsidR="00DB3CA5" w:rsidRPr="00925C84" w:rsidRDefault="00DB3CA5" w:rsidP="00925C84">
    <w:pPr>
      <w:pStyle w:val="Footer"/>
      <w:rPr>
        <w:rFonts w:ascii="Open Sans" w:hAnsi="Open Sans"/>
        <w:sz w:val="15"/>
        <w:szCs w:val="15"/>
      </w:rPr>
    </w:pPr>
    <w:r w:rsidRPr="0093010E">
      <w:rPr>
        <w:rFonts w:ascii="Open Sans" w:hAnsi="Open Sans"/>
        <w:sz w:val="15"/>
        <w:szCs w:val="15"/>
      </w:rPr>
      <w:t>P</w:t>
    </w:r>
    <w:r>
      <w:rPr>
        <w:rFonts w:ascii="Open Sans" w:hAnsi="Open Sans"/>
        <w:sz w:val="15"/>
        <w:szCs w:val="15"/>
      </w:rPr>
      <w:t>age</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PAGE  \* Arabic  \* MERGEFORMAT</w:instrText>
    </w:r>
    <w:r w:rsidRPr="0093010E">
      <w:rPr>
        <w:rFonts w:ascii="Open Sans" w:hAnsi="Open Sans"/>
        <w:color w:val="2B579A"/>
        <w:sz w:val="15"/>
        <w:szCs w:val="15"/>
        <w:shd w:val="clear" w:color="auto" w:fill="E6E6E6"/>
      </w:rPr>
      <w:fldChar w:fldCharType="separate"/>
    </w:r>
    <w:r w:rsidR="006F50C9">
      <w:rPr>
        <w:rFonts w:ascii="Open Sans" w:hAnsi="Open Sans"/>
        <w:noProof/>
        <w:sz w:val="15"/>
        <w:szCs w:val="15"/>
      </w:rPr>
      <w:t>3</w:t>
    </w:r>
    <w:r w:rsidRPr="0093010E">
      <w:rPr>
        <w:rFonts w:ascii="Open Sans" w:hAnsi="Open Sans"/>
        <w:color w:val="2B579A"/>
        <w:sz w:val="15"/>
        <w:szCs w:val="15"/>
        <w:shd w:val="clear" w:color="auto" w:fill="E6E6E6"/>
      </w:rPr>
      <w:fldChar w:fldCharType="end"/>
    </w:r>
    <w:r>
      <w:rPr>
        <w:rFonts w:ascii="Open Sans" w:hAnsi="Open Sans"/>
        <w:sz w:val="15"/>
        <w:szCs w:val="15"/>
      </w:rPr>
      <w:t xml:space="preserve"> of</w:t>
    </w:r>
    <w:r w:rsidRPr="0093010E">
      <w:rPr>
        <w:rFonts w:ascii="Open Sans" w:hAnsi="Open Sans"/>
        <w:sz w:val="15"/>
        <w:szCs w:val="15"/>
      </w:rPr>
      <w:t xml:space="preserve"> </w:t>
    </w:r>
    <w:r w:rsidRPr="0093010E">
      <w:rPr>
        <w:rFonts w:ascii="Open Sans" w:hAnsi="Open Sans"/>
        <w:color w:val="2B579A"/>
        <w:sz w:val="15"/>
        <w:szCs w:val="15"/>
        <w:shd w:val="clear" w:color="auto" w:fill="E6E6E6"/>
      </w:rPr>
      <w:fldChar w:fldCharType="begin"/>
    </w:r>
    <w:r w:rsidRPr="0093010E">
      <w:rPr>
        <w:rFonts w:ascii="Open Sans" w:hAnsi="Open Sans"/>
        <w:sz w:val="15"/>
        <w:szCs w:val="15"/>
      </w:rPr>
      <w:instrText>NUMPAGES  \* Arabic  \* MERGEFORMAT</w:instrText>
    </w:r>
    <w:r w:rsidRPr="0093010E">
      <w:rPr>
        <w:rFonts w:ascii="Open Sans" w:hAnsi="Open Sans"/>
        <w:color w:val="2B579A"/>
        <w:sz w:val="15"/>
        <w:szCs w:val="15"/>
        <w:shd w:val="clear" w:color="auto" w:fill="E6E6E6"/>
      </w:rPr>
      <w:fldChar w:fldCharType="separate"/>
    </w:r>
    <w:r w:rsidR="006F50C9">
      <w:rPr>
        <w:rFonts w:ascii="Open Sans" w:hAnsi="Open Sans"/>
        <w:noProof/>
        <w:sz w:val="15"/>
        <w:szCs w:val="15"/>
      </w:rPr>
      <w:t>8</w:t>
    </w:r>
    <w:r w:rsidRPr="0093010E">
      <w:rPr>
        <w:rFonts w:ascii="Open Sans" w:hAnsi="Open Sans"/>
        <w:color w:val="2B579A"/>
        <w:sz w:val="15"/>
        <w:szCs w:val="15"/>
        <w:shd w:val="clear" w:color="auto" w:fill="E6E6E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05F47" w14:textId="7090239A" w:rsidR="00DB3CA5" w:rsidRPr="00C946EB" w:rsidRDefault="00DB3CA5" w:rsidP="008139FC">
    <w:pPr>
      <w:pStyle w:val="Footer"/>
      <w:rPr>
        <w:rFonts w:ascii="Open Sans" w:hAnsi="Open Sans"/>
        <w:sz w:val="15"/>
        <w:szCs w:val="15"/>
        <w:lang w:val="it-IT"/>
      </w:rPr>
    </w:pPr>
    <w:r w:rsidRPr="00C946EB">
      <w:rPr>
        <w:rFonts w:ascii="Open Sans" w:hAnsi="Open Sans"/>
        <w:sz w:val="15"/>
        <w:szCs w:val="15"/>
        <w:lang w:val="it-IT"/>
      </w:rPr>
      <w:softHyphen/>
    </w:r>
    <w:r w:rsidRPr="00C946EB">
      <w:rPr>
        <w:rFonts w:ascii="Open Sans" w:hAnsi="Open Sans"/>
        <w:sz w:val="15"/>
        <w:szCs w:val="15"/>
        <w:lang w:val="it-IT"/>
      </w:rPr>
      <w:t>Via Cesare Giulio Viola 68/70, 00148 Rome, Italy | T +39 06 65131  F +39 06 6590 632/7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1B1C9" w14:textId="77777777" w:rsidR="00CA7303" w:rsidRDefault="00CA7303" w:rsidP="0084455B">
      <w:r>
        <w:separator/>
      </w:r>
    </w:p>
  </w:footnote>
  <w:footnote w:type="continuationSeparator" w:id="0">
    <w:p w14:paraId="227571E0" w14:textId="77777777" w:rsidR="00CA7303" w:rsidRDefault="00CA7303" w:rsidP="0084455B">
      <w:r>
        <w:continuationSeparator/>
      </w:r>
    </w:p>
  </w:footnote>
  <w:footnote w:type="continuationNotice" w:id="1">
    <w:p w14:paraId="6C941466" w14:textId="77777777" w:rsidR="00CA7303" w:rsidRDefault="00CA73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1A4E8" w14:textId="77777777" w:rsidR="00B4790C" w:rsidRDefault="00B479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6D137" w14:textId="50C9B994" w:rsidR="00DB3CA5" w:rsidRDefault="00DB3CA5" w:rsidP="00925C84">
    <w:pPr>
      <w:pStyle w:val="Header"/>
    </w:pPr>
    <w:r>
      <w:rPr>
        <w:rFonts w:ascii="Open Sans" w:hAnsi="Open Sans"/>
        <w:noProof/>
        <w:color w:val="2B579A"/>
        <w:sz w:val="17"/>
        <w:szCs w:val="17"/>
        <w:shd w:val="clear" w:color="auto" w:fill="E6E6E6"/>
        <w:lang w:val="de-DE" w:eastAsia="de-DE"/>
      </w:rPr>
      <w:drawing>
        <wp:anchor distT="0" distB="0" distL="114300" distR="114300" simplePos="0" relativeHeight="251658240" behindDoc="1" locked="0" layoutInCell="1" allowOverlap="1" wp14:anchorId="3E252AF0" wp14:editId="27C30C1B">
          <wp:simplePos x="0" y="0"/>
          <wp:positionH relativeFrom="page">
            <wp:align>left</wp:align>
          </wp:positionH>
          <wp:positionV relativeFrom="paragraph">
            <wp:posOffset>-836930</wp:posOffset>
          </wp:positionV>
          <wp:extent cx="1327868" cy="670560"/>
          <wp:effectExtent l="0" t="0" r="5715" b="0"/>
          <wp:wrapNone/>
          <wp:docPr id="58" name="Picture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5553" r="85974" b="88172"/>
                  <a:stretch/>
                </pic:blipFill>
                <pic:spPr bwMode="auto">
                  <a:xfrm>
                    <a:off x="0" y="0"/>
                    <a:ext cx="1327868" cy="670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5904D" w14:textId="450C206A" w:rsidR="00DB3CA5" w:rsidRPr="005041A5" w:rsidRDefault="003D2375" w:rsidP="005A7AA3">
    <w:pPr>
      <w:pStyle w:val="Header"/>
      <w:rPr>
        <w:rFonts w:ascii="Open Sans" w:hAnsi="Open Sans"/>
        <w:sz w:val="17"/>
        <w:szCs w:val="17"/>
        <w:lang w:eastAsia="it-IT"/>
      </w:rPr>
    </w:pPr>
    <w:r>
      <w:rPr>
        <w:rFonts w:ascii="Open Sans" w:hAnsi="Open Sans"/>
        <w:noProof/>
        <w:color w:val="2B579A"/>
        <w:sz w:val="17"/>
        <w:szCs w:val="17"/>
        <w:shd w:val="clear" w:color="auto" w:fill="E6E6E6"/>
        <w:lang w:val="de-DE" w:eastAsia="de-DE"/>
      </w:rPr>
      <w:drawing>
        <wp:anchor distT="0" distB="0" distL="114300" distR="114300" simplePos="0" relativeHeight="251658241" behindDoc="1" locked="0" layoutInCell="1" allowOverlap="1" wp14:anchorId="11802665" wp14:editId="65F5890A">
          <wp:simplePos x="0" y="0"/>
          <wp:positionH relativeFrom="page">
            <wp:posOffset>374650</wp:posOffset>
          </wp:positionH>
          <wp:positionV relativeFrom="paragraph">
            <wp:posOffset>-774065</wp:posOffset>
          </wp:positionV>
          <wp:extent cx="969010" cy="564987"/>
          <wp:effectExtent l="0" t="0" r="2540" b="6985"/>
          <wp:wrapNone/>
          <wp:docPr id="59" name="Picture 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a:extLst>
                      <a:ext uri="{C183D7F6-B498-43B3-948B-1728B52AA6E4}">
                        <adec:decorative xmlns:adec="http://schemas.microsoft.com/office/drawing/2017/decorative" val="1"/>
                      </a:ext>
                    </a:extLst>
                  </pic:cNvPr>
                  <pic:cNvPicPr>
                    <a:picLocks noChangeAspect="1" noChangeArrowheads="1"/>
                  </pic:cNvPicPr>
                </pic:nvPicPr>
                <pic:blipFill rotWithShape="1">
                  <a:blip r:embed="rId1">
                    <a:extLst>
                      <a:ext uri="{28A0092B-C50C-407E-A947-70E740481C1C}">
                        <a14:useLocalDpi xmlns:a14="http://schemas.microsoft.com/office/drawing/2010/main" val="0"/>
                      </a:ext>
                    </a:extLst>
                  </a:blip>
                  <a:srcRect t="5553" r="85974" b="88172"/>
                  <a:stretch/>
                </pic:blipFill>
                <pic:spPr bwMode="auto">
                  <a:xfrm>
                    <a:off x="0" y="0"/>
                    <a:ext cx="969010" cy="56498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GIkqT/JeP5ihKz" int2:id="4awb10Z2">
      <int2:state int2:value="Rejected" int2:type="LegacyProofing"/>
    </int2:textHash>
    <int2:textHash int2:hashCode="NE3XhCalWtp5Lj" int2:id="7Ke9T8Np">
      <int2:state int2:value="Rejected" int2:type="LegacyProofing"/>
    </int2:textHash>
    <int2:bookmark int2:bookmarkName="_Int_E3mTh7E2" int2:invalidationBookmarkName="" int2:hashCode="e0dMsLOcF3PXGS" int2:id="64XqcSy2"/>
    <int2:bookmark int2:bookmarkName="_Int_g4Xph8El" int2:invalidationBookmarkName="" int2:hashCode="es1iDylNY2pmxi" int2:id="AUnfKXnJ">
      <int2:state int2:value="Rejected" int2:type="AugLoop_Text_Critique"/>
    </int2:bookmark>
    <int2:bookmark int2:bookmarkName="_Int_P5oDMBdY" int2:invalidationBookmarkName="" int2:hashCode="VRd/LyDcPFdCnc" int2:id="OWHx60vP"/>
    <int2:bookmark int2:bookmarkName="_Int_LHbRd0Zu" int2:invalidationBookmarkName="" int2:hashCode="OcyzLZXt/bzYgv" int2:id="U7FzFmXf"/>
    <int2:bookmark int2:bookmarkName="_Int_ubt7ouAc" int2:invalidationBookmarkName="" int2:hashCode="3+I0vpEvBK1Yxu" int2:id="b6AQ9ELz"/>
    <int2:bookmark int2:bookmarkName="_Int_zTLNKbmT" int2:invalidationBookmarkName="" int2:hashCode="Y1oaAvYOdGaQFD" int2:id="fhj57xLI"/>
    <int2:bookmark int2:bookmarkName="_Int_e6F9327i" int2:invalidationBookmarkName="" int2:hashCode="fmEtvRFckW1bFb" int2:id="pZkllVLd"/>
    <int2:bookmark int2:bookmarkName="_Int_R5tWBHYE" int2:invalidationBookmarkName="" int2:hashCode="lTYj133KaWAkAr" int2:id="uguHBw54"/>
    <int2:bookmark int2:bookmarkName="_Int_faZk71sR" int2:invalidationBookmarkName="" int2:hashCode="cI61guRdlXfyHl" int2:id="xHuagy65"/>
    <int2:bookmark int2:bookmarkName="_Int_8PptSeOj" int2:invalidationBookmarkName="" int2:hashCode="vtlxdbBuaOt/9X" int2:id="xZfqmsxR"/>
  </int2:observations>
  <int2:intelligenceSettings/>
  <int2:onDemandWorkflows>
    <int2:onDemandWorkflow int2:type="SimilarityCheck" int2:paragraphVersions="1125D2E9-366E1A85 3C4A65DE-78850DCF 714BE035-479EB557 76B71822-77777777 37CA2761-19AD5FF3 2B46A926-77777777 7197EBB4-0C364F87 7BA99661-33FB0A37 7AC46C17-31C6E808 58F554ED-77777777 4AFC0C78-2A736CF8 7DB490A8-2BC3C29E 4A3FB22C-39772E2F 50104281-7B6BB393 6CE151B5-77777777 29000D37-3E629789 0311C2C7-5B69F906 461CAC65-39038CB7 414EC055-1D2E15E9 352C071A-6A98E108 6772B319-5AA86088 2A396641-72464F75 535978F6-2AE46AC0 15FF21DE-1C5F7757 77C30E5F-73423396 110B52B8-19662D0C 6195801E-26C6632E 3C4C18E8-4F3908B2 7DE33028-6FCC71DE 2F64AE54-77777777 4CA07A56-77777777 3DC82C8D-77777777 6832CF52-687F6160 00486279-43F35136 73F65BB9-5896533E 4D29C902-708F6DEE 49792817-4803D219 76965B2A-77777777 702D46E6-77777777 73F48C07-77777777 1405D906-77777777 6C6331A1-77777777 5AC95B35-77777777 5E1E6FD8-77777777 6414BAA6-79BCE15C 0A496FD0-77777777 559FD775-77777777 0AECD805-67EDD0BB 7046BC9E-2F84FFD8 160B566F-17866AB1 39D79DE3-3DD4E78E 0FCE41DA-42407895 2700FBB6-4AE1F7B9 53314009-2DA06E96 27E90B4B-77777777 4905A859-33D04783 153989AB-09494014 694282D2-6BCE4ECA 0F1AAD42-4F1E2368 6364ACE4-62ED085A 2ABC850C-525214D0 0A5B168E-142BAABC 12056671-1CFD1088 6DF28809-3EAEF9D8 00B1B0C5-1B4EEA5C 6B092570-2A9DF634 58EE31F2-77777777 44FEFF49-5BD0FF9B 05945C5B-2829849B 27A7B174-3E4CECE9 674F70ED-5F8A3F08 6DAC205E-27A5FB94 7F62A20B-74C4E507 05EF6F6B-23FCC12D 4D92133E-77777777 77F91447-77777777 298BD112-77777777 73E05AF4-77777777 010E446C-77777777 544F302C-1A6C8065 7CF7E993-7208C5BE 4DC8AFFA-1F0E3DC8 2713E22A-39DDCDAB 40D81EA7-0D27E3C1 3E1CCBC1-4E5921AE 71C171D8-4C6DDD63 2539574B-2DD2FC41 23D69A69-12240290 7AEE7087-0A830397 285FE8B3-5F2D70F3 026EE609-6D5303D9 737B93ED-24C7996A 66E6CED4-18553B78 3F9982CB-18D73AC5 7F3B6F2C-13F658AF 716AE1AA-77777777 2C602CFF-77777777 00AAFE65-77777777 3AEE0E4E-77777777 59A7A738-77777777 0FC6EF55-77777777 5DD83724-77777777 4AC840CF-77777777 7F6B3224-77777777 4E6F9353-77777777 2973C7EC-77777777 59C96A5F-77777777 1F029CD9-77777777 4247FE9C-77777777 5EFF6EFA-77777777 32B16051-2FB39DA9 59C8C6B6-52B32BAE 067C124E-0CFCC395 60D6FA2C-57E7DD8E 324860E6-752B73CA 1DBA1526-1F05F91B 06CA121F-433249DD 1125F566-7B4880F1 7843FE20-27879FB4 63791B0B-19068380 380F53EE-29EF8770 3F13B09F-652BA788 716B9176-56C6F00F 46B84391-28F45F9E 2604FA81-42050704 4410A5A6-4EBB9E12 4DAF9DBB-78D3FE7F 6542F343-1A60CBDE 547B337F-0E79D34D 15736708-72ABE7AB 074453DC-47E37BE3 6351CA01-7D149B89 53BF7336-1A9FE270 72B3B934-02BEAC59 73D4F0E1-67E674A6 4B29E4A5-0F15E57E 21355FFD-5611CD71 17B042C8-04034A83 5FFEAC46-0D4E2AA2 4823ED6B-0AC62E52 3C68BAE4-77777777 18D69AB7-77777777 23901F2F-77777777 74D3AB53-7EE00B85 776086F6-58F660D5 4D26764A-5254541D 058ED06B-0BA19EC3 5794D683-69844635 67569005-77777777 6B85D85B-52D7AAB6 36BCEA59-5BA302FC 5D55007E-0A678B6C 476E85BF-55ABC51E 15D166EF-77777777 3B24972E-760DCABF 6B370CF4-1F0B15BB 55F7993E-659DB7FE 37B3A402-06BCB8CC 5B35BA08-71D18C22 1D55B38C-77777777 4B7FBC47-043C6E07 63B6D137-4D94B99D 0C55904D-0B02FD94 3642B9EC-782EBB55 54505F47-7090239A"/>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039C8"/>
    <w:multiLevelType w:val="hybridMultilevel"/>
    <w:tmpl w:val="452AD8F6"/>
    <w:lvl w:ilvl="0" w:tplc="15E0896E">
      <w:start w:val="1"/>
      <w:numFmt w:val="lowerLetter"/>
      <w:lvlText w:val="%1)"/>
      <w:lvlJc w:val="left"/>
      <w:pPr>
        <w:ind w:left="1440" w:hanging="360"/>
      </w:pPr>
      <w:rPr>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DC90EA5"/>
    <w:multiLevelType w:val="hybridMultilevel"/>
    <w:tmpl w:val="D7266F26"/>
    <w:lvl w:ilvl="0" w:tplc="A88EBDCC">
      <w:start w:val="1"/>
      <w:numFmt w:val="decimal"/>
      <w:pStyle w:val="Heading1"/>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45A6B"/>
    <w:multiLevelType w:val="hybridMultilevel"/>
    <w:tmpl w:val="EE88871C"/>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65A3F92"/>
    <w:multiLevelType w:val="hybridMultilevel"/>
    <w:tmpl w:val="13CCE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952774"/>
    <w:multiLevelType w:val="multilevel"/>
    <w:tmpl w:val="7680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B304E"/>
    <w:multiLevelType w:val="hybridMultilevel"/>
    <w:tmpl w:val="EF16A040"/>
    <w:lvl w:ilvl="0" w:tplc="36282152">
      <w:start w:val="1"/>
      <w:numFmt w:val="bullet"/>
      <w:lvlText w:val="•"/>
      <w:lvlJc w:val="left"/>
      <w:pPr>
        <w:ind w:left="720" w:hanging="360"/>
      </w:pPr>
      <w:rPr>
        <w:rFonts w:ascii="Arial" w:hAnsi="Arial" w:hint="default"/>
      </w:rPr>
    </w:lvl>
    <w:lvl w:ilvl="1" w:tplc="93500DE6">
      <w:start w:val="1"/>
      <w:numFmt w:val="bullet"/>
      <w:lvlText w:val="o"/>
      <w:lvlJc w:val="left"/>
      <w:pPr>
        <w:ind w:left="1440" w:hanging="360"/>
      </w:pPr>
      <w:rPr>
        <w:rFonts w:ascii="Courier New" w:hAnsi="Courier New" w:hint="default"/>
      </w:rPr>
    </w:lvl>
    <w:lvl w:ilvl="2" w:tplc="7260429E">
      <w:start w:val="1"/>
      <w:numFmt w:val="bullet"/>
      <w:lvlText w:val=""/>
      <w:lvlJc w:val="left"/>
      <w:pPr>
        <w:ind w:left="2160" w:hanging="360"/>
      </w:pPr>
      <w:rPr>
        <w:rFonts w:ascii="Wingdings" w:hAnsi="Wingdings" w:hint="default"/>
      </w:rPr>
    </w:lvl>
    <w:lvl w:ilvl="3" w:tplc="124C5126">
      <w:start w:val="1"/>
      <w:numFmt w:val="bullet"/>
      <w:lvlText w:val=""/>
      <w:lvlJc w:val="left"/>
      <w:pPr>
        <w:ind w:left="2880" w:hanging="360"/>
      </w:pPr>
      <w:rPr>
        <w:rFonts w:ascii="Symbol" w:hAnsi="Symbol" w:hint="default"/>
      </w:rPr>
    </w:lvl>
    <w:lvl w:ilvl="4" w:tplc="80328A96">
      <w:start w:val="1"/>
      <w:numFmt w:val="bullet"/>
      <w:lvlText w:val="o"/>
      <w:lvlJc w:val="left"/>
      <w:pPr>
        <w:ind w:left="3600" w:hanging="360"/>
      </w:pPr>
      <w:rPr>
        <w:rFonts w:ascii="Courier New" w:hAnsi="Courier New" w:hint="default"/>
      </w:rPr>
    </w:lvl>
    <w:lvl w:ilvl="5" w:tplc="1A0449E8">
      <w:start w:val="1"/>
      <w:numFmt w:val="bullet"/>
      <w:lvlText w:val=""/>
      <w:lvlJc w:val="left"/>
      <w:pPr>
        <w:ind w:left="4320" w:hanging="360"/>
      </w:pPr>
      <w:rPr>
        <w:rFonts w:ascii="Wingdings" w:hAnsi="Wingdings" w:hint="default"/>
      </w:rPr>
    </w:lvl>
    <w:lvl w:ilvl="6" w:tplc="D5BE5978">
      <w:start w:val="1"/>
      <w:numFmt w:val="bullet"/>
      <w:lvlText w:val=""/>
      <w:lvlJc w:val="left"/>
      <w:pPr>
        <w:ind w:left="5040" w:hanging="360"/>
      </w:pPr>
      <w:rPr>
        <w:rFonts w:ascii="Symbol" w:hAnsi="Symbol" w:hint="default"/>
      </w:rPr>
    </w:lvl>
    <w:lvl w:ilvl="7" w:tplc="EB3C1F7E">
      <w:start w:val="1"/>
      <w:numFmt w:val="bullet"/>
      <w:lvlText w:val="o"/>
      <w:lvlJc w:val="left"/>
      <w:pPr>
        <w:ind w:left="5760" w:hanging="360"/>
      </w:pPr>
      <w:rPr>
        <w:rFonts w:ascii="Courier New" w:hAnsi="Courier New" w:hint="default"/>
      </w:rPr>
    </w:lvl>
    <w:lvl w:ilvl="8" w:tplc="8A28AFDA">
      <w:start w:val="1"/>
      <w:numFmt w:val="bullet"/>
      <w:lvlText w:val=""/>
      <w:lvlJc w:val="left"/>
      <w:pPr>
        <w:ind w:left="6480" w:hanging="360"/>
      </w:pPr>
      <w:rPr>
        <w:rFonts w:ascii="Wingdings" w:hAnsi="Wingdings" w:hint="default"/>
      </w:rPr>
    </w:lvl>
  </w:abstractNum>
  <w:abstractNum w:abstractNumId="6" w15:restartNumberingAfterBreak="0">
    <w:nsid w:val="1FBC3883"/>
    <w:multiLevelType w:val="hybridMultilevel"/>
    <w:tmpl w:val="5FDC0CE2"/>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819069D"/>
    <w:multiLevelType w:val="hybridMultilevel"/>
    <w:tmpl w:val="EA52CA44"/>
    <w:lvl w:ilvl="0" w:tplc="A97A24BA">
      <w:start w:val="1"/>
      <w:numFmt w:val="lowerLetter"/>
      <w:lvlText w:val="%1)"/>
      <w:lvlJc w:val="left"/>
      <w:pPr>
        <w:ind w:left="720" w:hanging="360"/>
      </w:pPr>
      <w:rPr>
        <w:b/>
        <w:bCs/>
      </w:rPr>
    </w:lvl>
    <w:lvl w:ilvl="1" w:tplc="08090001">
      <w:start w:val="1"/>
      <w:numFmt w:val="bullet"/>
      <w:lvlText w:val=""/>
      <w:lvlJc w:val="left"/>
      <w:pPr>
        <w:ind w:left="1440" w:hanging="360"/>
      </w:pPr>
      <w:rPr>
        <w:rFonts w:ascii="Symbol" w:hAnsi="Symbol" w:hint="default"/>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08117A"/>
    <w:multiLevelType w:val="hybridMultilevel"/>
    <w:tmpl w:val="FFFFFFFF"/>
    <w:lvl w:ilvl="0" w:tplc="E5D4BAA0">
      <w:start w:val="1"/>
      <w:numFmt w:val="bullet"/>
      <w:lvlText w:val=""/>
      <w:lvlJc w:val="left"/>
      <w:pPr>
        <w:ind w:left="720" w:hanging="360"/>
      </w:pPr>
      <w:rPr>
        <w:rFonts w:ascii="Symbol" w:hAnsi="Symbol" w:hint="default"/>
      </w:rPr>
    </w:lvl>
    <w:lvl w:ilvl="1" w:tplc="41D05400">
      <w:start w:val="1"/>
      <w:numFmt w:val="bullet"/>
      <w:lvlText w:val=""/>
      <w:lvlJc w:val="left"/>
      <w:pPr>
        <w:ind w:left="1080" w:hanging="360"/>
      </w:pPr>
      <w:rPr>
        <w:rFonts w:ascii="Symbol" w:hAnsi="Symbol" w:hint="default"/>
      </w:rPr>
    </w:lvl>
    <w:lvl w:ilvl="2" w:tplc="17349CF0">
      <w:start w:val="1"/>
      <w:numFmt w:val="bullet"/>
      <w:lvlText w:val=""/>
      <w:lvlJc w:val="left"/>
      <w:pPr>
        <w:ind w:left="2160" w:hanging="360"/>
      </w:pPr>
      <w:rPr>
        <w:rFonts w:ascii="Wingdings" w:hAnsi="Wingdings" w:hint="default"/>
      </w:rPr>
    </w:lvl>
    <w:lvl w:ilvl="3" w:tplc="235E462C">
      <w:start w:val="1"/>
      <w:numFmt w:val="bullet"/>
      <w:lvlText w:val=""/>
      <w:lvlJc w:val="left"/>
      <w:pPr>
        <w:ind w:left="2880" w:hanging="360"/>
      </w:pPr>
      <w:rPr>
        <w:rFonts w:ascii="Symbol" w:hAnsi="Symbol" w:hint="default"/>
      </w:rPr>
    </w:lvl>
    <w:lvl w:ilvl="4" w:tplc="60201F32">
      <w:start w:val="1"/>
      <w:numFmt w:val="bullet"/>
      <w:lvlText w:val="o"/>
      <w:lvlJc w:val="left"/>
      <w:pPr>
        <w:ind w:left="3600" w:hanging="360"/>
      </w:pPr>
      <w:rPr>
        <w:rFonts w:ascii="Courier New" w:hAnsi="Courier New" w:hint="default"/>
      </w:rPr>
    </w:lvl>
    <w:lvl w:ilvl="5" w:tplc="07A826BE">
      <w:start w:val="1"/>
      <w:numFmt w:val="bullet"/>
      <w:lvlText w:val=""/>
      <w:lvlJc w:val="left"/>
      <w:pPr>
        <w:ind w:left="4320" w:hanging="360"/>
      </w:pPr>
      <w:rPr>
        <w:rFonts w:ascii="Wingdings" w:hAnsi="Wingdings" w:hint="default"/>
      </w:rPr>
    </w:lvl>
    <w:lvl w:ilvl="6" w:tplc="C618F8FA">
      <w:start w:val="1"/>
      <w:numFmt w:val="bullet"/>
      <w:lvlText w:val=""/>
      <w:lvlJc w:val="left"/>
      <w:pPr>
        <w:ind w:left="5040" w:hanging="360"/>
      </w:pPr>
      <w:rPr>
        <w:rFonts w:ascii="Symbol" w:hAnsi="Symbol" w:hint="default"/>
      </w:rPr>
    </w:lvl>
    <w:lvl w:ilvl="7" w:tplc="5B88017C">
      <w:start w:val="1"/>
      <w:numFmt w:val="bullet"/>
      <w:lvlText w:val="o"/>
      <w:lvlJc w:val="left"/>
      <w:pPr>
        <w:ind w:left="5760" w:hanging="360"/>
      </w:pPr>
      <w:rPr>
        <w:rFonts w:ascii="Courier New" w:hAnsi="Courier New" w:hint="default"/>
      </w:rPr>
    </w:lvl>
    <w:lvl w:ilvl="8" w:tplc="2E32B7D8">
      <w:start w:val="1"/>
      <w:numFmt w:val="bullet"/>
      <w:lvlText w:val=""/>
      <w:lvlJc w:val="left"/>
      <w:pPr>
        <w:ind w:left="6480" w:hanging="360"/>
      </w:pPr>
      <w:rPr>
        <w:rFonts w:ascii="Wingdings" w:hAnsi="Wingdings" w:hint="default"/>
      </w:rPr>
    </w:lvl>
  </w:abstractNum>
  <w:abstractNum w:abstractNumId="9" w15:restartNumberingAfterBreak="0">
    <w:nsid w:val="320B051A"/>
    <w:multiLevelType w:val="hybridMultilevel"/>
    <w:tmpl w:val="250C8B3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2621A81"/>
    <w:multiLevelType w:val="hybridMultilevel"/>
    <w:tmpl w:val="E5745422"/>
    <w:lvl w:ilvl="0" w:tplc="FFFFFFFF">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754AC5"/>
    <w:multiLevelType w:val="hybridMultilevel"/>
    <w:tmpl w:val="B97EA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6C28C2"/>
    <w:multiLevelType w:val="hybridMultilevel"/>
    <w:tmpl w:val="DA78B38A"/>
    <w:lvl w:ilvl="0" w:tplc="FFFFFFFF">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9013D1"/>
    <w:multiLevelType w:val="hybridMultilevel"/>
    <w:tmpl w:val="FD925A8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8140769"/>
    <w:multiLevelType w:val="hybridMultilevel"/>
    <w:tmpl w:val="145A1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EC1CF3"/>
    <w:multiLevelType w:val="hybridMultilevel"/>
    <w:tmpl w:val="D3142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3123DDE"/>
    <w:multiLevelType w:val="multilevel"/>
    <w:tmpl w:val="6A1886A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33D3F90"/>
    <w:multiLevelType w:val="hybridMultilevel"/>
    <w:tmpl w:val="87961CE6"/>
    <w:lvl w:ilvl="0" w:tplc="24B22144">
      <w:start w:val="1"/>
      <w:numFmt w:val="bullet"/>
      <w:lvlText w:val="-"/>
      <w:lvlJc w:val="left"/>
      <w:pPr>
        <w:ind w:left="720" w:hanging="360"/>
      </w:pPr>
      <w:rPr>
        <w:rFonts w:ascii="Open Sans" w:eastAsiaTheme="minorEastAsi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81803E1"/>
    <w:multiLevelType w:val="hybridMultilevel"/>
    <w:tmpl w:val="FA38FA42"/>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9" w15:restartNumberingAfterBreak="0">
    <w:nsid w:val="49ED40FA"/>
    <w:multiLevelType w:val="hybridMultilevel"/>
    <w:tmpl w:val="040A317E"/>
    <w:lvl w:ilvl="0" w:tplc="04090019">
      <w:start w:val="1"/>
      <w:numFmt w:val="lowerLetter"/>
      <w:lvlText w:val="%1."/>
      <w:lvlJc w:val="left"/>
      <w:pPr>
        <w:tabs>
          <w:tab w:val="num" w:pos="720"/>
        </w:tabs>
        <w:ind w:left="720" w:hanging="360"/>
      </w:pPr>
      <w:rPr>
        <w:rFonts w:hint="default"/>
      </w:rPr>
    </w:lvl>
    <w:lvl w:ilvl="1" w:tplc="B97EC350" w:tentative="1">
      <w:start w:val="1"/>
      <w:numFmt w:val="bullet"/>
      <w:lvlText w:val="•"/>
      <w:lvlJc w:val="left"/>
      <w:pPr>
        <w:tabs>
          <w:tab w:val="num" w:pos="1440"/>
        </w:tabs>
        <w:ind w:left="1440" w:hanging="360"/>
      </w:pPr>
      <w:rPr>
        <w:rFonts w:ascii="Arial" w:hAnsi="Arial" w:hint="default"/>
      </w:rPr>
    </w:lvl>
    <w:lvl w:ilvl="2" w:tplc="9092B3E0" w:tentative="1">
      <w:start w:val="1"/>
      <w:numFmt w:val="bullet"/>
      <w:lvlText w:val="•"/>
      <w:lvlJc w:val="left"/>
      <w:pPr>
        <w:tabs>
          <w:tab w:val="num" w:pos="2160"/>
        </w:tabs>
        <w:ind w:left="2160" w:hanging="360"/>
      </w:pPr>
      <w:rPr>
        <w:rFonts w:ascii="Arial" w:hAnsi="Arial" w:hint="default"/>
      </w:rPr>
    </w:lvl>
    <w:lvl w:ilvl="3" w:tplc="1A4AE012" w:tentative="1">
      <w:start w:val="1"/>
      <w:numFmt w:val="bullet"/>
      <w:lvlText w:val="•"/>
      <w:lvlJc w:val="left"/>
      <w:pPr>
        <w:tabs>
          <w:tab w:val="num" w:pos="2880"/>
        </w:tabs>
        <w:ind w:left="2880" w:hanging="360"/>
      </w:pPr>
      <w:rPr>
        <w:rFonts w:ascii="Arial" w:hAnsi="Arial" w:hint="default"/>
      </w:rPr>
    </w:lvl>
    <w:lvl w:ilvl="4" w:tplc="C9E60830" w:tentative="1">
      <w:start w:val="1"/>
      <w:numFmt w:val="bullet"/>
      <w:lvlText w:val="•"/>
      <w:lvlJc w:val="left"/>
      <w:pPr>
        <w:tabs>
          <w:tab w:val="num" w:pos="3600"/>
        </w:tabs>
        <w:ind w:left="3600" w:hanging="360"/>
      </w:pPr>
      <w:rPr>
        <w:rFonts w:ascii="Arial" w:hAnsi="Arial" w:hint="default"/>
      </w:rPr>
    </w:lvl>
    <w:lvl w:ilvl="5" w:tplc="86EA288A" w:tentative="1">
      <w:start w:val="1"/>
      <w:numFmt w:val="bullet"/>
      <w:lvlText w:val="•"/>
      <w:lvlJc w:val="left"/>
      <w:pPr>
        <w:tabs>
          <w:tab w:val="num" w:pos="4320"/>
        </w:tabs>
        <w:ind w:left="4320" w:hanging="360"/>
      </w:pPr>
      <w:rPr>
        <w:rFonts w:ascii="Arial" w:hAnsi="Arial" w:hint="default"/>
      </w:rPr>
    </w:lvl>
    <w:lvl w:ilvl="6" w:tplc="A3EE81A2" w:tentative="1">
      <w:start w:val="1"/>
      <w:numFmt w:val="bullet"/>
      <w:lvlText w:val="•"/>
      <w:lvlJc w:val="left"/>
      <w:pPr>
        <w:tabs>
          <w:tab w:val="num" w:pos="5040"/>
        </w:tabs>
        <w:ind w:left="5040" w:hanging="360"/>
      </w:pPr>
      <w:rPr>
        <w:rFonts w:ascii="Arial" w:hAnsi="Arial" w:hint="default"/>
      </w:rPr>
    </w:lvl>
    <w:lvl w:ilvl="7" w:tplc="CB92339E" w:tentative="1">
      <w:start w:val="1"/>
      <w:numFmt w:val="bullet"/>
      <w:lvlText w:val="•"/>
      <w:lvlJc w:val="left"/>
      <w:pPr>
        <w:tabs>
          <w:tab w:val="num" w:pos="5760"/>
        </w:tabs>
        <w:ind w:left="5760" w:hanging="360"/>
      </w:pPr>
      <w:rPr>
        <w:rFonts w:ascii="Arial" w:hAnsi="Arial" w:hint="default"/>
      </w:rPr>
    </w:lvl>
    <w:lvl w:ilvl="8" w:tplc="B6125D3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6361D8D"/>
    <w:multiLevelType w:val="hybridMultilevel"/>
    <w:tmpl w:val="C4D48E4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BD67B91"/>
    <w:multiLevelType w:val="hybridMultilevel"/>
    <w:tmpl w:val="EED4C7EE"/>
    <w:lvl w:ilvl="0" w:tplc="A63A92B0">
      <w:start w:val="1"/>
      <w:numFmt w:val="lowerRoman"/>
      <w:lvlText w:val="%1."/>
      <w:lvlJc w:val="right"/>
      <w:pPr>
        <w:ind w:left="720" w:hanging="360"/>
      </w:pPr>
      <w:rPr>
        <w:b w:val="0"/>
        <w:bCs w:val="0"/>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C586451"/>
    <w:multiLevelType w:val="hybridMultilevel"/>
    <w:tmpl w:val="75D61E7E"/>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D067AEE"/>
    <w:multiLevelType w:val="hybridMultilevel"/>
    <w:tmpl w:val="F774DA18"/>
    <w:lvl w:ilvl="0" w:tplc="76D40D2E">
      <w:start w:val="1"/>
      <w:numFmt w:val="lowerRoman"/>
      <w:lvlText w:val="%1."/>
      <w:lvlJc w:val="righ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1302A48"/>
    <w:multiLevelType w:val="hybridMultilevel"/>
    <w:tmpl w:val="797E7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2663055"/>
    <w:multiLevelType w:val="hybridMultilevel"/>
    <w:tmpl w:val="0C14BBC8"/>
    <w:lvl w:ilvl="0" w:tplc="5EC63F66">
      <w:start w:val="1"/>
      <w:numFmt w:val="decimal"/>
      <w:lvlText w:val="%1)"/>
      <w:lvlJc w:val="left"/>
      <w:pPr>
        <w:ind w:left="720" w:hanging="360"/>
      </w:pPr>
      <w:rPr>
        <w:rFonts w:asciiTheme="minorHAnsi" w:eastAsiaTheme="minorEastAsia"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49E6234"/>
    <w:multiLevelType w:val="hybridMultilevel"/>
    <w:tmpl w:val="985EE45E"/>
    <w:lvl w:ilvl="0" w:tplc="846A54A8">
      <w:start w:val="1"/>
      <w:numFmt w:val="bullet"/>
      <w:lvlText w:val=""/>
      <w:lvlJc w:val="left"/>
      <w:pPr>
        <w:ind w:left="720" w:hanging="360"/>
      </w:pPr>
      <w:rPr>
        <w:rFonts w:ascii="Symbol" w:hAnsi="Symbol" w:hint="default"/>
      </w:rPr>
    </w:lvl>
    <w:lvl w:ilvl="1" w:tplc="3DF4187A">
      <w:start w:val="1"/>
      <w:numFmt w:val="bullet"/>
      <w:lvlText w:val="o"/>
      <w:lvlJc w:val="left"/>
      <w:pPr>
        <w:ind w:left="1440" w:hanging="360"/>
      </w:pPr>
      <w:rPr>
        <w:rFonts w:ascii="Courier New" w:hAnsi="Courier New" w:hint="default"/>
      </w:rPr>
    </w:lvl>
    <w:lvl w:ilvl="2" w:tplc="502AB36E">
      <w:start w:val="1"/>
      <w:numFmt w:val="bullet"/>
      <w:lvlText w:val=""/>
      <w:lvlJc w:val="left"/>
      <w:pPr>
        <w:ind w:left="2160" w:hanging="360"/>
      </w:pPr>
      <w:rPr>
        <w:rFonts w:ascii="Wingdings" w:hAnsi="Wingdings" w:hint="default"/>
      </w:rPr>
    </w:lvl>
    <w:lvl w:ilvl="3" w:tplc="0AE8AC32">
      <w:start w:val="1"/>
      <w:numFmt w:val="bullet"/>
      <w:lvlText w:val=""/>
      <w:lvlJc w:val="left"/>
      <w:pPr>
        <w:ind w:left="2880" w:hanging="360"/>
      </w:pPr>
      <w:rPr>
        <w:rFonts w:ascii="Symbol" w:hAnsi="Symbol" w:hint="default"/>
      </w:rPr>
    </w:lvl>
    <w:lvl w:ilvl="4" w:tplc="71DED25A">
      <w:start w:val="1"/>
      <w:numFmt w:val="bullet"/>
      <w:lvlText w:val="o"/>
      <w:lvlJc w:val="left"/>
      <w:pPr>
        <w:ind w:left="3600" w:hanging="360"/>
      </w:pPr>
      <w:rPr>
        <w:rFonts w:ascii="Courier New" w:hAnsi="Courier New" w:hint="default"/>
      </w:rPr>
    </w:lvl>
    <w:lvl w:ilvl="5" w:tplc="799AA0EE">
      <w:start w:val="1"/>
      <w:numFmt w:val="bullet"/>
      <w:lvlText w:val=""/>
      <w:lvlJc w:val="left"/>
      <w:pPr>
        <w:ind w:left="4320" w:hanging="360"/>
      </w:pPr>
      <w:rPr>
        <w:rFonts w:ascii="Wingdings" w:hAnsi="Wingdings" w:hint="default"/>
      </w:rPr>
    </w:lvl>
    <w:lvl w:ilvl="6" w:tplc="61464BF8">
      <w:start w:val="1"/>
      <w:numFmt w:val="bullet"/>
      <w:lvlText w:val=""/>
      <w:lvlJc w:val="left"/>
      <w:pPr>
        <w:ind w:left="5040" w:hanging="360"/>
      </w:pPr>
      <w:rPr>
        <w:rFonts w:ascii="Symbol" w:hAnsi="Symbol" w:hint="default"/>
      </w:rPr>
    </w:lvl>
    <w:lvl w:ilvl="7" w:tplc="DF3CB368">
      <w:start w:val="1"/>
      <w:numFmt w:val="bullet"/>
      <w:lvlText w:val="o"/>
      <w:lvlJc w:val="left"/>
      <w:pPr>
        <w:ind w:left="5760" w:hanging="360"/>
      </w:pPr>
      <w:rPr>
        <w:rFonts w:ascii="Courier New" w:hAnsi="Courier New" w:hint="default"/>
      </w:rPr>
    </w:lvl>
    <w:lvl w:ilvl="8" w:tplc="1C044A9E">
      <w:start w:val="1"/>
      <w:numFmt w:val="bullet"/>
      <w:lvlText w:val=""/>
      <w:lvlJc w:val="left"/>
      <w:pPr>
        <w:ind w:left="6480" w:hanging="360"/>
      </w:pPr>
      <w:rPr>
        <w:rFonts w:ascii="Wingdings" w:hAnsi="Wingdings" w:hint="default"/>
      </w:rPr>
    </w:lvl>
  </w:abstractNum>
  <w:abstractNum w:abstractNumId="27" w15:restartNumberingAfterBreak="0">
    <w:nsid w:val="64A56276"/>
    <w:multiLevelType w:val="hybridMultilevel"/>
    <w:tmpl w:val="1DDA83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7FA3E89"/>
    <w:multiLevelType w:val="hybridMultilevel"/>
    <w:tmpl w:val="9D3ED108"/>
    <w:lvl w:ilvl="0" w:tplc="9EA6F6F8">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2586790"/>
    <w:multiLevelType w:val="hybridMultilevel"/>
    <w:tmpl w:val="4C026A52"/>
    <w:lvl w:ilvl="0" w:tplc="35FA0C7C">
      <w:start w:val="1"/>
      <w:numFmt w:val="decimal"/>
      <w:lvlText w:val="%1."/>
      <w:lvlJc w:val="left"/>
      <w:pPr>
        <w:ind w:left="4188" w:hanging="360"/>
      </w:pPr>
      <w:rPr>
        <w:rFonts w:ascii="Open Sans" w:eastAsia="Open Sans" w:hAnsi="Open Sans" w:cs="Open Sans" w:hint="default"/>
        <w:b/>
        <w:bCs/>
        <w:color w:val="000000" w:themeColor="text1"/>
      </w:rPr>
    </w:lvl>
    <w:lvl w:ilvl="1" w:tplc="08090019" w:tentative="1">
      <w:start w:val="1"/>
      <w:numFmt w:val="lowerLetter"/>
      <w:lvlText w:val="%2."/>
      <w:lvlJc w:val="left"/>
      <w:pPr>
        <w:ind w:left="4908" w:hanging="360"/>
      </w:pPr>
    </w:lvl>
    <w:lvl w:ilvl="2" w:tplc="0809001B" w:tentative="1">
      <w:start w:val="1"/>
      <w:numFmt w:val="lowerRoman"/>
      <w:lvlText w:val="%3."/>
      <w:lvlJc w:val="right"/>
      <w:pPr>
        <w:ind w:left="5628" w:hanging="180"/>
      </w:pPr>
    </w:lvl>
    <w:lvl w:ilvl="3" w:tplc="0809000F" w:tentative="1">
      <w:start w:val="1"/>
      <w:numFmt w:val="decimal"/>
      <w:lvlText w:val="%4."/>
      <w:lvlJc w:val="left"/>
      <w:pPr>
        <w:ind w:left="6348" w:hanging="360"/>
      </w:pPr>
    </w:lvl>
    <w:lvl w:ilvl="4" w:tplc="08090019" w:tentative="1">
      <w:start w:val="1"/>
      <w:numFmt w:val="lowerLetter"/>
      <w:lvlText w:val="%5."/>
      <w:lvlJc w:val="left"/>
      <w:pPr>
        <w:ind w:left="7068" w:hanging="360"/>
      </w:pPr>
    </w:lvl>
    <w:lvl w:ilvl="5" w:tplc="0809001B" w:tentative="1">
      <w:start w:val="1"/>
      <w:numFmt w:val="lowerRoman"/>
      <w:lvlText w:val="%6."/>
      <w:lvlJc w:val="right"/>
      <w:pPr>
        <w:ind w:left="7788" w:hanging="180"/>
      </w:pPr>
    </w:lvl>
    <w:lvl w:ilvl="6" w:tplc="0809000F" w:tentative="1">
      <w:start w:val="1"/>
      <w:numFmt w:val="decimal"/>
      <w:lvlText w:val="%7."/>
      <w:lvlJc w:val="left"/>
      <w:pPr>
        <w:ind w:left="8508" w:hanging="360"/>
      </w:pPr>
    </w:lvl>
    <w:lvl w:ilvl="7" w:tplc="08090019" w:tentative="1">
      <w:start w:val="1"/>
      <w:numFmt w:val="lowerLetter"/>
      <w:lvlText w:val="%8."/>
      <w:lvlJc w:val="left"/>
      <w:pPr>
        <w:ind w:left="9228" w:hanging="360"/>
      </w:pPr>
    </w:lvl>
    <w:lvl w:ilvl="8" w:tplc="0809001B" w:tentative="1">
      <w:start w:val="1"/>
      <w:numFmt w:val="lowerRoman"/>
      <w:lvlText w:val="%9."/>
      <w:lvlJc w:val="right"/>
      <w:pPr>
        <w:ind w:left="9948" w:hanging="180"/>
      </w:pPr>
    </w:lvl>
  </w:abstractNum>
  <w:abstractNum w:abstractNumId="30" w15:restartNumberingAfterBreak="0">
    <w:nsid w:val="742613CE"/>
    <w:multiLevelType w:val="hybridMultilevel"/>
    <w:tmpl w:val="0EA64B6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48D276A"/>
    <w:multiLevelType w:val="hybridMultilevel"/>
    <w:tmpl w:val="8662CA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69B5DB9"/>
    <w:multiLevelType w:val="hybridMultilevel"/>
    <w:tmpl w:val="ACD6356E"/>
    <w:lvl w:ilvl="0" w:tplc="0540E7D2">
      <w:start w:val="1"/>
      <w:numFmt w:val="upp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B250BB2"/>
    <w:multiLevelType w:val="hybridMultilevel"/>
    <w:tmpl w:val="91F4E05E"/>
    <w:lvl w:ilvl="0" w:tplc="75441C5C">
      <w:numFmt w:val="bullet"/>
      <w:lvlText w:val=""/>
      <w:lvlJc w:val="left"/>
      <w:pPr>
        <w:ind w:left="720" w:hanging="360"/>
      </w:pPr>
      <w:rPr>
        <w:rFonts w:ascii="Symbol" w:hAnsi="Symbol" w:hint="default"/>
      </w:rPr>
    </w:lvl>
    <w:lvl w:ilvl="1" w:tplc="397805A8" w:tentative="1">
      <w:start w:val="1"/>
      <w:numFmt w:val="bullet"/>
      <w:lvlText w:val="o"/>
      <w:lvlJc w:val="left"/>
      <w:pPr>
        <w:ind w:left="1440" w:hanging="360"/>
      </w:pPr>
      <w:rPr>
        <w:rFonts w:ascii="Courier New" w:hAnsi="Courier New" w:hint="default"/>
      </w:rPr>
    </w:lvl>
    <w:lvl w:ilvl="2" w:tplc="81F8A618" w:tentative="1">
      <w:start w:val="1"/>
      <w:numFmt w:val="bullet"/>
      <w:lvlText w:val=""/>
      <w:lvlJc w:val="left"/>
      <w:pPr>
        <w:ind w:left="2160" w:hanging="360"/>
      </w:pPr>
      <w:rPr>
        <w:rFonts w:ascii="Wingdings" w:hAnsi="Wingdings" w:hint="default"/>
      </w:rPr>
    </w:lvl>
    <w:lvl w:ilvl="3" w:tplc="62C45AA8" w:tentative="1">
      <w:start w:val="1"/>
      <w:numFmt w:val="bullet"/>
      <w:lvlText w:val=""/>
      <w:lvlJc w:val="left"/>
      <w:pPr>
        <w:ind w:left="2880" w:hanging="360"/>
      </w:pPr>
      <w:rPr>
        <w:rFonts w:ascii="Symbol" w:hAnsi="Symbol" w:hint="default"/>
      </w:rPr>
    </w:lvl>
    <w:lvl w:ilvl="4" w:tplc="5C36F0A2" w:tentative="1">
      <w:start w:val="1"/>
      <w:numFmt w:val="bullet"/>
      <w:lvlText w:val="o"/>
      <w:lvlJc w:val="left"/>
      <w:pPr>
        <w:ind w:left="3600" w:hanging="360"/>
      </w:pPr>
      <w:rPr>
        <w:rFonts w:ascii="Courier New" w:hAnsi="Courier New" w:hint="default"/>
      </w:rPr>
    </w:lvl>
    <w:lvl w:ilvl="5" w:tplc="04F469B4" w:tentative="1">
      <w:start w:val="1"/>
      <w:numFmt w:val="bullet"/>
      <w:lvlText w:val=""/>
      <w:lvlJc w:val="left"/>
      <w:pPr>
        <w:ind w:left="4320" w:hanging="360"/>
      </w:pPr>
      <w:rPr>
        <w:rFonts w:ascii="Wingdings" w:hAnsi="Wingdings" w:hint="default"/>
      </w:rPr>
    </w:lvl>
    <w:lvl w:ilvl="6" w:tplc="80468D4A" w:tentative="1">
      <w:start w:val="1"/>
      <w:numFmt w:val="bullet"/>
      <w:lvlText w:val=""/>
      <w:lvlJc w:val="left"/>
      <w:pPr>
        <w:ind w:left="5040" w:hanging="360"/>
      </w:pPr>
      <w:rPr>
        <w:rFonts w:ascii="Symbol" w:hAnsi="Symbol" w:hint="default"/>
      </w:rPr>
    </w:lvl>
    <w:lvl w:ilvl="7" w:tplc="EC120316" w:tentative="1">
      <w:start w:val="1"/>
      <w:numFmt w:val="bullet"/>
      <w:lvlText w:val="o"/>
      <w:lvlJc w:val="left"/>
      <w:pPr>
        <w:ind w:left="5760" w:hanging="360"/>
      </w:pPr>
      <w:rPr>
        <w:rFonts w:ascii="Courier New" w:hAnsi="Courier New" w:hint="default"/>
      </w:rPr>
    </w:lvl>
    <w:lvl w:ilvl="8" w:tplc="DEB42B0A" w:tentative="1">
      <w:start w:val="1"/>
      <w:numFmt w:val="bullet"/>
      <w:lvlText w:val=""/>
      <w:lvlJc w:val="left"/>
      <w:pPr>
        <w:ind w:left="6480" w:hanging="360"/>
      </w:pPr>
      <w:rPr>
        <w:rFonts w:ascii="Wingdings" w:hAnsi="Wingdings" w:hint="default"/>
      </w:rPr>
    </w:lvl>
  </w:abstractNum>
  <w:abstractNum w:abstractNumId="34" w15:restartNumberingAfterBreak="0">
    <w:nsid w:val="7BFA0486"/>
    <w:multiLevelType w:val="hybridMultilevel"/>
    <w:tmpl w:val="69ECE9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95308817">
    <w:abstractNumId w:val="8"/>
  </w:num>
  <w:num w:numId="2" w16cid:durableId="2046246227">
    <w:abstractNumId w:val="1"/>
  </w:num>
  <w:num w:numId="3" w16cid:durableId="836772720">
    <w:abstractNumId w:val="6"/>
  </w:num>
  <w:num w:numId="4" w16cid:durableId="1981156844">
    <w:abstractNumId w:val="33"/>
  </w:num>
  <w:num w:numId="5" w16cid:durableId="31007253">
    <w:abstractNumId w:val="2"/>
  </w:num>
  <w:num w:numId="6" w16cid:durableId="2091612823">
    <w:abstractNumId w:val="22"/>
  </w:num>
  <w:num w:numId="7" w16cid:durableId="1747725386">
    <w:abstractNumId w:val="28"/>
  </w:num>
  <w:num w:numId="8" w16cid:durableId="903638177">
    <w:abstractNumId w:val="7"/>
  </w:num>
  <w:num w:numId="9" w16cid:durableId="427583406">
    <w:abstractNumId w:val="23"/>
  </w:num>
  <w:num w:numId="10" w16cid:durableId="1033656031">
    <w:abstractNumId w:val="0"/>
  </w:num>
  <w:num w:numId="11" w16cid:durableId="1021514789">
    <w:abstractNumId w:val="15"/>
  </w:num>
  <w:num w:numId="12" w16cid:durableId="995760307">
    <w:abstractNumId w:val="27"/>
  </w:num>
  <w:num w:numId="13" w16cid:durableId="1233193935">
    <w:abstractNumId w:val="9"/>
  </w:num>
  <w:num w:numId="14" w16cid:durableId="432553903">
    <w:abstractNumId w:val="9"/>
  </w:num>
  <w:num w:numId="15" w16cid:durableId="268239970">
    <w:abstractNumId w:val="30"/>
  </w:num>
  <w:num w:numId="16" w16cid:durableId="1328751054">
    <w:abstractNumId w:val="19"/>
  </w:num>
  <w:num w:numId="17" w16cid:durableId="2019037720">
    <w:abstractNumId w:val="20"/>
  </w:num>
  <w:num w:numId="18" w16cid:durableId="516693210">
    <w:abstractNumId w:val="34"/>
  </w:num>
  <w:num w:numId="19" w16cid:durableId="154223994">
    <w:abstractNumId w:val="31"/>
  </w:num>
  <w:num w:numId="20" w16cid:durableId="1553812422">
    <w:abstractNumId w:val="14"/>
  </w:num>
  <w:num w:numId="21" w16cid:durableId="355692871">
    <w:abstractNumId w:val="24"/>
  </w:num>
  <w:num w:numId="22" w16cid:durableId="1709332911">
    <w:abstractNumId w:val="3"/>
  </w:num>
  <w:num w:numId="23" w16cid:durableId="507910668">
    <w:abstractNumId w:val="11"/>
  </w:num>
  <w:num w:numId="24" w16cid:durableId="1786389950">
    <w:abstractNumId w:val="18"/>
  </w:num>
  <w:num w:numId="25" w16cid:durableId="1152408927">
    <w:abstractNumId w:val="16"/>
  </w:num>
  <w:num w:numId="26" w16cid:durableId="1520004099">
    <w:abstractNumId w:val="4"/>
  </w:num>
  <w:num w:numId="27" w16cid:durableId="1354113175">
    <w:abstractNumId w:val="10"/>
  </w:num>
  <w:num w:numId="28" w16cid:durableId="1860007451">
    <w:abstractNumId w:val="26"/>
  </w:num>
  <w:num w:numId="29" w16cid:durableId="857697052">
    <w:abstractNumId w:val="5"/>
  </w:num>
  <w:num w:numId="30" w16cid:durableId="2143377880">
    <w:abstractNumId w:val="1"/>
  </w:num>
  <w:num w:numId="31" w16cid:durableId="902520728">
    <w:abstractNumId w:val="32"/>
  </w:num>
  <w:num w:numId="32" w16cid:durableId="1694768917">
    <w:abstractNumId w:val="1"/>
  </w:num>
  <w:num w:numId="33" w16cid:durableId="286785731">
    <w:abstractNumId w:val="12"/>
  </w:num>
  <w:num w:numId="34" w16cid:durableId="426271868">
    <w:abstractNumId w:val="1"/>
  </w:num>
  <w:num w:numId="35" w16cid:durableId="440684481">
    <w:abstractNumId w:val="21"/>
  </w:num>
  <w:num w:numId="36" w16cid:durableId="823081467">
    <w:abstractNumId w:val="1"/>
  </w:num>
  <w:num w:numId="37" w16cid:durableId="1442067733">
    <w:abstractNumId w:val="1"/>
  </w:num>
  <w:num w:numId="38" w16cid:durableId="1850363539">
    <w:abstractNumId w:val="29"/>
  </w:num>
  <w:num w:numId="39" w16cid:durableId="1924023748">
    <w:abstractNumId w:val="1"/>
  </w:num>
  <w:num w:numId="40" w16cid:durableId="1709336602">
    <w:abstractNumId w:val="1"/>
  </w:num>
  <w:num w:numId="41" w16cid:durableId="317273263">
    <w:abstractNumId w:val="25"/>
  </w:num>
  <w:num w:numId="42" w16cid:durableId="609242407">
    <w:abstractNumId w:val="17"/>
  </w:num>
  <w:num w:numId="43" w16cid:durableId="1560941129">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USMANE Salifousanda">
    <w15:presenceInfo w15:providerId="AD" w15:userId="S::salifousanda.ousmane@wfp.org::de0eed82-a73b-4fd1-ae49-ee330e219d1f"/>
  </w15:person>
  <w15:person w15:author="Cassandra WALKER">
    <w15:presenceInfo w15:providerId="AD" w15:userId="S::cassandra.walker@wfp.org::7d551a76-2a3b-46ce-9612-27f9694a0380"/>
  </w15:person>
  <w15:person w15:author="WEYORI Alirah">
    <w15:presenceInfo w15:providerId="AD" w15:userId="S::alirah.weyori@wfp.org::1c7cbaa8-91f0-4806-8632-e4be5028c1b4"/>
  </w15:person>
  <w15:person w15:author="WISHAH Isra">
    <w15:presenceInfo w15:providerId="AD" w15:userId="S::isra.wishah@wfp.org::72089144-da43-4082-a6aa-d77401d50df3"/>
  </w15:person>
  <w15:person w15:author="Cassandra WALKER [2]">
    <w15:presenceInfo w15:providerId="AD" w15:userId="S::cassandra.walker@wfp.org::7d551a76-2a3b-46ce-9612-27f9694a0380"/>
  </w15:person>
  <w15:person w15:author="SALEM Mohamed">
    <w15:presenceInfo w15:providerId="AD" w15:userId="S::mohamed.salem@wfp.org::13f12703-f1ce-4b8b-924c-fe401988a0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283"/>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zMzExMjIxsjC3sDBQ0lEKTi0uzszPAykwNK0FAFK4KNQtAAAA"/>
  </w:docVars>
  <w:rsids>
    <w:rsidRoot w:val="00230D1D"/>
    <w:rsid w:val="00000923"/>
    <w:rsid w:val="000016AF"/>
    <w:rsid w:val="000025C7"/>
    <w:rsid w:val="000033FC"/>
    <w:rsid w:val="0000481A"/>
    <w:rsid w:val="0001029B"/>
    <w:rsid w:val="00010EC3"/>
    <w:rsid w:val="00011CDC"/>
    <w:rsid w:val="000127F7"/>
    <w:rsid w:val="00012CB6"/>
    <w:rsid w:val="000132AB"/>
    <w:rsid w:val="000135AD"/>
    <w:rsid w:val="00013C9A"/>
    <w:rsid w:val="00014B06"/>
    <w:rsid w:val="00014DBD"/>
    <w:rsid w:val="000168B7"/>
    <w:rsid w:val="000202F6"/>
    <w:rsid w:val="000212AE"/>
    <w:rsid w:val="000217A2"/>
    <w:rsid w:val="000218E9"/>
    <w:rsid w:val="00021C56"/>
    <w:rsid w:val="000231FB"/>
    <w:rsid w:val="00023366"/>
    <w:rsid w:val="00024721"/>
    <w:rsid w:val="00026157"/>
    <w:rsid w:val="00026574"/>
    <w:rsid w:val="000268D2"/>
    <w:rsid w:val="000269AF"/>
    <w:rsid w:val="00026D30"/>
    <w:rsid w:val="000304F3"/>
    <w:rsid w:val="00030B45"/>
    <w:rsid w:val="00030BCC"/>
    <w:rsid w:val="00032EDA"/>
    <w:rsid w:val="00037F72"/>
    <w:rsid w:val="000404A5"/>
    <w:rsid w:val="00040CB4"/>
    <w:rsid w:val="00042D2B"/>
    <w:rsid w:val="000431C2"/>
    <w:rsid w:val="000440DA"/>
    <w:rsid w:val="00045807"/>
    <w:rsid w:val="00047BBA"/>
    <w:rsid w:val="000508AC"/>
    <w:rsid w:val="000512D0"/>
    <w:rsid w:val="00051D0E"/>
    <w:rsid w:val="00051F63"/>
    <w:rsid w:val="000520E6"/>
    <w:rsid w:val="00052405"/>
    <w:rsid w:val="0005302C"/>
    <w:rsid w:val="000544FA"/>
    <w:rsid w:val="00054AD3"/>
    <w:rsid w:val="000552F4"/>
    <w:rsid w:val="000553B9"/>
    <w:rsid w:val="00055E57"/>
    <w:rsid w:val="000566FF"/>
    <w:rsid w:val="00057E01"/>
    <w:rsid w:val="00060641"/>
    <w:rsid w:val="000612D6"/>
    <w:rsid w:val="00062E59"/>
    <w:rsid w:val="00062F03"/>
    <w:rsid w:val="000630D9"/>
    <w:rsid w:val="00064ED7"/>
    <w:rsid w:val="000668EA"/>
    <w:rsid w:val="00066E5C"/>
    <w:rsid w:val="0007054F"/>
    <w:rsid w:val="000709D7"/>
    <w:rsid w:val="000712CA"/>
    <w:rsid w:val="000717D5"/>
    <w:rsid w:val="00071B07"/>
    <w:rsid w:val="00071DB6"/>
    <w:rsid w:val="000733CD"/>
    <w:rsid w:val="00075120"/>
    <w:rsid w:val="0007556E"/>
    <w:rsid w:val="0007617C"/>
    <w:rsid w:val="0007754E"/>
    <w:rsid w:val="00085BAD"/>
    <w:rsid w:val="00086918"/>
    <w:rsid w:val="00090256"/>
    <w:rsid w:val="00090373"/>
    <w:rsid w:val="00090FBC"/>
    <w:rsid w:val="00091292"/>
    <w:rsid w:val="00091A80"/>
    <w:rsid w:val="00095427"/>
    <w:rsid w:val="00096022"/>
    <w:rsid w:val="00096E35"/>
    <w:rsid w:val="00097BC3"/>
    <w:rsid w:val="000A0411"/>
    <w:rsid w:val="000A0B9B"/>
    <w:rsid w:val="000A0CB1"/>
    <w:rsid w:val="000A1041"/>
    <w:rsid w:val="000A16AD"/>
    <w:rsid w:val="000A1B16"/>
    <w:rsid w:val="000A385F"/>
    <w:rsid w:val="000A45E2"/>
    <w:rsid w:val="000A4C11"/>
    <w:rsid w:val="000A5872"/>
    <w:rsid w:val="000A61C2"/>
    <w:rsid w:val="000A635A"/>
    <w:rsid w:val="000A69F0"/>
    <w:rsid w:val="000A6A1D"/>
    <w:rsid w:val="000B0229"/>
    <w:rsid w:val="000B0323"/>
    <w:rsid w:val="000B32AB"/>
    <w:rsid w:val="000B4225"/>
    <w:rsid w:val="000B4801"/>
    <w:rsid w:val="000B506D"/>
    <w:rsid w:val="000B69AC"/>
    <w:rsid w:val="000B76C7"/>
    <w:rsid w:val="000B79C0"/>
    <w:rsid w:val="000C0C00"/>
    <w:rsid w:val="000C1B31"/>
    <w:rsid w:val="000C23E7"/>
    <w:rsid w:val="000C25C8"/>
    <w:rsid w:val="000C2DA7"/>
    <w:rsid w:val="000C301F"/>
    <w:rsid w:val="000C486D"/>
    <w:rsid w:val="000C48F8"/>
    <w:rsid w:val="000C4A02"/>
    <w:rsid w:val="000C53FA"/>
    <w:rsid w:val="000C5877"/>
    <w:rsid w:val="000C5DAA"/>
    <w:rsid w:val="000C7457"/>
    <w:rsid w:val="000C7E56"/>
    <w:rsid w:val="000D036D"/>
    <w:rsid w:val="000D1271"/>
    <w:rsid w:val="000D18F2"/>
    <w:rsid w:val="000D2379"/>
    <w:rsid w:val="000D3004"/>
    <w:rsid w:val="000D34DC"/>
    <w:rsid w:val="000D4523"/>
    <w:rsid w:val="000D4A8D"/>
    <w:rsid w:val="000D4D0E"/>
    <w:rsid w:val="000D60CB"/>
    <w:rsid w:val="000D70DF"/>
    <w:rsid w:val="000D7571"/>
    <w:rsid w:val="000E08EF"/>
    <w:rsid w:val="000E1016"/>
    <w:rsid w:val="000E14D4"/>
    <w:rsid w:val="000E23FE"/>
    <w:rsid w:val="000E2DEE"/>
    <w:rsid w:val="000E4AE0"/>
    <w:rsid w:val="000E5C61"/>
    <w:rsid w:val="000E5D3B"/>
    <w:rsid w:val="000E5DA9"/>
    <w:rsid w:val="000E6308"/>
    <w:rsid w:val="000E6737"/>
    <w:rsid w:val="000E684F"/>
    <w:rsid w:val="000E6CFB"/>
    <w:rsid w:val="000E6E31"/>
    <w:rsid w:val="000E7499"/>
    <w:rsid w:val="000F097C"/>
    <w:rsid w:val="000F2049"/>
    <w:rsid w:val="000F26D6"/>
    <w:rsid w:val="000F2701"/>
    <w:rsid w:val="000F2AF9"/>
    <w:rsid w:val="000F2E25"/>
    <w:rsid w:val="000F2F55"/>
    <w:rsid w:val="000F5094"/>
    <w:rsid w:val="000F5E89"/>
    <w:rsid w:val="000F6AC9"/>
    <w:rsid w:val="000F7AA4"/>
    <w:rsid w:val="00100D7F"/>
    <w:rsid w:val="001011C1"/>
    <w:rsid w:val="00101427"/>
    <w:rsid w:val="001019E7"/>
    <w:rsid w:val="0010360F"/>
    <w:rsid w:val="00103D4D"/>
    <w:rsid w:val="001061B4"/>
    <w:rsid w:val="00106A5B"/>
    <w:rsid w:val="001070C5"/>
    <w:rsid w:val="00107ABB"/>
    <w:rsid w:val="00113B59"/>
    <w:rsid w:val="001156FB"/>
    <w:rsid w:val="001166CF"/>
    <w:rsid w:val="00117C31"/>
    <w:rsid w:val="0012021F"/>
    <w:rsid w:val="001203E3"/>
    <w:rsid w:val="00120B29"/>
    <w:rsid w:val="00121C9E"/>
    <w:rsid w:val="00121E1F"/>
    <w:rsid w:val="0012272C"/>
    <w:rsid w:val="0012288E"/>
    <w:rsid w:val="00122901"/>
    <w:rsid w:val="001234E8"/>
    <w:rsid w:val="00123CF0"/>
    <w:rsid w:val="00124087"/>
    <w:rsid w:val="001245FE"/>
    <w:rsid w:val="00124782"/>
    <w:rsid w:val="0012509E"/>
    <w:rsid w:val="0012764D"/>
    <w:rsid w:val="00135594"/>
    <w:rsid w:val="00136316"/>
    <w:rsid w:val="00137B7A"/>
    <w:rsid w:val="00140079"/>
    <w:rsid w:val="001422F9"/>
    <w:rsid w:val="00143163"/>
    <w:rsid w:val="0014399C"/>
    <w:rsid w:val="001444F4"/>
    <w:rsid w:val="00146E14"/>
    <w:rsid w:val="0015088F"/>
    <w:rsid w:val="0015162C"/>
    <w:rsid w:val="00151661"/>
    <w:rsid w:val="00151CEF"/>
    <w:rsid w:val="00152775"/>
    <w:rsid w:val="00152B21"/>
    <w:rsid w:val="0015400A"/>
    <w:rsid w:val="001541DB"/>
    <w:rsid w:val="00155ED5"/>
    <w:rsid w:val="001568F0"/>
    <w:rsid w:val="0016034F"/>
    <w:rsid w:val="001608AB"/>
    <w:rsid w:val="00161023"/>
    <w:rsid w:val="00161549"/>
    <w:rsid w:val="00161AC2"/>
    <w:rsid w:val="001649E5"/>
    <w:rsid w:val="00165206"/>
    <w:rsid w:val="0016627D"/>
    <w:rsid w:val="00166F08"/>
    <w:rsid w:val="0016729E"/>
    <w:rsid w:val="0016756A"/>
    <w:rsid w:val="00167927"/>
    <w:rsid w:val="0017073E"/>
    <w:rsid w:val="00171631"/>
    <w:rsid w:val="00171842"/>
    <w:rsid w:val="001736F5"/>
    <w:rsid w:val="0017405B"/>
    <w:rsid w:val="0017620C"/>
    <w:rsid w:val="00180913"/>
    <w:rsid w:val="0018382E"/>
    <w:rsid w:val="001848AC"/>
    <w:rsid w:val="00184FE9"/>
    <w:rsid w:val="00186297"/>
    <w:rsid w:val="00186322"/>
    <w:rsid w:val="00187FBD"/>
    <w:rsid w:val="001911B6"/>
    <w:rsid w:val="00192C09"/>
    <w:rsid w:val="00197E69"/>
    <w:rsid w:val="001A1119"/>
    <w:rsid w:val="001A232A"/>
    <w:rsid w:val="001A46B7"/>
    <w:rsid w:val="001A7B11"/>
    <w:rsid w:val="001B2B11"/>
    <w:rsid w:val="001B3734"/>
    <w:rsid w:val="001B5D09"/>
    <w:rsid w:val="001B7BFB"/>
    <w:rsid w:val="001C09B2"/>
    <w:rsid w:val="001C0E67"/>
    <w:rsid w:val="001C1823"/>
    <w:rsid w:val="001C1E94"/>
    <w:rsid w:val="001C1F93"/>
    <w:rsid w:val="001C2B06"/>
    <w:rsid w:val="001C6A20"/>
    <w:rsid w:val="001C7C5A"/>
    <w:rsid w:val="001D07BB"/>
    <w:rsid w:val="001D090B"/>
    <w:rsid w:val="001D09B8"/>
    <w:rsid w:val="001D0BB2"/>
    <w:rsid w:val="001D0BBF"/>
    <w:rsid w:val="001D0E92"/>
    <w:rsid w:val="001D1718"/>
    <w:rsid w:val="001D1890"/>
    <w:rsid w:val="001D1C56"/>
    <w:rsid w:val="001D33CE"/>
    <w:rsid w:val="001D4204"/>
    <w:rsid w:val="001D4D83"/>
    <w:rsid w:val="001D511F"/>
    <w:rsid w:val="001D66E5"/>
    <w:rsid w:val="001D7A91"/>
    <w:rsid w:val="001E09C3"/>
    <w:rsid w:val="001E0BD7"/>
    <w:rsid w:val="001E144D"/>
    <w:rsid w:val="001E372B"/>
    <w:rsid w:val="001E379C"/>
    <w:rsid w:val="001E5896"/>
    <w:rsid w:val="001E60A6"/>
    <w:rsid w:val="001E7140"/>
    <w:rsid w:val="001E7554"/>
    <w:rsid w:val="001E7ABE"/>
    <w:rsid w:val="001F11F6"/>
    <w:rsid w:val="001F21A9"/>
    <w:rsid w:val="001F3127"/>
    <w:rsid w:val="001F478D"/>
    <w:rsid w:val="001F4CAC"/>
    <w:rsid w:val="001F5555"/>
    <w:rsid w:val="001F65D1"/>
    <w:rsid w:val="001F7F7D"/>
    <w:rsid w:val="00200C2D"/>
    <w:rsid w:val="00203543"/>
    <w:rsid w:val="002047EC"/>
    <w:rsid w:val="00207392"/>
    <w:rsid w:val="00207A9C"/>
    <w:rsid w:val="00210669"/>
    <w:rsid w:val="00211C82"/>
    <w:rsid w:val="0021305E"/>
    <w:rsid w:val="00214C11"/>
    <w:rsid w:val="00215762"/>
    <w:rsid w:val="002179DB"/>
    <w:rsid w:val="0022045D"/>
    <w:rsid w:val="00221D20"/>
    <w:rsid w:val="00223EF9"/>
    <w:rsid w:val="00224034"/>
    <w:rsid w:val="00224480"/>
    <w:rsid w:val="0022562A"/>
    <w:rsid w:val="00225F12"/>
    <w:rsid w:val="00227DE4"/>
    <w:rsid w:val="00230A9F"/>
    <w:rsid w:val="00230D1D"/>
    <w:rsid w:val="0023253A"/>
    <w:rsid w:val="00233612"/>
    <w:rsid w:val="00236827"/>
    <w:rsid w:val="00236BE7"/>
    <w:rsid w:val="00241323"/>
    <w:rsid w:val="002438CA"/>
    <w:rsid w:val="0024430C"/>
    <w:rsid w:val="0024467F"/>
    <w:rsid w:val="002453E5"/>
    <w:rsid w:val="00246CE0"/>
    <w:rsid w:val="00246DF0"/>
    <w:rsid w:val="00246F83"/>
    <w:rsid w:val="00252AF9"/>
    <w:rsid w:val="00253BD7"/>
    <w:rsid w:val="002563D9"/>
    <w:rsid w:val="0025680F"/>
    <w:rsid w:val="00256E0F"/>
    <w:rsid w:val="002605BF"/>
    <w:rsid w:val="00260A9F"/>
    <w:rsid w:val="00270D5B"/>
    <w:rsid w:val="00272232"/>
    <w:rsid w:val="00273598"/>
    <w:rsid w:val="00273CFE"/>
    <w:rsid w:val="0027589F"/>
    <w:rsid w:val="002768D0"/>
    <w:rsid w:val="00281AA2"/>
    <w:rsid w:val="00281C64"/>
    <w:rsid w:val="00282E89"/>
    <w:rsid w:val="00283603"/>
    <w:rsid w:val="00283F1A"/>
    <w:rsid w:val="002846BF"/>
    <w:rsid w:val="00293E18"/>
    <w:rsid w:val="00296B1B"/>
    <w:rsid w:val="002975BA"/>
    <w:rsid w:val="00297B58"/>
    <w:rsid w:val="002A24DC"/>
    <w:rsid w:val="002A3507"/>
    <w:rsid w:val="002A4FE9"/>
    <w:rsid w:val="002A7046"/>
    <w:rsid w:val="002B0C44"/>
    <w:rsid w:val="002B1AD2"/>
    <w:rsid w:val="002B3096"/>
    <w:rsid w:val="002B515F"/>
    <w:rsid w:val="002B5E04"/>
    <w:rsid w:val="002B6700"/>
    <w:rsid w:val="002B6DBF"/>
    <w:rsid w:val="002B7186"/>
    <w:rsid w:val="002B7303"/>
    <w:rsid w:val="002B7D14"/>
    <w:rsid w:val="002C0128"/>
    <w:rsid w:val="002C1970"/>
    <w:rsid w:val="002C3B1C"/>
    <w:rsid w:val="002C3B6F"/>
    <w:rsid w:val="002C3CFB"/>
    <w:rsid w:val="002C4582"/>
    <w:rsid w:val="002C45FF"/>
    <w:rsid w:val="002C4AEC"/>
    <w:rsid w:val="002C6305"/>
    <w:rsid w:val="002C6792"/>
    <w:rsid w:val="002C6C97"/>
    <w:rsid w:val="002C7200"/>
    <w:rsid w:val="002D0346"/>
    <w:rsid w:val="002D3FC2"/>
    <w:rsid w:val="002D43E0"/>
    <w:rsid w:val="002E043B"/>
    <w:rsid w:val="002E0A70"/>
    <w:rsid w:val="002E105E"/>
    <w:rsid w:val="002E12A0"/>
    <w:rsid w:val="002E1E0D"/>
    <w:rsid w:val="002E20CC"/>
    <w:rsid w:val="002E3E0F"/>
    <w:rsid w:val="002E4773"/>
    <w:rsid w:val="002E4C4A"/>
    <w:rsid w:val="002E50FA"/>
    <w:rsid w:val="002E5A94"/>
    <w:rsid w:val="002E66AF"/>
    <w:rsid w:val="002F08FE"/>
    <w:rsid w:val="002F0CE2"/>
    <w:rsid w:val="002F47FD"/>
    <w:rsid w:val="002F5E4B"/>
    <w:rsid w:val="002F69E2"/>
    <w:rsid w:val="002F6FF9"/>
    <w:rsid w:val="002F7994"/>
    <w:rsid w:val="0030206D"/>
    <w:rsid w:val="00302AE5"/>
    <w:rsid w:val="003039A0"/>
    <w:rsid w:val="00304FD5"/>
    <w:rsid w:val="00305B82"/>
    <w:rsid w:val="00312E7E"/>
    <w:rsid w:val="003131C8"/>
    <w:rsid w:val="00314A19"/>
    <w:rsid w:val="00314F69"/>
    <w:rsid w:val="00316DF5"/>
    <w:rsid w:val="003178D7"/>
    <w:rsid w:val="00320C02"/>
    <w:rsid w:val="00320F90"/>
    <w:rsid w:val="00321317"/>
    <w:rsid w:val="00321D98"/>
    <w:rsid w:val="0032312D"/>
    <w:rsid w:val="003233F3"/>
    <w:rsid w:val="00323456"/>
    <w:rsid w:val="0032372C"/>
    <w:rsid w:val="00330814"/>
    <w:rsid w:val="00330FD7"/>
    <w:rsid w:val="003316D5"/>
    <w:rsid w:val="00332DC6"/>
    <w:rsid w:val="00332FAD"/>
    <w:rsid w:val="00335B49"/>
    <w:rsid w:val="00335CFE"/>
    <w:rsid w:val="00336249"/>
    <w:rsid w:val="003378BE"/>
    <w:rsid w:val="0034087A"/>
    <w:rsid w:val="00342395"/>
    <w:rsid w:val="00342C75"/>
    <w:rsid w:val="0034337C"/>
    <w:rsid w:val="0034637B"/>
    <w:rsid w:val="00350BFB"/>
    <w:rsid w:val="0035276C"/>
    <w:rsid w:val="00355C2A"/>
    <w:rsid w:val="00355E93"/>
    <w:rsid w:val="003561B6"/>
    <w:rsid w:val="00357361"/>
    <w:rsid w:val="00360A79"/>
    <w:rsid w:val="00360EA7"/>
    <w:rsid w:val="00361981"/>
    <w:rsid w:val="00362EFD"/>
    <w:rsid w:val="003643E2"/>
    <w:rsid w:val="00364695"/>
    <w:rsid w:val="0036713A"/>
    <w:rsid w:val="00367402"/>
    <w:rsid w:val="00370157"/>
    <w:rsid w:val="00372778"/>
    <w:rsid w:val="003738C9"/>
    <w:rsid w:val="003741DC"/>
    <w:rsid w:val="00375325"/>
    <w:rsid w:val="0037574E"/>
    <w:rsid w:val="0037610E"/>
    <w:rsid w:val="003768B9"/>
    <w:rsid w:val="00380753"/>
    <w:rsid w:val="003810D7"/>
    <w:rsid w:val="0038257E"/>
    <w:rsid w:val="003837F4"/>
    <w:rsid w:val="003853E9"/>
    <w:rsid w:val="003854A5"/>
    <w:rsid w:val="003872D3"/>
    <w:rsid w:val="00390FB7"/>
    <w:rsid w:val="003913DC"/>
    <w:rsid w:val="00391680"/>
    <w:rsid w:val="00393896"/>
    <w:rsid w:val="00393F52"/>
    <w:rsid w:val="003941C9"/>
    <w:rsid w:val="00394239"/>
    <w:rsid w:val="003959DA"/>
    <w:rsid w:val="003967D7"/>
    <w:rsid w:val="003A08CB"/>
    <w:rsid w:val="003A0B68"/>
    <w:rsid w:val="003A0C7F"/>
    <w:rsid w:val="003A1FC7"/>
    <w:rsid w:val="003A22DA"/>
    <w:rsid w:val="003A42DA"/>
    <w:rsid w:val="003A59E6"/>
    <w:rsid w:val="003B0A38"/>
    <w:rsid w:val="003B144D"/>
    <w:rsid w:val="003B1F4A"/>
    <w:rsid w:val="003B6004"/>
    <w:rsid w:val="003B64F0"/>
    <w:rsid w:val="003B6D76"/>
    <w:rsid w:val="003B6F95"/>
    <w:rsid w:val="003B759C"/>
    <w:rsid w:val="003C013B"/>
    <w:rsid w:val="003C072B"/>
    <w:rsid w:val="003C0988"/>
    <w:rsid w:val="003C1070"/>
    <w:rsid w:val="003C222B"/>
    <w:rsid w:val="003C52ED"/>
    <w:rsid w:val="003C54C9"/>
    <w:rsid w:val="003C6DF1"/>
    <w:rsid w:val="003C6F99"/>
    <w:rsid w:val="003C7201"/>
    <w:rsid w:val="003D0629"/>
    <w:rsid w:val="003D0673"/>
    <w:rsid w:val="003D2375"/>
    <w:rsid w:val="003D4C8F"/>
    <w:rsid w:val="003D4F6A"/>
    <w:rsid w:val="003D5105"/>
    <w:rsid w:val="003D58F9"/>
    <w:rsid w:val="003E13A7"/>
    <w:rsid w:val="003E158B"/>
    <w:rsid w:val="003E2C25"/>
    <w:rsid w:val="003E47A9"/>
    <w:rsid w:val="003E49C0"/>
    <w:rsid w:val="003E514E"/>
    <w:rsid w:val="003E5501"/>
    <w:rsid w:val="003E5BE5"/>
    <w:rsid w:val="003E602D"/>
    <w:rsid w:val="003E6231"/>
    <w:rsid w:val="003E6882"/>
    <w:rsid w:val="003F0C0E"/>
    <w:rsid w:val="003F27A9"/>
    <w:rsid w:val="003F3175"/>
    <w:rsid w:val="003F58E0"/>
    <w:rsid w:val="003F64F5"/>
    <w:rsid w:val="003F7E98"/>
    <w:rsid w:val="00400003"/>
    <w:rsid w:val="00403BB0"/>
    <w:rsid w:val="0040483E"/>
    <w:rsid w:val="00410216"/>
    <w:rsid w:val="00412E59"/>
    <w:rsid w:val="004139CF"/>
    <w:rsid w:val="00413A95"/>
    <w:rsid w:val="004140E0"/>
    <w:rsid w:val="004174B6"/>
    <w:rsid w:val="00417C6B"/>
    <w:rsid w:val="00420F81"/>
    <w:rsid w:val="004220E8"/>
    <w:rsid w:val="00422B62"/>
    <w:rsid w:val="0042357F"/>
    <w:rsid w:val="00423641"/>
    <w:rsid w:val="004239CD"/>
    <w:rsid w:val="00423A37"/>
    <w:rsid w:val="004256DF"/>
    <w:rsid w:val="00426D8B"/>
    <w:rsid w:val="0042784A"/>
    <w:rsid w:val="00430E26"/>
    <w:rsid w:val="00432F62"/>
    <w:rsid w:val="00432F94"/>
    <w:rsid w:val="00434642"/>
    <w:rsid w:val="00434FF9"/>
    <w:rsid w:val="00436382"/>
    <w:rsid w:val="00440FD1"/>
    <w:rsid w:val="00441F81"/>
    <w:rsid w:val="00444090"/>
    <w:rsid w:val="004447F4"/>
    <w:rsid w:val="0044587C"/>
    <w:rsid w:val="004474F1"/>
    <w:rsid w:val="00447A60"/>
    <w:rsid w:val="0045469D"/>
    <w:rsid w:val="004575C0"/>
    <w:rsid w:val="00457922"/>
    <w:rsid w:val="00457DEB"/>
    <w:rsid w:val="00460D61"/>
    <w:rsid w:val="00461C91"/>
    <w:rsid w:val="00462D28"/>
    <w:rsid w:val="00463F29"/>
    <w:rsid w:val="00465E80"/>
    <w:rsid w:val="004665F8"/>
    <w:rsid w:val="00467EDD"/>
    <w:rsid w:val="00470D69"/>
    <w:rsid w:val="004726AF"/>
    <w:rsid w:val="00473750"/>
    <w:rsid w:val="0047585A"/>
    <w:rsid w:val="00475E72"/>
    <w:rsid w:val="004768E4"/>
    <w:rsid w:val="00476CFC"/>
    <w:rsid w:val="00476EF0"/>
    <w:rsid w:val="00480790"/>
    <w:rsid w:val="00481701"/>
    <w:rsid w:val="00482022"/>
    <w:rsid w:val="00482D35"/>
    <w:rsid w:val="00483EE7"/>
    <w:rsid w:val="00484886"/>
    <w:rsid w:val="00484CF3"/>
    <w:rsid w:val="00485F2A"/>
    <w:rsid w:val="004875AE"/>
    <w:rsid w:val="00487B89"/>
    <w:rsid w:val="0049189A"/>
    <w:rsid w:val="00491AA2"/>
    <w:rsid w:val="00491EA5"/>
    <w:rsid w:val="004922A2"/>
    <w:rsid w:val="0049293C"/>
    <w:rsid w:val="00495130"/>
    <w:rsid w:val="004956B2"/>
    <w:rsid w:val="00495820"/>
    <w:rsid w:val="004958D2"/>
    <w:rsid w:val="00496A44"/>
    <w:rsid w:val="00496C66"/>
    <w:rsid w:val="004973B9"/>
    <w:rsid w:val="004979D4"/>
    <w:rsid w:val="004A0599"/>
    <w:rsid w:val="004A09C5"/>
    <w:rsid w:val="004A0B46"/>
    <w:rsid w:val="004A304E"/>
    <w:rsid w:val="004A3B3A"/>
    <w:rsid w:val="004A4302"/>
    <w:rsid w:val="004A51B2"/>
    <w:rsid w:val="004A5C04"/>
    <w:rsid w:val="004A6A93"/>
    <w:rsid w:val="004A6D5F"/>
    <w:rsid w:val="004A7283"/>
    <w:rsid w:val="004A7669"/>
    <w:rsid w:val="004A7A66"/>
    <w:rsid w:val="004A7C22"/>
    <w:rsid w:val="004B0A35"/>
    <w:rsid w:val="004B1078"/>
    <w:rsid w:val="004B1221"/>
    <w:rsid w:val="004B1671"/>
    <w:rsid w:val="004B338B"/>
    <w:rsid w:val="004B3EDC"/>
    <w:rsid w:val="004B5E61"/>
    <w:rsid w:val="004B71DA"/>
    <w:rsid w:val="004B7DCC"/>
    <w:rsid w:val="004C1277"/>
    <w:rsid w:val="004C1FED"/>
    <w:rsid w:val="004C57CE"/>
    <w:rsid w:val="004C5F45"/>
    <w:rsid w:val="004C7241"/>
    <w:rsid w:val="004D0407"/>
    <w:rsid w:val="004D1FFB"/>
    <w:rsid w:val="004D274C"/>
    <w:rsid w:val="004D2CE4"/>
    <w:rsid w:val="004D32A4"/>
    <w:rsid w:val="004D36BC"/>
    <w:rsid w:val="004D3899"/>
    <w:rsid w:val="004D3BB1"/>
    <w:rsid w:val="004D55C6"/>
    <w:rsid w:val="004D749E"/>
    <w:rsid w:val="004D74FE"/>
    <w:rsid w:val="004D7729"/>
    <w:rsid w:val="004D7D8E"/>
    <w:rsid w:val="004E0DF4"/>
    <w:rsid w:val="004E10EC"/>
    <w:rsid w:val="004E4133"/>
    <w:rsid w:val="004E455D"/>
    <w:rsid w:val="004E6785"/>
    <w:rsid w:val="004E692E"/>
    <w:rsid w:val="004E6B55"/>
    <w:rsid w:val="004F0192"/>
    <w:rsid w:val="004F0DDC"/>
    <w:rsid w:val="004F22D5"/>
    <w:rsid w:val="004F2438"/>
    <w:rsid w:val="004F5443"/>
    <w:rsid w:val="004F6E61"/>
    <w:rsid w:val="005021A7"/>
    <w:rsid w:val="00503E09"/>
    <w:rsid w:val="005041A5"/>
    <w:rsid w:val="0050487C"/>
    <w:rsid w:val="00504BBC"/>
    <w:rsid w:val="00504CB9"/>
    <w:rsid w:val="0050522F"/>
    <w:rsid w:val="00510765"/>
    <w:rsid w:val="00510D62"/>
    <w:rsid w:val="00511821"/>
    <w:rsid w:val="005140B8"/>
    <w:rsid w:val="00516819"/>
    <w:rsid w:val="0051719F"/>
    <w:rsid w:val="005210F6"/>
    <w:rsid w:val="005215D9"/>
    <w:rsid w:val="005225A5"/>
    <w:rsid w:val="005239F3"/>
    <w:rsid w:val="00524128"/>
    <w:rsid w:val="00524A6D"/>
    <w:rsid w:val="00526113"/>
    <w:rsid w:val="005266EF"/>
    <w:rsid w:val="00530C97"/>
    <w:rsid w:val="00531137"/>
    <w:rsid w:val="005358CB"/>
    <w:rsid w:val="005360AF"/>
    <w:rsid w:val="0053739F"/>
    <w:rsid w:val="00543B44"/>
    <w:rsid w:val="00543FA1"/>
    <w:rsid w:val="005455B5"/>
    <w:rsid w:val="00546D50"/>
    <w:rsid w:val="00546EE9"/>
    <w:rsid w:val="00550719"/>
    <w:rsid w:val="00550BE9"/>
    <w:rsid w:val="005513FE"/>
    <w:rsid w:val="005525C0"/>
    <w:rsid w:val="00555F11"/>
    <w:rsid w:val="005566F0"/>
    <w:rsid w:val="00561296"/>
    <w:rsid w:val="0056444F"/>
    <w:rsid w:val="00564CEF"/>
    <w:rsid w:val="00566077"/>
    <w:rsid w:val="00567903"/>
    <w:rsid w:val="00571250"/>
    <w:rsid w:val="00572447"/>
    <w:rsid w:val="00573197"/>
    <w:rsid w:val="00574346"/>
    <w:rsid w:val="00574559"/>
    <w:rsid w:val="00576048"/>
    <w:rsid w:val="00576636"/>
    <w:rsid w:val="00577B6F"/>
    <w:rsid w:val="00584257"/>
    <w:rsid w:val="005862EE"/>
    <w:rsid w:val="005867DA"/>
    <w:rsid w:val="005879E6"/>
    <w:rsid w:val="00591154"/>
    <w:rsid w:val="00591788"/>
    <w:rsid w:val="0059192B"/>
    <w:rsid w:val="00593F4F"/>
    <w:rsid w:val="00595492"/>
    <w:rsid w:val="0059623B"/>
    <w:rsid w:val="005965E9"/>
    <w:rsid w:val="00597895"/>
    <w:rsid w:val="005A304F"/>
    <w:rsid w:val="005A391B"/>
    <w:rsid w:val="005A3A0A"/>
    <w:rsid w:val="005A64C8"/>
    <w:rsid w:val="005A6D51"/>
    <w:rsid w:val="005A7AA3"/>
    <w:rsid w:val="005A7EBB"/>
    <w:rsid w:val="005B026C"/>
    <w:rsid w:val="005B0369"/>
    <w:rsid w:val="005B0F86"/>
    <w:rsid w:val="005B1DC9"/>
    <w:rsid w:val="005B2847"/>
    <w:rsid w:val="005B2FBA"/>
    <w:rsid w:val="005B42FA"/>
    <w:rsid w:val="005B43B9"/>
    <w:rsid w:val="005B51C9"/>
    <w:rsid w:val="005B592B"/>
    <w:rsid w:val="005B5AB1"/>
    <w:rsid w:val="005B6677"/>
    <w:rsid w:val="005B67B2"/>
    <w:rsid w:val="005C154B"/>
    <w:rsid w:val="005C1C38"/>
    <w:rsid w:val="005C3C69"/>
    <w:rsid w:val="005C44B3"/>
    <w:rsid w:val="005C7C49"/>
    <w:rsid w:val="005C7F35"/>
    <w:rsid w:val="005D0905"/>
    <w:rsid w:val="005D0CE2"/>
    <w:rsid w:val="005D3E81"/>
    <w:rsid w:val="005D4AC1"/>
    <w:rsid w:val="005D6A97"/>
    <w:rsid w:val="005D6EE9"/>
    <w:rsid w:val="005D7879"/>
    <w:rsid w:val="005E238C"/>
    <w:rsid w:val="005E241A"/>
    <w:rsid w:val="005E42D5"/>
    <w:rsid w:val="005E4DD6"/>
    <w:rsid w:val="005E5F78"/>
    <w:rsid w:val="005E6809"/>
    <w:rsid w:val="005E79A9"/>
    <w:rsid w:val="005F0849"/>
    <w:rsid w:val="005F09EC"/>
    <w:rsid w:val="005F10F2"/>
    <w:rsid w:val="005F136D"/>
    <w:rsid w:val="005F18E8"/>
    <w:rsid w:val="005F19E6"/>
    <w:rsid w:val="005F1EF6"/>
    <w:rsid w:val="005F2028"/>
    <w:rsid w:val="005F2E50"/>
    <w:rsid w:val="005F3A03"/>
    <w:rsid w:val="005F54F3"/>
    <w:rsid w:val="005F626C"/>
    <w:rsid w:val="005F6CA1"/>
    <w:rsid w:val="006011CD"/>
    <w:rsid w:val="00601C7D"/>
    <w:rsid w:val="00601D74"/>
    <w:rsid w:val="0060313C"/>
    <w:rsid w:val="006047FA"/>
    <w:rsid w:val="00605981"/>
    <w:rsid w:val="00612709"/>
    <w:rsid w:val="006151C7"/>
    <w:rsid w:val="00615486"/>
    <w:rsid w:val="00615DE9"/>
    <w:rsid w:val="00616B61"/>
    <w:rsid w:val="00617E40"/>
    <w:rsid w:val="00621F6A"/>
    <w:rsid w:val="00624F45"/>
    <w:rsid w:val="00625CA9"/>
    <w:rsid w:val="00626BFA"/>
    <w:rsid w:val="006276C3"/>
    <w:rsid w:val="00630041"/>
    <w:rsid w:val="00630266"/>
    <w:rsid w:val="006313AD"/>
    <w:rsid w:val="006314D6"/>
    <w:rsid w:val="006329EE"/>
    <w:rsid w:val="006339F1"/>
    <w:rsid w:val="006344E3"/>
    <w:rsid w:val="006367CF"/>
    <w:rsid w:val="0063697C"/>
    <w:rsid w:val="00640884"/>
    <w:rsid w:val="00640D24"/>
    <w:rsid w:val="0064186F"/>
    <w:rsid w:val="00641D3D"/>
    <w:rsid w:val="0064312C"/>
    <w:rsid w:val="006434E3"/>
    <w:rsid w:val="00644519"/>
    <w:rsid w:val="00646423"/>
    <w:rsid w:val="00646DD0"/>
    <w:rsid w:val="00650503"/>
    <w:rsid w:val="00650814"/>
    <w:rsid w:val="00650A43"/>
    <w:rsid w:val="00651AB9"/>
    <w:rsid w:val="00652386"/>
    <w:rsid w:val="00652B1B"/>
    <w:rsid w:val="00652BC7"/>
    <w:rsid w:val="00654B0B"/>
    <w:rsid w:val="00654D9E"/>
    <w:rsid w:val="00656935"/>
    <w:rsid w:val="00656FB9"/>
    <w:rsid w:val="00660F34"/>
    <w:rsid w:val="0066122B"/>
    <w:rsid w:val="00661DA1"/>
    <w:rsid w:val="00661E80"/>
    <w:rsid w:val="006622E7"/>
    <w:rsid w:val="0066749D"/>
    <w:rsid w:val="00670E63"/>
    <w:rsid w:val="00672125"/>
    <w:rsid w:val="006722AE"/>
    <w:rsid w:val="00673AD5"/>
    <w:rsid w:val="00674AA3"/>
    <w:rsid w:val="00676EBA"/>
    <w:rsid w:val="0067730B"/>
    <w:rsid w:val="00681A79"/>
    <w:rsid w:val="0068254D"/>
    <w:rsid w:val="006826C3"/>
    <w:rsid w:val="0068303C"/>
    <w:rsid w:val="00684A13"/>
    <w:rsid w:val="0068596E"/>
    <w:rsid w:val="00686C04"/>
    <w:rsid w:val="00686E8D"/>
    <w:rsid w:val="006903E0"/>
    <w:rsid w:val="00690EBF"/>
    <w:rsid w:val="00691248"/>
    <w:rsid w:val="00692E57"/>
    <w:rsid w:val="00693773"/>
    <w:rsid w:val="00693BF1"/>
    <w:rsid w:val="00694431"/>
    <w:rsid w:val="00694D96"/>
    <w:rsid w:val="00695253"/>
    <w:rsid w:val="00695DC1"/>
    <w:rsid w:val="00696640"/>
    <w:rsid w:val="00697954"/>
    <w:rsid w:val="006A0D3E"/>
    <w:rsid w:val="006A1285"/>
    <w:rsid w:val="006A15AF"/>
    <w:rsid w:val="006A302F"/>
    <w:rsid w:val="006A51FB"/>
    <w:rsid w:val="006A559C"/>
    <w:rsid w:val="006A6678"/>
    <w:rsid w:val="006A718F"/>
    <w:rsid w:val="006B0CBD"/>
    <w:rsid w:val="006B18A1"/>
    <w:rsid w:val="006B255F"/>
    <w:rsid w:val="006B2794"/>
    <w:rsid w:val="006B29FB"/>
    <w:rsid w:val="006B2F03"/>
    <w:rsid w:val="006B3A9E"/>
    <w:rsid w:val="006B4817"/>
    <w:rsid w:val="006C2293"/>
    <w:rsid w:val="006C5006"/>
    <w:rsid w:val="006C74BC"/>
    <w:rsid w:val="006C7750"/>
    <w:rsid w:val="006D0018"/>
    <w:rsid w:val="006D0F31"/>
    <w:rsid w:val="006D65FB"/>
    <w:rsid w:val="006D6C8C"/>
    <w:rsid w:val="006D72C8"/>
    <w:rsid w:val="006E0020"/>
    <w:rsid w:val="006E1737"/>
    <w:rsid w:val="006E24C4"/>
    <w:rsid w:val="006E2DBB"/>
    <w:rsid w:val="006E30D3"/>
    <w:rsid w:val="006E4D6B"/>
    <w:rsid w:val="006E5763"/>
    <w:rsid w:val="006E67B4"/>
    <w:rsid w:val="006E70F8"/>
    <w:rsid w:val="006E7686"/>
    <w:rsid w:val="006E7ED8"/>
    <w:rsid w:val="006E7EFB"/>
    <w:rsid w:val="006F0857"/>
    <w:rsid w:val="006F0F3B"/>
    <w:rsid w:val="006F259F"/>
    <w:rsid w:val="006F4097"/>
    <w:rsid w:val="006F44C2"/>
    <w:rsid w:val="006F47B0"/>
    <w:rsid w:val="006F50BF"/>
    <w:rsid w:val="006F50C9"/>
    <w:rsid w:val="006F5134"/>
    <w:rsid w:val="006F5650"/>
    <w:rsid w:val="006F581F"/>
    <w:rsid w:val="006F5895"/>
    <w:rsid w:val="00700F8A"/>
    <w:rsid w:val="007014DC"/>
    <w:rsid w:val="00702C8E"/>
    <w:rsid w:val="00703AE8"/>
    <w:rsid w:val="00703B39"/>
    <w:rsid w:val="00706AF1"/>
    <w:rsid w:val="007076E1"/>
    <w:rsid w:val="00707F65"/>
    <w:rsid w:val="007107B4"/>
    <w:rsid w:val="00711509"/>
    <w:rsid w:val="00711BB9"/>
    <w:rsid w:val="00711D07"/>
    <w:rsid w:val="00713855"/>
    <w:rsid w:val="00713EC0"/>
    <w:rsid w:val="00716C0A"/>
    <w:rsid w:val="00717EF7"/>
    <w:rsid w:val="00720712"/>
    <w:rsid w:val="00720F7F"/>
    <w:rsid w:val="007228C6"/>
    <w:rsid w:val="00722B06"/>
    <w:rsid w:val="007233FD"/>
    <w:rsid w:val="00724121"/>
    <w:rsid w:val="00724558"/>
    <w:rsid w:val="0072455F"/>
    <w:rsid w:val="00724D19"/>
    <w:rsid w:val="00724F2B"/>
    <w:rsid w:val="00725467"/>
    <w:rsid w:val="00726164"/>
    <w:rsid w:val="00726B70"/>
    <w:rsid w:val="00726DDE"/>
    <w:rsid w:val="00726F9F"/>
    <w:rsid w:val="007273B5"/>
    <w:rsid w:val="00730612"/>
    <w:rsid w:val="00730E11"/>
    <w:rsid w:val="00731173"/>
    <w:rsid w:val="00731266"/>
    <w:rsid w:val="00733DC5"/>
    <w:rsid w:val="00734393"/>
    <w:rsid w:val="007360A8"/>
    <w:rsid w:val="00737233"/>
    <w:rsid w:val="00737A97"/>
    <w:rsid w:val="007408DA"/>
    <w:rsid w:val="00740A3B"/>
    <w:rsid w:val="00740CC2"/>
    <w:rsid w:val="00740FC5"/>
    <w:rsid w:val="007441F4"/>
    <w:rsid w:val="00744642"/>
    <w:rsid w:val="00746423"/>
    <w:rsid w:val="00747E00"/>
    <w:rsid w:val="007501F0"/>
    <w:rsid w:val="0075148C"/>
    <w:rsid w:val="007515F5"/>
    <w:rsid w:val="00751D43"/>
    <w:rsid w:val="00752AEE"/>
    <w:rsid w:val="00753FE4"/>
    <w:rsid w:val="0075414C"/>
    <w:rsid w:val="00754301"/>
    <w:rsid w:val="00754AF0"/>
    <w:rsid w:val="00757062"/>
    <w:rsid w:val="00757EED"/>
    <w:rsid w:val="00760F24"/>
    <w:rsid w:val="007641C7"/>
    <w:rsid w:val="007653A2"/>
    <w:rsid w:val="00767F51"/>
    <w:rsid w:val="007704DF"/>
    <w:rsid w:val="00770636"/>
    <w:rsid w:val="00770FF6"/>
    <w:rsid w:val="007714ED"/>
    <w:rsid w:val="007717FF"/>
    <w:rsid w:val="007748ED"/>
    <w:rsid w:val="00774981"/>
    <w:rsid w:val="00776380"/>
    <w:rsid w:val="0077697E"/>
    <w:rsid w:val="00777258"/>
    <w:rsid w:val="00777ACA"/>
    <w:rsid w:val="007805B6"/>
    <w:rsid w:val="00782738"/>
    <w:rsid w:val="007827F9"/>
    <w:rsid w:val="007841C7"/>
    <w:rsid w:val="00784725"/>
    <w:rsid w:val="00786AF7"/>
    <w:rsid w:val="00786D26"/>
    <w:rsid w:val="00786FA6"/>
    <w:rsid w:val="007900BF"/>
    <w:rsid w:val="00790AB0"/>
    <w:rsid w:val="007943DA"/>
    <w:rsid w:val="007A4603"/>
    <w:rsid w:val="007A4891"/>
    <w:rsid w:val="007A5682"/>
    <w:rsid w:val="007A5DDD"/>
    <w:rsid w:val="007A7254"/>
    <w:rsid w:val="007B2E36"/>
    <w:rsid w:val="007B382A"/>
    <w:rsid w:val="007B51E4"/>
    <w:rsid w:val="007B5ACE"/>
    <w:rsid w:val="007B6407"/>
    <w:rsid w:val="007B66B7"/>
    <w:rsid w:val="007B6976"/>
    <w:rsid w:val="007B7BCE"/>
    <w:rsid w:val="007C19D4"/>
    <w:rsid w:val="007C2465"/>
    <w:rsid w:val="007C2719"/>
    <w:rsid w:val="007C2BDE"/>
    <w:rsid w:val="007C37AD"/>
    <w:rsid w:val="007C4AED"/>
    <w:rsid w:val="007C4B3A"/>
    <w:rsid w:val="007C50AF"/>
    <w:rsid w:val="007C5B27"/>
    <w:rsid w:val="007C6803"/>
    <w:rsid w:val="007C734B"/>
    <w:rsid w:val="007D1A46"/>
    <w:rsid w:val="007D1D67"/>
    <w:rsid w:val="007D25CB"/>
    <w:rsid w:val="007D2AD5"/>
    <w:rsid w:val="007D2DF9"/>
    <w:rsid w:val="007D4FE1"/>
    <w:rsid w:val="007D5C1D"/>
    <w:rsid w:val="007D737E"/>
    <w:rsid w:val="007D7C99"/>
    <w:rsid w:val="007D7D46"/>
    <w:rsid w:val="007E210C"/>
    <w:rsid w:val="007E2284"/>
    <w:rsid w:val="007E2474"/>
    <w:rsid w:val="007E31FA"/>
    <w:rsid w:val="007E4F11"/>
    <w:rsid w:val="007E4F35"/>
    <w:rsid w:val="007E5574"/>
    <w:rsid w:val="007E606A"/>
    <w:rsid w:val="007E6834"/>
    <w:rsid w:val="007E6BDC"/>
    <w:rsid w:val="007F1503"/>
    <w:rsid w:val="007F168B"/>
    <w:rsid w:val="007F1690"/>
    <w:rsid w:val="007F2330"/>
    <w:rsid w:val="007F2A6C"/>
    <w:rsid w:val="007F3336"/>
    <w:rsid w:val="007F36FD"/>
    <w:rsid w:val="007F539B"/>
    <w:rsid w:val="007F56CE"/>
    <w:rsid w:val="007F67B3"/>
    <w:rsid w:val="0080040D"/>
    <w:rsid w:val="00800BF4"/>
    <w:rsid w:val="00801E2D"/>
    <w:rsid w:val="00803ED3"/>
    <w:rsid w:val="00804828"/>
    <w:rsid w:val="00804E71"/>
    <w:rsid w:val="008051A4"/>
    <w:rsid w:val="008101BD"/>
    <w:rsid w:val="00810C94"/>
    <w:rsid w:val="008129BF"/>
    <w:rsid w:val="00812DEE"/>
    <w:rsid w:val="008139FC"/>
    <w:rsid w:val="00813AEB"/>
    <w:rsid w:val="0081537D"/>
    <w:rsid w:val="00815ED7"/>
    <w:rsid w:val="008173D9"/>
    <w:rsid w:val="008178AA"/>
    <w:rsid w:val="008202C3"/>
    <w:rsid w:val="008203AC"/>
    <w:rsid w:val="0082078E"/>
    <w:rsid w:val="008227F5"/>
    <w:rsid w:val="0082326B"/>
    <w:rsid w:val="008240CA"/>
    <w:rsid w:val="008246AD"/>
    <w:rsid w:val="0082482E"/>
    <w:rsid w:val="00825F6C"/>
    <w:rsid w:val="00830A1B"/>
    <w:rsid w:val="008334E3"/>
    <w:rsid w:val="008347D1"/>
    <w:rsid w:val="00835CFB"/>
    <w:rsid w:val="008369E6"/>
    <w:rsid w:val="00837D88"/>
    <w:rsid w:val="008408F0"/>
    <w:rsid w:val="00840FC3"/>
    <w:rsid w:val="0084152B"/>
    <w:rsid w:val="00841955"/>
    <w:rsid w:val="008421DF"/>
    <w:rsid w:val="0084455B"/>
    <w:rsid w:val="0084564D"/>
    <w:rsid w:val="00846343"/>
    <w:rsid w:val="0084785A"/>
    <w:rsid w:val="00847F81"/>
    <w:rsid w:val="00847FEF"/>
    <w:rsid w:val="0085126F"/>
    <w:rsid w:val="00856754"/>
    <w:rsid w:val="00856FB5"/>
    <w:rsid w:val="00857619"/>
    <w:rsid w:val="0086132F"/>
    <w:rsid w:val="00862C4D"/>
    <w:rsid w:val="00863FA6"/>
    <w:rsid w:val="00864000"/>
    <w:rsid w:val="0086597F"/>
    <w:rsid w:val="008667D0"/>
    <w:rsid w:val="00866C71"/>
    <w:rsid w:val="008673E1"/>
    <w:rsid w:val="008707A0"/>
    <w:rsid w:val="00870D37"/>
    <w:rsid w:val="00872202"/>
    <w:rsid w:val="00873560"/>
    <w:rsid w:val="0087534D"/>
    <w:rsid w:val="008774E4"/>
    <w:rsid w:val="00880039"/>
    <w:rsid w:val="008803BC"/>
    <w:rsid w:val="00880824"/>
    <w:rsid w:val="00881686"/>
    <w:rsid w:val="008831BA"/>
    <w:rsid w:val="0088372E"/>
    <w:rsid w:val="008841AD"/>
    <w:rsid w:val="00884B94"/>
    <w:rsid w:val="00885AFD"/>
    <w:rsid w:val="00886147"/>
    <w:rsid w:val="00887B8E"/>
    <w:rsid w:val="00890699"/>
    <w:rsid w:val="00890E72"/>
    <w:rsid w:val="00891E41"/>
    <w:rsid w:val="0089291B"/>
    <w:rsid w:val="00892AFA"/>
    <w:rsid w:val="00892BCE"/>
    <w:rsid w:val="0089574A"/>
    <w:rsid w:val="00896395"/>
    <w:rsid w:val="00896CCF"/>
    <w:rsid w:val="008975A8"/>
    <w:rsid w:val="008A053F"/>
    <w:rsid w:val="008A141A"/>
    <w:rsid w:val="008A3192"/>
    <w:rsid w:val="008A3E29"/>
    <w:rsid w:val="008A5B44"/>
    <w:rsid w:val="008B0C1A"/>
    <w:rsid w:val="008B15F2"/>
    <w:rsid w:val="008B2473"/>
    <w:rsid w:val="008B2FFD"/>
    <w:rsid w:val="008B3CB4"/>
    <w:rsid w:val="008B46B2"/>
    <w:rsid w:val="008B49F1"/>
    <w:rsid w:val="008B4AFF"/>
    <w:rsid w:val="008B4D9E"/>
    <w:rsid w:val="008B5A4D"/>
    <w:rsid w:val="008B61B0"/>
    <w:rsid w:val="008B6D80"/>
    <w:rsid w:val="008B70D6"/>
    <w:rsid w:val="008C0064"/>
    <w:rsid w:val="008C58D7"/>
    <w:rsid w:val="008C63B8"/>
    <w:rsid w:val="008D1165"/>
    <w:rsid w:val="008D18C5"/>
    <w:rsid w:val="008D19E4"/>
    <w:rsid w:val="008D61C1"/>
    <w:rsid w:val="008D61E7"/>
    <w:rsid w:val="008D6FA1"/>
    <w:rsid w:val="008D720E"/>
    <w:rsid w:val="008D7C43"/>
    <w:rsid w:val="008E0833"/>
    <w:rsid w:val="008E1988"/>
    <w:rsid w:val="008E2D1C"/>
    <w:rsid w:val="008E2F10"/>
    <w:rsid w:val="008E453F"/>
    <w:rsid w:val="008E5646"/>
    <w:rsid w:val="008E6BD9"/>
    <w:rsid w:val="008E7028"/>
    <w:rsid w:val="008E7956"/>
    <w:rsid w:val="008E7CDC"/>
    <w:rsid w:val="008F2F8E"/>
    <w:rsid w:val="008F395F"/>
    <w:rsid w:val="008F4B96"/>
    <w:rsid w:val="008F55B3"/>
    <w:rsid w:val="00900C22"/>
    <w:rsid w:val="009012E8"/>
    <w:rsid w:val="00901D83"/>
    <w:rsid w:val="00901DF0"/>
    <w:rsid w:val="009021AE"/>
    <w:rsid w:val="0090252C"/>
    <w:rsid w:val="0090291E"/>
    <w:rsid w:val="00902BD2"/>
    <w:rsid w:val="00903139"/>
    <w:rsid w:val="009037A0"/>
    <w:rsid w:val="009077AC"/>
    <w:rsid w:val="00907871"/>
    <w:rsid w:val="0091070C"/>
    <w:rsid w:val="009127EA"/>
    <w:rsid w:val="00913100"/>
    <w:rsid w:val="009149EF"/>
    <w:rsid w:val="009156E4"/>
    <w:rsid w:val="0091679B"/>
    <w:rsid w:val="00920B8C"/>
    <w:rsid w:val="009215F1"/>
    <w:rsid w:val="009221DA"/>
    <w:rsid w:val="00922468"/>
    <w:rsid w:val="009235A6"/>
    <w:rsid w:val="00925C84"/>
    <w:rsid w:val="00930569"/>
    <w:rsid w:val="00931375"/>
    <w:rsid w:val="00931885"/>
    <w:rsid w:val="00931D12"/>
    <w:rsid w:val="00931D61"/>
    <w:rsid w:val="00932D1D"/>
    <w:rsid w:val="00933524"/>
    <w:rsid w:val="009340F1"/>
    <w:rsid w:val="00934159"/>
    <w:rsid w:val="00934A82"/>
    <w:rsid w:val="00935242"/>
    <w:rsid w:val="0093527A"/>
    <w:rsid w:val="009363EC"/>
    <w:rsid w:val="00936458"/>
    <w:rsid w:val="00936D04"/>
    <w:rsid w:val="009370CC"/>
    <w:rsid w:val="00940EE9"/>
    <w:rsid w:val="0094182A"/>
    <w:rsid w:val="0094234A"/>
    <w:rsid w:val="0094247E"/>
    <w:rsid w:val="009434D2"/>
    <w:rsid w:val="00945B26"/>
    <w:rsid w:val="00945C62"/>
    <w:rsid w:val="00945DD3"/>
    <w:rsid w:val="0094650B"/>
    <w:rsid w:val="009470EC"/>
    <w:rsid w:val="0094715A"/>
    <w:rsid w:val="00950297"/>
    <w:rsid w:val="00950320"/>
    <w:rsid w:val="00951F55"/>
    <w:rsid w:val="009548AC"/>
    <w:rsid w:val="009548CC"/>
    <w:rsid w:val="00954DD5"/>
    <w:rsid w:val="00954E63"/>
    <w:rsid w:val="009556AA"/>
    <w:rsid w:val="00956967"/>
    <w:rsid w:val="009607B9"/>
    <w:rsid w:val="00961414"/>
    <w:rsid w:val="00961BFF"/>
    <w:rsid w:val="00961C02"/>
    <w:rsid w:val="009632F7"/>
    <w:rsid w:val="0096501E"/>
    <w:rsid w:val="0096619B"/>
    <w:rsid w:val="00966785"/>
    <w:rsid w:val="009670D6"/>
    <w:rsid w:val="00967437"/>
    <w:rsid w:val="00970AF5"/>
    <w:rsid w:val="00971FDD"/>
    <w:rsid w:val="00973309"/>
    <w:rsid w:val="00974BFB"/>
    <w:rsid w:val="009779A7"/>
    <w:rsid w:val="00982758"/>
    <w:rsid w:val="00982BF5"/>
    <w:rsid w:val="00982D9B"/>
    <w:rsid w:val="009831D3"/>
    <w:rsid w:val="00987806"/>
    <w:rsid w:val="00992B7C"/>
    <w:rsid w:val="00994190"/>
    <w:rsid w:val="009947DD"/>
    <w:rsid w:val="00996151"/>
    <w:rsid w:val="00997417"/>
    <w:rsid w:val="009A0A6C"/>
    <w:rsid w:val="009A144F"/>
    <w:rsid w:val="009A1DA6"/>
    <w:rsid w:val="009A2929"/>
    <w:rsid w:val="009A3A05"/>
    <w:rsid w:val="009A3CD0"/>
    <w:rsid w:val="009A61E6"/>
    <w:rsid w:val="009A7982"/>
    <w:rsid w:val="009A7BF7"/>
    <w:rsid w:val="009B2B2B"/>
    <w:rsid w:val="009B30F0"/>
    <w:rsid w:val="009B3AE2"/>
    <w:rsid w:val="009B4466"/>
    <w:rsid w:val="009B4EDD"/>
    <w:rsid w:val="009B52A7"/>
    <w:rsid w:val="009B6EB1"/>
    <w:rsid w:val="009C11C6"/>
    <w:rsid w:val="009C1808"/>
    <w:rsid w:val="009C366E"/>
    <w:rsid w:val="009C39D3"/>
    <w:rsid w:val="009C475E"/>
    <w:rsid w:val="009C5462"/>
    <w:rsid w:val="009C5557"/>
    <w:rsid w:val="009C5764"/>
    <w:rsid w:val="009C6DCD"/>
    <w:rsid w:val="009C6FD8"/>
    <w:rsid w:val="009D0AE5"/>
    <w:rsid w:val="009D0CBF"/>
    <w:rsid w:val="009D104E"/>
    <w:rsid w:val="009D1992"/>
    <w:rsid w:val="009D2260"/>
    <w:rsid w:val="009D37EE"/>
    <w:rsid w:val="009D3EB8"/>
    <w:rsid w:val="009D3FBA"/>
    <w:rsid w:val="009D44A7"/>
    <w:rsid w:val="009D46CC"/>
    <w:rsid w:val="009D53D9"/>
    <w:rsid w:val="009D5C64"/>
    <w:rsid w:val="009D607C"/>
    <w:rsid w:val="009D6ED2"/>
    <w:rsid w:val="009D749E"/>
    <w:rsid w:val="009E09D4"/>
    <w:rsid w:val="009E0EB4"/>
    <w:rsid w:val="009E1177"/>
    <w:rsid w:val="009E4F74"/>
    <w:rsid w:val="009E5CF9"/>
    <w:rsid w:val="009E6280"/>
    <w:rsid w:val="009E6FE6"/>
    <w:rsid w:val="009E7AFE"/>
    <w:rsid w:val="009E7FB9"/>
    <w:rsid w:val="009F0699"/>
    <w:rsid w:val="009F09C8"/>
    <w:rsid w:val="009F0AA7"/>
    <w:rsid w:val="009F22C5"/>
    <w:rsid w:val="009F3B1E"/>
    <w:rsid w:val="009F4771"/>
    <w:rsid w:val="009F4C97"/>
    <w:rsid w:val="009F66D2"/>
    <w:rsid w:val="009F6B77"/>
    <w:rsid w:val="009F6FC9"/>
    <w:rsid w:val="00A00487"/>
    <w:rsid w:val="00A01213"/>
    <w:rsid w:val="00A01AE7"/>
    <w:rsid w:val="00A03C45"/>
    <w:rsid w:val="00A0405E"/>
    <w:rsid w:val="00A0534F"/>
    <w:rsid w:val="00A05A4B"/>
    <w:rsid w:val="00A063C6"/>
    <w:rsid w:val="00A073E0"/>
    <w:rsid w:val="00A078D3"/>
    <w:rsid w:val="00A10883"/>
    <w:rsid w:val="00A11F15"/>
    <w:rsid w:val="00A127E4"/>
    <w:rsid w:val="00A1296F"/>
    <w:rsid w:val="00A142AC"/>
    <w:rsid w:val="00A14DC5"/>
    <w:rsid w:val="00A15A16"/>
    <w:rsid w:val="00A162BF"/>
    <w:rsid w:val="00A16CCA"/>
    <w:rsid w:val="00A203B6"/>
    <w:rsid w:val="00A20ADC"/>
    <w:rsid w:val="00A216E7"/>
    <w:rsid w:val="00A21BBD"/>
    <w:rsid w:val="00A23EA5"/>
    <w:rsid w:val="00A23F1B"/>
    <w:rsid w:val="00A24183"/>
    <w:rsid w:val="00A24415"/>
    <w:rsid w:val="00A255CA"/>
    <w:rsid w:val="00A2647D"/>
    <w:rsid w:val="00A265E1"/>
    <w:rsid w:val="00A2717E"/>
    <w:rsid w:val="00A30BE8"/>
    <w:rsid w:val="00A30F8A"/>
    <w:rsid w:val="00A31694"/>
    <w:rsid w:val="00A3187D"/>
    <w:rsid w:val="00A31D46"/>
    <w:rsid w:val="00A32426"/>
    <w:rsid w:val="00A3261D"/>
    <w:rsid w:val="00A328CC"/>
    <w:rsid w:val="00A33576"/>
    <w:rsid w:val="00A343D0"/>
    <w:rsid w:val="00A3585A"/>
    <w:rsid w:val="00A363F4"/>
    <w:rsid w:val="00A44203"/>
    <w:rsid w:val="00A44322"/>
    <w:rsid w:val="00A4497A"/>
    <w:rsid w:val="00A44D06"/>
    <w:rsid w:val="00A47B1D"/>
    <w:rsid w:val="00A51025"/>
    <w:rsid w:val="00A51FA4"/>
    <w:rsid w:val="00A51FE2"/>
    <w:rsid w:val="00A532AA"/>
    <w:rsid w:val="00A5496E"/>
    <w:rsid w:val="00A55479"/>
    <w:rsid w:val="00A61C7B"/>
    <w:rsid w:val="00A62135"/>
    <w:rsid w:val="00A63EAD"/>
    <w:rsid w:val="00A64069"/>
    <w:rsid w:val="00A642F5"/>
    <w:rsid w:val="00A646A5"/>
    <w:rsid w:val="00A649F9"/>
    <w:rsid w:val="00A6500C"/>
    <w:rsid w:val="00A70439"/>
    <w:rsid w:val="00A708F6"/>
    <w:rsid w:val="00A70A5D"/>
    <w:rsid w:val="00A71935"/>
    <w:rsid w:val="00A7383B"/>
    <w:rsid w:val="00A76E72"/>
    <w:rsid w:val="00A77640"/>
    <w:rsid w:val="00A77D63"/>
    <w:rsid w:val="00A80982"/>
    <w:rsid w:val="00A83783"/>
    <w:rsid w:val="00A844F2"/>
    <w:rsid w:val="00A84D50"/>
    <w:rsid w:val="00A85AB6"/>
    <w:rsid w:val="00A85F9E"/>
    <w:rsid w:val="00A86099"/>
    <w:rsid w:val="00A874B2"/>
    <w:rsid w:val="00A87D60"/>
    <w:rsid w:val="00A9153B"/>
    <w:rsid w:val="00A92795"/>
    <w:rsid w:val="00A9458F"/>
    <w:rsid w:val="00A94959"/>
    <w:rsid w:val="00A963D4"/>
    <w:rsid w:val="00A97121"/>
    <w:rsid w:val="00A97E49"/>
    <w:rsid w:val="00AA0831"/>
    <w:rsid w:val="00AA093C"/>
    <w:rsid w:val="00AA0D2A"/>
    <w:rsid w:val="00AA25FE"/>
    <w:rsid w:val="00AA589F"/>
    <w:rsid w:val="00AA5AA7"/>
    <w:rsid w:val="00AA5BFA"/>
    <w:rsid w:val="00AA5EE7"/>
    <w:rsid w:val="00AA7A09"/>
    <w:rsid w:val="00AB0734"/>
    <w:rsid w:val="00AB2B89"/>
    <w:rsid w:val="00AB31A6"/>
    <w:rsid w:val="00AB4746"/>
    <w:rsid w:val="00AB5DCA"/>
    <w:rsid w:val="00AC19EB"/>
    <w:rsid w:val="00AC1B05"/>
    <w:rsid w:val="00AD1EBB"/>
    <w:rsid w:val="00AD4479"/>
    <w:rsid w:val="00AD65FE"/>
    <w:rsid w:val="00AD6D95"/>
    <w:rsid w:val="00AD78C6"/>
    <w:rsid w:val="00AD7AE0"/>
    <w:rsid w:val="00AE29DE"/>
    <w:rsid w:val="00AE2C41"/>
    <w:rsid w:val="00AE2F81"/>
    <w:rsid w:val="00AE405D"/>
    <w:rsid w:val="00AE65F8"/>
    <w:rsid w:val="00AF0E52"/>
    <w:rsid w:val="00AF2971"/>
    <w:rsid w:val="00AF463F"/>
    <w:rsid w:val="00B005DE"/>
    <w:rsid w:val="00B00918"/>
    <w:rsid w:val="00B021DF"/>
    <w:rsid w:val="00B0300E"/>
    <w:rsid w:val="00B03572"/>
    <w:rsid w:val="00B038B9"/>
    <w:rsid w:val="00B056FB"/>
    <w:rsid w:val="00B05C24"/>
    <w:rsid w:val="00B06842"/>
    <w:rsid w:val="00B06857"/>
    <w:rsid w:val="00B105D6"/>
    <w:rsid w:val="00B12531"/>
    <w:rsid w:val="00B132E2"/>
    <w:rsid w:val="00B147FD"/>
    <w:rsid w:val="00B14B56"/>
    <w:rsid w:val="00B16064"/>
    <w:rsid w:val="00B16497"/>
    <w:rsid w:val="00B165F8"/>
    <w:rsid w:val="00B17EBD"/>
    <w:rsid w:val="00B204B1"/>
    <w:rsid w:val="00B2069F"/>
    <w:rsid w:val="00B2128E"/>
    <w:rsid w:val="00B231FD"/>
    <w:rsid w:val="00B238FC"/>
    <w:rsid w:val="00B2518E"/>
    <w:rsid w:val="00B25BA8"/>
    <w:rsid w:val="00B25C57"/>
    <w:rsid w:val="00B26497"/>
    <w:rsid w:val="00B26DB2"/>
    <w:rsid w:val="00B27F0A"/>
    <w:rsid w:val="00B319E3"/>
    <w:rsid w:val="00B3355C"/>
    <w:rsid w:val="00B33C40"/>
    <w:rsid w:val="00B3536A"/>
    <w:rsid w:val="00B3544C"/>
    <w:rsid w:val="00B36C35"/>
    <w:rsid w:val="00B37241"/>
    <w:rsid w:val="00B41158"/>
    <w:rsid w:val="00B41497"/>
    <w:rsid w:val="00B41C2F"/>
    <w:rsid w:val="00B41F2C"/>
    <w:rsid w:val="00B43216"/>
    <w:rsid w:val="00B4412F"/>
    <w:rsid w:val="00B446AB"/>
    <w:rsid w:val="00B44BA9"/>
    <w:rsid w:val="00B45638"/>
    <w:rsid w:val="00B45954"/>
    <w:rsid w:val="00B45BF3"/>
    <w:rsid w:val="00B469F3"/>
    <w:rsid w:val="00B46CCB"/>
    <w:rsid w:val="00B46DCE"/>
    <w:rsid w:val="00B46F68"/>
    <w:rsid w:val="00B4790C"/>
    <w:rsid w:val="00B51A53"/>
    <w:rsid w:val="00B54413"/>
    <w:rsid w:val="00B57961"/>
    <w:rsid w:val="00B60BCA"/>
    <w:rsid w:val="00B62692"/>
    <w:rsid w:val="00B637DC"/>
    <w:rsid w:val="00B646D9"/>
    <w:rsid w:val="00B7059B"/>
    <w:rsid w:val="00B72359"/>
    <w:rsid w:val="00B72506"/>
    <w:rsid w:val="00B72BBD"/>
    <w:rsid w:val="00B73D86"/>
    <w:rsid w:val="00B74CD2"/>
    <w:rsid w:val="00B8029D"/>
    <w:rsid w:val="00B8166E"/>
    <w:rsid w:val="00B816E2"/>
    <w:rsid w:val="00B82603"/>
    <w:rsid w:val="00B82F7E"/>
    <w:rsid w:val="00B82FAA"/>
    <w:rsid w:val="00B83D55"/>
    <w:rsid w:val="00B866CC"/>
    <w:rsid w:val="00B86BE8"/>
    <w:rsid w:val="00B87657"/>
    <w:rsid w:val="00B9051D"/>
    <w:rsid w:val="00B905F6"/>
    <w:rsid w:val="00B9084D"/>
    <w:rsid w:val="00B91DD8"/>
    <w:rsid w:val="00B93264"/>
    <w:rsid w:val="00B93BC6"/>
    <w:rsid w:val="00B94C46"/>
    <w:rsid w:val="00B94F42"/>
    <w:rsid w:val="00B9527B"/>
    <w:rsid w:val="00B95F77"/>
    <w:rsid w:val="00B97561"/>
    <w:rsid w:val="00BA0663"/>
    <w:rsid w:val="00BA147E"/>
    <w:rsid w:val="00BA18B7"/>
    <w:rsid w:val="00BA3265"/>
    <w:rsid w:val="00BA382A"/>
    <w:rsid w:val="00BA3A5C"/>
    <w:rsid w:val="00BA407A"/>
    <w:rsid w:val="00BA4796"/>
    <w:rsid w:val="00BA4FD5"/>
    <w:rsid w:val="00BA5793"/>
    <w:rsid w:val="00BA678B"/>
    <w:rsid w:val="00BA6853"/>
    <w:rsid w:val="00BA7495"/>
    <w:rsid w:val="00BB1DB6"/>
    <w:rsid w:val="00BB2ECD"/>
    <w:rsid w:val="00BB354A"/>
    <w:rsid w:val="00BB4E55"/>
    <w:rsid w:val="00BB50A0"/>
    <w:rsid w:val="00BB6963"/>
    <w:rsid w:val="00BB72C3"/>
    <w:rsid w:val="00BB77B1"/>
    <w:rsid w:val="00BC183C"/>
    <w:rsid w:val="00BC258F"/>
    <w:rsid w:val="00BC31D2"/>
    <w:rsid w:val="00BC3872"/>
    <w:rsid w:val="00BC3CC4"/>
    <w:rsid w:val="00BC7F6D"/>
    <w:rsid w:val="00BD0390"/>
    <w:rsid w:val="00BD13E7"/>
    <w:rsid w:val="00BD2067"/>
    <w:rsid w:val="00BD2A39"/>
    <w:rsid w:val="00BD301E"/>
    <w:rsid w:val="00BD3F06"/>
    <w:rsid w:val="00BD4013"/>
    <w:rsid w:val="00BD46F1"/>
    <w:rsid w:val="00BD4799"/>
    <w:rsid w:val="00BD54F2"/>
    <w:rsid w:val="00BD5866"/>
    <w:rsid w:val="00BD6011"/>
    <w:rsid w:val="00BD6B1F"/>
    <w:rsid w:val="00BD70ED"/>
    <w:rsid w:val="00BD7C76"/>
    <w:rsid w:val="00BD7DB5"/>
    <w:rsid w:val="00BE0B16"/>
    <w:rsid w:val="00BE0BEC"/>
    <w:rsid w:val="00BE14E3"/>
    <w:rsid w:val="00BE30C5"/>
    <w:rsid w:val="00BE337E"/>
    <w:rsid w:val="00BE3441"/>
    <w:rsid w:val="00BE3538"/>
    <w:rsid w:val="00BE3BA4"/>
    <w:rsid w:val="00BE46CE"/>
    <w:rsid w:val="00BE4943"/>
    <w:rsid w:val="00BE6C28"/>
    <w:rsid w:val="00BE6CAD"/>
    <w:rsid w:val="00BE6FE1"/>
    <w:rsid w:val="00BF157E"/>
    <w:rsid w:val="00BF267B"/>
    <w:rsid w:val="00BF2B82"/>
    <w:rsid w:val="00BF3E27"/>
    <w:rsid w:val="00BF4CEF"/>
    <w:rsid w:val="00BF5076"/>
    <w:rsid w:val="00BF517D"/>
    <w:rsid w:val="00BF6462"/>
    <w:rsid w:val="00C009AE"/>
    <w:rsid w:val="00C02666"/>
    <w:rsid w:val="00C0314C"/>
    <w:rsid w:val="00C04CA2"/>
    <w:rsid w:val="00C058EA"/>
    <w:rsid w:val="00C065AA"/>
    <w:rsid w:val="00C0675C"/>
    <w:rsid w:val="00C06793"/>
    <w:rsid w:val="00C06817"/>
    <w:rsid w:val="00C06E8A"/>
    <w:rsid w:val="00C07048"/>
    <w:rsid w:val="00C071DC"/>
    <w:rsid w:val="00C07778"/>
    <w:rsid w:val="00C07EC3"/>
    <w:rsid w:val="00C123DF"/>
    <w:rsid w:val="00C12CBB"/>
    <w:rsid w:val="00C14506"/>
    <w:rsid w:val="00C1729D"/>
    <w:rsid w:val="00C1742B"/>
    <w:rsid w:val="00C21327"/>
    <w:rsid w:val="00C244ED"/>
    <w:rsid w:val="00C2592B"/>
    <w:rsid w:val="00C25D5D"/>
    <w:rsid w:val="00C2696B"/>
    <w:rsid w:val="00C26CEF"/>
    <w:rsid w:val="00C31C9A"/>
    <w:rsid w:val="00C32AF0"/>
    <w:rsid w:val="00C330B9"/>
    <w:rsid w:val="00C33395"/>
    <w:rsid w:val="00C33A2A"/>
    <w:rsid w:val="00C3492F"/>
    <w:rsid w:val="00C34E34"/>
    <w:rsid w:val="00C36456"/>
    <w:rsid w:val="00C37250"/>
    <w:rsid w:val="00C40D4B"/>
    <w:rsid w:val="00C4237B"/>
    <w:rsid w:val="00C43A35"/>
    <w:rsid w:val="00C45423"/>
    <w:rsid w:val="00C4552A"/>
    <w:rsid w:val="00C4671C"/>
    <w:rsid w:val="00C52263"/>
    <w:rsid w:val="00C52881"/>
    <w:rsid w:val="00C529FC"/>
    <w:rsid w:val="00C576F5"/>
    <w:rsid w:val="00C606A2"/>
    <w:rsid w:val="00C60B3D"/>
    <w:rsid w:val="00C64EA9"/>
    <w:rsid w:val="00C65110"/>
    <w:rsid w:val="00C672B0"/>
    <w:rsid w:val="00C67F1D"/>
    <w:rsid w:val="00C707EF"/>
    <w:rsid w:val="00C70C5F"/>
    <w:rsid w:val="00C71733"/>
    <w:rsid w:val="00C72C49"/>
    <w:rsid w:val="00C73AFF"/>
    <w:rsid w:val="00C7431A"/>
    <w:rsid w:val="00C755A6"/>
    <w:rsid w:val="00C760DD"/>
    <w:rsid w:val="00C81ED9"/>
    <w:rsid w:val="00C82110"/>
    <w:rsid w:val="00C84491"/>
    <w:rsid w:val="00C86911"/>
    <w:rsid w:val="00C87706"/>
    <w:rsid w:val="00C906D2"/>
    <w:rsid w:val="00C91287"/>
    <w:rsid w:val="00C926A3"/>
    <w:rsid w:val="00C946EB"/>
    <w:rsid w:val="00C94D41"/>
    <w:rsid w:val="00C95040"/>
    <w:rsid w:val="00C955E5"/>
    <w:rsid w:val="00C95605"/>
    <w:rsid w:val="00C9654C"/>
    <w:rsid w:val="00C9722F"/>
    <w:rsid w:val="00C97393"/>
    <w:rsid w:val="00C9A4C6"/>
    <w:rsid w:val="00CA1DF5"/>
    <w:rsid w:val="00CA26EE"/>
    <w:rsid w:val="00CA2F27"/>
    <w:rsid w:val="00CA4740"/>
    <w:rsid w:val="00CA483D"/>
    <w:rsid w:val="00CA4A86"/>
    <w:rsid w:val="00CA4F9B"/>
    <w:rsid w:val="00CA5AA5"/>
    <w:rsid w:val="00CA5E88"/>
    <w:rsid w:val="00CA7303"/>
    <w:rsid w:val="00CB0306"/>
    <w:rsid w:val="00CB0407"/>
    <w:rsid w:val="00CB235E"/>
    <w:rsid w:val="00CB32D0"/>
    <w:rsid w:val="00CB3F42"/>
    <w:rsid w:val="00CB4458"/>
    <w:rsid w:val="00CB5CCE"/>
    <w:rsid w:val="00CC19A4"/>
    <w:rsid w:val="00CC1FD5"/>
    <w:rsid w:val="00CC7813"/>
    <w:rsid w:val="00CD0305"/>
    <w:rsid w:val="00CD0D57"/>
    <w:rsid w:val="00CD3D1F"/>
    <w:rsid w:val="00CD4F5A"/>
    <w:rsid w:val="00CD643F"/>
    <w:rsid w:val="00CD657B"/>
    <w:rsid w:val="00CD6616"/>
    <w:rsid w:val="00CE0399"/>
    <w:rsid w:val="00CE0872"/>
    <w:rsid w:val="00CE228F"/>
    <w:rsid w:val="00CE3422"/>
    <w:rsid w:val="00CE4E79"/>
    <w:rsid w:val="00CE5188"/>
    <w:rsid w:val="00CE57BB"/>
    <w:rsid w:val="00CE5A21"/>
    <w:rsid w:val="00CE5A89"/>
    <w:rsid w:val="00CE5FC8"/>
    <w:rsid w:val="00CF1CFA"/>
    <w:rsid w:val="00CF2B0F"/>
    <w:rsid w:val="00CF2D8B"/>
    <w:rsid w:val="00CF3CBB"/>
    <w:rsid w:val="00CF3DF7"/>
    <w:rsid w:val="00CF4688"/>
    <w:rsid w:val="00CF54E8"/>
    <w:rsid w:val="00CF5666"/>
    <w:rsid w:val="00CF5BB1"/>
    <w:rsid w:val="00CF73EB"/>
    <w:rsid w:val="00D00358"/>
    <w:rsid w:val="00D006E1"/>
    <w:rsid w:val="00D01026"/>
    <w:rsid w:val="00D01E0D"/>
    <w:rsid w:val="00D01EF4"/>
    <w:rsid w:val="00D0202F"/>
    <w:rsid w:val="00D032CE"/>
    <w:rsid w:val="00D03337"/>
    <w:rsid w:val="00D04C56"/>
    <w:rsid w:val="00D0728D"/>
    <w:rsid w:val="00D10AC3"/>
    <w:rsid w:val="00D1103E"/>
    <w:rsid w:val="00D13920"/>
    <w:rsid w:val="00D1526D"/>
    <w:rsid w:val="00D152E0"/>
    <w:rsid w:val="00D16C2C"/>
    <w:rsid w:val="00D17835"/>
    <w:rsid w:val="00D20B8D"/>
    <w:rsid w:val="00D20EEA"/>
    <w:rsid w:val="00D2303D"/>
    <w:rsid w:val="00D23837"/>
    <w:rsid w:val="00D2397E"/>
    <w:rsid w:val="00D2492D"/>
    <w:rsid w:val="00D26E80"/>
    <w:rsid w:val="00D27D57"/>
    <w:rsid w:val="00D3026B"/>
    <w:rsid w:val="00D30E41"/>
    <w:rsid w:val="00D31130"/>
    <w:rsid w:val="00D312F0"/>
    <w:rsid w:val="00D36070"/>
    <w:rsid w:val="00D366CA"/>
    <w:rsid w:val="00D41B6A"/>
    <w:rsid w:val="00D42053"/>
    <w:rsid w:val="00D434C6"/>
    <w:rsid w:val="00D44448"/>
    <w:rsid w:val="00D44BA8"/>
    <w:rsid w:val="00D45330"/>
    <w:rsid w:val="00D458E5"/>
    <w:rsid w:val="00D4596C"/>
    <w:rsid w:val="00D45B40"/>
    <w:rsid w:val="00D45FAE"/>
    <w:rsid w:val="00D504C8"/>
    <w:rsid w:val="00D5331C"/>
    <w:rsid w:val="00D53F42"/>
    <w:rsid w:val="00D54AD4"/>
    <w:rsid w:val="00D551DA"/>
    <w:rsid w:val="00D55210"/>
    <w:rsid w:val="00D56C09"/>
    <w:rsid w:val="00D577FD"/>
    <w:rsid w:val="00D60092"/>
    <w:rsid w:val="00D60686"/>
    <w:rsid w:val="00D60816"/>
    <w:rsid w:val="00D614B5"/>
    <w:rsid w:val="00D62C78"/>
    <w:rsid w:val="00D633C5"/>
    <w:rsid w:val="00D63CE7"/>
    <w:rsid w:val="00D654B5"/>
    <w:rsid w:val="00D65A6A"/>
    <w:rsid w:val="00D66DA9"/>
    <w:rsid w:val="00D70500"/>
    <w:rsid w:val="00D71D7F"/>
    <w:rsid w:val="00D72CEC"/>
    <w:rsid w:val="00D72E6D"/>
    <w:rsid w:val="00D72FCB"/>
    <w:rsid w:val="00D7393E"/>
    <w:rsid w:val="00D73AB3"/>
    <w:rsid w:val="00D73E2E"/>
    <w:rsid w:val="00D74426"/>
    <w:rsid w:val="00D74C64"/>
    <w:rsid w:val="00D77819"/>
    <w:rsid w:val="00D80BDF"/>
    <w:rsid w:val="00D8136C"/>
    <w:rsid w:val="00D84227"/>
    <w:rsid w:val="00D84777"/>
    <w:rsid w:val="00D8526B"/>
    <w:rsid w:val="00D8752F"/>
    <w:rsid w:val="00D92E2A"/>
    <w:rsid w:val="00D94562"/>
    <w:rsid w:val="00D95BCB"/>
    <w:rsid w:val="00D95FE4"/>
    <w:rsid w:val="00D96B1E"/>
    <w:rsid w:val="00D9742F"/>
    <w:rsid w:val="00DA3893"/>
    <w:rsid w:val="00DA39C3"/>
    <w:rsid w:val="00DA4050"/>
    <w:rsid w:val="00DA4095"/>
    <w:rsid w:val="00DA5FC2"/>
    <w:rsid w:val="00DA64E3"/>
    <w:rsid w:val="00DA66B2"/>
    <w:rsid w:val="00DA78B7"/>
    <w:rsid w:val="00DB0215"/>
    <w:rsid w:val="00DB1FE0"/>
    <w:rsid w:val="00DB397B"/>
    <w:rsid w:val="00DB3CA5"/>
    <w:rsid w:val="00DB3F72"/>
    <w:rsid w:val="00DB6A91"/>
    <w:rsid w:val="00DB7717"/>
    <w:rsid w:val="00DC0177"/>
    <w:rsid w:val="00DC076A"/>
    <w:rsid w:val="00DC07D9"/>
    <w:rsid w:val="00DC3310"/>
    <w:rsid w:val="00DC3A36"/>
    <w:rsid w:val="00DC4283"/>
    <w:rsid w:val="00DC7282"/>
    <w:rsid w:val="00DC7A44"/>
    <w:rsid w:val="00DD2B6E"/>
    <w:rsid w:val="00DD2E0B"/>
    <w:rsid w:val="00DD3A5B"/>
    <w:rsid w:val="00DD4019"/>
    <w:rsid w:val="00DD4B2B"/>
    <w:rsid w:val="00DD5BAE"/>
    <w:rsid w:val="00DE14A6"/>
    <w:rsid w:val="00DE2B03"/>
    <w:rsid w:val="00DE32D2"/>
    <w:rsid w:val="00DE5545"/>
    <w:rsid w:val="00DE764D"/>
    <w:rsid w:val="00DF066C"/>
    <w:rsid w:val="00DF179E"/>
    <w:rsid w:val="00DF5EFB"/>
    <w:rsid w:val="00E00AEB"/>
    <w:rsid w:val="00E01281"/>
    <w:rsid w:val="00E01304"/>
    <w:rsid w:val="00E01BE7"/>
    <w:rsid w:val="00E01FD2"/>
    <w:rsid w:val="00E05811"/>
    <w:rsid w:val="00E0596A"/>
    <w:rsid w:val="00E05B55"/>
    <w:rsid w:val="00E07FEB"/>
    <w:rsid w:val="00E104DC"/>
    <w:rsid w:val="00E124E3"/>
    <w:rsid w:val="00E12FE4"/>
    <w:rsid w:val="00E15EDF"/>
    <w:rsid w:val="00E16266"/>
    <w:rsid w:val="00E20A68"/>
    <w:rsid w:val="00E218AE"/>
    <w:rsid w:val="00E22FEC"/>
    <w:rsid w:val="00E24333"/>
    <w:rsid w:val="00E26178"/>
    <w:rsid w:val="00E2747B"/>
    <w:rsid w:val="00E27993"/>
    <w:rsid w:val="00E31B9F"/>
    <w:rsid w:val="00E3256B"/>
    <w:rsid w:val="00E32BA3"/>
    <w:rsid w:val="00E32D2E"/>
    <w:rsid w:val="00E33100"/>
    <w:rsid w:val="00E334D4"/>
    <w:rsid w:val="00E344C8"/>
    <w:rsid w:val="00E35C23"/>
    <w:rsid w:val="00E37B0F"/>
    <w:rsid w:val="00E40295"/>
    <w:rsid w:val="00E41BEC"/>
    <w:rsid w:val="00E421EE"/>
    <w:rsid w:val="00E44330"/>
    <w:rsid w:val="00E46650"/>
    <w:rsid w:val="00E46F53"/>
    <w:rsid w:val="00E51744"/>
    <w:rsid w:val="00E5218C"/>
    <w:rsid w:val="00E52357"/>
    <w:rsid w:val="00E531F2"/>
    <w:rsid w:val="00E53B61"/>
    <w:rsid w:val="00E543E6"/>
    <w:rsid w:val="00E54867"/>
    <w:rsid w:val="00E54E2C"/>
    <w:rsid w:val="00E55CE7"/>
    <w:rsid w:val="00E56956"/>
    <w:rsid w:val="00E57B61"/>
    <w:rsid w:val="00E60196"/>
    <w:rsid w:val="00E6237F"/>
    <w:rsid w:val="00E6309F"/>
    <w:rsid w:val="00E66480"/>
    <w:rsid w:val="00E67F2C"/>
    <w:rsid w:val="00E74297"/>
    <w:rsid w:val="00E74737"/>
    <w:rsid w:val="00E74A74"/>
    <w:rsid w:val="00E74C4D"/>
    <w:rsid w:val="00E75AFB"/>
    <w:rsid w:val="00E770C7"/>
    <w:rsid w:val="00E779DD"/>
    <w:rsid w:val="00E828DE"/>
    <w:rsid w:val="00E829FF"/>
    <w:rsid w:val="00E83A21"/>
    <w:rsid w:val="00E84974"/>
    <w:rsid w:val="00E85215"/>
    <w:rsid w:val="00E85EF1"/>
    <w:rsid w:val="00E866AF"/>
    <w:rsid w:val="00E870B4"/>
    <w:rsid w:val="00E877D2"/>
    <w:rsid w:val="00E87D92"/>
    <w:rsid w:val="00E87E77"/>
    <w:rsid w:val="00E903C4"/>
    <w:rsid w:val="00E915A7"/>
    <w:rsid w:val="00E91C70"/>
    <w:rsid w:val="00E92C47"/>
    <w:rsid w:val="00E92E24"/>
    <w:rsid w:val="00E93796"/>
    <w:rsid w:val="00E93C2D"/>
    <w:rsid w:val="00E95334"/>
    <w:rsid w:val="00E95571"/>
    <w:rsid w:val="00EA046E"/>
    <w:rsid w:val="00EA1B14"/>
    <w:rsid w:val="00EA229E"/>
    <w:rsid w:val="00EA2614"/>
    <w:rsid w:val="00EA3839"/>
    <w:rsid w:val="00EA3B58"/>
    <w:rsid w:val="00EA3D0E"/>
    <w:rsid w:val="00EA4464"/>
    <w:rsid w:val="00EA7D87"/>
    <w:rsid w:val="00EB0145"/>
    <w:rsid w:val="00EB0165"/>
    <w:rsid w:val="00EB24EC"/>
    <w:rsid w:val="00EB3442"/>
    <w:rsid w:val="00EB44F3"/>
    <w:rsid w:val="00EC08C0"/>
    <w:rsid w:val="00EC0BFA"/>
    <w:rsid w:val="00EC3AF0"/>
    <w:rsid w:val="00EC4017"/>
    <w:rsid w:val="00EC45DD"/>
    <w:rsid w:val="00EC5B98"/>
    <w:rsid w:val="00EC65E0"/>
    <w:rsid w:val="00ED04AA"/>
    <w:rsid w:val="00ED12C2"/>
    <w:rsid w:val="00ED16A2"/>
    <w:rsid w:val="00ED2971"/>
    <w:rsid w:val="00ED4056"/>
    <w:rsid w:val="00ED434F"/>
    <w:rsid w:val="00ED4E16"/>
    <w:rsid w:val="00ED4FB2"/>
    <w:rsid w:val="00ED51F3"/>
    <w:rsid w:val="00ED54A6"/>
    <w:rsid w:val="00ED5BAE"/>
    <w:rsid w:val="00ED6B11"/>
    <w:rsid w:val="00ED7493"/>
    <w:rsid w:val="00ED7804"/>
    <w:rsid w:val="00EE0C0D"/>
    <w:rsid w:val="00EE182B"/>
    <w:rsid w:val="00EE1C21"/>
    <w:rsid w:val="00EE246C"/>
    <w:rsid w:val="00EE42D2"/>
    <w:rsid w:val="00EE50F0"/>
    <w:rsid w:val="00EE7CC0"/>
    <w:rsid w:val="00EF1536"/>
    <w:rsid w:val="00EF16E7"/>
    <w:rsid w:val="00EF2841"/>
    <w:rsid w:val="00EF2863"/>
    <w:rsid w:val="00EF2A93"/>
    <w:rsid w:val="00EF2C85"/>
    <w:rsid w:val="00EF4846"/>
    <w:rsid w:val="00EF4971"/>
    <w:rsid w:val="00EF6657"/>
    <w:rsid w:val="00F041EA"/>
    <w:rsid w:val="00F04C4A"/>
    <w:rsid w:val="00F05322"/>
    <w:rsid w:val="00F05B3C"/>
    <w:rsid w:val="00F0619C"/>
    <w:rsid w:val="00F12830"/>
    <w:rsid w:val="00F1418D"/>
    <w:rsid w:val="00F142EF"/>
    <w:rsid w:val="00F14AEB"/>
    <w:rsid w:val="00F14F0C"/>
    <w:rsid w:val="00F20ABC"/>
    <w:rsid w:val="00F24772"/>
    <w:rsid w:val="00F26101"/>
    <w:rsid w:val="00F262A1"/>
    <w:rsid w:val="00F26CDB"/>
    <w:rsid w:val="00F303C7"/>
    <w:rsid w:val="00F313E0"/>
    <w:rsid w:val="00F35280"/>
    <w:rsid w:val="00F366E0"/>
    <w:rsid w:val="00F375FB"/>
    <w:rsid w:val="00F4034A"/>
    <w:rsid w:val="00F40D24"/>
    <w:rsid w:val="00F45F8C"/>
    <w:rsid w:val="00F46147"/>
    <w:rsid w:val="00F4680F"/>
    <w:rsid w:val="00F5102C"/>
    <w:rsid w:val="00F51427"/>
    <w:rsid w:val="00F51496"/>
    <w:rsid w:val="00F523B8"/>
    <w:rsid w:val="00F539D2"/>
    <w:rsid w:val="00F55DDE"/>
    <w:rsid w:val="00F56578"/>
    <w:rsid w:val="00F56FF8"/>
    <w:rsid w:val="00F57316"/>
    <w:rsid w:val="00F57813"/>
    <w:rsid w:val="00F60AB5"/>
    <w:rsid w:val="00F61383"/>
    <w:rsid w:val="00F63861"/>
    <w:rsid w:val="00F65155"/>
    <w:rsid w:val="00F653F1"/>
    <w:rsid w:val="00F65780"/>
    <w:rsid w:val="00F65BF3"/>
    <w:rsid w:val="00F6795D"/>
    <w:rsid w:val="00F71568"/>
    <w:rsid w:val="00F72849"/>
    <w:rsid w:val="00F74E4E"/>
    <w:rsid w:val="00F772C2"/>
    <w:rsid w:val="00F84861"/>
    <w:rsid w:val="00F85ACF"/>
    <w:rsid w:val="00F85D20"/>
    <w:rsid w:val="00F85E9D"/>
    <w:rsid w:val="00F85F56"/>
    <w:rsid w:val="00F85FAF"/>
    <w:rsid w:val="00F8683C"/>
    <w:rsid w:val="00F86A8E"/>
    <w:rsid w:val="00F90D2A"/>
    <w:rsid w:val="00F92011"/>
    <w:rsid w:val="00F92259"/>
    <w:rsid w:val="00F92547"/>
    <w:rsid w:val="00F9314C"/>
    <w:rsid w:val="00F95981"/>
    <w:rsid w:val="00F9627C"/>
    <w:rsid w:val="00FA1BA7"/>
    <w:rsid w:val="00FA3C2E"/>
    <w:rsid w:val="00FA455B"/>
    <w:rsid w:val="00FA4592"/>
    <w:rsid w:val="00FA4F22"/>
    <w:rsid w:val="00FA5BFE"/>
    <w:rsid w:val="00FA7823"/>
    <w:rsid w:val="00FB1042"/>
    <w:rsid w:val="00FB18EA"/>
    <w:rsid w:val="00FB3DC7"/>
    <w:rsid w:val="00FB411D"/>
    <w:rsid w:val="00FB4341"/>
    <w:rsid w:val="00FB4937"/>
    <w:rsid w:val="00FB53F0"/>
    <w:rsid w:val="00FB6544"/>
    <w:rsid w:val="00FB65B3"/>
    <w:rsid w:val="00FB6908"/>
    <w:rsid w:val="00FC24DA"/>
    <w:rsid w:val="00FC3E5F"/>
    <w:rsid w:val="00FC41A3"/>
    <w:rsid w:val="00FC4B61"/>
    <w:rsid w:val="00FC5842"/>
    <w:rsid w:val="00FC7D45"/>
    <w:rsid w:val="00FD10F0"/>
    <w:rsid w:val="00FD1846"/>
    <w:rsid w:val="00FD1F61"/>
    <w:rsid w:val="00FD3A12"/>
    <w:rsid w:val="00FD4F48"/>
    <w:rsid w:val="00FD5311"/>
    <w:rsid w:val="00FD547C"/>
    <w:rsid w:val="00FD6598"/>
    <w:rsid w:val="00FD6832"/>
    <w:rsid w:val="00FD7C80"/>
    <w:rsid w:val="00FE170E"/>
    <w:rsid w:val="00FE2317"/>
    <w:rsid w:val="00FE3E74"/>
    <w:rsid w:val="00FE4E42"/>
    <w:rsid w:val="00FE7D0D"/>
    <w:rsid w:val="00FF0AEA"/>
    <w:rsid w:val="00FF17BB"/>
    <w:rsid w:val="00FF25B0"/>
    <w:rsid w:val="00FF2EF3"/>
    <w:rsid w:val="00FF3F81"/>
    <w:rsid w:val="00FF4D2A"/>
    <w:rsid w:val="00FF4EFC"/>
    <w:rsid w:val="00FF5529"/>
    <w:rsid w:val="00FF5830"/>
    <w:rsid w:val="00FF7A4A"/>
    <w:rsid w:val="00FF7E73"/>
    <w:rsid w:val="00FF7FBD"/>
    <w:rsid w:val="010FDB8A"/>
    <w:rsid w:val="012B649B"/>
    <w:rsid w:val="019D887E"/>
    <w:rsid w:val="01BC3731"/>
    <w:rsid w:val="01D587F1"/>
    <w:rsid w:val="02405DC6"/>
    <w:rsid w:val="02949506"/>
    <w:rsid w:val="02A444B8"/>
    <w:rsid w:val="02A5E088"/>
    <w:rsid w:val="02CBACC6"/>
    <w:rsid w:val="02E4D523"/>
    <w:rsid w:val="035C2127"/>
    <w:rsid w:val="03692D97"/>
    <w:rsid w:val="03BAF7B3"/>
    <w:rsid w:val="03DA0D6D"/>
    <w:rsid w:val="041C2802"/>
    <w:rsid w:val="04932FCB"/>
    <w:rsid w:val="04F26833"/>
    <w:rsid w:val="04F95C02"/>
    <w:rsid w:val="050F8A95"/>
    <w:rsid w:val="0581EF7F"/>
    <w:rsid w:val="05B30D6B"/>
    <w:rsid w:val="05DAC674"/>
    <w:rsid w:val="0687BACE"/>
    <w:rsid w:val="06AB5AF6"/>
    <w:rsid w:val="070459AE"/>
    <w:rsid w:val="078FE43F"/>
    <w:rsid w:val="0896223C"/>
    <w:rsid w:val="08F31298"/>
    <w:rsid w:val="09A2B3C0"/>
    <w:rsid w:val="09DB4C87"/>
    <w:rsid w:val="0A247FB7"/>
    <w:rsid w:val="0AF11D50"/>
    <w:rsid w:val="0B25234A"/>
    <w:rsid w:val="0C3A13E8"/>
    <w:rsid w:val="0C69847A"/>
    <w:rsid w:val="0C70302A"/>
    <w:rsid w:val="0D228A00"/>
    <w:rsid w:val="0DC31A34"/>
    <w:rsid w:val="0E10214F"/>
    <w:rsid w:val="0E276F2B"/>
    <w:rsid w:val="0E47E352"/>
    <w:rsid w:val="0E6575AE"/>
    <w:rsid w:val="0E75E737"/>
    <w:rsid w:val="0E7FBF6D"/>
    <w:rsid w:val="0EF5D424"/>
    <w:rsid w:val="0F1D8FFE"/>
    <w:rsid w:val="0F4C3897"/>
    <w:rsid w:val="0F910EBB"/>
    <w:rsid w:val="0FF0D486"/>
    <w:rsid w:val="10523D3C"/>
    <w:rsid w:val="105A2AC2"/>
    <w:rsid w:val="108CFAA9"/>
    <w:rsid w:val="108DDA35"/>
    <w:rsid w:val="10C8F7A9"/>
    <w:rsid w:val="11BB0F05"/>
    <w:rsid w:val="11C5103C"/>
    <w:rsid w:val="11D117BB"/>
    <w:rsid w:val="11E98305"/>
    <w:rsid w:val="11EE0D9D"/>
    <w:rsid w:val="120A30A8"/>
    <w:rsid w:val="122A7C8A"/>
    <w:rsid w:val="122D4C7A"/>
    <w:rsid w:val="12A5080B"/>
    <w:rsid w:val="1476FB4D"/>
    <w:rsid w:val="14F6CE95"/>
    <w:rsid w:val="1505FC47"/>
    <w:rsid w:val="150CF361"/>
    <w:rsid w:val="154AD95B"/>
    <w:rsid w:val="15685952"/>
    <w:rsid w:val="1569765E"/>
    <w:rsid w:val="159473B2"/>
    <w:rsid w:val="15A3EE56"/>
    <w:rsid w:val="15B882D8"/>
    <w:rsid w:val="15D11EBB"/>
    <w:rsid w:val="15E9E59E"/>
    <w:rsid w:val="15F20EF4"/>
    <w:rsid w:val="160BAEAB"/>
    <w:rsid w:val="16497307"/>
    <w:rsid w:val="165E3BC1"/>
    <w:rsid w:val="16EC5784"/>
    <w:rsid w:val="170429B3"/>
    <w:rsid w:val="1705A71F"/>
    <w:rsid w:val="1756A8D3"/>
    <w:rsid w:val="17693368"/>
    <w:rsid w:val="1778792E"/>
    <w:rsid w:val="1784B800"/>
    <w:rsid w:val="17B541B3"/>
    <w:rsid w:val="18579E8E"/>
    <w:rsid w:val="186E9763"/>
    <w:rsid w:val="18E16A0D"/>
    <w:rsid w:val="18E2888B"/>
    <w:rsid w:val="190D1EED"/>
    <w:rsid w:val="19759B87"/>
    <w:rsid w:val="199F9D46"/>
    <w:rsid w:val="19E56E50"/>
    <w:rsid w:val="1A085592"/>
    <w:rsid w:val="1A4E51F5"/>
    <w:rsid w:val="1A5DB1F4"/>
    <w:rsid w:val="1A7E58EC"/>
    <w:rsid w:val="1A7F2DC5"/>
    <w:rsid w:val="1A941661"/>
    <w:rsid w:val="1AED3D8F"/>
    <w:rsid w:val="1B7E0479"/>
    <w:rsid w:val="1B991262"/>
    <w:rsid w:val="1C7777FF"/>
    <w:rsid w:val="1CA67A08"/>
    <w:rsid w:val="1CA7D774"/>
    <w:rsid w:val="1DD04B43"/>
    <w:rsid w:val="1DE16CE2"/>
    <w:rsid w:val="1E7288D8"/>
    <w:rsid w:val="1E9F4910"/>
    <w:rsid w:val="1F00203D"/>
    <w:rsid w:val="1F070B53"/>
    <w:rsid w:val="1F4776AF"/>
    <w:rsid w:val="1F6BA388"/>
    <w:rsid w:val="1F6F2AE9"/>
    <w:rsid w:val="1FA7645D"/>
    <w:rsid w:val="1FAAA2B0"/>
    <w:rsid w:val="20D47213"/>
    <w:rsid w:val="2151E89C"/>
    <w:rsid w:val="215F1EA7"/>
    <w:rsid w:val="222DFA5E"/>
    <w:rsid w:val="224C3AD9"/>
    <w:rsid w:val="236B788B"/>
    <w:rsid w:val="238F9C60"/>
    <w:rsid w:val="239AE3A5"/>
    <w:rsid w:val="23C9845E"/>
    <w:rsid w:val="23D45D70"/>
    <w:rsid w:val="23FA1D05"/>
    <w:rsid w:val="2440C79B"/>
    <w:rsid w:val="2451EB20"/>
    <w:rsid w:val="24598005"/>
    <w:rsid w:val="246B92E7"/>
    <w:rsid w:val="248289E4"/>
    <w:rsid w:val="24A0E534"/>
    <w:rsid w:val="24E11EC0"/>
    <w:rsid w:val="25210398"/>
    <w:rsid w:val="25286BDB"/>
    <w:rsid w:val="254A5368"/>
    <w:rsid w:val="264BE430"/>
    <w:rsid w:val="2665A9D2"/>
    <w:rsid w:val="2688D121"/>
    <w:rsid w:val="270B3222"/>
    <w:rsid w:val="276ED581"/>
    <w:rsid w:val="279AAFA6"/>
    <w:rsid w:val="28188D20"/>
    <w:rsid w:val="28825FEB"/>
    <w:rsid w:val="28A60013"/>
    <w:rsid w:val="28A7AE6C"/>
    <w:rsid w:val="28F0F727"/>
    <w:rsid w:val="294982E9"/>
    <w:rsid w:val="29685E65"/>
    <w:rsid w:val="299B5827"/>
    <w:rsid w:val="299D3886"/>
    <w:rsid w:val="29FA28E2"/>
    <w:rsid w:val="2A07AEB0"/>
    <w:rsid w:val="2A1CAB77"/>
    <w:rsid w:val="2A1E304C"/>
    <w:rsid w:val="2A26D472"/>
    <w:rsid w:val="2A5B3E53"/>
    <w:rsid w:val="2A709FF4"/>
    <w:rsid w:val="2AB1084B"/>
    <w:rsid w:val="2B4E497B"/>
    <w:rsid w:val="2B646500"/>
    <w:rsid w:val="2BB8FD74"/>
    <w:rsid w:val="2C0031B0"/>
    <w:rsid w:val="2C8D9BC9"/>
    <w:rsid w:val="2C90B62E"/>
    <w:rsid w:val="2D27CDB5"/>
    <w:rsid w:val="2D4A46FC"/>
    <w:rsid w:val="2D684618"/>
    <w:rsid w:val="2DCC3038"/>
    <w:rsid w:val="2DFA764D"/>
    <w:rsid w:val="2ED95A55"/>
    <w:rsid w:val="2FCA3B53"/>
    <w:rsid w:val="300C7A0A"/>
    <w:rsid w:val="301ED175"/>
    <w:rsid w:val="302ED632"/>
    <w:rsid w:val="303127A8"/>
    <w:rsid w:val="306394AA"/>
    <w:rsid w:val="30BD9061"/>
    <w:rsid w:val="30CF0CDC"/>
    <w:rsid w:val="31A8DF1A"/>
    <w:rsid w:val="31BFF2C5"/>
    <w:rsid w:val="31F4AFC6"/>
    <w:rsid w:val="32049EE4"/>
    <w:rsid w:val="3218075A"/>
    <w:rsid w:val="3275130D"/>
    <w:rsid w:val="328E53C4"/>
    <w:rsid w:val="3308B4FC"/>
    <w:rsid w:val="333AF4B9"/>
    <w:rsid w:val="336100D4"/>
    <w:rsid w:val="33970F39"/>
    <w:rsid w:val="3421FE1C"/>
    <w:rsid w:val="342A2425"/>
    <w:rsid w:val="3445F3C3"/>
    <w:rsid w:val="346FABDF"/>
    <w:rsid w:val="34801462"/>
    <w:rsid w:val="354A3538"/>
    <w:rsid w:val="362D6FDA"/>
    <w:rsid w:val="3652363D"/>
    <w:rsid w:val="36602021"/>
    <w:rsid w:val="36A66D3E"/>
    <w:rsid w:val="3741E838"/>
    <w:rsid w:val="3761C4E7"/>
    <w:rsid w:val="3767454F"/>
    <w:rsid w:val="37936EFA"/>
    <w:rsid w:val="37BC97F8"/>
    <w:rsid w:val="37BF1399"/>
    <w:rsid w:val="37C79E7A"/>
    <w:rsid w:val="38274A69"/>
    <w:rsid w:val="391BD610"/>
    <w:rsid w:val="3934A4B2"/>
    <w:rsid w:val="393B1266"/>
    <w:rsid w:val="3993F9A7"/>
    <w:rsid w:val="39AE5E2D"/>
    <w:rsid w:val="39B7379C"/>
    <w:rsid w:val="39DE0E00"/>
    <w:rsid w:val="3B05C4C2"/>
    <w:rsid w:val="3B07EF32"/>
    <w:rsid w:val="3B47567B"/>
    <w:rsid w:val="3B88D0DC"/>
    <w:rsid w:val="3BF2A793"/>
    <w:rsid w:val="3C1C69BE"/>
    <w:rsid w:val="3C2AE2AA"/>
    <w:rsid w:val="3C47F332"/>
    <w:rsid w:val="3C4DFE3B"/>
    <w:rsid w:val="3C53ED57"/>
    <w:rsid w:val="3C73B6CB"/>
    <w:rsid w:val="3C812C2C"/>
    <w:rsid w:val="3C95FA3C"/>
    <w:rsid w:val="3CCF61A5"/>
    <w:rsid w:val="3D1AAD41"/>
    <w:rsid w:val="3D928FAE"/>
    <w:rsid w:val="3E078EA7"/>
    <w:rsid w:val="3E19EB79"/>
    <w:rsid w:val="3E20B704"/>
    <w:rsid w:val="3E62ACAF"/>
    <w:rsid w:val="3E741C40"/>
    <w:rsid w:val="3EC08701"/>
    <w:rsid w:val="3F4FDF7F"/>
    <w:rsid w:val="40122FB7"/>
    <w:rsid w:val="401D8136"/>
    <w:rsid w:val="4046EF31"/>
    <w:rsid w:val="40DBD087"/>
    <w:rsid w:val="413F2F69"/>
    <w:rsid w:val="41679A5F"/>
    <w:rsid w:val="417730B6"/>
    <w:rsid w:val="41C453D7"/>
    <w:rsid w:val="420E6053"/>
    <w:rsid w:val="42C1D868"/>
    <w:rsid w:val="42F1C902"/>
    <w:rsid w:val="430D59CD"/>
    <w:rsid w:val="43349627"/>
    <w:rsid w:val="434EBC2B"/>
    <w:rsid w:val="4357E5B5"/>
    <w:rsid w:val="435EBE02"/>
    <w:rsid w:val="439D9D55"/>
    <w:rsid w:val="43AA63A7"/>
    <w:rsid w:val="43B52089"/>
    <w:rsid w:val="43DC60D6"/>
    <w:rsid w:val="44744AFC"/>
    <w:rsid w:val="44BDBE78"/>
    <w:rsid w:val="44D06688"/>
    <w:rsid w:val="4511BE15"/>
    <w:rsid w:val="451F00CE"/>
    <w:rsid w:val="454E6D5E"/>
    <w:rsid w:val="45615BAF"/>
    <w:rsid w:val="45783137"/>
    <w:rsid w:val="457BB248"/>
    <w:rsid w:val="45EDAD36"/>
    <w:rsid w:val="46C18F2B"/>
    <w:rsid w:val="47140198"/>
    <w:rsid w:val="4724117A"/>
    <w:rsid w:val="4761500A"/>
    <w:rsid w:val="47C1499F"/>
    <w:rsid w:val="4818FF62"/>
    <w:rsid w:val="484992B7"/>
    <w:rsid w:val="4885A219"/>
    <w:rsid w:val="48FE06A8"/>
    <w:rsid w:val="4959B87C"/>
    <w:rsid w:val="49894215"/>
    <w:rsid w:val="4997E651"/>
    <w:rsid w:val="49A88187"/>
    <w:rsid w:val="49E05987"/>
    <w:rsid w:val="4A366C13"/>
    <w:rsid w:val="4A54E824"/>
    <w:rsid w:val="4AE611AF"/>
    <w:rsid w:val="4B2EEABF"/>
    <w:rsid w:val="4B81629D"/>
    <w:rsid w:val="4B9FA3A2"/>
    <w:rsid w:val="4BE772BB"/>
    <w:rsid w:val="4C24729B"/>
    <w:rsid w:val="4C7891FE"/>
    <w:rsid w:val="4CE4BC21"/>
    <w:rsid w:val="4D196EA6"/>
    <w:rsid w:val="4D83431C"/>
    <w:rsid w:val="4D853B5A"/>
    <w:rsid w:val="4DB07313"/>
    <w:rsid w:val="4DC2A523"/>
    <w:rsid w:val="4E05E0DF"/>
    <w:rsid w:val="4E169433"/>
    <w:rsid w:val="4E446F5D"/>
    <w:rsid w:val="4E72E8DD"/>
    <w:rsid w:val="4E7A2071"/>
    <w:rsid w:val="4F168F1E"/>
    <w:rsid w:val="4F410253"/>
    <w:rsid w:val="4F8094BC"/>
    <w:rsid w:val="4FA12939"/>
    <w:rsid w:val="4FC56FE2"/>
    <w:rsid w:val="4FD2AB2F"/>
    <w:rsid w:val="4FD73EB6"/>
    <w:rsid w:val="5012716D"/>
    <w:rsid w:val="5016CF3F"/>
    <w:rsid w:val="502513B7"/>
    <w:rsid w:val="50E841C0"/>
    <w:rsid w:val="50F9BB52"/>
    <w:rsid w:val="51496A99"/>
    <w:rsid w:val="519BD5BF"/>
    <w:rsid w:val="51B2438F"/>
    <w:rsid w:val="51BCA319"/>
    <w:rsid w:val="51E03D30"/>
    <w:rsid w:val="520086EF"/>
    <w:rsid w:val="5238B234"/>
    <w:rsid w:val="52444EEE"/>
    <w:rsid w:val="5256B43F"/>
    <w:rsid w:val="52B27A5F"/>
    <w:rsid w:val="52ED86D6"/>
    <w:rsid w:val="535424E3"/>
    <w:rsid w:val="53F284A0"/>
    <w:rsid w:val="540F212E"/>
    <w:rsid w:val="541FE282"/>
    <w:rsid w:val="5476F1E6"/>
    <w:rsid w:val="548CF3F5"/>
    <w:rsid w:val="5522ABDE"/>
    <w:rsid w:val="55561746"/>
    <w:rsid w:val="555F4ED1"/>
    <w:rsid w:val="55C18837"/>
    <w:rsid w:val="55E9F65C"/>
    <w:rsid w:val="55EEBADD"/>
    <w:rsid w:val="5665F41B"/>
    <w:rsid w:val="567BB9BE"/>
    <w:rsid w:val="56C4B579"/>
    <w:rsid w:val="56EA378A"/>
    <w:rsid w:val="56F30DA2"/>
    <w:rsid w:val="56FC90B7"/>
    <w:rsid w:val="572A2562"/>
    <w:rsid w:val="57CE91D8"/>
    <w:rsid w:val="57E3124B"/>
    <w:rsid w:val="585CF8EF"/>
    <w:rsid w:val="589AAA0B"/>
    <w:rsid w:val="58C5F5C3"/>
    <w:rsid w:val="58CCDFBC"/>
    <w:rsid w:val="58EEC9C4"/>
    <w:rsid w:val="59142431"/>
    <w:rsid w:val="5935F846"/>
    <w:rsid w:val="593DBC45"/>
    <w:rsid w:val="594B586D"/>
    <w:rsid w:val="5968529E"/>
    <w:rsid w:val="599DD350"/>
    <w:rsid w:val="5A21D84C"/>
    <w:rsid w:val="5AADAE1E"/>
    <w:rsid w:val="5AD256F5"/>
    <w:rsid w:val="5BB1C96F"/>
    <w:rsid w:val="5BBFE7A0"/>
    <w:rsid w:val="5BEF2D1A"/>
    <w:rsid w:val="5C446DE1"/>
    <w:rsid w:val="5C85EC61"/>
    <w:rsid w:val="5CBD5113"/>
    <w:rsid w:val="5CC005BF"/>
    <w:rsid w:val="5CDDD05B"/>
    <w:rsid w:val="5CF0C851"/>
    <w:rsid w:val="5CF989BD"/>
    <w:rsid w:val="5D1DB941"/>
    <w:rsid w:val="5D59790E"/>
    <w:rsid w:val="5D6971D2"/>
    <w:rsid w:val="5D8A24EC"/>
    <w:rsid w:val="5D9C5245"/>
    <w:rsid w:val="5E5E2C14"/>
    <w:rsid w:val="5E666363"/>
    <w:rsid w:val="5E863EC3"/>
    <w:rsid w:val="5E88B1D3"/>
    <w:rsid w:val="5EC353BF"/>
    <w:rsid w:val="5EF0BEF2"/>
    <w:rsid w:val="5F1D7C9C"/>
    <w:rsid w:val="5F4E5FA4"/>
    <w:rsid w:val="5FBA2AD0"/>
    <w:rsid w:val="601591B0"/>
    <w:rsid w:val="60312A7F"/>
    <w:rsid w:val="60B15425"/>
    <w:rsid w:val="60BC9B08"/>
    <w:rsid w:val="60D107A8"/>
    <w:rsid w:val="60DDB7E7"/>
    <w:rsid w:val="60F8C513"/>
    <w:rsid w:val="61736483"/>
    <w:rsid w:val="61B833AA"/>
    <w:rsid w:val="61C8C594"/>
    <w:rsid w:val="626B1240"/>
    <w:rsid w:val="62A8EBA4"/>
    <w:rsid w:val="630F34E4"/>
    <w:rsid w:val="6329833C"/>
    <w:rsid w:val="636765C2"/>
    <w:rsid w:val="6376A10F"/>
    <w:rsid w:val="6421D0C7"/>
    <w:rsid w:val="64FFE0DD"/>
    <w:rsid w:val="66190343"/>
    <w:rsid w:val="662A40B8"/>
    <w:rsid w:val="662F9AEF"/>
    <w:rsid w:val="668A421A"/>
    <w:rsid w:val="66E094A0"/>
    <w:rsid w:val="6721703C"/>
    <w:rsid w:val="67235791"/>
    <w:rsid w:val="674ECA6B"/>
    <w:rsid w:val="6785139B"/>
    <w:rsid w:val="679E4FD9"/>
    <w:rsid w:val="6814E86D"/>
    <w:rsid w:val="68379E45"/>
    <w:rsid w:val="6849F108"/>
    <w:rsid w:val="687CE1BB"/>
    <w:rsid w:val="68A96A7D"/>
    <w:rsid w:val="68BD409D"/>
    <w:rsid w:val="6901E0C6"/>
    <w:rsid w:val="690C8B40"/>
    <w:rsid w:val="692FFF57"/>
    <w:rsid w:val="69341711"/>
    <w:rsid w:val="695CD6FB"/>
    <w:rsid w:val="696538DB"/>
    <w:rsid w:val="699D2D70"/>
    <w:rsid w:val="69A1CE47"/>
    <w:rsid w:val="69E0061C"/>
    <w:rsid w:val="6A0E27C4"/>
    <w:rsid w:val="6A1A62B9"/>
    <w:rsid w:val="6A668752"/>
    <w:rsid w:val="6A8B7F2A"/>
    <w:rsid w:val="6AA9D5EF"/>
    <w:rsid w:val="6BBD81A8"/>
    <w:rsid w:val="6C12F327"/>
    <w:rsid w:val="6CB6172A"/>
    <w:rsid w:val="6CFCB169"/>
    <w:rsid w:val="6D66DD84"/>
    <w:rsid w:val="6D827934"/>
    <w:rsid w:val="6DBAD78B"/>
    <w:rsid w:val="6DDB2CC2"/>
    <w:rsid w:val="6E0AECCB"/>
    <w:rsid w:val="6E796A86"/>
    <w:rsid w:val="6E90E852"/>
    <w:rsid w:val="6EB78328"/>
    <w:rsid w:val="6ED4BE56"/>
    <w:rsid w:val="6EFFCC66"/>
    <w:rsid w:val="6F0E928C"/>
    <w:rsid w:val="6F18A99C"/>
    <w:rsid w:val="6FC4CA9A"/>
    <w:rsid w:val="7005B159"/>
    <w:rsid w:val="702DE32D"/>
    <w:rsid w:val="7056BFAD"/>
    <w:rsid w:val="70BE7BA2"/>
    <w:rsid w:val="70EC8559"/>
    <w:rsid w:val="711E273D"/>
    <w:rsid w:val="7152D4E7"/>
    <w:rsid w:val="717E9620"/>
    <w:rsid w:val="71F4959B"/>
    <w:rsid w:val="7217A60F"/>
    <w:rsid w:val="72A3E3E2"/>
    <w:rsid w:val="72D2A12E"/>
    <w:rsid w:val="732911A2"/>
    <w:rsid w:val="736C7AAC"/>
    <w:rsid w:val="738BE448"/>
    <w:rsid w:val="73A094BE"/>
    <w:rsid w:val="73BFF20B"/>
    <w:rsid w:val="73ECFC8C"/>
    <w:rsid w:val="73F3CF43"/>
    <w:rsid w:val="7429F0D6"/>
    <w:rsid w:val="742A9B04"/>
    <w:rsid w:val="743DF0D2"/>
    <w:rsid w:val="744A7C27"/>
    <w:rsid w:val="746DF739"/>
    <w:rsid w:val="74904AA5"/>
    <w:rsid w:val="74A91D26"/>
    <w:rsid w:val="74E2A3C3"/>
    <w:rsid w:val="7587B9D4"/>
    <w:rsid w:val="75A276A8"/>
    <w:rsid w:val="75DE4C6A"/>
    <w:rsid w:val="7646F761"/>
    <w:rsid w:val="76516F2C"/>
    <w:rsid w:val="769D24B1"/>
    <w:rsid w:val="76DD900D"/>
    <w:rsid w:val="76E03546"/>
    <w:rsid w:val="7782EF95"/>
    <w:rsid w:val="78153818"/>
    <w:rsid w:val="78236973"/>
    <w:rsid w:val="78295EBB"/>
    <w:rsid w:val="785D7770"/>
    <w:rsid w:val="78C748FC"/>
    <w:rsid w:val="78E74F22"/>
    <w:rsid w:val="793257DA"/>
    <w:rsid w:val="796D3DDA"/>
    <w:rsid w:val="797EAA16"/>
    <w:rsid w:val="79C26022"/>
    <w:rsid w:val="79E81CC6"/>
    <w:rsid w:val="7A08EB88"/>
    <w:rsid w:val="7A32A8C8"/>
    <w:rsid w:val="7A361231"/>
    <w:rsid w:val="7AAA30C3"/>
    <w:rsid w:val="7ADD38BD"/>
    <w:rsid w:val="7B4CF5AC"/>
    <w:rsid w:val="7BF019E8"/>
    <w:rsid w:val="7C2E9A6D"/>
    <w:rsid w:val="7C460124"/>
    <w:rsid w:val="7CAE7716"/>
    <w:rsid w:val="7D0C6635"/>
    <w:rsid w:val="7D408C4A"/>
    <w:rsid w:val="7D45774C"/>
    <w:rsid w:val="7D4BB62E"/>
    <w:rsid w:val="7DB90271"/>
    <w:rsid w:val="7DC69DD0"/>
    <w:rsid w:val="7DE14748"/>
    <w:rsid w:val="7E46DD53"/>
    <w:rsid w:val="7EF0F771"/>
    <w:rsid w:val="7EFB7EB7"/>
    <w:rsid w:val="7F3E7159"/>
    <w:rsid w:val="7FF5F431"/>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C8C70"/>
  <w14:defaultImageDpi w14:val="32767"/>
  <w15:chartTrackingRefBased/>
  <w15:docId w15:val="{CC8F52C7-8449-42F8-908E-F42A6FB7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06A"/>
    <w:pPr>
      <w:keepNext/>
      <w:keepLines/>
      <w:numPr>
        <w:numId w:val="2"/>
      </w:numPr>
      <w:spacing w:before="240" w:after="60"/>
      <w:outlineLvl w:val="0"/>
    </w:pPr>
    <w:rPr>
      <w:rFonts w:ascii="Open Sans" w:eastAsiaTheme="majorEastAsia" w:hAnsi="Open Sans" w:cstheme="majorBidi"/>
      <w:b/>
      <w:sz w:val="18"/>
      <w:szCs w:val="32"/>
    </w:rPr>
  </w:style>
  <w:style w:type="paragraph" w:styleId="Heading2">
    <w:name w:val="heading 2"/>
    <w:basedOn w:val="Normal"/>
    <w:next w:val="Normal"/>
    <w:link w:val="Heading2Char"/>
    <w:uiPriority w:val="9"/>
    <w:unhideWhenUsed/>
    <w:qFormat/>
    <w:rsid w:val="00DE32D2"/>
    <w:pPr>
      <w:keepNext/>
      <w:keepLines/>
      <w:spacing w:before="240"/>
      <w:ind w:left="709" w:hanging="709"/>
      <w:outlineLvl w:val="1"/>
    </w:pPr>
    <w:rPr>
      <w:rFonts w:ascii="Open Sans" w:eastAsiaTheme="majorEastAsia" w:hAnsi="Open Sans" w:cstheme="majorBidi"/>
      <w:b/>
      <w:color w:val="000000" w:themeColor="text1"/>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455B"/>
    <w:pPr>
      <w:tabs>
        <w:tab w:val="center" w:pos="4819"/>
        <w:tab w:val="right" w:pos="9638"/>
      </w:tabs>
    </w:pPr>
  </w:style>
  <w:style w:type="character" w:customStyle="1" w:styleId="HeaderChar">
    <w:name w:val="Header Char"/>
    <w:basedOn w:val="DefaultParagraphFont"/>
    <w:link w:val="Header"/>
    <w:uiPriority w:val="99"/>
    <w:rsid w:val="0084455B"/>
  </w:style>
  <w:style w:type="paragraph" w:styleId="Footer">
    <w:name w:val="footer"/>
    <w:basedOn w:val="Normal"/>
    <w:link w:val="FooterChar"/>
    <w:uiPriority w:val="99"/>
    <w:unhideWhenUsed/>
    <w:rsid w:val="0084455B"/>
    <w:pPr>
      <w:tabs>
        <w:tab w:val="center" w:pos="4819"/>
        <w:tab w:val="right" w:pos="9638"/>
      </w:tabs>
    </w:pPr>
  </w:style>
  <w:style w:type="character" w:customStyle="1" w:styleId="FooterChar">
    <w:name w:val="Footer Char"/>
    <w:basedOn w:val="DefaultParagraphFont"/>
    <w:link w:val="Footer"/>
    <w:uiPriority w:val="99"/>
    <w:rsid w:val="0084455B"/>
  </w:style>
  <w:style w:type="character" w:styleId="PageNumber">
    <w:name w:val="page number"/>
    <w:basedOn w:val="DefaultParagraphFont"/>
    <w:uiPriority w:val="99"/>
    <w:semiHidden/>
    <w:unhideWhenUsed/>
    <w:rsid w:val="00846343"/>
  </w:style>
  <w:style w:type="paragraph" w:customStyle="1" w:styleId="WFPstyle">
    <w:name w:val="WFP style"/>
    <w:basedOn w:val="Normal"/>
    <w:link w:val="WFPstyleChar"/>
    <w:qFormat/>
    <w:rsid w:val="006B255F"/>
    <w:pPr>
      <w:spacing w:after="120"/>
    </w:pPr>
    <w:rPr>
      <w:rFonts w:ascii="Open Sans" w:hAnsi="Open Sans"/>
      <w:sz w:val="18"/>
      <w:szCs w:val="20"/>
      <w:lang w:val="en-GB"/>
    </w:rPr>
  </w:style>
  <w:style w:type="table" w:customStyle="1" w:styleId="WFPtable">
    <w:name w:val="WFP table"/>
    <w:basedOn w:val="TableNormal"/>
    <w:uiPriority w:val="99"/>
    <w:rsid w:val="006B255F"/>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WFPstyleChar">
    <w:name w:val="WFP style Char"/>
    <w:basedOn w:val="DefaultParagraphFont"/>
    <w:link w:val="WFPstyle"/>
    <w:rsid w:val="006B255F"/>
    <w:rPr>
      <w:rFonts w:ascii="Open Sans" w:hAnsi="Open Sans"/>
      <w:sz w:val="18"/>
      <w:szCs w:val="20"/>
      <w:lang w:val="en-GB"/>
    </w:rPr>
  </w:style>
  <w:style w:type="paragraph" w:styleId="BalloonText">
    <w:name w:val="Balloon Text"/>
    <w:basedOn w:val="Normal"/>
    <w:link w:val="BalloonTextChar"/>
    <w:uiPriority w:val="99"/>
    <w:semiHidden/>
    <w:unhideWhenUsed/>
    <w:rsid w:val="00FF3F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3F81"/>
    <w:rPr>
      <w:rFonts w:ascii="Segoe UI" w:hAnsi="Segoe UI" w:cs="Segoe UI"/>
      <w:sz w:val="18"/>
      <w:szCs w:val="18"/>
    </w:rPr>
  </w:style>
  <w:style w:type="table" w:styleId="TableGrid">
    <w:name w:val="Table Grid"/>
    <w:basedOn w:val="TableNormal"/>
    <w:uiPriority w:val="39"/>
    <w:rsid w:val="00F142EF"/>
    <w:rPr>
      <w:rFonts w:ascii="Times New Roman" w:eastAsiaTheme="minorEastAsia"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F142EF"/>
    <w:rPr>
      <w:color w:val="0000FF"/>
      <w:u w:val="single"/>
    </w:rPr>
  </w:style>
  <w:style w:type="paragraph" w:styleId="FootnoteText">
    <w:name w:val="footnote text"/>
    <w:basedOn w:val="Normal"/>
    <w:link w:val="FootnoteTextChar"/>
    <w:uiPriority w:val="99"/>
    <w:semiHidden/>
    <w:unhideWhenUsed/>
    <w:rsid w:val="00233612"/>
    <w:rPr>
      <w:sz w:val="20"/>
      <w:szCs w:val="20"/>
    </w:rPr>
  </w:style>
  <w:style w:type="character" w:customStyle="1" w:styleId="FootnoteTextChar">
    <w:name w:val="Footnote Text Char"/>
    <w:basedOn w:val="DefaultParagraphFont"/>
    <w:link w:val="FootnoteText"/>
    <w:uiPriority w:val="99"/>
    <w:semiHidden/>
    <w:rsid w:val="00233612"/>
    <w:rPr>
      <w:sz w:val="20"/>
      <w:szCs w:val="20"/>
    </w:rPr>
  </w:style>
  <w:style w:type="character" w:styleId="FootnoteReference">
    <w:name w:val="footnote reference"/>
    <w:basedOn w:val="DefaultParagraphFont"/>
    <w:uiPriority w:val="99"/>
    <w:unhideWhenUsed/>
    <w:rsid w:val="00233612"/>
    <w:rPr>
      <w:vertAlign w:val="superscript"/>
    </w:rPr>
  </w:style>
  <w:style w:type="character" w:customStyle="1" w:styleId="UnresolvedMention1">
    <w:name w:val="Unresolved Mention1"/>
    <w:basedOn w:val="DefaultParagraphFont"/>
    <w:uiPriority w:val="99"/>
    <w:rsid w:val="008841AD"/>
    <w:rPr>
      <w:color w:val="605E5C"/>
      <w:shd w:val="clear" w:color="auto" w:fill="E1DFDD"/>
    </w:rPr>
  </w:style>
  <w:style w:type="character" w:styleId="CommentReference">
    <w:name w:val="annotation reference"/>
    <w:basedOn w:val="DefaultParagraphFont"/>
    <w:uiPriority w:val="99"/>
    <w:semiHidden/>
    <w:unhideWhenUsed/>
    <w:rsid w:val="00090256"/>
    <w:rPr>
      <w:sz w:val="16"/>
      <w:szCs w:val="16"/>
    </w:rPr>
  </w:style>
  <w:style w:type="paragraph" w:styleId="CommentText">
    <w:name w:val="annotation text"/>
    <w:basedOn w:val="Normal"/>
    <w:link w:val="CommentTextChar"/>
    <w:uiPriority w:val="99"/>
    <w:unhideWhenUsed/>
    <w:rsid w:val="00090256"/>
    <w:rPr>
      <w:sz w:val="20"/>
      <w:szCs w:val="20"/>
    </w:rPr>
  </w:style>
  <w:style w:type="character" w:customStyle="1" w:styleId="CommentTextChar">
    <w:name w:val="Comment Text Char"/>
    <w:basedOn w:val="DefaultParagraphFont"/>
    <w:link w:val="CommentText"/>
    <w:uiPriority w:val="99"/>
    <w:rsid w:val="00090256"/>
    <w:rPr>
      <w:sz w:val="20"/>
      <w:szCs w:val="20"/>
    </w:rPr>
  </w:style>
  <w:style w:type="paragraph" w:styleId="CommentSubject">
    <w:name w:val="annotation subject"/>
    <w:basedOn w:val="CommentText"/>
    <w:next w:val="CommentText"/>
    <w:link w:val="CommentSubjectChar"/>
    <w:uiPriority w:val="99"/>
    <w:semiHidden/>
    <w:unhideWhenUsed/>
    <w:rsid w:val="00090256"/>
    <w:rPr>
      <w:b/>
      <w:bCs/>
    </w:rPr>
  </w:style>
  <w:style w:type="character" w:customStyle="1" w:styleId="CommentSubjectChar">
    <w:name w:val="Comment Subject Char"/>
    <w:basedOn w:val="CommentTextChar"/>
    <w:link w:val="CommentSubject"/>
    <w:uiPriority w:val="99"/>
    <w:semiHidden/>
    <w:rsid w:val="00090256"/>
    <w:rPr>
      <w:b/>
      <w:bCs/>
      <w:sz w:val="20"/>
      <w:szCs w:val="20"/>
    </w:rPr>
  </w:style>
  <w:style w:type="paragraph" w:styleId="Revision">
    <w:name w:val="Revision"/>
    <w:hidden/>
    <w:uiPriority w:val="99"/>
    <w:semiHidden/>
    <w:rsid w:val="00D45330"/>
  </w:style>
  <w:style w:type="character" w:customStyle="1" w:styleId="Heading1Char">
    <w:name w:val="Heading 1 Char"/>
    <w:basedOn w:val="DefaultParagraphFont"/>
    <w:link w:val="Heading1"/>
    <w:uiPriority w:val="9"/>
    <w:rsid w:val="007E606A"/>
    <w:rPr>
      <w:rFonts w:ascii="Open Sans" w:eastAsiaTheme="majorEastAsia" w:hAnsi="Open Sans" w:cstheme="majorBidi"/>
      <w:b/>
      <w:sz w:val="18"/>
      <w:szCs w:val="32"/>
    </w:rPr>
  </w:style>
  <w:style w:type="paragraph" w:styleId="ListParagraph">
    <w:name w:val="List Paragraph"/>
    <w:aliases w:val="Dot pt,F5 List Paragraph,List Paragraph1,Colorful List - Accent 11,No Spacing1,List Paragraph Char Char Char,Indicator Text,Numbered Para 1,Bullet 1,Bullet Points,List Paragraph2,MAIN CONTENT,OBC Bullet,List Paragraph12"/>
    <w:basedOn w:val="Normal"/>
    <w:link w:val="ListParagraphChar"/>
    <w:uiPriority w:val="34"/>
    <w:qFormat/>
    <w:rsid w:val="00C946EB"/>
    <w:pPr>
      <w:ind w:left="720"/>
      <w:contextualSpacing/>
    </w:pPr>
  </w:style>
  <w:style w:type="paragraph" w:styleId="NoSpacing">
    <w:name w:val="No Spacing"/>
    <w:uiPriority w:val="1"/>
    <w:qFormat/>
    <w:rsid w:val="00C946EB"/>
  </w:style>
  <w:style w:type="paragraph" w:styleId="NormalWeb">
    <w:name w:val="Normal (Web)"/>
    <w:basedOn w:val="Normal"/>
    <w:uiPriority w:val="99"/>
    <w:unhideWhenUsed/>
    <w:rsid w:val="00C946EB"/>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DE32D2"/>
    <w:rPr>
      <w:rFonts w:ascii="Open Sans" w:eastAsiaTheme="majorEastAsia" w:hAnsi="Open Sans" w:cstheme="majorBidi"/>
      <w:b/>
      <w:color w:val="000000" w:themeColor="text1"/>
      <w:sz w:val="18"/>
      <w:szCs w:val="26"/>
    </w:rPr>
  </w:style>
  <w:style w:type="table" w:customStyle="1" w:styleId="TableGrid1">
    <w:name w:val="Table Grid1"/>
    <w:basedOn w:val="TableNormal"/>
    <w:next w:val="TableGrid"/>
    <w:uiPriority w:val="39"/>
    <w:rsid w:val="00767F5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34642"/>
    <w:rPr>
      <w:color w:val="954F72" w:themeColor="followedHyperlink"/>
      <w:u w:val="single"/>
    </w:rPr>
  </w:style>
  <w:style w:type="paragraph" w:styleId="Caption">
    <w:name w:val="caption"/>
    <w:basedOn w:val="Normal"/>
    <w:next w:val="Normal"/>
    <w:uiPriority w:val="35"/>
    <w:unhideWhenUsed/>
    <w:qFormat/>
    <w:rsid w:val="00155ED5"/>
    <w:pPr>
      <w:spacing w:after="200"/>
    </w:pPr>
    <w:rPr>
      <w:rFonts w:ascii="Calibri" w:eastAsia="Calibri" w:hAnsi="Calibri" w:cs="Calibri"/>
      <w:i/>
      <w:iCs/>
      <w:color w:val="44546A" w:themeColor="text2"/>
      <w:sz w:val="18"/>
      <w:szCs w:val="18"/>
    </w:rPr>
  </w:style>
  <w:style w:type="character" w:customStyle="1" w:styleId="ListParagraphChar">
    <w:name w:val="List Paragraph Char"/>
    <w:aliases w:val="Dot pt Char,F5 List Paragraph Char,List Paragraph1 Char,Colorful List - Accent 11 Char,No Spacing1 Char,List Paragraph Char Char Char Char,Indicator Text Char,Numbered Para 1 Char,Bullet 1 Char,Bullet Points Char,List Paragraph2 Char"/>
    <w:link w:val="ListParagraph"/>
    <w:uiPriority w:val="34"/>
    <w:qFormat/>
    <w:locked/>
    <w:rsid w:val="00155ED5"/>
  </w:style>
  <w:style w:type="character" w:customStyle="1" w:styleId="Mention1">
    <w:name w:val="Mention1"/>
    <w:basedOn w:val="DefaultParagraphFont"/>
    <w:uiPriority w:val="99"/>
    <w:unhideWhenUsed/>
    <w:rsid w:val="003E47A9"/>
    <w:rPr>
      <w:color w:val="2B579A"/>
      <w:shd w:val="clear" w:color="auto" w:fill="E6E6E6"/>
    </w:rPr>
  </w:style>
  <w:style w:type="character" w:customStyle="1" w:styleId="UnresolvedMention2">
    <w:name w:val="Unresolved Mention2"/>
    <w:basedOn w:val="DefaultParagraphFont"/>
    <w:uiPriority w:val="99"/>
    <w:unhideWhenUsed/>
    <w:rsid w:val="00B43216"/>
    <w:rPr>
      <w:color w:val="605E5C"/>
      <w:shd w:val="clear" w:color="auto" w:fill="E1DFDD"/>
    </w:rPr>
  </w:style>
  <w:style w:type="character" w:customStyle="1" w:styleId="Mention2">
    <w:name w:val="Mention2"/>
    <w:basedOn w:val="DefaultParagraphFont"/>
    <w:uiPriority w:val="99"/>
    <w:unhideWhenUsed/>
    <w:rsid w:val="00AD6D95"/>
    <w:rPr>
      <w:color w:val="2B579A"/>
      <w:shd w:val="clear" w:color="auto" w:fill="E1DFDD"/>
    </w:rPr>
  </w:style>
  <w:style w:type="character" w:styleId="UnresolvedMention">
    <w:name w:val="Unresolved Mention"/>
    <w:basedOn w:val="DefaultParagraphFont"/>
    <w:uiPriority w:val="99"/>
    <w:unhideWhenUsed/>
    <w:rsid w:val="00223EF9"/>
    <w:rPr>
      <w:color w:val="605E5C"/>
      <w:shd w:val="clear" w:color="auto" w:fill="E1DFDD"/>
    </w:rPr>
  </w:style>
  <w:style w:type="character" w:styleId="Mention">
    <w:name w:val="Mention"/>
    <w:basedOn w:val="DefaultParagraphFont"/>
    <w:uiPriority w:val="99"/>
    <w:unhideWhenUsed/>
    <w:rsid w:val="00E37B0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86820">
      <w:bodyDiv w:val="1"/>
      <w:marLeft w:val="0"/>
      <w:marRight w:val="0"/>
      <w:marTop w:val="0"/>
      <w:marBottom w:val="0"/>
      <w:divBdr>
        <w:top w:val="none" w:sz="0" w:space="0" w:color="auto"/>
        <w:left w:val="none" w:sz="0" w:space="0" w:color="auto"/>
        <w:bottom w:val="none" w:sz="0" w:space="0" w:color="auto"/>
        <w:right w:val="none" w:sz="0" w:space="0" w:color="auto"/>
      </w:divBdr>
    </w:div>
    <w:div w:id="1513570497">
      <w:bodyDiv w:val="1"/>
      <w:marLeft w:val="0"/>
      <w:marRight w:val="0"/>
      <w:marTop w:val="0"/>
      <w:marBottom w:val="0"/>
      <w:divBdr>
        <w:top w:val="none" w:sz="0" w:space="0" w:color="auto"/>
        <w:left w:val="none" w:sz="0" w:space="0" w:color="auto"/>
        <w:bottom w:val="none" w:sz="0" w:space="0" w:color="auto"/>
        <w:right w:val="none" w:sz="0" w:space="0" w:color="auto"/>
      </w:divBdr>
    </w:div>
    <w:div w:id="1598830666">
      <w:bodyDiv w:val="1"/>
      <w:marLeft w:val="0"/>
      <w:marRight w:val="0"/>
      <w:marTop w:val="0"/>
      <w:marBottom w:val="0"/>
      <w:divBdr>
        <w:top w:val="none" w:sz="0" w:space="0" w:color="auto"/>
        <w:left w:val="none" w:sz="0" w:space="0" w:color="auto"/>
        <w:bottom w:val="none" w:sz="0" w:space="0" w:color="auto"/>
        <w:right w:val="none" w:sz="0" w:space="0" w:color="auto"/>
      </w:divBdr>
    </w:div>
    <w:div w:id="1802117399">
      <w:bodyDiv w:val="1"/>
      <w:marLeft w:val="0"/>
      <w:marRight w:val="0"/>
      <w:marTop w:val="0"/>
      <w:marBottom w:val="0"/>
      <w:divBdr>
        <w:top w:val="none" w:sz="0" w:space="0" w:color="auto"/>
        <w:left w:val="none" w:sz="0" w:space="0" w:color="auto"/>
        <w:bottom w:val="none" w:sz="0" w:space="0" w:color="auto"/>
        <w:right w:val="none" w:sz="0" w:space="0" w:color="auto"/>
      </w:divBdr>
    </w:div>
    <w:div w:id="1936550847">
      <w:bodyDiv w:val="1"/>
      <w:marLeft w:val="0"/>
      <w:marRight w:val="0"/>
      <w:marTop w:val="0"/>
      <w:marBottom w:val="0"/>
      <w:divBdr>
        <w:top w:val="none" w:sz="0" w:space="0" w:color="auto"/>
        <w:left w:val="none" w:sz="0" w:space="0" w:color="auto"/>
        <w:bottom w:val="none" w:sz="0" w:space="0" w:color="auto"/>
        <w:right w:val="none" w:sz="0" w:space="0" w:color="auto"/>
      </w:divBdr>
    </w:div>
    <w:div w:id="1978756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fp.org/publications/wfp-global-operational-response-plan-update-5-june-2022" TargetMode="External"/><Relationship Id="rId18" Type="http://schemas.microsoft.com/office/2018/08/relationships/commentsExtensible" Target="commentsExtensible.xml"/><Relationship Id="rId26" Type="http://schemas.openxmlformats.org/officeDocument/2006/relationships/hyperlink" Target="mailto:Mohamed.salem@wfp.org"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wfp.org/publications/global-report-food-crises-2022" TargetMode="External"/><Relationship Id="rId17" Type="http://schemas.microsoft.com/office/2016/09/relationships/commentsIds" Target="commentsIds.xml"/><Relationship Id="rId25" Type="http://schemas.openxmlformats.org/officeDocument/2006/relationships/hyperlink" Target="mailto:alirah.weyori@wfp.org" TargetMode="External"/><Relationship Id="rId33" Type="http://schemas.microsoft.com/office/2020/10/relationships/intelligence" Target="intelligence2.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eader" Target="header2.xml"/><Relationship Id="rId29" Type="http://schemas.openxmlformats.org/officeDocument/2006/relationships/hyperlink" Target="https://docs.wfp.org/api/documents/WFP-0000134946/download/?_ga=2.157008755.99253120.1655115060-106664534.163509148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pcinfo.org/ipcinfo-website/ipc-overview-and-classification-system/en/" TargetMode="External"/><Relationship Id="rId24" Type="http://schemas.openxmlformats.org/officeDocument/2006/relationships/footer" Target="footer3.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3.xml"/><Relationship Id="rId28" Type="http://schemas.openxmlformats.org/officeDocument/2006/relationships/hyperlink" Target="https://docs.wfp.org/api/documents/WFP-0000107745/download/" TargetMode="External"/><Relationship Id="rId10" Type="http://schemas.openxmlformats.org/officeDocument/2006/relationships/endnotes" Target="endnotes.xml"/><Relationship Id="rId19" Type="http://schemas.openxmlformats.org/officeDocument/2006/relationships/header" Target="header1.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fp.org/publications/consolidated-approach-reporting-indicators-food-security-cari-guidelines" TargetMode="External"/><Relationship Id="rId22" Type="http://schemas.openxmlformats.org/officeDocument/2006/relationships/footer" Target="footer2.xml"/><Relationship Id="rId27" Type="http://schemas.openxmlformats.org/officeDocument/2006/relationships/hyperlink" Target="https://www.wfp.org/publications/consolidated-approach-reporting-indicators-food-security-cari-guidelines" TargetMode="External"/><Relationship Id="rId30" Type="http://schemas.openxmlformats.org/officeDocument/2006/relationships/fontTable" Target="fontTable.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WFP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SharedWithUsers xmlns="3940b711-dc1d-4235-b0a5-48d487f0d3b9">
      <UserInfo>
        <DisplayName>Mohamed SALEM</DisplayName>
        <AccountId>20</AccountId>
        <AccountType/>
      </UserInfo>
      <UserInfo>
        <DisplayName>Isra WISHAH</DisplayName>
        <AccountId>18</AccountId>
        <AccountType/>
      </UserInfo>
    </SharedWithUsers>
    <Notes xmlns="49256dcf-74b5-4e0f-b2ab-e17546be8a80" xsi:nil="true"/>
  </documentManagement>
</p:properties>
</file>

<file path=customXml/itemProps1.xml><?xml version="1.0" encoding="utf-8"?>
<ds:datastoreItem xmlns:ds="http://schemas.openxmlformats.org/officeDocument/2006/customXml" ds:itemID="{6C63F9C6-9F3F-4198-A428-A06D30E73261}">
  <ds:schemaRefs>
    <ds:schemaRef ds:uri="http://schemas.microsoft.com/sharepoint/v3/contenttype/forms"/>
  </ds:schemaRefs>
</ds:datastoreItem>
</file>

<file path=customXml/itemProps2.xml><?xml version="1.0" encoding="utf-8"?>
<ds:datastoreItem xmlns:ds="http://schemas.openxmlformats.org/officeDocument/2006/customXml" ds:itemID="{45995B9A-6C83-4AB3-8387-3D5BB7A908D2}">
  <ds:schemaRefs>
    <ds:schemaRef ds:uri="http://schemas.openxmlformats.org/officeDocument/2006/bibliography"/>
  </ds:schemaRefs>
</ds:datastoreItem>
</file>

<file path=customXml/itemProps3.xml><?xml version="1.0" encoding="utf-8"?>
<ds:datastoreItem xmlns:ds="http://schemas.openxmlformats.org/officeDocument/2006/customXml" ds:itemID="{B650B550-1342-4C5D-BB81-A1F5895120C2}"/>
</file>

<file path=customXml/itemProps4.xml><?xml version="1.0" encoding="utf-8"?>
<ds:datastoreItem xmlns:ds="http://schemas.openxmlformats.org/officeDocument/2006/customXml" ds:itemID="{7B8AB6E5-58DF-4140-9069-980F9E8AFB2C}">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2744</Words>
  <Characters>15642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RfP template for FSPs</vt:lpstr>
    </vt:vector>
  </TitlesOfParts>
  <Company/>
  <LinksUpToDate>false</LinksUpToDate>
  <CharactersWithSpaces>18350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template for FSPs</dc:title>
  <dc:subject/>
  <dc:creator>Utente di Microsoft Office</dc:creator>
  <cp:keywords>WFP solicitation document</cp:keywords>
  <dc:description/>
  <cp:lastModifiedBy>Cassandra WALKER</cp:lastModifiedBy>
  <cp:revision>254</cp:revision>
  <dcterms:created xsi:type="dcterms:W3CDTF">2023-05-11T02:37:00Z</dcterms:created>
  <dcterms:modified xsi:type="dcterms:W3CDTF">2023-05-25T17:34:00Z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